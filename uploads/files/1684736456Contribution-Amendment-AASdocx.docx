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Tr="00876A8A">
        <w:trPr>
          <w:cantSplit/>
        </w:trPr>
        <w:tc>
          <w:tcPr>
            <w:tcW w:w="6487" w:type="dxa"/>
            <w:vAlign w:val="center"/>
          </w:tcPr>
          <w:p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rsidR="009F6520" w:rsidRDefault="008614B2" w:rsidP="008614B2">
            <w:pPr>
              <w:shd w:val="solid" w:color="FFFFFF" w:fill="FFFFFF"/>
              <w:spacing w:before="0" w:line="240" w:lineRule="atLeast"/>
            </w:pPr>
            <w:bookmarkStart w:id="0" w:name="ditulogo"/>
            <w:bookmarkEnd w:id="0"/>
            <w:r>
              <w:rPr>
                <w:noProof/>
                <w:lang w:val="en-IN" w:eastAsia="en-IN"/>
              </w:rPr>
              <w:drawing>
                <wp:inline distT="0" distB="0" distL="0" distR="0" wp14:anchorId="051B2078" wp14:editId="7CB9530A">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rsidTr="00876A8A">
        <w:trPr>
          <w:cantSplit/>
        </w:trPr>
        <w:tc>
          <w:tcPr>
            <w:tcW w:w="6487" w:type="dxa"/>
            <w:tcBorders>
              <w:bottom w:val="single" w:sz="12" w:space="0" w:color="auto"/>
            </w:tcBorders>
          </w:tcPr>
          <w:p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rsidR="000069D4" w:rsidRPr="0051782D" w:rsidRDefault="000069D4" w:rsidP="00A5173C">
            <w:pPr>
              <w:shd w:val="solid" w:color="FFFFFF" w:fill="FFFFFF"/>
              <w:spacing w:before="0" w:after="48" w:line="240" w:lineRule="atLeast"/>
              <w:rPr>
                <w:sz w:val="22"/>
                <w:szCs w:val="22"/>
                <w:lang w:val="en-US"/>
              </w:rPr>
            </w:pPr>
          </w:p>
        </w:tc>
      </w:tr>
      <w:tr w:rsidR="000069D4" w:rsidTr="00876A8A">
        <w:trPr>
          <w:cantSplit/>
        </w:trPr>
        <w:tc>
          <w:tcPr>
            <w:tcW w:w="6487" w:type="dxa"/>
            <w:tcBorders>
              <w:top w:val="single" w:sz="12" w:space="0" w:color="auto"/>
            </w:tcBorders>
          </w:tcPr>
          <w:p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rsidR="000069D4" w:rsidRPr="00710D66" w:rsidRDefault="000069D4" w:rsidP="00A5173C">
            <w:pPr>
              <w:shd w:val="solid" w:color="FFFFFF" w:fill="FFFFFF"/>
              <w:spacing w:before="0" w:after="48" w:line="240" w:lineRule="atLeast"/>
              <w:rPr>
                <w:lang w:val="en-US"/>
              </w:rPr>
            </w:pPr>
          </w:p>
        </w:tc>
      </w:tr>
      <w:tr w:rsidR="000069D4" w:rsidTr="00876A8A">
        <w:trPr>
          <w:cantSplit/>
        </w:trPr>
        <w:tc>
          <w:tcPr>
            <w:tcW w:w="6487" w:type="dxa"/>
            <w:vMerge w:val="restart"/>
          </w:tcPr>
          <w:p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1" w:name="recibido"/>
            <w:bookmarkStart w:id="2" w:name="dnum" w:colFirst="1" w:colLast="1"/>
            <w:bookmarkEnd w:id="1"/>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B27DDF">
              <w:rPr>
                <w:rFonts w:ascii="Verdana" w:hAnsi="Verdana"/>
                <w:sz w:val="20"/>
              </w:rPr>
              <w:t>xx</w:t>
            </w:r>
          </w:p>
          <w:p w:rsidR="008614B2" w:rsidRPr="00982084" w:rsidRDefault="00954EA5"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Source</w:t>
            </w:r>
            <w:r w:rsidR="0054737A">
              <w:rPr>
                <w:rFonts w:ascii="Verdana" w:hAnsi="Verdana"/>
                <w:sz w:val="20"/>
              </w:rPr>
              <w:t xml:space="preserve">: </w:t>
            </w:r>
            <w:r w:rsidR="0054737A" w:rsidRPr="0054737A">
              <w:t>Annex 4.4 to Document 5D/1668-E</w:t>
            </w:r>
          </w:p>
        </w:tc>
        <w:tc>
          <w:tcPr>
            <w:tcW w:w="3402" w:type="dxa"/>
          </w:tcPr>
          <w:p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Document XX/-E</w:t>
            </w:r>
          </w:p>
        </w:tc>
      </w:tr>
      <w:tr w:rsidR="000069D4" w:rsidTr="00876A8A">
        <w:trPr>
          <w:cantSplit/>
        </w:trPr>
        <w:tc>
          <w:tcPr>
            <w:tcW w:w="6487" w:type="dxa"/>
            <w:vMerge/>
          </w:tcPr>
          <w:p w:rsidR="000069D4" w:rsidRDefault="000069D4" w:rsidP="00A5173C">
            <w:pPr>
              <w:spacing w:before="60"/>
              <w:jc w:val="center"/>
              <w:rPr>
                <w:b/>
                <w:smallCaps/>
                <w:sz w:val="32"/>
                <w:lang w:eastAsia="zh-CN"/>
              </w:rPr>
            </w:pPr>
            <w:bookmarkStart w:id="3" w:name="ddate" w:colFirst="1" w:colLast="1"/>
            <w:bookmarkEnd w:id="2"/>
          </w:p>
        </w:tc>
        <w:tc>
          <w:tcPr>
            <w:tcW w:w="3402" w:type="dxa"/>
          </w:tcPr>
          <w:p w:rsidR="000069D4" w:rsidRPr="008614B2" w:rsidRDefault="008614B2" w:rsidP="00A5173C">
            <w:pPr>
              <w:shd w:val="solid" w:color="FFFFFF" w:fill="FFFFFF"/>
              <w:spacing w:before="0" w:line="240" w:lineRule="atLeast"/>
              <w:rPr>
                <w:rFonts w:ascii="Verdana" w:hAnsi="Verdana"/>
                <w:sz w:val="20"/>
                <w:lang w:eastAsia="zh-CN"/>
              </w:rPr>
            </w:pPr>
            <w:r w:rsidRPr="00C05150">
              <w:rPr>
                <w:rFonts w:ascii="Verdana" w:hAnsi="Verdana"/>
                <w:b/>
                <w:sz w:val="20"/>
                <w:lang w:eastAsia="zh-CN"/>
              </w:rPr>
              <w:t>Date</w:t>
            </w:r>
            <w:r>
              <w:rPr>
                <w:rFonts w:ascii="Verdana" w:hAnsi="Verdana"/>
                <w:b/>
                <w:sz w:val="20"/>
                <w:lang w:eastAsia="zh-CN"/>
              </w:rPr>
              <w:t xml:space="preserve"> 20</w:t>
            </w:r>
            <w:r w:rsidR="00B27DDF">
              <w:rPr>
                <w:rFonts w:ascii="Verdana" w:hAnsi="Verdana"/>
                <w:b/>
                <w:sz w:val="20"/>
                <w:lang w:eastAsia="zh-CN"/>
              </w:rPr>
              <w:t>xx</w:t>
            </w:r>
          </w:p>
        </w:tc>
      </w:tr>
      <w:tr w:rsidR="000069D4" w:rsidTr="00876A8A">
        <w:trPr>
          <w:cantSplit/>
        </w:trPr>
        <w:tc>
          <w:tcPr>
            <w:tcW w:w="6487" w:type="dxa"/>
            <w:vMerge/>
          </w:tcPr>
          <w:p w:rsidR="000069D4" w:rsidRDefault="000069D4" w:rsidP="00A5173C">
            <w:pPr>
              <w:spacing w:before="60"/>
              <w:jc w:val="center"/>
              <w:rPr>
                <w:b/>
                <w:smallCaps/>
                <w:sz w:val="32"/>
                <w:lang w:eastAsia="zh-CN"/>
              </w:rPr>
            </w:pPr>
            <w:bookmarkStart w:id="4" w:name="dorlang" w:colFirst="1" w:colLast="1"/>
            <w:bookmarkEnd w:id="3"/>
          </w:p>
        </w:tc>
        <w:tc>
          <w:tcPr>
            <w:tcW w:w="3402" w:type="dxa"/>
          </w:tcPr>
          <w:p w:rsidR="000069D4" w:rsidRPr="008614B2" w:rsidRDefault="002C5E14" w:rsidP="00A5173C">
            <w:pPr>
              <w:shd w:val="solid" w:color="FFFFFF" w:fill="FFFFFF"/>
              <w:spacing w:before="0" w:line="240" w:lineRule="atLeast"/>
              <w:rPr>
                <w:rFonts w:ascii="Verdana" w:eastAsia="SimSun" w:hAnsi="Verdana"/>
                <w:sz w:val="20"/>
                <w:lang w:eastAsia="zh-CN"/>
              </w:rPr>
            </w:pPr>
            <w:r>
              <w:rPr>
                <w:rFonts w:ascii="Verdana" w:eastAsia="SimSun" w:hAnsi="Verdana"/>
                <w:b/>
                <w:sz w:val="20"/>
                <w:lang w:eastAsia="zh-CN"/>
              </w:rPr>
              <w:t>Original: English</w:t>
            </w:r>
          </w:p>
        </w:tc>
      </w:tr>
      <w:tr w:rsidR="000069D4" w:rsidTr="00D046A7">
        <w:trPr>
          <w:cantSplit/>
        </w:trPr>
        <w:tc>
          <w:tcPr>
            <w:tcW w:w="9889" w:type="dxa"/>
            <w:gridSpan w:val="2"/>
          </w:tcPr>
          <w:p w:rsidR="000069D4" w:rsidRDefault="00DE601C" w:rsidP="00DE601C">
            <w:pPr>
              <w:pStyle w:val="Source"/>
              <w:rPr>
                <w:lang w:eastAsia="zh-CN"/>
              </w:rPr>
            </w:pPr>
            <w:bookmarkStart w:id="5" w:name="dsource" w:colFirst="0" w:colLast="0"/>
            <w:bookmarkEnd w:id="4"/>
            <w:r>
              <w:rPr>
                <w:lang w:eastAsia="zh-CN"/>
              </w:rPr>
              <w:t>India</w:t>
            </w:r>
            <w:r w:rsidR="008614B2" w:rsidRPr="008614B2">
              <w:rPr>
                <w:lang w:eastAsia="zh-CN"/>
              </w:rPr>
              <w:t xml:space="preserve"> (</w:t>
            </w:r>
            <w:r>
              <w:rPr>
                <w:lang w:eastAsia="zh-CN"/>
              </w:rPr>
              <w:t>Republic of</w:t>
            </w:r>
            <w:r w:rsidR="008614B2">
              <w:rPr>
                <w:lang w:eastAsia="zh-CN"/>
              </w:rPr>
              <w:t>)</w:t>
            </w:r>
          </w:p>
        </w:tc>
      </w:tr>
      <w:tr w:rsidR="000069D4" w:rsidTr="00D046A7">
        <w:trPr>
          <w:cantSplit/>
        </w:trPr>
        <w:tc>
          <w:tcPr>
            <w:tcW w:w="9889" w:type="dxa"/>
            <w:gridSpan w:val="2"/>
          </w:tcPr>
          <w:p w:rsidR="000069D4" w:rsidRPr="00BE4169" w:rsidRDefault="00A24C68" w:rsidP="00BE4169">
            <w:pPr>
              <w:jc w:val="center"/>
              <w:rPr>
                <w:szCs w:val="24"/>
              </w:rPr>
            </w:pPr>
            <w:bookmarkStart w:id="6" w:name="drec" w:colFirst="0" w:colLast="0"/>
            <w:bookmarkEnd w:id="5"/>
            <w:r>
              <w:rPr>
                <w:szCs w:val="24"/>
              </w:rPr>
              <w:t>AMENDMENT</w:t>
            </w:r>
            <w:r w:rsidR="00DE601C" w:rsidRPr="00BE4169">
              <w:rPr>
                <w:szCs w:val="24"/>
              </w:rPr>
              <w:t xml:space="preserve"> O</w:t>
            </w:r>
            <w:r w:rsidR="00BE4169">
              <w:rPr>
                <w:szCs w:val="24"/>
              </w:rPr>
              <w:t>N</w:t>
            </w:r>
            <w:r w:rsidR="00DE601C" w:rsidRPr="00BE4169">
              <w:rPr>
                <w:szCs w:val="24"/>
              </w:rPr>
              <w:t xml:space="preserve"> WORKING DOCUMENT TOWARDS A PRELIMINARY DRAFT NEW REPORT ITU-R M.[IMT.AAS]</w:t>
            </w:r>
          </w:p>
        </w:tc>
      </w:tr>
      <w:tr w:rsidR="000069D4" w:rsidTr="00D046A7">
        <w:trPr>
          <w:cantSplit/>
        </w:trPr>
        <w:tc>
          <w:tcPr>
            <w:tcW w:w="9889" w:type="dxa"/>
            <w:gridSpan w:val="2"/>
          </w:tcPr>
          <w:p w:rsidR="000069D4" w:rsidRDefault="000069D4" w:rsidP="00A5173C">
            <w:pPr>
              <w:pStyle w:val="Title1"/>
              <w:rPr>
                <w:lang w:eastAsia="zh-CN"/>
              </w:rPr>
            </w:pPr>
            <w:bookmarkStart w:id="7" w:name="dtitle1" w:colFirst="0" w:colLast="0"/>
            <w:bookmarkEnd w:id="6"/>
          </w:p>
        </w:tc>
      </w:tr>
    </w:tbl>
    <w:p w:rsidR="00DE601C" w:rsidRPr="00DE601C" w:rsidRDefault="00DE601C" w:rsidP="00DE601C">
      <w:pPr>
        <w:rPr>
          <w:b/>
        </w:rPr>
      </w:pPr>
      <w:bookmarkStart w:id="8" w:name="dbreak"/>
      <w:bookmarkEnd w:id="7"/>
      <w:bookmarkEnd w:id="8"/>
      <w:r w:rsidRPr="00DE601C">
        <w:rPr>
          <w:b/>
        </w:rPr>
        <w:t>Introduction</w:t>
      </w:r>
    </w:p>
    <w:p w:rsidR="00DE601C" w:rsidRDefault="00DE601C" w:rsidP="00DE601C">
      <w:r>
        <w:t xml:space="preserve">India (Republic of) submitted document </w:t>
      </w:r>
      <w:r w:rsidR="00A22DB8" w:rsidRPr="00A22DB8">
        <w:t>ANNEX 2.10: [SOURCE DOC. 5D/320]</w:t>
      </w:r>
      <w:r w:rsidR="00A22DB8">
        <w:t xml:space="preserve"> and </w:t>
      </w:r>
      <w:r w:rsidR="00A22DB8" w:rsidRPr="00A22DB8">
        <w:t>ANNEX 2.1</w:t>
      </w:r>
      <w:r w:rsidR="00A22DB8">
        <w:t>1</w:t>
      </w:r>
      <w:r w:rsidR="00A22DB8" w:rsidRPr="00A22DB8">
        <w:t>: [SOURCE DOC. 5D/320]</w:t>
      </w:r>
      <w:r w:rsidR="00A22DB8">
        <w:t xml:space="preserve"> </w:t>
      </w:r>
      <w:r w:rsidR="004C6093">
        <w:t>at</w:t>
      </w:r>
      <w:r>
        <w:t xml:space="preserve"> 36th m</w:t>
      </w:r>
      <w:r w:rsidRPr="00432303">
        <w:t xml:space="preserve">eeting of </w:t>
      </w:r>
      <w:r>
        <w:t xml:space="preserve"> WP</w:t>
      </w:r>
      <w:r w:rsidRPr="00432303">
        <w:t>5D</w:t>
      </w:r>
      <w:r>
        <w:t xml:space="preserve"> held in Oct 2020 to incorporate graphical representation of mathematical form of Advance Antenna System(AAS) given in Recommendation</w:t>
      </w:r>
      <w:r>
        <w:rPr>
          <w:rFonts w:eastAsia="MS Mincho"/>
        </w:rPr>
        <w:t xml:space="preserve"> ITU-R M.2101</w:t>
      </w:r>
      <w:r>
        <w:t xml:space="preserve">. </w:t>
      </w:r>
    </w:p>
    <w:p w:rsidR="00DE601C" w:rsidRDefault="00DE601C" w:rsidP="00DE601C">
      <w:r>
        <w:t xml:space="preserve">In the document, 2D/3D plots after simulation has shown side/grating lobe as a result of various elevation angle of main beam at various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000F64D0">
        <w:rPr>
          <w:rFonts w:eastAsia="SimSun"/>
        </w:rPr>
        <w:t xml:space="preserve"> factor</w:t>
      </w:r>
      <w:r>
        <w:t xml:space="preserve">, after certain point beyond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000F64D0" w:rsidRPr="006A38A4">
        <w:rPr>
          <w:rFonts w:eastAsia="SimSun"/>
        </w:rPr>
        <w:t xml:space="preserve"> factor</w:t>
      </w:r>
      <w:r>
        <w:t>. Simulation in the document has shown the limitations of technical par</w:t>
      </w:r>
      <w:r w:rsidR="00A22DB8">
        <w:t>ameters, which can be consider</w:t>
      </w:r>
      <w:r>
        <w:t xml:space="preserve"> to use Recommendation</w:t>
      </w:r>
      <w:r>
        <w:rPr>
          <w:rFonts w:eastAsia="MS Mincho"/>
        </w:rPr>
        <w:t xml:space="preserve"> ITU-R M.2101</w:t>
      </w:r>
      <w:r w:rsidR="0008143A">
        <w:rPr>
          <w:rFonts w:eastAsia="MS Mincho"/>
        </w:rPr>
        <w:t>within that limits</w:t>
      </w:r>
      <w:r>
        <w:t xml:space="preserve"> for </w:t>
      </w:r>
      <w:r w:rsidR="0008143A">
        <w:t>sharing studies</w:t>
      </w:r>
      <w:r>
        <w:t>.</w:t>
      </w:r>
    </w:p>
    <w:p w:rsidR="00DE601C" w:rsidRDefault="00DE601C" w:rsidP="00DE601C"/>
    <w:p w:rsidR="00DE601C" w:rsidRPr="00DE601C" w:rsidRDefault="00DE601C" w:rsidP="00DE601C">
      <w:pPr>
        <w:rPr>
          <w:b/>
        </w:rPr>
      </w:pPr>
      <w:r w:rsidRPr="00DE601C">
        <w:rPr>
          <w:b/>
        </w:rPr>
        <w:t>Proposal</w:t>
      </w:r>
    </w:p>
    <w:p w:rsidR="00DE601C" w:rsidRDefault="00DE601C" w:rsidP="00DE601C">
      <w:r>
        <w:t xml:space="preserve">This proposal intent to bring more clarity </w:t>
      </w:r>
      <w:r w:rsidR="00440AA2">
        <w:t xml:space="preserve">in general way </w:t>
      </w:r>
      <w:r>
        <w:t xml:space="preserve">by making editorial changes and updating document indicated in </w:t>
      </w:r>
      <w:r w:rsidRPr="002513B0">
        <w:rPr>
          <w:highlight w:val="cyan"/>
        </w:rPr>
        <w:t xml:space="preserve">turquoise </w:t>
      </w:r>
      <w:r w:rsidR="000C0351" w:rsidRPr="002513B0">
        <w:rPr>
          <w:highlight w:val="cyan"/>
        </w:rPr>
        <w:t>colour</w:t>
      </w:r>
      <w:r w:rsidR="000C0351">
        <w:t>.</w:t>
      </w:r>
    </w:p>
    <w:p w:rsidR="0054737A" w:rsidRDefault="0054737A" w:rsidP="00DE601C"/>
    <w:p w:rsidR="000069D4" w:rsidRDefault="000069D4"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Default="0007155E" w:rsidP="00DD4BED">
      <w:pPr>
        <w:rPr>
          <w:lang w:val="fr-FR" w:eastAsia="zh-CN"/>
        </w:rPr>
      </w:pPr>
    </w:p>
    <w:p w:rsidR="0007155E" w:rsidRPr="000F5FBD" w:rsidRDefault="0007155E" w:rsidP="00F52DDF">
      <w:pPr>
        <w:tabs>
          <w:tab w:val="clear" w:pos="1134"/>
          <w:tab w:val="clear" w:pos="1871"/>
          <w:tab w:val="clear" w:pos="2268"/>
        </w:tabs>
        <w:overflowPunct/>
        <w:autoSpaceDE/>
        <w:autoSpaceDN/>
        <w:adjustRightInd/>
        <w:spacing w:before="0"/>
        <w:jc w:val="center"/>
        <w:textAlignment w:val="auto"/>
        <w:rPr>
          <w:rFonts w:eastAsia="MS Mincho"/>
          <w:b/>
          <w:highlight w:val="yellow"/>
        </w:rPr>
      </w:pPr>
      <w:bookmarkStart w:id="9" w:name="_Hlk97551244"/>
      <w:r w:rsidRPr="000F5FBD">
        <w:rPr>
          <w:rFonts w:eastAsia="MS Mincho"/>
          <w:b/>
        </w:rPr>
        <w:t>Annex 4.4 to Working Party 5D Chairman’ Report</w:t>
      </w:r>
    </w:p>
    <w:p w:rsidR="0007155E" w:rsidRPr="008D053C" w:rsidRDefault="0007155E" w:rsidP="00F52DDF">
      <w:pPr>
        <w:tabs>
          <w:tab w:val="clear" w:pos="1134"/>
          <w:tab w:val="clear" w:pos="1871"/>
          <w:tab w:val="clear" w:pos="2268"/>
        </w:tabs>
        <w:overflowPunct/>
        <w:autoSpaceDE/>
        <w:autoSpaceDN/>
        <w:adjustRightInd/>
        <w:spacing w:before="0"/>
        <w:textAlignment w:val="auto"/>
        <w:rPr>
          <w:rFonts w:eastAsia="MS Mincho"/>
        </w:rPr>
      </w:pPr>
      <w:r w:rsidRPr="008D053C">
        <w:rPr>
          <w:rFonts w:eastAsia="MS Mincho"/>
        </w:rPr>
        <w:t>…</w:t>
      </w:r>
    </w:p>
    <w:p w:rsidR="0007155E" w:rsidRDefault="0007155E" w:rsidP="00F52DDF">
      <w:pPr>
        <w:tabs>
          <w:tab w:val="clear" w:pos="1134"/>
          <w:tab w:val="clear" w:pos="1871"/>
          <w:tab w:val="clear" w:pos="2268"/>
        </w:tabs>
        <w:overflowPunct/>
        <w:autoSpaceDE/>
        <w:autoSpaceDN/>
        <w:adjustRightInd/>
        <w:spacing w:before="0"/>
        <w:textAlignment w:val="auto"/>
        <w:rPr>
          <w:rFonts w:eastAsia="MS Mincho"/>
          <w:highlight w:val="yellow"/>
        </w:rPr>
      </w:pPr>
    </w:p>
    <w:p w:rsidR="0007155E" w:rsidRPr="00BF6F57" w:rsidRDefault="0007155E" w:rsidP="00F52DDF">
      <w:pPr>
        <w:tabs>
          <w:tab w:val="clear" w:pos="1134"/>
          <w:tab w:val="clear" w:pos="1871"/>
          <w:tab w:val="clear" w:pos="2268"/>
        </w:tabs>
        <w:overflowPunct/>
        <w:autoSpaceDE/>
        <w:autoSpaceDN/>
        <w:adjustRightInd/>
        <w:spacing w:before="0"/>
        <w:textAlignment w:val="auto"/>
        <w:rPr>
          <w:rFonts w:eastAsia="MS Mincho"/>
          <w:i/>
          <w:lang w:eastAsia="zh-CN"/>
        </w:rPr>
      </w:pPr>
      <w:r w:rsidRPr="00BF6F57">
        <w:rPr>
          <w:rFonts w:eastAsia="MS Mincho"/>
          <w:i/>
          <w:highlight w:val="yellow"/>
        </w:rPr>
        <w:t>[Editor’s note: The Annex below has not been fully reviewed nor agreed to be included in the current Working Document.]</w:t>
      </w:r>
    </w:p>
    <w:p w:rsidR="0007155E" w:rsidRPr="006A38A4" w:rsidRDefault="0007155E" w:rsidP="00F52DDF">
      <w:pPr>
        <w:pStyle w:val="AnnexNo"/>
        <w:rPr>
          <w:rFonts w:eastAsia="MS Mincho"/>
          <w:lang w:val="fr-FR" w:eastAsia="zh-CN"/>
        </w:rPr>
      </w:pPr>
      <w:r w:rsidRPr="006A38A4">
        <w:rPr>
          <w:rFonts w:eastAsia="MS Mincho"/>
          <w:lang w:val="fr-FR"/>
        </w:rPr>
        <w:t>[ANNEX 2.10: [Source Doc. 5D/</w:t>
      </w:r>
      <w:hyperlink r:id="rId8" w:history="1">
        <w:r w:rsidRPr="006A38A4">
          <w:rPr>
            <w:rFonts w:eastAsia="MS Mincho"/>
            <w:color w:val="0000FF"/>
            <w:szCs w:val="24"/>
            <w:u w:val="single"/>
            <w:lang w:val="fr-FR"/>
          </w:rPr>
          <w:t>320</w:t>
        </w:r>
      </w:hyperlink>
      <w:r w:rsidRPr="006A38A4">
        <w:rPr>
          <w:rFonts w:eastAsia="MS Mincho"/>
          <w:szCs w:val="24"/>
          <w:lang w:val="fr-FR"/>
        </w:rPr>
        <w:t xml:space="preserve"> (IND)</w:t>
      </w:r>
      <w:r w:rsidRPr="006A38A4">
        <w:rPr>
          <w:rFonts w:eastAsia="MS Mincho"/>
          <w:lang w:val="fr-FR"/>
        </w:rPr>
        <w:t>]</w:t>
      </w:r>
    </w:p>
    <w:p w:rsidR="0007155E" w:rsidRDefault="0007155E" w:rsidP="00F52DDF">
      <w:pPr>
        <w:rPr>
          <w:ins w:id="10" w:author="Payal Alawa" w:date="2023-04-22T11:57:00Z"/>
          <w:rFonts w:eastAsia="MS Mincho"/>
          <w:highlight w:val="cyan"/>
        </w:rPr>
      </w:pPr>
      <w:ins w:id="11" w:author="Payal Alawa" w:date="2023-04-18T10:50:00Z">
        <w:r w:rsidRPr="00D70C9B">
          <w:rPr>
            <w:rFonts w:eastAsia="MS Mincho"/>
            <w:highlight w:val="cyan"/>
            <w:rPrChange w:id="12" w:author="Payal Alawa" w:date="2023-04-18T10:54:00Z">
              <w:rPr>
                <w:rFonts w:eastAsia="MS Mincho"/>
              </w:rPr>
            </w:rPrChange>
          </w:rPr>
          <w:t xml:space="preserve">Mathematical form of composite antenna pattern given in Recommendation ITU-R M.2101 has been represented in graphical form in this proposal. Recommendation ITU-R M.2101 equations was simplified </w:t>
        </w:r>
        <w:r w:rsidRPr="0006158E">
          <w:rPr>
            <w:rFonts w:eastAsia="MS Mincho"/>
            <w:highlight w:val="cyan"/>
            <w:rPrChange w:id="13" w:author="Payal Alawa" w:date="2023-04-22T20:59:00Z">
              <w:rPr>
                <w:rFonts w:eastAsia="MS Mincho"/>
              </w:rPr>
            </w:rPrChange>
          </w:rPr>
          <w:t xml:space="preserve">in </w:t>
        </w:r>
      </w:ins>
      <w:ins w:id="14" w:author="Payal Alawa" w:date="2023-04-22T20:59:00Z">
        <w:r w:rsidRPr="0006158E">
          <w:rPr>
            <w:rFonts w:eastAsia="MS Mincho"/>
            <w:highlight w:val="cyan"/>
            <w:rPrChange w:id="15" w:author="Payal Alawa" w:date="2023-04-22T20:59:00Z">
              <w:rPr>
                <w:rFonts w:eastAsia="MS Mincho"/>
              </w:rPr>
            </w:rPrChange>
          </w:rPr>
          <w:t>[</w:t>
        </w:r>
        <w:r w:rsidRPr="0006158E">
          <w:rPr>
            <w:rFonts w:eastAsia="MS Mincho"/>
            <w:highlight w:val="cyan"/>
            <w:lang w:val="fr-FR"/>
            <w:rPrChange w:id="16" w:author="Payal Alawa" w:date="2023-04-22T20:59:00Z">
              <w:rPr>
                <w:rFonts w:eastAsia="MS Mincho"/>
                <w:lang w:val="fr-FR"/>
              </w:rPr>
            </w:rPrChange>
          </w:rPr>
          <w:t>ANNEX 2.11]</w:t>
        </w:r>
      </w:ins>
      <w:ins w:id="17" w:author="Payal Alawa" w:date="2023-04-18T10:50:00Z">
        <w:r w:rsidRPr="0006158E">
          <w:rPr>
            <w:rFonts w:eastAsia="MS Mincho"/>
            <w:highlight w:val="cyan"/>
            <w:rPrChange w:id="18" w:author="Payal Alawa" w:date="2023-04-22T20:59:00Z">
              <w:rPr>
                <w:rFonts w:eastAsia="MS Mincho"/>
              </w:rPr>
            </w:rPrChange>
          </w:rPr>
          <w:t xml:space="preserve"> </w:t>
        </w:r>
        <w:r w:rsidRPr="00D70C9B">
          <w:rPr>
            <w:rFonts w:eastAsia="MS Mincho"/>
            <w:highlight w:val="cyan"/>
            <w:rPrChange w:id="19" w:author="Payal Alawa" w:date="2023-04-18T10:54:00Z">
              <w:rPr>
                <w:rFonts w:eastAsia="MS Mincho"/>
              </w:rPr>
            </w:rPrChange>
          </w:rPr>
          <w:t>to study. Simplified equation has been simulated to see the effect of main beam when steered in vertical plan</w:t>
        </w:r>
      </w:ins>
      <w:ins w:id="20" w:author="Payal Alawa" w:date="2023-04-18T10:51:00Z">
        <w:r w:rsidRPr="00D70C9B">
          <w:rPr>
            <w:rFonts w:eastAsia="MS Mincho"/>
            <w:highlight w:val="cyan"/>
            <w:rPrChange w:id="21" w:author="Payal Alawa" w:date="2023-04-18T10:54:00Z">
              <w:rPr>
                <w:rFonts w:eastAsia="MS Mincho"/>
              </w:rPr>
            </w:rPrChange>
          </w:rPr>
          <w:t>e</w:t>
        </w:r>
      </w:ins>
      <w:ins w:id="22" w:author="Payal Alawa" w:date="2023-04-18T10:50:00Z">
        <w:r w:rsidRPr="00D70C9B">
          <w:rPr>
            <w:rFonts w:eastAsia="MS Mincho"/>
            <w:highlight w:val="cyan"/>
            <w:rPrChange w:id="23" w:author="Payal Alawa" w:date="2023-04-18T10:54:00Z">
              <w:rPr>
                <w:rFonts w:eastAsia="MS Mincho"/>
              </w:rPr>
            </w:rPrChange>
          </w:rPr>
          <w:t xml:space="preserve">. Main beam was steered from </w:t>
        </w:r>
        <m:oMath>
          <m:sSup>
            <m:sSupPr>
              <m:ctrlPr>
                <w:rPr>
                  <w:rFonts w:ascii="Cambria Math" w:eastAsia="MS Mincho" w:hAnsi="Cambria Math"/>
                  <w:highlight w:val="cyan"/>
                </w:rPr>
              </m:ctrlPr>
            </m:sSupPr>
            <m:e>
              <m:r>
                <m:rPr>
                  <m:sty m:val="p"/>
                </m:rPr>
                <w:rPr>
                  <w:rFonts w:ascii="Cambria Math" w:eastAsia="MS Mincho" w:hAnsi="Cambria Math"/>
                  <w:highlight w:val="cyan"/>
                  <w:rPrChange w:id="24" w:author="Payal Alawa" w:date="2023-04-18T10:54:00Z">
                    <w:rPr>
                      <w:rFonts w:ascii="Cambria Math" w:eastAsia="MS Mincho" w:hAnsi="Cambria Math"/>
                    </w:rPr>
                  </w:rPrChange>
                </w:rPr>
                <m:t>0</m:t>
              </m:r>
            </m:e>
            <m:sup>
              <m:r>
                <m:rPr>
                  <m:sty m:val="p"/>
                </m:rPr>
                <w:rPr>
                  <w:rFonts w:ascii="Cambria Math" w:eastAsia="MS Mincho" w:hAnsi="Cambria Math"/>
                  <w:highlight w:val="cyan"/>
                  <w:rPrChange w:id="25" w:author="Payal Alawa" w:date="2023-04-18T10:54:00Z">
                    <w:rPr>
                      <w:rFonts w:ascii="Cambria Math" w:eastAsia="MS Mincho" w:hAnsi="Cambria Math"/>
                    </w:rPr>
                  </w:rPrChange>
                </w:rPr>
                <m:t>°</m:t>
              </m:r>
            </m:sup>
          </m:sSup>
        </m:oMath>
        <w:r w:rsidRPr="00D70C9B">
          <w:rPr>
            <w:rFonts w:eastAsia="MS Mincho"/>
            <w:highlight w:val="cyan"/>
            <w:rPrChange w:id="26" w:author="Payal Alawa" w:date="2023-04-18T10:54:00Z">
              <w:rPr>
                <w:rFonts w:eastAsia="MS Mincho"/>
              </w:rPr>
            </w:rPrChange>
          </w:rPr>
          <w:t xml:space="preserve"> to </w:t>
        </w:r>
        <m:oMath>
          <m:sSup>
            <m:sSupPr>
              <m:ctrlPr>
                <w:rPr>
                  <w:rFonts w:ascii="Cambria Math" w:eastAsia="MS Mincho" w:hAnsi="Cambria Math"/>
                  <w:highlight w:val="cyan"/>
                </w:rPr>
              </m:ctrlPr>
            </m:sSupPr>
            <m:e>
              <m:r>
                <m:rPr>
                  <m:sty m:val="p"/>
                </m:rPr>
                <w:rPr>
                  <w:rFonts w:ascii="Cambria Math" w:eastAsia="MS Mincho" w:hAnsi="Cambria Math"/>
                  <w:highlight w:val="cyan"/>
                  <w:rPrChange w:id="27" w:author="Payal Alawa" w:date="2023-04-18T10:54:00Z">
                    <w:rPr>
                      <w:rFonts w:ascii="Cambria Math" w:eastAsia="MS Mincho" w:hAnsi="Cambria Math"/>
                    </w:rPr>
                  </w:rPrChange>
                </w:rPr>
                <m:t>60</m:t>
              </m:r>
            </m:e>
            <m:sup>
              <m:r>
                <m:rPr>
                  <m:sty m:val="p"/>
                </m:rPr>
                <w:rPr>
                  <w:rFonts w:ascii="Cambria Math" w:eastAsia="MS Mincho" w:hAnsi="Cambria Math"/>
                  <w:highlight w:val="cyan"/>
                  <w:rPrChange w:id="28" w:author="Payal Alawa" w:date="2023-04-18T10:54:00Z">
                    <w:rPr>
                      <w:rFonts w:ascii="Cambria Math" w:eastAsia="MS Mincho" w:hAnsi="Cambria Math"/>
                    </w:rPr>
                  </w:rPrChange>
                </w:rPr>
                <m:t>°</m:t>
              </m:r>
            </m:sup>
          </m:sSup>
        </m:oMath>
      </w:ins>
      <w:ins w:id="29" w:author="Payal Alawa" w:date="2023-04-18T10:56:00Z">
        <w:r>
          <w:rPr>
            <w:rFonts w:eastAsia="MS Mincho"/>
            <w:highlight w:val="cyan"/>
          </w:rPr>
          <w:t xml:space="preserve"> </w:t>
        </w:r>
      </w:ins>
      <w:ins w:id="30" w:author="Payal Alawa" w:date="2023-04-18T10:50:00Z">
        <w:r w:rsidRPr="00D70C9B">
          <w:rPr>
            <w:rFonts w:eastAsia="MS Mincho"/>
            <w:highlight w:val="cyan"/>
            <w:rPrChange w:id="31" w:author="Payal Alawa" w:date="2023-04-18T10:54:00Z">
              <w:rPr>
                <w:rFonts w:eastAsia="MS Mincho"/>
              </w:rPr>
            </w:rPrChange>
          </w:rPr>
          <w:t>in vertical plan</w:t>
        </w:r>
      </w:ins>
      <w:ins w:id="32" w:author="Payal Alawa" w:date="2023-04-18T10:52:00Z">
        <w:r w:rsidRPr="00D70C9B">
          <w:rPr>
            <w:rFonts w:eastAsia="MS Mincho"/>
            <w:highlight w:val="cyan"/>
            <w:rPrChange w:id="33" w:author="Payal Alawa" w:date="2023-04-18T10:54:00Z">
              <w:rPr>
                <w:rFonts w:eastAsia="MS Mincho"/>
              </w:rPr>
            </w:rPrChange>
          </w:rPr>
          <w:t>e</w:t>
        </w:r>
      </w:ins>
      <w:ins w:id="34" w:author="Payal Alawa" w:date="2023-04-18T10:50:00Z">
        <w:r w:rsidRPr="00D70C9B">
          <w:rPr>
            <w:rFonts w:eastAsia="MS Mincho"/>
            <w:highlight w:val="cyan"/>
            <w:rPrChange w:id="35" w:author="Payal Alawa" w:date="2023-04-18T10:54:00Z">
              <w:rPr>
                <w:rFonts w:eastAsia="MS Mincho"/>
              </w:rPr>
            </w:rPrChange>
          </w:rPr>
          <w:t xml:space="preserve"> at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36" w:author="Payal Alawa" w:date="2023-04-18T10:54:00Z">
                        <w:rPr>
                          <w:rFonts w:ascii="Cambria Math" w:eastAsia="MS Mincho" w:hAnsi="Cambria Math"/>
                        </w:rPr>
                      </w:rPrChange>
                    </w:rPr>
                    <m:t>d</m:t>
                  </m:r>
                </m:e>
                <m:sub>
                  <m:r>
                    <w:rPr>
                      <w:rFonts w:ascii="Cambria Math" w:eastAsia="MS Mincho" w:hAnsi="Cambria Math"/>
                      <w:highlight w:val="cyan"/>
                      <w:rPrChange w:id="37" w:author="Payal Alawa" w:date="2023-04-18T10:54:00Z">
                        <w:rPr>
                          <w:rFonts w:ascii="Cambria Math" w:eastAsia="MS Mincho" w:hAnsi="Cambria Math"/>
                        </w:rPr>
                      </w:rPrChange>
                    </w:rPr>
                    <m:t>V</m:t>
                  </m:r>
                </m:sub>
              </m:sSub>
            </m:num>
            <m:den>
              <m:r>
                <m:rPr>
                  <m:sty m:val="p"/>
                </m:rPr>
                <w:rPr>
                  <w:rFonts w:ascii="Cambria Math" w:eastAsia="MS Mincho" w:hAnsi="Cambria Math"/>
                  <w:highlight w:val="cyan"/>
                  <w:rPrChange w:id="38" w:author="Payal Alawa" w:date="2023-04-18T10:54:00Z">
                    <w:rPr>
                      <w:rFonts w:ascii="Cambria Math" w:eastAsia="MS Mincho" w:hAnsi="Cambria Math"/>
                    </w:rPr>
                  </w:rPrChange>
                </w:rPr>
                <m:t>λ</m:t>
              </m:r>
            </m:den>
          </m:f>
        </m:oMath>
        <w:r w:rsidRPr="00D70C9B">
          <w:rPr>
            <w:rFonts w:eastAsia="MS Mincho"/>
            <w:highlight w:val="cyan"/>
            <w:rPrChange w:id="39" w:author="Payal Alawa" w:date="2023-04-18T10:54:00Z">
              <w:rPr>
                <w:rFonts w:eastAsia="MS Mincho"/>
              </w:rPr>
            </w:rPrChange>
          </w:rPr>
          <w:t xml:space="preserve"> factor </w:t>
        </w:r>
      </w:ins>
      <w:ins w:id="40" w:author="Payal Alawa" w:date="2023-04-19T15:33:00Z">
        <w:r>
          <w:rPr>
            <w:rFonts w:eastAsia="MS Mincho"/>
            <w:highlight w:val="cyan"/>
          </w:rPr>
          <w:t xml:space="preserve">varying </w:t>
        </w:r>
      </w:ins>
      <w:ins w:id="41" w:author="Payal Alawa" w:date="2023-04-18T10:50:00Z">
        <w:r w:rsidRPr="00D70C9B">
          <w:rPr>
            <w:rFonts w:eastAsia="MS Mincho"/>
            <w:highlight w:val="cyan"/>
            <w:rPrChange w:id="42" w:author="Payal Alawa" w:date="2023-04-18T10:54:00Z">
              <w:rPr>
                <w:rFonts w:eastAsia="MS Mincho"/>
              </w:rPr>
            </w:rPrChange>
          </w:rPr>
          <w:t>from 0 to 1. 2D/3D plots after s</w:t>
        </w:r>
        <w:r>
          <w:rPr>
            <w:rFonts w:eastAsia="MS Mincho"/>
            <w:highlight w:val="cyan"/>
          </w:rPr>
          <w:t xml:space="preserve">imulation gives an idea on </w:t>
        </w:r>
      </w:ins>
      <w:ins w:id="43" w:author="Payal Alawa" w:date="2023-04-19T18:29:00Z">
        <w:r w:rsidRPr="00712D80">
          <w:rPr>
            <w:rFonts w:eastAsia="MS Mincho"/>
            <w:highlight w:val="cyan"/>
          </w:rPr>
          <w:t>in-band and adjacent band</w:t>
        </w:r>
        <w:r>
          <w:rPr>
            <w:rFonts w:eastAsia="MS Mincho"/>
            <w:highlight w:val="cyan"/>
          </w:rPr>
          <w:t xml:space="preserve"> </w:t>
        </w:r>
      </w:ins>
      <w:ins w:id="44" w:author="Payal Alawa" w:date="2023-04-18T10:50:00Z">
        <w:r>
          <w:rPr>
            <w:rFonts w:eastAsia="MS Mincho"/>
            <w:highlight w:val="cyan"/>
          </w:rPr>
          <w:t>side</w:t>
        </w:r>
        <w:r w:rsidRPr="00D70C9B">
          <w:rPr>
            <w:rFonts w:eastAsia="MS Mincho"/>
            <w:highlight w:val="cyan"/>
            <w:rPrChange w:id="45" w:author="Payal Alawa" w:date="2023-04-18T10:54:00Z">
              <w:rPr>
                <w:rFonts w:eastAsia="MS Mincho"/>
              </w:rPr>
            </w:rPrChange>
          </w:rPr>
          <w:t>/grating</w:t>
        </w:r>
      </w:ins>
      <w:ins w:id="46" w:author="Payal Alawa" w:date="2023-04-19T15:35:00Z">
        <w:r>
          <w:rPr>
            <w:rFonts w:eastAsia="MS Mincho"/>
            <w:highlight w:val="cyan"/>
          </w:rPr>
          <w:t xml:space="preserve"> </w:t>
        </w:r>
        <w:r w:rsidRPr="002F68AB">
          <w:rPr>
            <w:rFonts w:eastAsia="MS Mincho"/>
            <w:highlight w:val="cyan"/>
          </w:rPr>
          <w:t>lob</w:t>
        </w:r>
        <w:r>
          <w:rPr>
            <w:rFonts w:eastAsia="MS Mincho"/>
            <w:highlight w:val="cyan"/>
          </w:rPr>
          <w:t>e</w:t>
        </w:r>
      </w:ins>
      <w:ins w:id="47" w:author="Payal Alawa" w:date="2023-04-19T18:30:00Z">
        <w:r>
          <w:rPr>
            <w:rFonts w:eastAsia="MS Mincho"/>
            <w:highlight w:val="cyan"/>
          </w:rPr>
          <w:t xml:space="preserve"> </w:t>
        </w:r>
      </w:ins>
      <w:ins w:id="48" w:author="Payal Alawa" w:date="2023-04-18T10:50:00Z">
        <w:r w:rsidRPr="00D70C9B">
          <w:rPr>
            <w:rFonts w:eastAsia="MS Mincho"/>
            <w:highlight w:val="cyan"/>
            <w:rPrChange w:id="49" w:author="Payal Alawa" w:date="2023-04-18T10:54:00Z">
              <w:rPr>
                <w:rFonts w:eastAsia="MS Mincho"/>
              </w:rPr>
            </w:rPrChange>
          </w:rPr>
          <w:t xml:space="preserve"> </w:t>
        </w:r>
      </w:ins>
      <w:ins w:id="50" w:author="Payal Alawa" w:date="2023-04-19T18:30:00Z">
        <w:r>
          <w:rPr>
            <w:rFonts w:eastAsia="MS Mincho"/>
            <w:highlight w:val="cyan"/>
          </w:rPr>
          <w:t xml:space="preserve">at </w:t>
        </w:r>
      </w:ins>
      <w:ins w:id="51" w:author="Payal Alawa" w:date="2023-04-19T18:26:00Z">
        <w:r>
          <w:rPr>
            <w:rFonts w:eastAsia="MS Mincho"/>
            <w:highlight w:val="cyan"/>
          </w:rPr>
          <w:t>various elevation</w:t>
        </w:r>
      </w:ins>
      <w:ins w:id="52" w:author="Payal Alawa" w:date="2023-04-19T18:31:00Z">
        <w:r>
          <w:rPr>
            <w:rFonts w:eastAsia="MS Mincho"/>
            <w:highlight w:val="cyan"/>
          </w:rPr>
          <w:t xml:space="preserve"> </w:t>
        </w:r>
      </w:ins>
      <w:ins w:id="53" w:author="Payal Alawa" w:date="2023-04-19T18:32:00Z">
        <w:r>
          <w:rPr>
            <w:rFonts w:eastAsia="MS Mincho"/>
            <w:highlight w:val="cyan"/>
          </w:rPr>
          <w:t xml:space="preserve">of main beam </w:t>
        </w:r>
      </w:ins>
      <w:ins w:id="54" w:author="Payal Alawa" w:date="2023-04-19T18:31:00Z">
        <w:r>
          <w:rPr>
            <w:rFonts w:eastAsia="MS Mincho"/>
            <w:highlight w:val="cyan"/>
          </w:rPr>
          <w:t>by co-relating</w:t>
        </w:r>
      </w:ins>
      <w:ins w:id="55" w:author="Payal Alawa" w:date="2023-04-19T18:34:00Z">
        <w:r>
          <w:rPr>
            <w:rFonts w:eastAsia="MS Mincho"/>
            <w:highlight w:val="cyan"/>
          </w:rPr>
          <w:t xml:space="preserve"> in-band and adjacent</w:t>
        </w:r>
      </w:ins>
      <w:ins w:id="56" w:author="Payal Alawa" w:date="2023-04-19T18:35:00Z">
        <w:r>
          <w:rPr>
            <w:rFonts w:eastAsia="MS Mincho"/>
            <w:highlight w:val="cyan"/>
          </w:rPr>
          <w:t xml:space="preserve"> band with </w:t>
        </w:r>
      </w:ins>
      <m:oMath>
        <m:f>
          <m:fPr>
            <m:ctrlPr>
              <w:ins w:id="57" w:author="Payal Alawa" w:date="2023-04-19T18:31:00Z">
                <w:rPr>
                  <w:rFonts w:ascii="Cambria Math" w:eastAsia="MS Mincho" w:hAnsi="Cambria Math"/>
                  <w:highlight w:val="cyan"/>
                </w:rPr>
              </w:ins>
            </m:ctrlPr>
          </m:fPr>
          <m:num>
            <m:sSub>
              <m:sSubPr>
                <m:ctrlPr>
                  <w:ins w:id="58" w:author="Payal Alawa" w:date="2023-04-19T18:31:00Z">
                    <w:rPr>
                      <w:rFonts w:ascii="Cambria Math" w:eastAsia="MS Mincho" w:hAnsi="Cambria Math"/>
                      <w:highlight w:val="cyan"/>
                    </w:rPr>
                  </w:ins>
                </m:ctrlPr>
              </m:sSubPr>
              <m:e>
                <m:r>
                  <w:ins w:id="59" w:author="Payal Alawa" w:date="2023-04-19T18:31:00Z">
                    <w:rPr>
                      <w:rFonts w:ascii="Cambria Math" w:eastAsia="MS Mincho" w:hAnsi="Cambria Math"/>
                      <w:highlight w:val="cyan"/>
                    </w:rPr>
                    <m:t>d</m:t>
                  </w:ins>
                </m:r>
              </m:e>
              <m:sub>
                <m:r>
                  <w:ins w:id="60" w:author="Payal Alawa" w:date="2023-04-19T18:31:00Z">
                    <w:rPr>
                      <w:rFonts w:ascii="Cambria Math" w:eastAsia="MS Mincho" w:hAnsi="Cambria Math"/>
                      <w:highlight w:val="cyan"/>
                    </w:rPr>
                    <m:t>V</m:t>
                  </w:ins>
                </m:r>
              </m:sub>
            </m:sSub>
          </m:num>
          <m:den>
            <m:r>
              <w:ins w:id="61" w:author="Payal Alawa" w:date="2023-04-19T18:31:00Z">
                <m:rPr>
                  <m:sty m:val="p"/>
                </m:rPr>
                <w:rPr>
                  <w:rFonts w:ascii="Cambria Math" w:eastAsia="MS Mincho" w:hAnsi="Cambria Math"/>
                  <w:highlight w:val="cyan"/>
                </w:rPr>
                <m:t>λ</m:t>
              </w:ins>
            </m:r>
          </m:den>
        </m:f>
      </m:oMath>
      <w:ins w:id="62" w:author="Payal Alawa" w:date="2023-04-19T18:31:00Z">
        <w:r w:rsidRPr="00F96C60">
          <w:rPr>
            <w:rFonts w:eastAsia="MS Mincho"/>
            <w:highlight w:val="cyan"/>
          </w:rPr>
          <w:t xml:space="preserve"> factor</w:t>
        </w:r>
      </w:ins>
      <w:ins w:id="63" w:author="Payal Alawa" w:date="2023-04-19T18:34:00Z">
        <w:r>
          <w:rPr>
            <w:rFonts w:eastAsia="MS Mincho"/>
            <w:highlight w:val="cyan"/>
          </w:rPr>
          <w:t>.</w:t>
        </w:r>
      </w:ins>
    </w:p>
    <w:p w:rsidR="0007155E" w:rsidRPr="006A38A4" w:rsidRDefault="0007155E" w:rsidP="00F52DDF">
      <w:pPr>
        <w:spacing w:before="280"/>
        <w:rPr>
          <w:rFonts w:eastAsia="MS Mincho"/>
        </w:rPr>
      </w:pPr>
      <w:del w:id="64" w:author="Payal Alawa" w:date="2023-04-18T10:53:00Z">
        <w:r w:rsidRPr="00D70C9B" w:rsidDel="00F67BAE">
          <w:rPr>
            <w:rFonts w:eastAsia="MS Mincho"/>
            <w:highlight w:val="cyan"/>
            <w:rPrChange w:id="65" w:author="Payal Alawa" w:date="2023-04-18T10:54:00Z">
              <w:rPr>
                <w:rFonts w:eastAsia="MS Mincho"/>
              </w:rPr>
            </w:rPrChange>
          </w:rPr>
          <w:delText>The mathematical form of radiation pattern from array of elements given in Recommendation ITU</w:delText>
        </w:r>
        <w:r w:rsidRPr="00D70C9B" w:rsidDel="00F67BAE">
          <w:rPr>
            <w:rFonts w:eastAsia="MS Mincho"/>
            <w:highlight w:val="cyan"/>
            <w:rPrChange w:id="66" w:author="Payal Alawa" w:date="2023-04-18T10:54:00Z">
              <w:rPr>
                <w:rFonts w:eastAsia="MS Mincho"/>
              </w:rPr>
            </w:rPrChange>
          </w:rPr>
          <w:noBreakHyphen/>
          <w:delText xml:space="preserve">R M.2101 requires understanding to know the feasible co-existence. Distance between elements remain fixed irrespective of emission on frequency, so from operational points, in the equation two technical parameters are important, steering of elevation angle of main beam </w:delText>
        </w:r>
        <m:oMath>
          <m:sSub>
            <m:sSubPr>
              <m:ctrlPr>
                <w:rPr>
                  <w:rFonts w:ascii="Cambria Math" w:eastAsia="MS Mincho" w:hAnsi="Cambria Math"/>
                  <w:highlight w:val="cyan"/>
                </w:rPr>
              </m:ctrlPr>
            </m:sSubPr>
            <m:e>
              <m:r>
                <w:rPr>
                  <w:rFonts w:ascii="Cambria Math" w:eastAsia="MS Mincho" w:hAnsi="Cambria Math"/>
                  <w:highlight w:val="cyan"/>
                  <w:rPrChange w:id="67" w:author="Payal Alawa" w:date="2023-04-18T10:54:00Z">
                    <w:rPr>
                      <w:rFonts w:ascii="Cambria Math" w:eastAsia="MS Mincho" w:hAnsi="Cambria Math"/>
                    </w:rPr>
                  </w:rPrChange>
                </w:rPr>
                <m:t>(</m:t>
              </m:r>
              <m:r>
                <m:rPr>
                  <m:sty m:val="p"/>
                </m:rPr>
                <w:rPr>
                  <w:rFonts w:ascii="Cambria Math" w:eastAsia="MS Mincho" w:hAnsi="Cambria Math"/>
                  <w:highlight w:val="cyan"/>
                  <w:rPrChange w:id="68" w:author="Payal Alawa" w:date="2023-04-18T10:54:00Z">
                    <w:rPr>
                      <w:rFonts w:ascii="Cambria Math" w:eastAsia="MS Mincho" w:hAnsi="Cambria Math"/>
                    </w:rPr>
                  </w:rPrChange>
                </w:rPr>
                <m:t>θ</m:t>
              </m:r>
            </m:e>
            <m:sub>
              <m:r>
                <w:rPr>
                  <w:rFonts w:ascii="Cambria Math" w:eastAsia="MS Mincho" w:hAnsi="Cambria Math"/>
                  <w:highlight w:val="cyan"/>
                  <w:rPrChange w:id="69" w:author="Payal Alawa" w:date="2023-04-18T10:54:00Z">
                    <w:rPr>
                      <w:rFonts w:ascii="Cambria Math" w:eastAsia="MS Mincho" w:hAnsi="Cambria Math"/>
                    </w:rPr>
                  </w:rPrChange>
                </w:rPr>
                <m:t>i,etilt</m:t>
              </m:r>
            </m:sub>
          </m:sSub>
          <m:r>
            <w:rPr>
              <w:rFonts w:ascii="Cambria Math" w:eastAsia="MS Mincho" w:hAnsi="Cambria Math"/>
              <w:highlight w:val="cyan"/>
              <w:rPrChange w:id="70" w:author="Payal Alawa" w:date="2023-04-18T10:54:00Z">
                <w:rPr>
                  <w:rFonts w:ascii="Cambria Math" w:eastAsia="MS Mincho" w:hAnsi="Cambria Math"/>
                </w:rPr>
              </w:rPrChange>
            </w:rPr>
            <m:t>)</m:t>
          </m:r>
        </m:oMath>
        <w:r w:rsidRPr="00D70C9B" w:rsidDel="00F67BAE">
          <w:rPr>
            <w:rFonts w:eastAsia="MS Mincho"/>
            <w:highlight w:val="cyan"/>
            <w:rPrChange w:id="71" w:author="Payal Alawa" w:date="2023-04-18T10:54:00Z">
              <w:rPr>
                <w:rFonts w:eastAsia="MS Mincho"/>
              </w:rPr>
            </w:rPrChange>
          </w:rPr>
          <w:delText xml:space="preserve"> and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72" w:author="Payal Alawa" w:date="2023-04-18T10:54:00Z">
                        <w:rPr>
                          <w:rFonts w:ascii="Cambria Math" w:eastAsia="MS Mincho" w:hAnsi="Cambria Math"/>
                        </w:rPr>
                      </w:rPrChange>
                    </w:rPr>
                    <m:t>d</m:t>
                  </m:r>
                </m:e>
                <m:sub>
                  <m:r>
                    <w:rPr>
                      <w:rFonts w:ascii="Cambria Math" w:eastAsia="MS Mincho" w:hAnsi="Cambria Math"/>
                      <w:highlight w:val="cyan"/>
                      <w:rPrChange w:id="73" w:author="Payal Alawa" w:date="2023-04-18T10:54:00Z">
                        <w:rPr>
                          <w:rFonts w:ascii="Cambria Math" w:eastAsia="MS Mincho" w:hAnsi="Cambria Math"/>
                        </w:rPr>
                      </w:rPrChange>
                    </w:rPr>
                    <m:t>V</m:t>
                  </m:r>
                </m:sub>
              </m:sSub>
            </m:num>
            <m:den>
              <m:r>
                <m:rPr>
                  <m:sty m:val="p"/>
                </m:rPr>
                <w:rPr>
                  <w:rFonts w:ascii="Cambria Math" w:eastAsia="MS Mincho" w:hAnsi="Cambria Math"/>
                  <w:highlight w:val="cyan"/>
                  <w:rPrChange w:id="74" w:author="Payal Alawa" w:date="2023-04-18T10:54:00Z">
                    <w:rPr>
                      <w:rFonts w:ascii="Cambria Math" w:eastAsia="MS Mincho" w:hAnsi="Cambria Math"/>
                    </w:rPr>
                  </w:rPrChange>
                </w:rPr>
                <m:t>λ</m:t>
              </m:r>
            </m:den>
          </m:f>
        </m:oMath>
        <w:r w:rsidRPr="00D70C9B" w:rsidDel="00F67BAE">
          <w:rPr>
            <w:rFonts w:eastAsia="MS Mincho"/>
            <w:highlight w:val="cyan"/>
            <w:rPrChange w:id="75" w:author="Payal Alawa" w:date="2023-04-18T10:54:00Z">
              <w:rPr>
                <w:rFonts w:eastAsia="MS Mincho"/>
              </w:rPr>
            </w:rPrChange>
          </w:rPr>
          <w:delText xml:space="preserve"> factor to protect other radiocommunication services. On changing these two parameters, the characteristic of radiation of side lobes/grating lobe may become concern beyond certain limits</w:delText>
        </w:r>
      </w:del>
      <w:del w:id="76" w:author="Payal Alawa" w:date="2023-04-18T10:54:00Z">
        <w:r w:rsidRPr="00D70C9B" w:rsidDel="00D70C9B">
          <w:rPr>
            <w:rFonts w:eastAsia="MS Mincho"/>
            <w:highlight w:val="cyan"/>
            <w:rPrChange w:id="77" w:author="Payal Alawa" w:date="2023-04-18T10:54:00Z">
              <w:rPr>
                <w:rFonts w:eastAsia="MS Mincho"/>
              </w:rPr>
            </w:rPrChange>
          </w:rPr>
          <w:delText>.</w:delText>
        </w:r>
      </w:del>
      <w:r w:rsidRPr="006A38A4">
        <w:rPr>
          <w:rFonts w:eastAsia="MS Mincho"/>
        </w:rPr>
        <w:t xml:space="preserve"> </w:t>
      </w:r>
    </w:p>
    <w:p w:rsidR="0007155E" w:rsidRPr="006A38A4" w:rsidRDefault="0007155E" w:rsidP="00F52DDF">
      <w:pPr>
        <w:rPr>
          <w:rFonts w:eastAsia="MS Mincho"/>
        </w:rPr>
      </w:pPr>
      <w:r w:rsidRPr="006A38A4">
        <w:rPr>
          <w:rFonts w:eastAsia="MS Mincho"/>
        </w:rPr>
        <w:t>The mathematical form of radiation pattern from array of elements given in Recommendation ITU</w:t>
      </w:r>
      <w:r w:rsidRPr="006A38A4">
        <w:rPr>
          <w:rFonts w:eastAsia="MS Mincho"/>
        </w:rPr>
        <w:noBreakHyphen/>
        <w:t>R M.2101 are as per below.</w:t>
      </w:r>
    </w:p>
    <w:p w:rsidR="0007155E" w:rsidRPr="006A38A4" w:rsidRDefault="0007155E" w:rsidP="00F52DDF">
      <w:pPr>
        <w:keepNext/>
        <w:keepLines/>
        <w:spacing w:before="280"/>
        <w:ind w:left="1134" w:hanging="1134"/>
        <w:outlineLvl w:val="0"/>
        <w:rPr>
          <w:rFonts w:eastAsia="MS Mincho"/>
          <w:b/>
          <w:sz w:val="28"/>
        </w:rPr>
      </w:pPr>
      <w:r w:rsidRPr="006A38A4">
        <w:rPr>
          <w:rFonts w:eastAsia="MS Mincho"/>
          <w:b/>
          <w:sz w:val="28"/>
        </w:rPr>
        <w:t>1</w:t>
      </w:r>
      <w:r w:rsidRPr="006A38A4">
        <w:rPr>
          <w:rFonts w:eastAsia="MS Mincho"/>
          <w:b/>
          <w:sz w:val="28"/>
        </w:rPr>
        <w:tab/>
        <w:t>Element radiation pattern (Table 3 of Rec. ITU-R M.2101-0)</w:t>
      </w:r>
    </w:p>
    <w:p w:rsidR="0007155E" w:rsidRPr="006A38A4" w:rsidRDefault="0007155E" w:rsidP="00F52DDF">
      <w:pPr>
        <w:pStyle w:val="headingb0"/>
      </w:pPr>
      <w:r w:rsidRPr="006A38A4">
        <w:t>Vertical radiation pattern</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θ-90</m:t>
                        </m:r>
                      </m:num>
                      <m:den>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den>
                    </m:f>
                  </m:e>
                </m:d>
              </m:e>
              <m:sup>
                <m:r>
                  <m:rPr>
                    <m:sty m:val="p"/>
                  </m:rPr>
                  <w:rPr>
                    <w:rFonts w:ascii="Cambria Math" w:eastAsia="MS Mincho" w:hAnsi="Cambria Math"/>
                  </w:rPr>
                  <m:t>2</m:t>
                </m:r>
              </m:sup>
            </m:sSup>
            <m:r>
              <m:rPr>
                <m:sty m:val="p"/>
              </m:rPr>
              <w:rPr>
                <w:rFonts w:ascii="Cambria Math" w:eastAsia="MS Mincho" w:hAnsi="Cambria Math"/>
              </w:rPr>
              <m:t xml:space="preserve">, </m:t>
            </m:r>
            <m:r>
              <w:rPr>
                <w:rFonts w:ascii="Cambria Math" w:eastAsia="MS Mincho" w:hAnsi="Cambria Math"/>
              </w:rPr>
              <m:t>SLA</m:t>
            </m:r>
          </m:e>
        </m:d>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t>θ:</w:t>
      </w:r>
      <w:r w:rsidRPr="006A38A4">
        <w:rPr>
          <w:rFonts w:eastAsia="SimSun"/>
        </w:rPr>
        <w:tab/>
        <w:t>elevation angle in degrees;</w:t>
      </w:r>
    </w:p>
    <w:p w:rsidR="0007155E" w:rsidRPr="006A38A4" w:rsidRDefault="0007155E" w:rsidP="00F52DDF">
      <w:pPr>
        <w:pStyle w:val="Equationlegend"/>
        <w:rPr>
          <w:rFonts w:eastAsia="SimSun"/>
        </w:rPr>
      </w:pPr>
      <w:r w:rsidRPr="006A38A4">
        <w:rPr>
          <w:rFonts w:eastAsia="SimSun"/>
        </w:rPr>
        <w:tab/>
      </w:r>
      <w:r w:rsidRPr="006A38A4">
        <w:rPr>
          <w:rFonts w:eastAsia="SimSun"/>
          <w:i/>
          <w:iCs/>
        </w:rPr>
        <w:t>SLA</w:t>
      </w:r>
      <w:r w:rsidRPr="006A38A4">
        <w:rPr>
          <w:rFonts w:eastAsia="SimSun"/>
          <w:i/>
          <w:iCs/>
          <w:vertAlign w:val="subscript"/>
        </w:rPr>
        <w:t>V</w:t>
      </w:r>
      <w:r w:rsidRPr="006A38A4">
        <w:rPr>
          <w:rFonts w:eastAsia="SimSun"/>
        </w:rPr>
        <w:t>:</w:t>
      </w:r>
      <w:r w:rsidRPr="006A38A4">
        <w:rPr>
          <w:rFonts w:eastAsia="SimSun"/>
        </w:rPr>
        <w:tab/>
        <w:t>front-to-back ratio;</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oMath>
      <w:r w:rsidRPr="006A38A4">
        <w:rPr>
          <w:rFonts w:eastAsia="SimSun"/>
        </w:rPr>
        <w:t>:</w:t>
      </w:r>
      <w:r w:rsidRPr="006A38A4">
        <w:rPr>
          <w:rFonts w:eastAsia="SimSun"/>
        </w:rPr>
        <w:tab/>
        <w:t>vertical 3 dB beamwidth.</w:t>
      </w:r>
    </w:p>
    <w:p w:rsidR="0007155E" w:rsidRPr="006A38A4" w:rsidRDefault="0007155E" w:rsidP="00F52DDF">
      <w:pPr>
        <w:pStyle w:val="headingb0"/>
      </w:pPr>
      <w:r w:rsidRPr="006A38A4">
        <w:t>Horizontal radiation pattern</w:t>
      </w:r>
    </w:p>
    <w:p w:rsidR="0007155E" w:rsidRPr="006A38A4" w:rsidRDefault="0007155E" w:rsidP="00F52DDF">
      <w:pPr>
        <w:pStyle w:val="Equation"/>
        <w:rPr>
          <w:rFonts w:eastAsia="MS Mincho"/>
        </w:rPr>
      </w:pPr>
      <w:r w:rsidRPr="006A38A4">
        <w:rPr>
          <w:rFonts w:eastAsia="MS Mincho"/>
          <w:i/>
        </w:rPr>
        <w:tab/>
      </w:r>
      <w:r w:rsidRPr="006A38A4">
        <w:rPr>
          <w:rFonts w:eastAsia="MS Mincho"/>
          <w:i/>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 -</m:t>
        </m:r>
        <m:func>
          <m:funcPr>
            <m:ctrlPr>
              <w:rPr>
                <w:rFonts w:ascii="Cambria Math" w:eastAsia="MS Mincho" w:hAnsi="Cambria Math"/>
              </w:rPr>
            </m:ctrlPr>
          </m:funcPr>
          <m:fName>
            <m:r>
              <w:rPr>
                <w:rFonts w:ascii="Cambria Math" w:eastAsia="MS Mincho" w:hAnsi="Cambria Math"/>
              </w:rPr>
              <m:t>min</m:t>
            </m:r>
          </m:fName>
          <m:e>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φ</m:t>
                            </m:r>
                          </m:num>
                          <m:den>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den>
                        </m:f>
                      </m:e>
                    </m:d>
                  </m:e>
                  <m:sup>
                    <m:r>
                      <m:rPr>
                        <m:sty m:val="p"/>
                      </m:rPr>
                      <w:rPr>
                        <w:rFonts w:ascii="Cambria Math" w:eastAsia="MS Mincho" w:hAnsi="Cambria Math"/>
                      </w:rPr>
                      <m:t>2</m:t>
                    </m:r>
                  </m:sup>
                </m:sSup>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e>
        </m:func>
        <m:r>
          <m:rPr>
            <m:sty m:val="p"/>
          </m:rPr>
          <w:rPr>
            <w:rFonts w:ascii="Cambria Math" w:eastAsia="MS Mincho" w:hAnsi="Cambria Math"/>
          </w:rPr>
          <m:t>dB</m:t>
        </m:r>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r>
      <m:oMath>
        <m:r>
          <m:rPr>
            <m:sty m:val="p"/>
          </m:rPr>
          <w:rPr>
            <w:rFonts w:ascii="Cambria Math" w:eastAsia="MS Mincho" w:hAnsi="Cambria Math"/>
          </w:rPr>
          <m:t>φ</m:t>
        </m:r>
      </m:oMath>
      <w:r w:rsidRPr="006A38A4">
        <w:rPr>
          <w:rFonts w:eastAsia="SimSun"/>
        </w:rPr>
        <w:t>:</w:t>
      </w:r>
      <w:r w:rsidRPr="006A38A4">
        <w:rPr>
          <w:rFonts w:eastAsia="SimSun"/>
        </w:rPr>
        <w:tab/>
        <w:t>azimuth angle in degrees;</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m</m:t>
            </m:r>
          </m:sub>
        </m:sSub>
      </m:oMath>
      <w:r w:rsidRPr="006A38A4">
        <w:rPr>
          <w:rFonts w:eastAsia="SimSun"/>
        </w:rPr>
        <w:t>:</w:t>
      </w:r>
      <w:r w:rsidRPr="006A38A4">
        <w:rPr>
          <w:rFonts w:eastAsia="SimSun"/>
        </w:rPr>
        <w:tab/>
        <w:t>front-to-back ratio;</w:t>
      </w:r>
    </w:p>
    <w:p w:rsidR="0007155E" w:rsidRPr="006A38A4" w:rsidRDefault="0007155E" w:rsidP="00F52DDF">
      <w:pPr>
        <w:pStyle w:val="Equationlegend"/>
        <w:rPr>
          <w:rFonts w:eastAsia="MS Mincho"/>
        </w:rPr>
      </w:pPr>
      <w:r w:rsidRPr="006A38A4">
        <w:rPr>
          <w:rFonts w:eastAsia="SimSun"/>
        </w:rPr>
        <w:tab/>
      </w:r>
      <m:oMath>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oMath>
      <w:r w:rsidRPr="006A38A4">
        <w:rPr>
          <w:rFonts w:eastAsia="SimSun"/>
        </w:rPr>
        <w:t>:</w:t>
      </w:r>
      <w:r w:rsidRPr="006A38A4">
        <w:rPr>
          <w:rFonts w:eastAsia="SimSun"/>
        </w:rPr>
        <w:tab/>
        <w:t>horizontal 3 dB beamwidth.</w:t>
      </w:r>
    </w:p>
    <w:p w:rsidR="0007155E" w:rsidRPr="006A38A4" w:rsidRDefault="0007155E" w:rsidP="00F52DDF">
      <w:pPr>
        <w:pStyle w:val="Equation"/>
        <w:rPr>
          <w:rFonts w:eastAsia="MS Mincho"/>
        </w:rPr>
      </w:pPr>
      <w:r w:rsidRPr="006A38A4">
        <w:rPr>
          <w:rFonts w:eastAsia="MS Mincho"/>
        </w:rPr>
        <w:lastRenderedPageBreak/>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iCs/>
              </w:rPr>
            </m:ctrlPr>
          </m:dPr>
          <m:e>
            <m:r>
              <m:rPr>
                <m:sty m:val="p"/>
              </m:rPr>
              <w:rPr>
                <w:rFonts w:ascii="Cambria Math" w:eastAsia="MS Mincho" w:hAnsi="Cambria Math"/>
              </w:rPr>
              <m:t>φ,θ</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G</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max</m:t>
            </m:r>
          </m:sub>
        </m:sSub>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m:t>
            </m:r>
            <m:d>
              <m:dPr>
                <m:begChr m:val="["/>
                <m:endChr m:val="]"/>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e>
            </m:d>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oMath>
    </w:p>
    <w:p w:rsidR="0007155E" w:rsidRPr="006A38A4" w:rsidRDefault="0007155E" w:rsidP="00F52DDF">
      <w:pPr>
        <w:rPr>
          <w:rFonts w:eastAsia="SimSun"/>
        </w:rPr>
      </w:pPr>
      <w:r w:rsidRPr="006A38A4">
        <w:rPr>
          <w:rFonts w:eastAsia="SimSun"/>
        </w:rPr>
        <w:t>where:</w:t>
      </w:r>
    </w:p>
    <w:p w:rsidR="0007155E" w:rsidRPr="006A38A4" w:rsidRDefault="0007155E" w:rsidP="00F52DDF">
      <w:pPr>
        <w:pStyle w:val="Equationlegend"/>
        <w:rPr>
          <w:rFonts w:eastAsia="SimSun"/>
        </w:rPr>
      </w:pPr>
      <w:r w:rsidRPr="006A38A4">
        <w:rPr>
          <w:rFonts w:eastAsia="SimSun"/>
        </w:rPr>
        <w:tab/>
      </w:r>
      <w:r w:rsidRPr="006A38A4">
        <w:rPr>
          <w:rFonts w:eastAsia="SimSun"/>
          <w:i/>
          <w:iCs/>
        </w:rPr>
        <w:t>G</w:t>
      </w:r>
      <w:r w:rsidRPr="006A38A4">
        <w:rPr>
          <w:rFonts w:eastAsia="SimSun"/>
          <w:i/>
          <w:iCs/>
          <w:vertAlign w:val="subscript"/>
        </w:rPr>
        <w:t>E</w:t>
      </w:r>
      <w:r w:rsidRPr="006A38A4">
        <w:rPr>
          <w:rFonts w:eastAsia="SimSun"/>
          <w:vertAlign w:val="subscript"/>
        </w:rPr>
        <w:t>,</w:t>
      </w:r>
      <w:r w:rsidRPr="006A38A4">
        <w:rPr>
          <w:rFonts w:eastAsia="SimSun"/>
          <w:i/>
          <w:iCs/>
          <w:vertAlign w:val="subscript"/>
        </w:rPr>
        <w:t>max</w:t>
      </w:r>
      <w:r w:rsidRPr="006A38A4">
        <w:rPr>
          <w:rFonts w:eastAsia="SimSun"/>
        </w:rPr>
        <w:t>:</w:t>
      </w:r>
      <w:r w:rsidRPr="006A38A4">
        <w:rPr>
          <w:rFonts w:eastAsia="SimSun"/>
        </w:rPr>
        <w:tab/>
        <w:t>Element gain (dBi).</w:t>
      </w:r>
    </w:p>
    <w:p w:rsidR="0007155E" w:rsidRPr="006A38A4" w:rsidRDefault="0007155E" w:rsidP="00F52DDF">
      <w:pPr>
        <w:pStyle w:val="Heading1"/>
        <w:rPr>
          <w:rFonts w:eastAsia="MS Mincho"/>
        </w:rPr>
      </w:pPr>
      <w:r w:rsidRPr="006A38A4">
        <w:rPr>
          <w:rFonts w:eastAsia="MS Mincho"/>
        </w:rPr>
        <w:t>2</w:t>
      </w:r>
      <w:r w:rsidRPr="006A38A4">
        <w:rPr>
          <w:rFonts w:eastAsia="MS Mincho"/>
        </w:rPr>
        <w:tab/>
        <w:t>Composite radiation pattern (Table 4 of Rec. ITU-R M.2101-0)</w:t>
      </w:r>
    </w:p>
    <w:p w:rsidR="0007155E" w:rsidRPr="006A38A4" w:rsidRDefault="0007155E" w:rsidP="00F52DDF">
      <w:pPr>
        <w:pStyle w:val="Equation"/>
        <w:rPr>
          <w:rFonts w:eastAsia="MS Mincho"/>
        </w:rPr>
      </w:pPr>
      <w:r w:rsidRPr="006A38A4">
        <w:rPr>
          <w:rFonts w:ascii="Times New Roman Bold" w:eastAsia="MS Mincho" w:hAnsi="Times New Roman Bold" w:cs="Times New Roman Bold"/>
        </w:rPr>
        <w:tab/>
      </w:r>
      <w:r w:rsidRPr="006A38A4">
        <w:rPr>
          <w:rFonts w:ascii="Times New Roman Bold" w:eastAsia="MS Mincho" w:hAnsi="Times New Roman Bold" w:cs="Times New Roman Bold"/>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sup>
                      <m:e>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e>
                </m:d>
              </m:e>
              <m:sup>
                <m:r>
                  <m:rPr>
                    <m:sty m:val="p"/>
                  </m:rP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 xml:space="preserve"> .</m:t>
            </m:r>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 xml:space="preserve"> .sin⁡(θ).sin⁡(φ)</m:t>
            </m:r>
          </m:sup>
        </m:sSup>
      </m:oMath>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 xml:space="preserve"> .sin⁡(</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.2π.</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 xml:space="preserve">. </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sup>
        </m:sSup>
      </m:oMath>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H</w:t>
      </w:r>
      <w:r w:rsidRPr="006A38A4">
        <w:rPr>
          <w:rFonts w:eastAsia="SimSun"/>
        </w:rPr>
        <w:t>:</w:t>
      </w:r>
      <w:r w:rsidRPr="006A38A4">
        <w:rPr>
          <w:rFonts w:eastAsia="SimSun"/>
        </w:rPr>
        <w:tab/>
        <w:t>number of horizontal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V</w:t>
      </w:r>
      <w:r w:rsidRPr="006A38A4">
        <w:rPr>
          <w:rFonts w:eastAsia="SimSun"/>
        </w:rPr>
        <w:t>:</w:t>
      </w:r>
      <w:r w:rsidRPr="006A38A4">
        <w:rPr>
          <w:rFonts w:eastAsia="SimSun"/>
        </w:rPr>
        <w:tab/>
        <w:t>number of vertical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H</w:t>
      </w:r>
      <w:r w:rsidRPr="006A38A4">
        <w:rPr>
          <w:rFonts w:eastAsia="SimSun"/>
        </w:rPr>
        <w:t>:</w:t>
      </w:r>
      <w:r w:rsidRPr="006A38A4">
        <w:rPr>
          <w:rFonts w:eastAsia="SimSun"/>
        </w:rPr>
        <w:tab/>
        <w:t>horizontal element spacing;</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V</w:t>
      </w:r>
      <w:r w:rsidRPr="006A38A4">
        <w:rPr>
          <w:rFonts w:eastAsia="SimSun"/>
        </w:rPr>
        <w:t>:</w:t>
      </w:r>
      <w:r w:rsidRPr="006A38A4">
        <w:rPr>
          <w:rFonts w:eastAsia="SimSun"/>
        </w:rPr>
        <w:tab/>
        <w:t>vertical element spacing;</w:t>
      </w:r>
    </w:p>
    <w:p w:rsidR="0007155E" w:rsidRPr="006A38A4" w:rsidRDefault="0007155E" w:rsidP="00F52DDF">
      <w:pPr>
        <w:pStyle w:val="Equationlegend"/>
        <w:rPr>
          <w:rFonts w:eastAsia="SimSun"/>
        </w:rPr>
      </w:pPr>
      <w:r w:rsidRPr="006A38A4">
        <w:rPr>
          <w:rFonts w:eastAsia="SimSun"/>
        </w:rPr>
        <w:tab/>
        <w:t>λ:</w:t>
      </w:r>
      <w:r w:rsidRPr="006A38A4">
        <w:rPr>
          <w:rFonts w:eastAsia="SimSun"/>
        </w:rPr>
        <w:tab/>
        <w:t>frequency wavelength;</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oMath>
      <w:r w:rsidRPr="006A38A4">
        <w:rPr>
          <w:rFonts w:eastAsia="SimSun"/>
        </w:rPr>
        <w:t>:</w:t>
      </w:r>
      <w:r w:rsidRPr="006A38A4">
        <w:rPr>
          <w:rFonts w:eastAsia="SimSun"/>
        </w:rPr>
        <w:tab/>
        <w:t>vertical electrical steering;</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i,escan</m:t>
            </m:r>
          </m:sub>
        </m:sSub>
      </m:oMath>
      <w:r w:rsidRPr="006A38A4">
        <w:rPr>
          <w:rFonts w:eastAsia="SimSun"/>
        </w:rPr>
        <w:t>:</w:t>
      </w:r>
      <w:r w:rsidRPr="006A38A4">
        <w:rPr>
          <w:rFonts w:eastAsia="SimSun"/>
        </w:rPr>
        <w:tab/>
        <w:t>horizontal electrical steering.</w:t>
      </w:r>
    </w:p>
    <w:p w:rsidR="0007155E" w:rsidRPr="006A38A4" w:rsidRDefault="0007155E" w:rsidP="00F52DDF">
      <w:pPr>
        <w:pStyle w:val="Heading1"/>
        <w:rPr>
          <w:rFonts w:eastAsia="SimSun"/>
        </w:rPr>
      </w:pPr>
      <w:r w:rsidRPr="00762C5A">
        <w:rPr>
          <w:rFonts w:eastAsia="MS Mincho"/>
        </w:rPr>
        <w:t>3</w:t>
      </w:r>
      <w:r w:rsidRPr="006A38A4">
        <w:rPr>
          <w:rFonts w:eastAsia="MS Mincho"/>
        </w:rPr>
        <w:tab/>
      </w:r>
      <w:r w:rsidRPr="00762C5A">
        <w:rPr>
          <w:rFonts w:eastAsia="MS Mincho"/>
        </w:rPr>
        <w:t>Simplification of complex mathematical form of composite radiation</w:t>
      </w:r>
      <w:r w:rsidRPr="006A38A4">
        <w:rPr>
          <w:rFonts w:eastAsia="SimSun"/>
        </w:rPr>
        <w:t xml:space="preserve"> pattern</w:t>
      </w:r>
    </w:p>
    <w:p w:rsidR="0007155E" w:rsidRPr="006A38A4" w:rsidRDefault="0007155E" w:rsidP="00F52DDF">
      <w:pPr>
        <w:rPr>
          <w:rFonts w:eastAsia="SimSun"/>
        </w:rPr>
      </w:pPr>
      <w:r w:rsidRPr="006A38A4">
        <w:rPr>
          <w:rFonts w:eastAsia="SimSun"/>
        </w:rPr>
        <w:t xml:space="preserve">Mathematical form of composite radiation pattern given in Recommendation ITU-R M.2101 is complex. This complex form was simplified to visualize the graphs to study the radiation pattern to study the effect of elevation angle of main beams against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Pr="006A38A4">
        <w:rPr>
          <w:rFonts w:eastAsia="SimSun"/>
        </w:rPr>
        <w:t xml:space="preserve"> factor The mathematical form after simplification can be written as follow:</w:t>
      </w:r>
    </w:p>
    <w:p w:rsidR="0007155E" w:rsidRPr="006A38A4" w:rsidRDefault="0007155E" w:rsidP="00F52DDF">
      <w:pPr>
        <w:pStyle w:val="Equation"/>
        <w:rPr>
          <w:rFonts w:eastAsia="MS Mincho"/>
        </w:rPr>
      </w:pPr>
      <w:r w:rsidRPr="006A38A4">
        <w:rPr>
          <w:rFonts w:eastAsia="SimSun"/>
        </w:rPr>
        <w:tab/>
      </w:r>
      <w:r w:rsidRPr="006A38A4">
        <w:rPr>
          <w:rFonts w:eastAsia="SimSun"/>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A,Beami</m:t>
            </m:r>
          </m:sub>
        </m:sSub>
        <m:d>
          <m:dPr>
            <m:ctrlPr>
              <w:rPr>
                <w:rFonts w:ascii="Cambria Math" w:eastAsia="MS Mincho" w:hAnsi="Cambria Math"/>
              </w:rPr>
            </m:ctrlPr>
          </m:dPr>
          <m:e>
            <m:r>
              <m:rPr>
                <m:sty m:val="p"/>
              </m:rPr>
              <w:rPr>
                <w:rFonts w:ascii="Cambria Math" w:eastAsia="MS Mincho" w:hAnsi="Cambria Math"/>
              </w:rPr>
              <m:t>θ,φ</m:t>
            </m:r>
          </m:e>
        </m:d>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10log</m:t>
            </m:r>
          </m:e>
          <m:sub>
            <m: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e>
                </m:d>
              </m:e>
              <m:sup>
                <m:r>
                  <w:rPr>
                    <w:rFonts w:ascii="Cambria Math" w:eastAsia="MS Mincho" w:hAnsi="Cambria Math"/>
                  </w:rPr>
                  <m:t>2</m:t>
                </m:r>
              </m:sup>
            </m:sSup>
            <m: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r>
                                      <w:rPr>
                                        <w:rFonts w:ascii="Cambria Math" w:eastAsia="MS Mincho" w:hAnsi="Cambria Math"/>
                                      </w:rPr>
                                      <m:t>.N</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num>
                                  <m:den>
                                    <m:r>
                                      <w:rPr>
                                        <w:rFonts w:ascii="Cambria Math" w:eastAsia="MS Mincho" w:hAnsi="Cambria Math"/>
                                      </w:rPr>
                                      <m:t>2</m:t>
                                    </m:r>
                                  </m:den>
                                </m:f>
                              </m:e>
                            </m:d>
                          </m:e>
                        </m:func>
                      </m:den>
                    </m:f>
                  </m:e>
                </m:d>
              </m:e>
              <m:sup>
                <m:r>
                  <w:rPr>
                    <w:rFonts w:ascii="Cambria Math" w:eastAsia="MS Mincho" w:hAnsi="Cambria Math"/>
                  </w:rPr>
                  <m:t>2</m:t>
                </m:r>
              </m:sup>
            </m:sSup>
            <m: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num>
                                  <m:den>
                                    <m:r>
                                      <w:rPr>
                                        <w:rFonts w:ascii="Cambria Math" w:eastAsia="MS Mincho" w:hAnsi="Cambria Math"/>
                                      </w:rPr>
                                      <m:t>2</m:t>
                                    </m:r>
                                  </m:den>
                                </m:f>
                              </m:e>
                            </m:d>
                          </m:e>
                        </m:func>
                      </m:den>
                    </m:f>
                  </m:e>
                </m:d>
              </m:e>
              <m:sup>
                <m: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e>
                </m:d>
              </m:e>
            </m:func>
          </m:e>
        </m:d>
      </m:oMath>
    </w:p>
    <w:p w:rsidR="0007155E" w:rsidRPr="006A38A4" w:rsidRDefault="0007155E" w:rsidP="00F52DDF">
      <w:pPr>
        <w:pStyle w:val="Equation"/>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m:rPr>
                <m:sty m:val="p"/>
              </m:rPr>
              <w:rPr>
                <w:rFonts w:ascii="Cambria Math" w:eastAsia="MS Mincho" w:hAnsi="Cambria Math"/>
              </w:rPr>
              <m:t>-</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≠0 (</m:t>
        </m:r>
        <m:r>
          <w:rPr>
            <w:rFonts w:ascii="Cambria Math" w:eastAsia="MS Mincho" w:hAnsi="Cambria Math"/>
          </w:rPr>
          <m:t>i</m:t>
        </m:r>
        <m:r>
          <m:rPr>
            <m:sty m:val="p"/>
          </m:rPr>
          <w:rPr>
            <w:rFonts w:ascii="Cambria Math" w:eastAsia="MS Mincho" w:hAnsi="Cambria Math"/>
          </w:rPr>
          <m:t>.</m:t>
        </m:r>
        <m:r>
          <w:rPr>
            <w:rFonts w:ascii="Cambria Math" w:eastAsia="MS Mincho" w:hAnsi="Cambria Math"/>
          </w:rPr>
          <m:t>e</m:t>
        </m:r>
        <m:r>
          <m:rPr>
            <m:sty m:val="p"/>
          </m:rPr>
          <w:rPr>
            <w:rFonts w:ascii="Cambria Math" w:eastAsia="MS Mincho" w:hAnsi="Cambria Math"/>
          </w:rPr>
          <m:t xml:space="preserve"> </m:t>
        </m:r>
        <m:r>
          <w:rPr>
            <w:rFonts w:ascii="Cambria Math" w:eastAsia="MS Mincho" w:hAnsi="Cambria Math"/>
          </w:rPr>
          <m:t>it</m:t>
        </m:r>
        <m:r>
          <m:rPr>
            <m:sty m:val="p"/>
          </m:rPr>
          <w:rPr>
            <w:rFonts w:ascii="Cambria Math" w:eastAsia="MS Mincho" w:hAnsi="Cambria Math"/>
          </w:rPr>
          <m:t xml:space="preserve"> </m:t>
        </m:r>
        <m:r>
          <w:rPr>
            <w:rFonts w:ascii="Cambria Math" w:eastAsia="MS Mincho" w:hAnsi="Cambria Math"/>
          </w:rPr>
          <m:t>can</m:t>
        </m:r>
        <m:r>
          <m:rPr>
            <m:sty m:val="p"/>
          </m:rPr>
          <w:rPr>
            <w:rFonts w:ascii="Cambria Math" w:eastAsia="MS Mincho" w:hAnsi="Cambria Math"/>
          </w:rPr>
          <m:t xml:space="preserve"> </m:t>
        </m:r>
        <m:r>
          <w:rPr>
            <w:rFonts w:ascii="Cambria Math" w:eastAsia="MS Mincho" w:hAnsi="Cambria Math"/>
          </w:rPr>
          <m:t>be</m:t>
        </m:r>
        <m:r>
          <m:rPr>
            <m:sty m:val="p"/>
          </m:rPr>
          <w:rPr>
            <w:rFonts w:ascii="Cambria Math" w:eastAsia="MS Mincho" w:hAnsi="Cambria Math"/>
          </w:rPr>
          <m:t xml:space="preserve"> 0.000000001)</m:t>
        </m:r>
      </m:oMath>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H</w:t>
      </w:r>
      <w:r w:rsidRPr="006A38A4">
        <w:rPr>
          <w:rFonts w:eastAsia="SimSun"/>
        </w:rPr>
        <w:t>:</w:t>
      </w:r>
      <w:r w:rsidRPr="006A38A4">
        <w:rPr>
          <w:rFonts w:eastAsia="SimSun"/>
        </w:rPr>
        <w:tab/>
        <w:t>number of horizontal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N</w:t>
      </w:r>
      <w:r w:rsidRPr="006A38A4">
        <w:rPr>
          <w:rFonts w:eastAsia="SimSun"/>
          <w:i/>
          <w:iCs/>
          <w:vertAlign w:val="subscript"/>
        </w:rPr>
        <w:t>V</w:t>
      </w:r>
      <w:r w:rsidRPr="006A38A4">
        <w:rPr>
          <w:rFonts w:eastAsia="SimSun"/>
        </w:rPr>
        <w:t>:</w:t>
      </w:r>
      <w:r w:rsidRPr="006A38A4">
        <w:rPr>
          <w:rFonts w:eastAsia="SimSun"/>
        </w:rPr>
        <w:tab/>
        <w:t>number of vertical elements;</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H</w:t>
      </w:r>
      <w:r w:rsidRPr="006A38A4">
        <w:rPr>
          <w:rFonts w:eastAsia="SimSun"/>
        </w:rPr>
        <w:t>:</w:t>
      </w:r>
      <w:r w:rsidRPr="006A38A4">
        <w:rPr>
          <w:rFonts w:eastAsia="SimSun"/>
        </w:rPr>
        <w:tab/>
        <w:t>horizontal element spacing;</w:t>
      </w:r>
    </w:p>
    <w:p w:rsidR="0007155E" w:rsidRPr="006A38A4" w:rsidRDefault="0007155E" w:rsidP="00F52DDF">
      <w:pPr>
        <w:pStyle w:val="Equationlegend"/>
        <w:rPr>
          <w:rFonts w:eastAsia="SimSun"/>
        </w:rPr>
      </w:pPr>
      <w:r w:rsidRPr="006A38A4">
        <w:rPr>
          <w:rFonts w:eastAsia="SimSun"/>
        </w:rPr>
        <w:tab/>
      </w:r>
      <w:r w:rsidRPr="006A38A4">
        <w:rPr>
          <w:rFonts w:eastAsia="SimSun"/>
          <w:i/>
          <w:iCs/>
        </w:rPr>
        <w:t>d</w:t>
      </w:r>
      <w:r w:rsidRPr="006A38A4">
        <w:rPr>
          <w:rFonts w:eastAsia="SimSun"/>
          <w:i/>
          <w:iCs/>
          <w:vertAlign w:val="subscript"/>
        </w:rPr>
        <w:t>V</w:t>
      </w:r>
      <w:r w:rsidRPr="006A38A4">
        <w:rPr>
          <w:rFonts w:eastAsia="SimSun"/>
        </w:rPr>
        <w:t>:</w:t>
      </w:r>
      <w:r w:rsidRPr="006A38A4">
        <w:rPr>
          <w:rFonts w:eastAsia="SimSun"/>
        </w:rPr>
        <w:tab/>
        <w:t>vertical element spacing;</w:t>
      </w:r>
    </w:p>
    <w:p w:rsidR="0007155E" w:rsidRPr="006A38A4" w:rsidRDefault="0007155E" w:rsidP="00F52DDF">
      <w:pPr>
        <w:pStyle w:val="Equationlegend"/>
        <w:rPr>
          <w:rFonts w:eastAsia="SimSun"/>
        </w:rPr>
      </w:pPr>
      <w:r w:rsidRPr="006A38A4">
        <w:rPr>
          <w:rFonts w:eastAsia="SimSun"/>
        </w:rPr>
        <w:tab/>
        <w:t>λ:</w:t>
      </w:r>
      <w:r w:rsidRPr="006A38A4">
        <w:rPr>
          <w:rFonts w:eastAsia="SimSun"/>
        </w:rPr>
        <w:tab/>
        <w:t>frequency wavelength;</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oMath>
      <w:r w:rsidRPr="006A38A4">
        <w:rPr>
          <w:rFonts w:eastAsia="SimSun"/>
        </w:rPr>
        <w:t>:</w:t>
      </w:r>
      <w:r w:rsidRPr="006A38A4">
        <w:rPr>
          <w:rFonts w:eastAsia="SimSun"/>
        </w:rPr>
        <w:tab/>
        <w:t>vertical electrical steering;</w:t>
      </w:r>
    </w:p>
    <w:p w:rsidR="0007155E" w:rsidRPr="006A38A4" w:rsidRDefault="0007155E" w:rsidP="00F52DDF">
      <w:pPr>
        <w:pStyle w:val="Equationlegend"/>
        <w:rPr>
          <w:rFonts w:eastAsia="SimSun"/>
        </w:rPr>
      </w:pPr>
      <w:r w:rsidRPr="006A38A4">
        <w:rPr>
          <w:rFonts w:eastAsia="SimSun"/>
        </w:rPr>
        <w:tab/>
      </w:r>
      <m:oMath>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i,escan</m:t>
            </m:r>
          </m:sub>
        </m:sSub>
      </m:oMath>
      <w:r w:rsidRPr="006A38A4">
        <w:rPr>
          <w:rFonts w:eastAsia="SimSun"/>
        </w:rPr>
        <w:t>:</w:t>
      </w:r>
      <w:r w:rsidRPr="006A38A4">
        <w:rPr>
          <w:rFonts w:eastAsia="SimSun"/>
        </w:rPr>
        <w:tab/>
        <w:t>horizontal electrical steering.</w:t>
      </w:r>
    </w:p>
    <w:p w:rsidR="0007155E" w:rsidRPr="006A38A4" w:rsidRDefault="0007155E" w:rsidP="00F52DDF">
      <w:pPr>
        <w:rPr>
          <w:rFonts w:eastAsia="SimSun"/>
        </w:rPr>
      </w:pPr>
      <w:r w:rsidRPr="006A38A4">
        <w:rPr>
          <w:rFonts w:eastAsia="SimSun"/>
        </w:rPr>
        <w:lastRenderedPageBreak/>
        <w:t xml:space="preserve">Details of simplification in </w:t>
      </w:r>
      <w:r w:rsidRPr="006A38A4">
        <w:rPr>
          <w:rFonts w:eastAsia="SimSun"/>
          <w:highlight w:val="yellow"/>
        </w:rPr>
        <w:t>[Annex 2.11]</w:t>
      </w:r>
      <w:r w:rsidRPr="006A38A4">
        <w:rPr>
          <w:rFonts w:eastAsia="SimSun"/>
        </w:rPr>
        <w:t>.</w:t>
      </w:r>
    </w:p>
    <w:p w:rsidR="0007155E" w:rsidRPr="006A38A4" w:rsidRDefault="0007155E" w:rsidP="00F52DDF">
      <w:pPr>
        <w:pStyle w:val="Heading1"/>
        <w:rPr>
          <w:rFonts w:eastAsia="SimSun"/>
        </w:rPr>
      </w:pPr>
      <w:r w:rsidRPr="006A38A4">
        <w:rPr>
          <w:rFonts w:eastAsia="MS Mincho"/>
        </w:rPr>
        <w:t>4</w:t>
      </w:r>
      <w:r w:rsidRPr="006A38A4">
        <w:rPr>
          <w:rFonts w:eastAsia="MS Mincho"/>
        </w:rPr>
        <w:tab/>
      </w:r>
      <w:r w:rsidRPr="006A38A4">
        <w:rPr>
          <w:rFonts w:eastAsia="SimSun"/>
        </w:rPr>
        <w:t>Technical parameter</w:t>
      </w:r>
    </w:p>
    <w:p w:rsidR="0007155E" w:rsidRPr="006A38A4" w:rsidRDefault="0007155E" w:rsidP="00F52DDF">
      <w:pPr>
        <w:rPr>
          <w:rFonts w:eastAsia="MS Mincho"/>
        </w:rPr>
      </w:pPr>
      <w:r w:rsidRPr="006A38A4">
        <w:rPr>
          <w:rFonts w:eastAsia="MS Mincho"/>
        </w:rPr>
        <w:t xml:space="preserve">Frequency 26 GHz </w:t>
      </w:r>
      <w:del w:id="78" w:author="Payal Alawa" w:date="2023-04-18T12:13:00Z">
        <w:r w:rsidRPr="006C3BE0" w:rsidDel="006C3BE0">
          <w:rPr>
            <w:rFonts w:eastAsia="MS Mincho"/>
            <w:highlight w:val="cyan"/>
            <w:rPrChange w:id="79" w:author="Payal Alawa" w:date="2023-04-18T12:14:00Z">
              <w:rPr>
                <w:rFonts w:eastAsia="MS Mincho"/>
              </w:rPr>
            </w:rPrChange>
          </w:rPr>
          <w:delText xml:space="preserve">has been </w:delText>
        </w:r>
      </w:del>
      <w:del w:id="80" w:author="Payal Alawa" w:date="2023-04-18T12:14:00Z">
        <w:r w:rsidRPr="006C3BE0" w:rsidDel="006C3BE0">
          <w:rPr>
            <w:rFonts w:eastAsia="MS Mincho"/>
            <w:highlight w:val="cyan"/>
            <w:rPrChange w:id="81" w:author="Payal Alawa" w:date="2023-04-18T12:14:00Z">
              <w:rPr>
                <w:rFonts w:eastAsia="MS Mincho"/>
              </w:rPr>
            </w:rPrChange>
          </w:rPr>
          <w:delText>used</w:delText>
        </w:r>
        <w:r w:rsidRPr="006A38A4" w:rsidDel="006C3BE0">
          <w:rPr>
            <w:rFonts w:eastAsia="MS Mincho"/>
          </w:rPr>
          <w:delText xml:space="preserve"> </w:delText>
        </w:r>
      </w:del>
      <w:r w:rsidRPr="006A38A4">
        <w:rPr>
          <w:rFonts w:eastAsia="MS Mincho"/>
        </w:rPr>
        <w:t xml:space="preserve">has been used to determine element spacing. At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elements spacing is 5.8 mm. Fixed parameters taken for plot are given in Table 1.</w:t>
      </w:r>
    </w:p>
    <w:p w:rsidR="0007155E" w:rsidRPr="006A38A4" w:rsidRDefault="0007155E" w:rsidP="00F52DDF">
      <w:pPr>
        <w:tabs>
          <w:tab w:val="clear" w:pos="1134"/>
          <w:tab w:val="clear" w:pos="1871"/>
          <w:tab w:val="clear" w:pos="2268"/>
        </w:tabs>
        <w:overflowPunct/>
        <w:autoSpaceDE/>
        <w:autoSpaceDN/>
        <w:adjustRightInd/>
        <w:spacing w:before="0"/>
        <w:textAlignment w:val="auto"/>
        <w:rPr>
          <w:rFonts w:eastAsia="MS Mincho"/>
          <w:caps/>
          <w:sz w:val="20"/>
        </w:rPr>
      </w:pPr>
      <w:r w:rsidRPr="006A38A4">
        <w:rPr>
          <w:rFonts w:eastAsia="MS Mincho"/>
          <w:caps/>
          <w:sz w:val="20"/>
        </w:rPr>
        <w:br w:type="page"/>
      </w:r>
    </w:p>
    <w:p w:rsidR="0007155E" w:rsidRPr="006A38A4" w:rsidRDefault="0007155E" w:rsidP="00F52DDF">
      <w:pPr>
        <w:pStyle w:val="TableNo"/>
        <w:rPr>
          <w:rFonts w:eastAsia="MS Mincho"/>
        </w:rPr>
      </w:pPr>
      <w:r w:rsidRPr="006A38A4">
        <w:rPr>
          <w:rFonts w:eastAsia="MS Mincho"/>
        </w:rPr>
        <w:lastRenderedPageBreak/>
        <w:t>Table 1</w:t>
      </w:r>
    </w:p>
    <w:tbl>
      <w:tblPr>
        <w:tblStyle w:val="TableGrid27"/>
        <w:tblW w:w="7308" w:type="dxa"/>
        <w:jc w:val="center"/>
        <w:tblLook w:val="04A0" w:firstRow="1" w:lastRow="0" w:firstColumn="1" w:lastColumn="0" w:noHBand="0" w:noVBand="1"/>
      </w:tblPr>
      <w:tblGrid>
        <w:gridCol w:w="4158"/>
        <w:gridCol w:w="3150"/>
      </w:tblGrid>
      <w:tr w:rsidR="0007155E" w:rsidRPr="006A38A4" w:rsidTr="00F52DDF">
        <w:trPr>
          <w:tblHeader/>
          <w:jc w:val="center"/>
        </w:trPr>
        <w:tc>
          <w:tcPr>
            <w:tcW w:w="4158" w:type="dxa"/>
          </w:tcPr>
          <w:p w:rsidR="0007155E" w:rsidRPr="006A38A4" w:rsidRDefault="0007155E" w:rsidP="00F52DDF">
            <w:pPr>
              <w:pStyle w:val="Tablehead"/>
              <w:rPr>
                <w:lang w:eastAsia="zh-CN"/>
              </w:rPr>
            </w:pPr>
            <w:r w:rsidRPr="006A38A4">
              <w:rPr>
                <w:lang w:eastAsia="zh-CN"/>
              </w:rPr>
              <w:t>Technical parameter</w:t>
            </w:r>
          </w:p>
        </w:tc>
        <w:tc>
          <w:tcPr>
            <w:tcW w:w="3150" w:type="dxa"/>
          </w:tcPr>
          <w:p w:rsidR="0007155E" w:rsidRPr="006A38A4" w:rsidRDefault="0007155E" w:rsidP="00F52DDF">
            <w:pPr>
              <w:pStyle w:val="Tablehead"/>
              <w:rPr>
                <w:lang w:eastAsia="zh-CN"/>
              </w:rPr>
            </w:pPr>
            <w:r w:rsidRPr="006A38A4">
              <w:rPr>
                <w:lang w:eastAsia="zh-CN"/>
              </w:rPr>
              <w:t>Value</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 xml:space="preserve">Gain of single element </w:t>
            </w:r>
          </w:p>
        </w:tc>
        <w:tc>
          <w:tcPr>
            <w:tcW w:w="3150" w:type="dxa"/>
          </w:tcPr>
          <w:p w:rsidR="0007155E" w:rsidRPr="006A38A4" w:rsidRDefault="0007155E" w:rsidP="00F52DDF">
            <w:pPr>
              <w:pStyle w:val="Tabletext"/>
              <w:jc w:val="center"/>
              <w:rPr>
                <w:lang w:eastAsia="zh-CN"/>
              </w:rPr>
            </w:pPr>
            <w:r w:rsidRPr="006A38A4">
              <w:rPr>
                <w:lang w:eastAsia="zh-CN"/>
              </w:rPr>
              <w:t>5 dBi</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No. of elements (</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H</m:t>
                  </m:r>
                </m:sub>
              </m:sSub>
              <m:r>
                <w:rPr>
                  <w:rFonts w:ascii="Cambria Math" w:hAnsi="Cambria Math"/>
                  <w:lang w:eastAsia="zh-CN"/>
                </w:rPr>
                <m:t xml:space="preserve">X </m:t>
              </m:r>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V</m:t>
                  </m:r>
                </m:sub>
              </m:sSub>
            </m:oMath>
            <w:r w:rsidRPr="006A38A4">
              <w:rPr>
                <w:lang w:eastAsia="zh-CN"/>
              </w:rPr>
              <w:t xml:space="preserve"> )</w:t>
            </w:r>
          </w:p>
        </w:tc>
        <w:tc>
          <w:tcPr>
            <w:tcW w:w="3150" w:type="dxa"/>
          </w:tcPr>
          <w:p w:rsidR="0007155E" w:rsidRPr="006A38A4" w:rsidRDefault="0007155E" w:rsidP="00F52DDF">
            <w:pPr>
              <w:pStyle w:val="Tabletext"/>
              <w:jc w:val="center"/>
              <w:rPr>
                <w:lang w:eastAsia="zh-CN"/>
              </w:rPr>
            </w:pPr>
            <w:r w:rsidRPr="006A38A4">
              <w:rPr>
                <w:lang w:eastAsia="zh-CN"/>
              </w:rPr>
              <w:t>(8 × 8) and (16 × 16)</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Front-to-back ratio (</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m</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30 dB</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Front-to-back ratio (</w:t>
            </w:r>
            <w:r w:rsidRPr="006A38A4">
              <w:rPr>
                <w:i/>
                <w:iCs/>
                <w:lang w:eastAsia="zh-CN"/>
              </w:rPr>
              <w:t>SLA</w:t>
            </w:r>
            <w:r w:rsidRPr="006A38A4">
              <w:rPr>
                <w:i/>
                <w:iCs/>
                <w:vertAlign w:val="subscript"/>
                <w:lang w:eastAsia="zh-CN"/>
              </w:rPr>
              <w:t>V</w:t>
            </w:r>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30 dB</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Vertical 3 dB beamwidth (</w:t>
            </w:r>
            <m:oMath>
              <m:sSub>
                <m:sSubPr>
                  <m:ctrlPr>
                    <w:rPr>
                      <w:rFonts w:ascii="Cambria Math" w:hAnsi="Cambria Math"/>
                      <w:iCs/>
                      <w:lang w:eastAsia="zh-CN"/>
                    </w:rPr>
                  </m:ctrlPr>
                </m:sSubPr>
                <m:e>
                  <m:r>
                    <m:rPr>
                      <m:sty m:val="p"/>
                    </m:rPr>
                    <w:rPr>
                      <w:rFonts w:ascii="Cambria Math" w:hAnsi="Cambria Math"/>
                      <w:lang w:eastAsia="zh-CN"/>
                    </w:rPr>
                    <m:t>θ</m:t>
                  </m:r>
                </m:e>
                <m:sub>
                  <m:r>
                    <m:rPr>
                      <m:sty m:val="p"/>
                    </m:rPr>
                    <w:rPr>
                      <w:rFonts w:ascii="Cambria Math" w:hAnsi="Cambria Math"/>
                      <w:lang w:eastAsia="zh-CN"/>
                    </w:rPr>
                    <m:t>3dB</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65°</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Horizontal 3 dB beamwidth (</w:t>
            </w:r>
            <m:oMath>
              <m:sSub>
                <m:sSubPr>
                  <m:ctrlPr>
                    <w:rPr>
                      <w:rFonts w:ascii="Cambria Math" w:hAnsi="Cambria Math"/>
                      <w:iCs/>
                      <w:lang w:eastAsia="zh-CN"/>
                    </w:rPr>
                  </m:ctrlPr>
                </m:sSubPr>
                <m:e>
                  <m:r>
                    <m:rPr>
                      <m:sty m:val="p"/>
                    </m:rPr>
                    <w:rPr>
                      <w:rFonts w:ascii="Cambria Math" w:hAnsi="Cambria Math"/>
                      <w:lang w:eastAsia="zh-CN"/>
                    </w:rPr>
                    <m:t>φ</m:t>
                  </m:r>
                </m:e>
                <m:sub>
                  <m:r>
                    <m:rPr>
                      <m:sty m:val="p"/>
                    </m:rPr>
                    <w:rPr>
                      <w:rFonts w:ascii="Cambria Math" w:hAnsi="Cambria Math"/>
                      <w:lang w:eastAsia="zh-CN"/>
                    </w:rPr>
                    <m:t>3dB</m:t>
                  </m:r>
                </m:sub>
              </m:sSub>
            </m:oMath>
            <w:r w:rsidRPr="006A38A4">
              <w:rPr>
                <w:lang w:eastAsia="zh-CN"/>
              </w:rPr>
              <w:t>)</w:t>
            </w:r>
          </w:p>
        </w:tc>
        <w:tc>
          <w:tcPr>
            <w:tcW w:w="3150" w:type="dxa"/>
          </w:tcPr>
          <w:p w:rsidR="0007155E" w:rsidRPr="006A38A4" w:rsidRDefault="0007155E" w:rsidP="00F52DDF">
            <w:pPr>
              <w:pStyle w:val="Tabletext"/>
              <w:jc w:val="center"/>
              <w:rPr>
                <w:lang w:eastAsia="zh-CN"/>
              </w:rPr>
            </w:pPr>
            <w:r w:rsidRPr="006A38A4">
              <w:rPr>
                <w:lang w:eastAsia="zh-CN"/>
              </w:rPr>
              <w:t>65°</w:t>
            </w:r>
          </w:p>
        </w:tc>
      </w:tr>
      <w:tr w:rsidR="0007155E" w:rsidRPr="006A38A4" w:rsidTr="00F52DDF">
        <w:trPr>
          <w:jc w:val="center"/>
        </w:trPr>
        <w:tc>
          <w:tcPr>
            <w:tcW w:w="4158" w:type="dxa"/>
          </w:tcPr>
          <w:p w:rsidR="0007155E" w:rsidRPr="006A38A4" w:rsidRDefault="0007155E" w:rsidP="00F52DDF">
            <w:pPr>
              <w:pStyle w:val="Tabletext"/>
              <w:rPr>
                <w:lang w:eastAsia="zh-CN"/>
              </w:rPr>
            </w:pPr>
            <w:r w:rsidRPr="006A38A4">
              <w:rPr>
                <w:lang w:eastAsia="zh-CN"/>
              </w:rPr>
              <w:t xml:space="preserve">Element spacing (at 26 GHz and </w:t>
            </w:r>
            <m:oMath>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V</m:t>
                      </m:r>
                    </m:sub>
                  </m:sSub>
                </m:num>
                <m:den>
                  <m:r>
                    <m:rPr>
                      <m:sty m:val="p"/>
                    </m:rPr>
                    <w:rPr>
                      <w:rFonts w:ascii="Cambria Math" w:hAnsi="Cambria Math"/>
                      <w:lang w:eastAsia="zh-CN"/>
                    </w:rPr>
                    <m:t>λ</m:t>
                  </m:r>
                </m:den>
              </m:f>
            </m:oMath>
            <w:r w:rsidRPr="006A38A4">
              <w:rPr>
                <w:lang w:eastAsia="zh-CN"/>
              </w:rPr>
              <w:t xml:space="preserve"> factor = 0.5)</w:t>
            </w:r>
          </w:p>
        </w:tc>
        <w:tc>
          <w:tcPr>
            <w:tcW w:w="3150" w:type="dxa"/>
          </w:tcPr>
          <w:p w:rsidR="0007155E" w:rsidRPr="006A38A4" w:rsidRDefault="0007155E" w:rsidP="00F52DDF">
            <w:pPr>
              <w:pStyle w:val="Tabletext"/>
              <w:jc w:val="center"/>
              <w:rPr>
                <w:lang w:eastAsia="zh-CN"/>
              </w:rPr>
            </w:pPr>
            <w:r w:rsidRPr="006A38A4">
              <w:rPr>
                <w:lang w:eastAsia="zh-CN"/>
              </w:rPr>
              <w:t>5.8 mm</w:t>
            </w:r>
          </w:p>
        </w:tc>
      </w:tr>
    </w:tbl>
    <w:p w:rsidR="0007155E" w:rsidRPr="006A38A4" w:rsidRDefault="0007155E" w:rsidP="00F52DDF">
      <w:pPr>
        <w:pStyle w:val="Tabletext"/>
        <w:rPr>
          <w:rFonts w:eastAsia="Batang"/>
        </w:rPr>
      </w:pPr>
    </w:p>
    <w:p w:rsidR="0007155E" w:rsidRPr="006A38A4" w:rsidRDefault="0007155E" w:rsidP="00F52DDF">
      <w:pPr>
        <w:pStyle w:val="Heading1"/>
        <w:rPr>
          <w:rFonts w:eastAsia="MS Mincho"/>
        </w:rPr>
      </w:pPr>
      <w:r w:rsidRPr="00762C5A">
        <w:rPr>
          <w:rFonts w:eastAsia="MS Mincho"/>
        </w:rPr>
        <w:t>5</w:t>
      </w:r>
      <w:r w:rsidRPr="00762C5A">
        <w:rPr>
          <w:rFonts w:eastAsia="MS Mincho"/>
        </w:rPr>
        <w:tab/>
        <w:t>3D Graph showing composite radiation pattern from array of elements (8 × 8 and 16 × 16) at 0°, 30° and 60° elevation angle of main beam</w:t>
      </w:r>
      <w:r w:rsidRPr="006A38A4">
        <w:rPr>
          <w:rFonts w:eastAsia="MS Mincho"/>
        </w:rPr>
        <w:t xml:space="preserve"> from horizon</w:t>
      </w:r>
    </w:p>
    <w:p w:rsidR="0007155E" w:rsidRPr="006A38A4" w:rsidRDefault="0007155E" w:rsidP="00F52DDF">
      <w:pPr>
        <w:rPr>
          <w:rFonts w:eastAsia="MS Mincho"/>
        </w:rPr>
      </w:pPr>
      <w:r w:rsidRPr="006A38A4">
        <w:rPr>
          <w:rFonts w:eastAsia="MS Mincho"/>
        </w:rPr>
        <w:t xml:space="preserve">MATLAB (R2008b) and MS Excel has been used for plotting the graphs. 3D Graph has been plotted at an elevation angle of main beam at 0°, 30° and 60°. In the graph Y-axis is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X</w:t>
      </w:r>
      <w:r>
        <w:rPr>
          <w:rFonts w:eastAsia="MS Mincho"/>
        </w:rPr>
        <w:noBreakHyphen/>
      </w:r>
      <w:r w:rsidRPr="006A38A4">
        <w:rPr>
          <w:rFonts w:eastAsia="MS Mincho"/>
        </w:rPr>
        <w:t>axis is elevation angle, and Z-axis is radiation from array of elements. Z-axis is shown perpendicular to screen which can be read as per colour bar. Y-axis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factor) has scaling from 0</w:t>
      </w:r>
      <w:r>
        <w:rPr>
          <w:rFonts w:eastAsia="MS Mincho"/>
        </w:rPr>
        <w:t> </w:t>
      </w:r>
      <w:r w:rsidRPr="006A38A4">
        <w:rPr>
          <w:rFonts w:eastAsia="MS Mincho"/>
        </w:rPr>
        <w:t>to</w:t>
      </w:r>
      <w:r>
        <w:rPr>
          <w:rFonts w:eastAsia="MS Mincho"/>
        </w:rPr>
        <w:t> </w:t>
      </w:r>
      <w:r w:rsidRPr="006A38A4">
        <w:rPr>
          <w:rFonts w:eastAsia="MS Mincho"/>
        </w:rPr>
        <w:t xml:space="preserve">1, and X-axis has scaling from 0 to 180 degree. Steering of azimuth angle of main beam </w:t>
      </w:r>
      <m:oMath>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φ</m:t>
            </m:r>
          </m:e>
          <m:sub>
            <m:r>
              <w:rPr>
                <w:rFonts w:ascii="Cambria Math" w:eastAsia="MS Mincho" w:hAnsi="Cambria Math"/>
              </w:rPr>
              <m:t>i,escan</m:t>
            </m:r>
          </m:sub>
        </m:sSub>
        <m:r>
          <w:rPr>
            <w:rFonts w:ascii="Cambria Math" w:eastAsia="MS Mincho" w:hAnsi="Cambria Math"/>
          </w:rPr>
          <m:t xml:space="preserve">) </m:t>
        </m:r>
      </m:oMath>
      <w:r w:rsidRPr="006A38A4">
        <w:rPr>
          <w:rFonts w:eastAsia="MS Mincho"/>
        </w:rPr>
        <w:t xml:space="preserve">has been kept close to zero. </w:t>
      </w:r>
    </w:p>
    <w:p w:rsidR="0007155E" w:rsidRPr="006A38A4" w:rsidRDefault="0007155E" w:rsidP="00F52DDF">
      <w:pPr>
        <w:tabs>
          <w:tab w:val="clear" w:pos="1134"/>
          <w:tab w:val="clear" w:pos="1871"/>
          <w:tab w:val="clear" w:pos="2268"/>
        </w:tabs>
        <w:overflowPunct/>
        <w:autoSpaceDE/>
        <w:autoSpaceDN/>
        <w:adjustRightInd/>
        <w:spacing w:before="0"/>
        <w:textAlignment w:val="auto"/>
        <w:rPr>
          <w:rFonts w:eastAsia="MS Mincho"/>
          <w:caps/>
          <w:sz w:val="20"/>
        </w:rPr>
      </w:pPr>
      <w:r w:rsidRPr="006A38A4">
        <w:rPr>
          <w:rFonts w:eastAsia="MS Mincho"/>
          <w:caps/>
          <w:sz w:val="20"/>
        </w:rPr>
        <w:br w:type="page"/>
      </w:r>
    </w:p>
    <w:p w:rsidR="0007155E" w:rsidRPr="006A38A4" w:rsidRDefault="0007155E" w:rsidP="00F52DDF">
      <w:pPr>
        <w:pStyle w:val="FigureNo"/>
        <w:rPr>
          <w:rFonts w:eastAsia="MS Mincho"/>
        </w:rPr>
      </w:pPr>
      <w:r w:rsidRPr="006A38A4">
        <w:rPr>
          <w:rFonts w:eastAsia="MS Mincho"/>
        </w:rPr>
        <w:lastRenderedPageBreak/>
        <w:t>Figure 1</w:t>
      </w:r>
    </w:p>
    <w:tbl>
      <w:tblPr>
        <w:tblStyle w:val="TableGrid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07155E" w:rsidRPr="006A38A4" w:rsidTr="00F52DDF">
        <w:tc>
          <w:tcPr>
            <w:tcW w:w="4927" w:type="dxa"/>
          </w:tcPr>
          <w:p w:rsidR="0007155E" w:rsidRPr="006A38A4" w:rsidRDefault="0007155E" w:rsidP="00F52DDF">
            <w:pPr>
              <w:pStyle w:val="Figuretitle"/>
              <w:rPr>
                <w:lang w:eastAsia="fr-FR"/>
              </w:rPr>
            </w:pPr>
            <w:r w:rsidRPr="006A38A4">
              <w:rPr>
                <w:lang w:eastAsia="fr-FR"/>
              </w:rPr>
              <w:t>Array of elements (8 </w:t>
            </w:r>
            <w:r w:rsidRPr="006A38A4">
              <w:rPr>
                <w:rFonts w:cs="Times New Roman Bold"/>
                <w:lang w:eastAsia="fr-FR"/>
              </w:rPr>
              <w:t>× </w:t>
            </w:r>
            <w:r w:rsidRPr="006A38A4">
              <w:rPr>
                <w:lang w:eastAsia="fr-FR"/>
              </w:rPr>
              <w:t>8)</w:t>
            </w:r>
          </w:p>
        </w:tc>
        <w:tc>
          <w:tcPr>
            <w:tcW w:w="4928" w:type="dxa"/>
          </w:tcPr>
          <w:p w:rsidR="0007155E" w:rsidRPr="006A38A4" w:rsidRDefault="0007155E" w:rsidP="00F52DDF">
            <w:pPr>
              <w:pStyle w:val="Figuretitle"/>
              <w:rPr>
                <w:lang w:eastAsia="fr-FR"/>
              </w:rPr>
            </w:pPr>
            <w:r w:rsidRPr="006A38A4">
              <w:rPr>
                <w:lang w:eastAsia="fr-FR"/>
              </w:rPr>
              <w:t>Array of elements (16 </w:t>
            </w:r>
            <w:r w:rsidRPr="006A38A4">
              <w:rPr>
                <w:rFonts w:cs="Times New Roman Bold"/>
                <w:lang w:eastAsia="fr-FR"/>
              </w:rPr>
              <w:t>× </w:t>
            </w:r>
            <w:r w:rsidRPr="006A38A4">
              <w:rPr>
                <w:lang w:eastAsia="fr-FR"/>
              </w:rPr>
              <w:t>16)</w:t>
            </w:r>
          </w:p>
        </w:tc>
      </w:tr>
      <w:tr w:rsidR="0007155E" w:rsidRPr="006A38A4" w:rsidTr="00F52DDF">
        <w:tc>
          <w:tcPr>
            <w:tcW w:w="9855" w:type="dxa"/>
            <w:gridSpan w:val="2"/>
          </w:tcPr>
          <w:p w:rsidR="0007155E" w:rsidRPr="006A38A4" w:rsidRDefault="0007155E" w:rsidP="00F52DDF">
            <w:pPr>
              <w:pStyle w:val="Figuretitle"/>
              <w:rPr>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
                    </m:rPr>
                    <w:rPr>
                      <w:rFonts w:ascii="Cambria Math" w:hAnsi="Cambria Math"/>
                      <w:lang w:eastAsia="fr-FR"/>
                    </w:rPr>
                    <m:t>θ</m:t>
                  </m:r>
                </m:e>
                <m:sub>
                  <m:r>
                    <m:rPr>
                      <m:sty m:val="bi"/>
                    </m:rPr>
                    <w:rPr>
                      <w:rFonts w:ascii="Cambria Math" w:hAnsi="Cambria Math"/>
                      <w:lang w:eastAsia="fr-FR"/>
                    </w:rPr>
                    <m:t>i</m:t>
                  </m:r>
                  <m:r>
                    <m:rPr>
                      <m:sty m:val="b"/>
                    </m:rPr>
                    <w:rPr>
                      <w:rFonts w:ascii="Cambria Math" w:hAnsi="Cambria Math"/>
                      <w:lang w:eastAsia="fr-FR"/>
                    </w:rPr>
                    <m:t>,</m:t>
                  </m:r>
                  <m:r>
                    <m:rPr>
                      <m:sty m:val="bi"/>
                    </m:rPr>
                    <w:rPr>
                      <w:rFonts w:ascii="Cambria Math" w:hAnsi="Cambria Math"/>
                      <w:lang w:eastAsia="fr-FR"/>
                    </w:rPr>
                    <m:t>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highlight w:val="yellow"/>
                <w:lang w:eastAsia="en-GB"/>
              </w:rPr>
            </w:pPr>
            <w:r w:rsidRPr="006A38A4">
              <w:rPr>
                <w:noProof/>
                <w:lang w:val="en-IN" w:eastAsia="en-IN"/>
              </w:rPr>
              <w:drawing>
                <wp:inline distT="0" distB="0" distL="0" distR="0" wp14:anchorId="6C2E2CC7" wp14:editId="4278CA00">
                  <wp:extent cx="3006354" cy="1795192"/>
                  <wp:effectExtent l="19050" t="0" r="3546" b="0"/>
                  <wp:docPr id="34" name="Picture 87" descr="C:\Users\MPSAlawa\Desktop\WRC23\AAS\r8x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PSAlawa\Desktop\WRC23\AAS\r8x8_0.png"/>
                          <pic:cNvPicPr>
                            <a:picLocks noChangeAspect="1" noChangeArrowheads="1"/>
                          </pic:cNvPicPr>
                        </pic:nvPicPr>
                        <pic:blipFill>
                          <a:blip r:embed="rId9"/>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rPr>
              <w:drawing>
                <wp:inline distT="0" distB="0" distL="0" distR="0" wp14:anchorId="2EEA37A5" wp14:editId="6A658004">
                  <wp:extent cx="3006354" cy="1795192"/>
                  <wp:effectExtent l="19050" t="0" r="3546" b="0"/>
                  <wp:docPr id="35" name="Picture 35" descr="C:\Users\MPSAlawa\Desktop\WRC23\AAS\r16x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MPSAlawa\Desktop\WRC23\AAS\r16x16_0.png"/>
                          <pic:cNvPicPr>
                            <a:picLocks noChangeAspect="1" noChangeArrowheads="1"/>
                          </pic:cNvPicPr>
                        </pic:nvPicPr>
                        <pic:blipFill>
                          <a:blip r:embed="rId10"/>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r w:rsidR="0007155E" w:rsidRPr="006A38A4" w:rsidTr="00F52DDF">
        <w:tc>
          <w:tcPr>
            <w:tcW w:w="9855" w:type="dxa"/>
            <w:gridSpan w:val="2"/>
          </w:tcPr>
          <w:p w:rsidR="0007155E" w:rsidRPr="006A38A4" w:rsidRDefault="0007155E" w:rsidP="00F52DDF">
            <w:pPr>
              <w:pStyle w:val="Figuretitle"/>
              <w:rPr>
                <w:highlight w:val="yellow"/>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i"/>
                    </m:rPr>
                    <w:rPr>
                      <w:rFonts w:ascii="Cambria Math" w:hAnsi="Cambria Math"/>
                      <w:lang w:eastAsia="fr-FR"/>
                    </w:rPr>
                    <m:t>θ</m:t>
                  </m:r>
                </m:e>
                <m:sub>
                  <m:r>
                    <m:rPr>
                      <m:sty m:val="bi"/>
                    </m:rPr>
                    <w:rPr>
                      <w:rFonts w:ascii="Cambria Math" w:hAnsi="Cambria Math"/>
                      <w:lang w:eastAsia="fr-FR"/>
                    </w:rPr>
                    <m:t>i,etilt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30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highlight w:val="yellow"/>
                <w:lang w:eastAsia="en-GB"/>
              </w:rPr>
            </w:pPr>
            <w:r w:rsidRPr="006A38A4">
              <w:rPr>
                <w:noProof/>
                <w:lang w:val="en-IN" w:eastAsia="en-IN"/>
              </w:rPr>
              <w:drawing>
                <wp:inline distT="0" distB="0" distL="0" distR="0" wp14:anchorId="52ED19CE" wp14:editId="6D03D371">
                  <wp:extent cx="3006354" cy="1795192"/>
                  <wp:effectExtent l="19050" t="0" r="3546" b="0"/>
                  <wp:docPr id="36" name="Picture 36" descr="C:\Users\MPSAlawa\Desktop\WRC23\AAS\r8x8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PSAlawa\Desktop\WRC23\AAS\r8x8_30.png"/>
                          <pic:cNvPicPr>
                            <a:picLocks noChangeAspect="1" noChangeArrowheads="1"/>
                          </pic:cNvPicPr>
                        </pic:nvPicPr>
                        <pic:blipFill>
                          <a:blip r:embed="rId11"/>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rPr>
              <w:drawing>
                <wp:inline distT="0" distB="0" distL="0" distR="0" wp14:anchorId="46D38D90" wp14:editId="3CEA9C5D">
                  <wp:extent cx="3006354" cy="1795192"/>
                  <wp:effectExtent l="19050" t="0" r="3546" b="0"/>
                  <wp:docPr id="37" name="Picture 37" descr="C:\Users\MPSAlawa\Desktop\WRC23\AAS\r16x16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PSAlawa\Desktop\WRC23\AAS\r16x16_30.png"/>
                          <pic:cNvPicPr>
                            <a:picLocks noChangeAspect="1" noChangeArrowheads="1"/>
                          </pic:cNvPicPr>
                        </pic:nvPicPr>
                        <pic:blipFill>
                          <a:blip r:embed="rId12"/>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r w:rsidR="0007155E" w:rsidRPr="006A38A4" w:rsidTr="00F52DDF">
        <w:tc>
          <w:tcPr>
            <w:tcW w:w="9855" w:type="dxa"/>
            <w:gridSpan w:val="2"/>
          </w:tcPr>
          <w:p w:rsidR="0007155E" w:rsidRPr="006A38A4" w:rsidRDefault="0007155E" w:rsidP="00F52DDF">
            <w:pPr>
              <w:pStyle w:val="Figuretitle"/>
              <w:rPr>
                <w:highlight w:val="yellow"/>
                <w:lang w:eastAsia="fr-FR"/>
              </w:rPr>
            </w:pPr>
            <w:r w:rsidRPr="006A38A4">
              <w:rPr>
                <w:lang w:eastAsia="fr-FR"/>
              </w:rPr>
              <w:t xml:space="preserve">Main beam elevation angle, </w:t>
            </w:r>
            <m:oMath>
              <m:sSub>
                <m:sSubPr>
                  <m:ctrlPr>
                    <w:rPr>
                      <w:rFonts w:ascii="Cambria Math" w:eastAsia="Batang" w:hAnsi="Cambria Math"/>
                      <w:lang w:eastAsia="fr-FR"/>
                    </w:rPr>
                  </m:ctrlPr>
                </m:sSubPr>
                <m:e>
                  <m:r>
                    <m:rPr>
                      <m:sty m:val="bi"/>
                    </m:rPr>
                    <w:rPr>
                      <w:rFonts w:ascii="Cambria Math" w:hAnsi="Cambria Math"/>
                      <w:lang w:eastAsia="fr-FR"/>
                    </w:rPr>
                    <m:t>θ</m:t>
                  </m:r>
                </m:e>
                <m:sub>
                  <m:r>
                    <m:rPr>
                      <m:sty m:val="bi"/>
                    </m:rPr>
                    <w:rPr>
                      <w:rFonts w:ascii="Cambria Math" w:hAnsi="Cambria Math"/>
                      <w:lang w:eastAsia="fr-FR"/>
                    </w:rPr>
                    <m:t>i,etilt</m:t>
                  </m:r>
                </m:sub>
              </m:sSub>
            </m:oMath>
            <w:r w:rsidRPr="006A38A4">
              <w:rPr>
                <w:lang w:eastAsia="fr-FR"/>
              </w:rPr>
              <w:t xml:space="preserve"> = </w:t>
            </w:r>
            <m:oMath>
              <m:sSup>
                <m:sSupPr>
                  <m:ctrlPr>
                    <w:rPr>
                      <w:rFonts w:ascii="Cambria Math" w:eastAsia="Batang" w:hAnsi="Cambria Math"/>
                      <w:lang w:eastAsia="fr-FR"/>
                    </w:rPr>
                  </m:ctrlPr>
                </m:sSupPr>
                <m:e>
                  <m:r>
                    <m:rPr>
                      <m:sty m:val="b"/>
                    </m:rPr>
                    <w:rPr>
                      <w:rFonts w:ascii="Cambria Math" w:hAnsi="Cambria Math"/>
                      <w:lang w:eastAsia="fr-FR"/>
                    </w:rPr>
                    <m:t xml:space="preserve"> 60</m:t>
                  </m:r>
                </m:e>
                <m:sup>
                  <m:r>
                    <m:rPr>
                      <m:sty m:val="b"/>
                    </m:rPr>
                    <w:rPr>
                      <w:rFonts w:ascii="Cambria Math" w:hAnsi="Cambria Math"/>
                      <w:lang w:eastAsia="fr-FR"/>
                    </w:rPr>
                    <m:t>°</m:t>
                  </m:r>
                </m:sup>
              </m:sSup>
            </m:oMath>
          </w:p>
        </w:tc>
      </w:tr>
      <w:tr w:rsidR="0007155E" w:rsidRPr="006A38A4" w:rsidTr="00F52DDF">
        <w:tc>
          <w:tcPr>
            <w:tcW w:w="4927" w:type="dxa"/>
          </w:tcPr>
          <w:p w:rsidR="0007155E" w:rsidRPr="006A38A4" w:rsidRDefault="0007155E" w:rsidP="00F52DDF">
            <w:pPr>
              <w:pStyle w:val="Figure"/>
              <w:rPr>
                <w:lang w:eastAsia="en-GB"/>
              </w:rPr>
            </w:pPr>
            <w:r w:rsidRPr="006A38A4">
              <w:rPr>
                <w:noProof/>
                <w:lang w:val="en-IN" w:eastAsia="en-IN"/>
              </w:rPr>
              <w:drawing>
                <wp:inline distT="0" distB="0" distL="0" distR="0" wp14:anchorId="0F7D6777" wp14:editId="58F7053D">
                  <wp:extent cx="3006354" cy="1795192"/>
                  <wp:effectExtent l="19050" t="0" r="3546" b="0"/>
                  <wp:docPr id="38" name="Picture 38" descr="C:\Users\MPSAlawa\Desktop\WRC23\AAS\r8x8_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PSAlawa\Desktop\WRC23\AAS\r8x8_60.png"/>
                          <pic:cNvPicPr>
                            <a:picLocks noChangeAspect="1" noChangeArrowheads="1"/>
                          </pic:cNvPicPr>
                        </pic:nvPicPr>
                        <pic:blipFill>
                          <a:blip r:embed="rId13"/>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c>
          <w:tcPr>
            <w:tcW w:w="4928" w:type="dxa"/>
          </w:tcPr>
          <w:p w:rsidR="0007155E" w:rsidRPr="006A38A4" w:rsidRDefault="0007155E" w:rsidP="00F52DDF">
            <w:pPr>
              <w:pStyle w:val="Figure"/>
              <w:rPr>
                <w:highlight w:val="yellow"/>
                <w:lang w:eastAsia="en-GB"/>
              </w:rPr>
            </w:pPr>
            <w:r w:rsidRPr="006A38A4">
              <w:rPr>
                <w:noProof/>
                <w:lang w:val="en-IN" w:eastAsia="en-IN"/>
              </w:rPr>
              <w:drawing>
                <wp:inline distT="0" distB="0" distL="0" distR="0" wp14:anchorId="1790DA2B" wp14:editId="2B0E5167">
                  <wp:extent cx="3006354" cy="1795192"/>
                  <wp:effectExtent l="19050" t="0" r="3546" b="0"/>
                  <wp:docPr id="39" name="Picture 39" descr="C:\Users\MPSAlawa\Desktop\WRC23\AAS\r16x16_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MPSAlawa\Desktop\WRC23\AAS\r16x16_60.png"/>
                          <pic:cNvPicPr>
                            <a:picLocks noChangeAspect="1" noChangeArrowheads="1"/>
                          </pic:cNvPicPr>
                        </pic:nvPicPr>
                        <pic:blipFill>
                          <a:blip r:embed="rId14"/>
                          <a:srcRect l="5996" r="5996" b="4103"/>
                          <a:stretch>
                            <a:fillRect/>
                          </a:stretch>
                        </pic:blipFill>
                        <pic:spPr bwMode="auto">
                          <a:xfrm>
                            <a:off x="0" y="0"/>
                            <a:ext cx="3006354" cy="1795192"/>
                          </a:xfrm>
                          <a:prstGeom prst="rect">
                            <a:avLst/>
                          </a:prstGeom>
                          <a:noFill/>
                          <a:ln w="9525">
                            <a:noFill/>
                            <a:miter lim="800000"/>
                            <a:headEnd/>
                            <a:tailEnd/>
                          </a:ln>
                        </pic:spPr>
                      </pic:pic>
                    </a:graphicData>
                  </a:graphic>
                </wp:inline>
              </w:drawing>
            </w:r>
          </w:p>
        </w:tc>
      </w:tr>
    </w:tbl>
    <w:p w:rsidR="0007155E" w:rsidRPr="006A38A4" w:rsidRDefault="0007155E" w:rsidP="00F52DDF">
      <w:pPr>
        <w:pStyle w:val="Heading1"/>
        <w:rPr>
          <w:rFonts w:eastAsia="MS Mincho"/>
        </w:rPr>
      </w:pPr>
      <w:r w:rsidRPr="006A38A4">
        <w:rPr>
          <w:rFonts w:eastAsia="MS Mincho"/>
        </w:rPr>
        <w:t>6</w:t>
      </w:r>
      <w:r w:rsidRPr="006A38A4">
        <w:rPr>
          <w:rFonts w:eastAsia="MS Mincho"/>
        </w:rPr>
        <w:tab/>
        <w:t>2D Graph showing composite radiation pattern from array of elements (8 </w:t>
      </w:r>
      <w:r w:rsidRPr="006A38A4">
        <w:rPr>
          <w:rFonts w:eastAsia="MS Mincho" w:cs="Times New Roman Bold"/>
        </w:rPr>
        <w:t>× </w:t>
      </w:r>
      <w:r w:rsidRPr="006A38A4">
        <w:rPr>
          <w:rFonts w:eastAsia="MS Mincho"/>
        </w:rPr>
        <w:t>8 and 16 </w:t>
      </w:r>
      <w:r w:rsidRPr="006A38A4">
        <w:rPr>
          <w:rFonts w:eastAsia="MS Mincho" w:cs="Times New Roman Bold"/>
        </w:rPr>
        <w:t>× </w:t>
      </w:r>
      <w:r w:rsidRPr="006A38A4">
        <w:rPr>
          <w:rFonts w:eastAsia="MS Mincho"/>
        </w:rPr>
        <w:t xml:space="preserve">16) at 0°, 30° and 60° elevation angle of main beam from horizon at various </w:t>
      </w:r>
      <m:oMath>
        <m:f>
          <m:fPr>
            <m:ctrlPr>
              <w:rPr>
                <w:rFonts w:ascii="Cambria Math" w:eastAsia="MS Mincho" w:hAnsi="Cambria Math"/>
              </w:rPr>
            </m:ctrlPr>
          </m:fPr>
          <m:num>
            <m:sSub>
              <m:sSubPr>
                <m:ctrlPr>
                  <w:rPr>
                    <w:rFonts w:ascii="Cambria Math" w:eastAsia="MS Mincho" w:hAnsi="Cambria Math"/>
                    <w:i/>
                    <w:iCs/>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w:t>
      </w:r>
    </w:p>
    <w:p w:rsidR="0007155E" w:rsidRPr="006A38A4" w:rsidRDefault="0007155E" w:rsidP="00F52DDF">
      <w:pPr>
        <w:rPr>
          <w:rFonts w:eastAsia="MS Mincho"/>
        </w:rPr>
      </w:pPr>
      <w:r w:rsidRPr="006A38A4">
        <w:rPr>
          <w:rFonts w:eastAsia="MS Mincho"/>
        </w:rPr>
        <w:lastRenderedPageBreak/>
        <w:t>26 GHz has been taken as design frequency to study the side lobes/grating lobes on other frequencies on different elevation of main beam below horizon. In the graph Y-axis is the gain of radiation pattern (as per colour bar in Figure 1), and X-axis is elevation angle.</w:t>
      </w:r>
    </w:p>
    <w:p w:rsidR="0007155E" w:rsidRPr="006A38A4" w:rsidRDefault="0007155E" w:rsidP="00F52DDF">
      <w:pPr>
        <w:keepNext/>
        <w:keepLines/>
        <w:spacing w:before="200"/>
        <w:ind w:left="1134" w:hanging="1134"/>
        <w:outlineLvl w:val="1"/>
        <w:rPr>
          <w:rFonts w:eastAsia="MS Mincho"/>
          <w:b/>
        </w:rPr>
      </w:pPr>
      <w:r w:rsidRPr="00762C5A">
        <w:rPr>
          <w:rStyle w:val="Heading2Char1"/>
          <w:rFonts w:eastAsia="MS Mincho"/>
        </w:rPr>
        <w:t>6.1</w:t>
      </w:r>
      <w:r w:rsidRPr="00762C5A">
        <w:rPr>
          <w:rStyle w:val="Heading2Char1"/>
          <w:rFonts w:eastAsia="MS Mincho"/>
        </w:rPr>
        <w:tab/>
        <w:t xml:space="preserve">Radiation pattern at 24.25 GHz, 26 GHz and 27.5 GHz (corresponding </w:t>
      </w:r>
      <m:oMath>
        <m:f>
          <m:fPr>
            <m:ctrlPr>
              <w:rPr>
                <w:rStyle w:val="Heading2Char1"/>
                <w:rFonts w:ascii="Cambria Math" w:eastAsia="MS Mincho" w:hAnsi="Cambria Math"/>
                <w:b w:val="0"/>
              </w:rPr>
            </m:ctrlPr>
          </m:fPr>
          <m:num>
            <m:sSub>
              <m:sSubPr>
                <m:ctrlPr>
                  <w:rPr>
                    <w:rStyle w:val="Heading2Char1"/>
                    <w:rFonts w:ascii="Cambria Math" w:eastAsia="MS Mincho" w:hAnsi="Cambria Math"/>
                    <w:b w:val="0"/>
                    <w:i/>
                    <w:iCs/>
                  </w:rPr>
                </m:ctrlPr>
              </m:sSubPr>
              <m:e>
                <m:r>
                  <w:rPr>
                    <w:rStyle w:val="Heading2Char1"/>
                    <w:rFonts w:ascii="Cambria Math" w:eastAsia="MS Mincho" w:hAnsi="Cambria Math"/>
                  </w:rPr>
                  <m:t>d</m:t>
                </m:r>
              </m:e>
              <m:sub>
                <m:r>
                  <w:rPr>
                    <w:rStyle w:val="Heading2Char1"/>
                    <w:rFonts w:ascii="Cambria Math" w:eastAsia="MS Mincho" w:hAnsi="Cambria Math"/>
                  </w:rPr>
                  <m:t>V</m:t>
                </m:r>
              </m:sub>
            </m:sSub>
          </m:num>
          <m:den>
            <m:r>
              <m:rPr>
                <m:sty m:val="p"/>
              </m:rPr>
              <w:rPr>
                <w:rStyle w:val="Heading2Char1"/>
                <w:rFonts w:ascii="Cambria Math" w:eastAsia="MS Mincho" w:hAnsi="Cambria Math"/>
              </w:rPr>
              <m:t>λ</m:t>
            </m:r>
          </m:den>
        </m:f>
      </m:oMath>
      <w:r w:rsidRPr="00762C5A">
        <w:rPr>
          <w:rStyle w:val="Heading2Char1"/>
          <w:rFonts w:eastAsia="MS Mincho"/>
        </w:rPr>
        <w:t xml:space="preserve"> factor</w:t>
      </w:r>
      <w:r w:rsidRPr="006A38A4">
        <w:rPr>
          <w:rFonts w:eastAsia="MS Mincho"/>
          <w:b/>
        </w:rPr>
        <w:t xml:space="preserve"> 0.46, 0.5, and 0.52) </w:t>
      </w:r>
    </w:p>
    <w:p w:rsidR="0007155E" w:rsidRPr="006A38A4" w:rsidRDefault="0007155E" w:rsidP="00F52DDF">
      <w:pPr>
        <w:pStyle w:val="FigureNo"/>
        <w:rPr>
          <w:rFonts w:eastAsia="MS Mincho"/>
        </w:rPr>
      </w:pPr>
      <w:r w:rsidRPr="006A38A4">
        <w:rPr>
          <w:rFonts w:eastAsia="MS Mincho"/>
        </w:rPr>
        <w:t>Figure 2</w:t>
      </w:r>
    </w:p>
    <w:tbl>
      <w:tblPr>
        <w:tblW w:w="0" w:type="auto"/>
        <w:tblInd w:w="5" w:type="dxa"/>
        <w:tblLook w:val="04A0" w:firstRow="1" w:lastRow="0" w:firstColumn="1" w:lastColumn="0" w:noHBand="0" w:noVBand="1"/>
      </w:tblPr>
      <w:tblGrid>
        <w:gridCol w:w="4787"/>
        <w:gridCol w:w="4847"/>
      </w:tblGrid>
      <w:tr w:rsidR="0007155E" w:rsidRPr="006A38A4" w:rsidTr="00F52DDF">
        <w:tc>
          <w:tcPr>
            <w:tcW w:w="4792" w:type="dxa"/>
            <w:tcMar>
              <w:left w:w="0" w:type="dxa"/>
              <w:right w:w="0" w:type="dxa"/>
            </w:tcMar>
          </w:tcPr>
          <w:p w:rsidR="0007155E" w:rsidRPr="006A38A4" w:rsidRDefault="0007155E" w:rsidP="00F52DDF">
            <w:pPr>
              <w:pStyle w:val="Figuretitle"/>
              <w:rPr>
                <w:rFonts w:eastAsia="Batang"/>
                <w:lang w:eastAsia="fr-FR"/>
              </w:rPr>
            </w:pPr>
            <w:r w:rsidRPr="006A38A4">
              <w:rPr>
                <w:rFonts w:eastAsia="Batang"/>
                <w:lang w:eastAsia="fr-FR"/>
              </w:rPr>
              <w:t>Array of elements (8 </w:t>
            </w:r>
            <w:r w:rsidRPr="006A38A4">
              <w:rPr>
                <w:rFonts w:eastAsia="Batang" w:cs="Times New Roman Bold"/>
                <w:lang w:eastAsia="fr-FR"/>
              </w:rPr>
              <w:t>× </w:t>
            </w:r>
            <w:r w:rsidRPr="006A38A4">
              <w:rPr>
                <w:rFonts w:eastAsia="Batang"/>
                <w:lang w:eastAsia="fr-FR"/>
              </w:rPr>
              <w:t>8)</w:t>
            </w:r>
          </w:p>
        </w:tc>
        <w:tc>
          <w:tcPr>
            <w:tcW w:w="4847" w:type="dxa"/>
            <w:tcMar>
              <w:left w:w="0" w:type="dxa"/>
              <w:right w:w="0" w:type="dxa"/>
            </w:tcMar>
          </w:tcPr>
          <w:p w:rsidR="0007155E" w:rsidRPr="006A38A4" w:rsidRDefault="0007155E" w:rsidP="00F52DDF">
            <w:pPr>
              <w:pStyle w:val="Figuretitle"/>
              <w:rPr>
                <w:rFonts w:eastAsia="Batang"/>
                <w:lang w:eastAsia="fr-FR"/>
              </w:rPr>
            </w:pPr>
            <w:r w:rsidRPr="006A38A4">
              <w:rPr>
                <w:rFonts w:eastAsia="Batang"/>
                <w:lang w:eastAsia="fr-FR"/>
              </w:rPr>
              <w:t>Array of elements (16 </w:t>
            </w:r>
            <w:r w:rsidRPr="006A38A4">
              <w:rPr>
                <w:rFonts w:eastAsia="Batang" w:cs="Times New Roman Bold"/>
                <w:lang w:eastAsia="fr-FR"/>
              </w:rPr>
              <w:t>× </w:t>
            </w:r>
            <w:r w:rsidRPr="006A38A4">
              <w:rPr>
                <w:rFonts w:eastAsia="Batang"/>
                <w:lang w:eastAsia="fr-FR"/>
              </w:rPr>
              <w:t>16)</w:t>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5F55B595" wp14:editId="7623F4CF">
                  <wp:extent cx="2919302" cy="1873250"/>
                  <wp:effectExtent l="19050" t="0" r="0" b="0"/>
                  <wp:docPr id="45" name="Picture 4" descr="C:\Users\MHQ\Documents\MATLAB\rr8x8_4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HQ\Documents\MATLAB\rr8x8_46.emf"/>
                          <pic:cNvPicPr>
                            <a:picLocks noChangeAspect="1" noChangeArrowheads="1"/>
                          </pic:cNvPicPr>
                        </pic:nvPicPr>
                        <pic:blipFill>
                          <a:blip r:embed="rId15"/>
                          <a:srcRect l="7295" r="7295"/>
                          <a:stretch>
                            <a:fillRect/>
                          </a:stretch>
                        </pic:blipFill>
                        <pic:spPr bwMode="auto">
                          <a:xfrm>
                            <a:off x="0" y="0"/>
                            <a:ext cx="2919302" cy="1873250"/>
                          </a:xfrm>
                          <a:prstGeom prst="rect">
                            <a:avLst/>
                          </a:prstGeom>
                          <a:noFill/>
                          <a:ln w="9525">
                            <a:noFill/>
                            <a:miter lim="800000"/>
                            <a:headEnd/>
                            <a:tailEnd/>
                          </a:ln>
                        </pic:spPr>
                      </pic:pic>
                    </a:graphicData>
                  </a:graphic>
                </wp:inline>
              </w:drawing>
            </w:r>
          </w:p>
        </w:tc>
        <w:tc>
          <w:tcPr>
            <w:tcW w:w="4847"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5C73A7AD" wp14:editId="5BF48910">
                  <wp:extent cx="2921580" cy="1874018"/>
                  <wp:effectExtent l="19050" t="0" r="0" b="0"/>
                  <wp:docPr id="46" name="Picture 3" descr="C:\Users\MPSAlawa\Desktop\WRC23\AAS\rr16x16_4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PSAlawa\Desktop\WRC23\AAS\rr16x16_46.emf"/>
                          <pic:cNvPicPr>
                            <a:picLocks noChangeAspect="1" noChangeArrowheads="1"/>
                          </pic:cNvPicPr>
                        </pic:nvPicPr>
                        <pic:blipFill>
                          <a:blip r:embed="rId16"/>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4F3B1642" wp14:editId="28D1CDF3">
                  <wp:extent cx="2921580" cy="1874017"/>
                  <wp:effectExtent l="19050" t="0" r="0" b="0"/>
                  <wp:docPr id="47" name="Picture 4" descr="C:\Users\MPSAlawa\Desktop\WRC23\AAS\rr8x8_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PSAlawa\Desktop\WRC23\AAS\rr8x8_5.emf"/>
                          <pic:cNvPicPr>
                            <a:picLocks noChangeAspect="1" noChangeArrowheads="1"/>
                          </pic:cNvPicPr>
                        </pic:nvPicPr>
                        <pic:blipFill>
                          <a:blip r:embed="rId17"/>
                          <a:srcRect l="7300" r="7300"/>
                          <a:stretch>
                            <a:fillRect/>
                          </a:stretch>
                        </pic:blipFill>
                        <pic:spPr bwMode="auto">
                          <a:xfrm>
                            <a:off x="0" y="0"/>
                            <a:ext cx="2921580" cy="1874017"/>
                          </a:xfrm>
                          <a:prstGeom prst="rect">
                            <a:avLst/>
                          </a:prstGeom>
                          <a:noFill/>
                          <a:ln w="9525">
                            <a:noFill/>
                            <a:miter lim="800000"/>
                            <a:headEnd/>
                            <a:tailEnd/>
                          </a:ln>
                        </pic:spPr>
                      </pic:pic>
                    </a:graphicData>
                  </a:graphic>
                </wp:inline>
              </w:drawing>
            </w:r>
          </w:p>
        </w:tc>
        <w:tc>
          <w:tcPr>
            <w:tcW w:w="4847" w:type="dxa"/>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13D6B34E" wp14:editId="2EA96A83">
                  <wp:extent cx="2921580" cy="1874017"/>
                  <wp:effectExtent l="19050" t="0" r="0" b="0"/>
                  <wp:docPr id="48" name="Picture 5" descr="C:\Users\MPSAlawa\Desktop\WRC23\AAS\rr16x16_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PSAlawa\Desktop\WRC23\AAS\rr16x16_5.emf"/>
                          <pic:cNvPicPr>
                            <a:picLocks noChangeAspect="1" noChangeArrowheads="1"/>
                          </pic:cNvPicPr>
                        </pic:nvPicPr>
                        <pic:blipFill>
                          <a:blip r:embed="rId18"/>
                          <a:srcRect l="7300" r="7300"/>
                          <a:stretch>
                            <a:fillRect/>
                          </a:stretch>
                        </pic:blipFill>
                        <pic:spPr bwMode="auto">
                          <a:xfrm>
                            <a:off x="0" y="0"/>
                            <a:ext cx="2921580" cy="1874017"/>
                          </a:xfrm>
                          <a:prstGeom prst="rect">
                            <a:avLst/>
                          </a:prstGeom>
                          <a:noFill/>
                          <a:ln w="9525">
                            <a:noFill/>
                            <a:miter lim="800000"/>
                            <a:headEnd/>
                            <a:tailEnd/>
                          </a:ln>
                        </pic:spPr>
                      </pic:pic>
                    </a:graphicData>
                  </a:graphic>
                </wp:inline>
              </w:drawing>
            </w:r>
          </w:p>
        </w:tc>
      </w:tr>
      <w:tr w:rsidR="0007155E" w:rsidRPr="006A38A4" w:rsidTr="00F52DDF">
        <w:tc>
          <w:tcPr>
            <w:tcW w:w="4792"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3467FFC1" wp14:editId="14CB52A0">
                  <wp:extent cx="2921580" cy="1874018"/>
                  <wp:effectExtent l="19050" t="0" r="0" b="0"/>
                  <wp:docPr id="49" name="Picture 6" descr="C:\Users\MPSAlawa\Desktop\WRC23\AAS\rr8x8_5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PSAlawa\Desktop\WRC23\AAS\rr8x8_52.emf"/>
                          <pic:cNvPicPr>
                            <a:picLocks noChangeAspect="1" noChangeArrowheads="1"/>
                          </pic:cNvPicPr>
                        </pic:nvPicPr>
                        <pic:blipFill>
                          <a:blip r:embed="rId19"/>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c>
          <w:tcPr>
            <w:tcW w:w="4847"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572D90DA" wp14:editId="0A1AD50A">
                  <wp:extent cx="2921580" cy="1874018"/>
                  <wp:effectExtent l="19050" t="0" r="0" b="0"/>
                  <wp:docPr id="50" name="Picture 7" descr="C:\Users\MPSAlawa\Desktop\WRC23\AAS\rr16x16_5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PSAlawa\Desktop\WRC23\AAS\rr16x16_52.emf"/>
                          <pic:cNvPicPr>
                            <a:picLocks noChangeAspect="1" noChangeArrowheads="1"/>
                          </pic:cNvPicPr>
                        </pic:nvPicPr>
                        <pic:blipFill>
                          <a:blip r:embed="rId20"/>
                          <a:srcRect l="7300" r="7300"/>
                          <a:stretch>
                            <a:fillRect/>
                          </a:stretch>
                        </pic:blipFill>
                        <pic:spPr bwMode="auto">
                          <a:xfrm>
                            <a:off x="0" y="0"/>
                            <a:ext cx="2921580" cy="1874018"/>
                          </a:xfrm>
                          <a:prstGeom prst="rect">
                            <a:avLst/>
                          </a:prstGeom>
                          <a:noFill/>
                          <a:ln w="9525">
                            <a:noFill/>
                            <a:miter lim="800000"/>
                            <a:headEnd/>
                            <a:tailEnd/>
                          </a:ln>
                        </pic:spPr>
                      </pic:pic>
                    </a:graphicData>
                  </a:graphic>
                </wp:inline>
              </w:drawing>
            </w:r>
          </w:p>
        </w:tc>
      </w:tr>
    </w:tbl>
    <w:p w:rsidR="0007155E" w:rsidRPr="006A38A4" w:rsidRDefault="0007155E" w:rsidP="00F52DDF">
      <w:pPr>
        <w:rPr>
          <w:rFonts w:eastAsia="MS Mincho"/>
        </w:rPr>
      </w:pPr>
      <w:r w:rsidRPr="006A38A4">
        <w:rPr>
          <w:rFonts w:eastAsia="MS Mincho"/>
        </w:rPr>
        <w:t xml:space="preserve">As per Figure 2, radiation at elevation from </w:t>
      </w:r>
      <m:oMath>
        <m:sSup>
          <m:sSupPr>
            <m:ctrlPr>
              <w:rPr>
                <w:rFonts w:ascii="Cambria Math" w:eastAsia="MS Mincho" w:hAnsi="Cambria Math"/>
              </w:rPr>
            </m:ctrlPr>
          </m:sSupPr>
          <m:e>
            <m:r>
              <m:rPr>
                <m:sty m:val="p"/>
              </m:rPr>
              <w:rPr>
                <w:rFonts w:ascii="Cambria Math" w:eastAsia="MS Mincho" w:hAnsi="Cambria Math"/>
              </w:rPr>
              <m:t>0</m:t>
            </m:r>
          </m:e>
          <m:sup>
            <m:r>
              <m:rPr>
                <m:sty m:val="p"/>
              </m:rPr>
              <w:rPr>
                <w:rFonts w:ascii="Cambria Math" w:eastAsia="MS Mincho" w:hAnsi="Cambria Math"/>
              </w:rPr>
              <m:t>°</m:t>
            </m:r>
          </m:sup>
        </m:sSup>
      </m:oMath>
      <w:r w:rsidRPr="006A38A4">
        <w:rPr>
          <w:rFonts w:eastAsia="MS Mincho"/>
        </w:rPr>
        <w:t xml:space="preserve"> to </w:t>
      </w:r>
      <m:oMath>
        <m:sSup>
          <m:sSupPr>
            <m:ctrlPr>
              <w:rPr>
                <w:rFonts w:ascii="Cambria Math" w:eastAsia="MS Mincho" w:hAnsi="Cambria Math"/>
              </w:rPr>
            </m:ctrlPr>
          </m:sSupPr>
          <m:e>
            <m:r>
              <m:rPr>
                <m:sty m:val="p"/>
              </m:rPr>
              <w:rPr>
                <w:rFonts w:ascii="Cambria Math" w:eastAsia="MS Mincho" w:hAnsi="Cambria Math"/>
              </w:rPr>
              <m:t>180</m:t>
            </m:r>
          </m:e>
          <m:sup>
            <m:r>
              <m:rPr>
                <m:sty m:val="p"/>
              </m:rPr>
              <w:rPr>
                <w:rFonts w:ascii="Cambria Math" w:eastAsia="MS Mincho" w:hAnsi="Cambria Math"/>
              </w:rPr>
              <m:t>°</m:t>
            </m:r>
          </m:sup>
        </m:sSup>
      </m:oMath>
      <w:r w:rsidRPr="006A38A4">
        <w:rPr>
          <w:rFonts w:eastAsia="MS Mincho"/>
        </w:rPr>
        <w:t xml:space="preserve"> on frequency 24.25 GHz, 26 GHz and 27.5 GHz, does not show major side lobes and grating lobes when the main beam was steered up to </w:t>
      </w:r>
      <m:oMath>
        <m:r>
          <m:rPr>
            <m:sty m:val="p"/>
          </m:rPr>
          <w:rPr>
            <w:rFonts w:ascii="Cambria Math" w:eastAsia="MS Mincho" w:hAnsi="Cambria Math"/>
          </w:rPr>
          <m:t>6</m:t>
        </m:r>
        <m:sSup>
          <m:sSupPr>
            <m:ctrlPr>
              <w:rPr>
                <w:rFonts w:ascii="Cambria Math" w:eastAsia="MS Mincho" w:hAnsi="Cambria Math"/>
              </w:rPr>
            </m:ctrlPr>
          </m:sSupPr>
          <m:e>
            <m:r>
              <m:rPr>
                <m:sty m:val="p"/>
              </m:rPr>
              <w:rPr>
                <w:rFonts w:ascii="Cambria Math" w:eastAsia="MS Mincho" w:hAnsi="Cambria Math"/>
              </w:rPr>
              <m:t>0</m:t>
            </m:r>
          </m:e>
          <m:sup>
            <m:r>
              <m:rPr>
                <m:sty m:val="p"/>
              </m:rPr>
              <w:rPr>
                <w:rFonts w:ascii="Cambria Math" w:eastAsia="MS Mincho" w:hAnsi="Cambria Math"/>
              </w:rPr>
              <m:t>°</m:t>
            </m:r>
          </m:sup>
        </m:sSup>
      </m:oMath>
      <w:r w:rsidRPr="006A38A4">
        <w:rPr>
          <w:rFonts w:eastAsia="MS Mincho"/>
        </w:rPr>
        <w:t xml:space="preserve"> elevation angle. Main beam is sharper and has more gain in case of 16 </w:t>
      </w:r>
      <w:r w:rsidRPr="006A38A4">
        <w:rPr>
          <w:rFonts w:eastAsia="MS Mincho" w:cs="Times New Roman Bold"/>
        </w:rPr>
        <w:t>× </w:t>
      </w:r>
      <w:r w:rsidRPr="006A38A4">
        <w:rPr>
          <w:rFonts w:eastAsia="MS Mincho"/>
        </w:rPr>
        <w:t>16 array elements in comparison to 8 </w:t>
      </w:r>
      <w:r w:rsidRPr="006A38A4">
        <w:rPr>
          <w:rFonts w:eastAsia="MS Mincho" w:cs="Times New Roman Bold"/>
        </w:rPr>
        <w:t>× </w:t>
      </w:r>
      <w:r w:rsidRPr="006A38A4">
        <w:rPr>
          <w:rFonts w:eastAsia="MS Mincho"/>
        </w:rPr>
        <w:t>8.</w:t>
      </w:r>
    </w:p>
    <w:p w:rsidR="0007155E" w:rsidRPr="006A38A4" w:rsidRDefault="0007155E" w:rsidP="00F52DDF">
      <w:pPr>
        <w:pStyle w:val="Heading2"/>
        <w:rPr>
          <w:rFonts w:eastAsia="MS Mincho"/>
        </w:rPr>
      </w:pPr>
      <w:r w:rsidRPr="006A38A4">
        <w:rPr>
          <w:rFonts w:eastAsia="MS Mincho"/>
        </w:rPr>
        <w:lastRenderedPageBreak/>
        <w:t>6.2</w:t>
      </w:r>
      <w:r w:rsidRPr="006A38A4">
        <w:rPr>
          <w:rFonts w:eastAsia="MS Mincho"/>
        </w:rPr>
        <w:tab/>
        <w:t xml:space="preserve">Radiation pattern at 0.65 and 0.8 </w:t>
      </w:r>
      <m:oMath>
        <m:f>
          <m:fPr>
            <m:ctrlPr>
              <w:rPr>
                <w:rFonts w:ascii="Cambria Math" w:eastAsia="MS Mincho" w:hAnsi="Cambria Math"/>
              </w:rPr>
            </m:ctrlPr>
          </m:fPr>
          <m:num>
            <m:sSub>
              <m:sSubPr>
                <m:ctrlPr>
                  <w:rPr>
                    <w:rFonts w:ascii="Cambria Math" w:eastAsia="MS Mincho" w:hAnsi="Cambria Math"/>
                    <w:i/>
                    <w:iCs/>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 </w:t>
      </w:r>
    </w:p>
    <w:p w:rsidR="0007155E" w:rsidRPr="006A38A4" w:rsidRDefault="0007155E" w:rsidP="00F52DDF">
      <w:pPr>
        <w:pStyle w:val="FigureNo"/>
        <w:rPr>
          <w:rFonts w:eastAsia="MS Mincho"/>
        </w:rPr>
      </w:pPr>
      <w:r w:rsidRPr="006A38A4">
        <w:rPr>
          <w:rFonts w:eastAsia="MS Mincho"/>
        </w:rPr>
        <w:t>Figure 3</w:t>
      </w:r>
    </w:p>
    <w:tbl>
      <w:tblPr>
        <w:tblW w:w="0" w:type="auto"/>
        <w:tblInd w:w="5" w:type="dxa"/>
        <w:tblLook w:val="04A0" w:firstRow="1" w:lastRow="0" w:firstColumn="1" w:lastColumn="0" w:noHBand="0" w:noVBand="1"/>
      </w:tblPr>
      <w:tblGrid>
        <w:gridCol w:w="4786"/>
        <w:gridCol w:w="4848"/>
      </w:tblGrid>
      <w:tr w:rsidR="0007155E" w:rsidRPr="006A38A4" w:rsidTr="00F52DDF">
        <w:tc>
          <w:tcPr>
            <w:tcW w:w="4791" w:type="dxa"/>
            <w:tcMar>
              <w:left w:w="0" w:type="dxa"/>
              <w:right w:w="0" w:type="dxa"/>
            </w:tcMar>
          </w:tcPr>
          <w:p w:rsidR="0007155E" w:rsidRPr="006A38A4" w:rsidRDefault="0007155E" w:rsidP="00F52DDF">
            <w:pPr>
              <w:keepNext/>
              <w:keepLines/>
              <w:spacing w:before="0" w:after="120"/>
              <w:jc w:val="center"/>
              <w:rPr>
                <w:rFonts w:ascii="Times New Roman Bold" w:eastAsia="Batang" w:hAnsi="Times New Roman Bold"/>
                <w:b/>
                <w:sz w:val="20"/>
                <w:lang w:eastAsia="fr-FR"/>
              </w:rPr>
            </w:pPr>
            <w:r w:rsidRPr="006A38A4">
              <w:rPr>
                <w:rFonts w:ascii="Times New Roman Bold" w:eastAsia="Batang" w:hAnsi="Times New Roman Bold"/>
                <w:b/>
                <w:sz w:val="20"/>
                <w:lang w:eastAsia="fr-FR"/>
              </w:rPr>
              <w:t>Array of elements (8 </w:t>
            </w:r>
            <w:r w:rsidRPr="006A38A4">
              <w:rPr>
                <w:rFonts w:ascii="Times New Roman Bold" w:eastAsia="Batang" w:hAnsi="Times New Roman Bold" w:cs="Times New Roman Bold"/>
                <w:b/>
                <w:sz w:val="20"/>
                <w:lang w:eastAsia="fr-FR"/>
              </w:rPr>
              <w:t>× </w:t>
            </w:r>
            <w:r w:rsidRPr="006A38A4">
              <w:rPr>
                <w:rFonts w:ascii="Times New Roman Bold" w:eastAsia="Batang" w:hAnsi="Times New Roman Bold"/>
                <w:b/>
                <w:sz w:val="20"/>
                <w:lang w:eastAsia="fr-FR"/>
              </w:rPr>
              <w:t>8)</w:t>
            </w:r>
          </w:p>
        </w:tc>
        <w:tc>
          <w:tcPr>
            <w:tcW w:w="4848" w:type="dxa"/>
            <w:tcMar>
              <w:left w:w="0" w:type="dxa"/>
              <w:right w:w="0" w:type="dxa"/>
            </w:tcMar>
          </w:tcPr>
          <w:p w:rsidR="0007155E" w:rsidRPr="006A38A4" w:rsidRDefault="0007155E" w:rsidP="00F52DDF">
            <w:pPr>
              <w:keepNext/>
              <w:keepLines/>
              <w:spacing w:before="0" w:after="120"/>
              <w:jc w:val="center"/>
              <w:rPr>
                <w:rFonts w:ascii="Times New Roman Bold" w:eastAsia="Batang" w:hAnsi="Times New Roman Bold"/>
                <w:b/>
                <w:sz w:val="20"/>
                <w:lang w:eastAsia="fr-FR"/>
              </w:rPr>
            </w:pPr>
            <w:r w:rsidRPr="006A38A4">
              <w:rPr>
                <w:rFonts w:ascii="Times New Roman Bold" w:eastAsia="Batang" w:hAnsi="Times New Roman Bold"/>
                <w:b/>
                <w:sz w:val="20"/>
                <w:lang w:eastAsia="fr-FR"/>
              </w:rPr>
              <w:t>Array of elements (16 </w:t>
            </w:r>
            <w:r w:rsidRPr="006A38A4">
              <w:rPr>
                <w:rFonts w:ascii="Times New Roman Bold" w:eastAsia="Batang" w:hAnsi="Times New Roman Bold" w:cs="Times New Roman Bold"/>
                <w:b/>
                <w:sz w:val="20"/>
                <w:lang w:eastAsia="fr-FR"/>
              </w:rPr>
              <w:t>× </w:t>
            </w:r>
            <w:r w:rsidRPr="006A38A4">
              <w:rPr>
                <w:rFonts w:ascii="Times New Roman Bold" w:eastAsia="Batang" w:hAnsi="Times New Roman Bold"/>
                <w:b/>
                <w:sz w:val="20"/>
                <w:lang w:eastAsia="fr-FR"/>
              </w:rPr>
              <w:t>16)</w:t>
            </w:r>
          </w:p>
        </w:tc>
      </w:tr>
      <w:tr w:rsidR="0007155E" w:rsidRPr="006A38A4" w:rsidTr="00F52DDF">
        <w:tc>
          <w:tcPr>
            <w:tcW w:w="4791"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426B8BF1" wp14:editId="32E475F1">
                  <wp:extent cx="2922062" cy="1876425"/>
                  <wp:effectExtent l="19050" t="0" r="0" b="0"/>
                  <wp:docPr id="52" name="Picture 10" descr="N:\rr8x8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rr8x8_65.emf"/>
                          <pic:cNvPicPr>
                            <a:picLocks noChangeAspect="1" noChangeArrowheads="1"/>
                          </pic:cNvPicPr>
                        </pic:nvPicPr>
                        <pic:blipFill>
                          <a:blip r:embed="rId21"/>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c>
          <w:tcPr>
            <w:tcW w:w="4848"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018D6CC8" wp14:editId="2992DA0C">
                  <wp:extent cx="2922062" cy="1876425"/>
                  <wp:effectExtent l="19050" t="0" r="0" b="0"/>
                  <wp:docPr id="53" name="Picture 11" descr="N:\rr16x16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rr16x16_65.emf"/>
                          <pic:cNvPicPr>
                            <a:picLocks noChangeAspect="1" noChangeArrowheads="1"/>
                          </pic:cNvPicPr>
                        </pic:nvPicPr>
                        <pic:blipFill>
                          <a:blip r:embed="rId22"/>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r>
      <w:tr w:rsidR="0007155E" w:rsidRPr="006A38A4" w:rsidTr="00F52DDF">
        <w:tc>
          <w:tcPr>
            <w:tcW w:w="4791" w:type="dxa"/>
            <w:tcMar>
              <w:left w:w="0" w:type="dxa"/>
              <w:right w:w="0" w:type="dxa"/>
            </w:tcMa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01C3CA58" wp14:editId="4F3631A0">
                  <wp:extent cx="2922062" cy="1876425"/>
                  <wp:effectExtent l="19050" t="0" r="0" b="0"/>
                  <wp:docPr id="55" name="Picture 13" descr="N:\rr8x8_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rr8x8_8.emf"/>
                          <pic:cNvPicPr>
                            <a:picLocks noChangeAspect="1" noChangeArrowheads="1"/>
                          </pic:cNvPicPr>
                        </pic:nvPicPr>
                        <pic:blipFill>
                          <a:blip r:embed="rId23"/>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c>
          <w:tcPr>
            <w:tcW w:w="4848" w:type="dxa"/>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6D1AAA4B" wp14:editId="3303EC45">
                  <wp:extent cx="2922062" cy="1876425"/>
                  <wp:effectExtent l="19050" t="0" r="0" b="0"/>
                  <wp:docPr id="56" name="Picture 14" descr="N:\rr16x16_8.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rr16x16_8.emf"/>
                          <pic:cNvPicPr>
                            <a:picLocks noChangeAspect="1" noChangeArrowheads="1"/>
                          </pic:cNvPicPr>
                        </pic:nvPicPr>
                        <pic:blipFill>
                          <a:blip r:embed="rId24"/>
                          <a:srcRect l="7300" r="7300"/>
                          <a:stretch>
                            <a:fillRect/>
                          </a:stretch>
                        </pic:blipFill>
                        <pic:spPr bwMode="auto">
                          <a:xfrm>
                            <a:off x="0" y="0"/>
                            <a:ext cx="2922062" cy="1876425"/>
                          </a:xfrm>
                          <a:prstGeom prst="rect">
                            <a:avLst/>
                          </a:prstGeom>
                          <a:noFill/>
                          <a:ln w="9525">
                            <a:noFill/>
                            <a:miter lim="800000"/>
                            <a:headEnd/>
                            <a:tailEnd/>
                          </a:ln>
                        </pic:spPr>
                      </pic:pic>
                    </a:graphicData>
                  </a:graphic>
                </wp:inline>
              </w:drawing>
            </w:r>
          </w:p>
        </w:tc>
      </w:tr>
    </w:tbl>
    <w:p w:rsidR="0007155E" w:rsidRPr="006A38A4" w:rsidRDefault="0007155E" w:rsidP="00F52DDF">
      <w:pPr>
        <w:pStyle w:val="FigureNo"/>
        <w:rPr>
          <w:rFonts w:eastAsia="MS Mincho"/>
        </w:rPr>
      </w:pPr>
      <w:r w:rsidRPr="006A38A4">
        <w:rPr>
          <w:rFonts w:eastAsia="MS Mincho"/>
        </w:rPr>
        <w:t>Figure 4</w:t>
      </w:r>
    </w:p>
    <w:tbl>
      <w:tblPr>
        <w:tblW w:w="0" w:type="auto"/>
        <w:tblLook w:val="04A0" w:firstRow="1" w:lastRow="0" w:firstColumn="1" w:lastColumn="0" w:noHBand="0" w:noVBand="1"/>
      </w:tblPr>
      <w:tblGrid>
        <w:gridCol w:w="5216"/>
        <w:gridCol w:w="4423"/>
      </w:tblGrid>
      <w:tr w:rsidR="0007155E" w:rsidRPr="006A38A4" w:rsidTr="00F52DDF">
        <w:tc>
          <w:tcPr>
            <w:tcW w:w="9855" w:type="dxa"/>
            <w:gridSpan w:val="2"/>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lastRenderedPageBreak/>
              <w:drawing>
                <wp:inline distT="0" distB="0" distL="0" distR="0" wp14:anchorId="388BD1A2" wp14:editId="734774BB">
                  <wp:extent cx="5987435" cy="3822604"/>
                  <wp:effectExtent l="0" t="0" r="0" b="6985"/>
                  <wp:docPr id="64" name="Picture 3" descr="C:\Users\MHQ\Documents\MATLAB\rrr16x16_65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HQ\Documents\MATLAB\rrr16x16_65_3.png"/>
                          <pic:cNvPicPr>
                            <a:picLocks noChangeAspect="1" noChangeArrowheads="1"/>
                          </pic:cNvPicPr>
                        </pic:nvPicPr>
                        <pic:blipFill>
                          <a:blip r:embed="rId25"/>
                          <a:srcRect l="7082" r="7082"/>
                          <a:stretch>
                            <a:fillRect/>
                          </a:stretch>
                        </pic:blipFill>
                        <pic:spPr bwMode="auto">
                          <a:xfrm>
                            <a:off x="0" y="0"/>
                            <a:ext cx="5996786" cy="3828574"/>
                          </a:xfrm>
                          <a:prstGeom prst="rect">
                            <a:avLst/>
                          </a:prstGeom>
                          <a:noFill/>
                          <a:ln w="9525">
                            <a:noFill/>
                            <a:miter lim="800000"/>
                            <a:headEnd/>
                            <a:tailEnd/>
                          </a:ln>
                        </pic:spPr>
                      </pic:pic>
                    </a:graphicData>
                  </a:graphic>
                </wp:inline>
              </w:drawing>
            </w:r>
          </w:p>
        </w:tc>
      </w:tr>
      <w:tr w:rsidR="0007155E" w:rsidRPr="006A38A4" w:rsidTr="00F52DDF">
        <w:tc>
          <w:tcPr>
            <w:tcW w:w="5353" w:type="dxa"/>
            <w:vAlign w:val="cente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069246D5" wp14:editId="29071DE7">
                  <wp:extent cx="3226038" cy="2069395"/>
                  <wp:effectExtent l="0" t="0" r="0" b="7620"/>
                  <wp:docPr id="65" name="Picture 16" descr="N:\rrr16x16_6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rrr16x16_65.emf"/>
                          <pic:cNvPicPr>
                            <a:picLocks noChangeAspect="1" noChangeArrowheads="1"/>
                          </pic:cNvPicPr>
                        </pic:nvPicPr>
                        <pic:blipFill>
                          <a:blip r:embed="rId26"/>
                          <a:srcRect l="6738" r="7861"/>
                          <a:stretch>
                            <a:fillRect/>
                          </a:stretch>
                        </pic:blipFill>
                        <pic:spPr bwMode="auto">
                          <a:xfrm>
                            <a:off x="0" y="0"/>
                            <a:ext cx="3233344" cy="2074081"/>
                          </a:xfrm>
                          <a:prstGeom prst="rect">
                            <a:avLst/>
                          </a:prstGeom>
                          <a:noFill/>
                          <a:ln w="9525">
                            <a:noFill/>
                            <a:miter lim="800000"/>
                            <a:headEnd/>
                            <a:tailEnd/>
                          </a:ln>
                        </pic:spPr>
                      </pic:pic>
                    </a:graphicData>
                  </a:graphic>
                </wp:inline>
              </w:drawing>
            </w:r>
          </w:p>
        </w:tc>
        <w:tc>
          <w:tcPr>
            <w:tcW w:w="4502" w:type="dxa"/>
            <w:vAlign w:val="center"/>
          </w:tcPr>
          <w:p w:rsidR="0007155E" w:rsidRPr="006A38A4" w:rsidRDefault="0007155E" w:rsidP="00F52DDF">
            <w:pPr>
              <w:pStyle w:val="Figure"/>
              <w:rPr>
                <w:rFonts w:eastAsia="MS Mincho"/>
                <w:highlight w:val="yellow"/>
                <w:lang w:eastAsia="en-GB"/>
              </w:rPr>
            </w:pPr>
            <w:r w:rsidRPr="006A38A4">
              <w:rPr>
                <w:rFonts w:eastAsia="MS Mincho"/>
                <w:noProof/>
                <w:lang w:val="en-IN" w:eastAsia="en-IN"/>
              </w:rPr>
              <w:drawing>
                <wp:inline distT="0" distB="0" distL="0" distR="0" wp14:anchorId="7B2FD5C9" wp14:editId="619BD95F">
                  <wp:extent cx="2714238" cy="2784451"/>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l="9883" r="4043" b="5029"/>
                          <a:stretch>
                            <a:fillRect/>
                          </a:stretch>
                        </pic:blipFill>
                        <pic:spPr bwMode="auto">
                          <a:xfrm>
                            <a:off x="0" y="0"/>
                            <a:ext cx="2720501" cy="2790876"/>
                          </a:xfrm>
                          <a:prstGeom prst="rect">
                            <a:avLst/>
                          </a:prstGeom>
                          <a:noFill/>
                          <a:ln w="9525">
                            <a:noFill/>
                            <a:miter lim="800000"/>
                            <a:headEnd/>
                            <a:tailEnd/>
                          </a:ln>
                        </pic:spPr>
                      </pic:pic>
                    </a:graphicData>
                  </a:graphic>
                </wp:inline>
              </w:drawing>
            </w:r>
          </w:p>
        </w:tc>
      </w:tr>
    </w:tbl>
    <w:p w:rsidR="0007155E" w:rsidRDefault="0007155E" w:rsidP="00F52DDF">
      <w:pPr>
        <w:rPr>
          <w:ins w:id="82" w:author="Payal Alawa" w:date="2023-04-22T12:09:00Z"/>
          <w:rFonts w:eastAsia="MS Mincho"/>
        </w:rPr>
      </w:pPr>
      <w:r w:rsidRPr="006A38A4">
        <w:rPr>
          <w:rFonts w:eastAsia="MS Mincho"/>
        </w:rPr>
        <w:t xml:space="preserve">Figure 3 and Figure 4 show grating lobe when the main beam elevation angle is steered below the horizon. At 0.65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oMath>
      <w:r w:rsidRPr="006A38A4">
        <w:rPr>
          <w:rFonts w:eastAsia="MS Mincho"/>
        </w:rPr>
        <w:t xml:space="preserve"> factor and </w:t>
      </w:r>
      <m:oMath>
        <m:sSup>
          <m:sSupPr>
            <m:ctrlPr>
              <w:rPr>
                <w:rFonts w:ascii="Cambria Math" w:eastAsia="MS Mincho" w:hAnsi="Cambria Math"/>
              </w:rPr>
            </m:ctrlPr>
          </m:sSupPr>
          <m:e>
            <m:r>
              <m:rPr>
                <m:sty m:val="p"/>
              </m:rPr>
              <w:rPr>
                <w:rFonts w:ascii="Cambria Math" w:eastAsia="MS Mincho" w:hAnsi="Cambria Math"/>
              </w:rPr>
              <m:t>60</m:t>
            </m:r>
          </m:e>
          <m:sup>
            <m:r>
              <m:rPr>
                <m:sty m:val="p"/>
              </m:rPr>
              <w:rPr>
                <w:rFonts w:ascii="Cambria Math" w:eastAsia="MS Mincho" w:hAnsi="Cambria Math"/>
              </w:rPr>
              <m:t>°</m:t>
            </m:r>
          </m:sup>
        </m:sSup>
      </m:oMath>
      <w:r w:rsidRPr="006A38A4">
        <w:rPr>
          <w:rFonts w:eastAsia="MS Mincho"/>
        </w:rPr>
        <w:t xml:space="preserve"> elevation angle of main beam, grating lobe was noted which has more gain than the main beam.</w:t>
      </w:r>
    </w:p>
    <w:p w:rsidR="0007155E" w:rsidRDefault="0007155E" w:rsidP="00F52DDF">
      <w:pPr>
        <w:rPr>
          <w:ins w:id="83" w:author="Payal Alawa" w:date="2023-04-23T14:21:00Z"/>
          <w:rFonts w:eastAsia="MS Mincho"/>
          <w:highlight w:val="cyan"/>
        </w:rPr>
      </w:pPr>
      <w:ins w:id="84" w:author="Payal Alawa" w:date="2023-04-22T12:09:00Z">
        <w:r>
          <w:rPr>
            <w:rFonts w:eastAsia="MS Mincho"/>
            <w:highlight w:val="cyan"/>
          </w:rPr>
          <w:t>A</w:t>
        </w:r>
        <w:r w:rsidRPr="006C7D94">
          <w:rPr>
            <w:rFonts w:eastAsia="MS Mincho"/>
            <w:highlight w:val="cyan"/>
            <w:rPrChange w:id="85" w:author="Payal Alawa" w:date="2023-04-22T13:09:00Z">
              <w:rPr>
                <w:rFonts w:eastAsia="MS Mincho"/>
              </w:rPr>
            </w:rPrChange>
          </w:rPr>
          <w:t>fter giving input</w:t>
        </w:r>
      </w:ins>
      <w:ins w:id="86" w:author="Payal Alawa" w:date="2023-04-23T14:18:00Z">
        <w:r>
          <w:rPr>
            <w:rFonts w:eastAsia="MS Mincho"/>
            <w:highlight w:val="cyan"/>
          </w:rPr>
          <w:t>s</w:t>
        </w:r>
      </w:ins>
      <w:ins w:id="87" w:author="Payal Alawa" w:date="2023-04-22T12:09:00Z">
        <w:r w:rsidRPr="006C7D94">
          <w:rPr>
            <w:rFonts w:eastAsia="MS Mincho"/>
            <w:highlight w:val="cyan"/>
            <w:rPrChange w:id="88" w:author="Payal Alawa" w:date="2023-04-22T13:09:00Z">
              <w:rPr>
                <w:rFonts w:eastAsia="MS Mincho"/>
              </w:rPr>
            </w:rPrChange>
          </w:rPr>
          <w:t xml:space="preserve"> of</w:t>
        </w:r>
      </w:ins>
      <w:ins w:id="89" w:author="Payal Alawa" w:date="2023-04-22T12:16:00Z">
        <w:r w:rsidRPr="006C7D94">
          <w:rPr>
            <w:rFonts w:eastAsia="MS Mincho"/>
            <w:highlight w:val="cyan"/>
            <w:rPrChange w:id="90" w:author="Payal Alawa" w:date="2023-04-22T13:09:00Z">
              <w:rPr>
                <w:rFonts w:eastAsia="MS Mincho"/>
              </w:rPr>
            </w:rPrChange>
          </w:rPr>
          <w:t xml:space="preserve"> </w:t>
        </w:r>
      </w:ins>
      <w:ins w:id="91" w:author="Payal Alawa" w:date="2023-04-22T12:09:00Z">
        <w:r w:rsidRPr="006C7D94">
          <w:rPr>
            <w:rFonts w:eastAsia="MS Mincho"/>
            <w:highlight w:val="cyan"/>
            <w:rPrChange w:id="92" w:author="Payal Alawa" w:date="2023-04-22T13:09:00Z">
              <w:rPr>
                <w:rFonts w:eastAsia="MS Mincho"/>
              </w:rPr>
            </w:rPrChange>
          </w:rPr>
          <w:t xml:space="preserve">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93" w:author="Payal Alawa" w:date="2023-04-22T13:09:00Z">
                        <w:rPr>
                          <w:rFonts w:ascii="Cambria Math" w:eastAsia="MS Mincho" w:hAnsi="Cambria Math"/>
                        </w:rPr>
                      </w:rPrChange>
                    </w:rPr>
                    <m:t>d</m:t>
                  </m:r>
                </m:e>
                <m:sub>
                  <m:r>
                    <w:rPr>
                      <w:rFonts w:ascii="Cambria Math" w:eastAsia="MS Mincho" w:hAnsi="Cambria Math"/>
                      <w:highlight w:val="cyan"/>
                      <w:rPrChange w:id="94" w:author="Payal Alawa" w:date="2023-04-22T13:09:00Z">
                        <w:rPr>
                          <w:rFonts w:ascii="Cambria Math" w:eastAsia="MS Mincho" w:hAnsi="Cambria Math"/>
                        </w:rPr>
                      </w:rPrChange>
                    </w:rPr>
                    <m:t>V</m:t>
                  </m:r>
                </m:sub>
              </m:sSub>
            </m:num>
            <m:den>
              <m:r>
                <w:rPr>
                  <w:rFonts w:ascii="Cambria Math" w:eastAsia="MS Mincho" w:hAnsi="Cambria Math"/>
                  <w:highlight w:val="cyan"/>
                  <w:rPrChange w:id="95" w:author="Payal Alawa" w:date="2023-04-22T13:09:00Z">
                    <w:rPr>
                      <w:rFonts w:ascii="Cambria Math" w:eastAsia="MS Mincho" w:hAnsi="Cambria Math"/>
                    </w:rPr>
                  </w:rPrChange>
                </w:rPr>
                <m:t>λ</m:t>
              </m:r>
            </m:den>
          </m:f>
        </m:oMath>
        <w:r w:rsidRPr="006C7D94">
          <w:rPr>
            <w:rFonts w:eastAsia="MS Mincho"/>
            <w:highlight w:val="cyan"/>
            <w:rPrChange w:id="96" w:author="Payal Alawa" w:date="2023-04-22T13:09:00Z">
              <w:rPr>
                <w:rFonts w:eastAsia="MS Mincho"/>
              </w:rPr>
            </w:rPrChange>
          </w:rPr>
          <w:t xml:space="preserve"> factor and </w:t>
        </w:r>
      </w:ins>
      <w:ins w:id="97" w:author="Payal Alawa" w:date="2023-04-22T12:11:00Z">
        <w:r w:rsidRPr="006C7D94">
          <w:rPr>
            <w:rFonts w:eastAsia="MS Mincho"/>
            <w:highlight w:val="cyan"/>
            <w:rPrChange w:id="98" w:author="Payal Alawa" w:date="2023-04-22T13:09:00Z">
              <w:rPr>
                <w:rFonts w:eastAsia="MS Mincho"/>
              </w:rPr>
            </w:rPrChange>
          </w:rPr>
          <w:t>vertical plane elevation</w:t>
        </w:r>
      </w:ins>
      <w:ins w:id="99" w:author="Payal Alawa" w:date="2023-04-22T12:12:00Z">
        <w:r w:rsidRPr="006C7D94">
          <w:rPr>
            <w:rFonts w:eastAsia="MS Mincho"/>
            <w:highlight w:val="cyan"/>
            <w:rPrChange w:id="100" w:author="Payal Alawa" w:date="2023-04-22T13:09:00Z">
              <w:rPr>
                <w:rFonts w:eastAsia="MS Mincho"/>
              </w:rPr>
            </w:rPrChange>
          </w:rPr>
          <w:t xml:space="preserve"> ( </w:t>
        </w:r>
      </w:ins>
      <m:oMath>
        <m:sSub>
          <m:sSubPr>
            <m:ctrlPr>
              <w:ins w:id="101" w:author="Payal Alawa" w:date="2023-04-22T12:11:00Z">
                <w:rPr>
                  <w:rFonts w:ascii="Cambria Math" w:eastAsia="MS Mincho" w:hAnsi="Cambria Math"/>
                  <w:highlight w:val="cyan"/>
                </w:rPr>
              </w:ins>
            </m:ctrlPr>
          </m:sSubPr>
          <m:e>
            <m:r>
              <w:ins w:id="102" w:author="Payal Alawa" w:date="2023-04-22T12:11:00Z">
                <m:rPr>
                  <m:sty m:val="p"/>
                </m:rPr>
                <w:rPr>
                  <w:rFonts w:ascii="Cambria Math" w:eastAsia="MS Mincho" w:hAnsi="Cambria Math"/>
                  <w:highlight w:val="cyan"/>
                  <w:rPrChange w:id="103" w:author="Payal Alawa" w:date="2023-04-22T13:09:00Z">
                    <w:rPr>
                      <w:rFonts w:ascii="Cambria Math" w:eastAsia="MS Mincho" w:hAnsi="Cambria Math"/>
                    </w:rPr>
                  </w:rPrChange>
                </w:rPr>
                <m:t>θ</m:t>
              </w:ins>
            </m:r>
          </m:e>
          <m:sub>
            <m:r>
              <w:ins w:id="104" w:author="Payal Alawa" w:date="2023-04-22T12:11:00Z">
                <w:rPr>
                  <w:rFonts w:ascii="Cambria Math" w:eastAsia="MS Mincho" w:hAnsi="Cambria Math"/>
                  <w:highlight w:val="cyan"/>
                  <w:rPrChange w:id="105" w:author="Payal Alawa" w:date="2023-04-22T13:09:00Z">
                    <w:rPr>
                      <w:rFonts w:ascii="Cambria Math" w:eastAsia="MS Mincho" w:hAnsi="Cambria Math"/>
                    </w:rPr>
                  </w:rPrChange>
                </w:rPr>
                <m:t>i,etilt</m:t>
              </w:ins>
            </m:r>
          </m:sub>
        </m:sSub>
      </m:oMath>
      <w:ins w:id="106" w:author="Payal Alawa" w:date="2023-04-22T12:12:00Z">
        <w:r w:rsidRPr="006C7D94">
          <w:rPr>
            <w:rFonts w:eastAsia="MS Mincho"/>
            <w:highlight w:val="cyan"/>
            <w:rPrChange w:id="107" w:author="Payal Alawa" w:date="2023-04-22T13:09:00Z">
              <w:rPr>
                <w:rFonts w:eastAsia="MS Mincho"/>
              </w:rPr>
            </w:rPrChange>
          </w:rPr>
          <w:t>)</w:t>
        </w:r>
      </w:ins>
      <w:ins w:id="108" w:author="Payal Alawa" w:date="2023-04-22T12:14:00Z">
        <w:r w:rsidRPr="006C7D94">
          <w:rPr>
            <w:rFonts w:eastAsia="MS Mincho"/>
            <w:highlight w:val="cyan"/>
            <w:rPrChange w:id="109" w:author="Payal Alawa" w:date="2023-04-22T13:09:00Z">
              <w:rPr>
                <w:rFonts w:eastAsia="MS Mincho"/>
              </w:rPr>
            </w:rPrChange>
          </w:rPr>
          <w:t>,</w:t>
        </w:r>
      </w:ins>
      <w:ins w:id="110" w:author="Payal Alawa" w:date="2023-04-22T12:09:00Z">
        <w:r w:rsidRPr="006C7D94">
          <w:rPr>
            <w:rFonts w:eastAsia="MS Mincho"/>
            <w:highlight w:val="cyan"/>
            <w:rPrChange w:id="111" w:author="Payal Alawa" w:date="2023-04-22T13:09:00Z">
              <w:rPr>
                <w:rFonts w:eastAsia="MS Mincho"/>
              </w:rPr>
            </w:rPrChange>
          </w:rPr>
          <w:t xml:space="preserve"> </w:t>
        </w:r>
      </w:ins>
      <w:ins w:id="112" w:author="Payal Alawa" w:date="2023-04-23T14:19:00Z">
        <w:r>
          <w:rPr>
            <w:rFonts w:eastAsia="MS Mincho"/>
            <w:highlight w:val="cyan"/>
          </w:rPr>
          <w:t>s</w:t>
        </w:r>
        <w:r w:rsidRPr="00330D8F">
          <w:rPr>
            <w:rFonts w:eastAsia="MS Mincho"/>
            <w:highlight w:val="cyan"/>
          </w:rPr>
          <w:t xml:space="preserve">ome results of main beam gain and grating lobe with its elevation angle </w:t>
        </w:r>
      </w:ins>
      <w:ins w:id="113" w:author="Payal Alawa" w:date="2023-04-22T13:56:00Z">
        <w:r>
          <w:rPr>
            <w:rFonts w:eastAsia="MS Mincho"/>
            <w:highlight w:val="cyan"/>
          </w:rPr>
          <w:t>are</w:t>
        </w:r>
      </w:ins>
      <w:ins w:id="114" w:author="Payal Alawa" w:date="2023-04-22T12:09:00Z">
        <w:r w:rsidRPr="006C7D94">
          <w:rPr>
            <w:rFonts w:eastAsia="MS Mincho"/>
            <w:highlight w:val="cyan"/>
            <w:rPrChange w:id="115" w:author="Payal Alawa" w:date="2023-04-22T13:09:00Z">
              <w:rPr>
                <w:rFonts w:eastAsia="MS Mincho"/>
              </w:rPr>
            </w:rPrChange>
          </w:rPr>
          <w:t xml:space="preserve"> mentioned in below table base</w:t>
        </w:r>
      </w:ins>
      <w:ins w:id="116" w:author="Payal Alawa" w:date="2023-04-22T12:11:00Z">
        <w:r w:rsidRPr="006C7D94">
          <w:rPr>
            <w:rFonts w:eastAsia="MS Mincho"/>
            <w:highlight w:val="cyan"/>
            <w:rPrChange w:id="117" w:author="Payal Alawa" w:date="2023-04-22T13:09:00Z">
              <w:rPr>
                <w:rFonts w:eastAsia="MS Mincho"/>
              </w:rPr>
            </w:rPrChange>
          </w:rPr>
          <w:t>d</w:t>
        </w:r>
      </w:ins>
      <w:ins w:id="118" w:author="Payal Alawa" w:date="2023-04-22T12:09:00Z">
        <w:r w:rsidRPr="006C7D94">
          <w:rPr>
            <w:rFonts w:eastAsia="MS Mincho"/>
            <w:highlight w:val="cyan"/>
            <w:rPrChange w:id="119" w:author="Payal Alawa" w:date="2023-04-22T13:09:00Z">
              <w:rPr>
                <w:rFonts w:eastAsia="MS Mincho"/>
              </w:rPr>
            </w:rPrChange>
          </w:rPr>
          <w:t xml:space="preserve"> on simulation.</w:t>
        </w:r>
      </w:ins>
    </w:p>
    <w:p w:rsidR="0007155E" w:rsidRPr="006C7D94" w:rsidRDefault="0007155E" w:rsidP="00F52DDF">
      <w:pPr>
        <w:rPr>
          <w:ins w:id="120" w:author="Payal Alawa" w:date="2023-04-22T12:14:00Z"/>
          <w:rFonts w:eastAsia="MS Mincho"/>
          <w:highlight w:val="cyan"/>
          <w:rPrChange w:id="121" w:author="Payal Alawa" w:date="2023-04-22T13:09:00Z">
            <w:rPr>
              <w:ins w:id="122" w:author="Payal Alawa" w:date="2023-04-22T12:14:00Z"/>
              <w:rFonts w:eastAsia="MS Mincho"/>
            </w:rPr>
          </w:rPrChange>
        </w:rPr>
      </w:pPr>
    </w:p>
    <w:tbl>
      <w:tblPr>
        <w:tblStyle w:val="TableGrid"/>
        <w:tblW w:w="8500" w:type="dxa"/>
        <w:tblInd w:w="-5" w:type="dxa"/>
        <w:tblLook w:val="04A0" w:firstRow="1" w:lastRow="0" w:firstColumn="1" w:lastColumn="0" w:noHBand="0" w:noVBand="1"/>
      </w:tblPr>
      <w:tblGrid>
        <w:gridCol w:w="846"/>
        <w:gridCol w:w="844"/>
        <w:gridCol w:w="1282"/>
        <w:gridCol w:w="1276"/>
        <w:gridCol w:w="945"/>
        <w:gridCol w:w="1181"/>
        <w:gridCol w:w="885"/>
        <w:gridCol w:w="1241"/>
      </w:tblGrid>
      <w:tr w:rsidR="0007155E" w:rsidRPr="006C7D94" w:rsidTr="00F52DDF">
        <w:trPr>
          <w:ins w:id="123" w:author="Payal Alawa" w:date="2023-04-22T12:14:00Z"/>
        </w:trPr>
        <w:tc>
          <w:tcPr>
            <w:tcW w:w="1690" w:type="dxa"/>
            <w:gridSpan w:val="2"/>
            <w:tcBorders>
              <w:bottom w:val="nil"/>
            </w:tcBorders>
          </w:tcPr>
          <w:p w:rsidR="0007155E" w:rsidRPr="006C7D94" w:rsidRDefault="0007155E" w:rsidP="00F52DDF">
            <w:pPr>
              <w:jc w:val="center"/>
              <w:rPr>
                <w:ins w:id="124" w:author="Payal Alawa" w:date="2023-04-22T12:14:00Z"/>
                <w:highlight w:val="cyan"/>
                <w:rPrChange w:id="125" w:author="Payal Alawa" w:date="2023-04-22T13:09:00Z">
                  <w:rPr>
                    <w:ins w:id="126" w:author="Payal Alawa" w:date="2023-04-22T12:14:00Z"/>
                  </w:rPr>
                </w:rPrChange>
              </w:rPr>
            </w:pPr>
            <w:ins w:id="127" w:author="Payal Alawa" w:date="2023-04-22T12:14:00Z">
              <w:r w:rsidRPr="006C7D94">
                <w:rPr>
                  <w:highlight w:val="cyan"/>
                  <w:rPrChange w:id="128" w:author="Payal Alawa" w:date="2023-04-22T13:09:00Z">
                    <w:rPr/>
                  </w:rPrChange>
                </w:rPr>
                <w:t>Input</w:t>
              </w:r>
            </w:ins>
          </w:p>
        </w:tc>
        <w:tc>
          <w:tcPr>
            <w:tcW w:w="6810" w:type="dxa"/>
            <w:gridSpan w:val="6"/>
            <w:tcBorders>
              <w:bottom w:val="nil"/>
            </w:tcBorders>
          </w:tcPr>
          <w:p w:rsidR="0007155E" w:rsidRPr="006C7D94" w:rsidRDefault="0007155E" w:rsidP="00F52DDF">
            <w:pPr>
              <w:jc w:val="center"/>
              <w:rPr>
                <w:ins w:id="129" w:author="Payal Alawa" w:date="2023-04-22T12:14:00Z"/>
                <w:highlight w:val="cyan"/>
                <w:rPrChange w:id="130" w:author="Payal Alawa" w:date="2023-04-22T13:09:00Z">
                  <w:rPr>
                    <w:ins w:id="131" w:author="Payal Alawa" w:date="2023-04-22T12:14:00Z"/>
                  </w:rPr>
                </w:rPrChange>
              </w:rPr>
            </w:pPr>
            <w:ins w:id="132" w:author="Payal Alawa" w:date="2023-04-22T12:14:00Z">
              <w:r w:rsidRPr="006C7D94">
                <w:rPr>
                  <w:highlight w:val="cyan"/>
                  <w:rPrChange w:id="133" w:author="Payal Alawa" w:date="2023-04-22T13:09:00Z">
                    <w:rPr/>
                  </w:rPrChange>
                </w:rPr>
                <w:t>Result</w:t>
              </w:r>
            </w:ins>
          </w:p>
        </w:tc>
      </w:tr>
      <w:tr w:rsidR="0007155E" w:rsidRPr="006C7D94" w:rsidTr="00F52DDF">
        <w:trPr>
          <w:ins w:id="134" w:author="Payal Alawa" w:date="2023-04-22T12:14:00Z"/>
        </w:trPr>
        <w:tc>
          <w:tcPr>
            <w:tcW w:w="846" w:type="dxa"/>
            <w:tcBorders>
              <w:bottom w:val="nil"/>
            </w:tcBorders>
          </w:tcPr>
          <w:p w:rsidR="0007155E" w:rsidRPr="006C7D94" w:rsidRDefault="00B51536" w:rsidP="00F52DDF">
            <w:pPr>
              <w:rPr>
                <w:ins w:id="135" w:author="Payal Alawa" w:date="2023-04-22T12:14:00Z"/>
                <w:highlight w:val="cyan"/>
                <w:rPrChange w:id="136" w:author="Payal Alawa" w:date="2023-04-22T13:09:00Z">
                  <w:rPr>
                    <w:ins w:id="137" w:author="Payal Alawa" w:date="2023-04-22T12:14:00Z"/>
                  </w:rPr>
                </w:rPrChange>
              </w:rPr>
            </w:pPr>
            <m:oMathPara>
              <m:oMath>
                <m:f>
                  <m:fPr>
                    <m:ctrlPr>
                      <w:ins w:id="138" w:author="Payal Alawa" w:date="2023-04-22T12:14:00Z">
                        <w:rPr>
                          <w:rFonts w:ascii="Cambria Math" w:hAnsi="Cambria Math"/>
                          <w:highlight w:val="cyan"/>
                        </w:rPr>
                      </w:ins>
                    </m:ctrlPr>
                  </m:fPr>
                  <m:num>
                    <m:sSub>
                      <m:sSubPr>
                        <m:ctrlPr>
                          <w:ins w:id="139" w:author="Payal Alawa" w:date="2023-04-22T12:14:00Z">
                            <w:rPr>
                              <w:rFonts w:ascii="Cambria Math" w:hAnsi="Cambria Math"/>
                              <w:highlight w:val="cyan"/>
                            </w:rPr>
                          </w:ins>
                        </m:ctrlPr>
                      </m:sSubPr>
                      <m:e>
                        <m:r>
                          <w:ins w:id="140" w:author="Payal Alawa" w:date="2023-04-22T12:14:00Z">
                            <w:rPr>
                              <w:rFonts w:ascii="Cambria Math" w:hAnsi="Cambria Math"/>
                              <w:highlight w:val="cyan"/>
                              <w:rPrChange w:id="141" w:author="Payal Alawa" w:date="2023-04-22T13:09:00Z">
                                <w:rPr>
                                  <w:rFonts w:ascii="Cambria Math" w:hAnsi="Cambria Math"/>
                                </w:rPr>
                              </w:rPrChange>
                            </w:rPr>
                            <m:t>d</m:t>
                          </w:ins>
                        </m:r>
                      </m:e>
                      <m:sub>
                        <m:r>
                          <w:ins w:id="142" w:author="Payal Alawa" w:date="2023-04-22T12:14:00Z">
                            <w:rPr>
                              <w:rFonts w:ascii="Cambria Math" w:hAnsi="Cambria Math"/>
                              <w:highlight w:val="cyan"/>
                              <w:rPrChange w:id="143" w:author="Payal Alawa" w:date="2023-04-22T13:09:00Z">
                                <w:rPr>
                                  <w:rFonts w:ascii="Cambria Math" w:hAnsi="Cambria Math"/>
                                </w:rPr>
                              </w:rPrChange>
                            </w:rPr>
                            <m:t>V</m:t>
                          </w:ins>
                        </m:r>
                      </m:sub>
                    </m:sSub>
                  </m:num>
                  <m:den>
                    <m:r>
                      <w:ins w:id="144" w:author="Payal Alawa" w:date="2023-04-22T12:14:00Z">
                        <m:rPr>
                          <m:sty m:val="p"/>
                        </m:rPr>
                        <w:rPr>
                          <w:rFonts w:ascii="Cambria Math" w:hAnsi="Cambria Math"/>
                          <w:highlight w:val="cyan"/>
                          <w:rPrChange w:id="145" w:author="Payal Alawa" w:date="2023-04-22T13:09:00Z">
                            <w:rPr>
                              <w:rFonts w:ascii="Cambria Math" w:hAnsi="Cambria Math"/>
                            </w:rPr>
                          </w:rPrChange>
                        </w:rPr>
                        <m:t>λ</m:t>
                      </w:ins>
                    </m:r>
                  </m:den>
                </m:f>
              </m:oMath>
            </m:oMathPara>
          </w:p>
        </w:tc>
        <w:tc>
          <w:tcPr>
            <w:tcW w:w="844" w:type="dxa"/>
            <w:tcBorders>
              <w:bottom w:val="nil"/>
            </w:tcBorders>
          </w:tcPr>
          <w:p w:rsidR="0007155E" w:rsidRPr="006C7D94" w:rsidRDefault="00B51536" w:rsidP="00F52DDF">
            <w:pPr>
              <w:rPr>
                <w:ins w:id="146" w:author="Payal Alawa" w:date="2023-04-22T12:14:00Z"/>
                <w:highlight w:val="cyan"/>
                <w:rPrChange w:id="147" w:author="Payal Alawa" w:date="2023-04-22T13:09:00Z">
                  <w:rPr>
                    <w:ins w:id="148" w:author="Payal Alawa" w:date="2023-04-22T12:14:00Z"/>
                  </w:rPr>
                </w:rPrChange>
              </w:rPr>
            </w:pPr>
            <m:oMathPara>
              <m:oMath>
                <m:sSub>
                  <m:sSubPr>
                    <m:ctrlPr>
                      <w:ins w:id="149" w:author="Payal Alawa" w:date="2023-04-22T12:14:00Z">
                        <w:rPr>
                          <w:rFonts w:ascii="Cambria Math" w:hAnsi="Cambria Math"/>
                          <w:highlight w:val="cyan"/>
                        </w:rPr>
                      </w:ins>
                    </m:ctrlPr>
                  </m:sSubPr>
                  <m:e>
                    <m:r>
                      <w:ins w:id="150" w:author="Payal Alawa" w:date="2023-04-22T12:14:00Z">
                        <m:rPr>
                          <m:sty m:val="p"/>
                        </m:rPr>
                        <w:rPr>
                          <w:rFonts w:ascii="Cambria Math" w:hAnsi="Cambria Math"/>
                          <w:highlight w:val="cyan"/>
                          <w:rPrChange w:id="151" w:author="Payal Alawa" w:date="2023-04-22T13:09:00Z">
                            <w:rPr>
                              <w:rFonts w:ascii="Cambria Math" w:hAnsi="Cambria Math"/>
                            </w:rPr>
                          </w:rPrChange>
                        </w:rPr>
                        <m:t>θ</m:t>
                      </w:ins>
                    </m:r>
                  </m:e>
                  <m:sub>
                    <m:r>
                      <w:ins w:id="152" w:author="Payal Alawa" w:date="2023-04-22T12:14:00Z">
                        <w:rPr>
                          <w:rFonts w:ascii="Cambria Math" w:hAnsi="Cambria Math"/>
                          <w:highlight w:val="cyan"/>
                          <w:rPrChange w:id="153" w:author="Payal Alawa" w:date="2023-04-22T13:09:00Z">
                            <w:rPr>
                              <w:rFonts w:ascii="Cambria Math" w:hAnsi="Cambria Math"/>
                            </w:rPr>
                          </w:rPrChange>
                        </w:rPr>
                        <m:t>i,etilt</m:t>
                      </w:ins>
                    </m:r>
                  </m:sub>
                </m:sSub>
              </m:oMath>
            </m:oMathPara>
          </w:p>
        </w:tc>
        <w:tc>
          <w:tcPr>
            <w:tcW w:w="2558" w:type="dxa"/>
            <w:gridSpan w:val="2"/>
            <w:tcBorders>
              <w:bottom w:val="nil"/>
            </w:tcBorders>
          </w:tcPr>
          <w:p w:rsidR="0007155E" w:rsidRPr="006C7D94" w:rsidRDefault="0007155E" w:rsidP="00F52DDF">
            <w:pPr>
              <w:ind w:right="-218"/>
              <w:rPr>
                <w:ins w:id="154" w:author="Payal Alawa" w:date="2023-04-22T12:14:00Z"/>
                <w:highlight w:val="cyan"/>
                <w:rPrChange w:id="155" w:author="Payal Alawa" w:date="2023-04-22T13:09:00Z">
                  <w:rPr>
                    <w:ins w:id="156" w:author="Payal Alawa" w:date="2023-04-22T12:14:00Z"/>
                  </w:rPr>
                </w:rPrChange>
              </w:rPr>
            </w:pPr>
            <w:ins w:id="157" w:author="Payal Alawa" w:date="2023-04-22T12:14:00Z">
              <w:r w:rsidRPr="006C7D94">
                <w:rPr>
                  <w:highlight w:val="cyan"/>
                  <w:rPrChange w:id="158" w:author="Payal Alawa" w:date="2023-04-22T13:09:00Z">
                    <w:rPr/>
                  </w:rPrChange>
                </w:rPr>
                <w:t>Main beam Gain (dBi)</w:t>
              </w:r>
            </w:ins>
          </w:p>
        </w:tc>
        <w:tc>
          <w:tcPr>
            <w:tcW w:w="4252" w:type="dxa"/>
            <w:gridSpan w:val="4"/>
            <w:tcBorders>
              <w:bottom w:val="nil"/>
            </w:tcBorders>
          </w:tcPr>
          <w:p w:rsidR="0007155E" w:rsidRPr="006C7D94" w:rsidRDefault="0007155E" w:rsidP="00F52DDF">
            <w:pPr>
              <w:ind w:right="-218"/>
              <w:rPr>
                <w:ins w:id="159" w:author="Payal Alawa" w:date="2023-04-22T12:14:00Z"/>
                <w:highlight w:val="cyan"/>
                <w:rPrChange w:id="160" w:author="Payal Alawa" w:date="2023-04-22T13:09:00Z">
                  <w:rPr>
                    <w:ins w:id="161" w:author="Payal Alawa" w:date="2023-04-22T12:14:00Z"/>
                  </w:rPr>
                </w:rPrChange>
              </w:rPr>
            </w:pPr>
            <w:ins w:id="162" w:author="Payal Alawa" w:date="2023-04-22T12:14:00Z">
              <w:r w:rsidRPr="006C7D94">
                <w:rPr>
                  <w:highlight w:val="cyan"/>
                  <w:rPrChange w:id="163" w:author="Payal Alawa" w:date="2023-04-22T13:09:00Z">
                    <w:rPr/>
                  </w:rPrChange>
                </w:rPr>
                <w:t xml:space="preserve">Grating lobe Gain (dBi)/elevation angle </w:t>
              </w:r>
            </w:ins>
          </w:p>
        </w:tc>
      </w:tr>
      <w:tr w:rsidR="0007155E" w:rsidRPr="006C7D94" w:rsidTr="00F52DDF">
        <w:trPr>
          <w:ins w:id="164" w:author="Payal Alawa" w:date="2023-04-22T12:14:00Z"/>
        </w:trPr>
        <w:tc>
          <w:tcPr>
            <w:tcW w:w="846" w:type="dxa"/>
            <w:tcBorders>
              <w:top w:val="nil"/>
            </w:tcBorders>
          </w:tcPr>
          <w:p w:rsidR="0007155E" w:rsidRPr="006C7D94" w:rsidRDefault="0007155E" w:rsidP="00F52DDF">
            <w:pPr>
              <w:rPr>
                <w:ins w:id="165" w:author="Payal Alawa" w:date="2023-04-22T12:14:00Z"/>
                <w:highlight w:val="cyan"/>
                <w:rPrChange w:id="166" w:author="Payal Alawa" w:date="2023-04-22T13:09:00Z">
                  <w:rPr>
                    <w:ins w:id="167" w:author="Payal Alawa" w:date="2023-04-22T12:14:00Z"/>
                  </w:rPr>
                </w:rPrChange>
              </w:rPr>
            </w:pPr>
          </w:p>
        </w:tc>
        <w:tc>
          <w:tcPr>
            <w:tcW w:w="844" w:type="dxa"/>
            <w:tcBorders>
              <w:top w:val="nil"/>
            </w:tcBorders>
          </w:tcPr>
          <w:p w:rsidR="0007155E" w:rsidRPr="006C7D94" w:rsidRDefault="0007155E" w:rsidP="00F52DDF">
            <w:pPr>
              <w:rPr>
                <w:ins w:id="168" w:author="Payal Alawa" w:date="2023-04-22T12:14:00Z"/>
                <w:highlight w:val="cyan"/>
                <w:rPrChange w:id="169" w:author="Payal Alawa" w:date="2023-04-22T13:09:00Z">
                  <w:rPr>
                    <w:ins w:id="170" w:author="Payal Alawa" w:date="2023-04-22T12:14:00Z"/>
                  </w:rPr>
                </w:rPrChange>
              </w:rPr>
            </w:pPr>
          </w:p>
        </w:tc>
        <w:tc>
          <w:tcPr>
            <w:tcW w:w="1282" w:type="dxa"/>
            <w:tcBorders>
              <w:top w:val="nil"/>
              <w:right w:val="single" w:sz="4" w:space="0" w:color="auto"/>
            </w:tcBorders>
          </w:tcPr>
          <w:p w:rsidR="0007155E" w:rsidRPr="006C7D94" w:rsidRDefault="0007155E" w:rsidP="00F52DDF">
            <w:pPr>
              <w:ind w:right="-218"/>
              <w:jc w:val="center"/>
              <w:rPr>
                <w:ins w:id="171" w:author="Payal Alawa" w:date="2023-04-22T12:14:00Z"/>
                <w:highlight w:val="cyan"/>
                <w:rPrChange w:id="172" w:author="Payal Alawa" w:date="2023-04-22T13:09:00Z">
                  <w:rPr>
                    <w:ins w:id="173" w:author="Payal Alawa" w:date="2023-04-22T12:14:00Z"/>
                  </w:rPr>
                </w:rPrChange>
              </w:rPr>
            </w:pPr>
            <w:ins w:id="174" w:author="Payal Alawa" w:date="2023-04-22T12:14:00Z">
              <w:r w:rsidRPr="006C7D94">
                <w:rPr>
                  <w:highlight w:val="cyan"/>
                  <w:rPrChange w:id="175" w:author="Payal Alawa" w:date="2023-04-22T13:09:00Z">
                    <w:rPr/>
                  </w:rPrChange>
                </w:rPr>
                <w:t>8x8</w:t>
              </w:r>
            </w:ins>
          </w:p>
        </w:tc>
        <w:tc>
          <w:tcPr>
            <w:tcW w:w="1276" w:type="dxa"/>
            <w:tcBorders>
              <w:top w:val="nil"/>
              <w:left w:val="single" w:sz="4" w:space="0" w:color="auto"/>
            </w:tcBorders>
          </w:tcPr>
          <w:p w:rsidR="0007155E" w:rsidRPr="006C7D94" w:rsidRDefault="0007155E" w:rsidP="00F52DDF">
            <w:pPr>
              <w:ind w:right="-218"/>
              <w:jc w:val="center"/>
              <w:rPr>
                <w:ins w:id="176" w:author="Payal Alawa" w:date="2023-04-22T12:14:00Z"/>
                <w:highlight w:val="cyan"/>
                <w:rPrChange w:id="177" w:author="Payal Alawa" w:date="2023-04-22T13:09:00Z">
                  <w:rPr>
                    <w:ins w:id="178" w:author="Payal Alawa" w:date="2023-04-22T12:14:00Z"/>
                  </w:rPr>
                </w:rPrChange>
              </w:rPr>
            </w:pPr>
            <w:ins w:id="179" w:author="Payal Alawa" w:date="2023-04-22T12:14:00Z">
              <w:r w:rsidRPr="006C7D94">
                <w:rPr>
                  <w:highlight w:val="cyan"/>
                  <w:rPrChange w:id="180" w:author="Payal Alawa" w:date="2023-04-22T13:09:00Z">
                    <w:rPr/>
                  </w:rPrChange>
                </w:rPr>
                <w:t>16x16</w:t>
              </w:r>
            </w:ins>
          </w:p>
        </w:tc>
        <w:tc>
          <w:tcPr>
            <w:tcW w:w="2126" w:type="dxa"/>
            <w:gridSpan w:val="2"/>
            <w:tcBorders>
              <w:top w:val="nil"/>
              <w:right w:val="single" w:sz="4" w:space="0" w:color="auto"/>
            </w:tcBorders>
          </w:tcPr>
          <w:p w:rsidR="0007155E" w:rsidRPr="006C7D94" w:rsidRDefault="0007155E" w:rsidP="00F52DDF">
            <w:pPr>
              <w:ind w:right="-218"/>
              <w:jc w:val="center"/>
              <w:rPr>
                <w:ins w:id="181" w:author="Payal Alawa" w:date="2023-04-22T12:14:00Z"/>
                <w:highlight w:val="cyan"/>
                <w:rPrChange w:id="182" w:author="Payal Alawa" w:date="2023-04-22T13:09:00Z">
                  <w:rPr>
                    <w:ins w:id="183" w:author="Payal Alawa" w:date="2023-04-22T12:14:00Z"/>
                  </w:rPr>
                </w:rPrChange>
              </w:rPr>
            </w:pPr>
            <w:ins w:id="184" w:author="Payal Alawa" w:date="2023-04-22T12:14:00Z">
              <w:r w:rsidRPr="006C7D94">
                <w:rPr>
                  <w:highlight w:val="cyan"/>
                  <w:rPrChange w:id="185" w:author="Payal Alawa" w:date="2023-04-22T13:09:00Z">
                    <w:rPr/>
                  </w:rPrChange>
                </w:rPr>
                <w:t>8x8</w:t>
              </w:r>
            </w:ins>
          </w:p>
        </w:tc>
        <w:tc>
          <w:tcPr>
            <w:tcW w:w="2126" w:type="dxa"/>
            <w:gridSpan w:val="2"/>
            <w:tcBorders>
              <w:top w:val="nil"/>
              <w:left w:val="single" w:sz="4" w:space="0" w:color="auto"/>
            </w:tcBorders>
          </w:tcPr>
          <w:p w:rsidR="0007155E" w:rsidRPr="006C7D94" w:rsidRDefault="0007155E" w:rsidP="00F52DDF">
            <w:pPr>
              <w:ind w:right="-218"/>
              <w:jc w:val="center"/>
              <w:rPr>
                <w:ins w:id="186" w:author="Payal Alawa" w:date="2023-04-22T12:14:00Z"/>
                <w:highlight w:val="cyan"/>
                <w:rPrChange w:id="187" w:author="Payal Alawa" w:date="2023-04-22T13:09:00Z">
                  <w:rPr>
                    <w:ins w:id="188" w:author="Payal Alawa" w:date="2023-04-22T12:14:00Z"/>
                  </w:rPr>
                </w:rPrChange>
              </w:rPr>
            </w:pPr>
            <w:ins w:id="189" w:author="Payal Alawa" w:date="2023-04-22T12:14:00Z">
              <w:r w:rsidRPr="006C7D94">
                <w:rPr>
                  <w:highlight w:val="cyan"/>
                  <w:rPrChange w:id="190" w:author="Payal Alawa" w:date="2023-04-22T13:09:00Z">
                    <w:rPr/>
                  </w:rPrChange>
                </w:rPr>
                <w:t>16x16</w:t>
              </w:r>
            </w:ins>
          </w:p>
        </w:tc>
      </w:tr>
      <w:tr w:rsidR="00F52DDF" w:rsidRPr="006C7D94" w:rsidTr="00F52DDF">
        <w:trPr>
          <w:ins w:id="191" w:author="Payal Alawa" w:date="2023-04-25T08:47:00Z"/>
        </w:trPr>
        <w:tc>
          <w:tcPr>
            <w:tcW w:w="846" w:type="dxa"/>
          </w:tcPr>
          <w:p w:rsidR="00F52DDF" w:rsidRPr="006C7D94" w:rsidRDefault="00F52DDF" w:rsidP="00F52DDF">
            <w:pPr>
              <w:rPr>
                <w:ins w:id="192" w:author="Payal Alawa" w:date="2023-04-25T08:47:00Z"/>
                <w:highlight w:val="cyan"/>
              </w:rPr>
            </w:pPr>
            <w:ins w:id="193" w:author="Payal Alawa" w:date="2023-04-25T08:48:00Z">
              <w:r>
                <w:rPr>
                  <w:highlight w:val="cyan"/>
                </w:rPr>
                <w:t>0.5</w:t>
              </w:r>
            </w:ins>
          </w:p>
        </w:tc>
        <w:tc>
          <w:tcPr>
            <w:tcW w:w="844" w:type="dxa"/>
          </w:tcPr>
          <w:p w:rsidR="00F52DDF" w:rsidRPr="006C7D94" w:rsidRDefault="00B51536">
            <w:pPr>
              <w:rPr>
                <w:ins w:id="194" w:author="Payal Alawa" w:date="2023-04-25T08:47:00Z"/>
                <w:highlight w:val="cyan"/>
              </w:rPr>
            </w:pPr>
            <m:oMathPara>
              <m:oMath>
                <m:sSup>
                  <m:sSupPr>
                    <m:ctrlPr>
                      <w:ins w:id="195" w:author="Payal Alawa" w:date="2023-04-25T08:49:00Z">
                        <w:rPr>
                          <w:rFonts w:ascii="Cambria Math" w:hAnsi="Cambria Math"/>
                          <w:i/>
                          <w:highlight w:val="cyan"/>
                        </w:rPr>
                      </w:ins>
                    </m:ctrlPr>
                  </m:sSupPr>
                  <m:e>
                    <m:r>
                      <w:ins w:id="196" w:author="Payal Alawa" w:date="2023-04-25T08:49:00Z">
                        <w:rPr>
                          <w:rFonts w:ascii="Cambria Math" w:hAnsi="Cambria Math"/>
                          <w:highlight w:val="cyan"/>
                        </w:rPr>
                        <m:t>0</m:t>
                      </w:ins>
                    </m:r>
                  </m:e>
                  <m:sup>
                    <m:r>
                      <w:ins w:id="197" w:author="Payal Alawa" w:date="2023-04-25T08:49:00Z">
                        <w:rPr>
                          <w:rFonts w:ascii="Cambria Math" w:hAnsi="Cambria Math" w:cs="Calibri"/>
                          <w:highlight w:val="cyan"/>
                        </w:rPr>
                        <m:t>°</m:t>
                      </w:ins>
                    </m:r>
                  </m:sup>
                </m:sSup>
              </m:oMath>
            </m:oMathPara>
          </w:p>
        </w:tc>
        <w:tc>
          <w:tcPr>
            <w:tcW w:w="1282" w:type="dxa"/>
          </w:tcPr>
          <w:p w:rsidR="00F52DDF" w:rsidRPr="006C7D94" w:rsidRDefault="00F52DDF" w:rsidP="00F52DDF">
            <w:pPr>
              <w:rPr>
                <w:ins w:id="198" w:author="Payal Alawa" w:date="2023-04-25T08:47:00Z"/>
                <w:highlight w:val="cyan"/>
              </w:rPr>
            </w:pPr>
            <w:ins w:id="199" w:author="Payal Alawa" w:date="2023-04-25T08:50:00Z">
              <w:r>
                <w:rPr>
                  <w:highlight w:val="cyan"/>
                </w:rPr>
                <w:t>23.0</w:t>
              </w:r>
            </w:ins>
          </w:p>
        </w:tc>
        <w:tc>
          <w:tcPr>
            <w:tcW w:w="1276" w:type="dxa"/>
          </w:tcPr>
          <w:p w:rsidR="00F52DDF" w:rsidRPr="006C7D94" w:rsidRDefault="00F52DDF" w:rsidP="00F52DDF">
            <w:pPr>
              <w:rPr>
                <w:ins w:id="200" w:author="Payal Alawa" w:date="2023-04-25T08:47:00Z"/>
                <w:highlight w:val="cyan"/>
              </w:rPr>
            </w:pPr>
            <w:ins w:id="201" w:author="Payal Alawa" w:date="2023-04-25T08:50:00Z">
              <w:r>
                <w:rPr>
                  <w:highlight w:val="cyan"/>
                </w:rPr>
                <w:t>29.0</w:t>
              </w:r>
            </w:ins>
          </w:p>
        </w:tc>
        <w:tc>
          <w:tcPr>
            <w:tcW w:w="945" w:type="dxa"/>
            <w:tcBorders>
              <w:right w:val="nil"/>
            </w:tcBorders>
          </w:tcPr>
          <w:p w:rsidR="00F52DDF" w:rsidRPr="006C7D94" w:rsidRDefault="00F52DDF" w:rsidP="00F52DDF">
            <w:pPr>
              <w:rPr>
                <w:ins w:id="202" w:author="Payal Alawa" w:date="2023-04-25T08:47:00Z"/>
                <w:highlight w:val="cyan"/>
              </w:rPr>
            </w:pPr>
          </w:p>
        </w:tc>
        <w:tc>
          <w:tcPr>
            <w:tcW w:w="1181" w:type="dxa"/>
            <w:tcBorders>
              <w:left w:val="nil"/>
            </w:tcBorders>
          </w:tcPr>
          <w:p w:rsidR="00F52DDF" w:rsidRDefault="00F52DDF" w:rsidP="00F52DDF">
            <w:pPr>
              <w:rPr>
                <w:ins w:id="203" w:author="Payal Alawa" w:date="2023-04-25T08:47:00Z"/>
                <w:highlight w:val="cyan"/>
              </w:rPr>
            </w:pPr>
          </w:p>
        </w:tc>
        <w:tc>
          <w:tcPr>
            <w:tcW w:w="885" w:type="dxa"/>
            <w:tcBorders>
              <w:right w:val="nil"/>
            </w:tcBorders>
          </w:tcPr>
          <w:p w:rsidR="00F52DDF" w:rsidRPr="006C7D94" w:rsidRDefault="00F52DDF" w:rsidP="00F52DDF">
            <w:pPr>
              <w:rPr>
                <w:ins w:id="204" w:author="Payal Alawa" w:date="2023-04-25T08:47:00Z"/>
                <w:highlight w:val="cyan"/>
              </w:rPr>
            </w:pPr>
          </w:p>
        </w:tc>
        <w:tc>
          <w:tcPr>
            <w:tcW w:w="1241" w:type="dxa"/>
            <w:tcBorders>
              <w:left w:val="nil"/>
            </w:tcBorders>
          </w:tcPr>
          <w:p w:rsidR="00F52DDF" w:rsidRDefault="00F52DDF" w:rsidP="00F52DDF">
            <w:pPr>
              <w:rPr>
                <w:ins w:id="205" w:author="Payal Alawa" w:date="2023-04-25T08:47:00Z"/>
                <w:highlight w:val="cyan"/>
              </w:rPr>
            </w:pPr>
          </w:p>
        </w:tc>
      </w:tr>
      <w:tr w:rsidR="00F52DDF" w:rsidRPr="006C7D94" w:rsidTr="00F52DDF">
        <w:trPr>
          <w:ins w:id="206" w:author="Payal Alawa" w:date="2023-04-25T08:55:00Z"/>
        </w:trPr>
        <w:tc>
          <w:tcPr>
            <w:tcW w:w="846" w:type="dxa"/>
          </w:tcPr>
          <w:p w:rsidR="00F52DDF" w:rsidRPr="006C7D94" w:rsidRDefault="00F52DDF" w:rsidP="00F52DDF">
            <w:pPr>
              <w:rPr>
                <w:ins w:id="207" w:author="Payal Alawa" w:date="2023-04-25T08:55:00Z"/>
                <w:highlight w:val="cyan"/>
              </w:rPr>
            </w:pPr>
            <w:ins w:id="208" w:author="Payal Alawa" w:date="2023-04-25T08:56:00Z">
              <w:r w:rsidRPr="00EE37EF">
                <w:rPr>
                  <w:highlight w:val="cyan"/>
                </w:rPr>
                <w:t>0.5</w:t>
              </w:r>
            </w:ins>
          </w:p>
        </w:tc>
        <w:tc>
          <w:tcPr>
            <w:tcW w:w="844" w:type="dxa"/>
          </w:tcPr>
          <w:p w:rsidR="00F52DDF" w:rsidRDefault="00B51536" w:rsidP="00F52DDF">
            <w:pPr>
              <w:rPr>
                <w:ins w:id="209" w:author="Payal Alawa" w:date="2023-04-25T08:55:00Z"/>
                <w:highlight w:val="cyan"/>
              </w:rPr>
            </w:pPr>
            <m:oMathPara>
              <m:oMath>
                <m:sSup>
                  <m:sSupPr>
                    <m:ctrlPr>
                      <w:ins w:id="210" w:author="Payal Alawa" w:date="2023-04-25T08:56:00Z">
                        <w:rPr>
                          <w:rFonts w:ascii="Cambria Math" w:hAnsi="Cambria Math"/>
                          <w:i/>
                          <w:highlight w:val="cyan"/>
                        </w:rPr>
                      </w:ins>
                    </m:ctrlPr>
                  </m:sSupPr>
                  <m:e>
                    <m:r>
                      <w:ins w:id="211" w:author="Payal Alawa" w:date="2023-04-25T08:56:00Z">
                        <w:rPr>
                          <w:rFonts w:ascii="Cambria Math" w:hAnsi="Cambria Math"/>
                          <w:highlight w:val="cyan"/>
                        </w:rPr>
                        <m:t>30</m:t>
                      </w:ins>
                    </m:r>
                  </m:e>
                  <m:sup>
                    <m:r>
                      <w:ins w:id="212" w:author="Payal Alawa" w:date="2023-04-25T08:56:00Z">
                        <w:rPr>
                          <w:rFonts w:ascii="Cambria Math" w:hAnsi="Cambria Math" w:cs="Calibri"/>
                          <w:highlight w:val="cyan"/>
                        </w:rPr>
                        <m:t>°</m:t>
                      </w:ins>
                    </m:r>
                  </m:sup>
                </m:sSup>
              </m:oMath>
            </m:oMathPara>
          </w:p>
        </w:tc>
        <w:tc>
          <w:tcPr>
            <w:tcW w:w="1282" w:type="dxa"/>
          </w:tcPr>
          <w:p w:rsidR="00F52DDF" w:rsidRPr="006C7D94" w:rsidRDefault="00845EEB" w:rsidP="00F52DDF">
            <w:pPr>
              <w:rPr>
                <w:ins w:id="213" w:author="Payal Alawa" w:date="2023-04-25T08:55:00Z"/>
                <w:highlight w:val="cyan"/>
              </w:rPr>
            </w:pPr>
            <w:ins w:id="214" w:author="Payal Alawa" w:date="2023-04-25T08:56:00Z">
              <w:r>
                <w:rPr>
                  <w:highlight w:val="cyan"/>
                </w:rPr>
                <w:t>20.6</w:t>
              </w:r>
            </w:ins>
          </w:p>
        </w:tc>
        <w:tc>
          <w:tcPr>
            <w:tcW w:w="1276" w:type="dxa"/>
          </w:tcPr>
          <w:p w:rsidR="00F52DDF" w:rsidRPr="006C7D94" w:rsidRDefault="00845EEB" w:rsidP="00F52DDF">
            <w:pPr>
              <w:rPr>
                <w:ins w:id="215" w:author="Payal Alawa" w:date="2023-04-25T08:55:00Z"/>
                <w:highlight w:val="cyan"/>
              </w:rPr>
            </w:pPr>
            <w:ins w:id="216" w:author="Payal Alawa" w:date="2023-04-25T08:59:00Z">
              <w:r>
                <w:rPr>
                  <w:highlight w:val="cyan"/>
                </w:rPr>
                <w:t>26.5</w:t>
              </w:r>
            </w:ins>
          </w:p>
        </w:tc>
        <w:tc>
          <w:tcPr>
            <w:tcW w:w="945" w:type="dxa"/>
            <w:tcBorders>
              <w:right w:val="nil"/>
            </w:tcBorders>
          </w:tcPr>
          <w:p w:rsidR="00F52DDF" w:rsidRPr="006C7D94" w:rsidRDefault="00F52DDF" w:rsidP="00F52DDF">
            <w:pPr>
              <w:rPr>
                <w:ins w:id="217" w:author="Payal Alawa" w:date="2023-04-25T08:55:00Z"/>
                <w:highlight w:val="cyan"/>
              </w:rPr>
            </w:pPr>
          </w:p>
        </w:tc>
        <w:tc>
          <w:tcPr>
            <w:tcW w:w="1181" w:type="dxa"/>
            <w:tcBorders>
              <w:left w:val="nil"/>
            </w:tcBorders>
          </w:tcPr>
          <w:p w:rsidR="00F52DDF" w:rsidRDefault="00F52DDF" w:rsidP="00F52DDF">
            <w:pPr>
              <w:rPr>
                <w:ins w:id="218" w:author="Payal Alawa" w:date="2023-04-25T08:55:00Z"/>
                <w:highlight w:val="cyan"/>
              </w:rPr>
            </w:pPr>
          </w:p>
        </w:tc>
        <w:tc>
          <w:tcPr>
            <w:tcW w:w="885" w:type="dxa"/>
            <w:tcBorders>
              <w:right w:val="nil"/>
            </w:tcBorders>
          </w:tcPr>
          <w:p w:rsidR="00F52DDF" w:rsidRPr="006C7D94" w:rsidRDefault="00F52DDF" w:rsidP="00F52DDF">
            <w:pPr>
              <w:rPr>
                <w:ins w:id="219" w:author="Payal Alawa" w:date="2023-04-25T08:55:00Z"/>
                <w:highlight w:val="cyan"/>
              </w:rPr>
            </w:pPr>
          </w:p>
        </w:tc>
        <w:tc>
          <w:tcPr>
            <w:tcW w:w="1241" w:type="dxa"/>
            <w:tcBorders>
              <w:left w:val="nil"/>
            </w:tcBorders>
          </w:tcPr>
          <w:p w:rsidR="00F52DDF" w:rsidRDefault="00F52DDF" w:rsidP="00F52DDF">
            <w:pPr>
              <w:rPr>
                <w:ins w:id="220" w:author="Payal Alawa" w:date="2023-04-25T08:55:00Z"/>
                <w:highlight w:val="cyan"/>
              </w:rPr>
            </w:pPr>
          </w:p>
        </w:tc>
      </w:tr>
      <w:tr w:rsidR="00F52DDF" w:rsidRPr="006C7D94" w:rsidTr="00F52DDF">
        <w:trPr>
          <w:ins w:id="221" w:author="Payal Alawa" w:date="2023-04-25T08:55:00Z"/>
        </w:trPr>
        <w:tc>
          <w:tcPr>
            <w:tcW w:w="846" w:type="dxa"/>
          </w:tcPr>
          <w:p w:rsidR="00F52DDF" w:rsidRPr="006C7D94" w:rsidRDefault="00F52DDF" w:rsidP="00F52DDF">
            <w:pPr>
              <w:rPr>
                <w:ins w:id="222" w:author="Payal Alawa" w:date="2023-04-25T08:55:00Z"/>
                <w:highlight w:val="cyan"/>
              </w:rPr>
            </w:pPr>
            <w:ins w:id="223" w:author="Payal Alawa" w:date="2023-04-25T08:56:00Z">
              <w:r w:rsidRPr="00EE37EF">
                <w:rPr>
                  <w:highlight w:val="cyan"/>
                </w:rPr>
                <w:t>0.5</w:t>
              </w:r>
            </w:ins>
          </w:p>
        </w:tc>
        <w:tc>
          <w:tcPr>
            <w:tcW w:w="844" w:type="dxa"/>
          </w:tcPr>
          <w:p w:rsidR="00F52DDF" w:rsidRDefault="00B51536" w:rsidP="00F52DDF">
            <w:pPr>
              <w:rPr>
                <w:ins w:id="224" w:author="Payal Alawa" w:date="2023-04-25T08:55:00Z"/>
                <w:highlight w:val="cyan"/>
              </w:rPr>
            </w:pPr>
            <m:oMathPara>
              <m:oMath>
                <m:sSup>
                  <m:sSupPr>
                    <m:ctrlPr>
                      <w:ins w:id="225" w:author="Payal Alawa" w:date="2023-04-25T08:56:00Z">
                        <w:rPr>
                          <w:rFonts w:ascii="Cambria Math" w:hAnsi="Cambria Math"/>
                          <w:i/>
                          <w:highlight w:val="cyan"/>
                        </w:rPr>
                      </w:ins>
                    </m:ctrlPr>
                  </m:sSupPr>
                  <m:e>
                    <m:r>
                      <w:ins w:id="226" w:author="Payal Alawa" w:date="2023-04-25T08:56:00Z">
                        <w:rPr>
                          <w:rFonts w:ascii="Cambria Math" w:hAnsi="Cambria Math"/>
                          <w:highlight w:val="cyan"/>
                        </w:rPr>
                        <m:t>60</m:t>
                      </w:ins>
                    </m:r>
                  </m:e>
                  <m:sup>
                    <m:r>
                      <w:ins w:id="227" w:author="Payal Alawa" w:date="2023-04-25T08:56:00Z">
                        <w:rPr>
                          <w:rFonts w:ascii="Cambria Math" w:hAnsi="Cambria Math" w:cs="Calibri"/>
                          <w:highlight w:val="cyan"/>
                        </w:rPr>
                        <m:t>°</m:t>
                      </w:ins>
                    </m:r>
                  </m:sup>
                </m:sSup>
              </m:oMath>
            </m:oMathPara>
          </w:p>
        </w:tc>
        <w:tc>
          <w:tcPr>
            <w:tcW w:w="1282" w:type="dxa"/>
          </w:tcPr>
          <w:p w:rsidR="00F52DDF" w:rsidRPr="006C7D94" w:rsidRDefault="00845EEB" w:rsidP="00F52DDF">
            <w:pPr>
              <w:rPr>
                <w:ins w:id="228" w:author="Payal Alawa" w:date="2023-04-25T08:55:00Z"/>
                <w:highlight w:val="cyan"/>
              </w:rPr>
            </w:pPr>
            <w:ins w:id="229" w:author="Payal Alawa" w:date="2023-04-25T08:57:00Z">
              <w:r>
                <w:rPr>
                  <w:highlight w:val="cyan"/>
                </w:rPr>
                <w:t>14.0</w:t>
              </w:r>
            </w:ins>
          </w:p>
        </w:tc>
        <w:tc>
          <w:tcPr>
            <w:tcW w:w="1276" w:type="dxa"/>
          </w:tcPr>
          <w:p w:rsidR="00F52DDF" w:rsidRPr="006C7D94" w:rsidRDefault="00845EEB" w:rsidP="00F52DDF">
            <w:pPr>
              <w:rPr>
                <w:ins w:id="230" w:author="Payal Alawa" w:date="2023-04-25T08:55:00Z"/>
                <w:highlight w:val="cyan"/>
              </w:rPr>
            </w:pPr>
            <w:ins w:id="231" w:author="Payal Alawa" w:date="2023-04-25T08:59:00Z">
              <w:r>
                <w:rPr>
                  <w:highlight w:val="cyan"/>
                </w:rPr>
                <w:t>19.2</w:t>
              </w:r>
            </w:ins>
          </w:p>
        </w:tc>
        <w:tc>
          <w:tcPr>
            <w:tcW w:w="945" w:type="dxa"/>
            <w:tcBorders>
              <w:right w:val="nil"/>
            </w:tcBorders>
          </w:tcPr>
          <w:p w:rsidR="00F52DDF" w:rsidRPr="006C7D94" w:rsidRDefault="00F52DDF" w:rsidP="00F52DDF">
            <w:pPr>
              <w:rPr>
                <w:ins w:id="232" w:author="Payal Alawa" w:date="2023-04-25T08:55:00Z"/>
                <w:highlight w:val="cyan"/>
              </w:rPr>
            </w:pPr>
          </w:p>
        </w:tc>
        <w:tc>
          <w:tcPr>
            <w:tcW w:w="1181" w:type="dxa"/>
            <w:tcBorders>
              <w:left w:val="nil"/>
            </w:tcBorders>
          </w:tcPr>
          <w:p w:rsidR="00F52DDF" w:rsidRDefault="00F52DDF" w:rsidP="00F52DDF">
            <w:pPr>
              <w:rPr>
                <w:ins w:id="233" w:author="Payal Alawa" w:date="2023-04-25T08:55:00Z"/>
                <w:highlight w:val="cyan"/>
              </w:rPr>
            </w:pPr>
          </w:p>
        </w:tc>
        <w:tc>
          <w:tcPr>
            <w:tcW w:w="885" w:type="dxa"/>
            <w:tcBorders>
              <w:right w:val="nil"/>
            </w:tcBorders>
          </w:tcPr>
          <w:p w:rsidR="00F52DDF" w:rsidRPr="006C7D94" w:rsidRDefault="00F52DDF" w:rsidP="00F52DDF">
            <w:pPr>
              <w:rPr>
                <w:ins w:id="234" w:author="Payal Alawa" w:date="2023-04-25T08:55:00Z"/>
                <w:highlight w:val="cyan"/>
              </w:rPr>
            </w:pPr>
          </w:p>
        </w:tc>
        <w:tc>
          <w:tcPr>
            <w:tcW w:w="1241" w:type="dxa"/>
            <w:tcBorders>
              <w:left w:val="nil"/>
            </w:tcBorders>
          </w:tcPr>
          <w:p w:rsidR="00F52DDF" w:rsidRDefault="00F52DDF" w:rsidP="00F52DDF">
            <w:pPr>
              <w:rPr>
                <w:ins w:id="235" w:author="Payal Alawa" w:date="2023-04-25T08:55:00Z"/>
                <w:highlight w:val="cyan"/>
              </w:rPr>
            </w:pPr>
          </w:p>
        </w:tc>
      </w:tr>
      <w:tr w:rsidR="002E6E30" w:rsidRPr="006C7D94" w:rsidTr="00F52DDF">
        <w:trPr>
          <w:ins w:id="236" w:author="Payal Alawa" w:date="2023-04-25T09:00:00Z"/>
        </w:trPr>
        <w:tc>
          <w:tcPr>
            <w:tcW w:w="846" w:type="dxa"/>
          </w:tcPr>
          <w:p w:rsidR="002E6E30" w:rsidRPr="006C7D94" w:rsidRDefault="002E6E30" w:rsidP="00F52DDF">
            <w:pPr>
              <w:rPr>
                <w:ins w:id="237" w:author="Payal Alawa" w:date="2023-04-25T09:00:00Z"/>
                <w:highlight w:val="cyan"/>
              </w:rPr>
            </w:pPr>
            <w:ins w:id="238" w:author="Payal Alawa" w:date="2023-04-25T09:01:00Z">
              <w:r>
                <w:rPr>
                  <w:highlight w:val="cyan"/>
                </w:rPr>
                <w:t>0.65</w:t>
              </w:r>
            </w:ins>
          </w:p>
        </w:tc>
        <w:tc>
          <w:tcPr>
            <w:tcW w:w="844" w:type="dxa"/>
          </w:tcPr>
          <w:p w:rsidR="002E6E30" w:rsidRDefault="00B51536" w:rsidP="00F52DDF">
            <w:pPr>
              <w:rPr>
                <w:ins w:id="239" w:author="Payal Alawa" w:date="2023-04-25T09:00:00Z"/>
                <w:highlight w:val="cyan"/>
              </w:rPr>
            </w:pPr>
            <m:oMathPara>
              <m:oMath>
                <m:sSup>
                  <m:sSupPr>
                    <m:ctrlPr>
                      <w:ins w:id="240" w:author="Payal Alawa" w:date="2023-04-25T09:01:00Z">
                        <w:rPr>
                          <w:rFonts w:ascii="Cambria Math" w:hAnsi="Cambria Math"/>
                          <w:i/>
                          <w:highlight w:val="cyan"/>
                        </w:rPr>
                      </w:ins>
                    </m:ctrlPr>
                  </m:sSupPr>
                  <m:e>
                    <m:r>
                      <w:ins w:id="241" w:author="Payal Alawa" w:date="2023-04-25T09:01:00Z">
                        <w:rPr>
                          <w:rFonts w:ascii="Cambria Math" w:hAnsi="Cambria Math"/>
                          <w:highlight w:val="cyan"/>
                        </w:rPr>
                        <m:t>0</m:t>
                      </w:ins>
                    </m:r>
                  </m:e>
                  <m:sup>
                    <m:r>
                      <w:ins w:id="242" w:author="Payal Alawa" w:date="2023-04-25T09:01:00Z">
                        <w:rPr>
                          <w:rFonts w:ascii="Cambria Math" w:hAnsi="Cambria Math" w:cs="Calibri"/>
                          <w:highlight w:val="cyan"/>
                        </w:rPr>
                        <m:t>°</m:t>
                      </w:ins>
                    </m:r>
                  </m:sup>
                </m:sSup>
              </m:oMath>
            </m:oMathPara>
          </w:p>
        </w:tc>
        <w:tc>
          <w:tcPr>
            <w:tcW w:w="1282" w:type="dxa"/>
          </w:tcPr>
          <w:p w:rsidR="002E6E30" w:rsidRPr="006C7D94" w:rsidRDefault="002E6E30" w:rsidP="00F52DDF">
            <w:pPr>
              <w:rPr>
                <w:ins w:id="243" w:author="Payal Alawa" w:date="2023-04-25T09:00:00Z"/>
                <w:highlight w:val="cyan"/>
              </w:rPr>
            </w:pPr>
            <w:ins w:id="244" w:author="Payal Alawa" w:date="2023-04-25T09:01:00Z">
              <w:r>
                <w:rPr>
                  <w:highlight w:val="cyan"/>
                </w:rPr>
                <w:t>23.0</w:t>
              </w:r>
            </w:ins>
          </w:p>
        </w:tc>
        <w:tc>
          <w:tcPr>
            <w:tcW w:w="1276" w:type="dxa"/>
          </w:tcPr>
          <w:p w:rsidR="002E6E30" w:rsidRPr="006C7D94" w:rsidRDefault="002E6E30" w:rsidP="00F52DDF">
            <w:pPr>
              <w:rPr>
                <w:ins w:id="245" w:author="Payal Alawa" w:date="2023-04-25T09:00:00Z"/>
                <w:highlight w:val="cyan"/>
              </w:rPr>
            </w:pPr>
            <w:ins w:id="246" w:author="Payal Alawa" w:date="2023-04-25T09:04:00Z">
              <w:r>
                <w:rPr>
                  <w:highlight w:val="cyan"/>
                </w:rPr>
                <w:t>29.0</w:t>
              </w:r>
            </w:ins>
          </w:p>
        </w:tc>
        <w:tc>
          <w:tcPr>
            <w:tcW w:w="945" w:type="dxa"/>
            <w:tcBorders>
              <w:right w:val="nil"/>
            </w:tcBorders>
          </w:tcPr>
          <w:p w:rsidR="002E6E30" w:rsidRPr="006C7D94" w:rsidRDefault="002E6E30" w:rsidP="00F52DDF">
            <w:pPr>
              <w:rPr>
                <w:ins w:id="247" w:author="Payal Alawa" w:date="2023-04-25T09:00:00Z"/>
                <w:highlight w:val="cyan"/>
              </w:rPr>
            </w:pPr>
          </w:p>
        </w:tc>
        <w:tc>
          <w:tcPr>
            <w:tcW w:w="1181" w:type="dxa"/>
            <w:tcBorders>
              <w:left w:val="nil"/>
            </w:tcBorders>
          </w:tcPr>
          <w:p w:rsidR="002E6E30" w:rsidRDefault="002E6E30" w:rsidP="00F52DDF">
            <w:pPr>
              <w:rPr>
                <w:ins w:id="248" w:author="Payal Alawa" w:date="2023-04-25T09:00:00Z"/>
                <w:highlight w:val="cyan"/>
              </w:rPr>
            </w:pPr>
          </w:p>
        </w:tc>
        <w:tc>
          <w:tcPr>
            <w:tcW w:w="885" w:type="dxa"/>
            <w:tcBorders>
              <w:right w:val="nil"/>
            </w:tcBorders>
          </w:tcPr>
          <w:p w:rsidR="002E6E30" w:rsidRPr="006C7D94" w:rsidRDefault="002E6E30" w:rsidP="00F52DDF">
            <w:pPr>
              <w:rPr>
                <w:ins w:id="249" w:author="Payal Alawa" w:date="2023-04-25T09:00:00Z"/>
                <w:highlight w:val="cyan"/>
              </w:rPr>
            </w:pPr>
          </w:p>
        </w:tc>
        <w:tc>
          <w:tcPr>
            <w:tcW w:w="1241" w:type="dxa"/>
            <w:tcBorders>
              <w:left w:val="nil"/>
            </w:tcBorders>
          </w:tcPr>
          <w:p w:rsidR="002E6E30" w:rsidRDefault="002E6E30" w:rsidP="00F52DDF">
            <w:pPr>
              <w:rPr>
                <w:ins w:id="250" w:author="Payal Alawa" w:date="2023-04-25T09:00:00Z"/>
                <w:highlight w:val="cyan"/>
              </w:rPr>
            </w:pPr>
          </w:p>
        </w:tc>
      </w:tr>
      <w:tr w:rsidR="0007155E" w:rsidRPr="006C7D94" w:rsidTr="00F52DDF">
        <w:trPr>
          <w:ins w:id="251" w:author="Payal Alawa" w:date="2023-04-22T12:14:00Z"/>
        </w:trPr>
        <w:tc>
          <w:tcPr>
            <w:tcW w:w="846" w:type="dxa"/>
          </w:tcPr>
          <w:p w:rsidR="0007155E" w:rsidRPr="006C7D94" w:rsidRDefault="0007155E" w:rsidP="00F52DDF">
            <w:pPr>
              <w:rPr>
                <w:ins w:id="252" w:author="Payal Alawa" w:date="2023-04-22T12:14:00Z"/>
                <w:highlight w:val="cyan"/>
                <w:rPrChange w:id="253" w:author="Payal Alawa" w:date="2023-04-22T13:09:00Z">
                  <w:rPr>
                    <w:ins w:id="254" w:author="Payal Alawa" w:date="2023-04-22T12:14:00Z"/>
                  </w:rPr>
                </w:rPrChange>
              </w:rPr>
            </w:pPr>
            <w:ins w:id="255" w:author="Payal Alawa" w:date="2023-04-22T12:14:00Z">
              <w:r w:rsidRPr="006C7D94">
                <w:rPr>
                  <w:highlight w:val="cyan"/>
                  <w:rPrChange w:id="256" w:author="Payal Alawa" w:date="2023-04-22T13:09:00Z">
                    <w:rPr/>
                  </w:rPrChange>
                </w:rPr>
                <w:t>0.65</w:t>
              </w:r>
            </w:ins>
          </w:p>
        </w:tc>
        <w:tc>
          <w:tcPr>
            <w:tcW w:w="844" w:type="dxa"/>
          </w:tcPr>
          <w:p w:rsidR="0007155E" w:rsidRPr="006C7D94" w:rsidRDefault="00B51536">
            <w:pPr>
              <w:rPr>
                <w:ins w:id="257" w:author="Payal Alawa" w:date="2023-04-22T12:14:00Z"/>
                <w:highlight w:val="cyan"/>
                <w:rPrChange w:id="258" w:author="Payal Alawa" w:date="2023-04-22T13:09:00Z">
                  <w:rPr>
                    <w:ins w:id="259" w:author="Payal Alawa" w:date="2023-04-22T12:14:00Z"/>
                  </w:rPr>
                </w:rPrChange>
              </w:rPr>
            </w:pPr>
            <m:oMathPara>
              <m:oMath>
                <m:sSup>
                  <m:sSupPr>
                    <m:ctrlPr>
                      <w:ins w:id="260" w:author="Payal Alawa" w:date="2023-04-25T08:48:00Z">
                        <w:rPr>
                          <w:rFonts w:ascii="Cambria Math" w:hAnsi="Cambria Math"/>
                          <w:i/>
                          <w:highlight w:val="cyan"/>
                        </w:rPr>
                      </w:ins>
                    </m:ctrlPr>
                  </m:sSupPr>
                  <m:e>
                    <m:r>
                      <w:ins w:id="261" w:author="Payal Alawa" w:date="2023-04-25T08:48:00Z">
                        <w:rPr>
                          <w:rFonts w:ascii="Cambria Math" w:hAnsi="Cambria Math"/>
                          <w:highlight w:val="cyan"/>
                        </w:rPr>
                        <m:t>30</m:t>
                      </w:ins>
                    </m:r>
                  </m:e>
                  <m:sup>
                    <m:r>
                      <w:ins w:id="262" w:author="Payal Alawa" w:date="2023-04-25T08:48:00Z">
                        <w:rPr>
                          <w:rFonts w:ascii="Cambria Math" w:hAnsi="Cambria Math" w:cs="Calibri"/>
                          <w:highlight w:val="cyan"/>
                        </w:rPr>
                        <m:t>°</m:t>
                      </w:ins>
                    </m:r>
                  </m:sup>
                </m:sSup>
              </m:oMath>
            </m:oMathPara>
          </w:p>
        </w:tc>
        <w:tc>
          <w:tcPr>
            <w:tcW w:w="1282" w:type="dxa"/>
          </w:tcPr>
          <w:p w:rsidR="0007155E" w:rsidRPr="006C7D94" w:rsidRDefault="0007155E" w:rsidP="00F52DDF">
            <w:pPr>
              <w:rPr>
                <w:ins w:id="263" w:author="Payal Alawa" w:date="2023-04-22T12:14:00Z"/>
                <w:highlight w:val="cyan"/>
                <w:rPrChange w:id="264" w:author="Payal Alawa" w:date="2023-04-22T13:09:00Z">
                  <w:rPr>
                    <w:ins w:id="265" w:author="Payal Alawa" w:date="2023-04-22T12:14:00Z"/>
                  </w:rPr>
                </w:rPrChange>
              </w:rPr>
            </w:pPr>
            <w:ins w:id="266" w:author="Payal Alawa" w:date="2023-04-22T12:14:00Z">
              <w:r w:rsidRPr="006C7D94">
                <w:rPr>
                  <w:highlight w:val="cyan"/>
                  <w:rPrChange w:id="267" w:author="Payal Alawa" w:date="2023-04-22T13:09:00Z">
                    <w:rPr/>
                  </w:rPrChange>
                </w:rPr>
                <w:t>20.5</w:t>
              </w:r>
            </w:ins>
          </w:p>
        </w:tc>
        <w:tc>
          <w:tcPr>
            <w:tcW w:w="1276" w:type="dxa"/>
          </w:tcPr>
          <w:p w:rsidR="0007155E" w:rsidRPr="006C7D94" w:rsidRDefault="0007155E" w:rsidP="00F52DDF">
            <w:pPr>
              <w:rPr>
                <w:ins w:id="268" w:author="Payal Alawa" w:date="2023-04-22T12:14:00Z"/>
                <w:highlight w:val="cyan"/>
                <w:rPrChange w:id="269" w:author="Payal Alawa" w:date="2023-04-22T13:09:00Z">
                  <w:rPr>
                    <w:ins w:id="270" w:author="Payal Alawa" w:date="2023-04-22T12:14:00Z"/>
                  </w:rPr>
                </w:rPrChange>
              </w:rPr>
            </w:pPr>
            <w:ins w:id="271" w:author="Payal Alawa" w:date="2023-04-22T12:14:00Z">
              <w:r w:rsidRPr="006C7D94">
                <w:rPr>
                  <w:highlight w:val="cyan"/>
                  <w:rPrChange w:id="272" w:author="Payal Alawa" w:date="2023-04-22T13:09:00Z">
                    <w:rPr/>
                  </w:rPrChange>
                </w:rPr>
                <w:t>26.5</w:t>
              </w:r>
            </w:ins>
          </w:p>
        </w:tc>
        <w:tc>
          <w:tcPr>
            <w:tcW w:w="945" w:type="dxa"/>
            <w:tcBorders>
              <w:right w:val="nil"/>
            </w:tcBorders>
          </w:tcPr>
          <w:p w:rsidR="0007155E" w:rsidRPr="006C7D94" w:rsidRDefault="0007155E" w:rsidP="00F52DDF">
            <w:pPr>
              <w:rPr>
                <w:ins w:id="273" w:author="Payal Alawa" w:date="2023-04-22T12:14:00Z"/>
                <w:highlight w:val="cyan"/>
                <w:rPrChange w:id="274" w:author="Payal Alawa" w:date="2023-04-22T13:09:00Z">
                  <w:rPr>
                    <w:ins w:id="275" w:author="Payal Alawa" w:date="2023-04-22T12:14:00Z"/>
                  </w:rPr>
                </w:rPrChange>
              </w:rPr>
            </w:pPr>
            <w:ins w:id="276" w:author="Payal Alawa" w:date="2023-04-22T12:14:00Z">
              <w:r w:rsidRPr="006C7D94">
                <w:rPr>
                  <w:highlight w:val="cyan"/>
                  <w:rPrChange w:id="277" w:author="Payal Alawa" w:date="2023-04-22T13:09:00Z">
                    <w:rPr/>
                  </w:rPrChange>
                </w:rPr>
                <w:t xml:space="preserve">5.2  </w:t>
              </w:r>
            </w:ins>
          </w:p>
        </w:tc>
        <w:tc>
          <w:tcPr>
            <w:tcW w:w="1181" w:type="dxa"/>
            <w:tcBorders>
              <w:left w:val="nil"/>
            </w:tcBorders>
          </w:tcPr>
          <w:p w:rsidR="0007155E" w:rsidRPr="006C7D94" w:rsidRDefault="00B51536" w:rsidP="00F52DDF">
            <w:pPr>
              <w:rPr>
                <w:ins w:id="278" w:author="Payal Alawa" w:date="2023-04-22T12:14:00Z"/>
                <w:highlight w:val="cyan"/>
                <w:rPrChange w:id="279" w:author="Payal Alawa" w:date="2023-04-22T13:09:00Z">
                  <w:rPr>
                    <w:ins w:id="280" w:author="Payal Alawa" w:date="2023-04-22T12:14:00Z"/>
                  </w:rPr>
                </w:rPrChange>
              </w:rPr>
            </w:pPr>
            <m:oMathPara>
              <m:oMath>
                <m:sSup>
                  <m:sSupPr>
                    <m:ctrlPr>
                      <w:ins w:id="281" w:author="Payal Alawa" w:date="2023-04-22T12:14:00Z">
                        <w:rPr>
                          <w:rFonts w:ascii="Cambria Math" w:hAnsi="Cambria Math"/>
                          <w:i/>
                          <w:highlight w:val="cyan"/>
                        </w:rPr>
                      </w:ins>
                    </m:ctrlPr>
                  </m:sSupPr>
                  <m:e>
                    <m:r>
                      <w:ins w:id="282" w:author="Payal Alawa" w:date="2023-04-22T12:14:00Z">
                        <w:rPr>
                          <w:rFonts w:ascii="Cambria Math" w:hAnsi="Cambria Math"/>
                          <w:highlight w:val="cyan"/>
                          <w:rPrChange w:id="283" w:author="Payal Alawa" w:date="2023-04-22T13:09:00Z">
                            <w:rPr>
                              <w:rFonts w:ascii="Cambria Math" w:hAnsi="Cambria Math"/>
                            </w:rPr>
                          </w:rPrChange>
                        </w:rPr>
                        <m:t>18</m:t>
                      </w:ins>
                    </m:r>
                  </m:e>
                  <m:sup>
                    <m:r>
                      <w:ins w:id="284" w:author="Payal Alawa" w:date="2023-04-22T12:14:00Z">
                        <w:rPr>
                          <w:rFonts w:ascii="Cambria Math" w:hAnsi="Cambria Math" w:cs="Calibri"/>
                          <w:highlight w:val="cyan"/>
                          <w:rPrChange w:id="285" w:author="Payal Alawa" w:date="2023-04-22T13:09:00Z">
                            <w:rPr>
                              <w:rFonts w:ascii="Cambria Math" w:hAnsi="Cambria Math" w:cs="Calibri"/>
                            </w:rPr>
                          </w:rPrChange>
                        </w:rPr>
                        <m:t>°</m:t>
                      </w:ins>
                    </m:r>
                  </m:sup>
                </m:sSup>
              </m:oMath>
            </m:oMathPara>
          </w:p>
        </w:tc>
        <w:tc>
          <w:tcPr>
            <w:tcW w:w="885" w:type="dxa"/>
            <w:tcBorders>
              <w:right w:val="nil"/>
            </w:tcBorders>
          </w:tcPr>
          <w:p w:rsidR="0007155E" w:rsidRPr="006C7D94" w:rsidRDefault="0007155E" w:rsidP="00F52DDF">
            <w:pPr>
              <w:rPr>
                <w:ins w:id="286" w:author="Payal Alawa" w:date="2023-04-22T12:14:00Z"/>
                <w:highlight w:val="cyan"/>
                <w:rPrChange w:id="287" w:author="Payal Alawa" w:date="2023-04-22T13:09:00Z">
                  <w:rPr>
                    <w:ins w:id="288" w:author="Payal Alawa" w:date="2023-04-22T12:14:00Z"/>
                  </w:rPr>
                </w:rPrChange>
              </w:rPr>
            </w:pPr>
            <w:ins w:id="289" w:author="Payal Alawa" w:date="2023-04-22T12:14:00Z">
              <w:r w:rsidRPr="006C7D94">
                <w:rPr>
                  <w:highlight w:val="cyan"/>
                  <w:rPrChange w:id="290" w:author="Payal Alawa" w:date="2023-04-22T13:09:00Z">
                    <w:rPr/>
                  </w:rPrChange>
                </w:rPr>
                <w:t>6.1</w:t>
              </w:r>
            </w:ins>
          </w:p>
        </w:tc>
        <w:tc>
          <w:tcPr>
            <w:tcW w:w="1241" w:type="dxa"/>
            <w:tcBorders>
              <w:left w:val="nil"/>
            </w:tcBorders>
          </w:tcPr>
          <w:p w:rsidR="0007155E" w:rsidRPr="006C7D94" w:rsidRDefault="00B51536" w:rsidP="00F52DDF">
            <w:pPr>
              <w:rPr>
                <w:ins w:id="291" w:author="Payal Alawa" w:date="2023-04-22T12:14:00Z"/>
                <w:highlight w:val="cyan"/>
                <w:rPrChange w:id="292" w:author="Payal Alawa" w:date="2023-04-22T13:09:00Z">
                  <w:rPr>
                    <w:ins w:id="293" w:author="Payal Alawa" w:date="2023-04-22T12:14:00Z"/>
                  </w:rPr>
                </w:rPrChange>
              </w:rPr>
            </w:pPr>
            <m:oMathPara>
              <m:oMath>
                <m:sSup>
                  <m:sSupPr>
                    <m:ctrlPr>
                      <w:ins w:id="294" w:author="Payal Alawa" w:date="2023-04-22T12:14:00Z">
                        <w:rPr>
                          <w:rFonts w:ascii="Cambria Math" w:hAnsi="Cambria Math"/>
                          <w:i/>
                          <w:highlight w:val="cyan"/>
                        </w:rPr>
                      </w:ins>
                    </m:ctrlPr>
                  </m:sSupPr>
                  <m:e>
                    <m:r>
                      <w:ins w:id="295" w:author="Payal Alawa" w:date="2023-04-22T12:14:00Z">
                        <w:rPr>
                          <w:rFonts w:ascii="Cambria Math" w:hAnsi="Cambria Math"/>
                          <w:highlight w:val="cyan"/>
                          <w:rPrChange w:id="296" w:author="Payal Alawa" w:date="2023-04-22T13:09:00Z">
                            <w:rPr>
                              <w:rFonts w:ascii="Cambria Math" w:hAnsi="Cambria Math"/>
                            </w:rPr>
                          </w:rPrChange>
                        </w:rPr>
                        <m:t>8</m:t>
                      </w:ins>
                    </m:r>
                  </m:e>
                  <m:sup>
                    <m:r>
                      <w:ins w:id="297" w:author="Payal Alawa" w:date="2023-04-22T12:14:00Z">
                        <w:rPr>
                          <w:rFonts w:ascii="Cambria Math" w:hAnsi="Cambria Math"/>
                          <w:highlight w:val="cyan"/>
                          <w:rPrChange w:id="298" w:author="Payal Alawa" w:date="2023-04-22T13:09:00Z">
                            <w:rPr>
                              <w:rFonts w:ascii="Cambria Math" w:hAnsi="Cambria Math"/>
                            </w:rPr>
                          </w:rPrChange>
                        </w:rPr>
                        <m:t>°</m:t>
                      </w:ins>
                    </m:r>
                  </m:sup>
                </m:sSup>
              </m:oMath>
            </m:oMathPara>
          </w:p>
        </w:tc>
      </w:tr>
      <w:tr w:rsidR="0007155E" w:rsidRPr="006C7D94" w:rsidTr="00F52DDF">
        <w:trPr>
          <w:ins w:id="299" w:author="Payal Alawa" w:date="2023-04-22T12:14:00Z"/>
        </w:trPr>
        <w:tc>
          <w:tcPr>
            <w:tcW w:w="846" w:type="dxa"/>
          </w:tcPr>
          <w:p w:rsidR="0007155E" w:rsidRPr="006C7D94" w:rsidRDefault="0007155E" w:rsidP="00F52DDF">
            <w:pPr>
              <w:rPr>
                <w:ins w:id="300" w:author="Payal Alawa" w:date="2023-04-22T12:14:00Z"/>
                <w:highlight w:val="cyan"/>
                <w:rPrChange w:id="301" w:author="Payal Alawa" w:date="2023-04-22T13:09:00Z">
                  <w:rPr>
                    <w:ins w:id="302" w:author="Payal Alawa" w:date="2023-04-22T12:14:00Z"/>
                  </w:rPr>
                </w:rPrChange>
              </w:rPr>
            </w:pPr>
            <w:ins w:id="303" w:author="Payal Alawa" w:date="2023-04-22T12:14:00Z">
              <w:r w:rsidRPr="006C7D94">
                <w:rPr>
                  <w:highlight w:val="cyan"/>
                  <w:rPrChange w:id="304" w:author="Payal Alawa" w:date="2023-04-22T13:09:00Z">
                    <w:rPr/>
                  </w:rPrChange>
                </w:rPr>
                <w:t>0.65</w:t>
              </w:r>
            </w:ins>
          </w:p>
        </w:tc>
        <w:tc>
          <w:tcPr>
            <w:tcW w:w="844" w:type="dxa"/>
          </w:tcPr>
          <w:p w:rsidR="0007155E" w:rsidRPr="006C7D94" w:rsidRDefault="00B51536">
            <w:pPr>
              <w:rPr>
                <w:ins w:id="305" w:author="Payal Alawa" w:date="2023-04-22T12:14:00Z"/>
                <w:highlight w:val="cyan"/>
                <w:rPrChange w:id="306" w:author="Payal Alawa" w:date="2023-04-22T13:09:00Z">
                  <w:rPr>
                    <w:ins w:id="307" w:author="Payal Alawa" w:date="2023-04-22T12:14:00Z"/>
                  </w:rPr>
                </w:rPrChange>
              </w:rPr>
            </w:pPr>
            <m:oMathPara>
              <m:oMath>
                <m:sSup>
                  <m:sSupPr>
                    <m:ctrlPr>
                      <w:ins w:id="308" w:author="Payal Alawa" w:date="2023-04-25T08:48:00Z">
                        <w:rPr>
                          <w:rFonts w:ascii="Cambria Math" w:hAnsi="Cambria Math"/>
                          <w:i/>
                          <w:highlight w:val="cyan"/>
                        </w:rPr>
                      </w:ins>
                    </m:ctrlPr>
                  </m:sSupPr>
                  <m:e>
                    <m:r>
                      <w:ins w:id="309" w:author="Payal Alawa" w:date="2023-04-25T08:48:00Z">
                        <w:rPr>
                          <w:rFonts w:ascii="Cambria Math" w:hAnsi="Cambria Math"/>
                          <w:highlight w:val="cyan"/>
                        </w:rPr>
                        <m:t>60</m:t>
                      </w:ins>
                    </m:r>
                  </m:e>
                  <m:sup>
                    <m:r>
                      <w:ins w:id="310" w:author="Payal Alawa" w:date="2023-04-25T08:48:00Z">
                        <w:rPr>
                          <w:rFonts w:ascii="Cambria Math" w:hAnsi="Cambria Math" w:cs="Calibri"/>
                          <w:highlight w:val="cyan"/>
                        </w:rPr>
                        <m:t>°</m:t>
                      </w:ins>
                    </m:r>
                  </m:sup>
                </m:sSup>
              </m:oMath>
            </m:oMathPara>
          </w:p>
        </w:tc>
        <w:tc>
          <w:tcPr>
            <w:tcW w:w="1282" w:type="dxa"/>
          </w:tcPr>
          <w:p w:rsidR="0007155E" w:rsidRPr="006C7D94" w:rsidRDefault="0007155E" w:rsidP="00F52DDF">
            <w:pPr>
              <w:rPr>
                <w:ins w:id="311" w:author="Payal Alawa" w:date="2023-04-22T12:14:00Z"/>
                <w:highlight w:val="cyan"/>
                <w:rPrChange w:id="312" w:author="Payal Alawa" w:date="2023-04-22T13:09:00Z">
                  <w:rPr>
                    <w:ins w:id="313" w:author="Payal Alawa" w:date="2023-04-22T12:14:00Z"/>
                  </w:rPr>
                </w:rPrChange>
              </w:rPr>
            </w:pPr>
            <w:ins w:id="314" w:author="Payal Alawa" w:date="2023-04-22T12:14:00Z">
              <w:r w:rsidRPr="006C7D94">
                <w:rPr>
                  <w:highlight w:val="cyan"/>
                  <w:rPrChange w:id="315" w:author="Payal Alawa" w:date="2023-04-22T13:09:00Z">
                    <w:rPr/>
                  </w:rPrChange>
                </w:rPr>
                <w:t>13.6</w:t>
              </w:r>
            </w:ins>
          </w:p>
        </w:tc>
        <w:tc>
          <w:tcPr>
            <w:tcW w:w="1276" w:type="dxa"/>
          </w:tcPr>
          <w:p w:rsidR="0007155E" w:rsidRPr="006C7D94" w:rsidRDefault="0007155E" w:rsidP="00F52DDF">
            <w:pPr>
              <w:rPr>
                <w:ins w:id="316" w:author="Payal Alawa" w:date="2023-04-22T12:14:00Z"/>
                <w:highlight w:val="cyan"/>
                <w:rPrChange w:id="317" w:author="Payal Alawa" w:date="2023-04-22T13:09:00Z">
                  <w:rPr>
                    <w:ins w:id="318" w:author="Payal Alawa" w:date="2023-04-22T12:14:00Z"/>
                  </w:rPr>
                </w:rPrChange>
              </w:rPr>
            </w:pPr>
            <w:ins w:id="319" w:author="Payal Alawa" w:date="2023-04-22T12:14:00Z">
              <w:r w:rsidRPr="006C7D94">
                <w:rPr>
                  <w:highlight w:val="cyan"/>
                  <w:rPrChange w:id="320" w:author="Payal Alawa" w:date="2023-04-22T13:09:00Z">
                    <w:rPr/>
                  </w:rPrChange>
                </w:rPr>
                <w:t>19.0</w:t>
              </w:r>
            </w:ins>
          </w:p>
        </w:tc>
        <w:tc>
          <w:tcPr>
            <w:tcW w:w="945" w:type="dxa"/>
            <w:tcBorders>
              <w:right w:val="nil"/>
            </w:tcBorders>
          </w:tcPr>
          <w:p w:rsidR="0007155E" w:rsidRPr="006C7D94" w:rsidRDefault="0007155E" w:rsidP="00F52DDF">
            <w:pPr>
              <w:rPr>
                <w:ins w:id="321" w:author="Payal Alawa" w:date="2023-04-22T12:14:00Z"/>
                <w:highlight w:val="cyan"/>
                <w:rPrChange w:id="322" w:author="Payal Alawa" w:date="2023-04-22T13:09:00Z">
                  <w:rPr>
                    <w:ins w:id="323" w:author="Payal Alawa" w:date="2023-04-22T12:14:00Z"/>
                  </w:rPr>
                </w:rPrChange>
              </w:rPr>
            </w:pPr>
            <w:ins w:id="324" w:author="Payal Alawa" w:date="2023-04-22T12:14:00Z">
              <w:r w:rsidRPr="006C7D94">
                <w:rPr>
                  <w:highlight w:val="cyan"/>
                  <w:rPrChange w:id="325" w:author="Payal Alawa" w:date="2023-04-22T13:09:00Z">
                    <w:rPr/>
                  </w:rPrChange>
                </w:rPr>
                <w:t xml:space="preserve">18.1 </w:t>
              </w:r>
            </w:ins>
          </w:p>
        </w:tc>
        <w:tc>
          <w:tcPr>
            <w:tcW w:w="1181" w:type="dxa"/>
            <w:tcBorders>
              <w:left w:val="nil"/>
            </w:tcBorders>
          </w:tcPr>
          <w:p w:rsidR="0007155E" w:rsidRPr="006C7D94" w:rsidRDefault="00B51536" w:rsidP="00F52DDF">
            <w:pPr>
              <w:rPr>
                <w:ins w:id="326" w:author="Payal Alawa" w:date="2023-04-22T12:14:00Z"/>
                <w:highlight w:val="cyan"/>
                <w:rPrChange w:id="327" w:author="Payal Alawa" w:date="2023-04-22T13:09:00Z">
                  <w:rPr>
                    <w:ins w:id="328" w:author="Payal Alawa" w:date="2023-04-22T12:14:00Z"/>
                  </w:rPr>
                </w:rPrChange>
              </w:rPr>
            </w:pPr>
            <m:oMathPara>
              <m:oMath>
                <m:sSup>
                  <m:sSupPr>
                    <m:ctrlPr>
                      <w:ins w:id="329" w:author="Payal Alawa" w:date="2023-04-22T12:14:00Z">
                        <w:rPr>
                          <w:rFonts w:ascii="Cambria Math" w:hAnsi="Cambria Math"/>
                          <w:i/>
                          <w:highlight w:val="cyan"/>
                        </w:rPr>
                      </w:ins>
                    </m:ctrlPr>
                  </m:sSupPr>
                  <m:e>
                    <m:r>
                      <w:ins w:id="330" w:author="Payal Alawa" w:date="2023-04-22T12:14:00Z">
                        <w:rPr>
                          <w:rFonts w:ascii="Cambria Math" w:hAnsi="Cambria Math"/>
                          <w:highlight w:val="cyan"/>
                          <w:rPrChange w:id="331" w:author="Payal Alawa" w:date="2023-04-22T13:09:00Z">
                            <w:rPr>
                              <w:rFonts w:ascii="Cambria Math" w:hAnsi="Cambria Math"/>
                            </w:rPr>
                          </w:rPrChange>
                        </w:rPr>
                        <m:t>50</m:t>
                      </w:ins>
                    </m:r>
                  </m:e>
                  <m:sup>
                    <m:r>
                      <w:ins w:id="332" w:author="Payal Alawa" w:date="2023-04-22T12:14:00Z">
                        <w:rPr>
                          <w:rFonts w:ascii="Cambria Math" w:hAnsi="Cambria Math"/>
                          <w:highlight w:val="cyan"/>
                          <w:rPrChange w:id="333" w:author="Payal Alawa" w:date="2023-04-22T13:09:00Z">
                            <w:rPr>
                              <w:rFonts w:ascii="Cambria Math" w:hAnsi="Cambria Math"/>
                            </w:rPr>
                          </w:rPrChange>
                        </w:rPr>
                        <m:t>°</m:t>
                      </w:ins>
                    </m:r>
                  </m:sup>
                </m:sSup>
              </m:oMath>
            </m:oMathPara>
          </w:p>
        </w:tc>
        <w:tc>
          <w:tcPr>
            <w:tcW w:w="885" w:type="dxa"/>
            <w:tcBorders>
              <w:right w:val="nil"/>
            </w:tcBorders>
          </w:tcPr>
          <w:p w:rsidR="0007155E" w:rsidRPr="006C7D94" w:rsidRDefault="0007155E" w:rsidP="00F52DDF">
            <w:pPr>
              <w:rPr>
                <w:ins w:id="334" w:author="Payal Alawa" w:date="2023-04-22T12:14:00Z"/>
                <w:highlight w:val="cyan"/>
                <w:rPrChange w:id="335" w:author="Payal Alawa" w:date="2023-04-22T13:09:00Z">
                  <w:rPr>
                    <w:ins w:id="336" w:author="Payal Alawa" w:date="2023-04-22T12:14:00Z"/>
                  </w:rPr>
                </w:rPrChange>
              </w:rPr>
            </w:pPr>
            <w:ins w:id="337" w:author="Payal Alawa" w:date="2023-04-22T12:14:00Z">
              <w:r w:rsidRPr="006C7D94">
                <w:rPr>
                  <w:highlight w:val="cyan"/>
                  <w:rPrChange w:id="338" w:author="Payal Alawa" w:date="2023-04-22T13:09:00Z">
                    <w:rPr/>
                  </w:rPrChange>
                </w:rPr>
                <w:t>24.0</w:t>
              </w:r>
            </w:ins>
          </w:p>
        </w:tc>
        <w:tc>
          <w:tcPr>
            <w:tcW w:w="1241" w:type="dxa"/>
            <w:tcBorders>
              <w:left w:val="nil"/>
            </w:tcBorders>
          </w:tcPr>
          <w:p w:rsidR="0007155E" w:rsidRPr="006C7D94" w:rsidRDefault="00B51536" w:rsidP="00F52DDF">
            <w:pPr>
              <w:rPr>
                <w:ins w:id="339" w:author="Payal Alawa" w:date="2023-04-22T12:14:00Z"/>
                <w:highlight w:val="cyan"/>
                <w:rPrChange w:id="340" w:author="Payal Alawa" w:date="2023-04-22T13:09:00Z">
                  <w:rPr>
                    <w:ins w:id="341" w:author="Payal Alawa" w:date="2023-04-22T12:14:00Z"/>
                  </w:rPr>
                </w:rPrChange>
              </w:rPr>
            </w:pPr>
            <m:oMathPara>
              <m:oMath>
                <m:sSup>
                  <m:sSupPr>
                    <m:ctrlPr>
                      <w:ins w:id="342" w:author="Payal Alawa" w:date="2023-04-22T12:14:00Z">
                        <w:rPr>
                          <w:rFonts w:ascii="Cambria Math" w:hAnsi="Cambria Math"/>
                          <w:i/>
                          <w:highlight w:val="cyan"/>
                        </w:rPr>
                      </w:ins>
                    </m:ctrlPr>
                  </m:sSupPr>
                  <m:e>
                    <m:r>
                      <w:ins w:id="343" w:author="Payal Alawa" w:date="2023-04-22T12:14:00Z">
                        <w:rPr>
                          <w:rFonts w:ascii="Cambria Math" w:hAnsi="Cambria Math"/>
                          <w:highlight w:val="cyan"/>
                          <w:rPrChange w:id="344" w:author="Payal Alawa" w:date="2023-04-22T13:09:00Z">
                            <w:rPr>
                              <w:rFonts w:ascii="Cambria Math" w:hAnsi="Cambria Math"/>
                            </w:rPr>
                          </w:rPrChange>
                        </w:rPr>
                        <m:t>48</m:t>
                      </w:ins>
                    </m:r>
                  </m:e>
                  <m:sup>
                    <m:r>
                      <w:ins w:id="345" w:author="Payal Alawa" w:date="2023-04-22T12:14:00Z">
                        <w:rPr>
                          <w:rFonts w:ascii="Cambria Math" w:hAnsi="Cambria Math"/>
                          <w:highlight w:val="cyan"/>
                          <w:rPrChange w:id="346" w:author="Payal Alawa" w:date="2023-04-22T13:09:00Z">
                            <w:rPr>
                              <w:rFonts w:ascii="Cambria Math" w:hAnsi="Cambria Math"/>
                            </w:rPr>
                          </w:rPrChange>
                        </w:rPr>
                        <m:t>°</m:t>
                      </w:ins>
                    </m:r>
                  </m:sup>
                </m:sSup>
              </m:oMath>
            </m:oMathPara>
          </w:p>
        </w:tc>
      </w:tr>
      <w:tr w:rsidR="00F52DDF" w:rsidRPr="006C7D94" w:rsidTr="00F52DDF">
        <w:trPr>
          <w:ins w:id="347" w:author="Payal Alawa" w:date="2023-04-25T08:55:00Z"/>
        </w:trPr>
        <w:tc>
          <w:tcPr>
            <w:tcW w:w="846" w:type="dxa"/>
          </w:tcPr>
          <w:p w:rsidR="00F52DDF" w:rsidRPr="006C7D94" w:rsidRDefault="002E6E30" w:rsidP="00F52DDF">
            <w:pPr>
              <w:rPr>
                <w:ins w:id="348" w:author="Payal Alawa" w:date="2023-04-25T08:55:00Z"/>
                <w:highlight w:val="cyan"/>
              </w:rPr>
            </w:pPr>
            <w:ins w:id="349" w:author="Payal Alawa" w:date="2023-04-25T09:02:00Z">
              <w:r>
                <w:rPr>
                  <w:highlight w:val="cyan"/>
                </w:rPr>
                <w:t>0.8</w:t>
              </w:r>
            </w:ins>
          </w:p>
        </w:tc>
        <w:tc>
          <w:tcPr>
            <w:tcW w:w="844" w:type="dxa"/>
          </w:tcPr>
          <w:p w:rsidR="00F52DDF" w:rsidRDefault="00B51536" w:rsidP="00F52DDF">
            <w:pPr>
              <w:rPr>
                <w:ins w:id="350" w:author="Payal Alawa" w:date="2023-04-25T08:55:00Z"/>
                <w:highlight w:val="cyan"/>
              </w:rPr>
            </w:pPr>
            <m:oMathPara>
              <m:oMath>
                <m:sSup>
                  <m:sSupPr>
                    <m:ctrlPr>
                      <w:ins w:id="351" w:author="Payal Alawa" w:date="2023-04-25T09:03:00Z">
                        <w:rPr>
                          <w:rFonts w:ascii="Cambria Math" w:hAnsi="Cambria Math"/>
                          <w:i/>
                          <w:highlight w:val="cyan"/>
                        </w:rPr>
                      </w:ins>
                    </m:ctrlPr>
                  </m:sSupPr>
                  <m:e>
                    <m:r>
                      <w:ins w:id="352" w:author="Payal Alawa" w:date="2023-04-25T09:03:00Z">
                        <w:rPr>
                          <w:rFonts w:ascii="Cambria Math" w:hAnsi="Cambria Math"/>
                          <w:highlight w:val="cyan"/>
                        </w:rPr>
                        <m:t>0</m:t>
                      </w:ins>
                    </m:r>
                  </m:e>
                  <m:sup>
                    <m:r>
                      <w:ins w:id="353" w:author="Payal Alawa" w:date="2023-04-25T09:03:00Z">
                        <w:rPr>
                          <w:rFonts w:ascii="Cambria Math" w:hAnsi="Cambria Math" w:cs="Calibri"/>
                          <w:highlight w:val="cyan"/>
                        </w:rPr>
                        <m:t>°</m:t>
                      </w:ins>
                    </m:r>
                  </m:sup>
                </m:sSup>
              </m:oMath>
            </m:oMathPara>
          </w:p>
        </w:tc>
        <w:tc>
          <w:tcPr>
            <w:tcW w:w="1282" w:type="dxa"/>
          </w:tcPr>
          <w:p w:rsidR="00F52DDF" w:rsidRPr="006C7D94" w:rsidRDefault="002E6E30" w:rsidP="00F52DDF">
            <w:pPr>
              <w:rPr>
                <w:ins w:id="354" w:author="Payal Alawa" w:date="2023-04-25T08:55:00Z"/>
                <w:highlight w:val="cyan"/>
              </w:rPr>
            </w:pPr>
            <w:ins w:id="355" w:author="Payal Alawa" w:date="2023-04-25T09:03:00Z">
              <w:r>
                <w:rPr>
                  <w:highlight w:val="cyan"/>
                </w:rPr>
                <w:t>23.0</w:t>
              </w:r>
            </w:ins>
          </w:p>
        </w:tc>
        <w:tc>
          <w:tcPr>
            <w:tcW w:w="1276" w:type="dxa"/>
          </w:tcPr>
          <w:p w:rsidR="00F52DDF" w:rsidRPr="006C7D94" w:rsidRDefault="002E6E30" w:rsidP="00F52DDF">
            <w:pPr>
              <w:rPr>
                <w:ins w:id="356" w:author="Payal Alawa" w:date="2023-04-25T08:55:00Z"/>
                <w:highlight w:val="cyan"/>
              </w:rPr>
            </w:pPr>
            <w:ins w:id="357" w:author="Payal Alawa" w:date="2023-04-25T09:04:00Z">
              <w:r>
                <w:rPr>
                  <w:highlight w:val="cyan"/>
                </w:rPr>
                <w:t>29.0</w:t>
              </w:r>
            </w:ins>
          </w:p>
        </w:tc>
        <w:tc>
          <w:tcPr>
            <w:tcW w:w="945" w:type="dxa"/>
            <w:tcBorders>
              <w:right w:val="nil"/>
            </w:tcBorders>
          </w:tcPr>
          <w:p w:rsidR="00F52DDF" w:rsidRPr="006C7D94" w:rsidRDefault="00F52DDF" w:rsidP="00F52DDF">
            <w:pPr>
              <w:rPr>
                <w:ins w:id="358" w:author="Payal Alawa" w:date="2023-04-25T08:55:00Z"/>
                <w:highlight w:val="cyan"/>
              </w:rPr>
            </w:pPr>
          </w:p>
        </w:tc>
        <w:tc>
          <w:tcPr>
            <w:tcW w:w="1181" w:type="dxa"/>
            <w:tcBorders>
              <w:left w:val="nil"/>
            </w:tcBorders>
          </w:tcPr>
          <w:p w:rsidR="00F52DDF" w:rsidRDefault="00F52DDF" w:rsidP="00F52DDF">
            <w:pPr>
              <w:rPr>
                <w:ins w:id="359" w:author="Payal Alawa" w:date="2023-04-25T08:55:00Z"/>
                <w:highlight w:val="cyan"/>
              </w:rPr>
            </w:pPr>
          </w:p>
        </w:tc>
        <w:tc>
          <w:tcPr>
            <w:tcW w:w="885" w:type="dxa"/>
            <w:tcBorders>
              <w:right w:val="nil"/>
            </w:tcBorders>
          </w:tcPr>
          <w:p w:rsidR="00F52DDF" w:rsidRPr="006C7D94" w:rsidRDefault="00F52DDF" w:rsidP="00F52DDF">
            <w:pPr>
              <w:rPr>
                <w:ins w:id="360" w:author="Payal Alawa" w:date="2023-04-25T08:55:00Z"/>
                <w:highlight w:val="cyan"/>
              </w:rPr>
            </w:pPr>
          </w:p>
        </w:tc>
        <w:tc>
          <w:tcPr>
            <w:tcW w:w="1241" w:type="dxa"/>
            <w:tcBorders>
              <w:left w:val="nil"/>
            </w:tcBorders>
          </w:tcPr>
          <w:p w:rsidR="00F52DDF" w:rsidRDefault="00F52DDF" w:rsidP="00F52DDF">
            <w:pPr>
              <w:rPr>
                <w:ins w:id="361" w:author="Payal Alawa" w:date="2023-04-25T08:55:00Z"/>
                <w:highlight w:val="cyan"/>
              </w:rPr>
            </w:pPr>
          </w:p>
        </w:tc>
      </w:tr>
      <w:tr w:rsidR="0007155E" w:rsidRPr="006C7D94" w:rsidTr="00F52DDF">
        <w:trPr>
          <w:ins w:id="362" w:author="Payal Alawa" w:date="2023-04-22T12:14:00Z"/>
        </w:trPr>
        <w:tc>
          <w:tcPr>
            <w:tcW w:w="846" w:type="dxa"/>
          </w:tcPr>
          <w:p w:rsidR="0007155E" w:rsidRPr="006C7D94" w:rsidRDefault="0007155E" w:rsidP="00F52DDF">
            <w:pPr>
              <w:rPr>
                <w:ins w:id="363" w:author="Payal Alawa" w:date="2023-04-22T12:14:00Z"/>
                <w:highlight w:val="cyan"/>
                <w:rPrChange w:id="364" w:author="Payal Alawa" w:date="2023-04-22T13:09:00Z">
                  <w:rPr>
                    <w:ins w:id="365" w:author="Payal Alawa" w:date="2023-04-22T12:14:00Z"/>
                  </w:rPr>
                </w:rPrChange>
              </w:rPr>
            </w:pPr>
            <w:ins w:id="366" w:author="Payal Alawa" w:date="2023-04-22T12:14:00Z">
              <w:r w:rsidRPr="006C7D94">
                <w:rPr>
                  <w:highlight w:val="cyan"/>
                  <w:rPrChange w:id="367" w:author="Payal Alawa" w:date="2023-04-22T13:09:00Z">
                    <w:rPr/>
                  </w:rPrChange>
                </w:rPr>
                <w:t>0.8</w:t>
              </w:r>
            </w:ins>
          </w:p>
        </w:tc>
        <w:tc>
          <w:tcPr>
            <w:tcW w:w="844" w:type="dxa"/>
          </w:tcPr>
          <w:p w:rsidR="0007155E" w:rsidRPr="006C7D94" w:rsidRDefault="00B51536">
            <w:pPr>
              <w:rPr>
                <w:ins w:id="368" w:author="Payal Alawa" w:date="2023-04-22T12:14:00Z"/>
                <w:highlight w:val="cyan"/>
                <w:rPrChange w:id="369" w:author="Payal Alawa" w:date="2023-04-22T13:09:00Z">
                  <w:rPr>
                    <w:ins w:id="370" w:author="Payal Alawa" w:date="2023-04-22T12:14:00Z"/>
                  </w:rPr>
                </w:rPrChange>
              </w:rPr>
            </w:pPr>
            <m:oMathPara>
              <m:oMath>
                <m:sSup>
                  <m:sSupPr>
                    <m:ctrlPr>
                      <w:ins w:id="371" w:author="Payal Alawa" w:date="2023-04-25T08:49:00Z">
                        <w:rPr>
                          <w:rFonts w:ascii="Cambria Math" w:hAnsi="Cambria Math"/>
                          <w:i/>
                          <w:highlight w:val="cyan"/>
                        </w:rPr>
                      </w:ins>
                    </m:ctrlPr>
                  </m:sSupPr>
                  <m:e>
                    <m:r>
                      <w:ins w:id="372" w:author="Payal Alawa" w:date="2023-04-25T08:49:00Z">
                        <w:rPr>
                          <w:rFonts w:ascii="Cambria Math" w:hAnsi="Cambria Math"/>
                          <w:highlight w:val="cyan"/>
                        </w:rPr>
                        <m:t>30</m:t>
                      </w:ins>
                    </m:r>
                  </m:e>
                  <m:sup>
                    <m:r>
                      <w:ins w:id="373" w:author="Payal Alawa" w:date="2023-04-25T08:49:00Z">
                        <w:rPr>
                          <w:rFonts w:ascii="Cambria Math" w:hAnsi="Cambria Math" w:cs="Calibri"/>
                          <w:highlight w:val="cyan"/>
                        </w:rPr>
                        <m:t>°</m:t>
                      </w:ins>
                    </m:r>
                  </m:sup>
                </m:sSup>
              </m:oMath>
            </m:oMathPara>
          </w:p>
        </w:tc>
        <w:tc>
          <w:tcPr>
            <w:tcW w:w="1282" w:type="dxa"/>
          </w:tcPr>
          <w:p w:rsidR="0007155E" w:rsidRPr="006C7D94" w:rsidRDefault="0007155E" w:rsidP="00F52DDF">
            <w:pPr>
              <w:rPr>
                <w:ins w:id="374" w:author="Payal Alawa" w:date="2023-04-22T12:14:00Z"/>
                <w:highlight w:val="cyan"/>
                <w:rPrChange w:id="375" w:author="Payal Alawa" w:date="2023-04-22T13:09:00Z">
                  <w:rPr>
                    <w:ins w:id="376" w:author="Payal Alawa" w:date="2023-04-22T12:14:00Z"/>
                  </w:rPr>
                </w:rPrChange>
              </w:rPr>
            </w:pPr>
            <w:ins w:id="377" w:author="Payal Alawa" w:date="2023-04-22T12:14:00Z">
              <w:r w:rsidRPr="006C7D94">
                <w:rPr>
                  <w:highlight w:val="cyan"/>
                  <w:rPrChange w:id="378" w:author="Payal Alawa" w:date="2023-04-22T13:09:00Z">
                    <w:rPr/>
                  </w:rPrChange>
                </w:rPr>
                <w:t>20.5</w:t>
              </w:r>
            </w:ins>
          </w:p>
        </w:tc>
        <w:tc>
          <w:tcPr>
            <w:tcW w:w="1276" w:type="dxa"/>
          </w:tcPr>
          <w:p w:rsidR="0007155E" w:rsidRPr="006C7D94" w:rsidRDefault="0007155E" w:rsidP="00F52DDF">
            <w:pPr>
              <w:rPr>
                <w:ins w:id="379" w:author="Payal Alawa" w:date="2023-04-22T12:14:00Z"/>
                <w:highlight w:val="cyan"/>
                <w:rPrChange w:id="380" w:author="Payal Alawa" w:date="2023-04-22T13:09:00Z">
                  <w:rPr>
                    <w:ins w:id="381" w:author="Payal Alawa" w:date="2023-04-22T12:14:00Z"/>
                  </w:rPr>
                </w:rPrChange>
              </w:rPr>
            </w:pPr>
            <w:ins w:id="382" w:author="Payal Alawa" w:date="2023-04-22T12:14:00Z">
              <w:r w:rsidRPr="006C7D94">
                <w:rPr>
                  <w:highlight w:val="cyan"/>
                  <w:rPrChange w:id="383" w:author="Payal Alawa" w:date="2023-04-22T13:09:00Z">
                    <w:rPr/>
                  </w:rPrChange>
                </w:rPr>
                <w:t>26.5</w:t>
              </w:r>
            </w:ins>
          </w:p>
        </w:tc>
        <w:tc>
          <w:tcPr>
            <w:tcW w:w="945" w:type="dxa"/>
            <w:tcBorders>
              <w:right w:val="nil"/>
            </w:tcBorders>
          </w:tcPr>
          <w:p w:rsidR="0007155E" w:rsidRPr="006C7D94" w:rsidRDefault="0007155E" w:rsidP="00F52DDF">
            <w:pPr>
              <w:rPr>
                <w:ins w:id="384" w:author="Payal Alawa" w:date="2023-04-22T12:14:00Z"/>
                <w:highlight w:val="cyan"/>
                <w:rPrChange w:id="385" w:author="Payal Alawa" w:date="2023-04-22T13:09:00Z">
                  <w:rPr>
                    <w:ins w:id="386" w:author="Payal Alawa" w:date="2023-04-22T12:14:00Z"/>
                  </w:rPr>
                </w:rPrChange>
              </w:rPr>
            </w:pPr>
            <w:ins w:id="387" w:author="Payal Alawa" w:date="2023-04-22T12:14:00Z">
              <w:r w:rsidRPr="006C7D94">
                <w:rPr>
                  <w:highlight w:val="cyan"/>
                  <w:rPrChange w:id="388" w:author="Payal Alawa" w:date="2023-04-22T13:09:00Z">
                    <w:rPr/>
                  </w:rPrChange>
                </w:rPr>
                <w:t>16.5</w:t>
              </w:r>
            </w:ins>
          </w:p>
        </w:tc>
        <w:tc>
          <w:tcPr>
            <w:tcW w:w="1181" w:type="dxa"/>
            <w:tcBorders>
              <w:left w:val="nil"/>
            </w:tcBorders>
          </w:tcPr>
          <w:p w:rsidR="0007155E" w:rsidRPr="006C7D94" w:rsidRDefault="00B51536" w:rsidP="00F52DDF">
            <w:pPr>
              <w:rPr>
                <w:ins w:id="389" w:author="Payal Alawa" w:date="2023-04-22T12:14:00Z"/>
                <w:highlight w:val="cyan"/>
                <w:rPrChange w:id="390" w:author="Payal Alawa" w:date="2023-04-22T13:09:00Z">
                  <w:rPr>
                    <w:ins w:id="391" w:author="Payal Alawa" w:date="2023-04-22T12:14:00Z"/>
                  </w:rPr>
                </w:rPrChange>
              </w:rPr>
            </w:pPr>
            <m:oMathPara>
              <m:oMath>
                <m:sSup>
                  <m:sSupPr>
                    <m:ctrlPr>
                      <w:ins w:id="392" w:author="Payal Alawa" w:date="2023-04-22T12:14:00Z">
                        <w:rPr>
                          <w:rFonts w:ascii="Cambria Math" w:hAnsi="Cambria Math"/>
                          <w:i/>
                          <w:highlight w:val="cyan"/>
                        </w:rPr>
                      </w:ins>
                    </m:ctrlPr>
                  </m:sSupPr>
                  <m:e>
                    <m:r>
                      <w:ins w:id="393" w:author="Payal Alawa" w:date="2023-04-22T12:14:00Z">
                        <w:rPr>
                          <w:rFonts w:ascii="Cambria Math" w:hAnsi="Cambria Math"/>
                          <w:highlight w:val="cyan"/>
                          <w:rPrChange w:id="394" w:author="Payal Alawa" w:date="2023-04-22T13:09:00Z">
                            <w:rPr>
                              <w:rFonts w:ascii="Cambria Math" w:hAnsi="Cambria Math"/>
                            </w:rPr>
                          </w:rPrChange>
                        </w:rPr>
                        <m:t>44</m:t>
                      </w:ins>
                    </m:r>
                  </m:e>
                  <m:sup>
                    <m:r>
                      <w:ins w:id="395" w:author="Payal Alawa" w:date="2023-04-22T12:14:00Z">
                        <w:rPr>
                          <w:rFonts w:ascii="Cambria Math" w:hAnsi="Cambria Math"/>
                          <w:highlight w:val="cyan"/>
                          <w:rPrChange w:id="396" w:author="Payal Alawa" w:date="2023-04-22T13:09:00Z">
                            <w:rPr>
                              <w:rFonts w:ascii="Cambria Math" w:hAnsi="Cambria Math"/>
                            </w:rPr>
                          </w:rPrChange>
                        </w:rPr>
                        <m:t>°</m:t>
                      </w:ins>
                    </m:r>
                  </m:sup>
                </m:sSup>
              </m:oMath>
            </m:oMathPara>
          </w:p>
        </w:tc>
        <w:tc>
          <w:tcPr>
            <w:tcW w:w="885" w:type="dxa"/>
            <w:tcBorders>
              <w:right w:val="nil"/>
            </w:tcBorders>
          </w:tcPr>
          <w:p w:rsidR="0007155E" w:rsidRPr="006C7D94" w:rsidRDefault="0007155E" w:rsidP="00F52DDF">
            <w:pPr>
              <w:rPr>
                <w:ins w:id="397" w:author="Payal Alawa" w:date="2023-04-22T12:14:00Z"/>
                <w:highlight w:val="cyan"/>
                <w:rPrChange w:id="398" w:author="Payal Alawa" w:date="2023-04-22T13:09:00Z">
                  <w:rPr>
                    <w:ins w:id="399" w:author="Payal Alawa" w:date="2023-04-22T12:14:00Z"/>
                  </w:rPr>
                </w:rPrChange>
              </w:rPr>
            </w:pPr>
            <w:ins w:id="400" w:author="Payal Alawa" w:date="2023-04-22T12:14:00Z">
              <w:r w:rsidRPr="006C7D94">
                <w:rPr>
                  <w:highlight w:val="cyan"/>
                  <w:rPrChange w:id="401" w:author="Payal Alawa" w:date="2023-04-22T13:09:00Z">
                    <w:rPr/>
                  </w:rPrChange>
                </w:rPr>
                <w:t>22.4</w:t>
              </w:r>
            </w:ins>
          </w:p>
        </w:tc>
        <w:tc>
          <w:tcPr>
            <w:tcW w:w="1241" w:type="dxa"/>
            <w:tcBorders>
              <w:left w:val="nil"/>
            </w:tcBorders>
          </w:tcPr>
          <w:p w:rsidR="0007155E" w:rsidRPr="006C7D94" w:rsidRDefault="00B51536" w:rsidP="00F52DDF">
            <w:pPr>
              <w:rPr>
                <w:ins w:id="402" w:author="Payal Alawa" w:date="2023-04-22T12:14:00Z"/>
                <w:highlight w:val="cyan"/>
                <w:rPrChange w:id="403" w:author="Payal Alawa" w:date="2023-04-22T13:09:00Z">
                  <w:rPr>
                    <w:ins w:id="404" w:author="Payal Alawa" w:date="2023-04-22T12:14:00Z"/>
                  </w:rPr>
                </w:rPrChange>
              </w:rPr>
            </w:pPr>
            <m:oMathPara>
              <m:oMath>
                <m:sSup>
                  <m:sSupPr>
                    <m:ctrlPr>
                      <w:ins w:id="405" w:author="Payal Alawa" w:date="2023-04-22T12:14:00Z">
                        <w:rPr>
                          <w:rFonts w:ascii="Cambria Math" w:hAnsi="Cambria Math"/>
                          <w:i/>
                          <w:highlight w:val="cyan"/>
                        </w:rPr>
                      </w:ins>
                    </m:ctrlPr>
                  </m:sSupPr>
                  <m:e>
                    <m:r>
                      <w:ins w:id="406" w:author="Payal Alawa" w:date="2023-04-22T12:14:00Z">
                        <w:rPr>
                          <w:rFonts w:ascii="Cambria Math" w:hAnsi="Cambria Math"/>
                          <w:highlight w:val="cyan"/>
                          <w:rPrChange w:id="407" w:author="Payal Alawa" w:date="2023-04-22T13:09:00Z">
                            <w:rPr>
                              <w:rFonts w:ascii="Cambria Math" w:hAnsi="Cambria Math"/>
                            </w:rPr>
                          </w:rPrChange>
                        </w:rPr>
                        <m:t>42</m:t>
                      </w:ins>
                    </m:r>
                  </m:e>
                  <m:sup>
                    <m:r>
                      <w:ins w:id="408" w:author="Payal Alawa" w:date="2023-04-22T12:14:00Z">
                        <w:rPr>
                          <w:rFonts w:ascii="Cambria Math" w:hAnsi="Cambria Math"/>
                          <w:highlight w:val="cyan"/>
                          <w:rPrChange w:id="409" w:author="Payal Alawa" w:date="2023-04-22T13:09:00Z">
                            <w:rPr>
                              <w:rFonts w:ascii="Cambria Math" w:hAnsi="Cambria Math"/>
                            </w:rPr>
                          </w:rPrChange>
                        </w:rPr>
                        <m:t>°</m:t>
                      </w:ins>
                    </m:r>
                  </m:sup>
                </m:sSup>
              </m:oMath>
            </m:oMathPara>
          </w:p>
        </w:tc>
      </w:tr>
      <w:tr w:rsidR="0007155E" w:rsidRPr="006C7D94" w:rsidTr="00F52DDF">
        <w:trPr>
          <w:ins w:id="410" w:author="Payal Alawa" w:date="2023-04-22T12:14:00Z"/>
        </w:trPr>
        <w:tc>
          <w:tcPr>
            <w:tcW w:w="846" w:type="dxa"/>
          </w:tcPr>
          <w:p w:rsidR="0007155E" w:rsidRPr="006C7D94" w:rsidRDefault="0007155E" w:rsidP="00F52DDF">
            <w:pPr>
              <w:rPr>
                <w:ins w:id="411" w:author="Payal Alawa" w:date="2023-04-22T12:14:00Z"/>
                <w:highlight w:val="cyan"/>
                <w:rPrChange w:id="412" w:author="Payal Alawa" w:date="2023-04-22T13:09:00Z">
                  <w:rPr>
                    <w:ins w:id="413" w:author="Payal Alawa" w:date="2023-04-22T12:14:00Z"/>
                  </w:rPr>
                </w:rPrChange>
              </w:rPr>
            </w:pPr>
            <w:ins w:id="414" w:author="Payal Alawa" w:date="2023-04-22T12:14:00Z">
              <w:r w:rsidRPr="006C7D94">
                <w:rPr>
                  <w:highlight w:val="cyan"/>
                  <w:rPrChange w:id="415" w:author="Payal Alawa" w:date="2023-04-22T13:09:00Z">
                    <w:rPr/>
                  </w:rPrChange>
                </w:rPr>
                <w:t>0.8</w:t>
              </w:r>
            </w:ins>
          </w:p>
        </w:tc>
        <w:tc>
          <w:tcPr>
            <w:tcW w:w="844" w:type="dxa"/>
          </w:tcPr>
          <w:p w:rsidR="0007155E" w:rsidRPr="006C7D94" w:rsidRDefault="00B51536">
            <w:pPr>
              <w:rPr>
                <w:ins w:id="416" w:author="Payal Alawa" w:date="2023-04-22T12:14:00Z"/>
                <w:highlight w:val="cyan"/>
                <w:rPrChange w:id="417" w:author="Payal Alawa" w:date="2023-04-22T13:09:00Z">
                  <w:rPr>
                    <w:ins w:id="418" w:author="Payal Alawa" w:date="2023-04-22T12:14:00Z"/>
                  </w:rPr>
                </w:rPrChange>
              </w:rPr>
            </w:pPr>
            <m:oMathPara>
              <m:oMath>
                <m:sSup>
                  <m:sSupPr>
                    <m:ctrlPr>
                      <w:ins w:id="419" w:author="Payal Alawa" w:date="2023-04-25T08:49:00Z">
                        <w:rPr>
                          <w:rFonts w:ascii="Cambria Math" w:hAnsi="Cambria Math"/>
                          <w:i/>
                          <w:highlight w:val="cyan"/>
                        </w:rPr>
                      </w:ins>
                    </m:ctrlPr>
                  </m:sSupPr>
                  <m:e>
                    <m:r>
                      <w:ins w:id="420" w:author="Payal Alawa" w:date="2023-04-25T08:49:00Z">
                        <w:rPr>
                          <w:rFonts w:ascii="Cambria Math" w:hAnsi="Cambria Math"/>
                          <w:highlight w:val="cyan"/>
                        </w:rPr>
                        <m:t>60</m:t>
                      </w:ins>
                    </m:r>
                  </m:e>
                  <m:sup>
                    <m:r>
                      <w:ins w:id="421" w:author="Payal Alawa" w:date="2023-04-25T08:49:00Z">
                        <w:rPr>
                          <w:rFonts w:ascii="Cambria Math" w:hAnsi="Cambria Math" w:cs="Calibri"/>
                          <w:highlight w:val="cyan"/>
                        </w:rPr>
                        <m:t>°</m:t>
                      </w:ins>
                    </m:r>
                  </m:sup>
                </m:sSup>
              </m:oMath>
            </m:oMathPara>
          </w:p>
        </w:tc>
        <w:tc>
          <w:tcPr>
            <w:tcW w:w="1282" w:type="dxa"/>
          </w:tcPr>
          <w:p w:rsidR="0007155E" w:rsidRPr="006C7D94" w:rsidRDefault="0007155E" w:rsidP="00F52DDF">
            <w:pPr>
              <w:rPr>
                <w:ins w:id="422" w:author="Payal Alawa" w:date="2023-04-22T12:14:00Z"/>
                <w:highlight w:val="cyan"/>
                <w:rPrChange w:id="423" w:author="Payal Alawa" w:date="2023-04-22T13:09:00Z">
                  <w:rPr>
                    <w:ins w:id="424" w:author="Payal Alawa" w:date="2023-04-22T12:14:00Z"/>
                  </w:rPr>
                </w:rPrChange>
              </w:rPr>
            </w:pPr>
            <w:ins w:id="425" w:author="Payal Alawa" w:date="2023-04-22T12:14:00Z">
              <w:r w:rsidRPr="006C7D94">
                <w:rPr>
                  <w:highlight w:val="cyan"/>
                  <w:rPrChange w:id="426" w:author="Payal Alawa" w:date="2023-04-22T13:09:00Z">
                    <w:rPr/>
                  </w:rPrChange>
                </w:rPr>
                <w:t>13.3</w:t>
              </w:r>
            </w:ins>
          </w:p>
        </w:tc>
        <w:tc>
          <w:tcPr>
            <w:tcW w:w="1276" w:type="dxa"/>
          </w:tcPr>
          <w:p w:rsidR="0007155E" w:rsidRPr="006C7D94" w:rsidRDefault="0007155E" w:rsidP="00F52DDF">
            <w:pPr>
              <w:rPr>
                <w:ins w:id="427" w:author="Payal Alawa" w:date="2023-04-22T12:14:00Z"/>
                <w:highlight w:val="cyan"/>
                <w:rPrChange w:id="428" w:author="Payal Alawa" w:date="2023-04-22T13:09:00Z">
                  <w:rPr>
                    <w:ins w:id="429" w:author="Payal Alawa" w:date="2023-04-22T12:14:00Z"/>
                  </w:rPr>
                </w:rPrChange>
              </w:rPr>
            </w:pPr>
            <w:ins w:id="430" w:author="Payal Alawa" w:date="2023-04-22T12:14:00Z">
              <w:r w:rsidRPr="006C7D94">
                <w:rPr>
                  <w:highlight w:val="cyan"/>
                  <w:rPrChange w:id="431" w:author="Payal Alawa" w:date="2023-04-22T13:09:00Z">
                    <w:rPr/>
                  </w:rPrChange>
                </w:rPr>
                <w:t>18.8</w:t>
              </w:r>
            </w:ins>
          </w:p>
        </w:tc>
        <w:tc>
          <w:tcPr>
            <w:tcW w:w="945" w:type="dxa"/>
            <w:tcBorders>
              <w:right w:val="nil"/>
            </w:tcBorders>
          </w:tcPr>
          <w:p w:rsidR="0007155E" w:rsidRPr="006C7D94" w:rsidRDefault="0007155E" w:rsidP="00F52DDF">
            <w:pPr>
              <w:rPr>
                <w:ins w:id="432" w:author="Payal Alawa" w:date="2023-04-22T12:14:00Z"/>
                <w:highlight w:val="cyan"/>
                <w:rPrChange w:id="433" w:author="Payal Alawa" w:date="2023-04-22T13:09:00Z">
                  <w:rPr>
                    <w:ins w:id="434" w:author="Payal Alawa" w:date="2023-04-22T12:14:00Z"/>
                  </w:rPr>
                </w:rPrChange>
              </w:rPr>
            </w:pPr>
            <w:ins w:id="435" w:author="Payal Alawa" w:date="2023-04-22T12:14:00Z">
              <w:r w:rsidRPr="006C7D94">
                <w:rPr>
                  <w:highlight w:val="cyan"/>
                  <w:rPrChange w:id="436" w:author="Payal Alawa" w:date="2023-04-22T13:09:00Z">
                    <w:rPr/>
                  </w:rPrChange>
                </w:rPr>
                <w:t>21.6</w:t>
              </w:r>
            </w:ins>
          </w:p>
        </w:tc>
        <w:tc>
          <w:tcPr>
            <w:tcW w:w="1181" w:type="dxa"/>
            <w:tcBorders>
              <w:left w:val="nil"/>
            </w:tcBorders>
          </w:tcPr>
          <w:p w:rsidR="0007155E" w:rsidRPr="006C7D94" w:rsidRDefault="00B51536" w:rsidP="00F52DDF">
            <w:pPr>
              <w:rPr>
                <w:ins w:id="437" w:author="Payal Alawa" w:date="2023-04-22T12:14:00Z"/>
                <w:highlight w:val="cyan"/>
                <w:rPrChange w:id="438" w:author="Payal Alawa" w:date="2023-04-22T13:09:00Z">
                  <w:rPr>
                    <w:ins w:id="439" w:author="Payal Alawa" w:date="2023-04-22T12:14:00Z"/>
                  </w:rPr>
                </w:rPrChange>
              </w:rPr>
            </w:pPr>
            <m:oMathPara>
              <m:oMath>
                <m:sSup>
                  <m:sSupPr>
                    <m:ctrlPr>
                      <w:ins w:id="440" w:author="Payal Alawa" w:date="2023-04-22T12:14:00Z">
                        <w:rPr>
                          <w:rFonts w:ascii="Cambria Math" w:hAnsi="Cambria Math"/>
                          <w:i/>
                          <w:highlight w:val="cyan"/>
                        </w:rPr>
                      </w:ins>
                    </m:ctrlPr>
                  </m:sSupPr>
                  <m:e>
                    <m:r>
                      <w:ins w:id="441" w:author="Payal Alawa" w:date="2023-04-22T12:14:00Z">
                        <w:rPr>
                          <w:rFonts w:ascii="Cambria Math" w:hAnsi="Cambria Math"/>
                          <w:highlight w:val="cyan"/>
                          <w:rPrChange w:id="442" w:author="Payal Alawa" w:date="2023-04-22T13:09:00Z">
                            <w:rPr>
                              <w:rFonts w:ascii="Cambria Math" w:hAnsi="Cambria Math"/>
                            </w:rPr>
                          </w:rPrChange>
                        </w:rPr>
                        <m:t>68</m:t>
                      </w:ins>
                    </m:r>
                  </m:e>
                  <m:sup>
                    <m:r>
                      <w:ins w:id="443" w:author="Payal Alawa" w:date="2023-04-22T12:14:00Z">
                        <w:rPr>
                          <w:rFonts w:ascii="Cambria Math" w:hAnsi="Cambria Math"/>
                          <w:highlight w:val="cyan"/>
                          <w:rPrChange w:id="444" w:author="Payal Alawa" w:date="2023-04-22T13:09:00Z">
                            <w:rPr>
                              <w:rFonts w:ascii="Cambria Math" w:hAnsi="Cambria Math"/>
                            </w:rPr>
                          </w:rPrChange>
                        </w:rPr>
                        <m:t>°</m:t>
                      </w:ins>
                    </m:r>
                  </m:sup>
                </m:sSup>
              </m:oMath>
            </m:oMathPara>
          </w:p>
        </w:tc>
        <w:tc>
          <w:tcPr>
            <w:tcW w:w="885" w:type="dxa"/>
            <w:tcBorders>
              <w:right w:val="nil"/>
            </w:tcBorders>
          </w:tcPr>
          <w:p w:rsidR="0007155E" w:rsidRPr="006C7D94" w:rsidRDefault="0007155E" w:rsidP="00F52DDF">
            <w:pPr>
              <w:rPr>
                <w:ins w:id="445" w:author="Payal Alawa" w:date="2023-04-22T12:14:00Z"/>
                <w:highlight w:val="cyan"/>
                <w:rPrChange w:id="446" w:author="Payal Alawa" w:date="2023-04-22T13:09:00Z">
                  <w:rPr>
                    <w:ins w:id="447" w:author="Payal Alawa" w:date="2023-04-22T12:14:00Z"/>
                  </w:rPr>
                </w:rPrChange>
              </w:rPr>
            </w:pPr>
            <w:ins w:id="448" w:author="Payal Alawa" w:date="2023-04-22T12:14:00Z">
              <w:r w:rsidRPr="006C7D94">
                <w:rPr>
                  <w:highlight w:val="cyan"/>
                  <w:rPrChange w:id="449" w:author="Payal Alawa" w:date="2023-04-22T13:09:00Z">
                    <w:rPr/>
                  </w:rPrChange>
                </w:rPr>
                <w:t>27.5</w:t>
              </w:r>
            </w:ins>
          </w:p>
        </w:tc>
        <w:tc>
          <w:tcPr>
            <w:tcW w:w="1241" w:type="dxa"/>
            <w:tcBorders>
              <w:left w:val="nil"/>
            </w:tcBorders>
          </w:tcPr>
          <w:p w:rsidR="0007155E" w:rsidRPr="006C7D94" w:rsidRDefault="00B51536" w:rsidP="00F52DDF">
            <w:pPr>
              <w:rPr>
                <w:ins w:id="450" w:author="Payal Alawa" w:date="2023-04-22T12:14:00Z"/>
                <w:highlight w:val="cyan"/>
                <w:rPrChange w:id="451" w:author="Payal Alawa" w:date="2023-04-22T13:09:00Z">
                  <w:rPr>
                    <w:ins w:id="452" w:author="Payal Alawa" w:date="2023-04-22T12:14:00Z"/>
                  </w:rPr>
                </w:rPrChange>
              </w:rPr>
            </w:pPr>
            <m:oMathPara>
              <m:oMath>
                <m:sSup>
                  <m:sSupPr>
                    <m:ctrlPr>
                      <w:ins w:id="453" w:author="Payal Alawa" w:date="2023-04-22T12:14:00Z">
                        <w:rPr>
                          <w:rFonts w:ascii="Cambria Math" w:hAnsi="Cambria Math"/>
                          <w:i/>
                          <w:highlight w:val="cyan"/>
                        </w:rPr>
                      </w:ins>
                    </m:ctrlPr>
                  </m:sSupPr>
                  <m:e>
                    <m:r>
                      <w:ins w:id="454" w:author="Payal Alawa" w:date="2023-04-22T12:14:00Z">
                        <w:rPr>
                          <w:rFonts w:ascii="Cambria Math" w:hAnsi="Cambria Math"/>
                          <w:highlight w:val="cyan"/>
                          <w:rPrChange w:id="455" w:author="Payal Alawa" w:date="2023-04-22T13:09:00Z">
                            <w:rPr>
                              <w:rFonts w:ascii="Cambria Math" w:hAnsi="Cambria Math"/>
                            </w:rPr>
                          </w:rPrChange>
                        </w:rPr>
                        <m:t>68</m:t>
                      </w:ins>
                    </m:r>
                  </m:e>
                  <m:sup>
                    <m:r>
                      <w:ins w:id="456" w:author="Payal Alawa" w:date="2023-04-22T12:14:00Z">
                        <w:rPr>
                          <w:rFonts w:ascii="Cambria Math" w:hAnsi="Cambria Math"/>
                          <w:highlight w:val="cyan"/>
                          <w:rPrChange w:id="457" w:author="Payal Alawa" w:date="2023-04-22T13:09:00Z">
                            <w:rPr>
                              <w:rFonts w:ascii="Cambria Math" w:hAnsi="Cambria Math"/>
                            </w:rPr>
                          </w:rPrChange>
                        </w:rPr>
                        <m:t>°</m:t>
                      </w:ins>
                    </m:r>
                  </m:sup>
                </m:sSup>
              </m:oMath>
            </m:oMathPara>
          </w:p>
        </w:tc>
      </w:tr>
    </w:tbl>
    <w:p w:rsidR="0007155E" w:rsidRPr="006C7D94" w:rsidRDefault="0007155E" w:rsidP="00F52DDF">
      <w:pPr>
        <w:rPr>
          <w:ins w:id="458" w:author="Payal Alawa" w:date="2023-04-22T12:15:00Z"/>
          <w:highlight w:val="cyan"/>
          <w:rPrChange w:id="459" w:author="Payal Alawa" w:date="2023-04-22T13:09:00Z">
            <w:rPr>
              <w:ins w:id="460" w:author="Payal Alawa" w:date="2023-04-22T12:15:00Z"/>
            </w:rPr>
          </w:rPrChange>
        </w:rPr>
      </w:pPr>
    </w:p>
    <w:p w:rsidR="0007155E" w:rsidRPr="006C7D94" w:rsidRDefault="0007155E">
      <w:pPr>
        <w:rPr>
          <w:ins w:id="461" w:author="Payal Alawa" w:date="2023-04-22T12:23:00Z"/>
          <w:highlight w:val="cyan"/>
          <w:rPrChange w:id="462" w:author="Payal Alawa" w:date="2023-04-22T13:09:00Z">
            <w:rPr>
              <w:ins w:id="463" w:author="Payal Alawa" w:date="2023-04-22T12:23:00Z"/>
            </w:rPr>
          </w:rPrChange>
        </w:rPr>
      </w:pPr>
      <w:ins w:id="464" w:author="Payal Alawa" w:date="2023-04-23T14:22:00Z">
        <w:r>
          <w:rPr>
            <w:highlight w:val="cyan"/>
          </w:rPr>
          <w:t>Following are the o</w:t>
        </w:r>
      </w:ins>
      <w:ins w:id="465" w:author="Payal Alawa" w:date="2023-04-23T14:21:00Z">
        <w:r>
          <w:rPr>
            <w:highlight w:val="cyan"/>
          </w:rPr>
          <w:t>bservations</w:t>
        </w:r>
      </w:ins>
      <w:ins w:id="466" w:author="Payal Alawa" w:date="2023-04-24T16:57:00Z">
        <w:r w:rsidR="00381A28">
          <w:rPr>
            <w:highlight w:val="cyan"/>
          </w:rPr>
          <w:t>;</w:t>
        </w:r>
      </w:ins>
    </w:p>
    <w:p w:rsidR="0007155E" w:rsidRPr="006C7D94" w:rsidRDefault="0007155E">
      <w:pPr>
        <w:pStyle w:val="ListParagraph"/>
        <w:numPr>
          <w:ilvl w:val="0"/>
          <w:numId w:val="27"/>
        </w:numPr>
        <w:rPr>
          <w:ins w:id="467" w:author="Payal Alawa" w:date="2023-04-22T12:22:00Z"/>
          <w:highlight w:val="cyan"/>
          <w:rPrChange w:id="468" w:author="Payal Alawa" w:date="2023-04-22T13:09:00Z">
            <w:rPr>
              <w:ins w:id="469" w:author="Payal Alawa" w:date="2023-04-22T12:22:00Z"/>
            </w:rPr>
          </w:rPrChange>
        </w:rPr>
        <w:pPrChange w:id="470" w:author="Payal Alawa" w:date="2023-04-22T12:22:00Z">
          <w:pPr/>
        </w:pPrChange>
      </w:pPr>
      <w:ins w:id="471" w:author="Payal Alawa" w:date="2023-04-22T12:15:00Z">
        <w:r w:rsidRPr="006C7D94">
          <w:rPr>
            <w:highlight w:val="cyan"/>
            <w:rPrChange w:id="472" w:author="Payal Alawa" w:date="2023-04-22T13:09:00Z">
              <w:rPr/>
            </w:rPrChange>
          </w:rPr>
          <w:t>After certain point beyond 0.5</w:t>
        </w:r>
      </w:ins>
      <w:ins w:id="473" w:author="Payal Alawa" w:date="2023-04-22T12:16:00Z">
        <w:r w:rsidRPr="006C7D94">
          <w:rPr>
            <w:highlight w:val="cyan"/>
            <w:rPrChange w:id="474" w:author="Payal Alawa" w:date="2023-04-22T13:09:00Z">
              <w:rPr/>
            </w:rPrChange>
          </w:rPr>
          <w:t xml:space="preserve"> </w:t>
        </w:r>
      </w:ins>
      <w:ins w:id="475" w:author="Payal Alawa" w:date="2023-04-22T12:15:00Z">
        <w:r w:rsidRPr="006C7D94">
          <w:rPr>
            <w:highlight w:val="cyan"/>
            <w:rPrChange w:id="476" w:author="Payal Alawa" w:date="2023-04-22T13:09:00Z">
              <w:rPr/>
            </w:rPrChange>
          </w:rPr>
          <w:t xml:space="preserve"> </w:t>
        </w:r>
      </w:ins>
      <m:oMath>
        <m:f>
          <m:fPr>
            <m:ctrlPr>
              <w:ins w:id="477" w:author="Payal Alawa" w:date="2023-04-22T12:16:00Z">
                <w:rPr>
                  <w:rFonts w:ascii="Cambria Math" w:hAnsi="Cambria Math"/>
                  <w:highlight w:val="cyan"/>
                </w:rPr>
              </w:ins>
            </m:ctrlPr>
          </m:fPr>
          <m:num>
            <m:sSub>
              <m:sSubPr>
                <m:ctrlPr>
                  <w:ins w:id="478" w:author="Payal Alawa" w:date="2023-04-22T12:16:00Z">
                    <w:rPr>
                      <w:rFonts w:ascii="Cambria Math" w:hAnsi="Cambria Math"/>
                      <w:highlight w:val="cyan"/>
                    </w:rPr>
                  </w:ins>
                </m:ctrlPr>
              </m:sSubPr>
              <m:e>
                <m:r>
                  <w:ins w:id="479" w:author="Payal Alawa" w:date="2023-04-22T12:16:00Z">
                    <w:rPr>
                      <w:rFonts w:ascii="Cambria Math" w:hAnsi="Cambria Math"/>
                      <w:highlight w:val="cyan"/>
                      <w:rPrChange w:id="480" w:author="Payal Alawa" w:date="2023-04-22T13:09:00Z">
                        <w:rPr>
                          <w:rFonts w:ascii="Cambria Math" w:hAnsi="Cambria Math"/>
                        </w:rPr>
                      </w:rPrChange>
                    </w:rPr>
                    <m:t>d</m:t>
                  </w:ins>
                </m:r>
              </m:e>
              <m:sub>
                <m:r>
                  <w:ins w:id="481" w:author="Payal Alawa" w:date="2023-04-22T12:16:00Z">
                    <w:rPr>
                      <w:rFonts w:ascii="Cambria Math" w:hAnsi="Cambria Math"/>
                      <w:highlight w:val="cyan"/>
                      <w:rPrChange w:id="482" w:author="Payal Alawa" w:date="2023-04-22T13:09:00Z">
                        <w:rPr>
                          <w:rFonts w:ascii="Cambria Math" w:hAnsi="Cambria Math"/>
                        </w:rPr>
                      </w:rPrChange>
                    </w:rPr>
                    <m:t>V</m:t>
                  </w:ins>
                </m:r>
              </m:sub>
            </m:sSub>
          </m:num>
          <m:den>
            <m:r>
              <w:ins w:id="483" w:author="Payal Alawa" w:date="2023-04-22T12:16:00Z">
                <w:rPr>
                  <w:rFonts w:ascii="Cambria Math" w:hAnsi="Cambria Math"/>
                  <w:highlight w:val="cyan"/>
                  <w:rPrChange w:id="484" w:author="Payal Alawa" w:date="2023-04-22T13:09:00Z">
                    <w:rPr>
                      <w:rFonts w:ascii="Cambria Math" w:hAnsi="Cambria Math"/>
                    </w:rPr>
                  </w:rPrChange>
                </w:rPr>
                <m:t>λ</m:t>
              </w:ins>
            </m:r>
          </m:den>
        </m:f>
      </m:oMath>
      <w:ins w:id="485" w:author="Payal Alawa" w:date="2023-04-22T12:16:00Z">
        <w:r w:rsidRPr="006C7D94">
          <w:rPr>
            <w:highlight w:val="cyan"/>
            <w:rPrChange w:id="486" w:author="Payal Alawa" w:date="2023-04-22T13:09:00Z">
              <w:rPr/>
            </w:rPrChange>
          </w:rPr>
          <w:t xml:space="preserve"> factor</w:t>
        </w:r>
      </w:ins>
      <w:ins w:id="487" w:author="Payal Alawa" w:date="2023-04-22T12:15:00Z">
        <w:r w:rsidRPr="006C7D94">
          <w:rPr>
            <w:highlight w:val="cyan"/>
            <w:rPrChange w:id="488" w:author="Payal Alawa" w:date="2023-04-22T13:09:00Z">
              <w:rPr/>
            </w:rPrChange>
          </w:rPr>
          <w:t xml:space="preserve">, at certain fixed elevation angle of main beam, grating lobe gain and its elevation angle increases on increasing </w:t>
        </w:r>
      </w:ins>
      <m:oMath>
        <m:f>
          <m:fPr>
            <m:ctrlPr>
              <w:ins w:id="489" w:author="Payal Alawa" w:date="2023-04-22T12:16:00Z">
                <w:rPr>
                  <w:rFonts w:ascii="Cambria Math" w:hAnsi="Cambria Math"/>
                  <w:highlight w:val="cyan"/>
                </w:rPr>
              </w:ins>
            </m:ctrlPr>
          </m:fPr>
          <m:num>
            <m:sSub>
              <m:sSubPr>
                <m:ctrlPr>
                  <w:ins w:id="490" w:author="Payal Alawa" w:date="2023-04-22T12:16:00Z">
                    <w:rPr>
                      <w:rFonts w:ascii="Cambria Math" w:hAnsi="Cambria Math"/>
                      <w:highlight w:val="cyan"/>
                    </w:rPr>
                  </w:ins>
                </m:ctrlPr>
              </m:sSubPr>
              <m:e>
                <m:r>
                  <w:ins w:id="491" w:author="Payal Alawa" w:date="2023-04-22T12:16:00Z">
                    <w:rPr>
                      <w:rFonts w:ascii="Cambria Math" w:hAnsi="Cambria Math"/>
                      <w:highlight w:val="cyan"/>
                      <w:rPrChange w:id="492" w:author="Payal Alawa" w:date="2023-04-22T13:09:00Z">
                        <w:rPr>
                          <w:rFonts w:ascii="Cambria Math" w:hAnsi="Cambria Math"/>
                        </w:rPr>
                      </w:rPrChange>
                    </w:rPr>
                    <m:t>d</m:t>
                  </w:ins>
                </m:r>
              </m:e>
              <m:sub>
                <m:r>
                  <w:ins w:id="493" w:author="Payal Alawa" w:date="2023-04-22T12:16:00Z">
                    <w:rPr>
                      <w:rFonts w:ascii="Cambria Math" w:hAnsi="Cambria Math"/>
                      <w:highlight w:val="cyan"/>
                      <w:rPrChange w:id="494" w:author="Payal Alawa" w:date="2023-04-22T13:09:00Z">
                        <w:rPr>
                          <w:rFonts w:ascii="Cambria Math" w:hAnsi="Cambria Math"/>
                        </w:rPr>
                      </w:rPrChange>
                    </w:rPr>
                    <m:t>V</m:t>
                  </w:ins>
                </m:r>
              </m:sub>
            </m:sSub>
          </m:num>
          <m:den>
            <m:r>
              <w:ins w:id="495" w:author="Payal Alawa" w:date="2023-04-22T12:16:00Z">
                <w:rPr>
                  <w:rFonts w:ascii="Cambria Math" w:hAnsi="Cambria Math"/>
                  <w:highlight w:val="cyan"/>
                  <w:rPrChange w:id="496" w:author="Payal Alawa" w:date="2023-04-22T13:09:00Z">
                    <w:rPr>
                      <w:rFonts w:ascii="Cambria Math" w:hAnsi="Cambria Math"/>
                    </w:rPr>
                  </w:rPrChange>
                </w:rPr>
                <m:t>λ</m:t>
              </w:ins>
            </m:r>
          </m:den>
        </m:f>
      </m:oMath>
      <w:ins w:id="497" w:author="Payal Alawa" w:date="2023-04-22T12:16:00Z">
        <w:r w:rsidRPr="006C7D94">
          <w:rPr>
            <w:highlight w:val="cyan"/>
            <w:rPrChange w:id="498" w:author="Payal Alawa" w:date="2023-04-22T13:09:00Z">
              <w:rPr/>
            </w:rPrChange>
          </w:rPr>
          <w:t xml:space="preserve"> factor</w:t>
        </w:r>
      </w:ins>
      <w:ins w:id="499" w:author="Payal Alawa" w:date="2023-04-24T16:54:00Z">
        <w:r w:rsidR="00DD2E5C">
          <w:rPr>
            <w:highlight w:val="cyan"/>
          </w:rPr>
          <w:t>.</w:t>
        </w:r>
      </w:ins>
    </w:p>
    <w:p w:rsidR="0007155E" w:rsidRPr="00C76837" w:rsidRDefault="0007155E">
      <w:pPr>
        <w:pStyle w:val="ListParagraph"/>
        <w:numPr>
          <w:ilvl w:val="0"/>
          <w:numId w:val="27"/>
        </w:numPr>
        <w:rPr>
          <w:ins w:id="500" w:author="Payal Alawa" w:date="2023-04-24T16:54:00Z"/>
          <w:highlight w:val="cyan"/>
          <w:lang w:val="en-IN"/>
          <w:rPrChange w:id="501" w:author="Payal Alawa" w:date="2023-04-24T16:54:00Z">
            <w:rPr>
              <w:ins w:id="502" w:author="Payal Alawa" w:date="2023-04-24T16:54:00Z"/>
              <w:highlight w:val="cyan"/>
            </w:rPr>
          </w:rPrChange>
        </w:rPr>
        <w:pPrChange w:id="503" w:author="Payal Alawa" w:date="2023-04-22T12:23:00Z">
          <w:pPr/>
        </w:pPrChange>
      </w:pPr>
      <w:ins w:id="504" w:author="Payal Alawa" w:date="2023-04-22T12:15:00Z">
        <w:r w:rsidRPr="006C7D94">
          <w:rPr>
            <w:highlight w:val="cyan"/>
            <w:rPrChange w:id="505" w:author="Payal Alawa" w:date="2023-04-22T13:09:00Z">
              <w:rPr/>
            </w:rPrChange>
          </w:rPr>
          <w:t xml:space="preserve">At higher elevation angle of main beam after certain point beyond 0.5 </w:t>
        </w:r>
      </w:ins>
      <m:oMath>
        <m:f>
          <m:fPr>
            <m:ctrlPr>
              <w:ins w:id="506" w:author="Payal Alawa" w:date="2023-04-22T12:17:00Z">
                <w:rPr>
                  <w:rFonts w:ascii="Cambria Math" w:hAnsi="Cambria Math"/>
                  <w:highlight w:val="cyan"/>
                </w:rPr>
              </w:ins>
            </m:ctrlPr>
          </m:fPr>
          <m:num>
            <m:sSub>
              <m:sSubPr>
                <m:ctrlPr>
                  <w:ins w:id="507" w:author="Payal Alawa" w:date="2023-04-22T12:17:00Z">
                    <w:rPr>
                      <w:rFonts w:ascii="Cambria Math" w:hAnsi="Cambria Math"/>
                      <w:highlight w:val="cyan"/>
                    </w:rPr>
                  </w:ins>
                </m:ctrlPr>
              </m:sSubPr>
              <m:e>
                <m:r>
                  <w:ins w:id="508" w:author="Payal Alawa" w:date="2023-04-22T12:17:00Z">
                    <w:rPr>
                      <w:rFonts w:ascii="Cambria Math" w:hAnsi="Cambria Math"/>
                      <w:highlight w:val="cyan"/>
                      <w:rPrChange w:id="509" w:author="Payal Alawa" w:date="2023-04-22T13:09:00Z">
                        <w:rPr>
                          <w:rFonts w:ascii="Cambria Math" w:hAnsi="Cambria Math"/>
                        </w:rPr>
                      </w:rPrChange>
                    </w:rPr>
                    <m:t>d</m:t>
                  </w:ins>
                </m:r>
              </m:e>
              <m:sub>
                <m:r>
                  <w:ins w:id="510" w:author="Payal Alawa" w:date="2023-04-22T12:17:00Z">
                    <w:rPr>
                      <w:rFonts w:ascii="Cambria Math" w:hAnsi="Cambria Math"/>
                      <w:highlight w:val="cyan"/>
                      <w:rPrChange w:id="511" w:author="Payal Alawa" w:date="2023-04-22T13:09:00Z">
                        <w:rPr>
                          <w:rFonts w:ascii="Cambria Math" w:hAnsi="Cambria Math"/>
                        </w:rPr>
                      </w:rPrChange>
                    </w:rPr>
                    <m:t>V</m:t>
                  </w:ins>
                </m:r>
              </m:sub>
            </m:sSub>
          </m:num>
          <m:den>
            <m:r>
              <w:ins w:id="512" w:author="Payal Alawa" w:date="2023-04-22T12:17:00Z">
                <w:rPr>
                  <w:rFonts w:ascii="Cambria Math" w:hAnsi="Cambria Math"/>
                  <w:highlight w:val="cyan"/>
                  <w:rPrChange w:id="513" w:author="Payal Alawa" w:date="2023-04-22T13:09:00Z">
                    <w:rPr>
                      <w:rFonts w:ascii="Cambria Math" w:hAnsi="Cambria Math"/>
                    </w:rPr>
                  </w:rPrChange>
                </w:rPr>
                <m:t>λ</m:t>
              </w:ins>
            </m:r>
          </m:den>
        </m:f>
      </m:oMath>
      <w:ins w:id="514" w:author="Payal Alawa" w:date="2023-04-22T12:17:00Z">
        <w:r w:rsidRPr="006C7D94">
          <w:rPr>
            <w:highlight w:val="cyan"/>
            <w:rPrChange w:id="515" w:author="Payal Alawa" w:date="2023-04-22T13:09:00Z">
              <w:rPr/>
            </w:rPrChange>
          </w:rPr>
          <w:t xml:space="preserve"> factor</w:t>
        </w:r>
      </w:ins>
      <w:ins w:id="516" w:author="Payal Alawa" w:date="2023-04-22T12:15:00Z">
        <w:r w:rsidRPr="006C7D94">
          <w:rPr>
            <w:highlight w:val="cyan"/>
            <w:rPrChange w:id="517" w:author="Payal Alawa" w:date="2023-04-22T13:09:00Z">
              <w:rPr/>
            </w:rPrChange>
          </w:rPr>
          <w:t>, grating lobe gain is more prominent than low</w:t>
        </w:r>
        <w:r w:rsidR="00DD2E5C">
          <w:rPr>
            <w:highlight w:val="cyan"/>
            <w:rPrChange w:id="518" w:author="Payal Alawa" w:date="2023-04-22T13:09:00Z">
              <w:rPr>
                <w:highlight w:val="cyan"/>
              </w:rPr>
            </w:rPrChange>
          </w:rPr>
          <w:t>er elevation angle of main beam.</w:t>
        </w:r>
      </w:ins>
    </w:p>
    <w:p w:rsidR="00C76837" w:rsidRPr="001974E6" w:rsidRDefault="00C76837" w:rsidP="00C76837">
      <w:pPr>
        <w:pStyle w:val="ListParagraph"/>
        <w:numPr>
          <w:ilvl w:val="0"/>
          <w:numId w:val="27"/>
        </w:numPr>
        <w:rPr>
          <w:ins w:id="519" w:author="Payal Alawa" w:date="2023-04-24T16:54:00Z"/>
          <w:highlight w:val="cyan"/>
        </w:rPr>
      </w:pPr>
      <w:ins w:id="520" w:author="Payal Alawa" w:date="2023-04-24T16:54:00Z">
        <w:r w:rsidRPr="001974E6">
          <w:rPr>
            <w:highlight w:val="cyan"/>
          </w:rPr>
          <w:t>Gain of main beam reduces on in</w:t>
        </w:r>
        <w:r w:rsidR="00DD2E5C">
          <w:rPr>
            <w:highlight w:val="cyan"/>
          </w:rPr>
          <w:t>creasing elevation of main beam.</w:t>
        </w:r>
      </w:ins>
    </w:p>
    <w:p w:rsidR="00C76837" w:rsidRPr="006C7D94" w:rsidRDefault="00C76837">
      <w:pPr>
        <w:pStyle w:val="ListParagraph"/>
        <w:numPr>
          <w:ilvl w:val="0"/>
          <w:numId w:val="27"/>
        </w:numPr>
        <w:rPr>
          <w:ins w:id="521" w:author="Payal Alawa" w:date="2023-04-22T12:15:00Z"/>
          <w:highlight w:val="cyan"/>
          <w:lang w:val="en-IN"/>
          <w:rPrChange w:id="522" w:author="Payal Alawa" w:date="2023-04-22T13:09:00Z">
            <w:rPr>
              <w:ins w:id="523" w:author="Payal Alawa" w:date="2023-04-22T12:15:00Z"/>
              <w:lang w:val="en-IN"/>
            </w:rPr>
          </w:rPrChange>
        </w:rPr>
        <w:pPrChange w:id="524" w:author="Payal Alawa" w:date="2023-04-22T12:23:00Z">
          <w:pPr/>
        </w:pPrChange>
      </w:pPr>
      <w:ins w:id="525" w:author="Payal Alawa" w:date="2023-04-24T16:55:00Z">
        <w:r>
          <w:rPr>
            <w:highlight w:val="cyan"/>
            <w:lang w:val="en-IN"/>
          </w:rPr>
          <w:t>Number of side lobes increases with increase in number of elements</w:t>
        </w:r>
      </w:ins>
      <w:ins w:id="526" w:author="Payal Alawa" w:date="2023-04-25T22:02:00Z">
        <w:r w:rsidR="00DD2E5C">
          <w:rPr>
            <w:highlight w:val="cyan"/>
            <w:lang w:val="en-IN"/>
          </w:rPr>
          <w:t>.</w:t>
        </w:r>
      </w:ins>
      <w:bookmarkStart w:id="527" w:name="_GoBack"/>
      <w:bookmarkEnd w:id="527"/>
    </w:p>
    <w:p w:rsidR="0007155E" w:rsidRPr="006A38A4" w:rsidRDefault="0007155E" w:rsidP="00F52DDF">
      <w:pPr>
        <w:rPr>
          <w:rFonts w:eastAsia="MS Mincho"/>
        </w:rPr>
      </w:pPr>
    </w:p>
    <w:p w:rsidR="0007155E" w:rsidRPr="006A38A4" w:rsidRDefault="0007155E" w:rsidP="00F52DDF">
      <w:pPr>
        <w:pStyle w:val="Heading1"/>
        <w:rPr>
          <w:rFonts w:eastAsia="MS Mincho"/>
        </w:rPr>
      </w:pPr>
      <w:r w:rsidRPr="006A38A4">
        <w:rPr>
          <w:rFonts w:eastAsia="MS Mincho"/>
        </w:rPr>
        <w:t>7</w:t>
      </w:r>
      <w:r w:rsidRPr="006A38A4">
        <w:rPr>
          <w:rFonts w:eastAsia="MS Mincho"/>
        </w:rPr>
        <w:tab/>
      </w:r>
      <m:oMath>
        <m:f>
          <m:fPr>
            <m:ctrlPr>
              <w:rPr>
                <w:rFonts w:ascii="Cambria Math" w:eastAsia="MS Mincho" w:hAnsi="Cambria Math"/>
              </w:rPr>
            </m:ctrlPr>
          </m:fPr>
          <m:num>
            <m:sSub>
              <m:sSubPr>
                <m:ctrlPr>
                  <w:rPr>
                    <w:rFonts w:ascii="Cambria Math" w:eastAsia="MS Mincho" w:hAnsi="Cambria Math"/>
                  </w:rPr>
                </m:ctrlPr>
              </m:sSubPr>
              <m:e>
                <m:r>
                  <m:rPr>
                    <m:sty m:val="bi"/>
                  </m:rPr>
                  <w:rPr>
                    <w:rFonts w:ascii="Cambria Math" w:eastAsia="MS Mincho" w:hAnsi="Cambria Math"/>
                  </w:rPr>
                  <m:t>d</m:t>
                </m:r>
              </m:e>
              <m:sub>
                <m:r>
                  <m:rPr>
                    <m:sty m:val="bi"/>
                  </m:rPr>
                  <w:rPr>
                    <w:rFonts w:ascii="Cambria Math" w:eastAsia="MS Mincho" w:hAnsi="Cambria Math"/>
                  </w:rPr>
                  <m:t>V</m:t>
                </m:r>
              </m:sub>
            </m:sSub>
          </m:num>
          <m:den>
            <m:r>
              <m:rPr>
                <m:sty m:val="b"/>
              </m:rPr>
              <w:rPr>
                <w:rFonts w:ascii="Cambria Math" w:eastAsia="MS Mincho" w:hAnsi="Cambria Math"/>
              </w:rPr>
              <m:t>λ</m:t>
            </m:r>
          </m:den>
        </m:f>
      </m:oMath>
      <w:r w:rsidRPr="006A38A4">
        <w:rPr>
          <w:rFonts w:eastAsia="MS Mincho"/>
        </w:rPr>
        <w:t xml:space="preserve"> factor and corresponding operating frequency range</w:t>
      </w:r>
    </w:p>
    <w:p w:rsidR="0007155E" w:rsidRPr="006A38A4" w:rsidRDefault="0007155E" w:rsidP="00F52DDF">
      <w:pPr>
        <w:rPr>
          <w:rFonts w:eastAsia="MS Mincho"/>
        </w:rPr>
      </w:pPr>
      <w:r w:rsidRPr="006A38A4">
        <w:rPr>
          <w:rFonts w:eastAsia="MS Mincho"/>
        </w:rPr>
        <w:t xml:space="preserve">Spacing between elements at 26 GHz and 0.5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is 5.8 mm. The spacing of element remains fixed irrespective of operating frequency. This give rise to various values of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Table 2 shows operating frequency range and corresponding </w:t>
      </w:r>
      <m:oMath>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oMath>
      <w:r w:rsidRPr="006A38A4">
        <w:rPr>
          <w:rFonts w:eastAsia="MS Mincho"/>
        </w:rPr>
        <w:t xml:space="preserve"> factor with reference to 26 GHz as design frequency. The frequency bands shown are below 50 GHz, identified for IMT during WRC-19.</w:t>
      </w:r>
    </w:p>
    <w:p w:rsidR="0007155E" w:rsidRPr="006A38A4" w:rsidRDefault="0007155E" w:rsidP="00F52DDF">
      <w:pPr>
        <w:keepNext/>
        <w:spacing w:before="560" w:after="120"/>
        <w:jc w:val="center"/>
        <w:rPr>
          <w:rFonts w:eastAsia="MS Mincho"/>
          <w:caps/>
          <w:sz w:val="20"/>
        </w:rPr>
      </w:pPr>
      <w:r w:rsidRPr="006A38A4">
        <w:rPr>
          <w:rFonts w:eastAsia="MS Mincho"/>
          <w:caps/>
          <w:sz w:val="20"/>
        </w:rPr>
        <w:t>Table 2</w:t>
      </w:r>
    </w:p>
    <w:p w:rsidR="0007155E" w:rsidRPr="006A38A4" w:rsidRDefault="0007155E" w:rsidP="00F52DDF">
      <w:pPr>
        <w:keepNext/>
        <w:keepLines/>
        <w:spacing w:before="0" w:after="120"/>
        <w:jc w:val="center"/>
        <w:rPr>
          <w:rFonts w:ascii="Times New Roman Bold" w:eastAsia="MS Mincho" w:hAnsi="Times New Roman Bold"/>
          <w:b/>
          <w:sz w:val="20"/>
        </w:rPr>
      </w:pPr>
      <w:r w:rsidRPr="006A38A4">
        <w:rPr>
          <w:rFonts w:ascii="Times New Roman Bold" w:eastAsia="MS Mincho" w:hAnsi="Times New Roman Bold"/>
          <w:b/>
          <w:sz w:val="20"/>
        </w:rPr>
        <w:t xml:space="preserve">Element spacing 5.8 mm at frequency 26 GHz and 0.5 </w:t>
      </w:r>
      <m:oMath>
        <m:f>
          <m:fPr>
            <m:ctrlPr>
              <w:rPr>
                <w:rFonts w:ascii="Cambria Math" w:eastAsia="MS Mincho" w:hAnsi="Cambria Math"/>
                <w:b/>
                <w:sz w:val="20"/>
              </w:rPr>
            </m:ctrlPr>
          </m:fPr>
          <m:num>
            <m:sSub>
              <m:sSubPr>
                <m:ctrlPr>
                  <w:rPr>
                    <w:rFonts w:ascii="Cambria Math" w:eastAsia="MS Mincho" w:hAnsi="Cambria Math"/>
                    <w:b/>
                    <w:sz w:val="20"/>
                  </w:rPr>
                </m:ctrlPr>
              </m:sSubPr>
              <m:e>
                <m:r>
                  <m:rPr>
                    <m:sty m:val="bi"/>
                  </m:rPr>
                  <w:rPr>
                    <w:rFonts w:ascii="Cambria Math" w:eastAsia="MS Mincho" w:hAnsi="Cambria Math"/>
                    <w:sz w:val="20"/>
                  </w:rPr>
                  <m:t>d</m:t>
                </m:r>
              </m:e>
              <m:sub>
                <m:r>
                  <m:rPr>
                    <m:sty m:val="bi"/>
                  </m:rPr>
                  <w:rPr>
                    <w:rFonts w:ascii="Cambria Math" w:eastAsia="MS Mincho" w:hAnsi="Cambria Math"/>
                    <w:sz w:val="20"/>
                  </w:rPr>
                  <m:t>V</m:t>
                </m:r>
              </m:sub>
            </m:sSub>
          </m:num>
          <m:den>
            <m:r>
              <m:rPr>
                <m:sty m:val="b"/>
              </m:rPr>
              <w:rPr>
                <w:rFonts w:ascii="Cambria Math" w:eastAsia="MS Mincho" w:hAnsi="Cambria Math"/>
                <w:sz w:val="20"/>
              </w:rPr>
              <m:t>λ</m:t>
            </m:r>
          </m:den>
        </m:f>
      </m:oMath>
    </w:p>
    <w:tbl>
      <w:tblPr>
        <w:tblStyle w:val="TableGrid27"/>
        <w:tblW w:w="7371" w:type="dxa"/>
        <w:jc w:val="center"/>
        <w:tblLook w:val="04A0" w:firstRow="1" w:lastRow="0" w:firstColumn="1" w:lastColumn="0" w:noHBand="0" w:noVBand="1"/>
      </w:tblPr>
      <w:tblGrid>
        <w:gridCol w:w="750"/>
        <w:gridCol w:w="3153"/>
        <w:gridCol w:w="3468"/>
      </w:tblGrid>
      <w:tr w:rsidR="0007155E" w:rsidRPr="006A38A4" w:rsidTr="00F52DDF">
        <w:trPr>
          <w:jc w:val="center"/>
        </w:trPr>
        <w:tc>
          <w:tcPr>
            <w:tcW w:w="843" w:type="dxa"/>
          </w:tcPr>
          <w:p w:rsidR="0007155E" w:rsidRPr="006A38A4" w:rsidRDefault="0007155E" w:rsidP="00F52DDF">
            <w:pPr>
              <w:pStyle w:val="Tablehead"/>
              <w:rPr>
                <w:lang w:eastAsia="zh-CN"/>
              </w:rPr>
            </w:pPr>
            <w:r w:rsidRPr="006A38A4">
              <w:rPr>
                <w:lang w:eastAsia="zh-CN"/>
              </w:rPr>
              <w:t>S. No</w:t>
            </w:r>
          </w:p>
        </w:tc>
        <w:tc>
          <w:tcPr>
            <w:tcW w:w="3814" w:type="dxa"/>
          </w:tcPr>
          <w:p w:rsidR="0007155E" w:rsidRPr="006A38A4" w:rsidRDefault="0007155E" w:rsidP="00F52DDF">
            <w:pPr>
              <w:pStyle w:val="Tablehead"/>
              <w:rPr>
                <w:lang w:eastAsia="zh-CN"/>
              </w:rPr>
            </w:pPr>
            <w:r w:rsidRPr="006A38A4">
              <w:rPr>
                <w:lang w:eastAsia="zh-CN"/>
              </w:rPr>
              <w:t xml:space="preserve">Operating frequency range </w:t>
            </w:r>
            <w:r>
              <w:rPr>
                <w:lang w:eastAsia="zh-CN"/>
              </w:rPr>
              <w:br/>
            </w:r>
            <w:r w:rsidRPr="006A38A4">
              <w:rPr>
                <w:lang w:eastAsia="zh-CN"/>
              </w:rPr>
              <w:t>(GHz)</w:t>
            </w:r>
          </w:p>
        </w:tc>
        <w:tc>
          <w:tcPr>
            <w:tcW w:w="4230" w:type="dxa"/>
          </w:tcPr>
          <w:p w:rsidR="0007155E" w:rsidRPr="006A38A4" w:rsidRDefault="0007155E" w:rsidP="00F52DDF">
            <w:pPr>
              <w:pStyle w:val="Tablehead"/>
              <w:rPr>
                <w:lang w:eastAsia="zh-CN"/>
              </w:rPr>
            </w:pPr>
            <w:r w:rsidRPr="006A38A4">
              <w:rPr>
                <w:lang w:eastAsia="zh-CN"/>
              </w:rPr>
              <w:t xml:space="preserve">Operating </w:t>
            </w:r>
            <m:oMath>
              <m:f>
                <m:fPr>
                  <m:ctrlPr>
                    <w:rPr>
                      <w:rFonts w:ascii="Cambria Math" w:hAnsi="Cambria Math"/>
                      <w:lang w:eastAsia="zh-CN"/>
                    </w:rPr>
                  </m:ctrlPr>
                </m:fPr>
                <m:num>
                  <m:sSub>
                    <m:sSubPr>
                      <m:ctrlPr>
                        <w:rPr>
                          <w:rFonts w:ascii="Cambria Math" w:hAnsi="Cambria Math"/>
                          <w:lang w:eastAsia="zh-CN"/>
                        </w:rPr>
                      </m:ctrlPr>
                    </m:sSubPr>
                    <m:e>
                      <m:r>
                        <m:rPr>
                          <m:sty m:val="bi"/>
                        </m:rPr>
                        <w:rPr>
                          <w:rFonts w:ascii="Cambria Math" w:hAnsi="Cambria Math"/>
                          <w:lang w:eastAsia="zh-CN"/>
                        </w:rPr>
                        <m:t>d</m:t>
                      </m:r>
                    </m:e>
                    <m:sub>
                      <m:r>
                        <m:rPr>
                          <m:sty m:val="bi"/>
                        </m:rPr>
                        <w:rPr>
                          <w:rFonts w:ascii="Cambria Math" w:hAnsi="Cambria Math"/>
                          <w:lang w:eastAsia="zh-CN"/>
                        </w:rPr>
                        <m:t>V</m:t>
                      </m:r>
                    </m:sub>
                  </m:sSub>
                </m:num>
                <m:den>
                  <m:r>
                    <m:rPr>
                      <m:sty m:val="bi"/>
                    </m:rPr>
                    <w:rPr>
                      <w:rFonts w:ascii="Cambria Math" w:hAnsi="Cambria Math"/>
                      <w:lang w:eastAsia="zh-CN"/>
                    </w:rPr>
                    <m:t>λ</m:t>
                  </m:r>
                </m:den>
              </m:f>
            </m:oMath>
            <w:r w:rsidRPr="006A38A4">
              <w:rPr>
                <w:lang w:eastAsia="zh-CN"/>
              </w:rPr>
              <w:t xml:space="preserve"> range</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1</w:t>
            </w:r>
          </w:p>
        </w:tc>
        <w:tc>
          <w:tcPr>
            <w:tcW w:w="3814" w:type="dxa"/>
          </w:tcPr>
          <w:p w:rsidR="0007155E" w:rsidRPr="006A38A4" w:rsidRDefault="0007155E" w:rsidP="00F52DDF">
            <w:pPr>
              <w:pStyle w:val="Tabletext"/>
              <w:jc w:val="center"/>
              <w:rPr>
                <w:lang w:eastAsia="zh-CN"/>
              </w:rPr>
            </w:pPr>
            <w:r w:rsidRPr="006A38A4">
              <w:rPr>
                <w:lang w:eastAsia="zh-CN"/>
              </w:rPr>
              <w:t>24.25 to 27.5</w:t>
            </w:r>
          </w:p>
        </w:tc>
        <w:tc>
          <w:tcPr>
            <w:tcW w:w="4230" w:type="dxa"/>
          </w:tcPr>
          <w:p w:rsidR="0007155E" w:rsidRPr="006A38A4" w:rsidRDefault="0007155E" w:rsidP="00F52DDF">
            <w:pPr>
              <w:pStyle w:val="Tabletext"/>
              <w:jc w:val="center"/>
              <w:rPr>
                <w:lang w:eastAsia="zh-CN"/>
              </w:rPr>
            </w:pPr>
            <w:r w:rsidRPr="006A38A4">
              <w:rPr>
                <w:lang w:eastAsia="zh-CN"/>
              </w:rPr>
              <w:t>0.466 to 0.528</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2</w:t>
            </w:r>
          </w:p>
        </w:tc>
        <w:tc>
          <w:tcPr>
            <w:tcW w:w="3814" w:type="dxa"/>
          </w:tcPr>
          <w:p w:rsidR="0007155E" w:rsidRPr="006A38A4" w:rsidRDefault="0007155E" w:rsidP="00F52DDF">
            <w:pPr>
              <w:pStyle w:val="Tabletext"/>
              <w:jc w:val="center"/>
              <w:rPr>
                <w:lang w:eastAsia="zh-CN"/>
              </w:rPr>
            </w:pPr>
            <w:r w:rsidRPr="006A38A4">
              <w:rPr>
                <w:lang w:eastAsia="zh-CN"/>
              </w:rPr>
              <w:t>37 to 43.5</w:t>
            </w:r>
          </w:p>
        </w:tc>
        <w:tc>
          <w:tcPr>
            <w:tcW w:w="4230" w:type="dxa"/>
          </w:tcPr>
          <w:p w:rsidR="0007155E" w:rsidRPr="006A38A4" w:rsidRDefault="0007155E" w:rsidP="00F52DDF">
            <w:pPr>
              <w:pStyle w:val="Tabletext"/>
              <w:jc w:val="center"/>
              <w:rPr>
                <w:lang w:eastAsia="zh-CN"/>
              </w:rPr>
            </w:pPr>
            <w:r w:rsidRPr="006A38A4">
              <w:rPr>
                <w:lang w:eastAsia="zh-CN"/>
              </w:rPr>
              <w:t>0.711 to 0.836</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3</w:t>
            </w:r>
          </w:p>
        </w:tc>
        <w:tc>
          <w:tcPr>
            <w:tcW w:w="3814" w:type="dxa"/>
          </w:tcPr>
          <w:p w:rsidR="0007155E" w:rsidRPr="006A38A4" w:rsidRDefault="0007155E" w:rsidP="00F52DDF">
            <w:pPr>
              <w:pStyle w:val="Tabletext"/>
              <w:jc w:val="center"/>
              <w:rPr>
                <w:lang w:eastAsia="zh-CN"/>
              </w:rPr>
            </w:pPr>
            <w:r w:rsidRPr="006A38A4">
              <w:rPr>
                <w:lang w:eastAsia="zh-CN"/>
              </w:rPr>
              <w:t>45.5 to 47</w:t>
            </w:r>
          </w:p>
        </w:tc>
        <w:tc>
          <w:tcPr>
            <w:tcW w:w="4230" w:type="dxa"/>
          </w:tcPr>
          <w:p w:rsidR="0007155E" w:rsidRPr="006A38A4" w:rsidRDefault="0007155E" w:rsidP="00F52DDF">
            <w:pPr>
              <w:pStyle w:val="Tabletext"/>
              <w:jc w:val="center"/>
              <w:rPr>
                <w:lang w:eastAsia="zh-CN"/>
              </w:rPr>
            </w:pPr>
            <w:r w:rsidRPr="006A38A4">
              <w:rPr>
                <w:lang w:eastAsia="zh-CN"/>
              </w:rPr>
              <w:t>0.875 to 0.903</w:t>
            </w:r>
          </w:p>
        </w:tc>
      </w:tr>
      <w:tr w:rsidR="0007155E" w:rsidRPr="006A38A4" w:rsidTr="00F52DDF">
        <w:trPr>
          <w:jc w:val="center"/>
        </w:trPr>
        <w:tc>
          <w:tcPr>
            <w:tcW w:w="843" w:type="dxa"/>
          </w:tcPr>
          <w:p w:rsidR="0007155E" w:rsidRPr="006A38A4" w:rsidRDefault="0007155E" w:rsidP="00F52DDF">
            <w:pPr>
              <w:pStyle w:val="Tabletext"/>
              <w:jc w:val="center"/>
              <w:rPr>
                <w:lang w:eastAsia="zh-CN"/>
              </w:rPr>
            </w:pPr>
            <w:r w:rsidRPr="006A38A4">
              <w:rPr>
                <w:lang w:eastAsia="zh-CN"/>
              </w:rPr>
              <w:t>4</w:t>
            </w:r>
          </w:p>
        </w:tc>
        <w:tc>
          <w:tcPr>
            <w:tcW w:w="3814" w:type="dxa"/>
          </w:tcPr>
          <w:p w:rsidR="0007155E" w:rsidRPr="006A38A4" w:rsidRDefault="0007155E" w:rsidP="00F52DDF">
            <w:pPr>
              <w:pStyle w:val="Tabletext"/>
              <w:jc w:val="center"/>
              <w:rPr>
                <w:lang w:eastAsia="zh-CN"/>
              </w:rPr>
            </w:pPr>
            <w:r w:rsidRPr="006A38A4">
              <w:rPr>
                <w:lang w:eastAsia="zh-CN"/>
              </w:rPr>
              <w:t>47.2 to 48.2</w:t>
            </w:r>
          </w:p>
        </w:tc>
        <w:tc>
          <w:tcPr>
            <w:tcW w:w="4230" w:type="dxa"/>
          </w:tcPr>
          <w:p w:rsidR="0007155E" w:rsidRPr="006A38A4" w:rsidRDefault="0007155E" w:rsidP="00F52DDF">
            <w:pPr>
              <w:pStyle w:val="Tabletext"/>
              <w:jc w:val="center"/>
              <w:rPr>
                <w:lang w:eastAsia="zh-CN"/>
              </w:rPr>
            </w:pPr>
            <w:r w:rsidRPr="006A38A4">
              <w:rPr>
                <w:lang w:eastAsia="zh-CN"/>
              </w:rPr>
              <w:t>0.907 to 0.926</w:t>
            </w:r>
          </w:p>
        </w:tc>
      </w:tr>
    </w:tbl>
    <w:p w:rsidR="0007155E" w:rsidRPr="006A38A4" w:rsidRDefault="0007155E" w:rsidP="00F52D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center"/>
        <w:rPr>
          <w:rFonts w:eastAsia="Batang"/>
          <w:sz w:val="20"/>
        </w:rPr>
      </w:pPr>
    </w:p>
    <w:p w:rsidR="0007155E" w:rsidRPr="006A38A4" w:rsidRDefault="0007155E" w:rsidP="00F52DDF">
      <w:pPr>
        <w:pStyle w:val="FigureNo"/>
        <w:rPr>
          <w:rFonts w:eastAsia="MS Mincho"/>
        </w:rPr>
      </w:pPr>
      <w:r w:rsidRPr="006A38A4">
        <w:rPr>
          <w:rFonts w:eastAsia="MS Mincho"/>
        </w:rPr>
        <w:t>Figure 5</w:t>
      </w:r>
    </w:p>
    <w:p w:rsidR="0007155E" w:rsidRPr="006A38A4" w:rsidRDefault="0007155E" w:rsidP="00F52DDF">
      <w:pPr>
        <w:pStyle w:val="Figure"/>
        <w:rPr>
          <w:rFonts w:eastAsia="MS Mincho"/>
        </w:rPr>
      </w:pPr>
      <w:r w:rsidRPr="006A38A4">
        <w:rPr>
          <w:rFonts w:eastAsia="MS Mincho"/>
          <w:noProof/>
          <w:lang w:val="en-IN" w:eastAsia="en-IN"/>
        </w:rPr>
        <w:drawing>
          <wp:inline distT="0" distB="0" distL="0" distR="0" wp14:anchorId="550072D4" wp14:editId="0D42143F">
            <wp:extent cx="5059579" cy="3026362"/>
            <wp:effectExtent l="19050" t="0" r="7721" b="0"/>
            <wp:docPr id="67" name="Picture 9" descr="N:\freq_rng.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freq_rng.emf"/>
                    <pic:cNvPicPr>
                      <a:picLocks noChangeAspect="1" noChangeArrowheads="1"/>
                    </pic:cNvPicPr>
                  </pic:nvPicPr>
                  <pic:blipFill>
                    <a:blip r:embed="rId28"/>
                    <a:srcRect l="4492" r="6738" b="3075"/>
                    <a:stretch>
                      <a:fillRect/>
                    </a:stretch>
                  </pic:blipFill>
                  <pic:spPr bwMode="auto">
                    <a:xfrm>
                      <a:off x="0" y="0"/>
                      <a:ext cx="5059579" cy="3026362"/>
                    </a:xfrm>
                    <a:prstGeom prst="rect">
                      <a:avLst/>
                    </a:prstGeom>
                    <a:noFill/>
                    <a:ln w="9525">
                      <a:noFill/>
                      <a:miter lim="800000"/>
                      <a:headEnd/>
                      <a:tailEnd/>
                    </a:ln>
                  </pic:spPr>
                </pic:pic>
              </a:graphicData>
            </a:graphic>
          </wp:inline>
        </w:drawing>
      </w:r>
    </w:p>
    <w:p w:rsidR="0007155E" w:rsidRPr="006A38A4" w:rsidRDefault="0007155E" w:rsidP="00F52DDF">
      <w:pPr>
        <w:pStyle w:val="Heading1"/>
        <w:rPr>
          <w:rFonts w:eastAsia="MS Mincho"/>
        </w:rPr>
      </w:pPr>
      <w:r w:rsidRPr="006A38A4">
        <w:rPr>
          <w:rFonts w:eastAsia="MS Mincho"/>
        </w:rPr>
        <w:t>8</w:t>
      </w:r>
      <w:r w:rsidRPr="006A38A4">
        <w:rPr>
          <w:rFonts w:eastAsia="MS Mincho"/>
        </w:rPr>
        <w:tab/>
      </w:r>
      <w:r w:rsidRPr="00F80EAF">
        <w:rPr>
          <w:rStyle w:val="Heading1Char1"/>
          <w:rFonts w:eastAsia="MS Mincho"/>
          <w:b/>
          <w:sz w:val="28"/>
        </w:rPr>
        <w:t>Conclusion</w:t>
      </w:r>
    </w:p>
    <w:p w:rsidR="0007155E" w:rsidRDefault="0007155E" w:rsidP="00F52DDF">
      <w:pPr>
        <w:keepNext/>
        <w:keepLines/>
        <w:rPr>
          <w:ins w:id="528" w:author="Payal Alawa" w:date="2023-04-23T11:04:00Z"/>
          <w:rFonts w:eastAsia="MS Mincho"/>
        </w:rPr>
      </w:pPr>
      <w:ins w:id="529" w:author="Payal Alawa" w:date="2023-04-23T11:04:00Z">
        <w:r w:rsidRPr="005608AA">
          <w:rPr>
            <w:rFonts w:eastAsia="MS Mincho"/>
            <w:highlight w:val="cyan"/>
          </w:rPr>
          <w:t>T</w:t>
        </w:r>
        <w:r w:rsidRPr="005608AA">
          <w:rPr>
            <w:color w:val="000000" w:themeColor="text1"/>
            <w:highlight w:val="cyan"/>
            <w:lang w:val="en-IN"/>
          </w:rPr>
          <w:t xml:space="preserve">he study demonstrated that due to grating lobe the flexibility of steering of main beam in vertical plane reduces as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w:rPr>
                  <w:rFonts w:ascii="Cambria Math" w:eastAsia="MS Mincho" w:hAnsi="Cambria Math"/>
                  <w:highlight w:val="cyan"/>
                </w:rPr>
                <m:t>λ</m:t>
              </m:r>
            </m:den>
          </m:f>
        </m:oMath>
        <w:r w:rsidRPr="005608AA">
          <w:rPr>
            <w:rFonts w:eastAsia="MS Mincho"/>
            <w:highlight w:val="cyan"/>
          </w:rPr>
          <w:t xml:space="preserve"> factor</w:t>
        </w:r>
        <w:r w:rsidRPr="005608AA">
          <w:rPr>
            <w:color w:val="000000" w:themeColor="text1"/>
            <w:highlight w:val="cyan"/>
            <w:lang w:val="en-IN"/>
          </w:rPr>
          <w:t xml:space="preserve"> increases, after</w:t>
        </w:r>
        <w:r w:rsidRPr="005608AA">
          <w:rPr>
            <w:color w:val="000000" w:themeColor="text1"/>
            <w:highlight w:val="cyan"/>
          </w:rPr>
          <w:t xml:space="preserve"> certain point beyond 0.5 </w: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
                    <m:t>d</m:t>
                  </m:r>
                </m:e>
                <m:sub>
                  <m:r>
                    <w:rPr>
                      <w:rFonts w:ascii="Cambria Math" w:eastAsia="MS Mincho" w:hAnsi="Cambria Math"/>
                      <w:highlight w:val="cyan"/>
                    </w:rPr>
                    <m:t>V</m:t>
                  </m:r>
                </m:sub>
              </m:sSub>
            </m:num>
            <m:den>
              <m:r>
                <w:rPr>
                  <w:rFonts w:ascii="Cambria Math" w:eastAsia="MS Mincho" w:hAnsi="Cambria Math"/>
                  <w:highlight w:val="cyan"/>
                </w:rPr>
                <m:t>λ</m:t>
              </m:r>
            </m:den>
          </m:f>
        </m:oMath>
        <w:r w:rsidRPr="005608AA">
          <w:rPr>
            <w:rFonts w:eastAsia="MS Mincho"/>
            <w:highlight w:val="cyan"/>
          </w:rPr>
          <w:t xml:space="preserve"> factor</w:t>
        </w:r>
        <w:r w:rsidRPr="005608AA">
          <w:rPr>
            <w:color w:val="000000" w:themeColor="text1"/>
            <w:highlight w:val="cyan"/>
          </w:rPr>
          <w:t xml:space="preserve">. So, </w:t>
        </w:r>
      </w:ins>
      <w:ins w:id="530" w:author="Payal Alawa" w:date="2023-04-24T16:59:00Z">
        <w:r w:rsidR="00ED1DD6">
          <w:rPr>
            <w:color w:val="000000" w:themeColor="text1"/>
            <w:highlight w:val="cyan"/>
          </w:rPr>
          <w:t xml:space="preserve">in </w:t>
        </w:r>
      </w:ins>
      <w:ins w:id="531" w:author="Payal Alawa" w:date="2023-04-23T11:04:00Z">
        <w:r w:rsidRPr="005608AA">
          <w:rPr>
            <w:color w:val="000000" w:themeColor="text1"/>
            <w:highlight w:val="cyan"/>
          </w:rPr>
          <w:t>g</w:t>
        </w:r>
        <w:r w:rsidRPr="005608AA">
          <w:rPr>
            <w:highlight w:val="cyan"/>
          </w:rPr>
          <w:t>eneral it is appropriate to use the Recommendation</w:t>
        </w:r>
        <w:r w:rsidRPr="005608AA">
          <w:rPr>
            <w:rFonts w:eastAsia="MS Mincho"/>
            <w:highlight w:val="cyan"/>
          </w:rPr>
          <w:t xml:space="preserve"> ITU-R M.2101 </w:t>
        </w:r>
      </w:ins>
      <w:ins w:id="532" w:author="Payal Alawa" w:date="2023-04-24T17:00:00Z">
        <w:r w:rsidR="00ED1DD6" w:rsidRPr="005608AA">
          <w:rPr>
            <w:rFonts w:eastAsia="MS Mincho"/>
            <w:highlight w:val="cyan"/>
          </w:rPr>
          <w:t xml:space="preserve">for </w:t>
        </w:r>
        <w:r w:rsidR="00ED1DD6">
          <w:rPr>
            <w:rFonts w:eastAsia="MS Mincho"/>
            <w:highlight w:val="cyan"/>
          </w:rPr>
          <w:t>sharing studies</w:t>
        </w:r>
        <w:r w:rsidR="00ED1DD6" w:rsidRPr="005608AA">
          <w:rPr>
            <w:rFonts w:eastAsia="MS Mincho"/>
            <w:highlight w:val="cyan"/>
          </w:rPr>
          <w:t xml:space="preserve"> </w:t>
        </w:r>
      </w:ins>
      <w:ins w:id="533" w:author="Payal Alawa" w:date="2023-04-23T11:04:00Z">
        <w:r w:rsidRPr="005608AA">
          <w:rPr>
            <w:rFonts w:eastAsia="MS Mincho"/>
            <w:highlight w:val="cyan"/>
          </w:rPr>
          <w:t>in certain limit</w:t>
        </w:r>
      </w:ins>
      <w:ins w:id="534" w:author="Payal Alawa" w:date="2023-04-23T14:24:00Z">
        <w:r>
          <w:rPr>
            <w:rFonts w:eastAsia="MS Mincho"/>
            <w:highlight w:val="cyan"/>
          </w:rPr>
          <w:t>s</w:t>
        </w:r>
      </w:ins>
      <w:ins w:id="535" w:author="Payal Alawa" w:date="2023-04-23T11:04:00Z">
        <w:r w:rsidRPr="005608AA">
          <w:rPr>
            <w:rFonts w:eastAsia="MS Mincho"/>
            <w:highlight w:val="cyan"/>
          </w:rPr>
          <w:t xml:space="preserve"> as resulted in simulation.</w:t>
        </w:r>
      </w:ins>
      <w:ins w:id="536" w:author="Payal Alawa" w:date="2023-04-22T12:28:00Z">
        <w:r w:rsidRPr="006A38A4" w:rsidDel="0021011C">
          <w:rPr>
            <w:rFonts w:eastAsia="MS Mincho"/>
          </w:rPr>
          <w:t xml:space="preserve"> </w:t>
        </w:r>
      </w:ins>
    </w:p>
    <w:p w:rsidR="0007155E" w:rsidRPr="00DC15FF" w:rsidRDefault="0007155E" w:rsidP="00F52DDF">
      <w:pPr>
        <w:keepNext/>
        <w:keepLines/>
        <w:rPr>
          <w:ins w:id="537" w:author="Payal Alawa" w:date="2023-04-22T12:28:00Z"/>
          <w:rFonts w:eastAsia="MS Mincho"/>
          <w:highlight w:val="cyan"/>
          <w:rPrChange w:id="538" w:author="Payal Alawa" w:date="2023-04-22T13:12:00Z">
            <w:rPr>
              <w:ins w:id="539" w:author="Payal Alawa" w:date="2023-04-22T12:28:00Z"/>
              <w:rFonts w:eastAsia="MS Mincho"/>
            </w:rPr>
          </w:rPrChange>
        </w:rPr>
      </w:pPr>
      <w:del w:id="540" w:author="Payal Alawa" w:date="2023-04-22T12:28:00Z">
        <w:r w:rsidRPr="00DC15FF" w:rsidDel="0021011C">
          <w:rPr>
            <w:rFonts w:eastAsia="MS Mincho"/>
            <w:highlight w:val="cyan"/>
            <w:rPrChange w:id="541" w:author="Payal Alawa" w:date="2023-04-22T13:12:00Z">
              <w:rPr>
                <w:rFonts w:eastAsia="MS Mincho"/>
              </w:rPr>
            </w:rPrChange>
          </w:rPr>
          <w:delText xml:space="preserve">Figure 2 indicates that if the design frequency is 26 GHz, the emission at the edge of frequency, 24.25 GHz and 27.5 GHz, does not show side lobe which is of major concern to space services, and no grating lobe was observed, hence co-existence is feasible. Figure 3 indicates that side lobe appears proportional to steering elevation angle of main beam and proportional to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542" w:author="Payal Alawa" w:date="2023-04-22T13:12:00Z">
                        <w:rPr>
                          <w:rFonts w:ascii="Cambria Math" w:eastAsia="MS Mincho" w:hAnsi="Cambria Math"/>
                        </w:rPr>
                      </w:rPrChange>
                    </w:rPr>
                    <m:t>d</m:t>
                  </m:r>
                </m:e>
                <m:sub>
                  <m:r>
                    <w:rPr>
                      <w:rFonts w:ascii="Cambria Math" w:eastAsia="MS Mincho" w:hAnsi="Cambria Math"/>
                      <w:highlight w:val="cyan"/>
                      <w:rPrChange w:id="543" w:author="Payal Alawa" w:date="2023-04-22T13:12:00Z">
                        <w:rPr>
                          <w:rFonts w:ascii="Cambria Math" w:eastAsia="MS Mincho" w:hAnsi="Cambria Math"/>
                        </w:rPr>
                      </w:rPrChange>
                    </w:rPr>
                    <m:t>V</m:t>
                  </m:r>
                </m:sub>
              </m:sSub>
            </m:num>
            <m:den>
              <m:r>
                <w:rPr>
                  <w:rFonts w:ascii="Cambria Math" w:eastAsia="MS Mincho" w:hAnsi="Cambria Math"/>
                  <w:highlight w:val="cyan"/>
                  <w:rPrChange w:id="544" w:author="Payal Alawa" w:date="2023-04-22T13:12:00Z">
                    <w:rPr>
                      <w:rFonts w:ascii="Cambria Math" w:eastAsia="MS Mincho" w:hAnsi="Cambria Math"/>
                    </w:rPr>
                  </w:rPrChange>
                </w:rPr>
                <m:t>λ</m:t>
              </m:r>
            </m:den>
          </m:f>
        </m:oMath>
        <w:r w:rsidRPr="00DC15FF" w:rsidDel="0021011C">
          <w:rPr>
            <w:rFonts w:eastAsia="MS Mincho"/>
            <w:highlight w:val="cyan"/>
            <w:rPrChange w:id="545" w:author="Payal Alawa" w:date="2023-04-22T13:12:00Z">
              <w:rPr>
                <w:rFonts w:eastAsia="MS Mincho"/>
              </w:rPr>
            </w:rPrChange>
          </w:rPr>
          <w:delText xml:space="preserve"> factor above 0.5 value. At 0.65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546" w:author="Payal Alawa" w:date="2023-04-22T13:12:00Z">
                        <w:rPr>
                          <w:rFonts w:ascii="Cambria Math" w:eastAsia="MS Mincho" w:hAnsi="Cambria Math"/>
                        </w:rPr>
                      </w:rPrChange>
                    </w:rPr>
                    <m:t>d</m:t>
                  </m:r>
                </m:e>
                <m:sub>
                  <m:r>
                    <w:rPr>
                      <w:rFonts w:ascii="Cambria Math" w:eastAsia="MS Mincho" w:hAnsi="Cambria Math"/>
                      <w:highlight w:val="cyan"/>
                      <w:rPrChange w:id="547" w:author="Payal Alawa" w:date="2023-04-22T13:12:00Z">
                        <w:rPr>
                          <w:rFonts w:ascii="Cambria Math" w:eastAsia="MS Mincho" w:hAnsi="Cambria Math"/>
                        </w:rPr>
                      </w:rPrChange>
                    </w:rPr>
                    <m:t>V</m:t>
                  </m:r>
                </m:sub>
              </m:sSub>
            </m:num>
            <m:den>
              <m:r>
                <m:rPr>
                  <m:sty m:val="p"/>
                </m:rPr>
                <w:rPr>
                  <w:rFonts w:ascii="Cambria Math" w:eastAsia="MS Mincho" w:hAnsi="Cambria Math"/>
                  <w:highlight w:val="cyan"/>
                  <w:rPrChange w:id="548" w:author="Payal Alawa" w:date="2023-04-22T13:12:00Z">
                    <w:rPr>
                      <w:rFonts w:ascii="Cambria Math" w:eastAsia="MS Mincho" w:hAnsi="Cambria Math"/>
                    </w:rPr>
                  </w:rPrChange>
                </w:rPr>
                <m:t>λ</m:t>
              </m:r>
            </m:den>
          </m:f>
        </m:oMath>
        <w:r w:rsidRPr="00DC15FF" w:rsidDel="0021011C">
          <w:rPr>
            <w:rFonts w:eastAsia="MS Mincho"/>
            <w:highlight w:val="cyan"/>
            <w:rPrChange w:id="549" w:author="Payal Alawa" w:date="2023-04-22T13:12:00Z">
              <w:rPr>
                <w:rFonts w:eastAsia="MS Mincho"/>
              </w:rPr>
            </w:rPrChange>
          </w:rPr>
          <w:delText xml:space="preserve"> factor and  at </w:delText>
        </w:r>
        <m:oMath>
          <m:r>
            <m:rPr>
              <m:sty m:val="p"/>
            </m:rPr>
            <w:rPr>
              <w:rFonts w:ascii="Cambria Math" w:eastAsia="MS Mincho" w:hAnsi="Cambria Math"/>
              <w:highlight w:val="cyan"/>
              <w:rPrChange w:id="550" w:author="Payal Alawa" w:date="2023-04-22T13:12:00Z">
                <w:rPr>
                  <w:rFonts w:ascii="Cambria Math" w:eastAsia="MS Mincho" w:hAnsi="Cambria Math"/>
                </w:rPr>
              </w:rPrChange>
            </w:rPr>
            <m:t>6</m:t>
          </m:r>
          <m:sSup>
            <m:sSupPr>
              <m:ctrlPr>
                <w:rPr>
                  <w:rFonts w:ascii="Cambria Math" w:eastAsia="MS Mincho" w:hAnsi="Cambria Math"/>
                  <w:highlight w:val="cyan"/>
                </w:rPr>
              </m:ctrlPr>
            </m:sSupPr>
            <m:e>
              <m:r>
                <m:rPr>
                  <m:sty m:val="p"/>
                </m:rPr>
                <w:rPr>
                  <w:rFonts w:ascii="Cambria Math" w:eastAsia="MS Mincho" w:hAnsi="Cambria Math"/>
                  <w:highlight w:val="cyan"/>
                  <w:rPrChange w:id="551" w:author="Payal Alawa" w:date="2023-04-22T13:12:00Z">
                    <w:rPr>
                      <w:rFonts w:ascii="Cambria Math" w:eastAsia="MS Mincho" w:hAnsi="Cambria Math"/>
                    </w:rPr>
                  </w:rPrChange>
                </w:rPr>
                <m:t>0</m:t>
              </m:r>
            </m:e>
            <m:sup>
              <m:r>
                <m:rPr>
                  <m:sty m:val="p"/>
                </m:rPr>
                <w:rPr>
                  <w:rFonts w:ascii="Cambria Math" w:eastAsia="MS Mincho" w:hAnsi="Cambria Math"/>
                  <w:highlight w:val="cyan"/>
                  <w:rPrChange w:id="552" w:author="Payal Alawa" w:date="2023-04-22T13:12:00Z">
                    <w:rPr>
                      <w:rFonts w:ascii="Cambria Math" w:eastAsia="MS Mincho" w:hAnsi="Cambria Math"/>
                    </w:rPr>
                  </w:rPrChange>
                </w:rPr>
                <m:t>°</m:t>
              </m:r>
            </m:sup>
          </m:sSup>
        </m:oMath>
        <w:r w:rsidRPr="00DC15FF" w:rsidDel="0021011C">
          <w:rPr>
            <w:rFonts w:eastAsia="MS Mincho"/>
            <w:highlight w:val="cyan"/>
            <w:rPrChange w:id="553" w:author="Payal Alawa" w:date="2023-04-22T13:12:00Z">
              <w:rPr>
                <w:rFonts w:eastAsia="MS Mincho"/>
              </w:rPr>
            </w:rPrChange>
          </w:rPr>
          <w:delText xml:space="preserve"> elevation angle of main beam, the gain of main beam and grating lobe for 8 × 8 elements are 13 dB and 18 dB, respectively , and for 16 × 16 elements are 19 dB and 24 dB, respectively. At 0.8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554" w:author="Payal Alawa" w:date="2023-04-22T13:12:00Z">
                        <w:rPr>
                          <w:rFonts w:ascii="Cambria Math" w:eastAsia="MS Mincho" w:hAnsi="Cambria Math"/>
                        </w:rPr>
                      </w:rPrChange>
                    </w:rPr>
                    <m:t>d</m:t>
                  </m:r>
                </m:e>
                <m:sub>
                  <m:r>
                    <w:rPr>
                      <w:rFonts w:ascii="Cambria Math" w:eastAsia="MS Mincho" w:hAnsi="Cambria Math"/>
                      <w:highlight w:val="cyan"/>
                      <w:rPrChange w:id="555" w:author="Payal Alawa" w:date="2023-04-22T13:12:00Z">
                        <w:rPr>
                          <w:rFonts w:ascii="Cambria Math" w:eastAsia="MS Mincho" w:hAnsi="Cambria Math"/>
                        </w:rPr>
                      </w:rPrChange>
                    </w:rPr>
                    <m:t>V</m:t>
                  </m:r>
                </m:sub>
              </m:sSub>
            </m:num>
            <m:den>
              <m:r>
                <m:rPr>
                  <m:sty m:val="p"/>
                </m:rPr>
                <w:rPr>
                  <w:rFonts w:ascii="Cambria Math" w:eastAsia="MS Mincho" w:hAnsi="Cambria Math"/>
                  <w:highlight w:val="cyan"/>
                  <w:rPrChange w:id="556" w:author="Payal Alawa" w:date="2023-04-22T13:12:00Z">
                    <w:rPr>
                      <w:rFonts w:ascii="Cambria Math" w:eastAsia="MS Mincho" w:hAnsi="Cambria Math"/>
                    </w:rPr>
                  </w:rPrChange>
                </w:rPr>
                <m:t>λ</m:t>
              </m:r>
            </m:den>
          </m:f>
        </m:oMath>
        <w:r w:rsidRPr="00DC15FF" w:rsidDel="0021011C">
          <w:rPr>
            <w:rFonts w:eastAsia="MS Mincho"/>
            <w:highlight w:val="cyan"/>
            <w:rPrChange w:id="557" w:author="Payal Alawa" w:date="2023-04-22T13:12:00Z">
              <w:rPr>
                <w:rFonts w:eastAsia="MS Mincho"/>
              </w:rPr>
            </w:rPrChange>
          </w:rPr>
          <w:delText xml:space="preserve"> factor and at 60° elevation angle of main beam, the gain of main beam and grating lobe for 8 × 8 elements are 13 dB and 21 dB, respectively , and for 16 × 16 elements are 19 dB and 27 dB, respectively. This indicate that the operation above 0.5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558" w:author="Payal Alawa" w:date="2023-04-22T13:12:00Z">
                        <w:rPr>
                          <w:rFonts w:ascii="Cambria Math" w:eastAsia="MS Mincho" w:hAnsi="Cambria Math"/>
                        </w:rPr>
                      </w:rPrChange>
                    </w:rPr>
                    <m:t>d</m:t>
                  </m:r>
                </m:e>
                <m:sub>
                  <m:r>
                    <w:rPr>
                      <w:rFonts w:ascii="Cambria Math" w:eastAsia="MS Mincho" w:hAnsi="Cambria Math"/>
                      <w:highlight w:val="cyan"/>
                      <w:rPrChange w:id="559" w:author="Payal Alawa" w:date="2023-04-22T13:12:00Z">
                        <w:rPr>
                          <w:rFonts w:ascii="Cambria Math" w:eastAsia="MS Mincho" w:hAnsi="Cambria Math"/>
                        </w:rPr>
                      </w:rPrChange>
                    </w:rPr>
                    <m:t>V</m:t>
                  </m:r>
                </m:sub>
              </m:sSub>
            </m:num>
            <m:den>
              <m:r>
                <m:rPr>
                  <m:sty m:val="p"/>
                </m:rPr>
                <w:rPr>
                  <w:rFonts w:ascii="Cambria Math" w:eastAsia="MS Mincho" w:hAnsi="Cambria Math"/>
                  <w:highlight w:val="cyan"/>
                  <w:rPrChange w:id="560" w:author="Payal Alawa" w:date="2023-04-22T13:12:00Z">
                    <w:rPr>
                      <w:rFonts w:ascii="Cambria Math" w:eastAsia="MS Mincho" w:hAnsi="Cambria Math"/>
                    </w:rPr>
                  </w:rPrChange>
                </w:rPr>
                <m:t>λ</m:t>
              </m:r>
            </m:den>
          </m:f>
        </m:oMath>
        <w:r w:rsidRPr="00DC15FF" w:rsidDel="0021011C">
          <w:rPr>
            <w:rFonts w:eastAsia="MS Mincho"/>
            <w:highlight w:val="cyan"/>
            <w:rPrChange w:id="561" w:author="Payal Alawa" w:date="2023-04-22T13:12:00Z">
              <w:rPr>
                <w:rFonts w:eastAsia="MS Mincho"/>
              </w:rPr>
            </w:rPrChange>
          </w:rPr>
          <w:delText xml:space="preserve"> factor may give rise to grating lobe depending upon the elevation angle of main beam and </w:delText>
        </w:r>
        <m:oMath>
          <m:f>
            <m:fPr>
              <m:ctrlPr>
                <w:rPr>
                  <w:rFonts w:ascii="Cambria Math" w:eastAsia="MS Mincho" w:hAnsi="Cambria Math"/>
                  <w:highlight w:val="cyan"/>
                </w:rPr>
              </m:ctrlPr>
            </m:fPr>
            <m:num>
              <m:sSub>
                <m:sSubPr>
                  <m:ctrlPr>
                    <w:rPr>
                      <w:rFonts w:ascii="Cambria Math" w:eastAsia="MS Mincho" w:hAnsi="Cambria Math"/>
                      <w:highlight w:val="cyan"/>
                    </w:rPr>
                  </m:ctrlPr>
                </m:sSubPr>
                <m:e>
                  <m:r>
                    <w:rPr>
                      <w:rFonts w:ascii="Cambria Math" w:eastAsia="MS Mincho" w:hAnsi="Cambria Math"/>
                      <w:highlight w:val="cyan"/>
                      <w:rPrChange w:id="562" w:author="Payal Alawa" w:date="2023-04-22T13:12:00Z">
                        <w:rPr>
                          <w:rFonts w:ascii="Cambria Math" w:eastAsia="MS Mincho" w:hAnsi="Cambria Math"/>
                        </w:rPr>
                      </w:rPrChange>
                    </w:rPr>
                    <m:t>d</m:t>
                  </m:r>
                </m:e>
                <m:sub>
                  <m:r>
                    <w:rPr>
                      <w:rFonts w:ascii="Cambria Math" w:eastAsia="MS Mincho" w:hAnsi="Cambria Math"/>
                      <w:highlight w:val="cyan"/>
                      <w:rPrChange w:id="563" w:author="Payal Alawa" w:date="2023-04-22T13:12:00Z">
                        <w:rPr>
                          <w:rFonts w:ascii="Cambria Math" w:eastAsia="MS Mincho" w:hAnsi="Cambria Math"/>
                        </w:rPr>
                      </w:rPrChange>
                    </w:rPr>
                    <m:t>V</m:t>
                  </m:r>
                </m:sub>
              </m:sSub>
            </m:num>
            <m:den>
              <m:r>
                <m:rPr>
                  <m:sty m:val="p"/>
                </m:rPr>
                <w:rPr>
                  <w:rFonts w:ascii="Cambria Math" w:eastAsia="MS Mincho" w:hAnsi="Cambria Math"/>
                  <w:highlight w:val="cyan"/>
                  <w:rPrChange w:id="564" w:author="Payal Alawa" w:date="2023-04-22T13:12:00Z">
                    <w:rPr>
                      <w:rFonts w:ascii="Cambria Math" w:eastAsia="MS Mincho" w:hAnsi="Cambria Math"/>
                    </w:rPr>
                  </w:rPrChange>
                </w:rPr>
                <m:t>λ</m:t>
              </m:r>
            </m:den>
          </m:f>
        </m:oMath>
        <w:r w:rsidRPr="00DC15FF" w:rsidDel="0021011C">
          <w:rPr>
            <w:rFonts w:eastAsia="MS Mincho"/>
            <w:highlight w:val="cyan"/>
            <w:rPrChange w:id="565" w:author="Payal Alawa" w:date="2023-04-22T13:12:00Z">
              <w:rPr>
                <w:rFonts w:eastAsia="MS Mincho"/>
              </w:rPr>
            </w:rPrChange>
          </w:rPr>
          <w:delText xml:space="preserve"> factor. </w:delText>
        </w:r>
      </w:del>
    </w:p>
    <w:p w:rsidR="0007155E" w:rsidRPr="006A38A4" w:rsidDel="0021011C" w:rsidRDefault="0007155E" w:rsidP="00F52DDF">
      <w:pPr>
        <w:keepNext/>
        <w:keepLines/>
        <w:rPr>
          <w:del w:id="566" w:author="Payal Alawa" w:date="2023-04-22T12:28:00Z"/>
          <w:rFonts w:eastAsia="MS Mincho"/>
        </w:rPr>
      </w:pPr>
      <w:ins w:id="567" w:author="Payal Alawa" w:date="2023-04-23T11:04:00Z">
        <w:r w:rsidRPr="006A38A4" w:rsidDel="0021011C">
          <w:rPr>
            <w:rFonts w:eastAsia="MS Mincho"/>
          </w:rPr>
          <w:t xml:space="preserve"> </w:t>
        </w:r>
      </w:ins>
    </w:p>
    <w:p w:rsidR="0007155E" w:rsidRPr="006A38A4" w:rsidRDefault="0007155E" w:rsidP="00F52DDF">
      <w:pPr>
        <w:pStyle w:val="EditorsNote"/>
        <w:rPr>
          <w:rFonts w:eastAsia="MS Mincho"/>
          <w:lang w:eastAsia="zh-CN"/>
        </w:rPr>
      </w:pPr>
      <w:r w:rsidRPr="006A38A4">
        <w:rPr>
          <w:rFonts w:eastAsia="MS Mincho"/>
          <w:highlight w:val="yellow"/>
        </w:rPr>
        <w:t>[Editor’s note: The Annex below has not been fully reviewed nor agreed to be included in the current Working Document.]</w:t>
      </w:r>
    </w:p>
    <w:p w:rsidR="0007155E" w:rsidRPr="00EF19E7" w:rsidRDefault="0007155E">
      <w:pPr>
        <w:tabs>
          <w:tab w:val="clear" w:pos="1134"/>
          <w:tab w:val="clear" w:pos="1871"/>
          <w:tab w:val="clear" w:pos="2268"/>
        </w:tabs>
        <w:overflowPunct/>
        <w:autoSpaceDE/>
        <w:autoSpaceDN/>
        <w:adjustRightInd/>
        <w:spacing w:before="0"/>
        <w:textAlignment w:val="auto"/>
        <w:rPr>
          <w:rFonts w:eastAsia="MS Mincho"/>
          <w:caps/>
          <w:sz w:val="28"/>
          <w:lang w:val="en-US"/>
        </w:rPr>
      </w:pPr>
      <w:r w:rsidRPr="00EF19E7">
        <w:rPr>
          <w:rFonts w:eastAsia="MS Mincho"/>
          <w:caps/>
          <w:sz w:val="28"/>
          <w:lang w:val="en-US"/>
        </w:rPr>
        <w:br w:type="page"/>
      </w:r>
    </w:p>
    <w:p w:rsidR="0007155E" w:rsidRPr="006A38A4" w:rsidRDefault="0007155E" w:rsidP="00F52DDF">
      <w:pPr>
        <w:pStyle w:val="AnnexNo"/>
        <w:rPr>
          <w:rFonts w:eastAsia="MS Mincho"/>
          <w:lang w:val="fr-FR" w:eastAsia="zh-CN"/>
        </w:rPr>
      </w:pPr>
      <w:r w:rsidRPr="006A38A4">
        <w:rPr>
          <w:rFonts w:eastAsia="MS Mincho"/>
          <w:lang w:val="fr-FR"/>
        </w:rPr>
        <w:lastRenderedPageBreak/>
        <w:t>[ANNEX 2.11: [Source</w:t>
      </w:r>
      <w:r w:rsidRPr="006A38A4">
        <w:rPr>
          <w:rFonts w:eastAsia="MS Mincho"/>
          <w:lang w:val="fr-FR" w:eastAsia="zh-CN"/>
        </w:rPr>
        <w:t xml:space="preserve"> Doc. 5D/</w:t>
      </w:r>
      <w:hyperlink r:id="rId29" w:history="1">
        <w:r w:rsidRPr="006A38A4">
          <w:rPr>
            <w:rFonts w:eastAsia="MS Mincho"/>
            <w:color w:val="0000FF"/>
            <w:szCs w:val="24"/>
            <w:u w:val="single"/>
            <w:lang w:val="fr-FR"/>
          </w:rPr>
          <w:t>320</w:t>
        </w:r>
      </w:hyperlink>
      <w:r w:rsidRPr="006A38A4">
        <w:rPr>
          <w:rFonts w:eastAsia="MS Mincho"/>
          <w:szCs w:val="24"/>
          <w:lang w:val="fr-FR"/>
        </w:rPr>
        <w:t xml:space="preserve"> (IND)</w:t>
      </w:r>
      <w:r w:rsidRPr="006A38A4">
        <w:rPr>
          <w:rFonts w:eastAsia="MS Mincho"/>
          <w:lang w:val="fr-FR"/>
        </w:rPr>
        <w:t>]</w:t>
      </w:r>
    </w:p>
    <w:p w:rsidR="0007155E" w:rsidRPr="006A38A4" w:rsidRDefault="0007155E" w:rsidP="00F52DDF">
      <w:pPr>
        <w:pStyle w:val="Annextitle"/>
        <w:rPr>
          <w:rFonts w:eastAsia="MS Mincho"/>
        </w:rPr>
      </w:pPr>
      <w:r w:rsidRPr="006A38A4">
        <w:rPr>
          <w:rFonts w:eastAsia="MS Mincho"/>
        </w:rPr>
        <w:t xml:space="preserve">Simplification of antenna factor given in Table 4 of </w:t>
      </w:r>
      <w:r w:rsidRPr="006A38A4">
        <w:rPr>
          <w:rFonts w:eastAsia="MS Mincho"/>
        </w:rPr>
        <w:br/>
        <w:t>Recommendation ITU-R M.2101</w:t>
      </w:r>
    </w:p>
    <w:p w:rsidR="0007155E" w:rsidRPr="006A38A4" w:rsidRDefault="0007155E" w:rsidP="00F52DDF">
      <w:pPr>
        <w:pStyle w:val="Heading1"/>
        <w:rPr>
          <w:rFonts w:eastAsia="MS Mincho"/>
        </w:rPr>
      </w:pPr>
      <w:r w:rsidRPr="006A38A4">
        <w:rPr>
          <w:rFonts w:eastAsia="MS Mincho"/>
        </w:rPr>
        <w:t>1</w:t>
      </w:r>
      <w:r w:rsidRPr="006A38A4">
        <w:rPr>
          <w:rFonts w:eastAsia="MS Mincho"/>
        </w:rPr>
        <w:tab/>
      </w:r>
      <w:r w:rsidRPr="00F80EAF">
        <w:rPr>
          <w:rStyle w:val="Heading1Char1"/>
          <w:rFonts w:eastAsia="MS Mincho"/>
          <w:b/>
          <w:sz w:val="28"/>
        </w:rPr>
        <w:t>Element</w:t>
      </w:r>
      <w:r w:rsidRPr="006A38A4">
        <w:rPr>
          <w:rFonts w:eastAsia="MS Mincho"/>
        </w:rPr>
        <w:t xml:space="preserve"> pattern for antenna array model (Table 3 of Re</w:t>
      </w:r>
      <w:r>
        <w:rPr>
          <w:rFonts w:eastAsia="MS Mincho"/>
        </w:rPr>
        <w:t>c. </w:t>
      </w:r>
      <w:r w:rsidRPr="006A38A4">
        <w:rPr>
          <w:rFonts w:eastAsia="MS Mincho"/>
        </w:rPr>
        <w:t>ITU-R M.2101-0)</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θ-90</m:t>
                        </m:r>
                      </m:num>
                      <m:den>
                        <m:sSub>
                          <m:sSubPr>
                            <m:ctrlPr>
                              <w:rPr>
                                <w:rFonts w:ascii="Cambria Math" w:eastAsia="MS Mincho" w:hAnsi="Cambria Math"/>
                                <w:iCs/>
                              </w:rPr>
                            </m:ctrlPr>
                          </m:sSubPr>
                          <m:e>
                            <m:r>
                              <m:rPr>
                                <m:sty m:val="p"/>
                              </m:rPr>
                              <w:rPr>
                                <w:rFonts w:ascii="Cambria Math" w:eastAsia="MS Mincho" w:hAnsi="Cambria Math"/>
                              </w:rPr>
                              <m:t>θ</m:t>
                            </m:r>
                          </m:e>
                          <m:sub>
                            <m:r>
                              <m:rPr>
                                <m:sty m:val="p"/>
                              </m:rPr>
                              <w:rPr>
                                <w:rFonts w:ascii="Cambria Math" w:eastAsia="MS Mincho" w:hAnsi="Cambria Math"/>
                              </w:rPr>
                              <m:t>3dB</m:t>
                            </m:r>
                          </m:sub>
                        </m:sSub>
                      </m:den>
                    </m:f>
                  </m:e>
                </m:d>
              </m:e>
              <m:sup>
                <m:r>
                  <m:rPr>
                    <m:sty m:val="p"/>
                  </m:rPr>
                  <w:rPr>
                    <w:rFonts w:ascii="Cambria Math" w:eastAsia="MS Mincho" w:hAnsi="Cambria Math"/>
                  </w:rPr>
                  <m:t>2</m:t>
                </m:r>
              </m:sup>
            </m:sSup>
            <m:r>
              <m:rPr>
                <m:sty m:val="p"/>
              </m:rPr>
              <w:rPr>
                <w:rFonts w:ascii="Cambria Math" w:eastAsia="MS Mincho" w:hAnsi="Cambria Math"/>
              </w:rPr>
              <m:t xml:space="preserve">, </m:t>
            </m:r>
            <m:r>
              <w:rPr>
                <w:rFonts w:ascii="Cambria Math" w:eastAsia="MS Mincho" w:hAnsi="Cambria Math"/>
              </w:rPr>
              <m:t>SLA</m:t>
            </m:r>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 -</m:t>
        </m:r>
        <m:func>
          <m:funcPr>
            <m:ctrlPr>
              <w:rPr>
                <w:rFonts w:ascii="Cambria Math" w:eastAsia="MS Mincho" w:hAnsi="Cambria Math"/>
              </w:rPr>
            </m:ctrlPr>
          </m:funcPr>
          <m:fName>
            <m:r>
              <w:rPr>
                <w:rFonts w:ascii="Cambria Math" w:eastAsia="MS Mincho" w:hAnsi="Cambria Math"/>
              </w:rPr>
              <m:t>min</m:t>
            </m:r>
          </m:fName>
          <m:e>
            <m:d>
              <m:dPr>
                <m:begChr m:val="["/>
                <m:endChr m:val="]"/>
                <m:ctrlPr>
                  <w:rPr>
                    <w:rFonts w:ascii="Cambria Math" w:eastAsia="MS Mincho" w:hAnsi="Cambria Math"/>
                  </w:rPr>
                </m:ctrlPr>
              </m:dPr>
              <m:e>
                <m:r>
                  <m:rPr>
                    <m:sty m:val="p"/>
                  </m:rPr>
                  <w:rPr>
                    <w:rFonts w:ascii="Cambria Math" w:eastAsia="MS Mincho" w:hAnsi="Cambria Math"/>
                  </w:rPr>
                  <m:t>12</m:t>
                </m:r>
                <m:sSup>
                  <m:sSupPr>
                    <m:ctrlPr>
                      <w:rPr>
                        <w:rFonts w:ascii="Cambria Math" w:eastAsia="MS Mincho" w:hAnsi="Cambria Math"/>
                      </w:rPr>
                    </m:ctrlPr>
                  </m:sSupPr>
                  <m:e>
                    <m:d>
                      <m:dPr>
                        <m:ctrlPr>
                          <w:rPr>
                            <w:rFonts w:ascii="Cambria Math" w:eastAsia="MS Mincho" w:hAnsi="Cambria Math"/>
                          </w:rPr>
                        </m:ctrlPr>
                      </m:dPr>
                      <m:e>
                        <m:f>
                          <m:fPr>
                            <m:ctrlPr>
                              <w:rPr>
                                <w:rFonts w:ascii="Cambria Math" w:eastAsia="MS Mincho" w:hAnsi="Cambria Math"/>
                                <w:iCs/>
                              </w:rPr>
                            </m:ctrlPr>
                          </m:fPr>
                          <m:num>
                            <m:r>
                              <m:rPr>
                                <m:sty m:val="p"/>
                              </m:rPr>
                              <w:rPr>
                                <w:rFonts w:ascii="Cambria Math" w:eastAsia="MS Mincho" w:hAnsi="Cambria Math"/>
                              </w:rPr>
                              <m:t>φ</m:t>
                            </m:r>
                          </m:num>
                          <m:den>
                            <m:sSub>
                              <m:sSubPr>
                                <m:ctrlPr>
                                  <w:rPr>
                                    <w:rFonts w:ascii="Cambria Math" w:eastAsia="MS Mincho" w:hAnsi="Cambria Math"/>
                                    <w:iCs/>
                                  </w:rPr>
                                </m:ctrlPr>
                              </m:sSubPr>
                              <m:e>
                                <m:r>
                                  <m:rPr>
                                    <m:sty m:val="p"/>
                                  </m:rPr>
                                  <w:rPr>
                                    <w:rFonts w:ascii="Cambria Math" w:eastAsia="MS Mincho" w:hAnsi="Cambria Math"/>
                                  </w:rPr>
                                  <m:t>φ</m:t>
                                </m:r>
                              </m:e>
                              <m:sub>
                                <m:r>
                                  <m:rPr>
                                    <m:sty m:val="p"/>
                                  </m:rPr>
                                  <w:rPr>
                                    <w:rFonts w:ascii="Cambria Math" w:eastAsia="MS Mincho" w:hAnsi="Cambria Math"/>
                                  </w:rPr>
                                  <m:t>3dB</m:t>
                                </m:r>
                              </m:sub>
                            </m:sSub>
                          </m:den>
                        </m:f>
                      </m:e>
                    </m:d>
                  </m:e>
                  <m:sup>
                    <m:r>
                      <m:rPr>
                        <m:sty m:val="p"/>
                      </m:rPr>
                      <w:rPr>
                        <w:rFonts w:ascii="Cambria Math" w:eastAsia="MS Mincho" w:hAnsi="Cambria Math"/>
                      </w:rPr>
                      <m:t>2</m:t>
                    </m:r>
                  </m:sup>
                </m:sSup>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e>
        </m:func>
        <m:r>
          <m:rPr>
            <m:sty m:val="p"/>
          </m:rPr>
          <w:rPr>
            <w:rFonts w:ascii="Cambria Math" w:eastAsia="MS Mincho" w:hAnsi="Cambria Math"/>
          </w:rPr>
          <m:t>dB</m:t>
        </m:r>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iCs/>
              </w:rPr>
            </m:ctrlPr>
          </m:dPr>
          <m:e>
            <m:r>
              <m:rPr>
                <m:sty m:val="p"/>
              </m:rPr>
              <w:rPr>
                <w:rFonts w:ascii="Cambria Math" w:eastAsia="MS Mincho" w:hAnsi="Cambria Math"/>
              </w:rPr>
              <m:t>φ,θ</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G</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max</m:t>
            </m:r>
          </m:sub>
        </m:sSub>
        <m:r>
          <m:rPr>
            <m:sty m:val="p"/>
          </m:rPr>
          <w:rPr>
            <w:rFonts w:ascii="Cambria Math" w:eastAsia="MS Mincho" w:hAnsi="Cambria Math"/>
          </w:rPr>
          <m:t>-</m:t>
        </m:r>
        <m:r>
          <w:rPr>
            <w:rFonts w:ascii="Cambria Math" w:eastAsia="MS Mincho" w:hAnsi="Cambria Math"/>
          </w:rPr>
          <m:t>min</m:t>
        </m:r>
        <m:d>
          <m:dPr>
            <m:begChr m:val="{"/>
            <m:endChr m:val="}"/>
            <m:ctrlPr>
              <w:rPr>
                <w:rFonts w:ascii="Cambria Math" w:eastAsia="MS Mincho" w:hAnsi="Cambria Math"/>
              </w:rPr>
            </m:ctrlPr>
          </m:dPr>
          <m:e>
            <m:r>
              <m:rPr>
                <m:sty m:val="p"/>
              </m:rPr>
              <w:rPr>
                <w:rFonts w:ascii="Cambria Math" w:eastAsia="MS Mincho" w:hAnsi="Cambria Math"/>
              </w:rPr>
              <m:t>-</m:t>
            </m:r>
            <m:d>
              <m:dPr>
                <m:begChr m:val="["/>
                <m:endChr m:val="]"/>
                <m:ctrlPr>
                  <w:rPr>
                    <w:rFonts w:ascii="Cambria Math" w:eastAsia="MS Mincho" w:hAnsi="Cambria Math"/>
                  </w:rPr>
                </m:ctrlPr>
              </m:dPr>
              <m:e>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H</m:t>
                    </m:r>
                  </m:sub>
                </m:sSub>
                <m:d>
                  <m:dPr>
                    <m:ctrlPr>
                      <w:rPr>
                        <w:rFonts w:ascii="Cambria Math" w:eastAsia="MS Mincho" w:hAnsi="Cambria Math"/>
                      </w:rPr>
                    </m:ctrlPr>
                  </m:dPr>
                  <m:e>
                    <m:r>
                      <m:rPr>
                        <m:sty m:val="p"/>
                      </m:rPr>
                      <w:rPr>
                        <w:rFonts w:ascii="Cambria Math" w:eastAsia="MS Mincho" w:hAnsi="Cambria Math"/>
                      </w:rPr>
                      <m:t>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r>
                      <m:rPr>
                        <m:sty m:val="p"/>
                      </m:rPr>
                      <w:rPr>
                        <w:rFonts w:ascii="Cambria Math" w:eastAsia="MS Mincho" w:hAnsi="Cambria Math"/>
                      </w:rPr>
                      <m:t>,</m:t>
                    </m:r>
                    <m:r>
                      <w:rPr>
                        <w:rFonts w:ascii="Cambria Math" w:eastAsia="MS Mincho" w:hAnsi="Cambria Math"/>
                      </w:rPr>
                      <m:t>V</m:t>
                    </m:r>
                  </m:sub>
                </m:sSub>
                <m:d>
                  <m:dPr>
                    <m:ctrlPr>
                      <w:rPr>
                        <w:rFonts w:ascii="Cambria Math" w:eastAsia="MS Mincho" w:hAnsi="Cambria Math"/>
                      </w:rPr>
                    </m:ctrlPr>
                  </m:dPr>
                  <m:e>
                    <m:r>
                      <m:rPr>
                        <m:sty m:val="p"/>
                      </m:rPr>
                      <w:rPr>
                        <w:rFonts w:ascii="Cambria Math" w:eastAsia="MS Mincho" w:hAnsi="Cambria Math"/>
                      </w:rPr>
                      <m:t>θ</m:t>
                    </m:r>
                  </m:e>
                </m:d>
              </m:e>
            </m:d>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A</m:t>
                </m:r>
              </m:e>
              <m:sub>
                <m:r>
                  <w:rPr>
                    <w:rFonts w:ascii="Cambria Math" w:eastAsia="MS Mincho" w:hAnsi="Cambria Math"/>
                  </w:rPr>
                  <m:t>m</m:t>
                </m:r>
              </m:sub>
            </m:sSub>
          </m:e>
        </m:d>
      </m:oMath>
      <w:r w:rsidRPr="006A38A4">
        <w:rPr>
          <w:rFonts w:eastAsia="MS Mincho"/>
        </w:rPr>
        <w:tab/>
        <w:t>(i)</w:t>
      </w:r>
    </w:p>
    <w:p w:rsidR="0007155E" w:rsidRPr="002604E2" w:rsidRDefault="0007155E" w:rsidP="00F52DDF">
      <w:pPr>
        <w:keepNext/>
        <w:keepLines/>
        <w:spacing w:before="280"/>
        <w:ind w:left="1134" w:hanging="1134"/>
        <w:outlineLvl w:val="0"/>
        <w:rPr>
          <w:rFonts w:eastAsia="MS Mincho"/>
          <w:b/>
          <w:sz w:val="28"/>
          <w:lang w:val="fr-FR"/>
        </w:rPr>
      </w:pPr>
      <w:r w:rsidRPr="006A38A4">
        <w:rPr>
          <w:rFonts w:eastAsia="MS Mincho"/>
          <w:b/>
          <w:sz w:val="28"/>
        </w:rPr>
        <w:t>2</w:t>
      </w:r>
      <w:r w:rsidRPr="006A38A4">
        <w:rPr>
          <w:rFonts w:eastAsia="MS Mincho"/>
          <w:b/>
          <w:sz w:val="28"/>
        </w:rPr>
        <w:tab/>
        <w:t xml:space="preserve">Composite antenna pattern (Table 4 of Rec. </w:t>
      </w:r>
      <w:r w:rsidRPr="002604E2">
        <w:rPr>
          <w:rFonts w:eastAsia="MS Mincho"/>
          <w:b/>
          <w:sz w:val="28"/>
          <w:lang w:val="fr-FR"/>
        </w:rPr>
        <w:t>ITU-R M.2101-0)</w:t>
      </w:r>
    </w:p>
    <w:p w:rsidR="0007155E" w:rsidRPr="006A38A4" w:rsidRDefault="0007155E" w:rsidP="00F52DDF">
      <w:pPr>
        <w:tabs>
          <w:tab w:val="clear" w:pos="1871"/>
          <w:tab w:val="clear" w:pos="2268"/>
          <w:tab w:val="center" w:pos="4820"/>
          <w:tab w:val="right" w:pos="9639"/>
        </w:tabs>
        <w:rPr>
          <w:rFonts w:eastAsia="MS Mincho"/>
          <w:lang w:val="fr-FR"/>
        </w:rPr>
      </w:pPr>
      <w:r w:rsidRPr="006A38A4">
        <w:rPr>
          <w:rFonts w:eastAsia="MS Mincho"/>
          <w:lang w:val="fr-FR"/>
        </w:rPr>
        <w:tab/>
      </w:r>
      <w:r w:rsidRPr="006A38A4">
        <w:rPr>
          <w:rFonts w:eastAsia="MS Mincho"/>
          <w:lang w:val="fr-FR"/>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lang w:val="fr-FR"/>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m:t>
            </m:r>
            <m:r>
              <m:rPr>
                <m:sty m:val="p"/>
              </m:rPr>
              <w:rPr>
                <w:rFonts w:ascii="Cambria Math" w:eastAsia="MS Mincho" w:hAnsi="Cambria Math"/>
                <w:lang w:val="fr-FR"/>
              </w:rPr>
              <m:t>,</m:t>
            </m:r>
            <m:r>
              <m:rPr>
                <m:sty m:val="p"/>
              </m:rPr>
              <w:rPr>
                <w:rFonts w:ascii="Cambria Math" w:eastAsia="MS Mincho" w:hAnsi="Cambria Math"/>
              </w:rPr>
              <m:t>φ</m:t>
            </m:r>
          </m:e>
        </m:d>
        <m:r>
          <m:rPr>
            <m:sty m:val="p"/>
          </m:rPr>
          <w:rPr>
            <w:rFonts w:ascii="Cambria Math" w:eastAsia="MS Mincho" w:hAnsi="Cambria Math"/>
            <w:lang w:val="fr-FR"/>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m:t>
            </m:r>
            <m:r>
              <m:rPr>
                <m:sty m:val="p"/>
              </m:rPr>
              <w:rPr>
                <w:rFonts w:ascii="Cambria Math" w:eastAsia="MS Mincho" w:hAnsi="Cambria Math"/>
                <w:lang w:val="fr-FR"/>
              </w:rPr>
              <m:t>,</m:t>
            </m:r>
            <m:r>
              <m:rPr>
                <m:sty m:val="p"/>
              </m:rPr>
              <w:rPr>
                <w:rFonts w:ascii="Cambria Math" w:eastAsia="MS Mincho" w:hAnsi="Cambria Math"/>
              </w:rPr>
              <m:t>φ</m:t>
            </m:r>
          </m:e>
        </m:d>
        <m:r>
          <m:rPr>
            <m:sty m:val="p"/>
          </m:rPr>
          <w:rPr>
            <w:rFonts w:ascii="Cambria Math" w:eastAsia="MS Mincho" w:hAnsi="Cambria Math"/>
            <w:lang w:val="fr-FR"/>
          </w:rPr>
          <m:t>+</m:t>
        </m:r>
        <m:sSub>
          <m:sSubPr>
            <m:ctrlPr>
              <w:rPr>
                <w:rFonts w:ascii="Cambria Math" w:eastAsia="MS Mincho" w:hAnsi="Cambria Math"/>
              </w:rPr>
            </m:ctrlPr>
          </m:sSubPr>
          <m:e>
            <m:r>
              <m:rPr>
                <m:sty m:val="p"/>
              </m:rPr>
              <w:rPr>
                <w:rFonts w:ascii="Cambria Math" w:eastAsia="MS Mincho" w:hAnsi="Cambria Math"/>
                <w:lang w:val="fr-FR"/>
              </w:rPr>
              <m:t>10</m:t>
            </m:r>
            <m:r>
              <w:rPr>
                <w:rFonts w:ascii="Cambria Math" w:eastAsia="MS Mincho" w:hAnsi="Cambria Math"/>
              </w:rPr>
              <m:t>log</m:t>
            </m:r>
          </m:e>
          <m:sub>
            <m:r>
              <m:rPr>
                <m:sty m:val="p"/>
              </m:rPr>
              <w:rPr>
                <w:rFonts w:ascii="Cambria Math" w:eastAsia="MS Mincho" w:hAnsi="Cambria Math"/>
                <w:lang w:val="fr-FR"/>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lang w:val="fr-FR"/>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sup>
                      <m:e>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lang w:val="fr-FR"/>
                              </w:rPr>
                              <m:t>=1</m:t>
                            </m:r>
                          </m:sub>
                          <m:sup>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lang w:val="fr-FR"/>
                                  </w:rPr>
                                  <m:t xml:space="preserve">, </m:t>
                                </m:r>
                                <m:r>
                                  <w:rPr>
                                    <w:rFonts w:ascii="Cambria Math" w:eastAsia="MS Mincho" w:hAnsi="Cambria Math"/>
                                  </w:rPr>
                                  <m:t>n</m:t>
                                </m:r>
                                <m:r>
                                  <m:rPr>
                                    <m:sty m:val="p"/>
                                  </m:rPr>
                                  <w:rPr>
                                    <w:rFonts w:ascii="Cambria Math" w:eastAsia="MS Mincho" w:hAnsi="Cambria Math"/>
                                    <w:lang w:val="fr-FR"/>
                                  </w:rPr>
                                  <m:t xml:space="preserve">, </m:t>
                                </m:r>
                                <m:r>
                                  <w:rPr>
                                    <w:rFonts w:ascii="Cambria Math" w:eastAsia="MS Mincho" w:hAnsi="Cambria Math"/>
                                  </w:rPr>
                                  <m:t>m</m:t>
                                </m:r>
                              </m:sub>
                            </m:sSub>
                            <m:r>
                              <m:rPr>
                                <m:sty m:val="p"/>
                              </m:rPr>
                              <w:rPr>
                                <w:rFonts w:ascii="Cambria Math" w:eastAsia="MS Mincho" w:hAnsi="Cambria Math"/>
                                <w:lang w:val="fr-FR"/>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lang w:val="fr-FR"/>
                                  </w:rPr>
                                  <m:t xml:space="preserve">,  </m:t>
                                </m:r>
                                <m:r>
                                  <w:rPr>
                                    <w:rFonts w:ascii="Cambria Math" w:eastAsia="MS Mincho" w:hAnsi="Cambria Math"/>
                                  </w:rPr>
                                  <m:t>m</m:t>
                                </m:r>
                              </m:sub>
                            </m:sSub>
                          </m:e>
                        </m:nary>
                      </m:e>
                    </m:nary>
                  </m:e>
                </m:d>
              </m:e>
              <m:sup>
                <m:r>
                  <m:rPr>
                    <m:sty m:val="p"/>
                  </m:rPr>
                  <w:rPr>
                    <w:rFonts w:ascii="Cambria Math" w:eastAsia="MS Mincho" w:hAnsi="Cambria Math"/>
                    <w:lang w:val="fr-FR"/>
                  </w:rPr>
                  <m:t>2</m:t>
                </m:r>
              </m:sup>
            </m:sSup>
          </m:e>
        </m:d>
      </m:oMath>
      <w:r w:rsidRPr="006A38A4">
        <w:rPr>
          <w:rFonts w:eastAsia="MS Mincho"/>
          <w:lang w:val="fr-FR"/>
        </w:rPr>
        <w:tab/>
        <w:t>(ii)</w:t>
      </w:r>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r>
              <m:rPr>
                <m:sty m:val="p"/>
              </m:rPr>
              <w:rPr>
                <w:rFonts w:ascii="Cambria Math" w:eastAsia="MS Mincho" w:hAnsi="Cambria Math"/>
              </w:rPr>
              <m:t xml:space="preserve"> .</m:t>
            </m:r>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w:rPr>
                        <w:rFonts w:ascii="Cambria Math" w:eastAsia="MS Mincho" w:hAnsi="Cambria Math"/>
                      </w:rPr>
                      <m:t>θ</m:t>
                    </m:r>
                  </m:e>
                </m:d>
              </m:e>
            </m:func>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 xml:space="preserve"> .sin⁡(</m:t>
            </m:r>
            <m:r>
              <w:rPr>
                <w:rFonts w:ascii="Cambria Math" w:eastAsia="MS Mincho" w:hAnsi="Cambria Math"/>
              </w:rPr>
              <m:t>θ</m:t>
            </m:r>
            <m:r>
              <m:rPr>
                <m:sty m:val="p"/>
              </m:rPr>
              <w:rPr>
                <w:rFonts w:ascii="Cambria Math" w:eastAsia="MS Mincho" w:hAnsi="Cambria Math"/>
              </w:rPr>
              <m:t>).sin⁡(</m:t>
            </m:r>
            <m:r>
              <w:rPr>
                <w:rFonts w:ascii="Cambria Math" w:eastAsia="MS Mincho" w:hAnsi="Cambria Math"/>
              </w:rPr>
              <m:t>φ</m:t>
            </m:r>
            <m:r>
              <m:rPr>
                <m:sty m:val="p"/>
              </m:rPr>
              <w:rPr>
                <w:rFonts w:ascii="Cambria Math" w:eastAsia="MS Mincho" w:hAnsi="Cambria Math"/>
              </w:rPr>
              <m:t>)</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w:rPr>
                    <w:rFonts w:ascii="Cambria Math" w:eastAsia="MS Mincho" w:hAnsi="Cambria Math"/>
                  </w:rPr>
                  <m:t>λ</m:t>
                </m:r>
              </m:den>
            </m:f>
            <m:r>
              <m:rPr>
                <m:sty m:val="p"/>
              </m:rPr>
              <w:rPr>
                <w:rFonts w:ascii="Cambria Math" w:eastAsia="MS Mincho" w:hAnsi="Cambria Math"/>
              </w:rPr>
              <m:t xml:space="preserve"> .sin⁡(</m:t>
            </m:r>
            <m:sSub>
              <m:sSubPr>
                <m:ctrlPr>
                  <w:rPr>
                    <w:rFonts w:ascii="Cambria Math" w:eastAsia="MS Mincho" w:hAnsi="Cambria Math"/>
                  </w:rPr>
                </m:ctrlPr>
              </m:sSubPr>
              <m:e>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.2</m:t>
            </m:r>
            <m:r>
              <w:rPr>
                <w:rFonts w:ascii="Cambria Math" w:eastAsia="MS Mincho" w:hAnsi="Cambria Math"/>
              </w:rPr>
              <m:t>π</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 xml:space="preserve">. </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w:rPr>
                    <w:rFonts w:ascii="Cambria Math" w:eastAsia="MS Mincho" w:hAnsi="Cambria Math"/>
                  </w:rPr>
                  <m:t>λ</m:t>
                </m:r>
              </m:den>
            </m:f>
            <m:r>
              <m:rPr>
                <m:sty m:val="p"/>
              </m:rPr>
              <w:rPr>
                <w:rFonts w:ascii="Cambria Math" w:eastAsia="MS Mincho" w:hAnsi="Cambria Math"/>
              </w:rPr>
              <m:t xml:space="preserve">. </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m:t>
                </m:r>
                <m: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sup>
        </m:sSup>
      </m:oMath>
    </w:p>
    <w:p w:rsidR="0007155E" w:rsidRPr="006A38A4" w:rsidRDefault="0007155E" w:rsidP="00F52DDF">
      <w:pPr>
        <w:keepNext/>
        <w:keepLines/>
        <w:spacing w:before="280"/>
        <w:ind w:left="1134" w:hanging="1134"/>
        <w:outlineLvl w:val="0"/>
        <w:rPr>
          <w:rFonts w:eastAsia="MS Mincho"/>
          <w:b/>
          <w:sz w:val="28"/>
        </w:rPr>
      </w:pPr>
      <w:r w:rsidRPr="006A38A4">
        <w:rPr>
          <w:rFonts w:eastAsia="MS Mincho"/>
          <w:b/>
          <w:sz w:val="28"/>
        </w:rPr>
        <w:t>3</w:t>
      </w:r>
      <w:r w:rsidRPr="006A38A4">
        <w:rPr>
          <w:rFonts w:eastAsia="MS Mincho"/>
          <w:b/>
          <w:sz w:val="28"/>
        </w:rPr>
        <w:tab/>
        <w:t>Antenna factor simplification</w:t>
      </w:r>
    </w:p>
    <w:p w:rsidR="0007155E" w:rsidRPr="006A38A4" w:rsidRDefault="0007155E" w:rsidP="00F52DDF">
      <w:pPr>
        <w:rPr>
          <w:rFonts w:eastAsia="MS Mincho"/>
        </w:rPr>
      </w:pPr>
      <w:r w:rsidRPr="006A38A4">
        <w:rPr>
          <w:rFonts w:eastAsia="MS Mincho"/>
        </w:rPr>
        <w:t>The product of super position vector (</w:t>
      </w:r>
      <m:oMath>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  m</m:t>
            </m:r>
          </m:sub>
        </m:sSub>
      </m:oMath>
      <w:r w:rsidRPr="006A38A4">
        <w:rPr>
          <w:rFonts w:eastAsia="MS Mincho"/>
        </w:rPr>
        <w:t>) and weighting (</w:t>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 n, m</m:t>
            </m:r>
          </m:sub>
        </m:sSub>
      </m:oMath>
      <w:r w:rsidRPr="006A38A4">
        <w:rPr>
          <w:rFonts w:eastAsia="MS Mincho"/>
        </w:rPr>
        <w:t>) is given by</w:t>
      </w:r>
    </w:p>
    <w:p w:rsidR="0007155E" w:rsidRPr="006A38A4" w:rsidRDefault="00B51536" w:rsidP="00F52DDF">
      <w:pPr>
        <w:tabs>
          <w:tab w:val="clear" w:pos="1871"/>
          <w:tab w:val="clear" w:pos="2268"/>
          <w:tab w:val="center" w:pos="4820"/>
          <w:tab w:val="right" w:pos="9639"/>
        </w:tabs>
        <w:rPr>
          <w:rFonts w:eastAsia="MS Mincho"/>
          <w:sz w:val="20"/>
        </w:rPr>
      </w:pPr>
      <m:oMathPara>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m:rPr>
                      <m:sty m:val="p"/>
                    </m:rPr>
                    <w:rPr>
                      <w:rFonts w:ascii="Cambria Math" w:eastAsia="MS Mincho" w:hAnsi="Cambria Math"/>
                      <w:sz w:val="20"/>
                    </w:rPr>
                    <m:t>-</m:t>
                  </m:r>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m:t>
                  </m:r>
                </m:sup>
              </m:sSup>
            </m:e>
          </m:d>
        </m:oMath>
      </m:oMathPara>
    </w:p>
    <w:p w:rsidR="0007155E" w:rsidRPr="006A38A4" w:rsidRDefault="00B51536" w:rsidP="00F52DDF">
      <w:pPr>
        <w:tabs>
          <w:tab w:val="clear" w:pos="1871"/>
          <w:tab w:val="clear" w:pos="2268"/>
          <w:tab w:val="center" w:pos="4820"/>
          <w:tab w:val="right" w:pos="9639"/>
        </w:tabs>
        <w:rPr>
          <w:rFonts w:eastAsia="MS Mincho"/>
          <w:sz w:val="20"/>
        </w:rPr>
      </w:pPr>
      <m:oMathPara>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m:t>
                  </m:r>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m:rPr>
                      <m:sty m:val="p"/>
                    </m:rPr>
                    <w:rPr>
                      <w:rFonts w:ascii="Cambria Math" w:eastAsia="MS Mincho" w:hAnsi="Cambria Math"/>
                      <w:sz w:val="20"/>
                    </w:rPr>
                    <m:t>-</m:t>
                  </m:r>
                  <m:r>
                    <w:rPr>
                      <w:rFonts w:ascii="Cambria Math" w:eastAsia="MS Mincho" w:hAnsi="Cambria Math"/>
                      <w:sz w:val="20"/>
                    </w:rPr>
                    <m:t>i</m:t>
                  </m:r>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e>
          </m:d>
        </m:oMath>
      </m:oMathPara>
    </w:p>
    <w:p w:rsidR="0007155E" w:rsidRPr="006A38A4" w:rsidRDefault="00B51536" w:rsidP="00F52DDF">
      <w:pPr>
        <w:tabs>
          <w:tab w:val="clear" w:pos="1871"/>
          <w:tab w:val="clear" w:pos="2268"/>
          <w:tab w:val="center" w:pos="4820"/>
          <w:tab w:val="right" w:pos="9639"/>
        </w:tabs>
        <w:rPr>
          <w:rFonts w:eastAsia="MS Mincho"/>
          <w:sz w:val="20"/>
        </w:rPr>
      </w:pPr>
      <m:oMathPara>
        <m:oMathParaPr>
          <m:jc m:val="center"/>
        </m:oMathParaPr>
        <m:oMath>
          <m:sSub>
            <m:sSubPr>
              <m:ctrlPr>
                <w:rPr>
                  <w:rFonts w:ascii="Cambria Math" w:eastAsia="MS Mincho" w:hAnsi="Cambria Math"/>
                  <w:sz w:val="20"/>
                </w:rPr>
              </m:ctrlPr>
            </m:sSubPr>
            <m:e>
              <m:r>
                <w:rPr>
                  <w:rFonts w:ascii="Cambria Math" w:eastAsia="MS Mincho" w:hAnsi="Cambria Math"/>
                  <w:sz w:val="20"/>
                </w:rPr>
                <m:t>w</m:t>
              </m:r>
            </m:e>
            <m:sub>
              <m:r>
                <w:rPr>
                  <w:rFonts w:ascii="Cambria Math" w:eastAsia="MS Mincho" w:hAnsi="Cambria Math"/>
                  <w:sz w:val="20"/>
                </w:rPr>
                <m:t>i</m:t>
              </m:r>
              <m:r>
                <m:rPr>
                  <m:sty m:val="p"/>
                </m:rPr>
                <w:rPr>
                  <w:rFonts w:ascii="Cambria Math" w:eastAsia="MS Mincho" w:hAnsi="Cambria Math"/>
                  <w:sz w:val="20"/>
                </w:rPr>
                <m:t xml:space="preserve">, </m:t>
              </m:r>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ν</m:t>
              </m:r>
            </m:e>
            <m:sub>
              <m:r>
                <w:rPr>
                  <w:rFonts w:ascii="Cambria Math" w:eastAsia="MS Mincho" w:hAnsi="Cambria Math"/>
                  <w:sz w:val="20"/>
                </w:rPr>
                <m:t>n</m:t>
              </m:r>
              <m:r>
                <m:rPr>
                  <m:sty m:val="p"/>
                </m:rPr>
                <w:rPr>
                  <w:rFonts w:ascii="Cambria Math" w:eastAsia="MS Mincho" w:hAnsi="Cambria Math"/>
                  <w:sz w:val="20"/>
                </w:rPr>
                <m:t xml:space="preserve">,  </m:t>
              </m:r>
              <m:r>
                <w:rPr>
                  <w:rFonts w:ascii="Cambria Math" w:eastAsia="MS Mincho" w:hAnsi="Cambria Math"/>
                  <w:sz w:val="20"/>
                </w:rPr>
                <m:t>m</m:t>
              </m:r>
            </m:sub>
          </m:sSub>
          <m:r>
            <m:rPr>
              <m:sty m:val="p"/>
            </m:rPr>
            <w:rPr>
              <w:rFonts w:ascii="Cambria Math" w:eastAsia="MS Mincho" w:hAnsi="Cambria Math"/>
              <w:sz w:val="20"/>
            </w:rPr>
            <m:t>=</m:t>
          </m:r>
          <m:f>
            <m:fPr>
              <m:ctrlPr>
                <w:rPr>
                  <w:rFonts w:ascii="Cambria Math" w:eastAsia="MS Mincho" w:hAnsi="Cambria Math"/>
                  <w:sz w:val="20"/>
                </w:rPr>
              </m:ctrlPr>
            </m:fPr>
            <m:num>
              <m:r>
                <m:rPr>
                  <m:sty m:val="p"/>
                </m:rPr>
                <w:rPr>
                  <w:rFonts w:ascii="Cambria Math" w:eastAsia="MS Mincho" w:hAnsi="Cambria Math"/>
                  <w:sz w:val="20"/>
                </w:rPr>
                <m:t>1</m:t>
              </m:r>
            </m:num>
            <m:den>
              <m:rad>
                <m:radPr>
                  <m:degHide m:val="1"/>
                  <m:ctrlPr>
                    <w:rPr>
                      <w:rFonts w:ascii="Cambria Math" w:eastAsia="MS Mincho" w:hAnsi="Cambria Math"/>
                      <w:sz w:val="20"/>
                    </w:rPr>
                  </m:ctrlPr>
                </m:radPr>
                <m:deg/>
                <m:e>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H</m:t>
                      </m:r>
                    </m:sub>
                  </m:sSub>
                  <m:r>
                    <m:rPr>
                      <m:sty m:val="p"/>
                    </m:rPr>
                    <w:rPr>
                      <w:rFonts w:ascii="Cambria Math" w:eastAsia="MS Mincho" w:hAnsi="Cambria Math"/>
                      <w:sz w:val="20"/>
                    </w:rPr>
                    <m:t>.</m:t>
                  </m:r>
                  <m:sSub>
                    <m:sSubPr>
                      <m:ctrlPr>
                        <w:rPr>
                          <w:rFonts w:ascii="Cambria Math" w:eastAsia="MS Mincho" w:hAnsi="Cambria Math"/>
                          <w:sz w:val="20"/>
                        </w:rPr>
                      </m:ctrlPr>
                    </m:sSubPr>
                    <m:e>
                      <m:r>
                        <w:rPr>
                          <w:rFonts w:ascii="Cambria Math" w:eastAsia="MS Mincho" w:hAnsi="Cambria Math"/>
                          <w:sz w:val="20"/>
                        </w:rPr>
                        <m:t>N</m:t>
                      </m:r>
                    </m:e>
                    <m:sub>
                      <m:r>
                        <w:rPr>
                          <w:rFonts w:ascii="Cambria Math" w:eastAsia="MS Mincho" w:hAnsi="Cambria Math"/>
                          <w:sz w:val="20"/>
                        </w:rPr>
                        <m:t>V</m:t>
                      </m:r>
                    </m:sub>
                  </m:sSub>
                </m:e>
              </m:rad>
            </m:den>
          </m:f>
          <m:d>
            <m:dPr>
              <m:ctrlPr>
                <w:rPr>
                  <w:rFonts w:ascii="Cambria Math" w:eastAsia="MS Mincho" w:hAnsi="Cambria Math"/>
                  <w:sz w:val="20"/>
                </w:rPr>
              </m:ctrlPr>
            </m:dPr>
            <m:e>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n</m:t>
                      </m:r>
                      <m:r>
                        <m:rPr>
                          <m:sty m:val="p"/>
                        </m:rPr>
                        <w:rPr>
                          <w:rFonts w:ascii="Cambria Math" w:eastAsia="MS Mincho" w:hAnsi="Cambria Math"/>
                          <w:sz w:val="20"/>
                        </w:rPr>
                        <m:t>-1</m:t>
                      </m:r>
                    </m:e>
                  </m:d>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V</m:t>
                          </m:r>
                        </m:sub>
                      </m:sSub>
                    </m:num>
                    <m:den>
                      <m:r>
                        <w:rPr>
                          <w:rFonts w:ascii="Cambria Math" w:eastAsia="MS Mincho" w:hAnsi="Cambria Math"/>
                          <w:sz w:val="20"/>
                        </w:rPr>
                        <m:t>λ</m:t>
                      </m:r>
                    </m:den>
                  </m:f>
                  <m:r>
                    <m:rPr>
                      <m:sty m:val="p"/>
                    </m:rPr>
                    <w:rPr>
                      <w:rFonts w:ascii="Cambria Math" w:eastAsia="MS Mincho" w:hAnsi="Cambria Math"/>
                      <w:sz w:val="20"/>
                    </w:rPr>
                    <m:t xml:space="preserve"> .( </m:t>
                  </m:r>
                  <m:func>
                    <m:funcPr>
                      <m:ctrlPr>
                        <w:rPr>
                          <w:rFonts w:ascii="Cambria Math" w:eastAsia="MS Mincho" w:hAnsi="Cambria Math"/>
                          <w:sz w:val="20"/>
                        </w:rPr>
                      </m:ctrlPr>
                    </m:funcPr>
                    <m:fName>
                      <m:r>
                        <m:rPr>
                          <m:sty m:val="p"/>
                        </m:rPr>
                        <w:rPr>
                          <w:rFonts w:ascii="Cambria Math" w:eastAsia="MS Mincho" w:hAnsi="Cambria Math"/>
                          <w:sz w:val="20"/>
                        </w:rPr>
                        <m:t>cos</m:t>
                      </m:r>
                    </m:fName>
                    <m:e>
                      <m:d>
                        <m:dPr>
                          <m:ctrlPr>
                            <w:rPr>
                              <w:rFonts w:ascii="Cambria Math" w:eastAsia="MS Mincho" w:hAnsi="Cambria Math"/>
                              <w:sz w:val="20"/>
                            </w:rPr>
                          </m:ctrlPr>
                        </m:dPr>
                        <m:e>
                          <m:r>
                            <w:rPr>
                              <w:rFonts w:ascii="Cambria Math" w:eastAsia="MS Mincho" w:hAnsi="Cambria Math"/>
                              <w:sz w:val="20"/>
                            </w:rPr>
                            <m:t>θ</m:t>
                          </m:r>
                        </m:e>
                      </m:d>
                      <m:r>
                        <m:rPr>
                          <m:sty m:val="p"/>
                        </m:rPr>
                        <w:rPr>
                          <w:rFonts w:ascii="Cambria Math" w:eastAsia="MS Mincho" w:hAnsi="Cambria Math"/>
                          <w:sz w:val="20"/>
                        </w:rPr>
                        <m:t>+.</m:t>
                      </m:r>
                      <m:func>
                        <m:funcPr>
                          <m:ctrlPr>
                            <w:rPr>
                              <w:rFonts w:ascii="Cambria Math" w:eastAsia="MS Mincho" w:hAnsi="Cambria Math"/>
                              <w:sz w:val="20"/>
                            </w:rPr>
                          </m:ctrlPr>
                        </m:funcPr>
                        <m:fName>
                          <m:r>
                            <m:rPr>
                              <m:sty m:val="p"/>
                            </m:rPr>
                            <w:rPr>
                              <w:rFonts w:ascii="Cambria Math" w:eastAsia="MS Mincho" w:hAnsi="Cambria Math"/>
                              <w:sz w:val="20"/>
                            </w:rPr>
                            <m:t>sin</m:t>
                          </m:r>
                        </m:fName>
                        <m:e>
                          <m:d>
                            <m:dPr>
                              <m:ctrlPr>
                                <w:rPr>
                                  <w:rFonts w:ascii="Cambria Math" w:eastAsia="MS Mincho" w:hAnsi="Cambria Math"/>
                                  <w:sz w:val="20"/>
                                </w:rPr>
                              </m:ctrlPr>
                            </m:dPr>
                            <m:e>
                              <m:sSub>
                                <m:sSubPr>
                                  <m:ctrlPr>
                                    <w:rPr>
                                      <w:rFonts w:ascii="Cambria Math" w:eastAsia="MS Mincho" w:hAnsi="Cambria Math"/>
                                      <w:sz w:val="20"/>
                                    </w:rPr>
                                  </m:ctrlPr>
                                </m:sSubPr>
                                <m:e>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e>
                          </m:d>
                        </m:e>
                      </m:func>
                      <m:r>
                        <m:rPr>
                          <m:sty m:val="p"/>
                        </m:rPr>
                        <w:rPr>
                          <w:rFonts w:ascii="Cambria Math" w:eastAsia="MS Mincho" w:hAnsi="Cambria Math"/>
                          <w:sz w:val="20"/>
                        </w:rPr>
                        <m:t>)</m:t>
                      </m:r>
                    </m:e>
                  </m:func>
                </m:sup>
              </m:sSup>
              <m:r>
                <m:rPr>
                  <m:sty m:val="p"/>
                </m:rPr>
                <w:rPr>
                  <w:rFonts w:ascii="Cambria Math" w:eastAsia="MS Mincho" w:hAnsi="Cambria Math"/>
                  <w:sz w:val="20"/>
                </w:rPr>
                <m:t>.</m:t>
              </m:r>
              <m:sSup>
                <m:sSupPr>
                  <m:ctrlPr>
                    <w:rPr>
                      <w:rFonts w:ascii="Cambria Math" w:eastAsia="MS Mincho" w:hAnsi="Cambria Math"/>
                      <w:sz w:val="20"/>
                    </w:rPr>
                  </m:ctrlPr>
                </m:sSupPr>
                <m:e>
                  <m:r>
                    <w:rPr>
                      <w:rFonts w:ascii="Cambria Math" w:eastAsia="MS Mincho" w:hAnsi="Cambria Math"/>
                      <w:sz w:val="20"/>
                    </w:rPr>
                    <m:t>e</m:t>
                  </m:r>
                </m:e>
                <m:sup>
                  <m:r>
                    <w:rPr>
                      <w:rFonts w:ascii="Cambria Math" w:eastAsia="MS Mincho" w:hAnsi="Cambria Math"/>
                      <w:sz w:val="20"/>
                    </w:rPr>
                    <m:t>i</m:t>
                  </m:r>
                  <m:r>
                    <m:rPr>
                      <m:sty m:val="p"/>
                    </m:rPr>
                    <w:rPr>
                      <w:rFonts w:ascii="Cambria Math" w:eastAsia="MS Mincho" w:hAnsi="Cambria Math"/>
                      <w:sz w:val="20"/>
                    </w:rPr>
                    <m:t>.</m:t>
                  </m:r>
                  <m:d>
                    <m:dPr>
                      <m:ctrlPr>
                        <w:rPr>
                          <w:rFonts w:ascii="Cambria Math" w:eastAsia="MS Mincho" w:hAnsi="Cambria Math"/>
                          <w:sz w:val="20"/>
                        </w:rPr>
                      </m:ctrlPr>
                    </m:dPr>
                    <m:e>
                      <m:r>
                        <w:rPr>
                          <w:rFonts w:ascii="Cambria Math" w:eastAsia="MS Mincho" w:hAnsi="Cambria Math"/>
                          <w:sz w:val="20"/>
                        </w:rPr>
                        <m:t>m</m:t>
                      </m:r>
                      <m:r>
                        <m:rPr>
                          <m:sty m:val="p"/>
                        </m:rPr>
                        <w:rPr>
                          <w:rFonts w:ascii="Cambria Math" w:eastAsia="MS Mincho" w:hAnsi="Cambria Math"/>
                          <w:sz w:val="20"/>
                        </w:rPr>
                        <m:t>-1</m:t>
                      </m:r>
                    </m:e>
                  </m:d>
                  <m:r>
                    <m:rPr>
                      <m:sty m:val="p"/>
                    </m:rPr>
                    <w:rPr>
                      <w:rFonts w:ascii="Cambria Math" w:eastAsia="MS Mincho" w:hAnsi="Cambria Math"/>
                      <w:sz w:val="20"/>
                    </w:rPr>
                    <m:t>.2</m:t>
                  </m:r>
                  <m:r>
                    <w:rPr>
                      <w:rFonts w:ascii="Cambria Math" w:eastAsia="MS Mincho" w:hAnsi="Cambria Math"/>
                      <w:sz w:val="20"/>
                    </w:rPr>
                    <m:t>π</m:t>
                  </m:r>
                  <m:r>
                    <m:rPr>
                      <m:sty m:val="p"/>
                    </m:rPr>
                    <w:rPr>
                      <w:rFonts w:ascii="Cambria Math" w:eastAsia="MS Mincho" w:hAnsi="Cambria Math"/>
                      <w:sz w:val="20"/>
                    </w:rPr>
                    <m:t xml:space="preserve">. </m:t>
                  </m:r>
                  <m:f>
                    <m:fPr>
                      <m:ctrlPr>
                        <w:rPr>
                          <w:rFonts w:ascii="Cambria Math" w:eastAsia="MS Mincho" w:hAnsi="Cambria Math"/>
                          <w:sz w:val="20"/>
                        </w:rPr>
                      </m:ctrlPr>
                    </m:fPr>
                    <m:num>
                      <m:sSub>
                        <m:sSubPr>
                          <m:ctrlPr>
                            <w:rPr>
                              <w:rFonts w:ascii="Cambria Math" w:eastAsia="MS Mincho" w:hAnsi="Cambria Math"/>
                              <w:sz w:val="20"/>
                            </w:rPr>
                          </m:ctrlPr>
                        </m:sSubPr>
                        <m:e>
                          <m:r>
                            <w:rPr>
                              <w:rFonts w:ascii="Cambria Math" w:eastAsia="MS Mincho" w:hAnsi="Cambria Math"/>
                              <w:sz w:val="20"/>
                            </w:rPr>
                            <m:t>d</m:t>
                          </m:r>
                        </m:e>
                        <m:sub>
                          <m:r>
                            <w:rPr>
                              <w:rFonts w:ascii="Cambria Math" w:eastAsia="MS Mincho" w:hAnsi="Cambria Math"/>
                              <w:sz w:val="20"/>
                            </w:rPr>
                            <m:t>H</m:t>
                          </m:r>
                        </m:sub>
                      </m:sSub>
                    </m:num>
                    <m:den>
                      <m:r>
                        <w:rPr>
                          <w:rFonts w:ascii="Cambria Math" w:eastAsia="MS Mincho" w:hAnsi="Cambria Math"/>
                          <w:sz w:val="20"/>
                        </w:rPr>
                        <m:t>λ</m:t>
                      </m:r>
                    </m:den>
                  </m:f>
                  <m:r>
                    <m:rPr>
                      <m:sty m:val="p"/>
                    </m:rPr>
                    <w:rPr>
                      <w:rFonts w:ascii="Cambria Math" w:eastAsia="MS Mincho" w:hAnsi="Cambria Math"/>
                      <w:sz w:val="20"/>
                    </w:rPr>
                    <m:t xml:space="preserve"> .((sin⁡(</m:t>
                  </m:r>
                  <m:r>
                    <w:rPr>
                      <w:rFonts w:ascii="Cambria Math" w:eastAsia="MS Mincho" w:hAnsi="Cambria Math"/>
                      <w:sz w:val="20"/>
                    </w:rPr>
                    <m:t>θ</m:t>
                  </m:r>
                  <m:r>
                    <m:rPr>
                      <m:sty m:val="p"/>
                    </m:rPr>
                    <w:rPr>
                      <w:rFonts w:ascii="Cambria Math" w:eastAsia="MS Mincho" w:hAnsi="Cambria Math"/>
                      <w:sz w:val="20"/>
                    </w:rPr>
                    <m:t>).sin⁡(</m:t>
                  </m:r>
                  <m:r>
                    <w:rPr>
                      <w:rFonts w:ascii="Cambria Math" w:eastAsia="MS Mincho" w:hAnsi="Cambria Math"/>
                      <w:sz w:val="20"/>
                    </w:rPr>
                    <m:t>φ</m:t>
                  </m:r>
                  <m:r>
                    <m:rPr>
                      <m:sty m:val="p"/>
                    </m:rPr>
                    <w:rPr>
                      <w:rFonts w:ascii="Cambria Math" w:eastAsia="MS Mincho" w:hAnsi="Cambria Math"/>
                      <w:sz w:val="20"/>
                    </w:rPr>
                    <m:t xml:space="preserve">) -. </m:t>
                  </m:r>
                  <m:r>
                    <w:rPr>
                      <w:rFonts w:ascii="Cambria Math" w:eastAsia="MS Mincho" w:hAnsi="Cambria Math"/>
                      <w:sz w:val="20"/>
                    </w:rPr>
                    <m:t>cos</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θ</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etilt</m:t>
                      </m:r>
                    </m:sub>
                  </m:sSub>
                  <m:r>
                    <m:rPr>
                      <m:sty m:val="p"/>
                    </m:rPr>
                    <w:rPr>
                      <w:rFonts w:ascii="Cambria Math" w:eastAsia="MS Mincho" w:hAnsi="Cambria Math"/>
                      <w:sz w:val="20"/>
                    </w:rPr>
                    <m:t>).</m:t>
                  </m:r>
                  <m:r>
                    <w:rPr>
                      <w:rFonts w:ascii="Cambria Math" w:eastAsia="MS Mincho" w:hAnsi="Cambria Math"/>
                      <w:sz w:val="20"/>
                    </w:rPr>
                    <m:t>sin</m:t>
                  </m:r>
                  <m:sSub>
                    <m:sSubPr>
                      <m:ctrlPr>
                        <w:rPr>
                          <w:rFonts w:ascii="Cambria Math" w:eastAsia="MS Mincho" w:hAnsi="Cambria Math"/>
                          <w:sz w:val="20"/>
                        </w:rPr>
                      </m:ctrlPr>
                    </m:sSubPr>
                    <m:e>
                      <m:r>
                        <m:rPr>
                          <m:sty m:val="p"/>
                        </m:rPr>
                        <w:rPr>
                          <w:rFonts w:ascii="Cambria Math" w:eastAsia="MS Mincho" w:hAnsi="Cambria Math"/>
                          <w:sz w:val="20"/>
                        </w:rPr>
                        <m:t>(</m:t>
                      </m:r>
                      <m:r>
                        <w:rPr>
                          <w:rFonts w:ascii="Cambria Math" w:eastAsia="MS Mincho" w:hAnsi="Cambria Math"/>
                          <w:sz w:val="20"/>
                        </w:rPr>
                        <m:t>φ</m:t>
                      </m:r>
                    </m:e>
                    <m:sub>
                      <m:r>
                        <w:rPr>
                          <w:rFonts w:ascii="Cambria Math" w:eastAsia="MS Mincho" w:hAnsi="Cambria Math"/>
                          <w:sz w:val="20"/>
                        </w:rPr>
                        <m:t>i</m:t>
                      </m:r>
                      <m:r>
                        <m:rPr>
                          <m:sty m:val="p"/>
                        </m:rPr>
                        <w:rPr>
                          <w:rFonts w:ascii="Cambria Math" w:eastAsia="MS Mincho" w:hAnsi="Cambria Math"/>
                          <w:sz w:val="20"/>
                        </w:rPr>
                        <m:t>,</m:t>
                      </m:r>
                      <m:r>
                        <w:rPr>
                          <w:rFonts w:ascii="Cambria Math" w:eastAsia="MS Mincho" w:hAnsi="Cambria Math"/>
                          <w:sz w:val="20"/>
                        </w:rPr>
                        <m:t>escan</m:t>
                      </m:r>
                    </m:sub>
                  </m:sSub>
                  <m:r>
                    <m:rPr>
                      <m:sty m:val="p"/>
                    </m:rPr>
                    <w:rPr>
                      <w:rFonts w:ascii="Cambria Math" w:eastAsia="MS Mincho" w:hAnsi="Cambria Math"/>
                      <w:sz w:val="20"/>
                    </w:rPr>
                    <m:t>))</m:t>
                  </m:r>
                </m:sup>
              </m:sSup>
            </m:e>
          </m:d>
        </m:oMath>
      </m:oMathPara>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 xml:space="preserve">  </m:t>
                    </m:r>
                    <m:r>
                      <w:rPr>
                        <w:rFonts w:ascii="Cambria Math" w:eastAsia="MS Mincho" w:hAnsi="Cambria Math"/>
                      </w:rPr>
                      <m:t>Ψ</m:t>
                    </m:r>
                  </m:e>
                  <m:sub>
                    <m:r>
                      <m:rPr>
                        <m:sty m:val="p"/>
                      </m:rPr>
                      <w:rPr>
                        <w:rFonts w:ascii="Cambria Math" w:eastAsia="MS Mincho" w:hAnsi="Cambria Math"/>
                      </w:rPr>
                      <m:t>2</m:t>
                    </m:r>
                  </m:sub>
                </m:sSub>
              </m:sup>
            </m:sSup>
          </m:e>
        </m:d>
      </m:oMath>
      <w:r w:rsidRPr="006A38A4">
        <w:rPr>
          <w:rFonts w:eastAsia="MS Mincho"/>
        </w:rPr>
        <w:tab/>
        <w:t>(iii)</w:t>
      </w:r>
    </w:p>
    <w:p w:rsidR="0007155E" w:rsidRPr="006A38A4" w:rsidRDefault="0007155E" w:rsidP="00F52DDF">
      <w:pPr>
        <w:rPr>
          <w:rFonts w:eastAsia="MS Mincho"/>
        </w:rPr>
      </w:pPr>
      <w:r w:rsidRPr="006A38A4">
        <w:rPr>
          <w:rFonts w:eastAsia="MS Mincho"/>
        </w:rPr>
        <w:t>where:</w:t>
      </w:r>
    </w:p>
    <w:p w:rsidR="0007155E" w:rsidRPr="006A38A4" w:rsidRDefault="0007155E" w:rsidP="00F52DDF">
      <w:pPr>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r>
          <w:rPr>
            <w:rFonts w:ascii="Cambria Math" w:eastAsia="MS Mincho" w:hAnsi="Cambria Math"/>
          </w:rPr>
          <m:t>.</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iCs/>
                      </w:rPr>
                    </m:ctrlPr>
                  </m:dPr>
                  <m:e>
                    <m:r>
                      <m:rPr>
                        <m:sty m:val="p"/>
                      </m:rPr>
                      <w:rPr>
                        <w:rFonts w:ascii="Cambria Math" w:eastAsia="MS Mincho" w:hAnsi="Cambria Math"/>
                      </w:rPr>
                      <m:t>θ</m:t>
                    </m:r>
                  </m:e>
                </m:d>
              </m:e>
            </m:func>
            <m: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i,etilt</m:t>
                        </m:r>
                      </m:sub>
                    </m:sSub>
                  </m:e>
                </m:d>
              </m:e>
            </m:func>
          </m:e>
        </m:d>
        <m:r>
          <w:rPr>
            <w:rFonts w:ascii="Cambria Math" w:eastAsia="MS Mincho" w:hAnsi="Cambria Math"/>
          </w:rPr>
          <m:t>;</m:t>
        </m:r>
      </m:oMath>
    </w:p>
    <w:p w:rsidR="0007155E" w:rsidRPr="006A38A4" w:rsidRDefault="0007155E" w:rsidP="00F52DDF">
      <w:pPr>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r>
          <w:rPr>
            <w:rFonts w:ascii="Cambria Math" w:eastAsia="MS Mincho" w:hAnsi="Cambria Math"/>
          </w:rPr>
          <m:t>.</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w:rPr>
                <w:rFonts w:ascii="Cambria Math" w:eastAsia="MS Mincho" w:hAnsi="Cambria Math"/>
              </w:rPr>
              <m:t>-cos</m:t>
            </m:r>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θ</m:t>
                </m:r>
              </m:e>
              <m:sub>
                <m:r>
                  <w:rPr>
                    <w:rFonts w:ascii="Cambria Math" w:eastAsia="MS Mincho" w:hAnsi="Cambria Math"/>
                  </w:rPr>
                  <m:t>i,etilt</m:t>
                </m:r>
              </m:sub>
            </m:sSub>
            <m:r>
              <w:rPr>
                <w:rFonts w:ascii="Cambria Math" w:eastAsia="MS Mincho" w:hAnsi="Cambria Math"/>
              </w:rPr>
              <m:t>).sin</m:t>
            </m:r>
            <m:sSub>
              <m:sSubPr>
                <m:ctrlPr>
                  <w:rPr>
                    <w:rFonts w:ascii="Cambria Math" w:eastAsia="MS Mincho" w:hAnsi="Cambria Math"/>
                  </w:rPr>
                </m:ctrlPr>
              </m:sSubPr>
              <m:e>
                <m:r>
                  <w:rPr>
                    <w:rFonts w:ascii="Cambria Math" w:eastAsia="MS Mincho" w:hAnsi="Cambria Math"/>
                  </w:rPr>
                  <m:t>(</m:t>
                </m:r>
                <m:r>
                  <m:rPr>
                    <m:sty m:val="p"/>
                  </m:rPr>
                  <w:rPr>
                    <w:rFonts w:ascii="Cambria Math" w:eastAsia="MS Mincho" w:hAnsi="Cambria Math"/>
                  </w:rPr>
                  <m:t>φ</m:t>
                </m:r>
              </m:e>
              <m:sub>
                <m:r>
                  <w:rPr>
                    <w:rFonts w:ascii="Cambria Math" w:eastAsia="MS Mincho" w:hAnsi="Cambria Math"/>
                  </w:rPr>
                  <m:t>i,escan</m:t>
                </m:r>
              </m:sub>
            </m:sSub>
            <m:r>
              <w:rPr>
                <w:rFonts w:ascii="Cambria Math" w:eastAsia="MS Mincho" w:hAnsi="Cambria Math"/>
              </w:rPr>
              <m:t>)</m:t>
            </m:r>
          </m:e>
        </m:d>
      </m:oMath>
    </w:p>
    <w:p w:rsidR="0007155E" w:rsidRPr="006A38A4" w:rsidRDefault="0007155E" w:rsidP="00F52DDF">
      <w:pPr>
        <w:rPr>
          <w:rFonts w:eastAsia="MS Mincho"/>
        </w:rPr>
      </w:pPr>
      <w:r w:rsidRPr="006A38A4">
        <w:rPr>
          <w:rFonts w:eastAsia="MS Mincho"/>
        </w:rPr>
        <w:t>Summation of elements and putting eq.(iii) in 2nd part of  (ii)</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e>
                    </m:rad>
                  </m:den>
                </m:f>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 xml:space="preserve">  Ψ</m:t>
                            </m:r>
                          </m:e>
                          <m:sub>
                            <m:r>
                              <m:rPr>
                                <m:sty m:val="p"/>
                              </m:rPr>
                              <w:rPr>
                                <w:rFonts w:ascii="Cambria Math" w:eastAsia="MS Mincho" w:hAnsi="Cambria Math"/>
                              </w:rPr>
                              <m:t>2</m:t>
                            </m:r>
                          </m:sub>
                        </m:sSub>
                      </m:sup>
                    </m:sSup>
                  </m:e>
                </m:d>
              </m:e>
            </m:nary>
          </m:e>
        </m:nary>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sup>
                </m:sSup>
              </m:e>
            </m:nary>
          </m:e>
        </m:nary>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lastRenderedPageBreak/>
        <w:tab/>
      </w:r>
      <w:r w:rsidRPr="006A38A4">
        <w:rPr>
          <w:rFonts w:eastAsia="MS Mincho"/>
        </w:rPr>
        <w:tab/>
      </w:r>
      <m:oMath>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b>
                  <m:sSubPr>
                    <m:ctrlPr>
                      <w:rPr>
                        <w:rFonts w:ascii="Cambria Math" w:eastAsia="MS Mincho" w:hAnsi="Cambria Math"/>
                      </w:rPr>
                    </m:ctrlPr>
                  </m:sSubPr>
                  <m:e>
                    <m:r>
                      <w:rPr>
                        <w:rFonts w:ascii="Cambria Math" w:eastAsia="MS Mincho" w:hAnsi="Cambria Math"/>
                      </w:rPr>
                      <m:t>w</m:t>
                    </m:r>
                  </m:e>
                  <m:sub>
                    <m:r>
                      <w:rPr>
                        <w:rFonts w:ascii="Cambria Math" w:eastAsia="MS Mincho" w:hAnsi="Cambria Math"/>
                      </w:rPr>
                      <m:t>i</m:t>
                    </m:r>
                    <m:r>
                      <m:rPr>
                        <m:sty m:val="p"/>
                      </m:rPr>
                      <w:rPr>
                        <w:rFonts w:ascii="Cambria Math" w:eastAsia="MS Mincho" w:hAnsi="Cambria Math"/>
                      </w:rPr>
                      <m:t xml:space="preserve">, </m:t>
                    </m:r>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ν</m:t>
                    </m:r>
                  </m:e>
                  <m:sub>
                    <m:r>
                      <w:rPr>
                        <w:rFonts w:ascii="Cambria Math" w:eastAsia="MS Mincho" w:hAnsi="Cambria Math"/>
                      </w:rPr>
                      <m:t>n</m:t>
                    </m:r>
                    <m:r>
                      <m:rPr>
                        <m:sty m:val="p"/>
                      </m:rPr>
                      <w:rPr>
                        <w:rFonts w:ascii="Cambria Math" w:eastAsia="MS Mincho" w:hAnsi="Cambria Math"/>
                      </w:rPr>
                      <m:t xml:space="preserve">,  </m:t>
                    </m:r>
                    <m:r>
                      <w:rPr>
                        <w:rFonts w:ascii="Cambria Math" w:eastAsia="MS Mincho" w:hAnsi="Cambria Math"/>
                      </w:rPr>
                      <m:t>m</m:t>
                    </m:r>
                  </m:sub>
                </m:sSub>
              </m:e>
            </m:nary>
          </m:e>
        </m:nary>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 xml:space="preserve"> . </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e>
        </m:nary>
        <m:r>
          <m:rPr>
            <m:sty m:val="p"/>
          </m:rPr>
          <w:rPr>
            <w:rFonts w:ascii="Cambria Math" w:eastAsia="MS Mincho" w:hAnsi="Cambria Math"/>
          </w:rPr>
          <m:t xml:space="preserve">;  </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m</m:t>
            </m:r>
            <m:r>
              <m:rPr>
                <m:sty m:val="p"/>
              </m:rPr>
              <w:rPr>
                <w:rFonts w:ascii="Cambria Math" w:eastAsia="MS Mincho" w:hAnsi="Cambria Math"/>
              </w:rPr>
              <m:t>=1</m:t>
            </m:r>
          </m:sub>
          <m:sup>
            <m:r>
              <w:rPr>
                <w:rFonts w:ascii="Cambria Math" w:eastAsia="MS Mincho" w:hAnsi="Cambria Math"/>
              </w:rPr>
              <m:t>M</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m</m:t>
                    </m:r>
                    <m:r>
                      <m:rPr>
                        <m:sty m:val="p"/>
                      </m:rPr>
                      <w:rPr>
                        <w:rFonts w:ascii="Cambria Math" w:eastAsia="MS Mincho" w:hAnsi="Cambria Math"/>
                      </w:rPr>
                      <m:t>-1</m:t>
                    </m:r>
                  </m:e>
                </m:d>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sup>
            </m:sSup>
          </m:e>
        </m:nary>
      </m:oMath>
    </w:p>
    <w:p w:rsidR="0007155E" w:rsidRPr="006A38A4" w:rsidRDefault="0007155E" w:rsidP="00F52DDF">
      <w:pPr>
        <w:rPr>
          <w:rFonts w:eastAsia="MS Mincho"/>
        </w:rPr>
      </w:pPr>
      <w:r w:rsidRPr="006A38A4">
        <w:rPr>
          <w:rFonts w:eastAsia="MS Mincho"/>
        </w:rPr>
        <w:t xml:space="preserve">Factor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oMath>
      <w:r w:rsidRPr="006A38A4">
        <w:rPr>
          <w:rFonts w:eastAsia="MS Mincho"/>
        </w:rPr>
        <w:t xml:space="preserve"> and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M</m:t>
            </m:r>
          </m:sub>
        </m:sSub>
      </m:oMath>
      <w:r w:rsidRPr="006A38A4">
        <w:rPr>
          <w:rFonts w:eastAsia="MS Mincho"/>
        </w:rPr>
        <w:t xml:space="preserve"> are simplified:</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d>
                  <m:dPr>
                    <m:ctrlPr>
                      <w:rPr>
                        <w:rFonts w:ascii="Cambria Math" w:eastAsia="MS Mincho" w:hAnsi="Cambria Math"/>
                      </w:rPr>
                    </m:ctrlPr>
                  </m:dPr>
                  <m:e>
                    <m:r>
                      <w:rPr>
                        <w:rFonts w:ascii="Cambria Math" w:eastAsia="MS Mincho" w:hAnsi="Cambria Math"/>
                      </w:rPr>
                      <m:t>n-1</m:t>
                    </m:r>
                  </m:e>
                </m:d>
                <m: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sup>
            </m:sSup>
          </m:e>
        </m:nary>
      </m:oMath>
      <w:r w:rsidRPr="006A38A4">
        <w:rPr>
          <w:rFonts w:eastAsia="MS Mincho"/>
        </w:rPr>
        <w:tab/>
        <w:t>(iv)</w:t>
      </w:r>
    </w:p>
    <w:p w:rsidR="0007155E" w:rsidRPr="006A38A4" w:rsidRDefault="0007155E" w:rsidP="00F52DDF">
      <w:pPr>
        <w:rPr>
          <w:rFonts w:eastAsia="MS Mincho"/>
        </w:rPr>
      </w:pPr>
      <w:r w:rsidRPr="006A38A4">
        <w:rPr>
          <w:rFonts w:eastAsia="MS Mincho"/>
        </w:rPr>
        <w:t>Expansion of equation (iv):</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0</m:t>
            </m:r>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p"/>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m:rPr>
                <m:sty m:val="p"/>
              </m:rPr>
              <w:rPr>
                <w:rFonts w:ascii="Cambria Math" w:eastAsia="MS Mincho" w:hAnsi="Cambria Math"/>
              </w:rPr>
              <m:t>i.</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p"/>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iCs/>
              </w:rPr>
            </m:ctrlPr>
          </m:sSupPr>
          <m:e>
            <m:r>
              <m:rPr>
                <m:sty m:val="p"/>
              </m:rPr>
              <w:rPr>
                <w:rFonts w:ascii="Cambria Math" w:eastAsia="MS Mincho" w:hAnsi="Cambria Math"/>
              </w:rPr>
              <m:t>e</m:t>
            </m:r>
          </m:e>
          <m:sup>
            <m:r>
              <m:rPr>
                <m:sty m:val="p"/>
              </m:rPr>
              <w:rPr>
                <w:rFonts w:ascii="Cambria Math" w:eastAsia="MS Mincho" w:hAnsi="Cambria Math"/>
              </w:rPr>
              <m:t>i.</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b"/>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2Ψ</m:t>
                </m:r>
              </m:e>
              <m:sub>
                <m:r>
                  <m:rPr>
                    <m:sty m:val="p"/>
                  </m:rPr>
                  <w:rPr>
                    <w:rFonts w:ascii="Cambria Math" w:eastAsia="MS Mincho" w:hAnsi="Cambria Math"/>
                  </w:rPr>
                  <m:t>1</m:t>
                </m:r>
              </m:sub>
            </m:sSub>
          </m:sup>
        </m:sSup>
        <m:r>
          <m:rPr>
            <m:sty m:val="b"/>
          </m:rPr>
          <w:rPr>
            <w:rFonts w:ascii="Cambria Math" w:eastAsia="MS Mincho" w:hAnsi="Cambria Math"/>
          </w:rPr>
          <m:t xml:space="preserve">+    .    .    .    + </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d>
              <m:dPr>
                <m:ctrlPr>
                  <w:rPr>
                    <w:rFonts w:ascii="Cambria Math" w:eastAsia="MS Mincho" w:hAnsi="Cambria Math"/>
                  </w:rPr>
                </m:ctrlPr>
              </m:dPr>
              <m:e>
                <m:r>
                  <w:rPr>
                    <w:rFonts w:ascii="Cambria Math" w:eastAsia="MS Mincho" w:hAnsi="Cambria Math"/>
                  </w:rPr>
                  <m:t>N</m:t>
                </m:r>
                <m:r>
                  <m:rPr>
                    <m:sty m:val="p"/>
                  </m:rPr>
                  <w:rPr>
                    <w:rFonts w:ascii="Cambria Math" w:eastAsia="MS Mincho" w:hAnsi="Cambria Math"/>
                  </w:rPr>
                  <m:t>-1</m:t>
                </m:r>
              </m:e>
            </m:d>
          </m:sup>
        </m:sSup>
      </m:oMath>
      <w:r w:rsidRPr="006A38A4">
        <w:rPr>
          <w:rFonts w:eastAsia="MS Mincho"/>
        </w:rPr>
        <w:tab/>
        <w:t>(v)</w:t>
      </w:r>
    </w:p>
    <w:p w:rsidR="0007155E" w:rsidRPr="006A38A4" w:rsidRDefault="0007155E" w:rsidP="00F52DDF">
      <w:pPr>
        <w:rPr>
          <w:rFonts w:eastAsia="MS Mincho"/>
        </w:rPr>
      </w:pPr>
      <w:r w:rsidRPr="006A38A4">
        <w:rPr>
          <w:rFonts w:eastAsia="MS Mincho"/>
        </w:rPr>
        <w:t>Equation (iv) can also be written in this form:</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nary>
          <m:naryPr>
            <m:chr m:val="∑"/>
            <m:limLoc m:val="undOvr"/>
            <m:ctrlPr>
              <w:rPr>
                <w:rFonts w:ascii="Cambria Math" w:eastAsia="MS Mincho" w:hAnsi="Cambria Math"/>
              </w:rPr>
            </m:ctrlPr>
          </m:naryPr>
          <m:sub>
            <m:r>
              <w:rPr>
                <w:rFonts w:ascii="Cambria Math" w:eastAsia="MS Mincho" w:hAnsi="Cambria Math"/>
              </w:rPr>
              <m:t>n</m:t>
            </m:r>
            <m:r>
              <m:rPr>
                <m:sty m:val="p"/>
              </m:rPr>
              <w:rPr>
                <w:rFonts w:ascii="Cambria Math" w:eastAsia="MS Mincho" w:hAnsi="Cambria Math"/>
              </w:rPr>
              <m:t>=1</m:t>
            </m:r>
          </m:sub>
          <m:sup>
            <m:r>
              <w:rPr>
                <w:rFonts w:ascii="Cambria Math" w:eastAsia="MS Mincho" w:hAnsi="Cambria Math"/>
              </w:rPr>
              <m:t>N</m:t>
            </m:r>
          </m:sup>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r>
                  <w:rPr>
                    <w:rFonts w:ascii="Cambria Math" w:eastAsia="MS Mincho" w:hAnsi="Cambria Math"/>
                  </w:rPr>
                  <m:t>n</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e>
        </m:nary>
      </m:oMath>
    </w:p>
    <w:p w:rsidR="0007155E" w:rsidRPr="006A38A4" w:rsidRDefault="0007155E" w:rsidP="00F52DDF">
      <w:pPr>
        <w:rPr>
          <w:rFonts w:eastAsia="MS Mincho"/>
        </w:rPr>
      </w:pPr>
      <w:r w:rsidRPr="006A38A4">
        <w:rPr>
          <w:rFonts w:eastAsia="MS Mincho"/>
        </w:rPr>
        <w:t>Expansion of above equation:</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Ψ</m:t>
                </m:r>
              </m:e>
              <m:sub>
                <m:r>
                  <m:rPr>
                    <m:sty m:val="b"/>
                  </m:rPr>
                  <w:rPr>
                    <w:rFonts w:ascii="Cambria Math" w:eastAsia="MS Mincho" w:hAnsi="Cambria Math"/>
                  </w:rPr>
                  <m:t>1</m:t>
                </m:r>
              </m:sub>
            </m:sSub>
          </m:sup>
        </m:sSup>
        <m:r>
          <m:rPr>
            <m:sty m:val="b"/>
          </m:rPr>
          <w:rPr>
            <w:rFonts w:ascii="Cambria Math" w:eastAsia="MS Mincho" w:hAnsi="Cambria Math"/>
          </w:rPr>
          <m:t>+</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2Ψ</m:t>
                </m:r>
              </m:e>
              <m:sub>
                <m:r>
                  <m:rPr>
                    <m:sty m:val="b"/>
                  </m:rPr>
                  <w:rPr>
                    <w:rFonts w:ascii="Cambria Math" w:eastAsia="MS Mincho" w:hAnsi="Cambria Math"/>
                  </w:rPr>
                  <m:t>1</m:t>
                </m:r>
              </m:sub>
            </m:sSub>
          </m:sup>
        </m:sSup>
        <m:r>
          <m:rPr>
            <m:sty m:val="b"/>
          </m:rPr>
          <w:rPr>
            <w:rFonts w:ascii="Cambria Math" w:eastAsia="MS Mincho" w:hAnsi="Cambria Math"/>
          </w:rPr>
          <m:t xml:space="preserve">+  .    .     .      + </m:t>
        </m:r>
        <m:sSup>
          <m:sSupPr>
            <m:ctrlPr>
              <w:rPr>
                <w:rFonts w:ascii="Cambria Math" w:eastAsia="MS Mincho" w:hAnsi="Cambria Math"/>
              </w:rPr>
            </m:ctrlPr>
          </m:sSupPr>
          <m:e>
            <m:r>
              <m:rPr>
                <m:sty m:val="bi"/>
              </m:rPr>
              <w:rPr>
                <w:rFonts w:ascii="Cambria Math" w:eastAsia="MS Mincho" w:hAnsi="Cambria Math"/>
              </w:rPr>
              <m:t>e</m:t>
            </m:r>
          </m:e>
          <m:sup>
            <m:r>
              <m:rPr>
                <m:sty m:val="bi"/>
              </m:rPr>
              <w:rPr>
                <w:rFonts w:ascii="Cambria Math" w:eastAsia="MS Mincho" w:hAnsi="Cambria Math"/>
              </w:rPr>
              <m:t>i</m:t>
            </m:r>
            <m:r>
              <m:rPr>
                <m:sty m:val="b"/>
              </m:rP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Ψ</m:t>
                </m:r>
              </m:e>
              <m:sub>
                <m:r>
                  <m:rPr>
                    <m:sty m:val="b"/>
                  </m:rPr>
                  <w:rPr>
                    <w:rFonts w:ascii="Cambria Math" w:eastAsia="MS Mincho" w:hAnsi="Cambria Math"/>
                  </w:rPr>
                  <m:t>1</m:t>
                </m:r>
              </m:sub>
            </m:sSub>
            <m:r>
              <m:rPr>
                <m:sty m:val="b"/>
              </m:rPr>
              <w:rPr>
                <w:rFonts w:ascii="Cambria Math" w:eastAsia="MS Mincho" w:hAnsi="Cambria Math"/>
              </w:rPr>
              <m:t>.</m:t>
            </m:r>
            <m:d>
              <m:dPr>
                <m:ctrlPr>
                  <w:rPr>
                    <w:rFonts w:ascii="Cambria Math" w:eastAsia="MS Mincho" w:hAnsi="Cambria Math"/>
                  </w:rPr>
                </m:ctrlPr>
              </m:dPr>
              <m:e>
                <m:r>
                  <m:rPr>
                    <m:sty m:val="bi"/>
                  </m:rPr>
                  <w:rPr>
                    <w:rFonts w:ascii="Cambria Math" w:eastAsia="MS Mincho" w:hAnsi="Cambria Math"/>
                  </w:rPr>
                  <m:t>N</m:t>
                </m:r>
                <m:r>
                  <m:rPr>
                    <m:sty m:val="b"/>
                  </m:rPr>
                  <w:rPr>
                    <w:rFonts w:ascii="Cambria Math" w:eastAsia="MS Mincho" w:hAnsi="Cambria Math"/>
                  </w:rPr>
                  <m:t>-1</m:t>
                </m:r>
              </m:e>
            </m:d>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r w:rsidRPr="006A38A4">
        <w:rPr>
          <w:rFonts w:eastAsia="MS Mincho"/>
        </w:rPr>
        <w:tab/>
        <w:t>(vi)</w:t>
      </w:r>
    </w:p>
    <w:p w:rsidR="0007155E" w:rsidRPr="006A38A4" w:rsidRDefault="0007155E" w:rsidP="00F52DDF">
      <w:pPr>
        <w:rPr>
          <w:rFonts w:eastAsia="MS Mincho"/>
        </w:rPr>
      </w:pPr>
      <w:r w:rsidRPr="006A38A4">
        <w:rPr>
          <w:rFonts w:eastAsia="MS Mincho"/>
        </w:rPr>
        <w:t>Put equation (v) in (vi):</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r>
          <w:del w:id="568" w:author="Payal Alawa" w:date="2023-04-19T15:37:00Z">
            <w:rPr>
              <w:rFonts w:ascii="Cambria Math" w:eastAsia="MS Mincho" w:hAnsi="Cambria Math"/>
              <w:highlight w:val="cyan"/>
              <w:rPrChange w:id="569" w:author="Payal Alawa" w:date="2023-04-19T15:37:00Z">
                <w:rPr>
                  <w:rFonts w:ascii="Cambria Math" w:eastAsia="MS Mincho" w:hAnsi="Cambria Math"/>
                </w:rPr>
              </w:rPrChange>
            </w:rPr>
            <m:t>AF</m:t>
          </w:del>
        </m:r>
        <m:sSub>
          <m:sSubPr>
            <m:ctrlPr>
              <w:ins w:id="570" w:author="Payal Alawa" w:date="2023-04-19T15:37:00Z">
                <w:rPr>
                  <w:rFonts w:ascii="Cambria Math" w:eastAsia="MS Mincho" w:hAnsi="Cambria Math"/>
                  <w:i/>
                  <w:highlight w:val="cyan"/>
                </w:rPr>
              </w:ins>
            </m:ctrlPr>
          </m:sSubPr>
          <m:e>
            <m:r>
              <w:ins w:id="571" w:author="Payal Alawa" w:date="2023-04-19T15:37:00Z">
                <w:rPr>
                  <w:rFonts w:ascii="Cambria Math" w:eastAsia="MS Mincho" w:hAnsi="Cambria Math"/>
                  <w:highlight w:val="cyan"/>
                  <w:rPrChange w:id="572" w:author="Payal Alawa" w:date="2023-04-19T15:37:00Z">
                    <w:rPr>
                      <w:rFonts w:ascii="Cambria Math" w:eastAsia="MS Mincho" w:hAnsi="Cambria Math"/>
                    </w:rPr>
                  </w:rPrChange>
                </w:rPr>
                <m:t>AF</m:t>
              </w:ins>
            </m:r>
          </m:e>
          <m:sub>
            <m:r>
              <w:ins w:id="573" w:author="Payal Alawa" w:date="2023-04-19T15:37:00Z">
                <w:rPr>
                  <w:rFonts w:ascii="Cambria Math" w:eastAsia="MS Mincho" w:hAnsi="Cambria Math"/>
                  <w:highlight w:val="cyan"/>
                  <w:rPrChange w:id="574" w:author="Payal Alawa" w:date="2023-04-19T15:37:00Z">
                    <w:rPr>
                      <w:rFonts w:ascii="Cambria Math" w:eastAsia="MS Mincho" w:hAnsi="Cambria Math"/>
                    </w:rPr>
                  </w:rPrChange>
                </w:rPr>
                <m:t>N</m:t>
              </w:ins>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=-1+</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d>
          <m:dPr>
            <m:ctrlPr>
              <w:rPr>
                <w:rFonts w:ascii="Cambria Math" w:eastAsia="MS Mincho" w:hAnsi="Cambria Math"/>
              </w:rPr>
            </m:ctrlPr>
          </m:dPr>
          <m:e>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-1</m:t>
            </m:r>
          </m:e>
        </m:d>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r>
          <m:rPr>
            <m:sty m:val="p"/>
          </m:rPr>
          <w:rPr>
            <w:rFonts w:ascii="Cambria Math" w:eastAsia="MS Mincho" w:hAnsi="Cambria Math"/>
          </w:rPr>
          <m:t>-1</m:t>
        </m:r>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sup>
            </m:sSup>
            <m:r>
              <m:rPr>
                <m:sty m:val="p"/>
              </m:rPr>
              <w:rPr>
                <w:rFonts w:ascii="Cambria Math" w:eastAsia="MS Mincho" w:hAnsi="Cambria Math"/>
              </w:rPr>
              <m:t>-1</m:t>
            </m:r>
          </m:num>
          <m:den>
            <m:sSup>
              <m:sSupPr>
                <m:ctrlPr>
                  <w:rPr>
                    <w:rFonts w:ascii="Cambria Math" w:eastAsia="MS Mincho" w:hAnsi="Cambria Math"/>
                  </w:rPr>
                </m:ctrlPr>
              </m:sSupPr>
              <m:e>
                <m:r>
                  <w:rPr>
                    <w:rFonts w:ascii="Cambria Math" w:eastAsia="MS Mincho" w:hAnsi="Cambria Math"/>
                  </w:rPr>
                  <m:t>e</m:t>
                </m:r>
              </m:e>
              <m:sup>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sup>
            </m:sSup>
            <m:r>
              <m:rPr>
                <m:sty m:val="p"/>
              </m:rPr>
              <w:rPr>
                <w:rFonts w:ascii="Cambria Math" w:eastAsia="MS Mincho" w:hAnsi="Cambria Math"/>
              </w:rPr>
              <m:t>-1</m:t>
            </m:r>
          </m:den>
        </m:f>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w:rPr>
                                <w:rFonts w:ascii="Cambria Math" w:eastAsia="MS Mincho" w:hAnsi="Cambria Math"/>
                              </w:rPr>
                              <m:t>Ψ</m:t>
                            </m:r>
                          </m:e>
                          <m:sub>
                            <m: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m:rPr>
                                <m:sty m:val="p"/>
                              </m:rPr>
                              <w:rPr>
                                <w:rFonts w:ascii="Cambria Math" w:eastAsia="MS Mincho" w:hAnsi="Cambria Math"/>
                              </w:rPr>
                              <m:t>Ψ</m:t>
                            </m:r>
                          </m:e>
                          <m:sub>
                            <m:r>
                              <w:rPr>
                                <w:rFonts w:ascii="Cambria Math" w:eastAsia="MS Mincho" w:hAnsi="Cambria Math"/>
                              </w:rPr>
                              <m:t>1</m:t>
                            </m:r>
                          </m:sub>
                        </m:sSub>
                      </m:num>
                      <m:den>
                        <m:r>
                          <m:rPr>
                            <m:sty m:val="p"/>
                          </m:rPr>
                          <w:rPr>
                            <w:rFonts w:ascii="Cambria Math" w:eastAsia="MS Mincho" w:hAnsi="Cambria Math"/>
                          </w:rPr>
                          <m:t>2</m:t>
                        </m:r>
                      </m:den>
                    </m:f>
                  </m:sup>
                </m:sSup>
              </m:den>
            </m:f>
          </m:e>
        </m:d>
        <m:r>
          <m:rPr>
            <m:sty m:val="p"/>
          </m:rPr>
          <w:rPr>
            <w:rFonts w:ascii="Cambria Math" w:eastAsia="MS Mincho" w:hAnsi="Cambria Math"/>
          </w:rPr>
          <m:t>.</m:t>
        </m:r>
        <m:f>
          <m:fPr>
            <m:ctrlPr>
              <w:rPr>
                <w:rFonts w:ascii="Cambria Math" w:eastAsia="MS Mincho" w:hAnsi="Cambria Math"/>
              </w:rPr>
            </m:ctrlPr>
          </m:fPr>
          <m:num>
            <m:r>
              <m:rPr>
                <m:sty m:val="p"/>
              </m:rPr>
              <w:rPr>
                <w:rFonts w:ascii="Cambria Math" w:eastAsia="MS Mincho" w:hAnsi="Cambria Math"/>
              </w:rPr>
              <m:t>2</m:t>
            </m:r>
            <m:r>
              <w:rPr>
                <w:rFonts w:ascii="Cambria Math" w:eastAsia="MS Mincho" w:hAnsi="Cambria Math"/>
              </w:rPr>
              <m:t>i</m:t>
            </m:r>
          </m:num>
          <m:den>
            <m:r>
              <m:rPr>
                <m:sty m:val="p"/>
              </m:rPr>
              <w:rPr>
                <w:rFonts w:ascii="Cambria Math" w:eastAsia="MS Mincho" w:hAnsi="Cambria Math"/>
              </w:rPr>
              <m:t>2</m:t>
            </m:r>
            <m:r>
              <w:rPr>
                <w:rFonts w:ascii="Cambria Math" w:eastAsia="MS Mincho" w:hAnsi="Cambria Math"/>
              </w:rPr>
              <m:t>i</m:t>
            </m:r>
          </m:den>
        </m:f>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f>
          <m:fPr>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den>
        </m:f>
        <m:d>
          <m:dPr>
            <m:ctrlPr>
              <w:rPr>
                <w:rFonts w:ascii="Cambria Math" w:eastAsia="MS Mincho" w:hAnsi="Cambria Math"/>
              </w:rPr>
            </m:ctrlPr>
          </m:dPr>
          <m:e>
            <m:f>
              <m:fPr>
                <m:ctrlPr>
                  <w:rPr>
                    <w:rFonts w:ascii="Cambria Math" w:eastAsia="MS Mincho" w:hAnsi="Cambria Math"/>
                  </w:rPr>
                </m:ctrlPr>
              </m:fPr>
              <m:num>
                <m:f>
                  <m:fPr>
                    <m:type m:val="skw"/>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sSub>
                              <m:sSubPr>
                                <m:ctrlPr>
                                  <w:rPr>
                                    <w:rFonts w:ascii="Cambria Math" w:eastAsia="MS Mincho" w:hAnsi="Cambria Math"/>
                                    <w:i/>
                                    <w:iCs/>
                                  </w:rPr>
                                </m:ctrlPr>
                              </m:sSubPr>
                              <m:e>
                                <m:r>
                                  <w:rPr>
                                    <w:rFonts w:ascii="Cambria Math" w:eastAsia="MS Mincho" w:hAnsi="Cambria Math"/>
                                  </w:rPr>
                                  <m:t>Ψ</m:t>
                                </m:r>
                              </m:e>
                              <m:sub>
                                <m: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sup>
                    </m:sSup>
                  </m:num>
                  <m:den>
                    <m:r>
                      <m:rPr>
                        <m:sty m:val="p"/>
                      </m:rPr>
                      <w:rPr>
                        <w:rFonts w:ascii="Cambria Math" w:eastAsia="MS Mincho" w:hAnsi="Cambria Math"/>
                      </w:rPr>
                      <m:t>2</m:t>
                    </m:r>
                    <m:r>
                      <w:rPr>
                        <w:rFonts w:ascii="Cambria Math" w:eastAsia="MS Mincho" w:hAnsi="Cambria Math"/>
                      </w:rPr>
                      <m:t>i</m:t>
                    </m:r>
                  </m:den>
                </m:f>
              </m:num>
              <m:den>
                <m:f>
                  <m:fPr>
                    <m:type m:val="skw"/>
                    <m:ctrlPr>
                      <w:rPr>
                        <w:rFonts w:ascii="Cambria Math" w:eastAsia="MS Mincho" w:hAnsi="Cambria Math"/>
                      </w:rPr>
                    </m:ctrlPr>
                  </m:fPr>
                  <m:num>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m:rPr>
                                <m:sty m:val="p"/>
                              </m:rPr>
                              <w:rPr>
                                <w:rFonts w:ascii="Cambria Math" w:eastAsia="MS Mincho" w:hAnsi="Cambria Math"/>
                              </w:rPr>
                              <m:t>-</m:t>
                            </m:r>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sup>
                    </m:sSup>
                  </m:num>
                  <m:den>
                    <m:r>
                      <m:rPr>
                        <m:sty m:val="p"/>
                      </m:rPr>
                      <w:rPr>
                        <w:rFonts w:ascii="Cambria Math" w:eastAsia="MS Mincho" w:hAnsi="Cambria Math"/>
                      </w:rPr>
                      <m:t>2</m:t>
                    </m:r>
                    <m:r>
                      <w:rPr>
                        <w:rFonts w:ascii="Cambria Math" w:eastAsia="MS Mincho" w:hAnsi="Cambria Math"/>
                      </w:rPr>
                      <m:t>i</m:t>
                    </m:r>
                  </m:den>
                </m:f>
              </m:den>
            </m:f>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m:rPr>
            <m:sty m:val="p"/>
          </m:rPr>
          <w:rPr>
            <w:rFonts w:ascii="Cambria Math" w:eastAsia="MS Mincho" w:hAnsi="Cambria Math"/>
          </w:rPr>
          <m:t>=</m:t>
        </m:r>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r>
                  <m:rPr>
                    <m:sty m:val="p"/>
                  </m:rPr>
                  <w:rPr>
                    <w:rFonts w:ascii="Cambria Math" w:eastAsia="MS Mincho" w:hAnsi="Cambria Math"/>
                  </w:rPr>
                  <m:t>-1)</m:t>
                </m:r>
              </m:num>
              <m:den>
                <m:r>
                  <m:rPr>
                    <m:sty m:val="p"/>
                  </m:rPr>
                  <w:rPr>
                    <w:rFonts w:ascii="Cambria Math" w:eastAsia="MS Mincho" w:hAnsi="Cambria Math"/>
                  </w:rPr>
                  <m:t>2</m:t>
                </m:r>
              </m:den>
            </m:f>
          </m:sup>
        </m:sSup>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oMath>
    </w:p>
    <w:p w:rsidR="0007155E" w:rsidRPr="006A38A4" w:rsidRDefault="0007155E" w:rsidP="00F52DDF">
      <w:pPr>
        <w:rPr>
          <w:rFonts w:eastAsia="MS Mincho"/>
        </w:rPr>
      </w:pPr>
      <w:del w:id="575" w:author="Payal Alawa" w:date="2023-04-22T14:07:00Z">
        <w:r w:rsidRPr="005D58CA" w:rsidDel="005D58CA">
          <w:rPr>
            <w:rFonts w:eastAsia="MS Mincho"/>
            <w:highlight w:val="cyan"/>
            <w:rPrChange w:id="576" w:author="Payal Alawa" w:date="2023-04-22T14:07:00Z">
              <w:rPr>
                <w:rFonts w:eastAsia="MS Mincho"/>
              </w:rPr>
            </w:rPrChange>
          </w:rPr>
          <w:delText>As per “Antenna theory analysis and design, Third edition, Chapter 6 (6-10a) by Constantine A. Balanis”, i</w:delText>
        </w:r>
      </w:del>
      <w:ins w:id="577" w:author="Payal Alawa" w:date="2023-04-22T14:07:00Z">
        <w:r w:rsidRPr="005D58CA">
          <w:rPr>
            <w:rFonts w:eastAsia="MS Mincho"/>
            <w:highlight w:val="cyan"/>
            <w:rPrChange w:id="578" w:author="Payal Alawa" w:date="2023-04-22T14:07:00Z">
              <w:rPr>
                <w:rFonts w:eastAsia="MS Mincho"/>
              </w:rPr>
            </w:rPrChange>
          </w:rPr>
          <w:t>I</w:t>
        </w:r>
      </w:ins>
      <w:r w:rsidRPr="005D58CA">
        <w:rPr>
          <w:rFonts w:eastAsia="MS Mincho"/>
          <w:highlight w:val="cyan"/>
          <w:rPrChange w:id="579" w:author="Payal Alawa" w:date="2023-04-22T14:07:00Z">
            <w:rPr>
              <w:rFonts w:eastAsia="MS Mincho"/>
            </w:rPr>
          </w:rPrChange>
        </w:rPr>
        <w:t>f</w:t>
      </w:r>
      <w:r w:rsidRPr="006A38A4">
        <w:rPr>
          <w:rFonts w:eastAsia="MS Mincho"/>
        </w:rPr>
        <w:t xml:space="preserve"> the reference point is the physical centre of the array, the factor </w:t>
      </w:r>
      <m:oMath>
        <m:sSub>
          <m:sSubPr>
            <m:ctrlPr>
              <w:rPr>
                <w:rFonts w:ascii="Cambria Math" w:eastAsia="MS Mincho" w:hAnsi="Cambria Math"/>
              </w:rPr>
            </m:ctrlPr>
          </m:sSubPr>
          <m:e>
            <m:r>
              <w:rPr>
                <w:rFonts w:ascii="Cambria Math" w:eastAsia="MS Mincho" w:hAnsi="Cambria Math"/>
              </w:rPr>
              <m:t>(AF</m:t>
            </m:r>
          </m:e>
          <m:sub>
            <m:r>
              <w:rPr>
                <w:rFonts w:ascii="Cambria Math" w:eastAsia="MS Mincho" w:hAnsi="Cambria Math"/>
              </w:rPr>
              <m:t>N</m:t>
            </m:r>
          </m:sub>
        </m:sSub>
        <m:r>
          <w:rPr>
            <w:rFonts w:ascii="Cambria Math" w:eastAsia="MS Mincho" w:hAnsi="Cambria Math"/>
          </w:rPr>
          <m:t>)</m:t>
        </m:r>
      </m:oMath>
      <w:r w:rsidRPr="006A38A4">
        <w:rPr>
          <w:rFonts w:eastAsia="MS Mincho"/>
        </w:rPr>
        <w:t>above reduces to:</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r>
              <w:rPr>
                <w:rFonts w:ascii="Cambria Math" w:eastAsia="MS Mincho" w:hAnsi="Cambria Math"/>
                <w:i/>
              </w:rPr>
              <w:fldChar w:fldCharType="begin"/>
            </m:r>
            <m:r>
              <m:rPr>
                <m:sty m:val="p"/>
              </m:rPr>
              <w:rPr>
                <w:rFonts w:ascii="Cambria Math" w:eastAsia="MS Mincho" w:hAnsi="Cambria Math"/>
              </w:rPr>
              <m:t xml:space="preserve"> EQ </m:t>
            </m:r>
            <m:r>
              <w:rPr>
                <w:rFonts w:ascii="Cambria Math" w:eastAsia="MS Mincho" w:hAnsi="Cambria Math"/>
                <w:i/>
              </w:rPr>
              <w:fldChar w:fldCharType="end"/>
            </m:r>
            <m:r>
              <w:rPr>
                <w:rFonts w:ascii="Cambria Math" w:eastAsia="MS Mincho" w:hAnsi="Cambria Math"/>
              </w:rPr>
              <m:t>F</m:t>
            </m:r>
          </m:e>
          <m:sub>
            <m:r>
              <w:rPr>
                <w:rFonts w:ascii="Cambria Math" w:eastAsia="MS Mincho" w:hAnsi="Cambria Math"/>
              </w:rPr>
              <m:t>N</m:t>
            </m:r>
          </m:sub>
        </m:sSub>
        <m:r>
          <w:rPr>
            <w:rFonts w:ascii="Cambria Math" w:eastAsia="MS Mincho" w:hAnsi="Cambria Math"/>
          </w:rPr>
          <m:t>=</m:t>
        </m:r>
        <m:borderBox>
          <m:borderBoxPr>
            <m:hideTop m:val="1"/>
            <m:hideBot m:val="1"/>
            <m:hideLeft m:val="1"/>
            <m:hideRight m:val="1"/>
            <m:strikeBLTR m:val="1"/>
            <m:ctrlPr>
              <w:rPr>
                <w:rFonts w:ascii="Cambria Math" w:eastAsia="MS Mincho" w:hAnsi="Cambria Math"/>
              </w:rPr>
            </m:ctrlPr>
          </m:borderBoxPr>
          <m:e>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1</m:t>
                        </m:r>
                      </m:sub>
                    </m:sSub>
                    <m:r>
                      <w:rPr>
                        <w:rFonts w:ascii="Cambria Math" w:eastAsia="MS Mincho" w:hAnsi="Cambria Math"/>
                      </w:rPr>
                      <m:t>.(N-1)</m:t>
                    </m:r>
                  </m:num>
                  <m:den>
                    <m:r>
                      <w:rPr>
                        <w:rFonts w:ascii="Cambria Math" w:eastAsia="MS Mincho" w:hAnsi="Cambria Math"/>
                      </w:rPr>
                      <m:t>2</m:t>
                    </m:r>
                  </m:den>
                </m:f>
              </m:sup>
            </m:sSup>
          </m:e>
        </m:borderBox>
        <m: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Ψ</m:t>
                                </m:r>
                              </m:e>
                              <m:sub>
                                <m:r>
                                  <w:rPr>
                                    <w:rFonts w:ascii="Cambria Math" w:eastAsia="MS Mincho" w:hAnsi="Cambria Math"/>
                                  </w:rPr>
                                  <m:t>1</m:t>
                                </m:r>
                              </m:sub>
                            </m:sSub>
                            <m:r>
                              <w:rPr>
                                <w:rFonts w:ascii="Cambria Math" w:eastAsia="MS Mincho" w:hAnsi="Cambria Math"/>
                              </w:rPr>
                              <m:t>.N</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1</m:t>
                                </m:r>
                              </m:sub>
                            </m:sSub>
                          </m:num>
                          <m:den>
                            <m:r>
                              <w:rPr>
                                <w:rFonts w:ascii="Cambria Math" w:eastAsia="MS Mincho" w:hAnsi="Cambria Math"/>
                              </w:rPr>
                              <m:t>2</m:t>
                            </m:r>
                          </m:den>
                        </m:f>
                      </m:e>
                    </m:d>
                  </m:e>
                </m:func>
              </m:den>
            </m:f>
          </m:e>
        </m:d>
        <m:r>
          <w:ins w:id="580" w:author="Payal Alawa" w:date="2023-04-22T14:05:00Z">
            <w:rPr>
              <w:rStyle w:val="FootnoteReference"/>
              <w:rFonts w:ascii="Cambria Math" w:eastAsia="MS Mincho" w:hAnsi="Cambria Math"/>
              <w:i/>
              <w:highlight w:val="cyan"/>
              <w:rPrChange w:id="581" w:author="Payal Alawa" w:date="2023-04-22T14:07:00Z">
                <w:rPr>
                  <w:rStyle w:val="FootnoteReference"/>
                  <w:rFonts w:ascii="Cambria Math" w:eastAsia="MS Mincho" w:hAnsi="Cambria Math"/>
                  <w:i/>
                </w:rPr>
              </w:rPrChange>
            </w:rPr>
            <w:footnoteReference w:id="1"/>
          </w:ins>
        </m:r>
      </m:oMath>
    </w:p>
    <w:p w:rsidR="0007155E" w:rsidRPr="006A38A4" w:rsidRDefault="0007155E" w:rsidP="00F52DDF">
      <w:pPr>
        <w:rPr>
          <w:rFonts w:eastAsia="MS Mincho"/>
        </w:rPr>
      </w:pPr>
      <w:r w:rsidRPr="006A38A4">
        <w:rPr>
          <w:rFonts w:eastAsia="MS Mincho"/>
        </w:rPr>
        <w:t>Similarly,</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r>
              <w:rPr>
                <w:rFonts w:ascii="Cambria Math" w:eastAsia="MS Mincho" w:hAnsi="Cambria Math"/>
                <w:i/>
              </w:rPr>
              <w:fldChar w:fldCharType="begin"/>
            </m:r>
            <m:r>
              <m:rPr>
                <m:sty m:val="p"/>
              </m:rPr>
              <w:rPr>
                <w:rFonts w:ascii="Cambria Math" w:eastAsia="MS Mincho" w:hAnsi="Cambria Math"/>
              </w:rPr>
              <m:t xml:space="preserve"> EQ </m:t>
            </m:r>
            <m:r>
              <w:rPr>
                <w:rFonts w:ascii="Cambria Math" w:eastAsia="MS Mincho" w:hAnsi="Cambria Math"/>
                <w:i/>
              </w:rPr>
              <w:fldChar w:fldCharType="end"/>
            </m:r>
            <m:r>
              <w:rPr>
                <w:rFonts w:ascii="Cambria Math" w:eastAsia="MS Mincho" w:hAnsi="Cambria Math"/>
              </w:rPr>
              <m:t>F</m:t>
            </m:r>
          </m:e>
          <m:sub>
            <m:r>
              <w:rPr>
                <w:rFonts w:ascii="Cambria Math" w:eastAsia="MS Mincho" w:hAnsi="Cambria Math"/>
              </w:rPr>
              <m:t>M</m:t>
            </m:r>
          </m:sub>
        </m:sSub>
        <m:r>
          <w:rPr>
            <w:rFonts w:ascii="Cambria Math" w:eastAsia="MS Mincho" w:hAnsi="Cambria Math"/>
          </w:rPr>
          <m:t>=</m:t>
        </m:r>
        <m:borderBox>
          <m:borderBoxPr>
            <m:hideTop m:val="1"/>
            <m:hideBot m:val="1"/>
            <m:hideLeft m:val="1"/>
            <m:hideRight m:val="1"/>
            <m:strikeBLTR m:val="1"/>
            <m:ctrlPr>
              <w:rPr>
                <w:rFonts w:ascii="Cambria Math" w:eastAsia="MS Mincho" w:hAnsi="Cambria Math"/>
              </w:rPr>
            </m:ctrlPr>
          </m:borderBoxPr>
          <m:e>
            <m:sSup>
              <m:sSupPr>
                <m:ctrlPr>
                  <w:rPr>
                    <w:rFonts w:ascii="Cambria Math" w:eastAsia="MS Mincho" w:hAnsi="Cambria Math"/>
                  </w:rPr>
                </m:ctrlPr>
              </m:sSupPr>
              <m:e>
                <m:r>
                  <w:rPr>
                    <w:rFonts w:ascii="Cambria Math" w:eastAsia="MS Mincho" w:hAnsi="Cambria Math"/>
                  </w:rPr>
                  <m:t>e</m:t>
                </m:r>
              </m:e>
              <m:sup>
                <m:f>
                  <m:fPr>
                    <m:ctrlPr>
                      <w:rPr>
                        <w:rFonts w:ascii="Cambria Math" w:eastAsia="MS Mincho" w:hAnsi="Cambria Math"/>
                      </w:rPr>
                    </m:ctrlPr>
                  </m:fPr>
                  <m:num>
                    <m:r>
                      <w:rPr>
                        <w:rFonts w:ascii="Cambria Math" w:eastAsia="MS Mincho" w:hAnsi="Cambria Math"/>
                      </w:rPr>
                      <m:t>i.</m:t>
                    </m:r>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.(M-1)</m:t>
                    </m:r>
                  </m:num>
                  <m:den>
                    <m:r>
                      <w:rPr>
                        <w:rFonts w:ascii="Cambria Math" w:eastAsia="MS Mincho" w:hAnsi="Cambria Math"/>
                      </w:rPr>
                      <m:t>2</m:t>
                    </m:r>
                  </m:den>
                </m:f>
              </m:sup>
            </m:sSup>
          </m:e>
        </m:borderBox>
        <m: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r>
                              <w:rPr>
                                <w:rFonts w:ascii="Cambria Math" w:eastAsia="MS Mincho" w:hAnsi="Cambria Math"/>
                              </w:rPr>
                              <m:t>.M</m:t>
                            </m:r>
                          </m:num>
                          <m:den>
                            <m: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w:rPr>
                                    <w:rFonts w:ascii="Cambria Math" w:eastAsia="MS Mincho" w:hAnsi="Cambria Math"/>
                                  </w:rPr>
                                  <m:t>2</m:t>
                                </m:r>
                              </m:sub>
                            </m:sSub>
                          </m:num>
                          <m:den>
                            <m:r>
                              <w:rPr>
                                <w:rFonts w:ascii="Cambria Math" w:eastAsia="MS Mincho" w:hAnsi="Cambria Math"/>
                              </w:rPr>
                              <m:t>2</m:t>
                            </m:r>
                          </m:den>
                        </m:f>
                      </m:e>
                    </m:d>
                  </m:e>
                </m:func>
              </m:den>
            </m:f>
          </m:e>
        </m:d>
      </m:oMath>
    </w:p>
    <w:p w:rsidR="0007155E" w:rsidRPr="006A38A4" w:rsidRDefault="0007155E" w:rsidP="00F52DDF">
      <w:pPr>
        <w:keepNext/>
        <w:rPr>
          <w:rFonts w:eastAsia="MS Mincho"/>
        </w:rPr>
      </w:pPr>
      <w:r w:rsidRPr="006A38A4">
        <w:rPr>
          <w:rFonts w:eastAsia="MS Mincho"/>
        </w:rPr>
        <w:lastRenderedPageBreak/>
        <w:t>Now equation (ii) can be written as below:</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r>
                          <m:rPr>
                            <m:sty m:val="p"/>
                          </m:rPr>
                          <w:rPr>
                            <w:rFonts w:ascii="Cambria Math" w:eastAsia="MS Mincho" w:hAnsi="Cambria Math"/>
                          </w:rPr>
                          <w:fldChar w:fldCharType="begin"/>
                        </m:r>
                        <m:r>
                          <m:rPr>
                            <m:sty m:val="p"/>
                          </m:rPr>
                          <w:rPr>
                            <w:rFonts w:ascii="Cambria Math" w:eastAsia="MS Mincho" w:hAnsi="Cambria Math"/>
                          </w:rPr>
                          <m:t xml:space="preserve"> EQ </m:t>
                        </m:r>
                        <m:r>
                          <m:rPr>
                            <m:sty m:val="p"/>
                          </m:rPr>
                          <w:rPr>
                            <w:rFonts w:ascii="Cambria Math" w:eastAsia="MS Mincho" w:hAnsi="Cambria Math"/>
                          </w:rPr>
                          <w:fldChar w:fldCharType="end"/>
                        </m:r>
                        <m:r>
                          <w:rPr>
                            <w:rFonts w:ascii="Cambria Math" w:eastAsia="MS Mincho" w:hAnsi="Cambria Math"/>
                          </w:rPr>
                          <m:t>F</m:t>
                        </m:r>
                      </m:e>
                      <m:sub>
                        <m:r>
                          <w:rPr>
                            <w:rFonts w:ascii="Cambria Math" w:eastAsia="MS Mincho" w:hAnsi="Cambria Math"/>
                          </w:rPr>
                          <m:t>N</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r>
                          <m:rPr>
                            <m:sty m:val="p"/>
                          </m:rPr>
                          <w:rPr>
                            <w:rFonts w:ascii="Cambria Math" w:eastAsia="MS Mincho" w:hAnsi="Cambria Math"/>
                          </w:rPr>
                          <w:fldChar w:fldCharType="begin"/>
                        </m:r>
                        <m:r>
                          <m:rPr>
                            <m:sty m:val="p"/>
                          </m:rPr>
                          <w:rPr>
                            <w:rFonts w:ascii="Cambria Math" w:eastAsia="MS Mincho" w:hAnsi="Cambria Math"/>
                          </w:rPr>
                          <m:t xml:space="preserve"> EQ </m:t>
                        </m:r>
                        <m:r>
                          <m:rPr>
                            <m:sty m:val="p"/>
                          </m:rPr>
                          <w:rPr>
                            <w:rFonts w:ascii="Cambria Math" w:eastAsia="MS Mincho" w:hAnsi="Cambria Math"/>
                          </w:rPr>
                          <w:fldChar w:fldCharType="end"/>
                        </m:r>
                        <m:r>
                          <w:rPr>
                            <w:rFonts w:ascii="Cambria Math" w:eastAsia="MS Mincho" w:hAnsi="Cambria Math"/>
                          </w:rPr>
                          <m:t>F</m:t>
                        </m:r>
                      </m:e>
                      <m:sub>
                        <m:r>
                          <w:rPr>
                            <w:rFonts w:ascii="Cambria Math" w:eastAsia="MS Mincho" w:hAnsi="Cambria Math"/>
                          </w:rPr>
                          <m:t>M</m:t>
                        </m:r>
                      </m:sub>
                    </m:sSub>
                  </m:e>
                </m:d>
              </m:e>
              <m:sup>
                <m:r>
                  <m:rPr>
                    <m:sty m:val="p"/>
                  </m:rPr>
                  <w:rPr>
                    <w:rFonts w:ascii="Cambria Math" w:eastAsia="MS Mincho" w:hAnsi="Cambria Math"/>
                  </w:rPr>
                  <m:t>2</m:t>
                </m:r>
              </m:sup>
            </m:sSup>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r>
                      <m:rPr>
                        <m:sty m:val="p"/>
                      </m:rPr>
                      <w:rPr>
                        <w:rFonts w:ascii="Cambria Math" w:eastAsia="MS Mincho" w:hAnsi="Cambria Math"/>
                      </w:rPr>
                      <m:t>.</m:t>
                    </m:r>
                    <m:d>
                      <m:dPr>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m:t>
                                        </m:r>
                                        <m:r>
                                          <w:rPr>
                                            <w:rFonts w:ascii="Cambria Math" w:eastAsia="MS Mincho" w:hAnsi="Cambria Math"/>
                                          </w:rPr>
                                          <m:t>M</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num>
                                      <m:den>
                                        <m:r>
                                          <m:rPr>
                                            <m:sty m:val="p"/>
                                          </m:rPr>
                                          <w:rPr>
                                            <w:rFonts w:ascii="Cambria Math" w:eastAsia="MS Mincho" w:hAnsi="Cambria Math"/>
                                          </w:rPr>
                                          <m:t>2</m:t>
                                        </m:r>
                                      </m:den>
                                    </m:f>
                                  </m:e>
                                </m:d>
                              </m:e>
                            </m:func>
                          </m:den>
                        </m:f>
                      </m:e>
                    </m:d>
                  </m:e>
                </m:d>
              </m:e>
              <m:sup>
                <m:r>
                  <m:rPr>
                    <m:sty m:val="p"/>
                  </m:rPr>
                  <w:rPr>
                    <w:rFonts w:ascii="Cambria Math" w:eastAsia="MS Mincho" w:hAnsi="Cambria Math"/>
                  </w:rPr>
                  <m:t>2</m:t>
                </m:r>
              </m:sup>
            </m:sSup>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A</m:t>
            </m:r>
            <m:r>
              <m:rPr>
                <m:sty m:val="p"/>
              </m:rPr>
              <w:rPr>
                <w:rFonts w:ascii="Cambria Math" w:eastAsia="MS Mincho" w:hAnsi="Cambria Math"/>
              </w:rPr>
              <m:t>,</m:t>
            </m:r>
            <m:r>
              <w:rPr>
                <w:rFonts w:ascii="Cambria Math" w:eastAsia="MS Mincho" w:hAnsi="Cambria Math"/>
              </w:rPr>
              <m:t>Beami</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A</m:t>
            </m:r>
          </m:e>
          <m:sub>
            <m:r>
              <w:rPr>
                <w:rFonts w:ascii="Cambria Math" w:eastAsia="MS Mincho" w:hAnsi="Cambria Math"/>
              </w:rPr>
              <m:t>E</m:t>
            </m:r>
          </m:sub>
        </m:sSub>
        <m:d>
          <m:dPr>
            <m:ctrlPr>
              <w:rPr>
                <w:rFonts w:ascii="Cambria Math" w:eastAsia="MS Mincho" w:hAnsi="Cambria Math"/>
              </w:rPr>
            </m:ctrlPr>
          </m:dPr>
          <m:e>
            <m:r>
              <m:rPr>
                <m:sty m:val="p"/>
              </m:rPr>
              <w:rPr>
                <w:rFonts w:ascii="Cambria Math" w:eastAsia="MS Mincho" w:hAnsi="Cambria Math"/>
              </w:rPr>
              <m:t>θ,φ</m:t>
            </m:r>
          </m:e>
        </m:d>
        <m:r>
          <m:rPr>
            <m:sty m:val="p"/>
          </m:rPr>
          <w:rPr>
            <w:rFonts w:ascii="Cambria Math" w:eastAsia="MS Mincho" w:hAnsi="Cambria Math"/>
          </w:rPr>
          <m:t>+</m:t>
        </m:r>
        <m:sSub>
          <m:sSubPr>
            <m:ctrlPr>
              <w:rPr>
                <w:rFonts w:ascii="Cambria Math" w:eastAsia="MS Mincho" w:hAnsi="Cambria Math"/>
              </w:rPr>
            </m:ctrlPr>
          </m:sSubPr>
          <m:e>
            <m:r>
              <m:rPr>
                <m:sty m:val="p"/>
              </m:rPr>
              <w:rPr>
                <w:rFonts w:ascii="Cambria Math" w:eastAsia="MS Mincho" w:hAnsi="Cambria Math"/>
              </w:rPr>
              <m:t>10</m:t>
            </m:r>
            <m:r>
              <w:rPr>
                <w:rFonts w:ascii="Cambria Math" w:eastAsia="MS Mincho" w:hAnsi="Cambria Math"/>
              </w:rPr>
              <m:t>log</m:t>
            </m:r>
          </m:e>
          <m:sub>
            <m:r>
              <m:rPr>
                <m:sty m:val="p"/>
              </m:rPr>
              <w:rPr>
                <w:rFonts w:ascii="Cambria Math" w:eastAsia="MS Mincho" w:hAnsi="Cambria Math"/>
              </w:rPr>
              <m:t>10</m:t>
            </m:r>
          </m:sub>
        </m:sSub>
        <m:d>
          <m:dPr>
            <m:ctrlPr>
              <w:rPr>
                <w:rFonts w:ascii="Cambria Math" w:eastAsia="MS Mincho" w:hAnsi="Cambria Math"/>
              </w:rPr>
            </m:ctrlPr>
          </m:dPr>
          <m:e>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r>
                          <m:rPr>
                            <m:sty m:val="p"/>
                          </m:rPr>
                          <w:rPr>
                            <w:rFonts w:ascii="Cambria Math" w:eastAsia="MS Mincho" w:hAnsi="Cambria Math"/>
                          </w:rPr>
                          <m:t>1</m:t>
                        </m:r>
                      </m:num>
                      <m:den>
                        <m:rad>
                          <m:radPr>
                            <m:degHide m:val="1"/>
                            <m:ctrlPr>
                              <w:rPr>
                                <w:rFonts w:ascii="Cambria Math" w:eastAsia="MS Mincho" w:hAnsi="Cambria Math"/>
                              </w:rPr>
                            </m:ctrlPr>
                          </m:radPr>
                          <m:deg/>
                          <m:e>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V</m:t>
                                </m:r>
                              </m:sub>
                            </m:sSub>
                            <m:r>
                              <m:rPr>
                                <m:sty m:val="p"/>
                              </m:rPr>
                              <w:rPr>
                                <w:rFonts w:ascii="Cambria Math" w:eastAsia="MS Mincho" w:hAnsi="Cambria Math"/>
                              </w:rPr>
                              <m:t>.</m:t>
                            </m:r>
                            <m:sSub>
                              <m:sSubPr>
                                <m:ctrlPr>
                                  <w:rPr>
                                    <w:rFonts w:ascii="Cambria Math" w:eastAsia="MS Mincho" w:hAnsi="Cambria Math"/>
                                  </w:rPr>
                                </m:ctrlPr>
                              </m:sSubPr>
                              <m:e>
                                <m:r>
                                  <w:rPr>
                                    <w:rFonts w:ascii="Cambria Math" w:eastAsia="MS Mincho" w:hAnsi="Cambria Math"/>
                                  </w:rPr>
                                  <m:t>N</m:t>
                                </m:r>
                              </m:e>
                              <m:sub>
                                <m:r>
                                  <w:rPr>
                                    <w:rFonts w:ascii="Cambria Math" w:eastAsia="MS Mincho" w:hAnsi="Cambria Math"/>
                                  </w:rPr>
                                  <m:t>H</m:t>
                                </m:r>
                              </m:sub>
                            </m:sSub>
                          </m:e>
                        </m:rad>
                      </m:den>
                    </m:f>
                  </m:e>
                </m:d>
              </m:e>
              <m:sup>
                <m:r>
                  <m:rPr>
                    <m:sty m:val="p"/>
                  </m:rPr>
                  <w:rPr>
                    <w:rFonts w:ascii="Cambria Math" w:eastAsia="MS Mincho" w:hAnsi="Cambria Math"/>
                  </w:rPr>
                  <m:t>2</m:t>
                </m:r>
              </m:sup>
            </m:sSup>
            <m:r>
              <m:rPr>
                <m:sty m:val="p"/>
              </m:rP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m:t>
                                    </m:r>
                                    <m:r>
                                      <w:rPr>
                                        <w:rFonts w:ascii="Cambria Math" w:eastAsia="MS Mincho" w:hAnsi="Cambria Math"/>
                                      </w:rPr>
                                      <m:t>N</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num>
                                  <m:den>
                                    <m:r>
                                      <m:rPr>
                                        <m:sty m:val="p"/>
                                      </m:rPr>
                                      <w:rPr>
                                        <w:rFonts w:ascii="Cambria Math" w:eastAsia="MS Mincho" w:hAnsi="Cambria Math"/>
                                      </w:rPr>
                                      <m:t>2</m:t>
                                    </m:r>
                                  </m:den>
                                </m:f>
                              </m:e>
                            </m:d>
                          </m:e>
                        </m:func>
                      </m:den>
                    </m:f>
                  </m:e>
                </m:d>
              </m:e>
              <m:sup>
                <m:r>
                  <m:rPr>
                    <m:sty m:val="p"/>
                  </m:rPr>
                  <w:rPr>
                    <w:rFonts w:ascii="Cambria Math" w:eastAsia="MS Mincho" w:hAnsi="Cambria Math"/>
                  </w:rPr>
                  <m:t>2</m:t>
                </m:r>
              </m:sup>
            </m:sSup>
            <m:r>
              <m:rPr>
                <m:sty m:val="p"/>
              </m:rPr>
              <w:rPr>
                <w:rFonts w:ascii="Cambria Math" w:eastAsia="MS Mincho" w:hAnsi="Cambria Math"/>
              </w:rPr>
              <m:t>.</m:t>
            </m:r>
            <m:sSup>
              <m:sSupPr>
                <m:ctrlPr>
                  <w:rPr>
                    <w:rFonts w:ascii="Cambria Math" w:eastAsia="MS Mincho" w:hAnsi="Cambria Math"/>
                  </w:rPr>
                </m:ctrlPr>
              </m:sSupPr>
              <m:e>
                <m:d>
                  <m:dPr>
                    <m:begChr m:val="|"/>
                    <m:endChr m:val="|"/>
                    <m:ctrlPr>
                      <w:rPr>
                        <w:rFonts w:ascii="Cambria Math" w:eastAsia="MS Mincho" w:hAnsi="Cambria Math"/>
                      </w:rPr>
                    </m:ctrlPr>
                  </m:dPr>
                  <m:e>
                    <m:f>
                      <m:fPr>
                        <m:ctrlPr>
                          <w:rPr>
                            <w:rFonts w:ascii="Cambria Math" w:eastAsia="MS Mincho" w:hAnsi="Cambria Math"/>
                          </w:rPr>
                        </m:ctrlPr>
                      </m:fPr>
                      <m:num>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m:t>
                                    </m:r>
                                    <m:r>
                                      <w:rPr>
                                        <w:rFonts w:ascii="Cambria Math" w:eastAsia="MS Mincho" w:hAnsi="Cambria Math"/>
                                      </w:rPr>
                                      <m:t>M</m:t>
                                    </m:r>
                                  </m:num>
                                  <m:den>
                                    <m:r>
                                      <m:rPr>
                                        <m:sty m:val="p"/>
                                      </m:rPr>
                                      <w:rPr>
                                        <w:rFonts w:ascii="Cambria Math" w:eastAsia="MS Mincho" w:hAnsi="Cambria Math"/>
                                      </w:rPr>
                                      <m:t>2</m:t>
                                    </m:r>
                                  </m:den>
                                </m:f>
                              </m:e>
                            </m:d>
                          </m:e>
                        </m:func>
                      </m:num>
                      <m:den>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f>
                                  <m:fPr>
                                    <m:ctrlPr>
                                      <w:rPr>
                                        <w:rFonts w:ascii="Cambria Math" w:eastAsia="MS Mincho" w:hAnsi="Cambria Math"/>
                                      </w:rPr>
                                    </m:ctrlPr>
                                  </m:fPr>
                                  <m:num>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2</m:t>
                                        </m:r>
                                      </m:sub>
                                    </m:sSub>
                                  </m:num>
                                  <m:den>
                                    <m:r>
                                      <m:rPr>
                                        <m:sty m:val="p"/>
                                      </m:rPr>
                                      <w:rPr>
                                        <w:rFonts w:ascii="Cambria Math" w:eastAsia="MS Mincho" w:hAnsi="Cambria Math"/>
                                      </w:rPr>
                                      <m:t>2</m:t>
                                    </m:r>
                                  </m:den>
                                </m:f>
                              </m:e>
                            </m:d>
                          </m:e>
                        </m:func>
                      </m:den>
                    </m:f>
                  </m:e>
                </m:d>
              </m:e>
              <m:sup>
                <m:r>
                  <m:rPr>
                    <m:sty m:val="p"/>
                  </m:rPr>
                  <w:rPr>
                    <w:rFonts w:ascii="Cambria Math" w:eastAsia="MS Mincho" w:hAnsi="Cambria Math"/>
                  </w:rPr>
                  <m:t>2</m:t>
                </m:r>
              </m:sup>
            </m:sSup>
          </m:e>
        </m:d>
      </m:oMath>
    </w:p>
    <w:p w:rsidR="0007155E" w:rsidRPr="006A38A4" w:rsidRDefault="0007155E" w:rsidP="00F52DDF">
      <w:pPr>
        <w:rPr>
          <w:rFonts w:eastAsia="MS Mincho"/>
        </w:rPr>
      </w:pPr>
      <w:r w:rsidRPr="006A38A4">
        <w:rPr>
          <w:rFonts w:eastAsia="MS Mincho"/>
        </w:rPr>
        <w:t>where:</w:t>
      </w:r>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rPr>
            </m:ctrlPr>
          </m:sSubPr>
          <m:e>
            <m:r>
              <m:rPr>
                <m:sty m:val="p"/>
              </m:rPr>
              <w:rPr>
                <w:rFonts w:ascii="Cambria Math" w:eastAsia="MS Mincho" w:hAnsi="Cambria Math"/>
              </w:rPr>
              <m:t>Ψ</m:t>
            </m:r>
          </m:e>
          <m:sub>
            <m:r>
              <m:rPr>
                <m:sty m:val="p"/>
              </m:rPr>
              <w:rPr>
                <w:rFonts w:ascii="Cambria Math" w:eastAsia="MS Mincho" w:hAnsi="Cambria Math"/>
              </w:rPr>
              <m:t>1</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V</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cos</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e>
                </m:d>
              </m:e>
            </m:func>
          </m:e>
        </m:d>
      </m:oMath>
    </w:p>
    <w:p w:rsidR="0007155E" w:rsidRPr="006A38A4" w:rsidRDefault="0007155E" w:rsidP="00F52DDF">
      <w:pPr>
        <w:tabs>
          <w:tab w:val="clear" w:pos="1871"/>
          <w:tab w:val="clear" w:pos="2268"/>
          <w:tab w:val="center" w:pos="4820"/>
          <w:tab w:val="right" w:pos="9639"/>
        </w:tabs>
        <w:rPr>
          <w:rFonts w:eastAsia="MS Mincho"/>
        </w:rPr>
      </w:pPr>
      <w:r w:rsidRPr="006A38A4">
        <w:rPr>
          <w:rFonts w:eastAsia="MS Mincho"/>
        </w:rPr>
        <w:tab/>
      </w:r>
      <w:r w:rsidRPr="006A38A4">
        <w:rPr>
          <w:rFonts w:eastAsia="MS Mincho"/>
        </w:rPr>
        <w:tab/>
      </w:r>
      <m:oMath>
        <m:sSub>
          <m:sSubPr>
            <m:ctrlPr>
              <w:rPr>
                <w:rFonts w:ascii="Cambria Math" w:eastAsia="MS Mincho" w:hAnsi="Cambria Math"/>
                <w:iCs/>
              </w:rPr>
            </m:ctrlPr>
          </m:sSubPr>
          <m:e>
            <m:r>
              <m:rPr>
                <m:sty m:val="p"/>
              </m:rPr>
              <w:rPr>
                <w:rFonts w:ascii="Cambria Math" w:eastAsia="MS Mincho" w:hAnsi="Cambria Math"/>
              </w:rPr>
              <m:t>Ψ</m:t>
            </m:r>
          </m:e>
          <m:sub>
            <m:r>
              <m:rPr>
                <m:sty m:val="p"/>
              </m:rPr>
              <w:rPr>
                <w:rFonts w:ascii="Cambria Math" w:eastAsia="MS Mincho" w:hAnsi="Cambria Math"/>
              </w:rPr>
              <m:t>2</m:t>
            </m:r>
          </m:sub>
        </m:sSub>
        <m:r>
          <m:rPr>
            <m:sty m:val="p"/>
          </m:rPr>
          <w:rPr>
            <w:rFonts w:ascii="Cambria Math" w:eastAsia="MS Mincho" w:hAnsi="Cambria Math"/>
          </w:rPr>
          <m:t>=2π.</m:t>
        </m:r>
        <m:f>
          <m:fPr>
            <m:ctrlPr>
              <w:rPr>
                <w:rFonts w:ascii="Cambria Math" w:eastAsia="MS Mincho" w:hAnsi="Cambria Math"/>
              </w:rPr>
            </m:ctrlPr>
          </m:fPr>
          <m:num>
            <m:sSub>
              <m:sSubPr>
                <m:ctrlPr>
                  <w:rPr>
                    <w:rFonts w:ascii="Cambria Math" w:eastAsia="MS Mincho" w:hAnsi="Cambria Math"/>
                  </w:rPr>
                </m:ctrlPr>
              </m:sSubPr>
              <m:e>
                <m:r>
                  <w:rPr>
                    <w:rFonts w:ascii="Cambria Math" w:eastAsia="MS Mincho" w:hAnsi="Cambria Math"/>
                  </w:rPr>
                  <m:t>d</m:t>
                </m:r>
              </m:e>
              <m:sub>
                <m:r>
                  <w:rPr>
                    <w:rFonts w:ascii="Cambria Math" w:eastAsia="MS Mincho" w:hAnsi="Cambria Math"/>
                  </w:rPr>
                  <m:t>H</m:t>
                </m:r>
              </m:sub>
            </m:sSub>
          </m:num>
          <m:den>
            <m:r>
              <m:rPr>
                <m:sty m:val="p"/>
              </m:rPr>
              <w:rPr>
                <w:rFonts w:ascii="Cambria Math" w:eastAsia="MS Mincho" w:hAnsi="Cambria Math"/>
              </w:rPr>
              <m:t>λ</m:t>
            </m:r>
          </m:den>
        </m:f>
        <m:r>
          <m:rPr>
            <m:sty m:val="p"/>
          </m:rPr>
          <w:rPr>
            <w:rFonts w:ascii="Cambria Math" w:eastAsia="MS Mincho" w:hAnsi="Cambria Math"/>
          </w:rPr>
          <m:t>.</m:t>
        </m:r>
        <m:d>
          <m:dPr>
            <m:ctrlPr>
              <w:rPr>
                <w:rFonts w:ascii="Cambria Math" w:eastAsia="MS Mincho" w:hAnsi="Cambria Math"/>
              </w:rPr>
            </m:ctrlPr>
          </m:dPr>
          <m:e>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θ</m:t>
                    </m:r>
                  </m:e>
                </m:d>
              </m:e>
            </m:func>
            <m:r>
              <m:rPr>
                <m:sty m:val="p"/>
              </m:rPr>
              <w:rPr>
                <w:rFonts w:ascii="Cambria Math" w:eastAsia="MS Mincho" w:hAnsi="Cambria Math"/>
              </w:rPr>
              <m:t>.</m:t>
            </m:r>
            <m:func>
              <m:funcPr>
                <m:ctrlPr>
                  <w:rPr>
                    <w:rFonts w:ascii="Cambria Math" w:eastAsia="MS Mincho" w:hAnsi="Cambria Math"/>
                  </w:rPr>
                </m:ctrlPr>
              </m:funcPr>
              <m:fName>
                <m:r>
                  <m:rPr>
                    <m:sty m:val="p"/>
                  </m:rPr>
                  <w:rPr>
                    <w:rFonts w:ascii="Cambria Math" w:eastAsia="MS Mincho" w:hAnsi="Cambria Math"/>
                  </w:rPr>
                  <m:t>sin</m:t>
                </m:r>
              </m:fName>
              <m:e>
                <m:d>
                  <m:dPr>
                    <m:ctrlPr>
                      <w:rPr>
                        <w:rFonts w:ascii="Cambria Math" w:eastAsia="MS Mincho" w:hAnsi="Cambria Math"/>
                      </w:rPr>
                    </m:ctrlPr>
                  </m:dPr>
                  <m:e>
                    <m:r>
                      <m:rPr>
                        <m:sty m:val="p"/>
                      </m:rPr>
                      <w:rPr>
                        <w:rFonts w:ascii="Cambria Math" w:eastAsia="MS Mincho" w:hAnsi="Cambria Math"/>
                      </w:rPr>
                      <m:t>φ</m:t>
                    </m:r>
                  </m:e>
                </m:d>
              </m:e>
            </m:func>
            <m:r>
              <m:rPr>
                <m:sty m:val="p"/>
              </m:rPr>
              <w:rPr>
                <w:rFonts w:ascii="Cambria Math" w:eastAsia="MS Mincho" w:hAnsi="Cambria Math"/>
              </w:rPr>
              <m:t>-</m:t>
            </m:r>
            <m:r>
              <w:rPr>
                <w:rFonts w:ascii="Cambria Math" w:eastAsia="MS Mincho" w:hAnsi="Cambria Math"/>
              </w:rPr>
              <m:t>cos</m:t>
            </m:r>
            <m:sSub>
              <m:sSubPr>
                <m:ctrlPr>
                  <w:rPr>
                    <w:rFonts w:ascii="Cambria Math" w:eastAsia="MS Mincho" w:hAnsi="Cambria Math"/>
                  </w:rPr>
                </m:ctrlPr>
              </m:sSubPr>
              <m:e>
                <m:r>
                  <m:rPr>
                    <m:sty m:val="p"/>
                  </m:rPr>
                  <w:rPr>
                    <w:rFonts w:ascii="Cambria Math" w:eastAsia="MS Mincho" w:hAnsi="Cambria Math"/>
                  </w:rPr>
                  <m:t>(θ</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etilt</m:t>
                </m:r>
              </m:sub>
            </m:sSub>
            <m:r>
              <m:rPr>
                <m:sty m:val="p"/>
              </m:rPr>
              <w:rPr>
                <w:rFonts w:ascii="Cambria Math" w:eastAsia="MS Mincho" w:hAnsi="Cambria Math"/>
              </w:rPr>
              <m:t>).</m:t>
            </m:r>
            <m:r>
              <w:rPr>
                <w:rFonts w:ascii="Cambria Math" w:eastAsia="MS Mincho" w:hAnsi="Cambria Math"/>
              </w:rPr>
              <m:t>sin</m:t>
            </m:r>
            <m:sSub>
              <m:sSubPr>
                <m:ctrlPr>
                  <w:rPr>
                    <w:rFonts w:ascii="Cambria Math" w:eastAsia="MS Mincho" w:hAnsi="Cambria Math"/>
                  </w:rPr>
                </m:ctrlPr>
              </m:sSubPr>
              <m:e>
                <m:r>
                  <m:rPr>
                    <m:sty m:val="p"/>
                  </m:rPr>
                  <w:rPr>
                    <w:rFonts w:ascii="Cambria Math" w:eastAsia="MS Mincho" w:hAnsi="Cambria Math"/>
                  </w:rPr>
                  <m:t>(φ</m:t>
                </m:r>
              </m:e>
              <m:sub>
                <m:r>
                  <w:rPr>
                    <w:rFonts w:ascii="Cambria Math" w:eastAsia="MS Mincho" w:hAnsi="Cambria Math"/>
                  </w:rPr>
                  <m:t>i</m:t>
                </m:r>
                <m:r>
                  <m:rPr>
                    <m:sty m:val="p"/>
                  </m:rPr>
                  <w:rPr>
                    <w:rFonts w:ascii="Cambria Math" w:eastAsia="MS Mincho" w:hAnsi="Cambria Math"/>
                  </w:rPr>
                  <m:t>,</m:t>
                </m:r>
                <m:r>
                  <w:rPr>
                    <w:rFonts w:ascii="Cambria Math" w:eastAsia="MS Mincho" w:hAnsi="Cambria Math"/>
                  </w:rPr>
                  <m:t>escan</m:t>
                </m:r>
              </m:sub>
            </m:sSub>
            <m:r>
              <m:rPr>
                <m:sty m:val="p"/>
              </m:rPr>
              <w:rPr>
                <w:rFonts w:ascii="Cambria Math" w:eastAsia="MS Mincho" w:hAnsi="Cambria Math"/>
              </w:rPr>
              <m:t>)</m:t>
            </m:r>
          </m:e>
        </m:d>
      </m:oMath>
    </w:p>
    <w:p w:rsidR="0007155E" w:rsidRPr="006A38A4" w:rsidRDefault="0007155E" w:rsidP="00F52DDF">
      <w:pPr>
        <w:rPr>
          <w:rFonts w:eastAsia="MS Mincho"/>
        </w:rPr>
      </w:pPr>
    </w:p>
    <w:bookmarkEnd w:id="9"/>
    <w:p w:rsidR="0007155E" w:rsidRPr="006A38A4" w:rsidRDefault="0007155E" w:rsidP="00F52DDF">
      <w:pPr>
        <w:tabs>
          <w:tab w:val="clear" w:pos="1134"/>
          <w:tab w:val="clear" w:pos="1871"/>
          <w:tab w:val="clear" w:pos="2268"/>
        </w:tabs>
        <w:overflowPunct/>
        <w:autoSpaceDE/>
        <w:autoSpaceDN/>
        <w:adjustRightInd/>
        <w:spacing w:before="0" w:after="160" w:line="259" w:lineRule="auto"/>
        <w:textAlignment w:val="auto"/>
        <w:rPr>
          <w:rFonts w:eastAsia="MS Mincho"/>
        </w:rPr>
      </w:pPr>
      <w:r>
        <w:rPr>
          <w:rFonts w:eastAsia="MS Mincho"/>
        </w:rPr>
        <w:t>…</w:t>
      </w:r>
    </w:p>
    <w:p w:rsidR="0007155E" w:rsidRDefault="0007155E" w:rsidP="00DD4BED">
      <w:pPr>
        <w:rPr>
          <w:lang w:val="fr-FR" w:eastAsia="zh-CN"/>
        </w:rPr>
      </w:pPr>
    </w:p>
    <w:sectPr w:rsidR="0007155E" w:rsidSect="00D02712">
      <w:headerReference w:type="default" r:id="rId30"/>
      <w:footerReference w:type="default" r:id="rId31"/>
      <w:pgSz w:w="11907" w:h="16834"/>
      <w:pgMar w:top="1418" w:right="1134" w:bottom="1418" w:left="1134" w:header="720"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647E" w:rsidRDefault="0055647E">
      <w:r>
        <w:separator/>
      </w:r>
    </w:p>
  </w:endnote>
  <w:endnote w:type="continuationSeparator" w:id="0">
    <w:p w:rsidR="0055647E" w:rsidRDefault="0055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Roman Bold">
    <w:altName w:val="Times New Roman"/>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LMMNHP+BookmanOldStyle">
    <w:altName w:val="Bookman Old Style"/>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plified Arabic">
    <w:charset w:val="B2"/>
    <w:family w:val="roman"/>
    <w:pitch w:val="variable"/>
    <w:sig w:usb0="00002003" w:usb1="80000000" w:usb2="00000008" w:usb3="00000000" w:csb0="00000041" w:csb1="00000000"/>
  </w:font>
  <w:font w:name="Helvetica-Light">
    <w:altName w:val="Malgun Gothic"/>
    <w:panose1 w:val="00000000000000000000"/>
    <w:charset w:val="00"/>
    <w:family w:val="swiss"/>
    <w:notTrueType/>
    <w:pitch w:val="default"/>
    <w:sig w:usb0="00000000" w:usb1="09060000" w:usb2="00000010" w:usb3="00000000" w:csb0="00080001" w:csb1="00000000"/>
  </w:font>
  <w:font w:name="Tahoma">
    <w:panose1 w:val="020B0604030504040204"/>
    <w:charset w:val="00"/>
    <w:family w:val="swiss"/>
    <w:pitch w:val="variable"/>
    <w:sig w:usb0="E1002EFF" w:usb1="C000605B" w:usb2="00000029" w:usb3="00000000" w:csb0="000101FF" w:csb1="00000000"/>
  </w:font>
  <w:font w:name="Ek Mukta SemiBold">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536" w:rsidRPr="002F7CB3" w:rsidRDefault="00B51536">
    <w:pPr>
      <w:pStyle w:val="Footer"/>
      <w:rPr>
        <w:lang w:val="en-US"/>
      </w:rPr>
    </w:pPr>
    <w:fldSimple w:instr=" FILENAME \p \* MERGEFORMAT ">
      <w:r w:rsidRPr="008614B2">
        <w:rPr>
          <w:lang w:val="en-US"/>
        </w:rPr>
        <w:t>Document43</w:t>
      </w:r>
    </w:fldSimple>
    <w:r>
      <w:t xml:space="preserve"> ( )</w:t>
    </w:r>
    <w:r w:rsidRPr="002F7CB3">
      <w:rPr>
        <w:lang w:val="en-US"/>
      </w:rPr>
      <w:tab/>
    </w:r>
    <w:r>
      <w:fldChar w:fldCharType="begin"/>
    </w:r>
    <w:r>
      <w:instrText xml:space="preserve"> savedate \@ dd.MM.yy </w:instrText>
    </w:r>
    <w:r>
      <w:fldChar w:fldCharType="separate"/>
    </w:r>
    <w:ins w:id="589" w:author="Payal Alawa" w:date="2023-04-25T21:51:00Z">
      <w:r>
        <w:t>25.04.23</w:t>
      </w:r>
    </w:ins>
    <w:del w:id="590" w:author="Payal Alawa" w:date="2023-04-25T21:51:00Z">
      <w:r w:rsidDel="00B51536">
        <w:delText>24.04.23</w:delText>
      </w:r>
    </w:del>
    <w:r>
      <w:fldChar w:fldCharType="end"/>
    </w:r>
    <w:r w:rsidRPr="002F7CB3">
      <w:rPr>
        <w:lang w:val="en-US"/>
      </w:rPr>
      <w:tab/>
    </w:r>
    <w:r>
      <w:fldChar w:fldCharType="begin"/>
    </w:r>
    <w:r>
      <w:instrText xml:space="preserve"> printdate \@ dd.MM.yy </w:instrText>
    </w:r>
    <w:r>
      <w:fldChar w:fldCharType="separate"/>
    </w:r>
    <w:r>
      <w:t>21.02.08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647E" w:rsidRDefault="0055647E">
      <w:r>
        <w:t>____________________</w:t>
      </w:r>
    </w:p>
  </w:footnote>
  <w:footnote w:type="continuationSeparator" w:id="0">
    <w:p w:rsidR="0055647E" w:rsidRDefault="0055647E">
      <w:r>
        <w:continuationSeparator/>
      </w:r>
    </w:p>
  </w:footnote>
  <w:footnote w:id="1">
    <w:p w:rsidR="00B51536" w:rsidRPr="005D58CA" w:rsidRDefault="00B51536">
      <w:pPr>
        <w:pStyle w:val="FootnoteText"/>
        <w:rPr>
          <w:lang w:val="en-IN"/>
          <w:rPrChange w:id="582" w:author="Payal Alawa" w:date="2023-04-22T14:05:00Z">
            <w:rPr/>
          </w:rPrChange>
        </w:rPr>
      </w:pPr>
      <w:ins w:id="583" w:author="Payal Alawa" w:date="2023-04-22T14:05:00Z">
        <w:r w:rsidRPr="008B36D4">
          <w:rPr>
            <w:rStyle w:val="FootnoteReference"/>
            <w:highlight w:val="cyan"/>
            <w:rPrChange w:id="584" w:author="Payal Alawa" w:date="2023-04-22T14:07:00Z">
              <w:rPr>
                <w:rStyle w:val="FootnoteReference"/>
              </w:rPr>
            </w:rPrChange>
          </w:rPr>
          <w:footnoteRef/>
        </w:r>
        <w:r w:rsidRPr="008B36D4">
          <w:rPr>
            <w:highlight w:val="cyan"/>
            <w:rPrChange w:id="585" w:author="Payal Alawa" w:date="2023-04-22T14:07:00Z">
              <w:rPr/>
            </w:rPrChange>
          </w:rPr>
          <w:t xml:space="preserve"> </w:t>
        </w:r>
        <w:r w:rsidRPr="008B36D4">
          <w:rPr>
            <w:rFonts w:eastAsia="MS Mincho"/>
            <w:highlight w:val="cyan"/>
            <w:rPrChange w:id="586" w:author="Payal Alawa" w:date="2023-04-22T14:07:00Z">
              <w:rPr>
                <w:rFonts w:eastAsia="MS Mincho"/>
              </w:rPr>
            </w:rPrChange>
          </w:rPr>
          <w:t xml:space="preserve">Constantine A. Balanis, </w:t>
        </w:r>
      </w:ins>
      <w:ins w:id="587" w:author="Payal Alawa" w:date="2023-04-22T14:06:00Z">
        <w:r w:rsidRPr="008B36D4">
          <w:rPr>
            <w:rFonts w:eastAsia="MS Mincho"/>
            <w:highlight w:val="cyan"/>
            <w:rPrChange w:id="588" w:author="Payal Alawa" w:date="2023-04-22T14:07:00Z">
              <w:rPr>
                <w:rFonts w:eastAsia="MS Mincho"/>
              </w:rPr>
            </w:rPrChange>
          </w:rPr>
          <w:t>Antenna theory analysis and design, Third edition, Chapter 6 (6-10a)</w:t>
        </w:r>
      </w:ins>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536" w:rsidRDefault="00B51536"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DD2E5C">
      <w:rPr>
        <w:rStyle w:val="PageNumber"/>
        <w:noProof/>
      </w:rPr>
      <w:t>11</w:t>
    </w:r>
    <w:r>
      <w:rPr>
        <w:rStyle w:val="PageNumber"/>
      </w:rPr>
      <w:fldChar w:fldCharType="end"/>
    </w:r>
    <w:r>
      <w:rPr>
        <w:rStyle w:val="PageNumber"/>
      </w:rPr>
      <w:t xml:space="preserve"> -</w:t>
    </w:r>
  </w:p>
  <w:p w:rsidR="00B51536" w:rsidRDefault="00B51536">
    <w:pPr>
      <w:pStyle w:val="Header"/>
      <w:rPr>
        <w:lang w:val="en-US"/>
      </w:rPr>
    </w:pPr>
    <w:r>
      <w:rPr>
        <w:lang w:val="en-US"/>
      </w:rPr>
      <w:t>XXX-E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05090"/>
    <w:multiLevelType w:val="hybridMultilevel"/>
    <w:tmpl w:val="F8A465CA"/>
    <w:lvl w:ilvl="0" w:tplc="400218DC">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 w15:restartNumberingAfterBreak="0">
    <w:nsid w:val="16BD08F8"/>
    <w:multiLevelType w:val="multilevel"/>
    <w:tmpl w:val="FCEC7FBC"/>
    <w:styleLink w:val="ECCBullets"/>
    <w:lvl w:ilvl="0">
      <w:start w:val="1"/>
      <w:numFmt w:val="bullet"/>
      <w:lvlText w:val=""/>
      <w:lvlJc w:val="left"/>
      <w:pPr>
        <w:tabs>
          <w:tab w:val="num" w:pos="340"/>
        </w:tabs>
        <w:ind w:left="340" w:hanging="340"/>
      </w:pPr>
      <w:rPr>
        <w:rFonts w:ascii="Wingdings" w:hAnsi="Wingdings" w:hint="default"/>
        <w:color w:val="D2232A"/>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bullet"/>
      <w:lvlText w:val=""/>
      <w:lvlJc w:val="left"/>
      <w:pPr>
        <w:tabs>
          <w:tab w:val="num" w:pos="1361"/>
        </w:tabs>
        <w:ind w:left="1361" w:hanging="340"/>
      </w:pPr>
      <w:rPr>
        <w:rFonts w:ascii="Wingdings" w:hAnsi="Wingdings" w:hint="default"/>
        <w:color w:val="D2232A"/>
      </w:rPr>
    </w:lvl>
    <w:lvl w:ilvl="4">
      <w:start w:val="1"/>
      <w:numFmt w:val="bullet"/>
      <w:lvlText w:val="o"/>
      <w:lvlJc w:val="left"/>
      <w:pPr>
        <w:tabs>
          <w:tab w:val="num" w:pos="2579"/>
        </w:tabs>
        <w:ind w:left="2579" w:hanging="360"/>
      </w:pPr>
      <w:rPr>
        <w:rFonts w:ascii="Courier New" w:hAnsi="Courier New" w:hint="default"/>
      </w:rPr>
    </w:lvl>
    <w:lvl w:ilvl="5">
      <w:start w:val="1"/>
      <w:numFmt w:val="bullet"/>
      <w:lvlText w:val=""/>
      <w:lvlJc w:val="left"/>
      <w:pPr>
        <w:tabs>
          <w:tab w:val="num" w:pos="3299"/>
        </w:tabs>
        <w:ind w:left="3299" w:hanging="360"/>
      </w:pPr>
      <w:rPr>
        <w:rFonts w:ascii="Wingdings" w:hAnsi="Wingdings" w:hint="default"/>
      </w:rPr>
    </w:lvl>
    <w:lvl w:ilvl="6">
      <w:start w:val="1"/>
      <w:numFmt w:val="bullet"/>
      <w:lvlText w:val=""/>
      <w:lvlJc w:val="left"/>
      <w:pPr>
        <w:tabs>
          <w:tab w:val="num" w:pos="4019"/>
        </w:tabs>
        <w:ind w:left="4019" w:hanging="360"/>
      </w:pPr>
      <w:rPr>
        <w:rFonts w:ascii="Symbol" w:hAnsi="Symbol" w:hint="default"/>
      </w:rPr>
    </w:lvl>
    <w:lvl w:ilvl="7">
      <w:start w:val="1"/>
      <w:numFmt w:val="bullet"/>
      <w:lvlText w:val="o"/>
      <w:lvlJc w:val="left"/>
      <w:pPr>
        <w:tabs>
          <w:tab w:val="num" w:pos="4739"/>
        </w:tabs>
        <w:ind w:left="4739" w:hanging="360"/>
      </w:pPr>
      <w:rPr>
        <w:rFonts w:ascii="Courier New" w:hAnsi="Courier New" w:hint="default"/>
      </w:rPr>
    </w:lvl>
    <w:lvl w:ilvl="8">
      <w:start w:val="1"/>
      <w:numFmt w:val="bullet"/>
      <w:lvlText w:val=""/>
      <w:lvlJc w:val="left"/>
      <w:pPr>
        <w:tabs>
          <w:tab w:val="num" w:pos="5459"/>
        </w:tabs>
        <w:ind w:left="5459" w:hanging="360"/>
      </w:pPr>
      <w:rPr>
        <w:rFonts w:ascii="Wingdings" w:hAnsi="Wingdings" w:hint="default"/>
      </w:rPr>
    </w:lvl>
  </w:abstractNum>
  <w:abstractNum w:abstractNumId="2" w15:restartNumberingAfterBreak="0">
    <w:nsid w:val="21D04DE4"/>
    <w:multiLevelType w:val="multilevel"/>
    <w:tmpl w:val="C57A84DA"/>
    <w:styleLink w:val="LFO23"/>
    <w:lvl w:ilvl="0">
      <w:numFmt w:val="bullet"/>
      <w:pStyle w:val="CEOIndent-bulletsblackdot"/>
      <w:lvlText w:val=""/>
      <w:lvlJc w:val="left"/>
      <w:pPr>
        <w:ind w:left="284" w:hanging="284"/>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59F0A13"/>
    <w:multiLevelType w:val="multilevel"/>
    <w:tmpl w:val="259F0A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F80D64"/>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50458A"/>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FD2A35"/>
    <w:multiLevelType w:val="hybridMultilevel"/>
    <w:tmpl w:val="C4F2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F16B59"/>
    <w:multiLevelType w:val="multilevel"/>
    <w:tmpl w:val="E3ACBBFC"/>
    <w:styleLink w:val="LFO22"/>
    <w:lvl w:ilvl="0">
      <w:start w:val="1"/>
      <w:numFmt w:val="decimal"/>
      <w:pStyle w:val="1"/>
      <w:lvlText w:val="[%1]"/>
      <w:lvlJc w:val="left"/>
      <w:pPr>
        <w:ind w:left="360" w:hanging="360"/>
      </w:pPr>
      <w:rPr>
        <w:rFonts w:cs="Times New Roman"/>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32F76ECB"/>
    <w:multiLevelType w:val="hybridMultilevel"/>
    <w:tmpl w:val="8DE4F890"/>
    <w:lvl w:ilvl="0" w:tplc="852A2B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B2FEE"/>
    <w:multiLevelType w:val="hybridMultilevel"/>
    <w:tmpl w:val="8880093A"/>
    <w:lvl w:ilvl="0" w:tplc="F9142060">
      <w:start w:val="1"/>
      <w:numFmt w:val="lowerLetter"/>
      <w:lvlText w:val="(%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0" w15:restartNumberingAfterBreak="0">
    <w:nsid w:val="3DA23D7D"/>
    <w:multiLevelType w:val="hybridMultilevel"/>
    <w:tmpl w:val="D1008494"/>
    <w:lvl w:ilvl="0" w:tplc="187478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8235C"/>
    <w:multiLevelType w:val="hybridMultilevel"/>
    <w:tmpl w:val="E8129832"/>
    <w:lvl w:ilvl="0" w:tplc="74D0D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BC2254"/>
    <w:multiLevelType w:val="hybridMultilevel"/>
    <w:tmpl w:val="57A6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53321"/>
    <w:multiLevelType w:val="multilevel"/>
    <w:tmpl w:val="8E40D2B0"/>
    <w:styleLink w:val="LFO21"/>
    <w:lvl w:ilvl="0">
      <w:numFmt w:val="bullet"/>
      <w:pStyle w:val="toc01"/>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4" w15:restartNumberingAfterBreak="0">
    <w:nsid w:val="45C60334"/>
    <w:multiLevelType w:val="hybridMultilevel"/>
    <w:tmpl w:val="0AD4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107F8"/>
    <w:multiLevelType w:val="hybridMultilevel"/>
    <w:tmpl w:val="8880093A"/>
    <w:lvl w:ilvl="0" w:tplc="F9142060">
      <w:start w:val="1"/>
      <w:numFmt w:val="lowerLetter"/>
      <w:lvlText w:val="(%1)"/>
      <w:lvlJc w:val="left"/>
      <w:pPr>
        <w:ind w:left="2988"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16" w15:restartNumberingAfterBreak="0">
    <w:nsid w:val="526246EC"/>
    <w:multiLevelType w:val="hybridMultilevel"/>
    <w:tmpl w:val="6A28F6B4"/>
    <w:lvl w:ilvl="0" w:tplc="5E1022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83753F"/>
    <w:multiLevelType w:val="hybridMultilevel"/>
    <w:tmpl w:val="2F646350"/>
    <w:lvl w:ilvl="0" w:tplc="5FD61584">
      <w:start w:val="1"/>
      <w:numFmt w:val="decimal"/>
      <w:lvlText w:val="%1"/>
      <w:lvlJc w:val="left"/>
      <w:pPr>
        <w:ind w:left="1494" w:hanging="1134"/>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3B045D"/>
    <w:multiLevelType w:val="multilevel"/>
    <w:tmpl w:val="0D26EE66"/>
    <w:styleLink w:val="LFO20"/>
    <w:lvl w:ilvl="0">
      <w:numFmt w:val="bullet"/>
      <w:pStyle w:val="B1Sft"/>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9" w15:restartNumberingAfterBreak="0">
    <w:nsid w:val="553B0656"/>
    <w:multiLevelType w:val="hybridMultilevel"/>
    <w:tmpl w:val="A7BED2F4"/>
    <w:lvl w:ilvl="0" w:tplc="400218DC">
      <w:start w:val="1"/>
      <w:numFmt w:val="bullet"/>
      <w:lvlText w:val=""/>
      <w:lvlJc w:val="left"/>
      <w:pPr>
        <w:ind w:left="1140" w:hanging="420"/>
      </w:pPr>
      <w:rPr>
        <w:rFonts w:ascii="Wingdings" w:hAnsi="Wingdings" w:hint="default"/>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20" w15:restartNumberingAfterBreak="0">
    <w:nsid w:val="572326EE"/>
    <w:multiLevelType w:val="multilevel"/>
    <w:tmpl w:val="2034D866"/>
    <w:styleLink w:val="ECCNumbers-Bullets"/>
    <w:lvl w:ilvl="0">
      <w:start w:val="1"/>
      <w:numFmt w:val="decimal"/>
      <w:pStyle w:val="ECCNumberedBullets"/>
      <w:lvlText w:val="%1."/>
      <w:lvlJc w:val="left"/>
      <w:pPr>
        <w:tabs>
          <w:tab w:val="num" w:pos="340"/>
        </w:tabs>
        <w:ind w:left="340" w:hanging="340"/>
      </w:pPr>
      <w:rPr>
        <w:rFonts w:ascii="Arial" w:hAnsi="Arial" w:hint="default"/>
        <w:b w:val="0"/>
        <w:i w:val="0"/>
        <w:color w:val="D2232A"/>
        <w:sz w:val="20"/>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decimal"/>
      <w:lvlText w:val="(%4)"/>
      <w:lvlJc w:val="left"/>
      <w:pPr>
        <w:ind w:left="1043" w:hanging="360"/>
      </w:pPr>
      <w:rPr>
        <w:rFonts w:hint="default"/>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21" w15:restartNumberingAfterBreak="0">
    <w:nsid w:val="5C516828"/>
    <w:multiLevelType w:val="hybridMultilevel"/>
    <w:tmpl w:val="226C15F0"/>
    <w:lvl w:ilvl="0" w:tplc="64BAC798">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71B32571"/>
    <w:multiLevelType w:val="hybridMultilevel"/>
    <w:tmpl w:val="158607E2"/>
    <w:lvl w:ilvl="0" w:tplc="64BAC798">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B734D7"/>
    <w:multiLevelType w:val="hybridMultilevel"/>
    <w:tmpl w:val="54E07D30"/>
    <w:lvl w:ilvl="0" w:tplc="3E52236E">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9655F08"/>
    <w:multiLevelType w:val="hybridMultilevel"/>
    <w:tmpl w:val="9A4AAF40"/>
    <w:lvl w:ilvl="0" w:tplc="505AF8D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884BA4"/>
    <w:multiLevelType w:val="hybridMultilevel"/>
    <w:tmpl w:val="A2400646"/>
    <w:lvl w:ilvl="0" w:tplc="4C20E402">
      <w:numFmt w:val="bullet"/>
      <w:lvlText w:val="–"/>
      <w:lvlJc w:val="left"/>
      <w:pPr>
        <w:ind w:left="1494" w:hanging="113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8"/>
  </w:num>
  <w:num w:numId="3">
    <w:abstractNumId w:val="13"/>
  </w:num>
  <w:num w:numId="4">
    <w:abstractNumId w:val="7"/>
  </w:num>
  <w:num w:numId="5">
    <w:abstractNumId w:val="2"/>
  </w:num>
  <w:num w:numId="6">
    <w:abstractNumId w:val="1"/>
  </w:num>
  <w:num w:numId="7">
    <w:abstractNumId w:val="20"/>
  </w:num>
  <w:num w:numId="8">
    <w:abstractNumId w:val="17"/>
  </w:num>
  <w:num w:numId="9">
    <w:abstractNumId w:val="8"/>
  </w:num>
  <w:num w:numId="10">
    <w:abstractNumId w:val="11"/>
  </w:num>
  <w:num w:numId="11">
    <w:abstractNumId w:val="25"/>
  </w:num>
  <w:num w:numId="12">
    <w:abstractNumId w:val="3"/>
  </w:num>
  <w:num w:numId="13">
    <w:abstractNumId w:val="10"/>
  </w:num>
  <w:num w:numId="14">
    <w:abstractNumId w:val="16"/>
  </w:num>
  <w:num w:numId="15">
    <w:abstractNumId w:val="15"/>
  </w:num>
  <w:num w:numId="16">
    <w:abstractNumId w:val="9"/>
  </w:num>
  <w:num w:numId="17">
    <w:abstractNumId w:val="12"/>
  </w:num>
  <w:num w:numId="18">
    <w:abstractNumId w:val="26"/>
  </w:num>
  <w:num w:numId="19">
    <w:abstractNumId w:val="0"/>
  </w:num>
  <w:num w:numId="20">
    <w:abstractNumId w:val="19"/>
  </w:num>
  <w:num w:numId="21">
    <w:abstractNumId w:val="6"/>
  </w:num>
  <w:num w:numId="22">
    <w:abstractNumId w:val="14"/>
  </w:num>
  <w:num w:numId="23">
    <w:abstractNumId w:val="24"/>
  </w:num>
  <w:num w:numId="24">
    <w:abstractNumId w:val="5"/>
  </w:num>
  <w:num w:numId="25">
    <w:abstractNumId w:val="4"/>
  </w:num>
  <w:num w:numId="26">
    <w:abstractNumId w:val="21"/>
  </w:num>
  <w:num w:numId="2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yal Alawa">
    <w15:presenceInfo w15:providerId="Windows Live" w15:userId="53b21510cafb4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131078" w:nlCheck="1" w:checkStyle="1"/>
  <w:activeWritingStyle w:appName="MSWord" w:lang="fr-FR" w:vendorID="64" w:dllVersion="131078" w:nlCheck="1" w:checkStyle="0"/>
  <w:activeWritingStyle w:appName="MSWord" w:lang="en-US" w:vendorID="64" w:dllVersion="131078" w:nlCheck="1" w:checkStyle="1"/>
  <w:activeWritingStyle w:appName="MSWord" w:lang="en-IN" w:vendorID="64" w:dllVersion="131078" w:nlCheck="1"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B2"/>
    <w:rsid w:val="000069D4"/>
    <w:rsid w:val="000174AD"/>
    <w:rsid w:val="000313A4"/>
    <w:rsid w:val="00047A1D"/>
    <w:rsid w:val="000604B9"/>
    <w:rsid w:val="0007155E"/>
    <w:rsid w:val="0008143A"/>
    <w:rsid w:val="000A7D55"/>
    <w:rsid w:val="000C0351"/>
    <w:rsid w:val="000C12C8"/>
    <w:rsid w:val="000C2E8E"/>
    <w:rsid w:val="000E0E7C"/>
    <w:rsid w:val="000F1B4B"/>
    <w:rsid w:val="000F64D0"/>
    <w:rsid w:val="0012744F"/>
    <w:rsid w:val="00131178"/>
    <w:rsid w:val="00156F66"/>
    <w:rsid w:val="00163271"/>
    <w:rsid w:val="00172122"/>
    <w:rsid w:val="00182528"/>
    <w:rsid w:val="0018500B"/>
    <w:rsid w:val="00196A19"/>
    <w:rsid w:val="00202DC1"/>
    <w:rsid w:val="002116EE"/>
    <w:rsid w:val="002309D8"/>
    <w:rsid w:val="002A7FE2"/>
    <w:rsid w:val="002C5E14"/>
    <w:rsid w:val="002E1B4F"/>
    <w:rsid w:val="002E6E30"/>
    <w:rsid w:val="002F2E67"/>
    <w:rsid w:val="002F7CB3"/>
    <w:rsid w:val="00315546"/>
    <w:rsid w:val="00330567"/>
    <w:rsid w:val="00381A28"/>
    <w:rsid w:val="00386A9D"/>
    <w:rsid w:val="00391081"/>
    <w:rsid w:val="003B2789"/>
    <w:rsid w:val="003C13CE"/>
    <w:rsid w:val="003C697E"/>
    <w:rsid w:val="003D220E"/>
    <w:rsid w:val="003E2518"/>
    <w:rsid w:val="003E7CEF"/>
    <w:rsid w:val="0043018B"/>
    <w:rsid w:val="00440AA2"/>
    <w:rsid w:val="004B1EF7"/>
    <w:rsid w:val="004B3FAD"/>
    <w:rsid w:val="004C5749"/>
    <w:rsid w:val="004C6093"/>
    <w:rsid w:val="004F1207"/>
    <w:rsid w:val="00501DCA"/>
    <w:rsid w:val="00513A47"/>
    <w:rsid w:val="005408DF"/>
    <w:rsid w:val="0054737A"/>
    <w:rsid w:val="0055647E"/>
    <w:rsid w:val="00573344"/>
    <w:rsid w:val="00583F9B"/>
    <w:rsid w:val="005B0D29"/>
    <w:rsid w:val="005E5C10"/>
    <w:rsid w:val="005F2C78"/>
    <w:rsid w:val="006144E4"/>
    <w:rsid w:val="00650299"/>
    <w:rsid w:val="00655FC5"/>
    <w:rsid w:val="007271E8"/>
    <w:rsid w:val="007D40CB"/>
    <w:rsid w:val="0080538C"/>
    <w:rsid w:val="00814E0A"/>
    <w:rsid w:val="00822581"/>
    <w:rsid w:val="008309DD"/>
    <w:rsid w:val="0083227A"/>
    <w:rsid w:val="00845EEB"/>
    <w:rsid w:val="008614B2"/>
    <w:rsid w:val="00866900"/>
    <w:rsid w:val="00876A8A"/>
    <w:rsid w:val="00881BA1"/>
    <w:rsid w:val="008C2302"/>
    <w:rsid w:val="008C26B8"/>
    <w:rsid w:val="008F208F"/>
    <w:rsid w:val="00954EA5"/>
    <w:rsid w:val="00982084"/>
    <w:rsid w:val="00995963"/>
    <w:rsid w:val="009B61EB"/>
    <w:rsid w:val="009C2064"/>
    <w:rsid w:val="009D1697"/>
    <w:rsid w:val="009F3A46"/>
    <w:rsid w:val="009F6520"/>
    <w:rsid w:val="00A014F8"/>
    <w:rsid w:val="00A21EB1"/>
    <w:rsid w:val="00A22DB8"/>
    <w:rsid w:val="00A24C68"/>
    <w:rsid w:val="00A34FB6"/>
    <w:rsid w:val="00A5173C"/>
    <w:rsid w:val="00A61AEF"/>
    <w:rsid w:val="00AD2345"/>
    <w:rsid w:val="00AF173A"/>
    <w:rsid w:val="00B066A4"/>
    <w:rsid w:val="00B07A13"/>
    <w:rsid w:val="00B27DDF"/>
    <w:rsid w:val="00B4279B"/>
    <w:rsid w:val="00B45FC9"/>
    <w:rsid w:val="00B51536"/>
    <w:rsid w:val="00B76F35"/>
    <w:rsid w:val="00B81138"/>
    <w:rsid w:val="00BC7CCF"/>
    <w:rsid w:val="00BE4169"/>
    <w:rsid w:val="00BE470B"/>
    <w:rsid w:val="00C05150"/>
    <w:rsid w:val="00C14DA8"/>
    <w:rsid w:val="00C57A91"/>
    <w:rsid w:val="00C76837"/>
    <w:rsid w:val="00CC01C2"/>
    <w:rsid w:val="00CF21F2"/>
    <w:rsid w:val="00D02712"/>
    <w:rsid w:val="00D046A7"/>
    <w:rsid w:val="00D214D0"/>
    <w:rsid w:val="00D6546B"/>
    <w:rsid w:val="00DB178B"/>
    <w:rsid w:val="00DC17D3"/>
    <w:rsid w:val="00DC2191"/>
    <w:rsid w:val="00DD2E5C"/>
    <w:rsid w:val="00DD4BED"/>
    <w:rsid w:val="00DE39F0"/>
    <w:rsid w:val="00DE601C"/>
    <w:rsid w:val="00DF0AF3"/>
    <w:rsid w:val="00DF7E9F"/>
    <w:rsid w:val="00E27D7E"/>
    <w:rsid w:val="00E42E13"/>
    <w:rsid w:val="00E56D5C"/>
    <w:rsid w:val="00E6257C"/>
    <w:rsid w:val="00E63C59"/>
    <w:rsid w:val="00ED1DD6"/>
    <w:rsid w:val="00F25662"/>
    <w:rsid w:val="00F52DDF"/>
    <w:rsid w:val="00F779C9"/>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A22834"/>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99" w:unhideWhenUsed="1"/>
    <w:lsdException w:name="index 9" w:semiHidden="1" w:uiPriority="99"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uiPriority="99"/>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99"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9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aliases w:val="título 1,H1,h1,h11,h12,h13,h14,h15,h16,h17,h111,h121,h131,h141,h151,h161,h18,h112,h122,h132,h142,h152,h162,h19,h113,h123,h133,h143,h153,h163,1,l1,II+,I,Section Head,Chapter Heading,h:1,h:1app,app heading 1,Head 1 (Chapter heading),Titre§,H,H11"/>
    <w:basedOn w:val="Normal"/>
    <w:next w:val="Normal"/>
    <w:link w:val="Heading1Char"/>
    <w:qFormat/>
    <w:rsid w:val="008F208F"/>
    <w:pPr>
      <w:keepNext/>
      <w:keepLines/>
      <w:spacing w:before="280"/>
      <w:ind w:left="1134" w:hanging="1134"/>
      <w:outlineLvl w:val="0"/>
    </w:pPr>
    <w:rPr>
      <w:b/>
      <w:sz w:val="28"/>
    </w:rPr>
  </w:style>
  <w:style w:type="paragraph" w:styleId="Heading2">
    <w:name w:val="heading 2"/>
    <w:aliases w:val="Sub-section,H2,h2,h21,Heading Two,R2,l2,UNDERRUBRIK 1-2,Head 2,List level 2,Sub-Heading,A,1st level heading,level 2 no toc,2nd level,Titre2,h:2,h:2app,2,level 2,Head2A,PA Major Section,Major Section,Head2,Header 2,Level 2 Head,T2,X"/>
    <w:basedOn w:val="Heading1"/>
    <w:next w:val="Normal"/>
    <w:link w:val="Heading2Char1"/>
    <w:qFormat/>
    <w:rsid w:val="008F208F"/>
    <w:pPr>
      <w:spacing w:before="200"/>
      <w:outlineLvl w:val="1"/>
    </w:pPr>
    <w:rPr>
      <w:sz w:val="24"/>
    </w:rPr>
  </w:style>
  <w:style w:type="paragraph" w:styleId="Heading3">
    <w:name w:val="heading 3"/>
    <w:aliases w:val="Underrubrik2,H3,Memo Heading 3,h3,no break,Heading 3 Char1 Char,Heading 3 Char Char Char,Heading 3 Char1 Char Char Char,Heading 3 Char Char Char Char Char,Heading 3 Char Char1 Char,Heading 3 Char2 Char,0H,标题 3 Char,3,h31,ECC Heading 3"/>
    <w:basedOn w:val="Heading1"/>
    <w:next w:val="Normal"/>
    <w:link w:val="Heading3Char"/>
    <w:qFormat/>
    <w:rsid w:val="008F208F"/>
    <w:pPr>
      <w:tabs>
        <w:tab w:val="clear" w:pos="1134"/>
      </w:tabs>
      <w:spacing w:before="200"/>
      <w:outlineLvl w:val="2"/>
    </w:pPr>
    <w:rPr>
      <w:sz w:val="24"/>
    </w:rPr>
  </w:style>
  <w:style w:type="paragraph" w:styleId="Heading4">
    <w:name w:val="heading 4"/>
    <w:aliases w:val="h4,H4,h41,H41,H42,h42,H43,h43,H411,h411,H421,h421,H44,h44,H412,h412,H422,h422,H431,h431,H45,h45,H413,h413,H423,h423,H432,h432,H46,h46,H47,h47,Memo Heading 4,ECC Heading 4"/>
    <w:basedOn w:val="Heading3"/>
    <w:next w:val="Normal"/>
    <w:link w:val="Heading4Char"/>
    <w:qFormat/>
    <w:rsid w:val="008F208F"/>
    <w:pPr>
      <w:outlineLvl w:val="3"/>
    </w:pPr>
  </w:style>
  <w:style w:type="paragraph" w:styleId="Heading5">
    <w:name w:val="heading 5"/>
    <w:aliases w:val="H5"/>
    <w:basedOn w:val="Heading4"/>
    <w:next w:val="Normal"/>
    <w:link w:val="Heading5Char"/>
    <w:qFormat/>
    <w:rsid w:val="008F208F"/>
    <w:pPr>
      <w:outlineLvl w:val="4"/>
    </w:pPr>
  </w:style>
  <w:style w:type="paragraph" w:styleId="Heading6">
    <w:name w:val="heading 6"/>
    <w:aliases w:val="H6"/>
    <w:basedOn w:val="Heading4"/>
    <w:next w:val="Normal"/>
    <w:link w:val="Heading6Char"/>
    <w:qFormat/>
    <w:rsid w:val="008F208F"/>
    <w:pPr>
      <w:outlineLvl w:val="5"/>
    </w:pPr>
  </w:style>
  <w:style w:type="paragraph" w:styleId="Heading7">
    <w:name w:val="heading 7"/>
    <w:aliases w:val="H7,8"/>
    <w:basedOn w:val="Heading6"/>
    <w:next w:val="Normal"/>
    <w:link w:val="Heading7Char"/>
    <w:qFormat/>
    <w:rsid w:val="008F208F"/>
    <w:pPr>
      <w:outlineLvl w:val="6"/>
    </w:pPr>
  </w:style>
  <w:style w:type="paragraph" w:styleId="Heading8">
    <w:name w:val="heading 8"/>
    <w:aliases w:val="Table Heading"/>
    <w:basedOn w:val="Heading6"/>
    <w:next w:val="Normal"/>
    <w:link w:val="Heading8Char"/>
    <w:qFormat/>
    <w:rsid w:val="008F208F"/>
    <w:pPr>
      <w:outlineLvl w:val="7"/>
    </w:pPr>
  </w:style>
  <w:style w:type="paragraph" w:styleId="Heading9">
    <w:name w:val="heading 9"/>
    <w:aliases w:val="Figure Heading,FH"/>
    <w:basedOn w:val="Heading6"/>
    <w:next w:val="Normal"/>
    <w:link w:val="Heading9Char"/>
    <w:qFormat/>
    <w:rsid w:val="008F208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8F208F"/>
    <w:pPr>
      <w:spacing w:before="480"/>
      <w:jc w:val="center"/>
    </w:pPr>
    <w:rPr>
      <w:rFonts w:ascii="Times New Roman Bold" w:hAnsi="Times New Roman Bold"/>
      <w:b/>
      <w:sz w:val="28"/>
    </w:rPr>
  </w:style>
  <w:style w:type="paragraph" w:customStyle="1" w:styleId="ArtNo">
    <w:name w:val="Art_No"/>
    <w:basedOn w:val="Normal"/>
    <w:next w:val="Normal"/>
    <w:link w:val="ArtNoChar"/>
    <w:rsid w:val="008F208F"/>
    <w:pPr>
      <w:keepNext/>
      <w:keepLines/>
      <w:spacing w:before="480"/>
      <w:jc w:val="center"/>
    </w:pPr>
    <w:rPr>
      <w:caps/>
      <w:sz w:val="28"/>
    </w:rPr>
  </w:style>
  <w:style w:type="paragraph" w:customStyle="1" w:styleId="Arttitle">
    <w:name w:val="Art_title"/>
    <w:basedOn w:val="Normal"/>
    <w:next w:val="Normal"/>
    <w:link w:val="ArttitleCar"/>
    <w:rsid w:val="008F208F"/>
    <w:pPr>
      <w:keepNext/>
      <w:keepLines/>
      <w:spacing w:before="240"/>
      <w:jc w:val="center"/>
    </w:pPr>
    <w:rPr>
      <w:b/>
      <w:sz w:val="28"/>
    </w:rPr>
  </w:style>
  <w:style w:type="paragraph" w:customStyle="1" w:styleId="ASN1">
    <w:name w:val="ASN.1"/>
    <w:basedOn w:val="Normal"/>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8F208F"/>
    <w:pPr>
      <w:keepNext/>
      <w:keepLines/>
      <w:spacing w:before="160"/>
      <w:ind w:left="1134"/>
    </w:pPr>
    <w:rPr>
      <w:i/>
    </w:rPr>
  </w:style>
  <w:style w:type="paragraph" w:customStyle="1" w:styleId="ChapNo">
    <w:name w:val="Chap_No"/>
    <w:basedOn w:val="ArtNo"/>
    <w:next w:val="Normal"/>
    <w:rsid w:val="008F208F"/>
    <w:rPr>
      <w:rFonts w:ascii="Times New Roman Bold" w:hAnsi="Times New Roman Bold"/>
      <w:b/>
    </w:rPr>
  </w:style>
  <w:style w:type="paragraph" w:customStyle="1" w:styleId="Chaptitle">
    <w:name w:val="Chap_title"/>
    <w:basedOn w:val="Arttitle"/>
    <w:next w:val="Normal"/>
    <w:link w:val="ChaptitleChar"/>
    <w:rsid w:val="008F208F"/>
  </w:style>
  <w:style w:type="character" w:styleId="EndnoteReference">
    <w:name w:val="endnote reference"/>
    <w:basedOn w:val="DefaultParagraphFont"/>
    <w:rsid w:val="008F208F"/>
    <w:rPr>
      <w:vertAlign w:val="superscript"/>
    </w:rPr>
  </w:style>
  <w:style w:type="paragraph" w:customStyle="1" w:styleId="enumlev1">
    <w:name w:val="enumlev1"/>
    <w:basedOn w:val="Normal"/>
    <w:link w:val="enumlev1Char"/>
    <w:qFormat/>
    <w:rsid w:val="008F208F"/>
    <w:pPr>
      <w:tabs>
        <w:tab w:val="clear" w:pos="2268"/>
        <w:tab w:val="left" w:pos="2608"/>
        <w:tab w:val="left" w:pos="3345"/>
      </w:tabs>
      <w:spacing w:before="80"/>
      <w:ind w:left="1134" w:hanging="1134"/>
    </w:pPr>
  </w:style>
  <w:style w:type="paragraph" w:customStyle="1" w:styleId="enumlev2">
    <w:name w:val="enumlev2"/>
    <w:basedOn w:val="enumlev1"/>
    <w:rsid w:val="008F208F"/>
    <w:pPr>
      <w:ind w:left="1871" w:hanging="737"/>
    </w:pPr>
  </w:style>
  <w:style w:type="paragraph" w:customStyle="1" w:styleId="enumlev3">
    <w:name w:val="enumlev3"/>
    <w:basedOn w:val="enumlev2"/>
    <w:rsid w:val="008F208F"/>
    <w:pPr>
      <w:ind w:left="2268" w:hanging="397"/>
    </w:pPr>
  </w:style>
  <w:style w:type="paragraph" w:customStyle="1" w:styleId="Equation">
    <w:name w:val="Equation"/>
    <w:aliases w:val="eq"/>
    <w:basedOn w:val="Normal"/>
    <w:link w:val="EquationChar"/>
    <w:qFormat/>
    <w:rsid w:val="008F208F"/>
    <w:pPr>
      <w:tabs>
        <w:tab w:val="clear" w:pos="1871"/>
        <w:tab w:val="clear" w:pos="2268"/>
        <w:tab w:val="center" w:pos="4820"/>
        <w:tab w:val="right" w:pos="9639"/>
      </w:tabs>
    </w:pPr>
  </w:style>
  <w:style w:type="paragraph" w:customStyle="1" w:styleId="Equationlegend">
    <w:name w:val="Equation_legend"/>
    <w:basedOn w:val="NormalIndent"/>
    <w:link w:val="EquationlegendChar"/>
    <w:qForma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Normal"/>
    <w:link w:val="FigurelegendChar"/>
    <w:rsid w:val="008F208F"/>
    <w:pPr>
      <w:keepNext/>
      <w:keepLines/>
      <w:spacing w:before="20" w:after="20"/>
    </w:pPr>
    <w:rPr>
      <w:sz w:val="18"/>
    </w:rPr>
  </w:style>
  <w:style w:type="paragraph" w:customStyle="1" w:styleId="Tabletext">
    <w:name w:val="Table_text"/>
    <w:basedOn w:val="Normal"/>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8F208F"/>
    <w:pPr>
      <w:keepNext w:val="0"/>
    </w:pPr>
  </w:style>
  <w:style w:type="paragraph" w:styleId="Footer">
    <w:name w:val="footer"/>
    <w:aliases w:val="footer odd,footer,fo,pie de página,footer1,footer odd1,footer5,footer odd4,footer odd2,footer2,footer odd3,footer11,footer odd11,footer51,footer odd41,footer odd21,footer21,footer12,footer odd12,footer52,footer odd42,footer odd22,footer22,footer4"/>
    <w:basedOn w:val="Normal"/>
    <w:link w:val="FooterChar"/>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8F208F"/>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aliases w:val="Appel note de bas de p,Footnote Reference/,Footnote symbol,Style 12,(NECG) Footnote Reference,Style 124,Appel note de bas de p + 11 pt,Italic,Appel note de bas de p1,Appel note de bas de p2,Appel note de bas de p3,Footnote,o,fr,Ref,FR"/>
    <w:basedOn w:val="DefaultParagraphFont"/>
    <w:qFormat/>
    <w:rsid w:val="008F208F"/>
    <w:rPr>
      <w:position w:val="6"/>
      <w:sz w:val="18"/>
    </w:rPr>
  </w:style>
  <w:style w:type="paragraph" w:styleId="FootnoteText">
    <w:name w:val="footnote text"/>
    <w:aliases w:val="footnote text,ALTS FOOTNOTE,Footnote Text Char1,Footnote Text Char Char1,Footnote Text Char4 Char Char,Footnote Text Char1 Char1 Char1 Char,Footnote Text Char Char1 Char1 Char Char,Footnote Text Char1 Char1 Char1 Char Char Char1,DNV,DNV-FT"/>
    <w:basedOn w:val="Normal"/>
    <w:link w:val="FootnoteTextChar"/>
    <w:qFormat/>
    <w:rsid w:val="008F208F"/>
    <w:pPr>
      <w:keepLines/>
      <w:tabs>
        <w:tab w:val="left" w:pos="255"/>
      </w:tabs>
    </w:pPr>
  </w:style>
  <w:style w:type="paragraph" w:customStyle="1" w:styleId="Note">
    <w:name w:val="Note"/>
    <w:basedOn w:val="Normal"/>
    <w:next w:val="Normal"/>
    <w:link w:val="NoteChar"/>
    <w:rsid w:val="008F208F"/>
    <w:pPr>
      <w:tabs>
        <w:tab w:val="left" w:pos="284"/>
      </w:tabs>
      <w:spacing w:before="80"/>
    </w:pPr>
  </w:style>
  <w:style w:type="paragraph" w:styleId="Header">
    <w:name w:val="header"/>
    <w:aliases w:val="header odd,header odd1,header odd2,header,header odd3,header odd4,header odd5,header odd6,header1,header2,header3,header odd11,header odd21,header odd7,header4,header odd8,header odd9,header5,header odd12,header11,header21,header odd22,header31"/>
    <w:basedOn w:val="Normal"/>
    <w:link w:val="HeaderChar"/>
    <w:rsid w:val="008F208F"/>
    <w:pPr>
      <w:spacing w:before="0"/>
      <w:jc w:val="center"/>
    </w:pPr>
    <w:rPr>
      <w:sz w:val="18"/>
    </w:rPr>
  </w:style>
  <w:style w:type="paragraph" w:styleId="Index1">
    <w:name w:val="index 1"/>
    <w:basedOn w:val="Normal"/>
    <w:next w:val="Normal"/>
    <w:rsid w:val="00E63C59"/>
  </w:style>
  <w:style w:type="paragraph" w:styleId="Index2">
    <w:name w:val="index 2"/>
    <w:basedOn w:val="Normal"/>
    <w:next w:val="Normal"/>
    <w:rsid w:val="00E63C59"/>
    <w:pPr>
      <w:ind w:left="283"/>
    </w:pPr>
  </w:style>
  <w:style w:type="paragraph" w:styleId="Index3">
    <w:name w:val="index 3"/>
    <w:basedOn w:val="Normal"/>
    <w:next w:val="Normal"/>
    <w:rsid w:val="00E63C59"/>
    <w:pPr>
      <w:ind w:left="566"/>
    </w:pPr>
  </w:style>
  <w:style w:type="paragraph" w:customStyle="1" w:styleId="PartNo">
    <w:name w:val="Part_No"/>
    <w:basedOn w:val="AnnexNo"/>
    <w:next w:val="Normal"/>
    <w:rsid w:val="008F208F"/>
  </w:style>
  <w:style w:type="paragraph" w:customStyle="1" w:styleId="Partref">
    <w:name w:val="Part_ref"/>
    <w:basedOn w:val="Annexref"/>
    <w:next w:val="Normal"/>
    <w:rsid w:val="008F208F"/>
  </w:style>
  <w:style w:type="paragraph" w:customStyle="1" w:styleId="Parttitle">
    <w:name w:val="Part_title"/>
    <w:basedOn w:val="Annextitle"/>
    <w:next w:val="Normalaftertitle0"/>
    <w:rsid w:val="008F208F"/>
  </w:style>
  <w:style w:type="paragraph" w:customStyle="1" w:styleId="RecNo">
    <w:name w:val="Rec_No"/>
    <w:basedOn w:val="Normal"/>
    <w:next w:val="Normal"/>
    <w:link w:val="RecNoChar"/>
    <w:rsid w:val="008F208F"/>
    <w:pPr>
      <w:keepNext/>
      <w:keepLines/>
      <w:spacing w:before="480"/>
      <w:jc w:val="center"/>
    </w:pPr>
    <w:rPr>
      <w:caps/>
      <w:sz w:val="28"/>
    </w:rPr>
  </w:style>
  <w:style w:type="paragraph" w:customStyle="1" w:styleId="Rectitle">
    <w:name w:val="Rec_title"/>
    <w:basedOn w:val="RecNo"/>
    <w:next w:val="Normal"/>
    <w:link w:val="Rectitle0"/>
    <w:rsid w:val="008F208F"/>
    <w:pPr>
      <w:spacing w:before="240"/>
    </w:pPr>
    <w:rPr>
      <w:rFonts w:ascii="Times New Roman Bold" w:hAnsi="Times New Roman Bold"/>
      <w:b/>
      <w:caps w:val="0"/>
    </w:rPr>
  </w:style>
  <w:style w:type="paragraph" w:customStyle="1" w:styleId="Recref">
    <w:name w:val="Rec_ref"/>
    <w:basedOn w:val="Rectitle"/>
    <w:next w:val="Recdate"/>
    <w:rsid w:val="00E63C59"/>
    <w:pPr>
      <w:spacing w:before="120"/>
    </w:pPr>
    <w:rPr>
      <w:rFonts w:ascii="Times New Roman" w:hAnsi="Times New Roman"/>
      <w:b w:val="0"/>
      <w:sz w:val="24"/>
    </w:rPr>
  </w:style>
  <w:style w:type="paragraph" w:customStyle="1" w:styleId="Recdate">
    <w:name w:val="Rec_date"/>
    <w:basedOn w:val="Normal"/>
    <w:next w:val="Normalaftertitle0"/>
    <w:rsid w:val="008F208F"/>
    <w:pPr>
      <w:keepNext/>
      <w:keepLines/>
      <w:jc w:val="right"/>
    </w:pPr>
    <w:rPr>
      <w:sz w:val="22"/>
    </w:rPr>
  </w:style>
  <w:style w:type="paragraph" w:customStyle="1" w:styleId="Questiondate">
    <w:name w:val="Question_date"/>
    <w:basedOn w:val="Normal"/>
    <w:next w:val="Normalaftertitle0"/>
    <w:rsid w:val="008F208F"/>
    <w:pPr>
      <w:keepNext/>
      <w:keepLines/>
      <w:jc w:val="right"/>
    </w:pPr>
    <w:rPr>
      <w:sz w:val="22"/>
    </w:rPr>
  </w:style>
  <w:style w:type="paragraph" w:customStyle="1" w:styleId="QuestionNo">
    <w:name w:val="Question_No"/>
    <w:basedOn w:val="Normal"/>
    <w:next w:val="Normal"/>
    <w:rsid w:val="008F208F"/>
    <w:pPr>
      <w:keepNext/>
      <w:keepLines/>
      <w:spacing w:before="480"/>
      <w:jc w:val="center"/>
    </w:pPr>
    <w:rPr>
      <w:caps/>
      <w:sz w:val="28"/>
    </w:rPr>
  </w:style>
  <w:style w:type="paragraph" w:customStyle="1" w:styleId="Questiontitle">
    <w:name w:val="Question_title"/>
    <w:basedOn w:val="Normal"/>
    <w:next w:val="Normal"/>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E63C59"/>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E63C59"/>
  </w:style>
  <w:style w:type="paragraph" w:customStyle="1" w:styleId="Resdate">
    <w:name w:val="Res_date"/>
    <w:basedOn w:val="Recdate"/>
    <w:next w:val="Normalaftertitle0"/>
    <w:rsid w:val="00E63C59"/>
  </w:style>
  <w:style w:type="paragraph" w:customStyle="1" w:styleId="ResNo">
    <w:name w:val="Res_No"/>
    <w:basedOn w:val="RecNo"/>
    <w:next w:val="Normal"/>
    <w:rsid w:val="008F208F"/>
  </w:style>
  <w:style w:type="paragraph" w:customStyle="1" w:styleId="Restitle">
    <w:name w:val="Res_title"/>
    <w:basedOn w:val="Rectitle"/>
    <w:next w:val="Normal"/>
    <w:link w:val="RestitleChar"/>
    <w:rsid w:val="008F208F"/>
  </w:style>
  <w:style w:type="paragraph" w:customStyle="1" w:styleId="Resref">
    <w:name w:val="Res_ref"/>
    <w:basedOn w:val="Recref"/>
    <w:next w:val="Resdate"/>
    <w:rsid w:val="00E63C59"/>
  </w:style>
  <w:style w:type="paragraph" w:customStyle="1" w:styleId="SectionNo">
    <w:name w:val="Section_No"/>
    <w:basedOn w:val="AnnexNo"/>
    <w:next w:val="Normal"/>
    <w:rsid w:val="008F208F"/>
  </w:style>
  <w:style w:type="paragraph" w:customStyle="1" w:styleId="Sectiontitle">
    <w:name w:val="Section_title"/>
    <w:basedOn w:val="Annextitle"/>
    <w:next w:val="Normalaftertitle0"/>
    <w:rsid w:val="008F208F"/>
  </w:style>
  <w:style w:type="paragraph" w:customStyle="1" w:styleId="Source">
    <w:name w:val="Source"/>
    <w:basedOn w:val="Normal"/>
    <w:next w:val="Normal"/>
    <w:link w:val="SourceCarattere"/>
    <w:rsid w:val="008F208F"/>
    <w:pPr>
      <w:spacing w:before="840"/>
      <w:jc w:val="center"/>
    </w:pPr>
    <w:rPr>
      <w:b/>
      <w:sz w:val="28"/>
    </w:rPr>
  </w:style>
  <w:style w:type="paragraph" w:customStyle="1" w:styleId="SpecialFooter">
    <w:name w:val="Special Footer"/>
    <w:basedOn w:val="Footer"/>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qFormat/>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link w:val="TablelegendChar"/>
    <w:rsid w:val="008F208F"/>
    <w:rPr>
      <w:sz w:val="20"/>
    </w:rPr>
  </w:style>
  <w:style w:type="paragraph" w:customStyle="1" w:styleId="TableNo">
    <w:name w:val="Table_No"/>
    <w:basedOn w:val="Normal"/>
    <w:next w:val="Normal"/>
    <w:uiPriority w:val="99"/>
    <w:qFormat/>
    <w:rsid w:val="008F208F"/>
    <w:pPr>
      <w:keepNext/>
      <w:spacing w:before="560" w:after="120"/>
      <w:jc w:val="center"/>
    </w:pPr>
    <w:rPr>
      <w:caps/>
      <w:sz w:val="20"/>
    </w:rPr>
  </w:style>
  <w:style w:type="paragraph" w:customStyle="1" w:styleId="Tabletitle">
    <w:name w:val="Table_title"/>
    <w:basedOn w:val="Normal"/>
    <w:next w:val="Tabletext"/>
    <w:link w:val="Tabletitle0"/>
    <w:uiPriority w:val="99"/>
    <w:qFormat/>
    <w:rsid w:val="008F208F"/>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8F208F"/>
    <w:pPr>
      <w:keepNext/>
      <w:spacing w:before="560"/>
      <w:jc w:val="center"/>
    </w:pPr>
    <w:rPr>
      <w:sz w:val="20"/>
    </w:rPr>
  </w:style>
  <w:style w:type="paragraph" w:customStyle="1" w:styleId="Title1">
    <w:name w:val="Title 1"/>
    <w:basedOn w:val="Source"/>
    <w:next w:val="Normal"/>
    <w:link w:val="Title1Carattere"/>
    <w:rsid w:val="008F208F"/>
    <w:pPr>
      <w:tabs>
        <w:tab w:val="left" w:pos="567"/>
        <w:tab w:val="left" w:pos="1701"/>
        <w:tab w:val="left" w:pos="2835"/>
      </w:tabs>
      <w:spacing w:before="240"/>
    </w:pPr>
    <w:rPr>
      <w:b w:val="0"/>
      <w:caps/>
    </w:rPr>
  </w:style>
  <w:style w:type="paragraph" w:customStyle="1" w:styleId="Title2">
    <w:name w:val="Title 2"/>
    <w:basedOn w:val="Source"/>
    <w:next w:val="Normal"/>
    <w:rsid w:val="008F208F"/>
    <w:pPr>
      <w:overflowPunct/>
      <w:autoSpaceDE/>
      <w:autoSpaceDN/>
      <w:adjustRightInd/>
      <w:spacing w:before="480"/>
      <w:textAlignment w:val="auto"/>
    </w:pPr>
    <w:rPr>
      <w:b w:val="0"/>
      <w:caps/>
    </w:rPr>
  </w:style>
  <w:style w:type="paragraph" w:customStyle="1" w:styleId="Title3">
    <w:name w:val="Title 3"/>
    <w:basedOn w:val="Title2"/>
    <w:next w:val="Normal"/>
    <w:rsid w:val="008F208F"/>
    <w:pPr>
      <w:spacing w:before="240"/>
    </w:pPr>
    <w:rPr>
      <w:caps w:val="0"/>
    </w:rPr>
  </w:style>
  <w:style w:type="paragraph" w:customStyle="1" w:styleId="Title4">
    <w:name w:val="Title 4"/>
    <w:basedOn w:val="Title3"/>
    <w:next w:val="Heading1"/>
    <w:rsid w:val="008F208F"/>
    <w:rPr>
      <w:b/>
    </w:rPr>
  </w:style>
  <w:style w:type="paragraph" w:customStyle="1" w:styleId="toc0">
    <w:name w:val="toc 0"/>
    <w:basedOn w:val="Normal"/>
    <w:next w:val="TOC1"/>
    <w:rsid w:val="008F208F"/>
    <w:pPr>
      <w:tabs>
        <w:tab w:val="clear" w:pos="1134"/>
        <w:tab w:val="clear" w:pos="1871"/>
        <w:tab w:val="clear" w:pos="2268"/>
        <w:tab w:val="right" w:pos="9781"/>
      </w:tabs>
    </w:pPr>
    <w:rPr>
      <w:b/>
    </w:rPr>
  </w:style>
  <w:style w:type="paragraph" w:styleId="TOC1">
    <w:name w:val="toc 1"/>
    <w:aliases w:val="ECC Index 1"/>
    <w:basedOn w:val="Normal"/>
    <w:link w:val="TOC1Char"/>
    <w:qFormat/>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aliases w:val="ECC Index 2"/>
    <w:basedOn w:val="TOC1"/>
    <w:qFormat/>
    <w:rsid w:val="008F208F"/>
    <w:pPr>
      <w:spacing w:before="120"/>
    </w:pPr>
  </w:style>
  <w:style w:type="paragraph" w:styleId="TOC3">
    <w:name w:val="toc 3"/>
    <w:aliases w:val="ECC Index 3"/>
    <w:basedOn w:val="TOC2"/>
    <w:qFormat/>
    <w:rsid w:val="008F208F"/>
  </w:style>
  <w:style w:type="paragraph" w:styleId="TOC4">
    <w:name w:val="toc 4"/>
    <w:aliases w:val="ECC Index 4"/>
    <w:basedOn w:val="TOC3"/>
    <w:rsid w:val="008F208F"/>
  </w:style>
  <w:style w:type="paragraph" w:styleId="TOC5">
    <w:name w:val="toc 5"/>
    <w:basedOn w:val="TOC4"/>
    <w:rsid w:val="008F208F"/>
  </w:style>
  <w:style w:type="paragraph" w:styleId="TOC6">
    <w:name w:val="toc 6"/>
    <w:basedOn w:val="TOC4"/>
    <w:rsid w:val="008F208F"/>
  </w:style>
  <w:style w:type="paragraph" w:styleId="TOC7">
    <w:name w:val="toc 7"/>
    <w:basedOn w:val="TOC4"/>
    <w:rsid w:val="008F208F"/>
  </w:style>
  <w:style w:type="paragraph" w:styleId="TOC8">
    <w:name w:val="toc 8"/>
    <w:basedOn w:val="TOC4"/>
    <w:rsid w:val="008F208F"/>
  </w:style>
  <w:style w:type="character" w:customStyle="1" w:styleId="Appdef">
    <w:name w:val="App_def"/>
    <w:basedOn w:val="DefaultParagraphFont"/>
    <w:rsid w:val="008F208F"/>
    <w:rPr>
      <w:rFonts w:ascii="Times New Roman" w:hAnsi="Times New Roman"/>
      <w:b/>
    </w:rPr>
  </w:style>
  <w:style w:type="character" w:customStyle="1" w:styleId="Appref">
    <w:name w:val="App_ref"/>
    <w:basedOn w:val="DefaultParagraphFont"/>
    <w:rsid w:val="008F208F"/>
  </w:style>
  <w:style w:type="character" w:customStyle="1" w:styleId="Artdef">
    <w:name w:val="Art_def"/>
    <w:basedOn w:val="DefaultParagraphFont"/>
    <w:qFormat/>
    <w:rsid w:val="008F208F"/>
    <w:rPr>
      <w:rFonts w:ascii="Times New Roman" w:hAnsi="Times New Roman"/>
      <w:b/>
    </w:rPr>
  </w:style>
  <w:style w:type="character" w:customStyle="1" w:styleId="Artref">
    <w:name w:val="Art_ref"/>
    <w:basedOn w:val="DefaultParagraphFont"/>
    <w:rsid w:val="008F208F"/>
  </w:style>
  <w:style w:type="character" w:customStyle="1" w:styleId="Recdef">
    <w:name w:val="Rec_def"/>
    <w:basedOn w:val="DefaultParagraphFont"/>
    <w:rsid w:val="00E63C59"/>
    <w:rPr>
      <w:b/>
    </w:rPr>
  </w:style>
  <w:style w:type="character" w:customStyle="1" w:styleId="Resdef">
    <w:name w:val="Res_def"/>
    <w:basedOn w:val="DefaultParagraphFont"/>
    <w:rsid w:val="00E63C59"/>
    <w:rPr>
      <w:rFonts w:ascii="Times New Roman" w:hAnsi="Times New Roman"/>
      <w:b/>
    </w:rPr>
  </w:style>
  <w:style w:type="character" w:customStyle="1" w:styleId="Tablefreq">
    <w:name w:val="Table_freq"/>
    <w:basedOn w:val="DefaultParagraphFont"/>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Normal"/>
    <w:link w:val="Section1Char"/>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8F208F"/>
    <w:rPr>
      <w:b w:val="0"/>
      <w:i/>
    </w:rPr>
  </w:style>
  <w:style w:type="paragraph" w:customStyle="1" w:styleId="Headingi">
    <w:name w:val="Heading_i"/>
    <w:basedOn w:val="Normal"/>
    <w:next w:val="Normal"/>
    <w:link w:val="HeadingiChar"/>
    <w:qFormat/>
    <w:rsid w:val="008F208F"/>
    <w:pPr>
      <w:spacing w:before="160"/>
    </w:pPr>
    <w:rPr>
      <w:i/>
    </w:rPr>
  </w:style>
  <w:style w:type="paragraph" w:customStyle="1" w:styleId="Headingb">
    <w:name w:val="Heading_b"/>
    <w:basedOn w:val="Normal"/>
    <w:next w:val="Normal"/>
    <w:link w:val="HeadingbChar"/>
    <w:qFormat/>
    <w:rsid w:val="008F208F"/>
    <w:pPr>
      <w:spacing w:before="160"/>
    </w:pPr>
    <w:rPr>
      <w:rFonts w:ascii="Times New Roman Bold" w:hAnsi="Times New Roman Bold" w:cs="Times New Roman Bold"/>
      <w:b/>
      <w:lang w:val="fr-CH"/>
    </w:rPr>
  </w:style>
  <w:style w:type="paragraph" w:customStyle="1" w:styleId="Figure">
    <w:name w:val="Figure"/>
    <w:basedOn w:val="Normal"/>
    <w:next w:val="Normal"/>
    <w:link w:val="FigureChar"/>
    <w:rsid w:val="008F208F"/>
    <w:pPr>
      <w:keepNext/>
      <w:keepLines/>
      <w:jc w:val="center"/>
    </w:pPr>
  </w:style>
  <w:style w:type="character" w:styleId="PageNumber">
    <w:name w:val="page number"/>
    <w:basedOn w:val="DefaultParagraphFont"/>
    <w:rsid w:val="00E63C59"/>
  </w:style>
  <w:style w:type="paragraph" w:customStyle="1" w:styleId="Figuretitle">
    <w:name w:val="Figure_title"/>
    <w:basedOn w:val="Normal"/>
    <w:next w:val="Normal"/>
    <w:link w:val="FiguretitleChar"/>
    <w:rsid w:val="008F208F"/>
    <w:pPr>
      <w:keepNext/>
      <w:keepLines/>
      <w:spacing w:before="0" w:after="480"/>
      <w:jc w:val="center"/>
    </w:pPr>
    <w:rPr>
      <w:rFonts w:ascii="Times New Roman Bold" w:hAnsi="Times New Roman Bold"/>
      <w:b/>
      <w:sz w:val="20"/>
    </w:rPr>
  </w:style>
  <w:style w:type="paragraph" w:customStyle="1" w:styleId="FigureNo">
    <w:name w:val="Figure_No"/>
    <w:basedOn w:val="Normal"/>
    <w:next w:val="Normal"/>
    <w:qFormat/>
    <w:rsid w:val="008F208F"/>
    <w:pPr>
      <w:keepNext/>
      <w:keepLines/>
      <w:spacing w:before="480" w:after="120"/>
      <w:jc w:val="center"/>
    </w:pPr>
    <w:rPr>
      <w:caps/>
      <w:sz w:val="20"/>
    </w:rPr>
  </w:style>
  <w:style w:type="paragraph" w:customStyle="1" w:styleId="AnnexNo">
    <w:name w:val="Annex_No"/>
    <w:basedOn w:val="Normal"/>
    <w:next w:val="Normal"/>
    <w:link w:val="AnnexNoChar"/>
    <w:qFormat/>
    <w:rsid w:val="008F208F"/>
    <w:pPr>
      <w:keepNext/>
      <w:keepLines/>
      <w:spacing w:before="480" w:after="80"/>
      <w:jc w:val="center"/>
    </w:pPr>
    <w:rPr>
      <w:caps/>
      <w:sz w:val="28"/>
    </w:rPr>
  </w:style>
  <w:style w:type="paragraph" w:customStyle="1" w:styleId="Annexref">
    <w:name w:val="Annex_ref"/>
    <w:basedOn w:val="Normal"/>
    <w:next w:val="Normal"/>
    <w:rsid w:val="008F208F"/>
    <w:pPr>
      <w:keepNext/>
      <w:keepLines/>
      <w:spacing w:after="280"/>
      <w:jc w:val="center"/>
    </w:pPr>
  </w:style>
  <w:style w:type="paragraph" w:customStyle="1" w:styleId="Annextitle">
    <w:name w:val="Annex_title"/>
    <w:basedOn w:val="Normal"/>
    <w:next w:val="Normal"/>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8F208F"/>
  </w:style>
  <w:style w:type="paragraph" w:customStyle="1" w:styleId="Appendixref">
    <w:name w:val="Appendix_ref"/>
    <w:basedOn w:val="Annexref"/>
    <w:next w:val="Annextitle"/>
    <w:rsid w:val="008F208F"/>
  </w:style>
  <w:style w:type="paragraph" w:customStyle="1" w:styleId="Appendixtitle">
    <w:name w:val="Appendix_title"/>
    <w:basedOn w:val="Annextitle"/>
    <w:next w:val="Normal"/>
    <w:rsid w:val="008F208F"/>
  </w:style>
  <w:style w:type="paragraph" w:customStyle="1" w:styleId="Border">
    <w:name w:val="Border"/>
    <w:basedOn w:val="Normal"/>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link w:val="NormalIndentChar"/>
    <w:rsid w:val="008F208F"/>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8F208F"/>
    <w:pPr>
      <w:spacing w:before="280"/>
    </w:pPr>
  </w:style>
  <w:style w:type="paragraph" w:customStyle="1" w:styleId="Proposal">
    <w:name w:val="Proposal"/>
    <w:basedOn w:val="Normal"/>
    <w:next w:val="Normal"/>
    <w:link w:val="ProposalChar"/>
    <w:rsid w:val="008F208F"/>
    <w:pPr>
      <w:keepNext/>
      <w:spacing w:before="240"/>
    </w:pPr>
    <w:rPr>
      <w:rFonts w:hAnsi="Times New Roman Bold"/>
      <w:b/>
    </w:rPr>
  </w:style>
  <w:style w:type="paragraph" w:customStyle="1" w:styleId="Reasons">
    <w:name w:val="Reasons"/>
    <w:basedOn w:val="Normal"/>
    <w:qFormat/>
    <w:rsid w:val="008F208F"/>
    <w:pPr>
      <w:tabs>
        <w:tab w:val="clear" w:pos="1871"/>
        <w:tab w:val="clear" w:pos="2268"/>
        <w:tab w:val="left" w:pos="1588"/>
        <w:tab w:val="left" w:pos="1985"/>
      </w:tabs>
    </w:pPr>
  </w:style>
  <w:style w:type="paragraph" w:customStyle="1" w:styleId="Section3">
    <w:name w:val="Section_3"/>
    <w:basedOn w:val="Section1"/>
    <w:rsid w:val="008F208F"/>
    <w:rPr>
      <w:b w:val="0"/>
    </w:rPr>
  </w:style>
  <w:style w:type="paragraph" w:customStyle="1" w:styleId="TableTextS5">
    <w:name w:val="Table_TextS5"/>
    <w:basedOn w:val="Normal"/>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qFormat/>
    <w:rsid w:val="008F208F"/>
  </w:style>
  <w:style w:type="paragraph" w:customStyle="1" w:styleId="AppArttitle">
    <w:name w:val="App_Art_title"/>
    <w:basedOn w:val="Arttitle"/>
    <w:qFormat/>
    <w:rsid w:val="008F208F"/>
  </w:style>
  <w:style w:type="paragraph" w:customStyle="1" w:styleId="ApptoAnnex">
    <w:name w:val="App_to_Annex"/>
    <w:basedOn w:val="AppendixNo"/>
    <w:next w:val="Normal"/>
    <w:qFormat/>
    <w:rsid w:val="008F208F"/>
  </w:style>
  <w:style w:type="paragraph" w:customStyle="1" w:styleId="Committee">
    <w:name w:val="Committee"/>
    <w:basedOn w:val="Normal"/>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aliases w:val="footer odd Char,footer Char,fo Char,pie de página Char,footer1 Char,footer odd1 Char,footer5 Char,footer odd4 Char,footer odd2 Char,footer2 Char,footer odd3 Char,footer11 Char,footer odd11 Char,footer51 Char,footer odd41 Char,footer21 Char"/>
    <w:basedOn w:val="DefaultParagraphFont"/>
    <w:link w:val="Footer"/>
    <w:rsid w:val="008F208F"/>
    <w:rPr>
      <w:rFonts w:ascii="Times New Roman" w:hAnsi="Times New Roman"/>
      <w:caps/>
      <w:noProof/>
      <w:sz w:val="16"/>
      <w:lang w:val="en-GB" w:eastAsia="en-US"/>
    </w:rPr>
  </w:style>
  <w:style w:type="character" w:customStyle="1" w:styleId="FootnoteTextChar">
    <w:name w:val="Footnote Text Char"/>
    <w:aliases w:val="footnote text Char,ALTS FOOTNOTE Char,Footnote Text Char1 Char,Footnote Text Char Char1 Char,Footnote Text Char4 Char Char Char,Footnote Text Char1 Char1 Char1 Char Char,Footnote Text Char Char1 Char1 Char Char Char,DNV Char"/>
    <w:basedOn w:val="DefaultParagraphFont"/>
    <w:link w:val="FootnoteText"/>
    <w:rsid w:val="008F208F"/>
    <w:rPr>
      <w:rFonts w:ascii="Times New Roman" w:hAnsi="Times New Roman"/>
      <w:sz w:val="24"/>
      <w:lang w:val="en-GB" w:eastAsia="en-US"/>
    </w:rPr>
  </w:style>
  <w:style w:type="character" w:customStyle="1" w:styleId="HeaderChar">
    <w:name w:val="Header Char"/>
    <w:aliases w:val="header odd Char,header odd1 Char,header odd2 Char,header Char,header odd3 Char,header odd4 Char,header odd5 Char,header odd6 Char,header1 Char,header2 Char,header3 Char,header odd11 Char,header odd21 Char,header odd7 Char,header4 Char"/>
    <w:basedOn w:val="DefaultParagraphFont"/>
    <w:link w:val="Header"/>
    <w:rsid w:val="008F208F"/>
    <w:rPr>
      <w:rFonts w:ascii="Times New Roman" w:hAnsi="Times New Roman"/>
      <w:sz w:val="18"/>
      <w:lang w:val="en-GB" w:eastAsia="en-US"/>
    </w:rPr>
  </w:style>
  <w:style w:type="paragraph" w:customStyle="1" w:styleId="Normalend">
    <w:name w:val="Normal_end"/>
    <w:basedOn w:val="Normal"/>
    <w:next w:val="Normal"/>
    <w:qFormat/>
    <w:rsid w:val="008F208F"/>
    <w:rPr>
      <w:lang w:val="en-US"/>
    </w:rPr>
  </w:style>
  <w:style w:type="paragraph" w:customStyle="1" w:styleId="Part1">
    <w:name w:val="Part_1"/>
    <w:basedOn w:val="Section1"/>
    <w:next w:val="Section1"/>
    <w:qFormat/>
    <w:rsid w:val="008F208F"/>
  </w:style>
  <w:style w:type="paragraph" w:customStyle="1" w:styleId="Subsection1">
    <w:name w:val="Subsection_1"/>
    <w:basedOn w:val="Section1"/>
    <w:next w:val="Normalaftertitle0"/>
    <w:qFormat/>
    <w:rsid w:val="008F208F"/>
  </w:style>
  <w:style w:type="paragraph" w:customStyle="1" w:styleId="Volumetitle">
    <w:name w:val="Volume_title"/>
    <w:basedOn w:val="Normal"/>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Normal"/>
    <w:qFormat/>
    <w:rsid w:val="008C2302"/>
  </w:style>
  <w:style w:type="character" w:customStyle="1" w:styleId="Provsplit">
    <w:name w:val="Prov_split"/>
    <w:basedOn w:val="DefaultParagraphFont"/>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5B0D29"/>
  </w:style>
  <w:style w:type="paragraph" w:customStyle="1" w:styleId="Methodheading2">
    <w:name w:val="Method_heading2"/>
    <w:basedOn w:val="Heading2"/>
    <w:next w:val="Normal"/>
    <w:qFormat/>
    <w:rsid w:val="005B0D29"/>
  </w:style>
  <w:style w:type="paragraph" w:customStyle="1" w:styleId="Methodheading3">
    <w:name w:val="Method_heading3"/>
    <w:basedOn w:val="Heading3"/>
    <w:next w:val="Normal"/>
    <w:qFormat/>
    <w:rsid w:val="005B0D29"/>
  </w:style>
  <w:style w:type="paragraph" w:customStyle="1" w:styleId="Methodheading4">
    <w:name w:val="Method_heading4"/>
    <w:basedOn w:val="Heading4"/>
    <w:next w:val="Normal"/>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paragraph" w:styleId="Revision">
    <w:name w:val="Revision"/>
    <w:hidden/>
    <w:uiPriority w:val="99"/>
    <w:rsid w:val="00DC2191"/>
    <w:rPr>
      <w:rFonts w:ascii="Times New Roman" w:hAnsi="Times New Roman"/>
      <w:sz w:val="24"/>
      <w:lang w:val="en-GB" w:eastAsia="en-US"/>
    </w:rPr>
  </w:style>
  <w:style w:type="paragraph" w:styleId="BalloonText">
    <w:name w:val="Balloon Text"/>
    <w:basedOn w:val="Normal"/>
    <w:link w:val="BalloonTextChar"/>
    <w:unhideWhenUsed/>
    <w:rsid w:val="00DC2191"/>
    <w:pPr>
      <w:spacing w:before="0"/>
    </w:pPr>
    <w:rPr>
      <w:rFonts w:ascii="Segoe UI" w:hAnsi="Segoe UI" w:cs="Segoe UI"/>
      <w:sz w:val="18"/>
      <w:szCs w:val="18"/>
    </w:rPr>
  </w:style>
  <w:style w:type="character" w:customStyle="1" w:styleId="BalloonTextChar">
    <w:name w:val="Balloon Text Char"/>
    <w:basedOn w:val="DefaultParagraphFont"/>
    <w:link w:val="BalloonText"/>
    <w:rsid w:val="00DC2191"/>
    <w:rPr>
      <w:rFonts w:ascii="Segoe UI" w:hAnsi="Segoe UI" w:cs="Segoe UI"/>
      <w:sz w:val="18"/>
      <w:szCs w:val="18"/>
      <w:lang w:val="en-GB" w:eastAsia="en-US"/>
    </w:rPr>
  </w:style>
  <w:style w:type="paragraph" w:customStyle="1" w:styleId="EditorsNote">
    <w:name w:val="EditorsNote"/>
    <w:basedOn w:val="Normal"/>
    <w:rsid w:val="0007155E"/>
    <w:pPr>
      <w:spacing w:before="240" w:after="240"/>
    </w:pPr>
    <w:rPr>
      <w:i/>
      <w:iCs/>
    </w:rPr>
  </w:style>
  <w:style w:type="character" w:customStyle="1" w:styleId="FiguretitleChar">
    <w:name w:val="Figure_title Char"/>
    <w:basedOn w:val="DefaultParagraphFont"/>
    <w:link w:val="Figuretitle"/>
    <w:rsid w:val="0007155E"/>
    <w:rPr>
      <w:rFonts w:ascii="Times New Roman Bold" w:hAnsi="Times New Roman Bold"/>
      <w:b/>
      <w:lang w:val="en-GB" w:eastAsia="en-US"/>
    </w:rPr>
  </w:style>
  <w:style w:type="paragraph" w:customStyle="1" w:styleId="Figurewithlegend">
    <w:name w:val="Figure_with_legend"/>
    <w:basedOn w:val="Figure"/>
    <w:rsid w:val="0007155E"/>
    <w:pPr>
      <w:keepNext w:val="0"/>
      <w:keepLines w:val="0"/>
      <w:spacing w:after="240"/>
    </w:pPr>
    <w:rPr>
      <w:noProof/>
      <w:lang w:eastAsia="zh-CN"/>
    </w:rPr>
  </w:style>
  <w:style w:type="paragraph" w:styleId="Signature">
    <w:name w:val="Signature"/>
    <w:basedOn w:val="Normal"/>
    <w:link w:val="SignatureChar"/>
    <w:unhideWhenUsed/>
    <w:rsid w:val="0007155E"/>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07155E"/>
    <w:rPr>
      <w:rFonts w:ascii="Times New Roman" w:hAnsi="Times New Roman"/>
      <w:sz w:val="24"/>
      <w:lang w:val="en-GB" w:eastAsia="en-US"/>
    </w:rPr>
  </w:style>
  <w:style w:type="paragraph" w:customStyle="1" w:styleId="Tablefin">
    <w:name w:val="Table_fin"/>
    <w:basedOn w:val="Normalaftertitle"/>
    <w:rsid w:val="0007155E"/>
    <w:pPr>
      <w:tabs>
        <w:tab w:val="clear" w:pos="1134"/>
        <w:tab w:val="clear" w:pos="1871"/>
        <w:tab w:val="clear" w:pos="2268"/>
      </w:tabs>
      <w:spacing w:before="0"/>
    </w:pPr>
    <w:rPr>
      <w:sz w:val="20"/>
      <w:lang w:eastAsia="zh-CN"/>
    </w:rPr>
  </w:style>
  <w:style w:type="numbering" w:customStyle="1" w:styleId="NoList1">
    <w:name w:val="No List1"/>
    <w:next w:val="NoList"/>
    <w:uiPriority w:val="99"/>
    <w:semiHidden/>
    <w:unhideWhenUsed/>
    <w:rsid w:val="0007155E"/>
  </w:style>
  <w:style w:type="character" w:customStyle="1" w:styleId="SourceCarattere">
    <w:name w:val="Source Carattere"/>
    <w:basedOn w:val="DefaultParagraphFont"/>
    <w:link w:val="Source"/>
    <w:locked/>
    <w:rsid w:val="0007155E"/>
    <w:rPr>
      <w:rFonts w:ascii="Times New Roman" w:hAnsi="Times New Roman"/>
      <w:b/>
      <w:sz w:val="28"/>
      <w:lang w:val="en-GB" w:eastAsia="en-US"/>
    </w:rPr>
  </w:style>
  <w:style w:type="character" w:customStyle="1" w:styleId="Title1Carattere">
    <w:name w:val="Title 1 Carattere"/>
    <w:basedOn w:val="SourceCarattere"/>
    <w:link w:val="Title1"/>
    <w:locked/>
    <w:rsid w:val="0007155E"/>
    <w:rPr>
      <w:rFonts w:ascii="Times New Roman" w:hAnsi="Times New Roman"/>
      <w:b w:val="0"/>
      <w:caps/>
      <w:sz w:val="28"/>
      <w:lang w:val="en-GB" w:eastAsia="en-US"/>
    </w:rPr>
  </w:style>
  <w:style w:type="numbering" w:customStyle="1" w:styleId="NoList11">
    <w:name w:val="No List11"/>
    <w:next w:val="NoList"/>
    <w:uiPriority w:val="99"/>
    <w:semiHidden/>
    <w:unhideWhenUsed/>
    <w:rsid w:val="0007155E"/>
  </w:style>
  <w:style w:type="character" w:customStyle="1" w:styleId="Heading1Char">
    <w:name w:val="Heading 1 Char"/>
    <w:aliases w:val="título 1 Char,H1 Char,h1 Char,h11 Char,h12 Char,h13 Char,h14 Char,h15 Char,h16 Char,h17 Char,h111 Char,h121 Char,h131 Char,h141 Char,h151 Char,h161 Char,h18 Char,h112 Char,h122 Char,h132 Char,h142 Char,h152 Char,h162 Char,h19 Char,1 Char"/>
    <w:basedOn w:val="DefaultParagraphFont"/>
    <w:link w:val="Heading1"/>
    <w:qFormat/>
    <w:rsid w:val="0007155E"/>
    <w:rPr>
      <w:rFonts w:ascii="Times New Roman" w:hAnsi="Times New Roman"/>
      <w:b/>
      <w:sz w:val="28"/>
      <w:lang w:val="en-GB" w:eastAsia="en-US"/>
    </w:rPr>
  </w:style>
  <w:style w:type="character" w:customStyle="1" w:styleId="Heading2Char">
    <w:name w:val="Heading 2 Char"/>
    <w:aliases w:val="Sub-section Char1,H2 Char1,h2 Char1,h21 Char1,Heading Two Char1,R2 Char1,l2 Char1,UNDERRUBRIK 1-2 Char1,Head 2 Char1,List level 2 Char1,Sub-Heading Char1,A Char1,1st level heading Char1,level 2 no toc Char1,2nd level Char1,Titre2 Char1"/>
    <w:basedOn w:val="DefaultParagraphFont"/>
    <w:rsid w:val="0007155E"/>
    <w:rPr>
      <w:rFonts w:ascii="Calibri Light" w:eastAsia="Times New Roman" w:hAnsi="Calibri Light" w:cs="Times New Roman"/>
      <w:color w:val="2F5496"/>
      <w:sz w:val="26"/>
      <w:szCs w:val="26"/>
    </w:rPr>
  </w:style>
  <w:style w:type="character" w:customStyle="1" w:styleId="Heading3Char">
    <w:name w:val="Heading 3 Char"/>
    <w:aliases w:val="Underrubrik2 Char,H3 Char,Memo Heading 3 Char,h3 Char,no break Char,Heading 3 Char1 Char Char,Heading 3 Char Char Char Char,Heading 3 Char1 Char Char Char Char,Heading 3 Char Char Char Char Char Char,Heading 3 Char Char1 Char Char,0H Char"/>
    <w:basedOn w:val="DefaultParagraphFont"/>
    <w:link w:val="Heading3"/>
    <w:rsid w:val="0007155E"/>
    <w:rPr>
      <w:rFonts w:ascii="Times New Roman" w:hAnsi="Times New Roman"/>
      <w:b/>
      <w:sz w:val="24"/>
      <w:lang w:val="en-GB" w:eastAsia="en-US"/>
    </w:rPr>
  </w:style>
  <w:style w:type="character" w:customStyle="1" w:styleId="Heading4Char">
    <w:name w:val="Heading 4 Char"/>
    <w:aliases w:val="h4 Char1,H4 Char1,h41 Char1,H41 Char1,H42 Char1,h42 Char1,H43 Char1,h43 Char1,H411 Char1,h411 Char1,H421 Char1,h421 Char1,H44 Char1,h44 Char1,H412 Char1,h412 Char1,H422 Char1,h422 Char1,H431 Char1,h431 Char1,H45 Char1,h45 Char1,H413 Char1"/>
    <w:basedOn w:val="DefaultParagraphFont"/>
    <w:link w:val="Heading4"/>
    <w:rsid w:val="0007155E"/>
    <w:rPr>
      <w:rFonts w:ascii="Times New Roman" w:hAnsi="Times New Roman"/>
      <w:b/>
      <w:sz w:val="24"/>
      <w:lang w:val="en-GB" w:eastAsia="en-US"/>
    </w:rPr>
  </w:style>
  <w:style w:type="character" w:customStyle="1" w:styleId="Heading5Char">
    <w:name w:val="Heading 5 Char"/>
    <w:aliases w:val="H5 Char1"/>
    <w:basedOn w:val="DefaultParagraphFont"/>
    <w:link w:val="Heading5"/>
    <w:rsid w:val="0007155E"/>
    <w:rPr>
      <w:rFonts w:ascii="Times New Roman" w:hAnsi="Times New Roman"/>
      <w:b/>
      <w:sz w:val="24"/>
      <w:lang w:val="en-GB" w:eastAsia="en-US"/>
    </w:rPr>
  </w:style>
  <w:style w:type="character" w:customStyle="1" w:styleId="Heading6Char">
    <w:name w:val="Heading 6 Char"/>
    <w:aliases w:val="H6 Char1"/>
    <w:basedOn w:val="DefaultParagraphFont"/>
    <w:link w:val="Heading6"/>
    <w:rsid w:val="0007155E"/>
    <w:rPr>
      <w:rFonts w:ascii="Times New Roman" w:hAnsi="Times New Roman"/>
      <w:b/>
      <w:sz w:val="24"/>
      <w:lang w:val="en-GB" w:eastAsia="en-US"/>
    </w:rPr>
  </w:style>
  <w:style w:type="character" w:customStyle="1" w:styleId="Heading7Char">
    <w:name w:val="Heading 7 Char"/>
    <w:aliases w:val="H7 Char1,8 Char1"/>
    <w:basedOn w:val="DefaultParagraphFont"/>
    <w:link w:val="Heading7"/>
    <w:rsid w:val="0007155E"/>
    <w:rPr>
      <w:rFonts w:ascii="Times New Roman" w:hAnsi="Times New Roman"/>
      <w:b/>
      <w:sz w:val="24"/>
      <w:lang w:val="en-GB" w:eastAsia="en-US"/>
    </w:rPr>
  </w:style>
  <w:style w:type="character" w:customStyle="1" w:styleId="Heading8Char">
    <w:name w:val="Heading 8 Char"/>
    <w:aliases w:val="Table Heading Char1"/>
    <w:basedOn w:val="DefaultParagraphFont"/>
    <w:link w:val="Heading8"/>
    <w:rsid w:val="0007155E"/>
    <w:rPr>
      <w:rFonts w:ascii="Times New Roman" w:hAnsi="Times New Roman"/>
      <w:b/>
      <w:sz w:val="24"/>
      <w:lang w:val="en-GB" w:eastAsia="en-US"/>
    </w:rPr>
  </w:style>
  <w:style w:type="character" w:customStyle="1" w:styleId="Heading9Char">
    <w:name w:val="Heading 9 Char"/>
    <w:aliases w:val="Figure Heading Char1,FH Char1"/>
    <w:basedOn w:val="DefaultParagraphFont"/>
    <w:link w:val="Heading9"/>
    <w:rsid w:val="0007155E"/>
    <w:rPr>
      <w:rFonts w:ascii="Times New Roman" w:hAnsi="Times New Roman"/>
      <w:b/>
      <w:sz w:val="24"/>
      <w:lang w:val="en-GB" w:eastAsia="en-US"/>
    </w:rPr>
  </w:style>
  <w:style w:type="character" w:customStyle="1" w:styleId="ChaptitleChar">
    <w:name w:val="Chap_title Char"/>
    <w:link w:val="Chaptitle"/>
    <w:locked/>
    <w:rsid w:val="0007155E"/>
    <w:rPr>
      <w:rFonts w:ascii="Times New Roman" w:hAnsi="Times New Roman"/>
      <w:b/>
      <w:sz w:val="28"/>
      <w:lang w:val="en-GB" w:eastAsia="en-US"/>
    </w:rPr>
  </w:style>
  <w:style w:type="character" w:customStyle="1" w:styleId="TabletextChar">
    <w:name w:val="Table_text Char"/>
    <w:basedOn w:val="DefaultParagraphFont"/>
    <w:link w:val="Tabletext"/>
    <w:qFormat/>
    <w:locked/>
    <w:rsid w:val="0007155E"/>
    <w:rPr>
      <w:rFonts w:ascii="Times New Roman" w:hAnsi="Times New Roman"/>
      <w:lang w:val="en-GB" w:eastAsia="en-US"/>
    </w:rPr>
  </w:style>
  <w:style w:type="character" w:styleId="Hyperlink">
    <w:name w:val="Hyperlink"/>
    <w:aliases w:val="CEO_Hyperlink,超级链接,ECC Hyperlink"/>
    <w:rsid w:val="0007155E"/>
    <w:rPr>
      <w:color w:val="0000FF"/>
      <w:u w:val="single"/>
    </w:rPr>
  </w:style>
  <w:style w:type="character" w:customStyle="1" w:styleId="Heading2Char1">
    <w:name w:val="Heading 2 Char1"/>
    <w:aliases w:val="Sub-section Char,H2 Char,h2 Char,h21 Char,Heading Two Char,R2 Char,l2 Char,UNDERRUBRIK 1-2 Char,Head 2 Char,List level 2 Char,Sub-Heading Char,A Char,1st level heading Char,level 2 no toc Char,2nd level Char,Titre2 Char,h:2 Char,2 Char"/>
    <w:basedOn w:val="DefaultParagraphFont"/>
    <w:link w:val="Heading2"/>
    <w:rsid w:val="0007155E"/>
    <w:rPr>
      <w:rFonts w:ascii="Times New Roman" w:hAnsi="Times New Roman"/>
      <w:b/>
      <w:sz w:val="24"/>
      <w:lang w:val="en-GB" w:eastAsia="en-US"/>
    </w:rPr>
  </w:style>
  <w:style w:type="character" w:customStyle="1" w:styleId="AnnexNoChar">
    <w:name w:val="Annex_No Char"/>
    <w:link w:val="AnnexNo"/>
    <w:qFormat/>
    <w:locked/>
    <w:rsid w:val="0007155E"/>
    <w:rPr>
      <w:rFonts w:ascii="Times New Roman" w:hAnsi="Times New Roman"/>
      <w:caps/>
      <w:sz w:val="28"/>
      <w:lang w:val="en-GB" w:eastAsia="en-US"/>
    </w:rPr>
  </w:style>
  <w:style w:type="table" w:styleId="TableGrid">
    <w:name w:val="Table Grid"/>
    <w:basedOn w:val="TableNormal"/>
    <w:uiPriority w:val="3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7155E"/>
    <w:rPr>
      <w:color w:val="605E5C"/>
      <w:shd w:val="clear" w:color="auto" w:fill="E1DFDD"/>
    </w:rPr>
  </w:style>
  <w:style w:type="character" w:customStyle="1" w:styleId="HeadingbChar">
    <w:name w:val="Heading_b Char"/>
    <w:basedOn w:val="DefaultParagraphFont"/>
    <w:link w:val="Headingb"/>
    <w:locked/>
    <w:rsid w:val="0007155E"/>
    <w:rPr>
      <w:rFonts w:ascii="Times New Roman Bold" w:hAnsi="Times New Roman Bold" w:cs="Times New Roman Bold"/>
      <w:b/>
      <w:sz w:val="24"/>
      <w:lang w:val="fr-CH" w:eastAsia="en-US"/>
    </w:rPr>
  </w:style>
  <w:style w:type="character" w:customStyle="1" w:styleId="NoteChar">
    <w:name w:val="Note Char"/>
    <w:basedOn w:val="DefaultParagraphFont"/>
    <w:link w:val="Note"/>
    <w:locked/>
    <w:rsid w:val="0007155E"/>
    <w:rPr>
      <w:rFonts w:ascii="Times New Roman" w:hAnsi="Times New Roman"/>
      <w:sz w:val="24"/>
      <w:lang w:val="en-GB" w:eastAsia="en-US"/>
    </w:rPr>
  </w:style>
  <w:style w:type="character" w:customStyle="1" w:styleId="enumlev1Char">
    <w:name w:val="enumlev1 Char"/>
    <w:basedOn w:val="DefaultParagraphFont"/>
    <w:link w:val="enumlev1"/>
    <w:qFormat/>
    <w:locked/>
    <w:rsid w:val="0007155E"/>
    <w:rPr>
      <w:rFonts w:ascii="Times New Roman" w:hAnsi="Times New Roman"/>
      <w:sz w:val="24"/>
      <w:lang w:val="en-GB" w:eastAsia="en-US"/>
    </w:rPr>
  </w:style>
  <w:style w:type="character" w:customStyle="1" w:styleId="ArtNoChar">
    <w:name w:val="Art_No Char"/>
    <w:link w:val="ArtNo"/>
    <w:locked/>
    <w:rsid w:val="0007155E"/>
    <w:rPr>
      <w:rFonts w:ascii="Times New Roman" w:hAnsi="Times New Roman"/>
      <w:caps/>
      <w:sz w:val="28"/>
      <w:lang w:val="en-GB" w:eastAsia="en-US"/>
    </w:rPr>
  </w:style>
  <w:style w:type="character" w:customStyle="1" w:styleId="ArttitleCar">
    <w:name w:val="Art_title Car"/>
    <w:basedOn w:val="DefaultParagraphFont"/>
    <w:link w:val="Arttitle"/>
    <w:rsid w:val="0007155E"/>
    <w:rPr>
      <w:rFonts w:ascii="Times New Roman" w:hAnsi="Times New Roman"/>
      <w:b/>
      <w:sz w:val="28"/>
      <w:lang w:val="en-GB" w:eastAsia="en-US"/>
    </w:rPr>
  </w:style>
  <w:style w:type="character" w:customStyle="1" w:styleId="EquationChar">
    <w:name w:val="Equation Char"/>
    <w:basedOn w:val="DefaultParagraphFont"/>
    <w:link w:val="Equation"/>
    <w:rsid w:val="0007155E"/>
    <w:rPr>
      <w:rFonts w:ascii="Times New Roman" w:hAnsi="Times New Roman"/>
      <w:sz w:val="24"/>
      <w:lang w:val="en-GB" w:eastAsia="en-US"/>
    </w:rPr>
  </w:style>
  <w:style w:type="character" w:customStyle="1" w:styleId="NormalIndentChar">
    <w:name w:val="Normal Indent Char"/>
    <w:basedOn w:val="DefaultParagraphFont"/>
    <w:link w:val="NormalIndent"/>
    <w:rsid w:val="0007155E"/>
    <w:rPr>
      <w:rFonts w:ascii="Times New Roman" w:hAnsi="Times New Roman"/>
      <w:sz w:val="24"/>
      <w:lang w:val="en-GB" w:eastAsia="en-US"/>
    </w:rPr>
  </w:style>
  <w:style w:type="character" w:customStyle="1" w:styleId="EquationlegendChar">
    <w:name w:val="Equation_legend Char"/>
    <w:link w:val="Equationlegend"/>
    <w:qFormat/>
    <w:locked/>
    <w:rsid w:val="0007155E"/>
    <w:rPr>
      <w:rFonts w:ascii="Times New Roman" w:hAnsi="Times New Roman"/>
      <w:sz w:val="24"/>
      <w:lang w:val="en-GB" w:eastAsia="en-US"/>
    </w:rPr>
  </w:style>
  <w:style w:type="character" w:customStyle="1" w:styleId="Tabletext0">
    <w:name w:val="Table_text (文字)"/>
    <w:rsid w:val="0007155E"/>
    <w:rPr>
      <w:rFonts w:ascii="Times New Roman" w:hAnsi="Times New Roman"/>
      <w:lang w:val="en-GB" w:eastAsia="en-US"/>
    </w:rPr>
  </w:style>
  <w:style w:type="character" w:customStyle="1" w:styleId="Rectitle0">
    <w:name w:val="Rec_title Знак"/>
    <w:basedOn w:val="DefaultParagraphFont"/>
    <w:link w:val="Rectitle"/>
    <w:locked/>
    <w:rsid w:val="0007155E"/>
    <w:rPr>
      <w:rFonts w:ascii="Times New Roman Bold" w:hAnsi="Times New Roman Bold"/>
      <w:b/>
      <w:sz w:val="28"/>
      <w:lang w:val="en-GB" w:eastAsia="en-US"/>
    </w:rPr>
  </w:style>
  <w:style w:type="character" w:customStyle="1" w:styleId="TablelegendChar">
    <w:name w:val="Table_legend Char"/>
    <w:link w:val="Tablelegend"/>
    <w:locked/>
    <w:rsid w:val="0007155E"/>
    <w:rPr>
      <w:rFonts w:ascii="Times New Roman" w:hAnsi="Times New Roman"/>
      <w:lang w:val="en-GB" w:eastAsia="en-US"/>
    </w:rPr>
  </w:style>
  <w:style w:type="character" w:customStyle="1" w:styleId="TOC1Char">
    <w:name w:val="TOC 1 Char"/>
    <w:aliases w:val="ECC Index 1 Char"/>
    <w:basedOn w:val="DefaultParagraphFont"/>
    <w:link w:val="TOC1"/>
    <w:rsid w:val="0007155E"/>
    <w:rPr>
      <w:rFonts w:ascii="Times New Roman" w:hAnsi="Times New Roman"/>
      <w:sz w:val="24"/>
      <w:lang w:val="en-GB" w:eastAsia="en-US"/>
    </w:rPr>
  </w:style>
  <w:style w:type="character" w:customStyle="1" w:styleId="Section1Char">
    <w:name w:val="Section_1 Char"/>
    <w:link w:val="Section1"/>
    <w:locked/>
    <w:rsid w:val="0007155E"/>
    <w:rPr>
      <w:rFonts w:ascii="Times New Roman" w:hAnsi="Times New Roman"/>
      <w:b/>
      <w:sz w:val="24"/>
      <w:lang w:val="en-GB" w:eastAsia="en-US"/>
    </w:rPr>
  </w:style>
  <w:style w:type="character" w:customStyle="1" w:styleId="FigureChar">
    <w:name w:val="Figure Char"/>
    <w:aliases w:val="fig Char"/>
    <w:basedOn w:val="DefaultParagraphFont"/>
    <w:link w:val="Figure"/>
    <w:locked/>
    <w:rsid w:val="0007155E"/>
    <w:rPr>
      <w:rFonts w:ascii="Times New Roman" w:hAnsi="Times New Roman"/>
      <w:sz w:val="24"/>
      <w:lang w:val="en-GB" w:eastAsia="en-US"/>
    </w:rPr>
  </w:style>
  <w:style w:type="character" w:customStyle="1" w:styleId="ProposalChar">
    <w:name w:val="Proposal Char"/>
    <w:link w:val="Proposal"/>
    <w:locked/>
    <w:rsid w:val="0007155E"/>
    <w:rPr>
      <w:rFonts w:ascii="Times New Roman" w:hAnsi="Times New Roman Bold"/>
      <w:b/>
      <w:sz w:val="24"/>
      <w:lang w:val="en-GB" w:eastAsia="en-US"/>
    </w:rPr>
  </w:style>
  <w:style w:type="character" w:styleId="CommentReference">
    <w:name w:val="annotation reference"/>
    <w:basedOn w:val="DefaultParagraphFont"/>
    <w:unhideWhenUsed/>
    <w:qFormat/>
    <w:rsid w:val="0007155E"/>
    <w:rPr>
      <w:sz w:val="16"/>
      <w:szCs w:val="16"/>
    </w:rPr>
  </w:style>
  <w:style w:type="paragraph" w:styleId="CommentText">
    <w:name w:val="annotation text"/>
    <w:basedOn w:val="Normal"/>
    <w:link w:val="CommentTextChar"/>
    <w:unhideWhenUsed/>
    <w:qFormat/>
    <w:rsid w:val="0007155E"/>
    <w:rPr>
      <w:rFonts w:eastAsia="MS Mincho"/>
      <w:sz w:val="20"/>
    </w:rPr>
  </w:style>
  <w:style w:type="character" w:customStyle="1" w:styleId="CommentTextChar">
    <w:name w:val="Comment Text Char"/>
    <w:basedOn w:val="DefaultParagraphFont"/>
    <w:link w:val="CommentText"/>
    <w:rsid w:val="0007155E"/>
    <w:rPr>
      <w:rFonts w:ascii="Times New Roman" w:eastAsia="MS Mincho" w:hAnsi="Times New Roman"/>
      <w:lang w:val="en-GB" w:eastAsia="en-US"/>
    </w:rPr>
  </w:style>
  <w:style w:type="paragraph" w:styleId="CommentSubject">
    <w:name w:val="annotation subject"/>
    <w:basedOn w:val="CommentText"/>
    <w:next w:val="CommentText"/>
    <w:link w:val="CommentSubjectChar"/>
    <w:unhideWhenUsed/>
    <w:rsid w:val="0007155E"/>
    <w:rPr>
      <w:b/>
      <w:bCs/>
    </w:rPr>
  </w:style>
  <w:style w:type="character" w:customStyle="1" w:styleId="CommentSubjectChar">
    <w:name w:val="Comment Subject Char"/>
    <w:basedOn w:val="CommentTextChar"/>
    <w:link w:val="CommentSubject"/>
    <w:rsid w:val="0007155E"/>
    <w:rPr>
      <w:rFonts w:ascii="Times New Roman" w:eastAsia="MS Mincho" w:hAnsi="Times New Roman"/>
      <w:b/>
      <w:bCs/>
      <w:lang w:val="en-GB" w:eastAsia="en-US"/>
    </w:rPr>
  </w:style>
  <w:style w:type="paragraph" w:customStyle="1" w:styleId="ListParagraph1">
    <w:name w:val="List Paragraph1"/>
    <w:basedOn w:val="Normal"/>
    <w:next w:val="ListParagraph"/>
    <w:link w:val="ListParagraphChar1"/>
    <w:uiPriority w:val="34"/>
    <w:qFormat/>
    <w:rsid w:val="0007155E"/>
    <w:pPr>
      <w:tabs>
        <w:tab w:val="clear" w:pos="1134"/>
        <w:tab w:val="clear" w:pos="1871"/>
        <w:tab w:val="clear" w:pos="2268"/>
        <w:tab w:val="left" w:pos="794"/>
        <w:tab w:val="left" w:pos="1191"/>
        <w:tab w:val="left" w:pos="1588"/>
        <w:tab w:val="left" w:pos="1985"/>
      </w:tabs>
      <w:suppressAutoHyphens/>
      <w:adjustRightInd/>
      <w:ind w:left="720"/>
    </w:pPr>
    <w:rPr>
      <w:rFonts w:eastAsia="MS Mincho"/>
    </w:rPr>
  </w:style>
  <w:style w:type="character" w:customStyle="1" w:styleId="ListParagraphChar">
    <w:name w:val="List Paragraph Char"/>
    <w:uiPriority w:val="34"/>
    <w:locked/>
    <w:rsid w:val="0007155E"/>
    <w:rPr>
      <w:rFonts w:ascii="Times New Roman" w:eastAsia="Times New Roman" w:hAnsi="Times New Roman" w:cs="Times New Roman"/>
      <w:sz w:val="24"/>
      <w:szCs w:val="20"/>
    </w:rPr>
  </w:style>
  <w:style w:type="paragraph" w:customStyle="1" w:styleId="NormalWeb1">
    <w:name w:val="Normal (Web)1"/>
    <w:basedOn w:val="Normal"/>
    <w:next w:val="NormalWeb"/>
    <w:uiPriority w:val="99"/>
    <w:rsid w:val="0007155E"/>
    <w:pPr>
      <w:tabs>
        <w:tab w:val="clear" w:pos="1134"/>
        <w:tab w:val="clear" w:pos="1871"/>
        <w:tab w:val="clear" w:pos="2268"/>
      </w:tabs>
      <w:suppressAutoHyphens/>
      <w:overflowPunct/>
      <w:autoSpaceDE/>
      <w:adjustRightInd/>
      <w:spacing w:before="100" w:after="100"/>
      <w:textAlignment w:val="auto"/>
    </w:pPr>
    <w:rPr>
      <w:rFonts w:eastAsia="MS Mincho"/>
      <w:szCs w:val="24"/>
      <w:lang w:val="en-US"/>
    </w:rPr>
  </w:style>
  <w:style w:type="character" w:styleId="FollowedHyperlink">
    <w:name w:val="FollowedHyperlink"/>
    <w:basedOn w:val="DefaultParagraphFont"/>
    <w:rsid w:val="0007155E"/>
    <w:rPr>
      <w:color w:val="800080"/>
      <w:u w:val="single"/>
    </w:rPr>
  </w:style>
  <w:style w:type="paragraph" w:styleId="Caption">
    <w:name w:val="caption"/>
    <w:aliases w:val="ECC Caption,cap,cap Char,Caption Char,Caption Char1 Char,cap Char Char1,Caption Char Char1 Char,cap Char2 Char,Ca,Figure Lable"/>
    <w:basedOn w:val="Normal"/>
    <w:next w:val="Normal"/>
    <w:link w:val="CaptionChar1"/>
    <w:qFormat/>
    <w:rsid w:val="0007155E"/>
    <w:pPr>
      <w:tabs>
        <w:tab w:val="clear" w:pos="1134"/>
        <w:tab w:val="clear" w:pos="1871"/>
        <w:tab w:val="clear" w:pos="2268"/>
        <w:tab w:val="left" w:pos="4590"/>
      </w:tabs>
      <w:suppressAutoHyphens/>
      <w:overflowPunct/>
      <w:autoSpaceDE/>
      <w:adjustRightInd/>
      <w:spacing w:after="240"/>
      <w:ind w:left="720" w:hanging="720"/>
      <w:textAlignment w:val="auto"/>
      <w:outlineLvl w:val="0"/>
    </w:pPr>
    <w:rPr>
      <w:rFonts w:eastAsia="MS Mincho"/>
      <w:b/>
      <w:lang w:val="en-US"/>
    </w:rPr>
  </w:style>
  <w:style w:type="character" w:customStyle="1" w:styleId="CaptionChar1">
    <w:name w:val="Caption Char1"/>
    <w:aliases w:val="ECC Caption Char,cap Char1,cap Char Char,Caption Char Char,Caption Char1 Char Char,cap Char Char1 Char,Caption Char Char1 Char Char,cap Char2 Char Char,Ca Char,Figure Lable Char"/>
    <w:link w:val="Caption"/>
    <w:rsid w:val="0007155E"/>
    <w:rPr>
      <w:rFonts w:ascii="Times New Roman" w:eastAsia="MS Mincho" w:hAnsi="Times New Roman"/>
      <w:b/>
      <w:sz w:val="24"/>
      <w:lang w:eastAsia="en-US"/>
    </w:rPr>
  </w:style>
  <w:style w:type="paragraph" w:styleId="DocumentMap">
    <w:name w:val="Document Map"/>
    <w:basedOn w:val="Normal"/>
    <w:link w:val="DocumentMapChar"/>
    <w:rsid w:val="0007155E"/>
    <w:pPr>
      <w:suppressAutoHyphens/>
      <w:adjustRightInd/>
    </w:pPr>
    <w:rPr>
      <w:rFonts w:ascii="MS UI Gothic" w:eastAsia="MS UI Gothic" w:hAnsi="MS UI Gothic"/>
      <w:sz w:val="18"/>
      <w:szCs w:val="18"/>
    </w:rPr>
  </w:style>
  <w:style w:type="character" w:customStyle="1" w:styleId="DocumentMapChar">
    <w:name w:val="Document Map Char"/>
    <w:basedOn w:val="DefaultParagraphFont"/>
    <w:link w:val="DocumentMap"/>
    <w:rsid w:val="0007155E"/>
    <w:rPr>
      <w:rFonts w:ascii="MS UI Gothic" w:eastAsia="MS UI Gothic" w:hAnsi="MS UI Gothic"/>
      <w:sz w:val="18"/>
      <w:szCs w:val="18"/>
      <w:lang w:val="en-GB" w:eastAsia="en-US"/>
    </w:rPr>
  </w:style>
  <w:style w:type="paragraph" w:styleId="BodyText">
    <w:name w:val="Body Text"/>
    <w:basedOn w:val="Normal"/>
    <w:link w:val="BodyTextChar"/>
    <w:rsid w:val="0007155E"/>
    <w:pPr>
      <w:tabs>
        <w:tab w:val="clear" w:pos="1134"/>
        <w:tab w:val="clear" w:pos="1871"/>
        <w:tab w:val="clear" w:pos="2268"/>
        <w:tab w:val="left" w:pos="720"/>
        <w:tab w:val="left" w:pos="794"/>
        <w:tab w:val="left" w:pos="1191"/>
        <w:tab w:val="left" w:pos="1588"/>
        <w:tab w:val="left" w:pos="1985"/>
      </w:tabs>
      <w:suppressAutoHyphens/>
      <w:overflowPunct/>
      <w:autoSpaceDE/>
      <w:adjustRightInd/>
      <w:spacing w:after="120"/>
      <w:textAlignment w:val="auto"/>
    </w:pPr>
    <w:rPr>
      <w:rFonts w:ascii="LMMNHP+BookmanOldStyle" w:eastAsia="Batang" w:hAnsi="LMMNHP+BookmanOldStyle"/>
      <w:color w:val="000000"/>
      <w:kern w:val="3"/>
      <w:szCs w:val="24"/>
      <w:lang w:val="en-US" w:eastAsia="ja-JP"/>
    </w:rPr>
  </w:style>
  <w:style w:type="character" w:customStyle="1" w:styleId="BodyTextChar">
    <w:name w:val="Body Text Char"/>
    <w:basedOn w:val="DefaultParagraphFont"/>
    <w:link w:val="BodyText"/>
    <w:rsid w:val="0007155E"/>
    <w:rPr>
      <w:rFonts w:ascii="LMMNHP+BookmanOldStyle" w:eastAsia="Batang" w:hAnsi="LMMNHP+BookmanOldStyle"/>
      <w:color w:val="000000"/>
      <w:kern w:val="3"/>
      <w:sz w:val="24"/>
      <w:szCs w:val="24"/>
      <w:lang w:eastAsia="ja-JP"/>
    </w:rPr>
  </w:style>
  <w:style w:type="paragraph" w:styleId="List">
    <w:name w:val="List"/>
    <w:aliases w:val="l"/>
    <w:basedOn w:val="Normal"/>
    <w:rsid w:val="0007155E"/>
    <w:pPr>
      <w:tabs>
        <w:tab w:val="clear" w:pos="1134"/>
        <w:tab w:val="clear" w:pos="1871"/>
        <w:tab w:val="clear" w:pos="2268"/>
        <w:tab w:val="left" w:pos="1701"/>
        <w:tab w:val="left" w:pos="2127"/>
      </w:tabs>
      <w:suppressAutoHyphens/>
      <w:overflowPunct/>
      <w:autoSpaceDE/>
      <w:adjustRightInd/>
      <w:spacing w:before="0"/>
      <w:ind w:left="2127" w:hanging="2127"/>
      <w:textAlignment w:val="auto"/>
    </w:pPr>
    <w:rPr>
      <w:rFonts w:eastAsia="SimSun"/>
    </w:rPr>
  </w:style>
  <w:style w:type="paragraph" w:styleId="BodyText2">
    <w:name w:val="Body Text 2"/>
    <w:basedOn w:val="Normal"/>
    <w:link w:val="BodyText2Char"/>
    <w:rsid w:val="0007155E"/>
    <w:pPr>
      <w:widowControl w:val="0"/>
      <w:tabs>
        <w:tab w:val="clear" w:pos="1134"/>
        <w:tab w:val="clear" w:pos="1871"/>
        <w:tab w:val="clear" w:pos="2268"/>
      </w:tabs>
      <w:suppressAutoHyphens/>
      <w:overflowPunct/>
      <w:autoSpaceDE/>
      <w:adjustRightInd/>
      <w:spacing w:before="0"/>
      <w:jc w:val="both"/>
      <w:textAlignment w:val="auto"/>
    </w:pPr>
    <w:rPr>
      <w:rFonts w:eastAsia="SimSun"/>
      <w:lang w:val="en-US"/>
    </w:rPr>
  </w:style>
  <w:style w:type="character" w:customStyle="1" w:styleId="BodyText2Char">
    <w:name w:val="Body Text 2 Char"/>
    <w:basedOn w:val="DefaultParagraphFont"/>
    <w:link w:val="BodyText2"/>
    <w:rsid w:val="0007155E"/>
    <w:rPr>
      <w:rFonts w:ascii="Times New Roman" w:eastAsia="SimSun" w:hAnsi="Times New Roman"/>
      <w:sz w:val="24"/>
      <w:lang w:eastAsia="en-US"/>
    </w:rPr>
  </w:style>
  <w:style w:type="paragraph" w:styleId="ListBullet">
    <w:name w:val="List Bullet"/>
    <w:aliases w:val="lb"/>
    <w:basedOn w:val="List"/>
    <w:rsid w:val="0007155E"/>
    <w:pPr>
      <w:tabs>
        <w:tab w:val="clear" w:pos="1701"/>
        <w:tab w:val="clear" w:pos="2127"/>
      </w:tabs>
      <w:overflowPunct w:val="0"/>
      <w:autoSpaceDE w:val="0"/>
      <w:spacing w:after="180"/>
      <w:ind w:left="568" w:hanging="284"/>
      <w:textAlignment w:val="baseline"/>
    </w:pPr>
    <w:rPr>
      <w:sz w:val="20"/>
    </w:rPr>
  </w:style>
  <w:style w:type="paragraph" w:styleId="BodyTextIndent">
    <w:name w:val="Body Text Indent"/>
    <w:basedOn w:val="Normal"/>
    <w:link w:val="BodyTextIndentChar"/>
    <w:rsid w:val="0007155E"/>
    <w:pPr>
      <w:tabs>
        <w:tab w:val="clear" w:pos="1134"/>
        <w:tab w:val="clear" w:pos="1871"/>
        <w:tab w:val="clear" w:pos="2268"/>
      </w:tabs>
      <w:suppressAutoHyphens/>
      <w:overflowPunct/>
      <w:autoSpaceDE/>
      <w:adjustRightInd/>
      <w:spacing w:before="0" w:after="120"/>
      <w:ind w:left="360"/>
      <w:textAlignment w:val="auto"/>
    </w:pPr>
    <w:rPr>
      <w:rFonts w:eastAsia="SimSun"/>
    </w:rPr>
  </w:style>
  <w:style w:type="character" w:customStyle="1" w:styleId="BodyTextIndentChar">
    <w:name w:val="Body Text Indent Char"/>
    <w:basedOn w:val="DefaultParagraphFont"/>
    <w:link w:val="BodyTextIndent"/>
    <w:rsid w:val="0007155E"/>
    <w:rPr>
      <w:rFonts w:ascii="Times New Roman" w:eastAsia="SimSun" w:hAnsi="Times New Roman"/>
      <w:sz w:val="24"/>
      <w:lang w:val="en-GB" w:eastAsia="en-US"/>
    </w:rPr>
  </w:style>
  <w:style w:type="paragraph" w:styleId="List2">
    <w:name w:val="List 2"/>
    <w:basedOn w:val="Normal"/>
    <w:rsid w:val="0007155E"/>
    <w:pPr>
      <w:tabs>
        <w:tab w:val="clear" w:pos="1134"/>
        <w:tab w:val="clear" w:pos="1871"/>
        <w:tab w:val="clear" w:pos="2268"/>
      </w:tabs>
      <w:suppressAutoHyphens/>
      <w:overflowPunct/>
      <w:autoSpaceDE/>
      <w:adjustRightInd/>
      <w:spacing w:before="0"/>
      <w:ind w:left="720" w:hanging="360"/>
      <w:textAlignment w:val="auto"/>
    </w:pPr>
    <w:rPr>
      <w:rFonts w:eastAsia="SimSun"/>
    </w:rPr>
  </w:style>
  <w:style w:type="character" w:styleId="Emphasis">
    <w:name w:val="Emphasis"/>
    <w:aliases w:val="ECC HL italics"/>
    <w:basedOn w:val="DefaultParagraphFont"/>
    <w:qFormat/>
    <w:rsid w:val="0007155E"/>
    <w:rPr>
      <w:i/>
      <w:iCs/>
    </w:rPr>
  </w:style>
  <w:style w:type="paragraph" w:customStyle="1" w:styleId="EndnoteText1">
    <w:name w:val="Endnote Text1"/>
    <w:basedOn w:val="Normal"/>
    <w:next w:val="EndnoteText"/>
    <w:link w:val="EndnoteTextChar"/>
    <w:rsid w:val="0007155E"/>
    <w:pPr>
      <w:tabs>
        <w:tab w:val="clear" w:pos="1134"/>
        <w:tab w:val="clear" w:pos="1871"/>
        <w:tab w:val="clear" w:pos="2268"/>
        <w:tab w:val="left" w:pos="794"/>
        <w:tab w:val="left" w:pos="1191"/>
        <w:tab w:val="left" w:pos="1588"/>
        <w:tab w:val="left" w:pos="1985"/>
      </w:tabs>
      <w:suppressAutoHyphens/>
      <w:adjustRightInd/>
      <w:spacing w:before="0"/>
      <w:jc w:val="both"/>
    </w:pPr>
    <w:rPr>
      <w:rFonts w:eastAsia="MS Mincho"/>
      <w:sz w:val="20"/>
      <w:lang w:val="fr-FR" w:eastAsia="zh-CN"/>
    </w:rPr>
  </w:style>
  <w:style w:type="character" w:customStyle="1" w:styleId="EndnoteTextChar">
    <w:name w:val="Endnote Text Char"/>
    <w:basedOn w:val="DefaultParagraphFont"/>
    <w:link w:val="EndnoteText1"/>
    <w:rsid w:val="0007155E"/>
    <w:rPr>
      <w:rFonts w:ascii="Times New Roman" w:eastAsia="MS Mincho" w:hAnsi="Times New Roman"/>
      <w:lang w:val="fr-FR"/>
    </w:rPr>
  </w:style>
  <w:style w:type="paragraph" w:styleId="TOCHeading">
    <w:name w:val="TOC Heading"/>
    <w:basedOn w:val="Heading1"/>
    <w:next w:val="Normal"/>
    <w:uiPriority w:val="39"/>
    <w:qFormat/>
    <w:rsid w:val="0007155E"/>
    <w:pPr>
      <w:suppressAutoHyphens/>
      <w:adjustRightInd/>
      <w:spacing w:before="480"/>
      <w:ind w:left="0" w:firstLine="0"/>
    </w:pPr>
    <w:rPr>
      <w:rFonts w:ascii="Cambria" w:eastAsia="SimSun" w:hAnsi="Cambria"/>
      <w:bCs/>
      <w:color w:val="365F91"/>
      <w:szCs w:val="28"/>
    </w:rPr>
  </w:style>
  <w:style w:type="character" w:styleId="Strong">
    <w:name w:val="Strong"/>
    <w:basedOn w:val="DefaultParagraphFont"/>
    <w:uiPriority w:val="22"/>
    <w:qFormat/>
    <w:rsid w:val="0007155E"/>
    <w:rPr>
      <w:b/>
      <w:bCs/>
    </w:rPr>
  </w:style>
  <w:style w:type="paragraph" w:styleId="BodyTextIndent2">
    <w:name w:val="Body Text Indent 2"/>
    <w:basedOn w:val="Normal"/>
    <w:link w:val="BodyTextIndent2Char"/>
    <w:rsid w:val="0007155E"/>
    <w:pPr>
      <w:tabs>
        <w:tab w:val="clear" w:pos="1134"/>
        <w:tab w:val="clear" w:pos="1871"/>
        <w:tab w:val="clear" w:pos="2268"/>
        <w:tab w:val="left" w:pos="720"/>
        <w:tab w:val="left" w:pos="1191"/>
        <w:tab w:val="left" w:pos="1588"/>
        <w:tab w:val="left" w:pos="1985"/>
      </w:tabs>
      <w:suppressAutoHyphens/>
      <w:adjustRightInd/>
      <w:ind w:left="720" w:hanging="720"/>
      <w:jc w:val="both"/>
    </w:pPr>
    <w:rPr>
      <w:rFonts w:eastAsia="Batang"/>
      <w:szCs w:val="24"/>
    </w:rPr>
  </w:style>
  <w:style w:type="character" w:customStyle="1" w:styleId="BodyTextIndent2Char">
    <w:name w:val="Body Text Indent 2 Char"/>
    <w:basedOn w:val="DefaultParagraphFont"/>
    <w:link w:val="BodyTextIndent2"/>
    <w:rsid w:val="0007155E"/>
    <w:rPr>
      <w:rFonts w:ascii="Times New Roman" w:eastAsia="Batang" w:hAnsi="Times New Roman"/>
      <w:sz w:val="24"/>
      <w:szCs w:val="24"/>
      <w:lang w:val="en-GB" w:eastAsia="en-US"/>
    </w:rPr>
  </w:style>
  <w:style w:type="paragraph" w:styleId="TOC9">
    <w:name w:val="toc 9"/>
    <w:basedOn w:val="Normal"/>
    <w:next w:val="Normal"/>
    <w:autoRedefine/>
    <w:uiPriority w:val="39"/>
    <w:rsid w:val="0007155E"/>
    <w:pPr>
      <w:tabs>
        <w:tab w:val="clear" w:pos="1134"/>
        <w:tab w:val="clear" w:pos="1871"/>
        <w:tab w:val="clear" w:pos="2268"/>
      </w:tabs>
      <w:suppressAutoHyphens/>
      <w:overflowPunct/>
      <w:autoSpaceDE/>
      <w:adjustRightInd/>
      <w:spacing w:before="0" w:after="100" w:line="276" w:lineRule="auto"/>
      <w:ind w:left="1760"/>
      <w:textAlignment w:val="auto"/>
    </w:pPr>
    <w:rPr>
      <w:rFonts w:ascii="Calibri" w:eastAsia="SimSun" w:hAnsi="Calibri" w:cs="Arial"/>
      <w:sz w:val="22"/>
      <w:szCs w:val="22"/>
      <w:lang w:val="en-US" w:eastAsia="zh-CN"/>
    </w:rPr>
  </w:style>
  <w:style w:type="paragraph" w:styleId="NoSpacing">
    <w:name w:val="No Spacing"/>
    <w:link w:val="NoSpacingChar"/>
    <w:uiPriority w:val="1"/>
    <w:qFormat/>
    <w:rsid w:val="0007155E"/>
    <w:pPr>
      <w:tabs>
        <w:tab w:val="left" w:pos="1134"/>
        <w:tab w:val="left" w:pos="1871"/>
        <w:tab w:val="left" w:pos="2268"/>
      </w:tabs>
      <w:suppressAutoHyphens/>
      <w:overflowPunct w:val="0"/>
      <w:autoSpaceDE w:val="0"/>
      <w:autoSpaceDN w:val="0"/>
      <w:textAlignment w:val="baseline"/>
    </w:pPr>
    <w:rPr>
      <w:rFonts w:ascii="Times New Roman" w:eastAsia="Batang" w:hAnsi="Times New Roman"/>
      <w:sz w:val="24"/>
      <w:lang w:val="en-GB" w:eastAsia="en-US"/>
    </w:rPr>
  </w:style>
  <w:style w:type="paragraph" w:styleId="BodyTextFirstIndent">
    <w:name w:val="Body Text First Indent"/>
    <w:basedOn w:val="Normal"/>
    <w:link w:val="BodyTextFirstIndentChar"/>
    <w:rsid w:val="0007155E"/>
    <w:pPr>
      <w:keepNext/>
      <w:widowControl w:val="0"/>
      <w:tabs>
        <w:tab w:val="clear" w:pos="1134"/>
        <w:tab w:val="clear" w:pos="1871"/>
        <w:tab w:val="clear" w:pos="2268"/>
      </w:tabs>
      <w:suppressAutoHyphens/>
      <w:overflowPunct/>
      <w:adjustRightInd/>
      <w:spacing w:before="0" w:line="360" w:lineRule="auto"/>
      <w:ind w:firstLine="420"/>
      <w:jc w:val="both"/>
      <w:textAlignment w:val="auto"/>
    </w:pPr>
    <w:rPr>
      <w:rFonts w:ascii="Arial" w:eastAsia="SimSun" w:hAnsi="Arial"/>
      <w:color w:val="000000"/>
      <w:kern w:val="3"/>
      <w:sz w:val="21"/>
      <w:szCs w:val="21"/>
    </w:rPr>
  </w:style>
  <w:style w:type="character" w:customStyle="1" w:styleId="BodyTextFirstIndentChar">
    <w:name w:val="Body Text First Indent Char"/>
    <w:basedOn w:val="BodyTextChar"/>
    <w:link w:val="BodyTextFirstIndent"/>
    <w:rsid w:val="0007155E"/>
    <w:rPr>
      <w:rFonts w:ascii="Arial" w:eastAsia="SimSun" w:hAnsi="Arial"/>
      <w:color w:val="000000"/>
      <w:kern w:val="3"/>
      <w:sz w:val="21"/>
      <w:szCs w:val="21"/>
      <w:lang w:val="en-GB" w:eastAsia="en-US"/>
    </w:rPr>
  </w:style>
  <w:style w:type="paragraph" w:customStyle="1" w:styleId="Revision1">
    <w:name w:val="Revision1"/>
    <w:next w:val="Revision"/>
    <w:hidden/>
    <w:uiPriority w:val="99"/>
    <w:rsid w:val="0007155E"/>
    <w:rPr>
      <w:rFonts w:ascii="Times New Roman" w:eastAsia="SimSun" w:hAnsi="Times New Roman"/>
      <w:sz w:val="24"/>
      <w:lang w:val="en-GB" w:eastAsia="en-US"/>
    </w:rPr>
  </w:style>
  <w:style w:type="character" w:styleId="PlaceholderText">
    <w:name w:val="Placeholder Text"/>
    <w:basedOn w:val="DefaultParagraphFont"/>
    <w:uiPriority w:val="99"/>
    <w:semiHidden/>
    <w:rsid w:val="0007155E"/>
    <w:rPr>
      <w:color w:val="808080"/>
    </w:rPr>
  </w:style>
  <w:style w:type="paragraph" w:customStyle="1" w:styleId="PlainText1">
    <w:name w:val="Plain Text1"/>
    <w:basedOn w:val="Normal"/>
    <w:next w:val="PlainText"/>
    <w:link w:val="PlainTextChar"/>
    <w:uiPriority w:val="99"/>
    <w:unhideWhenUsed/>
    <w:rsid w:val="0007155E"/>
    <w:pPr>
      <w:tabs>
        <w:tab w:val="clear" w:pos="1134"/>
        <w:tab w:val="clear" w:pos="1871"/>
        <w:tab w:val="clear" w:pos="2268"/>
      </w:tabs>
      <w:overflowPunct/>
      <w:autoSpaceDE/>
      <w:autoSpaceDN/>
      <w:adjustRightInd/>
      <w:spacing w:before="0"/>
      <w:textAlignment w:val="auto"/>
    </w:pPr>
    <w:rPr>
      <w:rFonts w:ascii="Calibri" w:eastAsia="MS Mincho" w:hAnsi="Calibri"/>
      <w:sz w:val="20"/>
      <w:szCs w:val="21"/>
      <w:lang w:val="en-US" w:eastAsia="zh-CN"/>
    </w:rPr>
  </w:style>
  <w:style w:type="character" w:customStyle="1" w:styleId="PlainTextChar">
    <w:name w:val="Plain Text Char"/>
    <w:basedOn w:val="DefaultParagraphFont"/>
    <w:link w:val="PlainText1"/>
    <w:uiPriority w:val="99"/>
    <w:rsid w:val="0007155E"/>
    <w:rPr>
      <w:rFonts w:ascii="Calibri" w:eastAsia="MS Mincho" w:hAnsi="Calibri"/>
      <w:szCs w:val="21"/>
    </w:rPr>
  </w:style>
  <w:style w:type="character" w:customStyle="1" w:styleId="coverpageReportNo1">
    <w:name w:val="cover page 'Report No'1"/>
    <w:basedOn w:val="DefaultParagraphFont"/>
    <w:qFormat/>
    <w:rsid w:val="0007155E"/>
    <w:rPr>
      <w:b/>
      <w:bCs/>
      <w:caps w:val="0"/>
      <w:smallCaps w:val="0"/>
      <w:color w:val="833C0B"/>
      <w:spacing w:val="5"/>
      <w:u w:val="none"/>
      <w:bdr w:val="none" w:sz="0" w:space="0" w:color="auto"/>
      <w:vertAlign w:val="baseline"/>
    </w:rPr>
  </w:style>
  <w:style w:type="table" w:customStyle="1" w:styleId="ColorfulGrid1">
    <w:name w:val="Colorful Grid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
    <w:name w:val="Table Simple 1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
    <w:name w:val="Colorful Grid - Accent 6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paragraph" w:styleId="Title">
    <w:name w:val="Title"/>
    <w:basedOn w:val="Normal"/>
    <w:next w:val="Normal"/>
    <w:link w:val="TitleChar"/>
    <w:qFormat/>
    <w:rsid w:val="0007155E"/>
    <w:pPr>
      <w:tabs>
        <w:tab w:val="clear" w:pos="1134"/>
        <w:tab w:val="clear" w:pos="1871"/>
        <w:tab w:val="clear" w:pos="2268"/>
      </w:tabs>
      <w:suppressAutoHyphens/>
      <w:overflowPunct/>
      <w:autoSpaceDE/>
      <w:adjustRightInd/>
      <w:spacing w:before="240" w:after="60"/>
      <w:jc w:val="center"/>
      <w:textAlignment w:val="auto"/>
      <w:outlineLvl w:val="0"/>
    </w:pPr>
    <w:rPr>
      <w:rFonts w:ascii="Cambria" w:eastAsia="SimSun" w:hAnsi="Cambria"/>
      <w:b/>
      <w:bCs/>
      <w:sz w:val="32"/>
      <w:szCs w:val="32"/>
      <w:lang w:val="en-US"/>
    </w:rPr>
  </w:style>
  <w:style w:type="character" w:customStyle="1" w:styleId="TitleChar">
    <w:name w:val="Title Char"/>
    <w:basedOn w:val="DefaultParagraphFont"/>
    <w:link w:val="Title"/>
    <w:rsid w:val="0007155E"/>
    <w:rPr>
      <w:rFonts w:ascii="Cambria" w:eastAsia="SimSun" w:hAnsi="Cambria"/>
      <w:b/>
      <w:bCs/>
      <w:sz w:val="32"/>
      <w:szCs w:val="32"/>
      <w:lang w:eastAsia="en-US"/>
    </w:rPr>
  </w:style>
  <w:style w:type="paragraph" w:customStyle="1" w:styleId="Date1">
    <w:name w:val="Date1"/>
    <w:basedOn w:val="Normal"/>
    <w:next w:val="Normal"/>
    <w:rsid w:val="0007155E"/>
    <w:pPr>
      <w:ind w:leftChars="2500" w:left="100"/>
    </w:pPr>
    <w:rPr>
      <w:rFonts w:eastAsia="MS Mincho"/>
    </w:rPr>
  </w:style>
  <w:style w:type="character" w:customStyle="1" w:styleId="DateChar">
    <w:name w:val="Date Char"/>
    <w:basedOn w:val="DefaultParagraphFont"/>
    <w:link w:val="Date"/>
    <w:rsid w:val="0007155E"/>
    <w:rPr>
      <w:rFonts w:ascii="Times New Roman" w:hAnsi="Times New Roman"/>
      <w:sz w:val="24"/>
    </w:rPr>
  </w:style>
  <w:style w:type="paragraph" w:styleId="HTMLPreformatted">
    <w:name w:val="HTML Preformatted"/>
    <w:basedOn w:val="Normal"/>
    <w:link w:val="HTMLPreformattedChar"/>
    <w:uiPriority w:val="99"/>
    <w:unhideWhenUsed/>
    <w:rsid w:val="0007155E"/>
    <w:pPr>
      <w:tabs>
        <w:tab w:val="clear" w:pos="1134"/>
        <w:tab w:val="clear" w:pos="1871"/>
        <w:tab w:val="clear" w:pos="226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Courier New" w:eastAsia="Batang" w:hAnsi="Courier New" w:cs="Courier New"/>
      <w:sz w:val="20"/>
      <w:lang w:val="ru-RU" w:eastAsia="ru-RU"/>
    </w:rPr>
  </w:style>
  <w:style w:type="character" w:customStyle="1" w:styleId="HTMLPreformattedChar">
    <w:name w:val="HTML Preformatted Char"/>
    <w:basedOn w:val="DefaultParagraphFont"/>
    <w:link w:val="HTMLPreformatted"/>
    <w:uiPriority w:val="99"/>
    <w:rsid w:val="0007155E"/>
    <w:rPr>
      <w:rFonts w:ascii="Courier New" w:eastAsia="Batang" w:hAnsi="Courier New" w:cs="Courier New"/>
      <w:lang w:val="ru-RU" w:eastAsia="ru-RU"/>
    </w:rPr>
  </w:style>
  <w:style w:type="character" w:styleId="SubtleEmphasis">
    <w:name w:val="Subtle Emphasis"/>
    <w:uiPriority w:val="19"/>
    <w:qFormat/>
    <w:rsid w:val="0007155E"/>
    <w:rPr>
      <w:i/>
      <w:iCs/>
      <w:color w:val="808080"/>
    </w:rPr>
  </w:style>
  <w:style w:type="character" w:customStyle="1" w:styleId="NormalaftertitleChar">
    <w:name w:val="Normal_after_title Char"/>
    <w:basedOn w:val="DefaultParagraphFont"/>
    <w:rsid w:val="0007155E"/>
    <w:rPr>
      <w:rFonts w:ascii="Times New Roman" w:hAnsi="Times New Roman"/>
      <w:sz w:val="24"/>
      <w:lang w:val="en-GB" w:eastAsia="en-US"/>
    </w:rPr>
  </w:style>
  <w:style w:type="character" w:customStyle="1" w:styleId="CallChar">
    <w:name w:val="Call Char"/>
    <w:rsid w:val="0007155E"/>
    <w:rPr>
      <w:rFonts w:ascii="Times New Roman" w:hAnsi="Times New Roman"/>
      <w:i/>
      <w:sz w:val="24"/>
      <w:lang w:val="en-GB" w:eastAsia="en-US"/>
    </w:rPr>
  </w:style>
  <w:style w:type="character" w:customStyle="1" w:styleId="SourceChar">
    <w:name w:val="Source Char"/>
    <w:basedOn w:val="DefaultParagraphFont"/>
    <w:rsid w:val="0007155E"/>
    <w:rPr>
      <w:rFonts w:ascii="Times New Roman" w:hAnsi="Times New Roman"/>
      <w:b/>
      <w:sz w:val="28"/>
      <w:lang w:val="en-GB" w:eastAsia="en-US"/>
    </w:rPr>
  </w:style>
  <w:style w:type="character" w:customStyle="1" w:styleId="enumlev10">
    <w:name w:val="enumlev1 Знак"/>
    <w:basedOn w:val="DefaultParagraphFont"/>
    <w:rsid w:val="0007155E"/>
    <w:rPr>
      <w:rFonts w:ascii="Times New Roman" w:hAnsi="Times New Roman"/>
      <w:sz w:val="24"/>
      <w:lang w:val="en-GB" w:eastAsia="en-US"/>
    </w:rPr>
  </w:style>
  <w:style w:type="paragraph" w:customStyle="1" w:styleId="Default">
    <w:name w:val="Default"/>
    <w:rsid w:val="0007155E"/>
    <w:pPr>
      <w:widowControl w:val="0"/>
      <w:suppressAutoHyphens/>
      <w:autoSpaceDE w:val="0"/>
      <w:autoSpaceDN w:val="0"/>
      <w:textAlignment w:val="baseline"/>
    </w:pPr>
    <w:rPr>
      <w:rFonts w:ascii="Times New Roman" w:eastAsia="SimSun" w:hAnsi="Times New Roman"/>
      <w:color w:val="000000"/>
      <w:sz w:val="24"/>
      <w:szCs w:val="24"/>
    </w:rPr>
  </w:style>
  <w:style w:type="paragraph" w:customStyle="1" w:styleId="Rec">
    <w:name w:val="Rec_#"/>
    <w:basedOn w:val="Normal"/>
    <w:next w:val="Normal"/>
    <w:uiPriority w:val="99"/>
    <w:rsid w:val="0007155E"/>
    <w:pPr>
      <w:keepNext/>
      <w:keepLines/>
      <w:tabs>
        <w:tab w:val="clear" w:pos="1134"/>
        <w:tab w:val="clear" w:pos="1871"/>
        <w:tab w:val="clear" w:pos="2268"/>
        <w:tab w:val="left" w:pos="794"/>
        <w:tab w:val="left" w:pos="1191"/>
        <w:tab w:val="left" w:pos="1588"/>
        <w:tab w:val="left" w:pos="1985"/>
      </w:tabs>
      <w:suppressAutoHyphens/>
      <w:overflowPunct/>
      <w:autoSpaceDE/>
      <w:adjustRightInd/>
      <w:spacing w:before="480"/>
      <w:jc w:val="center"/>
      <w:textAlignment w:val="auto"/>
    </w:pPr>
    <w:rPr>
      <w:rFonts w:eastAsia="MS Mincho"/>
      <w:caps/>
    </w:rPr>
  </w:style>
  <w:style w:type="paragraph" w:customStyle="1" w:styleId="RefText0">
    <w:name w:val="Ref_Text"/>
    <w:basedOn w:val="Normal"/>
    <w:uiPriority w:val="99"/>
    <w:rsid w:val="0007155E"/>
    <w:pPr>
      <w:tabs>
        <w:tab w:val="clear" w:pos="1134"/>
        <w:tab w:val="clear" w:pos="1871"/>
        <w:tab w:val="clear" w:pos="2268"/>
        <w:tab w:val="left" w:pos="794"/>
        <w:tab w:val="left" w:pos="1191"/>
        <w:tab w:val="left" w:pos="1588"/>
        <w:tab w:val="left" w:pos="1985"/>
      </w:tabs>
      <w:suppressAutoHyphens/>
      <w:overflowPunct/>
      <w:autoSpaceDE/>
      <w:adjustRightInd/>
      <w:ind w:left="794" w:hanging="794"/>
      <w:textAlignment w:val="auto"/>
    </w:pPr>
    <w:rPr>
      <w:rFonts w:eastAsia="SimSun"/>
    </w:rPr>
  </w:style>
  <w:style w:type="paragraph" w:customStyle="1" w:styleId="Head">
    <w:name w:val="Head"/>
    <w:basedOn w:val="Normal"/>
    <w:uiPriority w:val="99"/>
    <w:rsid w:val="0007155E"/>
    <w:pPr>
      <w:tabs>
        <w:tab w:val="clear" w:pos="1134"/>
        <w:tab w:val="clear" w:pos="1871"/>
        <w:tab w:val="clear" w:pos="2268"/>
        <w:tab w:val="left" w:pos="720"/>
        <w:tab w:val="left" w:pos="6663"/>
      </w:tabs>
      <w:suppressAutoHyphens/>
      <w:autoSpaceDE/>
      <w:adjustRightInd/>
      <w:spacing w:before="0"/>
      <w:textAlignment w:val="auto"/>
    </w:pPr>
    <w:rPr>
      <w:rFonts w:ascii="LMMNHP+BookmanOldStyle" w:eastAsia="MS Mincho" w:hAnsi="LMMNHP+BookmanOldStyle"/>
      <w:color w:val="000000"/>
      <w:kern w:val="3"/>
      <w:szCs w:val="24"/>
      <w:lang w:val="en-US" w:eastAsia="ja-JP"/>
    </w:rPr>
  </w:style>
  <w:style w:type="paragraph" w:customStyle="1" w:styleId="Line">
    <w:name w:val="Line"/>
    <w:basedOn w:val="Normal"/>
    <w:next w:val="Normal"/>
    <w:rsid w:val="0007155E"/>
    <w:pPr>
      <w:pBdr>
        <w:top w:val="single" w:sz="6" w:space="1" w:color="000000"/>
      </w:pBdr>
      <w:tabs>
        <w:tab w:val="clear" w:pos="1134"/>
        <w:tab w:val="clear" w:pos="1871"/>
        <w:tab w:val="clear" w:pos="2268"/>
      </w:tabs>
      <w:suppressAutoHyphens/>
      <w:adjustRightInd/>
      <w:spacing w:before="240"/>
      <w:ind w:left="3997" w:right="3997"/>
      <w:jc w:val="center"/>
    </w:pPr>
    <w:rPr>
      <w:rFonts w:eastAsia="MS Mincho"/>
      <w:sz w:val="20"/>
    </w:rPr>
  </w:style>
  <w:style w:type="character" w:customStyle="1" w:styleId="href">
    <w:name w:val="href"/>
    <w:rsid w:val="0007155E"/>
    <w:rPr>
      <w:rFonts w:cs="Times New Roman"/>
    </w:rPr>
  </w:style>
  <w:style w:type="paragraph" w:customStyle="1" w:styleId="AnnexNoTitle">
    <w:name w:val="Annex_NoTitle"/>
    <w:basedOn w:val="Normal"/>
    <w:next w:val="Normalaftertitle"/>
    <w:link w:val="AnnexNoTitleChar"/>
    <w:rsid w:val="0007155E"/>
    <w:pPr>
      <w:keepNext/>
      <w:keepLines/>
      <w:tabs>
        <w:tab w:val="clear" w:pos="1134"/>
        <w:tab w:val="clear" w:pos="1871"/>
        <w:tab w:val="clear" w:pos="2268"/>
      </w:tabs>
      <w:suppressAutoHyphens/>
      <w:overflowPunct/>
      <w:autoSpaceDE/>
      <w:adjustRightInd/>
      <w:spacing w:before="480"/>
      <w:jc w:val="center"/>
      <w:textAlignment w:val="auto"/>
    </w:pPr>
    <w:rPr>
      <w:rFonts w:eastAsia="SimSun"/>
      <w:b/>
      <w:sz w:val="28"/>
    </w:rPr>
  </w:style>
  <w:style w:type="paragraph" w:customStyle="1" w:styleId="AppendixNoTitle">
    <w:name w:val="Appendix_NoTitle"/>
    <w:basedOn w:val="AnnexNoTitle"/>
    <w:next w:val="Normalaftertitle"/>
    <w:rsid w:val="0007155E"/>
  </w:style>
  <w:style w:type="paragraph" w:customStyle="1" w:styleId="Annex">
    <w:name w:val="Annex_#"/>
    <w:basedOn w:val="Normal"/>
    <w:next w:val="AnnexRef0"/>
    <w:uiPriority w:val="99"/>
    <w:rsid w:val="0007155E"/>
    <w:pPr>
      <w:keepNext/>
      <w:keepLines/>
      <w:tabs>
        <w:tab w:val="clear" w:pos="1134"/>
        <w:tab w:val="clear" w:pos="1871"/>
        <w:tab w:val="clear" w:pos="2268"/>
      </w:tabs>
      <w:suppressAutoHyphens/>
      <w:overflowPunct/>
      <w:autoSpaceDE/>
      <w:adjustRightInd/>
      <w:spacing w:before="480" w:after="80"/>
      <w:jc w:val="center"/>
      <w:textAlignment w:val="auto"/>
    </w:pPr>
    <w:rPr>
      <w:rFonts w:eastAsia="SimSun"/>
      <w:caps/>
    </w:rPr>
  </w:style>
  <w:style w:type="paragraph" w:customStyle="1" w:styleId="AnnexRef0">
    <w:name w:val="Annex_Ref"/>
    <w:basedOn w:val="Normal"/>
    <w:next w:val="AnnexTitle0"/>
    <w:uiPriority w:val="99"/>
    <w:rsid w:val="0007155E"/>
    <w:pPr>
      <w:keepNext/>
      <w:keepLines/>
      <w:tabs>
        <w:tab w:val="clear" w:pos="1134"/>
        <w:tab w:val="clear" w:pos="1871"/>
        <w:tab w:val="clear" w:pos="2268"/>
      </w:tabs>
      <w:suppressAutoHyphens/>
      <w:overflowPunct/>
      <w:autoSpaceDE/>
      <w:adjustRightInd/>
      <w:spacing w:before="0"/>
      <w:jc w:val="center"/>
      <w:textAlignment w:val="auto"/>
    </w:pPr>
    <w:rPr>
      <w:rFonts w:eastAsia="SimSun"/>
    </w:rPr>
  </w:style>
  <w:style w:type="paragraph" w:customStyle="1" w:styleId="AnnexTitle0">
    <w:name w:val="Annex_Title"/>
    <w:basedOn w:val="Normal"/>
    <w:next w:val="Normalaftertitle0"/>
    <w:uiPriority w:val="99"/>
    <w:rsid w:val="0007155E"/>
    <w:pPr>
      <w:keepNext/>
      <w:keepLines/>
      <w:tabs>
        <w:tab w:val="clear" w:pos="1134"/>
        <w:tab w:val="clear" w:pos="1871"/>
        <w:tab w:val="clear" w:pos="2268"/>
      </w:tabs>
      <w:suppressAutoHyphens/>
      <w:overflowPunct/>
      <w:autoSpaceDE/>
      <w:adjustRightInd/>
      <w:spacing w:before="240" w:after="280"/>
      <w:jc w:val="center"/>
      <w:textAlignment w:val="auto"/>
    </w:pPr>
    <w:rPr>
      <w:rFonts w:eastAsia="SimSun"/>
      <w:b/>
    </w:rPr>
  </w:style>
  <w:style w:type="paragraph" w:customStyle="1" w:styleId="Appendix">
    <w:name w:val="Appendix_#"/>
    <w:basedOn w:val="Annex"/>
    <w:next w:val="AppendixRef0"/>
    <w:uiPriority w:val="99"/>
    <w:rsid w:val="0007155E"/>
  </w:style>
  <w:style w:type="paragraph" w:customStyle="1" w:styleId="AppendixRef0">
    <w:name w:val="Appendix_Ref"/>
    <w:basedOn w:val="AnnexRef0"/>
    <w:next w:val="AppendixTitle0"/>
    <w:uiPriority w:val="99"/>
    <w:rsid w:val="0007155E"/>
  </w:style>
  <w:style w:type="paragraph" w:customStyle="1" w:styleId="AppendixTitle0">
    <w:name w:val="Appendix_Title"/>
    <w:basedOn w:val="AnnexTitle0"/>
    <w:next w:val="Normalaftertitle0"/>
    <w:uiPriority w:val="99"/>
    <w:rsid w:val="0007155E"/>
  </w:style>
  <w:style w:type="paragraph" w:customStyle="1" w:styleId="RefTitle0">
    <w:name w:val="Ref_Title"/>
    <w:basedOn w:val="Normal"/>
    <w:next w:val="RefText0"/>
    <w:uiPriority w:val="99"/>
    <w:rsid w:val="0007155E"/>
    <w:pPr>
      <w:tabs>
        <w:tab w:val="clear" w:pos="1134"/>
        <w:tab w:val="clear" w:pos="1871"/>
        <w:tab w:val="clear" w:pos="2268"/>
      </w:tabs>
      <w:suppressAutoHyphens/>
      <w:overflowPunct/>
      <w:autoSpaceDE/>
      <w:adjustRightInd/>
      <w:spacing w:before="480"/>
      <w:jc w:val="center"/>
      <w:textAlignment w:val="auto"/>
    </w:pPr>
    <w:rPr>
      <w:rFonts w:eastAsia="SimSun"/>
      <w:caps/>
    </w:rPr>
  </w:style>
  <w:style w:type="paragraph" w:customStyle="1" w:styleId="RecTitle1">
    <w:name w:val="Rec_Title"/>
    <w:basedOn w:val="Normal"/>
    <w:next w:val="Heading1"/>
    <w:uiPriority w:val="99"/>
    <w:rsid w:val="0007155E"/>
    <w:pPr>
      <w:keepNext/>
      <w:keepLines/>
      <w:tabs>
        <w:tab w:val="clear" w:pos="1134"/>
        <w:tab w:val="clear" w:pos="1871"/>
        <w:tab w:val="clear" w:pos="2268"/>
      </w:tabs>
      <w:suppressAutoHyphens/>
      <w:overflowPunct/>
      <w:autoSpaceDE/>
      <w:adjustRightInd/>
      <w:spacing w:before="240"/>
      <w:jc w:val="center"/>
      <w:textAlignment w:val="auto"/>
    </w:pPr>
    <w:rPr>
      <w:rFonts w:eastAsia="SimSun"/>
      <w:b/>
      <w:caps/>
    </w:rPr>
  </w:style>
  <w:style w:type="paragraph" w:customStyle="1" w:styleId="call0">
    <w:name w:val="call"/>
    <w:basedOn w:val="Normal"/>
    <w:next w:val="Normal"/>
    <w:uiPriority w:val="99"/>
    <w:rsid w:val="0007155E"/>
    <w:pPr>
      <w:keepNext/>
      <w:keepLines/>
      <w:tabs>
        <w:tab w:val="clear" w:pos="1134"/>
        <w:tab w:val="clear" w:pos="1871"/>
        <w:tab w:val="clear" w:pos="2268"/>
      </w:tabs>
      <w:suppressAutoHyphens/>
      <w:overflowPunct/>
      <w:autoSpaceDE/>
      <w:adjustRightInd/>
      <w:spacing w:before="160"/>
      <w:ind w:left="794"/>
      <w:textAlignment w:val="auto"/>
    </w:pPr>
    <w:rPr>
      <w:rFonts w:eastAsia="SimSun"/>
      <w:i/>
    </w:rPr>
  </w:style>
  <w:style w:type="paragraph" w:customStyle="1" w:styleId="Infodoc">
    <w:name w:val="Infodoc"/>
    <w:basedOn w:val="Normal"/>
    <w:uiPriority w:val="99"/>
    <w:rsid w:val="0007155E"/>
    <w:pPr>
      <w:tabs>
        <w:tab w:val="clear" w:pos="1134"/>
        <w:tab w:val="clear" w:pos="1871"/>
        <w:tab w:val="clear" w:pos="2268"/>
        <w:tab w:val="left" w:pos="1418"/>
      </w:tabs>
      <w:suppressAutoHyphens/>
      <w:overflowPunct/>
      <w:autoSpaceDE/>
      <w:adjustRightInd/>
      <w:spacing w:before="0"/>
      <w:ind w:left="1418" w:hanging="1418"/>
      <w:textAlignment w:val="auto"/>
    </w:pPr>
    <w:rPr>
      <w:rFonts w:eastAsia="SimSun"/>
    </w:rPr>
  </w:style>
  <w:style w:type="paragraph" w:customStyle="1" w:styleId="Part">
    <w:name w:val="Part"/>
    <w:basedOn w:val="Normal"/>
    <w:uiPriority w:val="99"/>
    <w:rsid w:val="0007155E"/>
    <w:pPr>
      <w:tabs>
        <w:tab w:val="clear" w:pos="1134"/>
        <w:tab w:val="clear" w:pos="1871"/>
        <w:tab w:val="clear" w:pos="2268"/>
        <w:tab w:val="left" w:pos="1276"/>
        <w:tab w:val="left" w:pos="1701"/>
      </w:tabs>
      <w:suppressAutoHyphens/>
      <w:overflowPunct/>
      <w:autoSpaceDE/>
      <w:adjustRightInd/>
      <w:spacing w:before="200"/>
      <w:ind w:left="1701" w:hanging="1701"/>
      <w:textAlignment w:val="auto"/>
    </w:pPr>
    <w:rPr>
      <w:rFonts w:eastAsia="SimSun"/>
      <w:caps/>
    </w:rPr>
  </w:style>
  <w:style w:type="paragraph" w:customStyle="1" w:styleId="Address">
    <w:name w:val="Address"/>
    <w:basedOn w:val="Normal"/>
    <w:uiPriority w:val="99"/>
    <w:rsid w:val="0007155E"/>
    <w:pPr>
      <w:tabs>
        <w:tab w:val="clear" w:pos="1134"/>
        <w:tab w:val="clear" w:pos="1871"/>
        <w:tab w:val="clear" w:pos="2268"/>
        <w:tab w:val="left" w:pos="4820"/>
        <w:tab w:val="left" w:pos="5529"/>
      </w:tabs>
      <w:suppressAutoHyphens/>
      <w:overflowPunct/>
      <w:autoSpaceDE/>
      <w:adjustRightInd/>
      <w:spacing w:before="0"/>
      <w:ind w:left="794"/>
      <w:textAlignment w:val="auto"/>
    </w:pPr>
    <w:rPr>
      <w:rFonts w:eastAsia="SimSun"/>
    </w:rPr>
  </w:style>
  <w:style w:type="paragraph" w:customStyle="1" w:styleId="Keywords">
    <w:name w:val="Keywords"/>
    <w:basedOn w:val="Normal"/>
    <w:uiPriority w:val="99"/>
    <w:rsid w:val="0007155E"/>
    <w:pPr>
      <w:tabs>
        <w:tab w:val="clear" w:pos="1134"/>
        <w:tab w:val="clear" w:pos="1871"/>
        <w:tab w:val="clear" w:pos="2268"/>
      </w:tabs>
      <w:suppressAutoHyphens/>
      <w:overflowPunct/>
      <w:autoSpaceDE/>
      <w:adjustRightInd/>
      <w:spacing w:before="0"/>
      <w:ind w:left="794" w:hanging="794"/>
      <w:textAlignment w:val="auto"/>
    </w:pPr>
    <w:rPr>
      <w:rFonts w:eastAsia="SimSun"/>
    </w:rPr>
  </w:style>
  <w:style w:type="paragraph" w:customStyle="1" w:styleId="EquationLegend0">
    <w:name w:val="Equation_Legend"/>
    <w:basedOn w:val="Normal"/>
    <w:uiPriority w:val="99"/>
    <w:rsid w:val="0007155E"/>
    <w:pPr>
      <w:tabs>
        <w:tab w:val="clear" w:pos="1134"/>
        <w:tab w:val="clear" w:pos="1871"/>
        <w:tab w:val="clear" w:pos="2268"/>
        <w:tab w:val="right" w:pos="1531"/>
        <w:tab w:val="left" w:pos="1701"/>
      </w:tabs>
      <w:suppressAutoHyphens/>
      <w:overflowPunct/>
      <w:autoSpaceDE/>
      <w:adjustRightInd/>
      <w:spacing w:before="80"/>
      <w:ind w:left="1701" w:hanging="1701"/>
      <w:textAlignment w:val="auto"/>
    </w:pPr>
    <w:rPr>
      <w:rFonts w:eastAsia="SimSun"/>
    </w:rPr>
  </w:style>
  <w:style w:type="paragraph" w:customStyle="1" w:styleId="meeting">
    <w:name w:val="meeting"/>
    <w:basedOn w:val="Head"/>
    <w:next w:val="Head"/>
    <w:uiPriority w:val="99"/>
    <w:rsid w:val="0007155E"/>
    <w:pPr>
      <w:tabs>
        <w:tab w:val="clear" w:pos="720"/>
        <w:tab w:val="left" w:pos="7371"/>
      </w:tabs>
      <w:overflowPunct/>
      <w:spacing w:after="560"/>
    </w:pPr>
    <w:rPr>
      <w:rFonts w:ascii="Times New Roman" w:eastAsia="Times New Roman" w:hAnsi="Times New Roman"/>
      <w:color w:val="auto"/>
      <w:kern w:val="0"/>
      <w:szCs w:val="20"/>
      <w:lang w:val="en-GB" w:eastAsia="en-US"/>
    </w:rPr>
  </w:style>
  <w:style w:type="paragraph" w:customStyle="1" w:styleId="listitem">
    <w:name w:val="listitem"/>
    <w:basedOn w:val="Normal"/>
    <w:uiPriority w:val="99"/>
    <w:rsid w:val="0007155E"/>
    <w:pPr>
      <w:tabs>
        <w:tab w:val="clear" w:pos="1134"/>
        <w:tab w:val="clear" w:pos="1871"/>
        <w:tab w:val="clear" w:pos="2268"/>
      </w:tabs>
      <w:suppressAutoHyphens/>
      <w:overflowPunct/>
      <w:autoSpaceDE/>
      <w:adjustRightInd/>
      <w:spacing w:before="0"/>
      <w:textAlignment w:val="auto"/>
    </w:pPr>
    <w:rPr>
      <w:rFonts w:eastAsia="SimSun"/>
    </w:rPr>
  </w:style>
  <w:style w:type="paragraph" w:customStyle="1" w:styleId="Qlist">
    <w:name w:val="Qlist"/>
    <w:basedOn w:val="Normal"/>
    <w:uiPriority w:val="99"/>
    <w:rsid w:val="0007155E"/>
    <w:pPr>
      <w:tabs>
        <w:tab w:val="clear" w:pos="1134"/>
        <w:tab w:val="clear" w:pos="1871"/>
        <w:tab w:val="left" w:pos="1843"/>
      </w:tabs>
      <w:suppressAutoHyphens/>
      <w:overflowPunct/>
      <w:autoSpaceDE/>
      <w:adjustRightInd/>
      <w:spacing w:before="0"/>
      <w:ind w:left="2268" w:hanging="2268"/>
      <w:textAlignment w:val="auto"/>
    </w:pPr>
    <w:rPr>
      <w:rFonts w:eastAsia="SimSun"/>
      <w:b/>
    </w:rPr>
  </w:style>
  <w:style w:type="paragraph" w:customStyle="1" w:styleId="Subject">
    <w:name w:val="Subject"/>
    <w:basedOn w:val="Normal"/>
    <w:next w:val="Source"/>
    <w:uiPriority w:val="99"/>
    <w:rsid w:val="0007155E"/>
    <w:pPr>
      <w:tabs>
        <w:tab w:val="clear" w:pos="1871"/>
        <w:tab w:val="clear" w:pos="2268"/>
      </w:tabs>
      <w:suppressAutoHyphens/>
      <w:overflowPunct/>
      <w:autoSpaceDE/>
      <w:adjustRightInd/>
      <w:spacing w:before="0"/>
      <w:ind w:left="1134" w:hanging="1134"/>
      <w:textAlignment w:val="auto"/>
    </w:pPr>
    <w:rPr>
      <w:rFonts w:eastAsia="SimSun"/>
    </w:rPr>
  </w:style>
  <w:style w:type="paragraph" w:customStyle="1" w:styleId="Object">
    <w:name w:val="Object"/>
    <w:basedOn w:val="Subject"/>
    <w:next w:val="Subject"/>
    <w:uiPriority w:val="99"/>
    <w:rsid w:val="0007155E"/>
  </w:style>
  <w:style w:type="paragraph" w:customStyle="1" w:styleId="Data">
    <w:name w:val="Data"/>
    <w:basedOn w:val="Subject"/>
    <w:next w:val="Subject"/>
    <w:uiPriority w:val="99"/>
    <w:rsid w:val="0007155E"/>
  </w:style>
  <w:style w:type="paragraph" w:customStyle="1" w:styleId="Statement">
    <w:name w:val="Statement"/>
    <w:basedOn w:val="SpecialFooter"/>
    <w:uiPriority w:val="99"/>
    <w:rsid w:val="0007155E"/>
    <w:pPr>
      <w:tabs>
        <w:tab w:val="clear" w:pos="567"/>
        <w:tab w:val="clear" w:pos="1134"/>
        <w:tab w:val="clear" w:pos="1701"/>
        <w:tab w:val="clear" w:pos="2268"/>
        <w:tab w:val="clear" w:pos="2835"/>
      </w:tabs>
      <w:suppressAutoHyphens/>
      <w:overflowPunct/>
      <w:autoSpaceDE/>
      <w:adjustRightInd/>
      <w:textAlignment w:val="auto"/>
    </w:pPr>
    <w:rPr>
      <w:rFonts w:eastAsia="SimSun"/>
      <w:b/>
      <w:caps/>
      <w:sz w:val="22"/>
      <w:u w:val="single"/>
    </w:rPr>
  </w:style>
  <w:style w:type="paragraph" w:customStyle="1" w:styleId="Rientra1">
    <w:name w:val="Rientra1"/>
    <w:basedOn w:val="Normal"/>
    <w:uiPriority w:val="99"/>
    <w:rsid w:val="0007155E"/>
    <w:pPr>
      <w:numPr>
        <w:numId w:val="1"/>
      </w:numPr>
      <w:tabs>
        <w:tab w:val="clear" w:pos="1134"/>
        <w:tab w:val="clear" w:pos="1871"/>
        <w:tab w:val="clear" w:pos="2268"/>
        <w:tab w:val="left" w:pos="0"/>
      </w:tabs>
      <w:suppressAutoHyphens/>
      <w:overflowPunct/>
      <w:autoSpaceDE/>
      <w:adjustRightInd/>
      <w:spacing w:before="60" w:after="60"/>
      <w:jc w:val="both"/>
      <w:textAlignment w:val="auto"/>
    </w:pPr>
    <w:rPr>
      <w:rFonts w:eastAsia="SimSun"/>
      <w:sz w:val="20"/>
    </w:rPr>
  </w:style>
  <w:style w:type="paragraph" w:customStyle="1" w:styleId="B1">
    <w:name w:val="B1"/>
    <w:basedOn w:val="List"/>
    <w:uiPriority w:val="99"/>
    <w:rsid w:val="0007155E"/>
    <w:pPr>
      <w:tabs>
        <w:tab w:val="clear" w:pos="1701"/>
        <w:tab w:val="clear" w:pos="2127"/>
        <w:tab w:val="left" w:pos="425"/>
      </w:tabs>
      <w:spacing w:after="60"/>
      <w:ind w:left="720" w:hanging="360"/>
    </w:pPr>
  </w:style>
  <w:style w:type="paragraph" w:customStyle="1" w:styleId="PointBullet1a">
    <w:name w:val="PointBullet1(a)"/>
    <w:basedOn w:val="Normal"/>
    <w:autoRedefine/>
    <w:uiPriority w:val="99"/>
    <w:rsid w:val="0007155E"/>
    <w:pPr>
      <w:tabs>
        <w:tab w:val="clear" w:pos="1134"/>
        <w:tab w:val="clear" w:pos="1871"/>
        <w:tab w:val="clear" w:pos="2268"/>
        <w:tab w:val="left" w:pos="425"/>
        <w:tab w:val="left" w:pos="1560"/>
        <w:tab w:val="left" w:pos="4320"/>
      </w:tabs>
      <w:suppressAutoHyphens/>
      <w:overflowPunct/>
      <w:autoSpaceDE/>
      <w:adjustRightInd/>
      <w:spacing w:before="60" w:after="60"/>
      <w:ind w:left="1200" w:hanging="425"/>
      <w:jc w:val="both"/>
      <w:textAlignment w:val="auto"/>
    </w:pPr>
    <w:rPr>
      <w:rFonts w:eastAsia="SimSun"/>
      <w:b/>
      <w:sz w:val="20"/>
      <w:lang w:val="en-US"/>
    </w:rPr>
  </w:style>
  <w:style w:type="paragraph" w:customStyle="1" w:styleId="toc01i">
    <w:name w:val="toc01i"/>
    <w:basedOn w:val="toc01"/>
    <w:uiPriority w:val="99"/>
    <w:rsid w:val="0007155E"/>
    <w:pPr>
      <w:tabs>
        <w:tab w:val="clear" w:pos="360"/>
        <w:tab w:val="left" w:pos="425"/>
      </w:tabs>
    </w:pPr>
    <w:rPr>
      <w:i/>
    </w:rPr>
  </w:style>
  <w:style w:type="paragraph" w:customStyle="1" w:styleId="toc01">
    <w:name w:val="toc01"/>
    <w:basedOn w:val="Normal"/>
    <w:uiPriority w:val="99"/>
    <w:rsid w:val="0007155E"/>
    <w:pPr>
      <w:numPr>
        <w:numId w:val="3"/>
      </w:numPr>
      <w:tabs>
        <w:tab w:val="clear" w:pos="1134"/>
        <w:tab w:val="clear" w:pos="1871"/>
        <w:tab w:val="clear" w:pos="2268"/>
        <w:tab w:val="left" w:pos="360"/>
      </w:tabs>
      <w:suppressAutoHyphens/>
      <w:overflowPunct/>
      <w:autoSpaceDE/>
      <w:adjustRightInd/>
      <w:spacing w:before="136" w:after="60"/>
      <w:textAlignment w:val="auto"/>
    </w:pPr>
    <w:rPr>
      <w:rFonts w:eastAsia="SimSun"/>
    </w:rPr>
  </w:style>
  <w:style w:type="paragraph" w:customStyle="1" w:styleId="B1Sft">
    <w:name w:val="B1Sft"/>
    <w:basedOn w:val="B1"/>
    <w:uiPriority w:val="99"/>
    <w:rsid w:val="0007155E"/>
    <w:pPr>
      <w:numPr>
        <w:numId w:val="2"/>
      </w:numPr>
      <w:tabs>
        <w:tab w:val="clear" w:pos="425"/>
        <w:tab w:val="left" w:pos="360"/>
      </w:tabs>
    </w:pPr>
  </w:style>
  <w:style w:type="paragraph" w:customStyle="1" w:styleId="1">
    <w:name w:val="½À²Ù1"/>
    <w:basedOn w:val="Normal"/>
    <w:uiPriority w:val="99"/>
    <w:rsid w:val="0007155E"/>
    <w:pPr>
      <w:numPr>
        <w:numId w:val="4"/>
      </w:numPr>
      <w:tabs>
        <w:tab w:val="clear" w:pos="1134"/>
        <w:tab w:val="clear" w:pos="1871"/>
        <w:tab w:val="clear" w:pos="2268"/>
        <w:tab w:val="left" w:pos="0"/>
      </w:tabs>
      <w:suppressAutoHyphens/>
      <w:overflowPunct/>
      <w:autoSpaceDE/>
      <w:adjustRightInd/>
      <w:spacing w:before="60" w:after="60"/>
      <w:textAlignment w:val="auto"/>
    </w:pPr>
    <w:rPr>
      <w:rFonts w:eastAsia="SimSun"/>
      <w:b/>
      <w:i/>
    </w:rPr>
  </w:style>
  <w:style w:type="paragraph" w:customStyle="1" w:styleId="Reference">
    <w:name w:val="Reference"/>
    <w:basedOn w:val="Normal"/>
    <w:uiPriority w:val="99"/>
    <w:rsid w:val="0007155E"/>
    <w:pPr>
      <w:tabs>
        <w:tab w:val="clear" w:pos="1134"/>
        <w:tab w:val="clear" w:pos="1871"/>
        <w:tab w:val="clear" w:pos="2268"/>
        <w:tab w:val="left" w:pos="360"/>
      </w:tabs>
      <w:suppressAutoHyphens/>
      <w:overflowPunct/>
      <w:autoSpaceDE/>
      <w:adjustRightInd/>
      <w:spacing w:before="0"/>
      <w:ind w:left="360" w:hanging="360"/>
      <w:textAlignment w:val="auto"/>
    </w:pPr>
    <w:rPr>
      <w:rFonts w:eastAsia="MS Mincho"/>
      <w:sz w:val="20"/>
      <w:lang w:eastAsia="ja-JP"/>
    </w:rPr>
  </w:style>
  <w:style w:type="paragraph" w:customStyle="1" w:styleId="a">
    <w:name w:val="½"/>
    <w:basedOn w:val="Normal"/>
    <w:uiPriority w:val="99"/>
    <w:rsid w:val="0007155E"/>
    <w:pPr>
      <w:tabs>
        <w:tab w:val="clear" w:pos="1134"/>
        <w:tab w:val="clear" w:pos="1871"/>
        <w:tab w:val="clear" w:pos="2268"/>
        <w:tab w:val="left" w:pos="425"/>
      </w:tabs>
      <w:suppressAutoHyphens/>
      <w:overflowPunct/>
      <w:autoSpaceDE/>
      <w:adjustRightInd/>
      <w:spacing w:before="0"/>
      <w:ind w:left="425" w:hanging="425"/>
      <w:textAlignment w:val="auto"/>
    </w:pPr>
    <w:rPr>
      <w:rFonts w:eastAsia="SimSun"/>
      <w:b/>
      <w:i/>
      <w:lang w:eastAsia="zh-CN"/>
    </w:rPr>
  </w:style>
  <w:style w:type="paragraph" w:customStyle="1" w:styleId="Edt-ind">
    <w:name w:val="Edt-ind"/>
    <w:basedOn w:val="a"/>
    <w:uiPriority w:val="99"/>
    <w:rsid w:val="0007155E"/>
  </w:style>
  <w:style w:type="paragraph" w:customStyle="1" w:styleId="Blanc">
    <w:name w:val="Blanc"/>
    <w:basedOn w:val="Normal"/>
    <w:next w:val="Normal"/>
    <w:rsid w:val="0007155E"/>
    <w:pPr>
      <w:keepNext/>
      <w:keepLines/>
      <w:tabs>
        <w:tab w:val="clear" w:pos="1134"/>
        <w:tab w:val="clear" w:pos="1871"/>
        <w:tab w:val="clear" w:pos="2268"/>
      </w:tabs>
      <w:suppressAutoHyphens/>
      <w:overflowPunct/>
      <w:autoSpaceDE/>
      <w:adjustRightInd/>
      <w:spacing w:before="0"/>
      <w:jc w:val="both"/>
      <w:textAlignment w:val="auto"/>
    </w:pPr>
    <w:rPr>
      <w:rFonts w:eastAsia="SimSun"/>
      <w:sz w:val="16"/>
    </w:rPr>
  </w:style>
  <w:style w:type="paragraph" w:customStyle="1" w:styleId="body">
    <w:name w:val="body"/>
    <w:basedOn w:val="Normal"/>
    <w:uiPriority w:val="99"/>
    <w:rsid w:val="0007155E"/>
    <w:pPr>
      <w:tabs>
        <w:tab w:val="clear" w:pos="1134"/>
        <w:tab w:val="clear" w:pos="1871"/>
        <w:tab w:val="clear" w:pos="2268"/>
      </w:tabs>
      <w:suppressAutoHyphens/>
      <w:overflowPunct/>
      <w:autoSpaceDE/>
      <w:adjustRightInd/>
      <w:spacing w:before="60" w:after="60"/>
      <w:jc w:val="both"/>
      <w:textAlignment w:val="auto"/>
    </w:pPr>
    <w:rPr>
      <w:rFonts w:eastAsia="SimSun"/>
      <w:lang w:val="en-US"/>
    </w:rPr>
  </w:style>
  <w:style w:type="paragraph" w:customStyle="1" w:styleId="B2">
    <w:name w:val="B2"/>
    <w:basedOn w:val="List2"/>
    <w:uiPriority w:val="99"/>
    <w:rsid w:val="0007155E"/>
    <w:pPr>
      <w:overflowPunct w:val="0"/>
      <w:autoSpaceDE w:val="0"/>
      <w:spacing w:after="180"/>
      <w:ind w:left="851" w:hanging="284"/>
      <w:textAlignment w:val="baseline"/>
    </w:pPr>
    <w:rPr>
      <w:sz w:val="20"/>
    </w:rPr>
  </w:style>
  <w:style w:type="character" w:customStyle="1" w:styleId="FootnoteTextChar2">
    <w:name w:val="Footnote Text Char2"/>
    <w:aliases w:val="ALTS FOOTNOTE Char1,Footnote Text Char1 Char1,Footnote Text Char Char1 Char1,Footnote Text Char4 Char Char Char1,Footnote Text Char1 Char1 Char1 Char Char1,Footnote Text Char Char1 Char1 Char Char Char1,DNV- Char1"/>
    <w:rsid w:val="0007155E"/>
    <w:rPr>
      <w:sz w:val="22"/>
      <w:lang w:val="en-GB" w:eastAsia="en-US"/>
    </w:rPr>
  </w:style>
  <w:style w:type="character" w:customStyle="1" w:styleId="FooterChar1">
    <w:name w:val="Footer Char1"/>
    <w:aliases w:val="footer odd Char1,fo Char1"/>
    <w:basedOn w:val="DefaultParagraphFont"/>
    <w:uiPriority w:val="99"/>
    <w:rsid w:val="0007155E"/>
    <w:rPr>
      <w:rFonts w:ascii="Times New Roman" w:hAnsi="Times New Roman" w:cs="Times New Roman"/>
      <w:caps/>
      <w:sz w:val="16"/>
      <w:lang w:val="en-GB" w:eastAsia="en-US"/>
    </w:rPr>
  </w:style>
  <w:style w:type="character" w:customStyle="1" w:styleId="CommentTextChar1">
    <w:name w:val="Comment Text Char1"/>
    <w:basedOn w:val="DefaultParagraphFont"/>
    <w:uiPriority w:val="99"/>
    <w:rsid w:val="0007155E"/>
    <w:rPr>
      <w:rFonts w:ascii="Times New Roman" w:hAnsi="Times New Roman"/>
      <w:lang w:val="en-GB" w:eastAsia="en-US"/>
    </w:rPr>
  </w:style>
  <w:style w:type="character" w:customStyle="1" w:styleId="10">
    <w:name w:val="コメント文字列 (文字)1"/>
    <w:basedOn w:val="DefaultParagraphFont"/>
    <w:rsid w:val="0007155E"/>
    <w:rPr>
      <w:rFonts w:ascii="Times New Roman" w:hAnsi="Times New Roman"/>
      <w:sz w:val="24"/>
      <w:lang w:val="en-GB" w:eastAsia="en-US"/>
    </w:rPr>
  </w:style>
  <w:style w:type="character" w:customStyle="1" w:styleId="CommentSubjectChar1">
    <w:name w:val="Comment Subject Char1"/>
    <w:basedOn w:val="CommentTextChar1"/>
    <w:uiPriority w:val="99"/>
    <w:rsid w:val="0007155E"/>
    <w:rPr>
      <w:rFonts w:ascii="Times New Roman" w:hAnsi="Times New Roman"/>
      <w:b/>
      <w:bCs/>
      <w:lang w:val="en-GB" w:eastAsia="en-US"/>
    </w:rPr>
  </w:style>
  <w:style w:type="character" w:customStyle="1" w:styleId="11">
    <w:name w:val="コメント内容 (文字)1"/>
    <w:basedOn w:val="10"/>
    <w:rsid w:val="0007155E"/>
    <w:rPr>
      <w:rFonts w:ascii="Times New Roman" w:hAnsi="Times New Roman"/>
      <w:b/>
      <w:bCs/>
      <w:sz w:val="24"/>
      <w:lang w:val="en-GB" w:eastAsia="en-US"/>
    </w:rPr>
  </w:style>
  <w:style w:type="paragraph" w:customStyle="1" w:styleId="HeadingSum">
    <w:name w:val="Heading_Sum"/>
    <w:basedOn w:val="Headingb"/>
    <w:next w:val="Normal"/>
    <w:rsid w:val="0007155E"/>
    <w:pPr>
      <w:keepNext/>
      <w:keepLines/>
      <w:tabs>
        <w:tab w:val="clear" w:pos="1134"/>
        <w:tab w:val="clear" w:pos="1871"/>
        <w:tab w:val="clear" w:pos="2268"/>
        <w:tab w:val="left" w:pos="794"/>
        <w:tab w:val="left" w:pos="1191"/>
        <w:tab w:val="left" w:pos="1588"/>
        <w:tab w:val="left" w:pos="1985"/>
      </w:tabs>
      <w:suppressAutoHyphens/>
      <w:adjustRightInd/>
      <w:spacing w:before="240"/>
      <w:jc w:val="both"/>
    </w:pPr>
    <w:rPr>
      <w:rFonts w:ascii="Times New Roman" w:eastAsia="Batang" w:hAnsi="Times New Roman" w:cs="Times New Roman"/>
      <w:sz w:val="22"/>
      <w:lang w:val="es-ES_tradnl"/>
    </w:rPr>
  </w:style>
  <w:style w:type="paragraph" w:customStyle="1" w:styleId="tocpart">
    <w:name w:val="tocpart"/>
    <w:basedOn w:val="Normal"/>
    <w:rsid w:val="0007155E"/>
    <w:pPr>
      <w:tabs>
        <w:tab w:val="clear" w:pos="1134"/>
        <w:tab w:val="clear" w:pos="1871"/>
        <w:tab w:val="clear" w:pos="2268"/>
        <w:tab w:val="left" w:pos="2693"/>
        <w:tab w:val="left" w:pos="8789"/>
        <w:tab w:val="right" w:pos="9639"/>
      </w:tabs>
      <w:suppressAutoHyphens/>
      <w:adjustRightInd/>
      <w:ind w:left="2693" w:hanging="2693"/>
      <w:jc w:val="both"/>
    </w:pPr>
    <w:rPr>
      <w:rFonts w:eastAsia="Batang"/>
      <w:lang w:val="fr-FR"/>
    </w:rPr>
  </w:style>
  <w:style w:type="paragraph" w:customStyle="1" w:styleId="toctemp">
    <w:name w:val="toctemp"/>
    <w:basedOn w:val="Normal"/>
    <w:rsid w:val="0007155E"/>
    <w:pPr>
      <w:tabs>
        <w:tab w:val="clear" w:pos="1134"/>
        <w:tab w:val="clear" w:pos="1871"/>
        <w:tab w:val="clear" w:pos="2268"/>
        <w:tab w:val="left" w:pos="2693"/>
        <w:tab w:val="left" w:leader="dot" w:pos="8789"/>
        <w:tab w:val="right" w:pos="9639"/>
      </w:tabs>
      <w:suppressAutoHyphens/>
      <w:adjustRightInd/>
      <w:ind w:left="2693" w:right="964" w:hanging="2693"/>
      <w:jc w:val="both"/>
    </w:pPr>
    <w:rPr>
      <w:rFonts w:eastAsia="Batang"/>
      <w:lang w:val="fr-FR"/>
    </w:rPr>
  </w:style>
  <w:style w:type="paragraph" w:customStyle="1" w:styleId="Summary">
    <w:name w:val="Summary"/>
    <w:basedOn w:val="Normal"/>
    <w:next w:val="Normalaftertitle"/>
    <w:rsid w:val="0007155E"/>
    <w:pPr>
      <w:tabs>
        <w:tab w:val="clear" w:pos="1134"/>
        <w:tab w:val="clear" w:pos="1871"/>
        <w:tab w:val="clear" w:pos="2268"/>
        <w:tab w:val="left" w:pos="794"/>
        <w:tab w:val="left" w:pos="1191"/>
        <w:tab w:val="left" w:pos="1588"/>
        <w:tab w:val="left" w:pos="1985"/>
      </w:tabs>
      <w:suppressAutoHyphens/>
      <w:adjustRightInd/>
      <w:spacing w:after="480"/>
      <w:jc w:val="both"/>
    </w:pPr>
    <w:rPr>
      <w:rFonts w:eastAsia="Batang"/>
      <w:sz w:val="22"/>
      <w:lang w:val="es-ES_tradnl"/>
    </w:rPr>
  </w:style>
  <w:style w:type="paragraph" w:customStyle="1" w:styleId="TableLegendNote">
    <w:name w:val="Table_Legend_Note"/>
    <w:basedOn w:val="Tablelegend"/>
    <w:next w:val="Tablelegend"/>
    <w:rsid w:val="0007155E"/>
    <w:pPr>
      <w:tabs>
        <w:tab w:val="clear" w:pos="1134"/>
        <w:tab w:val="clear" w:pos="1871"/>
        <w:tab w:val="left" w:pos="284"/>
        <w:tab w:val="left" w:pos="567"/>
        <w:tab w:val="left" w:pos="686"/>
        <w:tab w:val="left" w:pos="851"/>
        <w:tab w:val="left" w:pos="1418"/>
        <w:tab w:val="left" w:pos="1701"/>
        <w:tab w:val="left" w:pos="1985"/>
        <w:tab w:val="left" w:pos="2552"/>
        <w:tab w:val="left" w:pos="2835"/>
        <w:tab w:val="left" w:pos="3119"/>
        <w:tab w:val="left" w:pos="3402"/>
        <w:tab w:val="left" w:pos="3686"/>
        <w:tab w:val="left" w:pos="3969"/>
      </w:tabs>
      <w:suppressAutoHyphens/>
      <w:adjustRightInd/>
      <w:spacing w:before="80" w:after="40"/>
      <w:ind w:left="-85" w:right="-85"/>
      <w:jc w:val="both"/>
    </w:pPr>
    <w:rPr>
      <w:rFonts w:eastAsia="MS Mincho"/>
      <w:sz w:val="22"/>
      <w:szCs w:val="18"/>
      <w:lang w:val="en-US"/>
    </w:rPr>
  </w:style>
  <w:style w:type="character" w:customStyle="1" w:styleId="ZGSM">
    <w:name w:val="ZGSM"/>
    <w:rsid w:val="0007155E"/>
  </w:style>
  <w:style w:type="character" w:customStyle="1" w:styleId="FooterChar2">
    <w:name w:val="Footer Char2"/>
    <w:aliases w:val="footer odd Char2,fo Char2"/>
    <w:rsid w:val="0007155E"/>
    <w:rPr>
      <w:rFonts w:ascii="Times New Roman" w:hAnsi="Times New Roman"/>
      <w:caps/>
      <w:sz w:val="16"/>
      <w:lang w:val="en-GB" w:eastAsia="en-US"/>
    </w:rPr>
  </w:style>
  <w:style w:type="character" w:customStyle="1" w:styleId="FootnoteTextChar3">
    <w:name w:val="Footnote Text Char3"/>
    <w:aliases w:val="ALTS FOOTNOTE Char2,Footnote Text Char1 Char2,Footnote Text Char Char1 Char2,Footnote Text Char4 Char Char Char2,Footnote Text Char1 Char1 Char1 Char Char2,Footnote Text Char Char1 Char1 Char Char Char2,DNV-FT Char1,DN Char1"/>
    <w:uiPriority w:val="99"/>
    <w:rsid w:val="0007155E"/>
    <w:rPr>
      <w:rFonts w:ascii="Times New Roman" w:hAnsi="Times New Roman"/>
      <w:sz w:val="24"/>
      <w:lang w:val="en-GB" w:eastAsia="en-US"/>
    </w:rPr>
  </w:style>
  <w:style w:type="character" w:customStyle="1" w:styleId="HeaderChar1">
    <w:name w:val="Header Char1"/>
    <w:aliases w:val="header odd Char1,header odd1 Char1,header odd2 Char1,header odd3 Char1,header odd4 Char1,header odd5 Char1,header odd6 Char1,header1 Char1,header2 Char1,header3 Char1,header odd11 Char1,header odd21 Char1,header odd7 Char1,header4 Char1"/>
    <w:rsid w:val="0007155E"/>
    <w:rPr>
      <w:rFonts w:ascii="Times New Roman" w:hAnsi="Times New Roman"/>
      <w:sz w:val="18"/>
      <w:lang w:val="en-GB" w:eastAsia="en-US"/>
    </w:rPr>
  </w:style>
  <w:style w:type="character" w:customStyle="1" w:styleId="apple-converted-space">
    <w:name w:val="apple-converted-space"/>
    <w:basedOn w:val="DefaultParagraphFont"/>
    <w:rsid w:val="0007155E"/>
  </w:style>
  <w:style w:type="character" w:customStyle="1" w:styleId="ArttitleChar">
    <w:name w:val="Art_title Char"/>
    <w:basedOn w:val="DefaultParagraphFont"/>
    <w:rsid w:val="0007155E"/>
    <w:rPr>
      <w:rFonts w:ascii="Times New Roman" w:hAnsi="Times New Roman"/>
      <w:b/>
      <w:sz w:val="28"/>
      <w:lang w:val="en-GB" w:eastAsia="en-US"/>
    </w:rPr>
  </w:style>
  <w:style w:type="paragraph" w:customStyle="1" w:styleId="AnnexNotitle0">
    <w:name w:val="Annex_No &amp; title"/>
    <w:basedOn w:val="Normal"/>
    <w:next w:val="Normalaftertitle"/>
    <w:rsid w:val="0007155E"/>
    <w:pPr>
      <w:keepNext/>
      <w:keepLines/>
      <w:tabs>
        <w:tab w:val="clear" w:pos="1134"/>
        <w:tab w:val="clear" w:pos="1871"/>
        <w:tab w:val="clear" w:pos="2268"/>
        <w:tab w:val="left" w:pos="794"/>
        <w:tab w:val="left" w:pos="1191"/>
        <w:tab w:val="left" w:pos="1588"/>
        <w:tab w:val="left" w:pos="1985"/>
      </w:tabs>
      <w:suppressAutoHyphens/>
      <w:adjustRightInd/>
      <w:spacing w:before="480"/>
      <w:jc w:val="center"/>
    </w:pPr>
    <w:rPr>
      <w:rFonts w:eastAsia="Batang"/>
      <w:b/>
      <w:bCs/>
      <w:sz w:val="28"/>
      <w:szCs w:val="28"/>
    </w:rPr>
  </w:style>
  <w:style w:type="paragraph" w:customStyle="1" w:styleId="AppendixNotitle0">
    <w:name w:val="Appendix_No &amp; title"/>
    <w:basedOn w:val="AnnexNotitle0"/>
    <w:next w:val="Normalaftertitle"/>
    <w:rsid w:val="0007155E"/>
  </w:style>
  <w:style w:type="paragraph" w:customStyle="1" w:styleId="FooterQP">
    <w:name w:val="Footer_QP"/>
    <w:basedOn w:val="Normal"/>
    <w:rsid w:val="0007155E"/>
    <w:pPr>
      <w:tabs>
        <w:tab w:val="clear" w:pos="1134"/>
        <w:tab w:val="clear" w:pos="1871"/>
        <w:tab w:val="clear" w:pos="2268"/>
        <w:tab w:val="left" w:pos="907"/>
        <w:tab w:val="right" w:pos="8789"/>
        <w:tab w:val="right" w:pos="9639"/>
      </w:tabs>
      <w:suppressAutoHyphens/>
      <w:adjustRightInd/>
      <w:spacing w:before="0"/>
    </w:pPr>
    <w:rPr>
      <w:rFonts w:eastAsia="Batang"/>
      <w:b/>
      <w:bCs/>
      <w:sz w:val="22"/>
      <w:szCs w:val="22"/>
      <w:lang w:val="fr-FR"/>
    </w:rPr>
  </w:style>
  <w:style w:type="character" w:customStyle="1" w:styleId="NormalaftertitleChar0">
    <w:name w:val="Normal after title Char"/>
    <w:basedOn w:val="DefaultParagraphFont"/>
    <w:rsid w:val="0007155E"/>
    <w:rPr>
      <w:rFonts w:ascii="Times New Roman" w:hAnsi="Times New Roman"/>
      <w:sz w:val="24"/>
      <w:lang w:val="en-GB" w:eastAsia="en-US"/>
    </w:rPr>
  </w:style>
  <w:style w:type="paragraph" w:customStyle="1" w:styleId="CEOIndent-bulletsblackdot">
    <w:name w:val="CEO_Indent-bulletsblackdot"/>
    <w:basedOn w:val="Normal"/>
    <w:rsid w:val="0007155E"/>
    <w:pPr>
      <w:numPr>
        <w:numId w:val="5"/>
      </w:numPr>
      <w:tabs>
        <w:tab w:val="clear" w:pos="1134"/>
        <w:tab w:val="clear" w:pos="1871"/>
        <w:tab w:val="clear" w:pos="2268"/>
        <w:tab w:val="left" w:pos="0"/>
      </w:tabs>
      <w:suppressAutoHyphens/>
      <w:overflowPunct/>
      <w:autoSpaceDE/>
      <w:adjustRightInd/>
      <w:spacing w:before="60" w:after="60"/>
      <w:textAlignment w:val="auto"/>
    </w:pPr>
    <w:rPr>
      <w:rFonts w:ascii="Verdana" w:eastAsia="SimHei" w:hAnsi="Verdana" w:cs="Simplified Arabic"/>
      <w:bCs/>
      <w:sz w:val="19"/>
      <w:szCs w:val="19"/>
    </w:rPr>
  </w:style>
  <w:style w:type="character" w:customStyle="1" w:styleId="A2">
    <w:name w:val="A2"/>
    <w:uiPriority w:val="99"/>
    <w:rsid w:val="0007155E"/>
    <w:rPr>
      <w:rFonts w:cs="Helvetica-Light"/>
      <w:color w:val="000000"/>
      <w:sz w:val="22"/>
      <w:szCs w:val="22"/>
    </w:rPr>
  </w:style>
  <w:style w:type="character" w:customStyle="1" w:styleId="st">
    <w:name w:val="st"/>
    <w:basedOn w:val="DefaultParagraphFont"/>
    <w:rsid w:val="0007155E"/>
  </w:style>
  <w:style w:type="paragraph" w:customStyle="1" w:styleId="Header2">
    <w:name w:val="Header2"/>
    <w:basedOn w:val="Header"/>
    <w:rsid w:val="0007155E"/>
    <w:pPr>
      <w:tabs>
        <w:tab w:val="clear" w:pos="1134"/>
        <w:tab w:val="clear" w:pos="1871"/>
        <w:tab w:val="clear" w:pos="2268"/>
        <w:tab w:val="center" w:pos="4536"/>
        <w:tab w:val="right" w:pos="9072"/>
      </w:tabs>
      <w:suppressAutoHyphens/>
      <w:overflowPunct/>
      <w:autoSpaceDE/>
      <w:adjustRightInd/>
      <w:jc w:val="left"/>
      <w:textAlignment w:val="auto"/>
    </w:pPr>
    <w:rPr>
      <w:rFonts w:ascii="Arial" w:eastAsia="SimSun" w:hAnsi="Arial"/>
      <w:b/>
      <w:sz w:val="22"/>
      <w:lang w:val="nb-NO" w:eastAsia="de-DE"/>
    </w:rPr>
  </w:style>
  <w:style w:type="character" w:customStyle="1" w:styleId="KommentartextZchn1">
    <w:name w:val="Kommentartext Zchn1"/>
    <w:basedOn w:val="DefaultParagraphFont"/>
    <w:rsid w:val="0007155E"/>
    <w:rPr>
      <w:lang w:val="fr-FR" w:eastAsia="en-US"/>
    </w:rPr>
  </w:style>
  <w:style w:type="character" w:customStyle="1" w:styleId="KommentarthemaZchn1">
    <w:name w:val="Kommentarthema Zchn1"/>
    <w:basedOn w:val="KommentartextZchn1"/>
    <w:rsid w:val="0007155E"/>
    <w:rPr>
      <w:b/>
      <w:bCs/>
      <w:lang w:val="fr-FR" w:eastAsia="en-US"/>
    </w:rPr>
  </w:style>
  <w:style w:type="paragraph" w:customStyle="1" w:styleId="StyleHeading1Complex11pt">
    <w:name w:val="Style Heading 1 + (Complex) 11 pt"/>
    <w:basedOn w:val="Heading1"/>
    <w:rsid w:val="0007155E"/>
    <w:pPr>
      <w:keepLines w:val="0"/>
      <w:tabs>
        <w:tab w:val="clear" w:pos="1134"/>
        <w:tab w:val="clear" w:pos="1871"/>
        <w:tab w:val="clear" w:pos="2268"/>
        <w:tab w:val="left" w:pos="432"/>
      </w:tabs>
      <w:suppressAutoHyphens/>
      <w:overflowPunct/>
      <w:autoSpaceDE/>
      <w:adjustRightInd/>
      <w:spacing w:before="360" w:after="60"/>
      <w:ind w:left="431" w:hanging="431"/>
      <w:jc w:val="both"/>
      <w:textAlignment w:val="auto"/>
    </w:pPr>
    <w:rPr>
      <w:rFonts w:ascii="Arial" w:eastAsia="SimSun" w:hAnsi="Arial"/>
      <w:bCs/>
      <w:kern w:val="3"/>
      <w:sz w:val="22"/>
      <w:szCs w:val="22"/>
      <w:lang w:eastAsia="fr-FR"/>
    </w:rPr>
  </w:style>
  <w:style w:type="character" w:customStyle="1" w:styleId="normaltextrun">
    <w:name w:val="normaltextrun"/>
    <w:basedOn w:val="DefaultParagraphFont"/>
    <w:rsid w:val="0007155E"/>
  </w:style>
  <w:style w:type="character" w:customStyle="1" w:styleId="pp-headline-item">
    <w:name w:val="pp-headline-item"/>
    <w:basedOn w:val="DefaultParagraphFont"/>
    <w:rsid w:val="0007155E"/>
  </w:style>
  <w:style w:type="numbering" w:customStyle="1" w:styleId="LFO19">
    <w:name w:val="LFO19"/>
    <w:basedOn w:val="NoList"/>
    <w:rsid w:val="0007155E"/>
    <w:pPr>
      <w:numPr>
        <w:numId w:val="1"/>
      </w:numPr>
    </w:pPr>
  </w:style>
  <w:style w:type="numbering" w:customStyle="1" w:styleId="LFO20">
    <w:name w:val="LFO20"/>
    <w:basedOn w:val="NoList"/>
    <w:rsid w:val="0007155E"/>
    <w:pPr>
      <w:numPr>
        <w:numId w:val="2"/>
      </w:numPr>
    </w:pPr>
  </w:style>
  <w:style w:type="numbering" w:customStyle="1" w:styleId="LFO21">
    <w:name w:val="LFO21"/>
    <w:basedOn w:val="NoList"/>
    <w:rsid w:val="0007155E"/>
    <w:pPr>
      <w:numPr>
        <w:numId w:val="3"/>
      </w:numPr>
    </w:pPr>
  </w:style>
  <w:style w:type="numbering" w:customStyle="1" w:styleId="LFO22">
    <w:name w:val="LFO22"/>
    <w:basedOn w:val="NoList"/>
    <w:rsid w:val="0007155E"/>
    <w:pPr>
      <w:numPr>
        <w:numId w:val="4"/>
      </w:numPr>
    </w:pPr>
  </w:style>
  <w:style w:type="numbering" w:customStyle="1" w:styleId="LFO23">
    <w:name w:val="LFO23"/>
    <w:basedOn w:val="NoList"/>
    <w:rsid w:val="0007155E"/>
    <w:pPr>
      <w:numPr>
        <w:numId w:val="5"/>
      </w:numPr>
    </w:pPr>
  </w:style>
  <w:style w:type="numbering" w:customStyle="1" w:styleId="NoList111">
    <w:name w:val="No List111"/>
    <w:next w:val="NoList"/>
    <w:uiPriority w:val="99"/>
    <w:semiHidden/>
    <w:unhideWhenUsed/>
    <w:rsid w:val="0007155E"/>
  </w:style>
  <w:style w:type="character" w:customStyle="1" w:styleId="BalloonTextChar1">
    <w:name w:val="Balloon Text Char1"/>
    <w:uiPriority w:val="99"/>
    <w:rsid w:val="0007155E"/>
    <w:rPr>
      <w:rFonts w:ascii="Times New Roman" w:hAnsi="Times New Roman"/>
      <w:sz w:val="18"/>
      <w:szCs w:val="18"/>
      <w:lang w:val="en-GB" w:eastAsia="en-US"/>
    </w:rPr>
  </w:style>
  <w:style w:type="paragraph" w:customStyle="1" w:styleId="CommentText1">
    <w:name w:val="Comment Text1"/>
    <w:basedOn w:val="Normal"/>
    <w:next w:val="CommentText"/>
    <w:link w:val="CommentTextChar2"/>
    <w:rsid w:val="0007155E"/>
    <w:rPr>
      <w:rFonts w:eastAsia="MS Mincho"/>
      <w:sz w:val="20"/>
    </w:rPr>
  </w:style>
  <w:style w:type="character" w:customStyle="1" w:styleId="CommentTextChar2">
    <w:name w:val="Comment Text Char2"/>
    <w:link w:val="CommentText1"/>
    <w:rsid w:val="0007155E"/>
    <w:rPr>
      <w:rFonts w:ascii="Times New Roman" w:eastAsia="MS Mincho" w:hAnsi="Times New Roman"/>
      <w:lang w:val="en-GB" w:eastAsia="en-US"/>
    </w:rPr>
  </w:style>
  <w:style w:type="paragraph" w:customStyle="1" w:styleId="CommentSubject1">
    <w:name w:val="Comment Subject1"/>
    <w:basedOn w:val="CommentText"/>
    <w:next w:val="CommentText"/>
    <w:uiPriority w:val="99"/>
    <w:rsid w:val="0007155E"/>
    <w:rPr>
      <w:rFonts w:eastAsia="SimSun"/>
      <w:b/>
      <w:bCs/>
    </w:rPr>
  </w:style>
  <w:style w:type="character" w:customStyle="1" w:styleId="CommentSubjectChar2">
    <w:name w:val="Comment Subject Char2"/>
    <w:rsid w:val="0007155E"/>
    <w:rPr>
      <w:rFonts w:ascii="Times New Roman" w:eastAsia="Times New Roman" w:hAnsi="Times New Roman"/>
      <w:b/>
      <w:bCs/>
      <w:lang w:val="en-GB"/>
    </w:rPr>
  </w:style>
  <w:style w:type="paragraph" w:customStyle="1" w:styleId="b10">
    <w:name w:val="b1"/>
    <w:basedOn w:val="Normal"/>
    <w:next w:val="BodyText"/>
    <w:link w:val="BodyTextChar1"/>
    <w:uiPriority w:val="99"/>
    <w:rsid w:val="0007155E"/>
    <w:pPr>
      <w:spacing w:after="120"/>
    </w:pPr>
    <w:rPr>
      <w:rFonts w:eastAsia="MS Mincho"/>
    </w:rPr>
  </w:style>
  <w:style w:type="character" w:customStyle="1" w:styleId="BodyTextChar1">
    <w:name w:val="Body Text Char1"/>
    <w:aliases w:val="b Char"/>
    <w:basedOn w:val="DefaultParagraphFont"/>
    <w:link w:val="b10"/>
    <w:uiPriority w:val="99"/>
    <w:rsid w:val="0007155E"/>
    <w:rPr>
      <w:rFonts w:ascii="Times New Roman" w:eastAsia="MS Mincho" w:hAnsi="Times New Roman"/>
      <w:sz w:val="24"/>
      <w:lang w:val="en-GB" w:eastAsia="en-US"/>
    </w:rPr>
  </w:style>
  <w:style w:type="character" w:customStyle="1" w:styleId="BodyTextChar2">
    <w:name w:val="Body Text Char2"/>
    <w:basedOn w:val="DefaultParagraphFont"/>
    <w:rsid w:val="0007155E"/>
    <w:rPr>
      <w:rFonts w:ascii="LMMNHP+BookmanOldStyle" w:eastAsia="Batang" w:hAnsi="LMMNHP+BookmanOldStyle"/>
      <w:color w:val="000000"/>
      <w:kern w:val="3"/>
      <w:sz w:val="24"/>
      <w:szCs w:val="24"/>
      <w:lang w:eastAsia="ja-JP"/>
    </w:rPr>
  </w:style>
  <w:style w:type="character" w:customStyle="1" w:styleId="BodyTextFirstIndentChar1">
    <w:name w:val="Body Text First Indent Char1"/>
    <w:basedOn w:val="BodyTextChar1"/>
    <w:rsid w:val="0007155E"/>
    <w:rPr>
      <w:rFonts w:ascii="Arial" w:eastAsia="SimSun" w:hAnsi="Arial"/>
      <w:kern w:val="3"/>
      <w:sz w:val="21"/>
      <w:szCs w:val="21"/>
      <w:lang w:val="en-GB" w:eastAsia="en-US"/>
    </w:rPr>
  </w:style>
  <w:style w:type="character" w:customStyle="1" w:styleId="Heading4Char1">
    <w:name w:val="Heading 4 Char1"/>
    <w:aliases w:val="h4 Char,H4 Char,h41 Char,H41 Char,H42 Char,h42 Char,H43 Char,h43 Char,H411 Char,h411 Char,H421 Char,h421 Char,H44 Char,h44 Char,H412 Char,h412 Char,H422 Char,h422 Char,H431 Char,h431 Char,H45 Char,h45 Char,H413 Char,h413 Char,H423 Char"/>
    <w:basedOn w:val="DefaultParagraphFont"/>
    <w:rsid w:val="0007155E"/>
    <w:rPr>
      <w:rFonts w:ascii="Times New Roman" w:hAnsi="Times New Roman"/>
      <w:b/>
      <w:sz w:val="24"/>
      <w:lang w:val="en-GB" w:eastAsia="en-US"/>
    </w:rPr>
  </w:style>
  <w:style w:type="character" w:customStyle="1" w:styleId="Heading5Char1">
    <w:name w:val="Heading 5 Char1"/>
    <w:aliases w:val="H5 Char"/>
    <w:basedOn w:val="DefaultParagraphFont"/>
    <w:rsid w:val="0007155E"/>
    <w:rPr>
      <w:rFonts w:ascii="Times New Roman" w:hAnsi="Times New Roman"/>
      <w:b/>
      <w:sz w:val="24"/>
      <w:lang w:val="en-GB" w:eastAsia="en-US"/>
    </w:rPr>
  </w:style>
  <w:style w:type="character" w:customStyle="1" w:styleId="Heading6Char1">
    <w:name w:val="Heading 6 Char1"/>
    <w:aliases w:val="H6 Char"/>
    <w:basedOn w:val="DefaultParagraphFont"/>
    <w:rsid w:val="0007155E"/>
    <w:rPr>
      <w:rFonts w:ascii="Times New Roman" w:hAnsi="Times New Roman"/>
      <w:b/>
      <w:sz w:val="24"/>
      <w:lang w:val="en-GB" w:eastAsia="en-US"/>
    </w:rPr>
  </w:style>
  <w:style w:type="character" w:customStyle="1" w:styleId="Heading7Char1">
    <w:name w:val="Heading 7 Char1"/>
    <w:aliases w:val="H7 Char,8 Char"/>
    <w:basedOn w:val="DefaultParagraphFont"/>
    <w:rsid w:val="0007155E"/>
    <w:rPr>
      <w:rFonts w:ascii="Times New Roman" w:hAnsi="Times New Roman"/>
      <w:b/>
      <w:sz w:val="24"/>
      <w:lang w:val="en-GB" w:eastAsia="en-US"/>
    </w:rPr>
  </w:style>
  <w:style w:type="character" w:customStyle="1" w:styleId="Heading8Char1">
    <w:name w:val="Heading 8 Char1"/>
    <w:aliases w:val="Table Heading Char"/>
    <w:basedOn w:val="DefaultParagraphFont"/>
    <w:rsid w:val="0007155E"/>
    <w:rPr>
      <w:rFonts w:ascii="Times New Roman" w:hAnsi="Times New Roman"/>
      <w:b/>
      <w:sz w:val="24"/>
      <w:lang w:val="en-GB" w:eastAsia="en-US"/>
    </w:rPr>
  </w:style>
  <w:style w:type="character" w:customStyle="1" w:styleId="Heading9Char1">
    <w:name w:val="Heading 9 Char1"/>
    <w:aliases w:val="Figure Heading Char,FH Char"/>
    <w:basedOn w:val="DefaultParagraphFont"/>
    <w:rsid w:val="0007155E"/>
    <w:rPr>
      <w:rFonts w:ascii="Times New Roman" w:hAnsi="Times New Roman"/>
      <w:b/>
      <w:sz w:val="24"/>
      <w:lang w:val="en-GB" w:eastAsia="en-US"/>
    </w:rPr>
  </w:style>
  <w:style w:type="character" w:customStyle="1" w:styleId="ListParagraphChar1">
    <w:name w:val="List Paragraph Char1"/>
    <w:basedOn w:val="DefaultParagraphFont"/>
    <w:link w:val="ListParagraph1"/>
    <w:uiPriority w:val="34"/>
    <w:locked/>
    <w:rsid w:val="0007155E"/>
    <w:rPr>
      <w:rFonts w:ascii="Times New Roman" w:eastAsia="MS Mincho" w:hAnsi="Times New Roman"/>
      <w:sz w:val="24"/>
      <w:lang w:val="en-GB" w:eastAsia="en-US"/>
    </w:rPr>
  </w:style>
  <w:style w:type="table" w:customStyle="1" w:styleId="TableGrid1">
    <w:name w:val="Table Grid1"/>
    <w:basedOn w:val="TableNormal"/>
    <w:next w:val="TableGrid"/>
    <w:uiPriority w:val="39"/>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1">
    <w:name w:val="Document Map Char1"/>
    <w:basedOn w:val="DefaultParagraphFont"/>
    <w:rsid w:val="0007155E"/>
    <w:rPr>
      <w:rFonts w:ascii="MS UI Gothic" w:eastAsia="MS UI Gothic" w:hAnsi="MS UI Gothic"/>
      <w:sz w:val="18"/>
      <w:szCs w:val="18"/>
      <w:lang w:val="en-GB" w:eastAsia="en-US"/>
    </w:rPr>
  </w:style>
  <w:style w:type="paragraph" w:customStyle="1" w:styleId="Title10">
    <w:name w:val="Title1"/>
    <w:basedOn w:val="Normal"/>
    <w:next w:val="Normal"/>
    <w:qFormat/>
    <w:rsid w:val="0007155E"/>
    <w:pPr>
      <w:tabs>
        <w:tab w:val="clear" w:pos="1134"/>
        <w:tab w:val="clear" w:pos="1871"/>
        <w:tab w:val="clear" w:pos="2268"/>
      </w:tabs>
      <w:overflowPunct/>
      <w:autoSpaceDE/>
      <w:autoSpaceDN/>
      <w:adjustRightInd/>
      <w:spacing w:before="240" w:after="60"/>
      <w:jc w:val="center"/>
      <w:textAlignment w:val="auto"/>
      <w:outlineLvl w:val="0"/>
    </w:pPr>
    <w:rPr>
      <w:rFonts w:ascii="Cambria" w:eastAsia="SimSun" w:hAnsi="Cambria"/>
      <w:b/>
      <w:bCs/>
      <w:sz w:val="32"/>
      <w:szCs w:val="32"/>
      <w:lang w:val="en-US"/>
    </w:rPr>
  </w:style>
  <w:style w:type="paragraph" w:customStyle="1" w:styleId="List1">
    <w:name w:val="List1"/>
    <w:basedOn w:val="Normal"/>
    <w:next w:val="List"/>
    <w:uiPriority w:val="99"/>
    <w:rsid w:val="0007155E"/>
    <w:pPr>
      <w:tabs>
        <w:tab w:val="clear" w:pos="1134"/>
        <w:tab w:val="clear" w:pos="1871"/>
        <w:tab w:val="clear" w:pos="2268"/>
        <w:tab w:val="left" w:pos="1701"/>
        <w:tab w:val="left" w:pos="2127"/>
      </w:tabs>
      <w:overflowPunct/>
      <w:autoSpaceDE/>
      <w:autoSpaceDN/>
      <w:adjustRightInd/>
      <w:spacing w:before="0"/>
      <w:ind w:left="2127" w:hanging="2127"/>
      <w:textAlignment w:val="auto"/>
    </w:pPr>
    <w:rPr>
      <w:rFonts w:eastAsia="SimSun"/>
    </w:rPr>
  </w:style>
  <w:style w:type="paragraph" w:customStyle="1" w:styleId="BodyText21">
    <w:name w:val="Body Text 21"/>
    <w:basedOn w:val="Normal"/>
    <w:next w:val="BodyText2"/>
    <w:link w:val="BodyText2Char1"/>
    <w:uiPriority w:val="99"/>
    <w:rsid w:val="0007155E"/>
    <w:pPr>
      <w:widowControl w:val="0"/>
      <w:tabs>
        <w:tab w:val="clear" w:pos="1134"/>
        <w:tab w:val="clear" w:pos="1871"/>
        <w:tab w:val="clear" w:pos="2268"/>
      </w:tabs>
      <w:overflowPunct/>
      <w:autoSpaceDE/>
      <w:autoSpaceDN/>
      <w:adjustRightInd/>
      <w:spacing w:before="0"/>
      <w:jc w:val="both"/>
      <w:textAlignment w:val="auto"/>
    </w:pPr>
    <w:rPr>
      <w:rFonts w:eastAsia="MS Mincho"/>
      <w:lang w:val="en-US"/>
    </w:rPr>
  </w:style>
  <w:style w:type="character" w:customStyle="1" w:styleId="BodyText2Char1">
    <w:name w:val="Body Text 2 Char1"/>
    <w:basedOn w:val="DefaultParagraphFont"/>
    <w:link w:val="BodyText21"/>
    <w:uiPriority w:val="99"/>
    <w:rsid w:val="0007155E"/>
    <w:rPr>
      <w:rFonts w:ascii="Times New Roman" w:eastAsia="MS Mincho" w:hAnsi="Times New Roman"/>
      <w:sz w:val="24"/>
      <w:lang w:eastAsia="en-US"/>
    </w:rPr>
  </w:style>
  <w:style w:type="paragraph" w:customStyle="1" w:styleId="ListBullet1">
    <w:name w:val="List Bullet1"/>
    <w:basedOn w:val="List"/>
    <w:next w:val="ListBullet"/>
    <w:uiPriority w:val="99"/>
    <w:rsid w:val="0007155E"/>
    <w:pPr>
      <w:tabs>
        <w:tab w:val="clear" w:pos="1701"/>
        <w:tab w:val="clear" w:pos="2127"/>
      </w:tabs>
      <w:suppressAutoHyphens w:val="0"/>
      <w:overflowPunct w:val="0"/>
      <w:autoSpaceDE w:val="0"/>
      <w:adjustRightInd w:val="0"/>
      <w:spacing w:after="180"/>
      <w:ind w:left="568" w:hanging="284"/>
      <w:textAlignment w:val="baseline"/>
    </w:pPr>
    <w:rPr>
      <w:sz w:val="20"/>
    </w:rPr>
  </w:style>
  <w:style w:type="paragraph" w:customStyle="1" w:styleId="BodyTextIndent1">
    <w:name w:val="Body Text Indent1"/>
    <w:basedOn w:val="Normal"/>
    <w:next w:val="BodyTextIndent"/>
    <w:link w:val="BodyTextIndentChar1"/>
    <w:uiPriority w:val="99"/>
    <w:rsid w:val="0007155E"/>
    <w:pPr>
      <w:tabs>
        <w:tab w:val="clear" w:pos="1134"/>
        <w:tab w:val="clear" w:pos="1871"/>
        <w:tab w:val="clear" w:pos="2268"/>
      </w:tabs>
      <w:overflowPunct/>
      <w:autoSpaceDE/>
      <w:autoSpaceDN/>
      <w:adjustRightInd/>
      <w:spacing w:before="0" w:after="120"/>
      <w:ind w:left="360"/>
      <w:textAlignment w:val="auto"/>
    </w:pPr>
    <w:rPr>
      <w:rFonts w:eastAsia="MS Mincho"/>
    </w:rPr>
  </w:style>
  <w:style w:type="character" w:customStyle="1" w:styleId="BodyTextIndentChar1">
    <w:name w:val="Body Text Indent Char1"/>
    <w:basedOn w:val="DefaultParagraphFont"/>
    <w:link w:val="BodyTextIndent1"/>
    <w:uiPriority w:val="99"/>
    <w:rsid w:val="0007155E"/>
    <w:rPr>
      <w:rFonts w:ascii="Times New Roman" w:eastAsia="MS Mincho" w:hAnsi="Times New Roman"/>
      <w:sz w:val="24"/>
      <w:lang w:val="en-GB" w:eastAsia="en-US"/>
    </w:rPr>
  </w:style>
  <w:style w:type="paragraph" w:customStyle="1" w:styleId="List21">
    <w:name w:val="List 21"/>
    <w:basedOn w:val="Normal"/>
    <w:next w:val="List2"/>
    <w:uiPriority w:val="99"/>
    <w:rsid w:val="0007155E"/>
    <w:pPr>
      <w:tabs>
        <w:tab w:val="clear" w:pos="1134"/>
        <w:tab w:val="clear" w:pos="1871"/>
        <w:tab w:val="clear" w:pos="2268"/>
      </w:tabs>
      <w:overflowPunct/>
      <w:autoSpaceDE/>
      <w:autoSpaceDN/>
      <w:adjustRightInd/>
      <w:spacing w:before="0"/>
      <w:ind w:left="720" w:hanging="360"/>
      <w:textAlignment w:val="auto"/>
    </w:pPr>
    <w:rPr>
      <w:rFonts w:eastAsia="SimSun"/>
    </w:rPr>
  </w:style>
  <w:style w:type="character" w:customStyle="1" w:styleId="EndnoteTextChar1">
    <w:name w:val="Endnote Text Char1"/>
    <w:basedOn w:val="DefaultParagraphFont"/>
    <w:rsid w:val="0007155E"/>
    <w:rPr>
      <w:rFonts w:ascii="Times New Roman" w:eastAsia="Times New Roman" w:hAnsi="Times New Roman" w:cs="Times New Roman"/>
      <w:sz w:val="20"/>
      <w:szCs w:val="20"/>
      <w:lang w:val="fr-FR"/>
    </w:rPr>
  </w:style>
  <w:style w:type="table" w:customStyle="1" w:styleId="TableGrid5">
    <w:name w:val="Table Grid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07155E"/>
    <w:pPr>
      <w:spacing w:before="480"/>
      <w:ind w:left="0" w:firstLine="0"/>
      <w:outlineLvl w:val="9"/>
    </w:pPr>
    <w:rPr>
      <w:rFonts w:ascii="Cambria" w:eastAsia="SimSun" w:hAnsi="Cambria"/>
      <w:bCs/>
      <w:color w:val="365F91"/>
      <w:szCs w:val="28"/>
    </w:rPr>
  </w:style>
  <w:style w:type="table" w:customStyle="1" w:styleId="TableGrid11">
    <w:name w:val="Table Grid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unhideWhenUsed/>
    <w:rsid w:val="0007155E"/>
  </w:style>
  <w:style w:type="character" w:customStyle="1" w:styleId="BodyTextIndent2Char1">
    <w:name w:val="Body Text Indent 2 Char1"/>
    <w:basedOn w:val="DefaultParagraphFont"/>
    <w:rsid w:val="0007155E"/>
    <w:rPr>
      <w:rFonts w:ascii="Times New Roman" w:eastAsia="Batang" w:hAnsi="Times New Roman"/>
      <w:sz w:val="24"/>
      <w:szCs w:val="24"/>
      <w:lang w:val="en-GB" w:eastAsia="en-US"/>
    </w:rPr>
  </w:style>
  <w:style w:type="paragraph" w:customStyle="1" w:styleId="TOC91">
    <w:name w:val="TOC 91"/>
    <w:basedOn w:val="Normal"/>
    <w:next w:val="Normal"/>
    <w:autoRedefine/>
    <w:uiPriority w:val="39"/>
    <w:unhideWhenUsed/>
    <w:rsid w:val="0007155E"/>
    <w:pPr>
      <w:tabs>
        <w:tab w:val="clear" w:pos="1134"/>
        <w:tab w:val="clear" w:pos="1871"/>
        <w:tab w:val="clear" w:pos="2268"/>
      </w:tabs>
      <w:overflowPunct/>
      <w:autoSpaceDE/>
      <w:autoSpaceDN/>
      <w:adjustRightInd/>
      <w:spacing w:before="0" w:after="100" w:line="276" w:lineRule="auto"/>
      <w:ind w:left="1760"/>
      <w:textAlignment w:val="auto"/>
    </w:pPr>
    <w:rPr>
      <w:rFonts w:ascii="Calibri" w:eastAsia="SimSun" w:hAnsi="Calibri" w:cs="Arial"/>
      <w:sz w:val="22"/>
      <w:szCs w:val="22"/>
      <w:lang w:val="en-US" w:eastAsia="zh-CN"/>
    </w:rPr>
  </w:style>
  <w:style w:type="numbering" w:customStyle="1" w:styleId="NoList11111">
    <w:name w:val="No List11111"/>
    <w:next w:val="NoList"/>
    <w:uiPriority w:val="99"/>
    <w:unhideWhenUsed/>
    <w:rsid w:val="0007155E"/>
  </w:style>
  <w:style w:type="numbering" w:customStyle="1" w:styleId="KeineListe1">
    <w:name w:val="Keine Liste1"/>
    <w:next w:val="NoList"/>
    <w:uiPriority w:val="99"/>
    <w:semiHidden/>
    <w:unhideWhenUsed/>
    <w:rsid w:val="0007155E"/>
  </w:style>
  <w:style w:type="table" w:customStyle="1" w:styleId="Tabellenraster1">
    <w:name w:val="Tabellenraster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1">
    <w:name w:val="Normal Indent Char1"/>
    <w:basedOn w:val="DefaultParagraphFont"/>
    <w:rsid w:val="0007155E"/>
    <w:rPr>
      <w:rFonts w:ascii="Times New Roman" w:hAnsi="Times New Roman"/>
      <w:sz w:val="24"/>
      <w:lang w:val="en-GB" w:eastAsia="en-US"/>
    </w:rPr>
  </w:style>
  <w:style w:type="character" w:customStyle="1" w:styleId="trans">
    <w:name w:val="trans"/>
    <w:rsid w:val="0007155E"/>
  </w:style>
  <w:style w:type="character" w:customStyle="1" w:styleId="CommentTextChar3">
    <w:name w:val="Comment Text Char3"/>
    <w:basedOn w:val="DefaultParagraphFont"/>
    <w:rsid w:val="0007155E"/>
    <w:rPr>
      <w:rFonts w:ascii="Times New Roman" w:eastAsia="Times New Roman" w:hAnsi="Times New Roman"/>
      <w:lang w:val="en-GB"/>
    </w:rPr>
  </w:style>
  <w:style w:type="character" w:customStyle="1" w:styleId="CommentSubjectChar3">
    <w:name w:val="Comment Subject Char3"/>
    <w:basedOn w:val="CommentTextChar3"/>
    <w:semiHidden/>
    <w:rsid w:val="0007155E"/>
    <w:rPr>
      <w:rFonts w:ascii="Times New Roman" w:eastAsia="Times New Roman" w:hAnsi="Times New Roman"/>
      <w:b/>
      <w:bCs/>
      <w:lang w:val="en-GB"/>
    </w:rPr>
  </w:style>
  <w:style w:type="character" w:customStyle="1" w:styleId="TitleChar2">
    <w:name w:val="Title Char2"/>
    <w:basedOn w:val="DefaultParagraphFont"/>
    <w:rsid w:val="0007155E"/>
    <w:rPr>
      <w:rFonts w:ascii="Calibri Light" w:eastAsia="Times New Roman" w:hAnsi="Calibri Light" w:cs="Times New Roman"/>
      <w:color w:val="323E4F"/>
      <w:spacing w:val="5"/>
      <w:kern w:val="28"/>
      <w:sz w:val="52"/>
      <w:szCs w:val="52"/>
      <w:lang w:val="en-GB" w:eastAsia="en-US"/>
    </w:rPr>
  </w:style>
  <w:style w:type="character" w:customStyle="1" w:styleId="BodyText2Char2">
    <w:name w:val="Body Text 2 Char2"/>
    <w:basedOn w:val="DefaultParagraphFont"/>
    <w:rsid w:val="0007155E"/>
    <w:rPr>
      <w:rFonts w:ascii="Times New Roman" w:eastAsia="SimSun" w:hAnsi="Times New Roman"/>
      <w:sz w:val="24"/>
      <w:lang w:eastAsia="en-US"/>
    </w:rPr>
  </w:style>
  <w:style w:type="character" w:customStyle="1" w:styleId="BodyTextIndentChar2">
    <w:name w:val="Body Text Indent Char2"/>
    <w:basedOn w:val="DefaultParagraphFont"/>
    <w:rsid w:val="0007155E"/>
    <w:rPr>
      <w:rFonts w:ascii="Times New Roman" w:eastAsia="SimSun" w:hAnsi="Times New Roman"/>
      <w:sz w:val="24"/>
      <w:lang w:val="en-GB" w:eastAsia="en-US"/>
    </w:rPr>
  </w:style>
  <w:style w:type="character" w:customStyle="1" w:styleId="EndnoteTextChar2">
    <w:name w:val="Endnote Text Char2"/>
    <w:basedOn w:val="DefaultParagraphFont"/>
    <w:uiPriority w:val="99"/>
    <w:rsid w:val="0007155E"/>
    <w:rPr>
      <w:rFonts w:ascii="Times New Roman" w:eastAsia="Times New Roman" w:hAnsi="Times New Roman"/>
      <w:lang w:val="fr-FR" w:eastAsia="en-US"/>
    </w:rPr>
  </w:style>
  <w:style w:type="paragraph" w:customStyle="1" w:styleId="12">
    <w:name w:val="正文1"/>
    <w:basedOn w:val="Normal"/>
    <w:rsid w:val="0007155E"/>
    <w:pPr>
      <w:widowControl w:val="0"/>
      <w:tabs>
        <w:tab w:val="clear" w:pos="1134"/>
        <w:tab w:val="clear" w:pos="1871"/>
        <w:tab w:val="clear" w:pos="2268"/>
      </w:tabs>
      <w:overflowPunct/>
      <w:autoSpaceDE/>
      <w:autoSpaceDN/>
      <w:spacing w:before="0" w:line="300" w:lineRule="auto"/>
      <w:ind w:firstLineChars="200" w:firstLine="420"/>
      <w:jc w:val="both"/>
      <w:textAlignment w:val="auto"/>
    </w:pPr>
    <w:rPr>
      <w:rFonts w:eastAsia="SimSun"/>
      <w:noProof/>
      <w:sz w:val="21"/>
      <w:lang w:val="en-US" w:eastAsia="zh-CN"/>
    </w:rPr>
  </w:style>
  <w:style w:type="character" w:customStyle="1" w:styleId="BalloonTextChar2">
    <w:name w:val="Balloon Text Char2"/>
    <w:basedOn w:val="DefaultParagraphFont"/>
    <w:rsid w:val="0007155E"/>
    <w:rPr>
      <w:rFonts w:ascii="Tahoma" w:eastAsia="Times New Roman" w:hAnsi="Tahoma" w:cs="Tahoma"/>
      <w:sz w:val="16"/>
      <w:szCs w:val="16"/>
      <w:lang w:val="en-GB" w:eastAsia="en-US"/>
    </w:rPr>
  </w:style>
  <w:style w:type="table" w:customStyle="1" w:styleId="7">
    <w:name w:val="표 구분선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5">
    <w:name w:val="Footnote Text Char5"/>
    <w:aliases w:val="footnote text Char2,ALTS FOOTNOTE Char4,Footnote Text Char1 Char4,Footnote Text Char Char1 Char4,Footnote Text Char4 Char Char Char4,Footnote Text Char1 Char1 Char1 Char Char4,Footnote Text Char Char1 Char1 Char Char Char4,DNV Char1"/>
    <w:basedOn w:val="DefaultParagraphFont"/>
    <w:uiPriority w:val="99"/>
    <w:rsid w:val="0007155E"/>
    <w:rPr>
      <w:rFonts w:ascii="Times New Roman" w:hAnsi="Times New Roman"/>
      <w:sz w:val="24"/>
      <w:lang w:val="en-GB" w:eastAsia="en-US"/>
    </w:rPr>
  </w:style>
  <w:style w:type="table" w:customStyle="1" w:styleId="TableGrid2">
    <w:name w:val="Table Grid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4">
    <w:name w:val="Footer Char4"/>
    <w:aliases w:val="footer odd Char4,footer Char2,fo Char4,pie de página Char2"/>
    <w:basedOn w:val="DefaultParagraphFont"/>
    <w:rsid w:val="0007155E"/>
    <w:rPr>
      <w:rFonts w:ascii="Times New Roman" w:hAnsi="Times New Roman"/>
      <w:caps/>
      <w:noProof/>
      <w:sz w:val="16"/>
      <w:lang w:val="en-GB" w:eastAsia="en-US"/>
    </w:rPr>
  </w:style>
  <w:style w:type="character" w:customStyle="1" w:styleId="FootnoteTextChar6">
    <w:name w:val="Footnote Text Char6"/>
    <w:aliases w:val="footnote text Char3,ALTS FOOTNOTE Char5,Footnote Text Char1 Char5,Footnote Text Char Char1 Char5,Footnote Text Char4 Char Char Char5,Footnote Text Char1 Char1 Char1 Char Char5,Footnote Text Char Char1 Char1 Char Char Char5,DNV Char2"/>
    <w:basedOn w:val="DefaultParagraphFont"/>
    <w:rsid w:val="0007155E"/>
    <w:rPr>
      <w:rFonts w:ascii="Times New Roman" w:hAnsi="Times New Roman"/>
      <w:sz w:val="24"/>
      <w:lang w:val="en-GB" w:eastAsia="en-US"/>
    </w:rPr>
  </w:style>
  <w:style w:type="character" w:customStyle="1" w:styleId="HeaderChar3">
    <w:name w:val="Header Char3"/>
    <w:aliases w:val="header odd Char3,header odd1 Char3,header odd2 Char3,header Char2,header odd3 Char3,header odd4 Char3,header odd5 Char3,header odd6 Char3,header1 Char3,header2 Char3,header3 Char3,header odd11 Char3,header odd21 Char3,header odd7 Char3"/>
    <w:basedOn w:val="DefaultParagraphFont"/>
    <w:rsid w:val="0007155E"/>
    <w:rPr>
      <w:rFonts w:ascii="Times New Roman" w:hAnsi="Times New Roman"/>
      <w:sz w:val="18"/>
      <w:lang w:val="en-GB" w:eastAsia="en-US"/>
    </w:rPr>
  </w:style>
  <w:style w:type="numbering" w:customStyle="1" w:styleId="13">
    <w:name w:val="リストなし1"/>
    <w:next w:val="NoList"/>
    <w:uiPriority w:val="99"/>
    <w:semiHidden/>
    <w:unhideWhenUsed/>
    <w:rsid w:val="0007155E"/>
  </w:style>
  <w:style w:type="numbering" w:customStyle="1" w:styleId="NoList2">
    <w:name w:val="No List2"/>
    <w:next w:val="NoList"/>
    <w:uiPriority w:val="99"/>
    <w:semiHidden/>
    <w:unhideWhenUsed/>
    <w:rsid w:val="0007155E"/>
  </w:style>
  <w:style w:type="numbering" w:customStyle="1" w:styleId="LFO191">
    <w:name w:val="LFO191"/>
    <w:basedOn w:val="NoList"/>
    <w:rsid w:val="0007155E"/>
  </w:style>
  <w:style w:type="numbering" w:customStyle="1" w:styleId="LFO201">
    <w:name w:val="LFO201"/>
    <w:basedOn w:val="NoList"/>
    <w:rsid w:val="0007155E"/>
  </w:style>
  <w:style w:type="numbering" w:customStyle="1" w:styleId="LFO211">
    <w:name w:val="LFO211"/>
    <w:basedOn w:val="NoList"/>
    <w:rsid w:val="0007155E"/>
  </w:style>
  <w:style w:type="numbering" w:customStyle="1" w:styleId="LFO221">
    <w:name w:val="LFO221"/>
    <w:basedOn w:val="NoList"/>
    <w:rsid w:val="0007155E"/>
  </w:style>
  <w:style w:type="numbering" w:customStyle="1" w:styleId="LFO231">
    <w:name w:val="LFO231"/>
    <w:basedOn w:val="NoList"/>
    <w:rsid w:val="0007155E"/>
  </w:style>
  <w:style w:type="numbering" w:customStyle="1" w:styleId="NoList12">
    <w:name w:val="No List12"/>
    <w:next w:val="NoList"/>
    <w:uiPriority w:val="99"/>
    <w:semiHidden/>
    <w:unhideWhenUsed/>
    <w:rsid w:val="0007155E"/>
  </w:style>
  <w:style w:type="numbering" w:customStyle="1" w:styleId="NoList112">
    <w:name w:val="No List112"/>
    <w:next w:val="NoList"/>
    <w:uiPriority w:val="99"/>
    <w:semiHidden/>
    <w:unhideWhenUsed/>
    <w:rsid w:val="0007155E"/>
  </w:style>
  <w:style w:type="numbering" w:customStyle="1" w:styleId="NoList111111">
    <w:name w:val="No List111111"/>
    <w:next w:val="NoList"/>
    <w:uiPriority w:val="99"/>
    <w:unhideWhenUsed/>
    <w:rsid w:val="0007155E"/>
  </w:style>
  <w:style w:type="numbering" w:customStyle="1" w:styleId="KeineListe11">
    <w:name w:val="Keine Liste11"/>
    <w:next w:val="NoList"/>
    <w:uiPriority w:val="99"/>
    <w:semiHidden/>
    <w:unhideWhenUsed/>
    <w:rsid w:val="0007155E"/>
  </w:style>
  <w:style w:type="table" w:customStyle="1" w:styleId="TableGrid51">
    <w:name w:val="Table Grid5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CParagraph">
    <w:name w:val="ECC Paragraph"/>
    <w:basedOn w:val="Normal"/>
    <w:rsid w:val="0007155E"/>
    <w:pPr>
      <w:tabs>
        <w:tab w:val="clear" w:pos="1134"/>
        <w:tab w:val="clear" w:pos="1871"/>
        <w:tab w:val="clear" w:pos="2268"/>
      </w:tabs>
      <w:overflowPunct/>
      <w:autoSpaceDE/>
      <w:autoSpaceDN/>
      <w:adjustRightInd/>
      <w:spacing w:before="0" w:after="240"/>
      <w:jc w:val="both"/>
      <w:textAlignment w:val="auto"/>
    </w:pPr>
    <w:rPr>
      <w:rFonts w:ascii="Arial" w:eastAsia="MS Mincho" w:hAnsi="Arial"/>
      <w:sz w:val="20"/>
      <w:szCs w:val="24"/>
    </w:rPr>
  </w:style>
  <w:style w:type="table" w:customStyle="1" w:styleId="TableGrid0">
    <w:name w:val="TableGrid"/>
    <w:rsid w:val="0007155E"/>
    <w:rPr>
      <w:rFonts w:ascii="Calibri" w:eastAsia="MS Mincho" w:hAnsi="Calibri"/>
      <w:sz w:val="22"/>
      <w:szCs w:val="22"/>
      <w:lang w:eastAsia="en-US"/>
    </w:rPr>
    <w:tblPr>
      <w:tblCellMar>
        <w:top w:w="0" w:type="dxa"/>
        <w:left w:w="0" w:type="dxa"/>
        <w:bottom w:w="0" w:type="dxa"/>
        <w:right w:w="0" w:type="dxa"/>
      </w:tblCellMar>
    </w:tblPr>
  </w:style>
  <w:style w:type="paragraph" w:customStyle="1" w:styleId="ECCTabletitle">
    <w:name w:val="ECC Table title"/>
    <w:basedOn w:val="Normal"/>
    <w:next w:val="ECCParagraph"/>
    <w:autoRedefine/>
    <w:rsid w:val="0007155E"/>
    <w:pPr>
      <w:tabs>
        <w:tab w:val="clear" w:pos="1134"/>
        <w:tab w:val="clear" w:pos="1871"/>
        <w:tab w:val="clear" w:pos="2268"/>
      </w:tabs>
      <w:overflowPunct/>
      <w:autoSpaceDE/>
      <w:autoSpaceDN/>
      <w:adjustRightInd/>
      <w:spacing w:before="360" w:after="240"/>
      <w:ind w:left="360" w:hanging="360"/>
      <w:jc w:val="center"/>
      <w:textAlignment w:val="auto"/>
    </w:pPr>
    <w:rPr>
      <w:rFonts w:ascii="Arial" w:eastAsia="MS Mincho" w:hAnsi="Arial"/>
      <w:b/>
      <w:color w:val="D2232A"/>
      <w:sz w:val="20"/>
      <w:szCs w:val="24"/>
    </w:rPr>
  </w:style>
  <w:style w:type="numbering" w:customStyle="1" w:styleId="ECCBullets">
    <w:name w:val="ECC Bullets"/>
    <w:basedOn w:val="NoList"/>
    <w:rsid w:val="0007155E"/>
    <w:pPr>
      <w:numPr>
        <w:numId w:val="6"/>
      </w:numPr>
    </w:pPr>
  </w:style>
  <w:style w:type="paragraph" w:customStyle="1" w:styleId="ECCNumberedBullets">
    <w:name w:val="ECC Numbered Bullets"/>
    <w:basedOn w:val="Normal"/>
    <w:rsid w:val="0007155E"/>
    <w:pPr>
      <w:numPr>
        <w:numId w:val="7"/>
      </w:numPr>
      <w:tabs>
        <w:tab w:val="clear" w:pos="1134"/>
        <w:tab w:val="clear" w:pos="1871"/>
        <w:tab w:val="clear" w:pos="2268"/>
      </w:tabs>
      <w:overflowPunct/>
      <w:autoSpaceDE/>
      <w:autoSpaceDN/>
      <w:adjustRightInd/>
      <w:spacing w:before="0"/>
      <w:textAlignment w:val="auto"/>
    </w:pPr>
    <w:rPr>
      <w:rFonts w:ascii="Arial" w:eastAsia="MS Mincho" w:hAnsi="Arial"/>
      <w:sz w:val="20"/>
      <w:szCs w:val="24"/>
      <w:lang w:val="en-US"/>
    </w:rPr>
  </w:style>
  <w:style w:type="numbering" w:customStyle="1" w:styleId="ECCNumbers-Bullets">
    <w:name w:val="ECC Numbers-Bullets"/>
    <w:uiPriority w:val="99"/>
    <w:rsid w:val="0007155E"/>
    <w:pPr>
      <w:numPr>
        <w:numId w:val="7"/>
      </w:numPr>
    </w:pPr>
  </w:style>
  <w:style w:type="character" w:customStyle="1" w:styleId="ECCHLyellow">
    <w:name w:val="ECC HL yellow"/>
    <w:basedOn w:val="DefaultParagraphFont"/>
    <w:uiPriority w:val="1"/>
    <w:qFormat/>
    <w:rsid w:val="0007155E"/>
    <w:rPr>
      <w:rFonts w:eastAsia="Calibri"/>
      <w:i w:val="0"/>
      <w:szCs w:val="22"/>
      <w:bdr w:val="none" w:sz="0" w:space="0" w:color="auto"/>
      <w:shd w:val="solid" w:color="FFFF00" w:fill="auto"/>
      <w:lang w:val="en-GB"/>
    </w:rPr>
  </w:style>
  <w:style w:type="paragraph" w:customStyle="1" w:styleId="ECCTableHeaderwhitefont">
    <w:name w:val="ECC Table Header white font"/>
    <w:qFormat/>
    <w:rsid w:val="0007155E"/>
    <w:pPr>
      <w:spacing w:before="240" w:after="60"/>
      <w:jc w:val="center"/>
    </w:pPr>
    <w:rPr>
      <w:rFonts w:ascii="Arial" w:eastAsia="Calibri" w:hAnsi="Arial"/>
      <w:bCs/>
      <w:color w:val="FFFFFF"/>
      <w:lang w:val="en-GB" w:eastAsia="de-DE"/>
    </w:rPr>
  </w:style>
  <w:style w:type="paragraph" w:customStyle="1" w:styleId="ECCTabletext">
    <w:name w:val="ECC Table text"/>
    <w:basedOn w:val="Normal"/>
    <w:qFormat/>
    <w:rsid w:val="0007155E"/>
    <w:pPr>
      <w:tabs>
        <w:tab w:val="clear" w:pos="1134"/>
        <w:tab w:val="clear" w:pos="1871"/>
        <w:tab w:val="clear" w:pos="2268"/>
      </w:tabs>
      <w:overflowPunct/>
      <w:autoSpaceDE/>
      <w:autoSpaceDN/>
      <w:adjustRightInd/>
      <w:spacing w:before="0" w:after="60"/>
      <w:jc w:val="both"/>
      <w:textAlignment w:val="auto"/>
    </w:pPr>
    <w:rPr>
      <w:rFonts w:ascii="Arial" w:eastAsia="Calibri" w:hAnsi="Arial"/>
      <w:sz w:val="20"/>
      <w:szCs w:val="22"/>
    </w:rPr>
  </w:style>
  <w:style w:type="table" w:customStyle="1" w:styleId="ECCTable-redheader">
    <w:name w:val="ECC Table - red header"/>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paragraph" w:customStyle="1" w:styleId="ECCFiguregraphcentered">
    <w:name w:val="ECC Figure/graph centered"/>
    <w:next w:val="Normal"/>
    <w:qFormat/>
    <w:rsid w:val="0007155E"/>
    <w:pPr>
      <w:spacing w:before="240" w:after="240"/>
      <w:jc w:val="center"/>
    </w:pPr>
    <w:rPr>
      <w:rFonts w:ascii="Arial" w:eastAsia="MS Mincho" w:hAnsi="Arial"/>
      <w:noProof/>
      <w:lang w:val="de-DE" w:eastAsia="de-DE"/>
      <w14:cntxtAlts/>
    </w:rPr>
  </w:style>
  <w:style w:type="paragraph" w:customStyle="1" w:styleId="ECCBulletsLv1">
    <w:name w:val="ECC Bullets Lv1"/>
    <w:basedOn w:val="Normal"/>
    <w:qFormat/>
    <w:rsid w:val="0007155E"/>
    <w:pPr>
      <w:tabs>
        <w:tab w:val="clear" w:pos="1134"/>
        <w:tab w:val="clear" w:pos="1871"/>
        <w:tab w:val="clear" w:pos="2268"/>
        <w:tab w:val="left" w:pos="340"/>
      </w:tabs>
      <w:overflowPunct/>
      <w:autoSpaceDE/>
      <w:autoSpaceDN/>
      <w:adjustRightInd/>
      <w:spacing w:before="60"/>
      <w:ind w:left="340" w:hanging="340"/>
      <w:jc w:val="both"/>
      <w:textAlignment w:val="auto"/>
    </w:pPr>
    <w:rPr>
      <w:rFonts w:ascii="Arial" w:eastAsia="Calibri" w:hAnsi="Arial"/>
      <w:sz w:val="20"/>
      <w:szCs w:val="22"/>
    </w:rPr>
  </w:style>
  <w:style w:type="paragraph" w:customStyle="1" w:styleId="ECCBulletsLv2">
    <w:name w:val="ECC Bullets Lv2"/>
    <w:basedOn w:val="ECCBulletsLv1"/>
    <w:rsid w:val="0007155E"/>
    <w:pPr>
      <w:tabs>
        <w:tab w:val="clear" w:pos="340"/>
        <w:tab w:val="left" w:pos="680"/>
      </w:tabs>
      <w:ind w:left="680"/>
    </w:pPr>
  </w:style>
  <w:style w:type="paragraph" w:customStyle="1" w:styleId="ECCNumberedList">
    <w:name w:val="ECC Numbered List"/>
    <w:basedOn w:val="Normal"/>
    <w:qFormat/>
    <w:rsid w:val="0007155E"/>
    <w:pPr>
      <w:tabs>
        <w:tab w:val="clear" w:pos="1134"/>
        <w:tab w:val="clear" w:pos="1871"/>
        <w:tab w:val="clear" w:pos="2268"/>
      </w:tabs>
      <w:overflowPunct/>
      <w:autoSpaceDE/>
      <w:autoSpaceDN/>
      <w:adjustRightInd/>
      <w:spacing w:before="240"/>
      <w:ind w:left="360" w:hanging="360"/>
      <w:jc w:val="both"/>
      <w:textAlignment w:val="auto"/>
    </w:pPr>
    <w:rPr>
      <w:rFonts w:ascii="Arial" w:eastAsia="Calibri" w:hAnsi="Arial"/>
      <w:sz w:val="20"/>
    </w:rPr>
  </w:style>
  <w:style w:type="table" w:customStyle="1" w:styleId="TableGrid3">
    <w:name w:val="Table Grid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Lunderlined">
    <w:name w:val="ECC HL underlined"/>
    <w:uiPriority w:val="1"/>
    <w:qFormat/>
    <w:rsid w:val="0007155E"/>
    <w:rPr>
      <w:u w:val="single"/>
    </w:rPr>
  </w:style>
  <w:style w:type="paragraph" w:customStyle="1" w:styleId="ECCTablenote">
    <w:name w:val="ECC Table note"/>
    <w:qFormat/>
    <w:rsid w:val="0007155E"/>
    <w:pPr>
      <w:ind w:left="284" w:hanging="284"/>
      <w:jc w:val="both"/>
    </w:pPr>
    <w:rPr>
      <w:rFonts w:ascii="Arial" w:eastAsia="MS Mincho" w:hAnsi="Arial"/>
      <w:sz w:val="16"/>
      <w:szCs w:val="16"/>
      <w:lang w:val="en-GB" w:eastAsia="en-US"/>
    </w:rPr>
  </w:style>
  <w:style w:type="paragraph" w:customStyle="1" w:styleId="ECCAnnexheading1">
    <w:name w:val="ECC Annex heading1"/>
    <w:next w:val="Normal"/>
    <w:qFormat/>
    <w:rsid w:val="0007155E"/>
    <w:pPr>
      <w:keepNext/>
      <w:pageBreakBefore/>
      <w:spacing w:before="240" w:after="60"/>
      <w:ind w:left="710"/>
      <w:jc w:val="both"/>
    </w:pPr>
    <w:rPr>
      <w:rFonts w:ascii="Arial" w:eastAsia="MS Mincho" w:hAnsi="Arial"/>
      <w:b/>
      <w:caps/>
      <w:color w:val="D2232A"/>
      <w:lang w:val="da-DK" w:eastAsia="en-US"/>
    </w:rPr>
  </w:style>
  <w:style w:type="paragraph" w:customStyle="1" w:styleId="ECCAnnexheading2">
    <w:name w:val="ECC Annex heading2"/>
    <w:next w:val="Normal"/>
    <w:rsid w:val="0007155E"/>
    <w:pPr>
      <w:overflowPunct w:val="0"/>
      <w:autoSpaceDE w:val="0"/>
      <w:autoSpaceDN w:val="0"/>
      <w:adjustRightInd w:val="0"/>
      <w:spacing w:before="480" w:after="240"/>
      <w:ind w:left="576" w:hanging="576"/>
      <w:jc w:val="both"/>
      <w:textAlignment w:val="baseline"/>
    </w:pPr>
    <w:rPr>
      <w:rFonts w:ascii="Arial" w:eastAsia="MS Mincho" w:hAnsi="Arial"/>
      <w:b/>
      <w:caps/>
      <w:lang w:val="da-DK" w:eastAsia="en-US"/>
    </w:rPr>
  </w:style>
  <w:style w:type="paragraph" w:customStyle="1" w:styleId="ECCAnnexheading3">
    <w:name w:val="ECC Annex heading3"/>
    <w:next w:val="Normal"/>
    <w:rsid w:val="0007155E"/>
    <w:pPr>
      <w:tabs>
        <w:tab w:val="num" w:pos="720"/>
      </w:tabs>
      <w:overflowPunct w:val="0"/>
      <w:autoSpaceDE w:val="0"/>
      <w:autoSpaceDN w:val="0"/>
      <w:adjustRightInd w:val="0"/>
      <w:spacing w:before="360" w:after="60"/>
      <w:ind w:left="720" w:hanging="720"/>
      <w:jc w:val="both"/>
      <w:textAlignment w:val="baseline"/>
    </w:pPr>
    <w:rPr>
      <w:rFonts w:ascii="Arial" w:eastAsia="MS Mincho" w:hAnsi="Arial"/>
      <w:b/>
      <w:lang w:val="da-DK" w:eastAsia="en-US"/>
    </w:rPr>
  </w:style>
  <w:style w:type="paragraph" w:customStyle="1" w:styleId="ECCAnnexheading4">
    <w:name w:val="ECC Annex heading4"/>
    <w:next w:val="Normal"/>
    <w:rsid w:val="0007155E"/>
    <w:pPr>
      <w:tabs>
        <w:tab w:val="num" w:pos="864"/>
      </w:tabs>
      <w:overflowPunct w:val="0"/>
      <w:autoSpaceDE w:val="0"/>
      <w:autoSpaceDN w:val="0"/>
      <w:adjustRightInd w:val="0"/>
      <w:spacing w:before="360" w:after="60"/>
      <w:ind w:left="864" w:hanging="864"/>
      <w:jc w:val="both"/>
      <w:textAlignment w:val="baseline"/>
    </w:pPr>
    <w:rPr>
      <w:rFonts w:ascii="Arial" w:eastAsia="MS Mincho" w:hAnsi="Arial"/>
      <w:i/>
      <w:color w:val="D2232A"/>
      <w:lang w:val="da-DK" w:eastAsia="en-US"/>
    </w:rPr>
  </w:style>
  <w:style w:type="character" w:customStyle="1" w:styleId="ECCHLsubscript">
    <w:name w:val="ECC HL subscript"/>
    <w:uiPriority w:val="1"/>
    <w:rsid w:val="0007155E"/>
    <w:rPr>
      <w:vertAlign w:val="subscript"/>
    </w:rPr>
  </w:style>
  <w:style w:type="character" w:customStyle="1" w:styleId="ECCHLgreen">
    <w:name w:val="ECC HL green"/>
    <w:basedOn w:val="DefaultParagraphFont"/>
    <w:uiPriority w:val="1"/>
    <w:qFormat/>
    <w:rsid w:val="0007155E"/>
    <w:rPr>
      <w:bdr w:val="none" w:sz="0" w:space="0" w:color="auto"/>
      <w:shd w:val="solid" w:color="92D050" w:fill="auto"/>
      <w:lang w:val="en-GB"/>
    </w:rPr>
  </w:style>
  <w:style w:type="paragraph" w:customStyle="1" w:styleId="ECCBulletsLv3">
    <w:name w:val="ECC Bullets Lv3"/>
    <w:basedOn w:val="ECCBulletsLv1"/>
    <w:rsid w:val="0007155E"/>
    <w:pPr>
      <w:tabs>
        <w:tab w:val="clear" w:pos="340"/>
        <w:tab w:val="left" w:pos="1021"/>
        <w:tab w:val="num" w:pos="2520"/>
      </w:tabs>
      <w:ind w:left="1020"/>
    </w:pPr>
  </w:style>
  <w:style w:type="paragraph" w:customStyle="1" w:styleId="coverpagelastupdatedDDMMYY">
    <w:name w:val="cover page 'last updated DD MM YY'"/>
    <w:next w:val="coverpageapprovedDDMMYY"/>
    <w:rsid w:val="0007155E"/>
    <w:pPr>
      <w:spacing w:before="120" w:after="60"/>
      <w:ind w:left="3402"/>
      <w:jc w:val="both"/>
    </w:pPr>
    <w:rPr>
      <w:rFonts w:ascii="Arial" w:eastAsia="MS Mincho" w:hAnsi="Arial"/>
      <w:bCs/>
      <w:sz w:val="18"/>
      <w:lang w:val="da-DK" w:eastAsia="en-US"/>
    </w:rPr>
  </w:style>
  <w:style w:type="paragraph" w:customStyle="1" w:styleId="ECCLetteredList">
    <w:name w:val="ECC Lettered List"/>
    <w:qFormat/>
    <w:rsid w:val="0007155E"/>
    <w:pPr>
      <w:tabs>
        <w:tab w:val="num" w:pos="680"/>
      </w:tabs>
      <w:spacing w:before="240"/>
      <w:ind w:left="680" w:hanging="340"/>
      <w:jc w:val="both"/>
    </w:pPr>
    <w:rPr>
      <w:rFonts w:ascii="Arial" w:eastAsia="MS Mincho" w:hAnsi="Arial"/>
      <w:lang w:val="da-DK" w:eastAsia="en-US"/>
    </w:rPr>
  </w:style>
  <w:style w:type="paragraph" w:customStyle="1" w:styleId="ECCReference">
    <w:name w:val="ECC Reference"/>
    <w:basedOn w:val="Normal"/>
    <w:rsid w:val="0007155E"/>
    <w:pPr>
      <w:tabs>
        <w:tab w:val="clear" w:pos="1134"/>
        <w:tab w:val="clear" w:pos="1871"/>
        <w:tab w:val="clear" w:pos="2268"/>
        <w:tab w:val="num" w:pos="397"/>
      </w:tabs>
      <w:overflowPunct/>
      <w:autoSpaceDE/>
      <w:autoSpaceDN/>
      <w:adjustRightInd/>
      <w:spacing w:before="0"/>
      <w:ind w:left="397" w:hanging="397"/>
      <w:jc w:val="both"/>
      <w:textAlignment w:val="auto"/>
    </w:pPr>
    <w:rPr>
      <w:rFonts w:ascii="Arial" w:eastAsia="Calibri" w:hAnsi="Arial"/>
      <w:sz w:val="20"/>
      <w:szCs w:val="22"/>
      <w:lang w:eastAsia="ja-JP"/>
    </w:rPr>
  </w:style>
  <w:style w:type="paragraph" w:customStyle="1" w:styleId="coverpageReporttitledescription">
    <w:name w:val="cover page 'Report title/description'"/>
    <w:rsid w:val="0007155E"/>
    <w:pPr>
      <w:keepLines/>
      <w:spacing w:before="1800" w:after="60" w:line="288" w:lineRule="auto"/>
      <w:ind w:left="3402"/>
      <w:contextualSpacing/>
      <w:jc w:val="both"/>
      <w:textboxTightWrap w:val="firstLineOnly"/>
    </w:pPr>
    <w:rPr>
      <w:rFonts w:ascii="Arial" w:eastAsia="MS Mincho" w:hAnsi="Arial"/>
      <w:sz w:val="24"/>
      <w:lang w:val="da-DK" w:eastAsia="en-US"/>
    </w:rPr>
  </w:style>
  <w:style w:type="paragraph" w:customStyle="1" w:styleId="ECCEditorsNote">
    <w:name w:val="ECC Editor's Note"/>
    <w:next w:val="Normal"/>
    <w:qFormat/>
    <w:rsid w:val="0007155E"/>
    <w:pPr>
      <w:shd w:val="solid" w:color="FFFF00" w:fill="auto"/>
      <w:tabs>
        <w:tab w:val="num" w:pos="1559"/>
      </w:tabs>
      <w:spacing w:before="120" w:after="60"/>
      <w:ind w:left="1559" w:hanging="1559"/>
      <w:jc w:val="both"/>
    </w:pPr>
    <w:rPr>
      <w:rFonts w:ascii="Arial" w:eastAsia="Calibri" w:hAnsi="Arial"/>
      <w:szCs w:val="22"/>
      <w:lang w:val="da-DK" w:eastAsia="de-DE"/>
    </w:rPr>
  </w:style>
  <w:style w:type="paragraph" w:customStyle="1" w:styleId="ECCpageHeader">
    <w:name w:val="ECC page Header"/>
    <w:rsid w:val="0007155E"/>
    <w:pPr>
      <w:tabs>
        <w:tab w:val="left" w:pos="0"/>
        <w:tab w:val="center" w:pos="4820"/>
        <w:tab w:val="right" w:pos="9639"/>
      </w:tabs>
      <w:jc w:val="both"/>
    </w:pPr>
    <w:rPr>
      <w:rFonts w:ascii="Arial" w:eastAsia="MS Mincho" w:hAnsi="Arial"/>
      <w:b/>
      <w:sz w:val="16"/>
      <w:lang w:val="da-DK" w:eastAsia="en-US"/>
    </w:rPr>
  </w:style>
  <w:style w:type="paragraph" w:customStyle="1" w:styleId="coverpageapprovedDDMMYY">
    <w:name w:val="cover page 'approved DD MM YY'"/>
    <w:next w:val="coverpagelastupdatedDDMMYY"/>
    <w:rsid w:val="0007155E"/>
    <w:pPr>
      <w:spacing w:before="600" w:after="60"/>
      <w:ind w:left="3402"/>
      <w:jc w:val="both"/>
    </w:pPr>
    <w:rPr>
      <w:rFonts w:ascii="Arial" w:eastAsia="MS Mincho" w:hAnsi="Arial"/>
      <w:b/>
      <w:sz w:val="18"/>
      <w:szCs w:val="18"/>
      <w:lang w:val="da-DK" w:eastAsia="en-US"/>
    </w:rPr>
  </w:style>
  <w:style w:type="paragraph" w:customStyle="1" w:styleId="coverpageECCReport">
    <w:name w:val="cover page 'ECC Report'"/>
    <w:link w:val="coverpageECCReportZchn"/>
    <w:semiHidden/>
    <w:rsid w:val="0007155E"/>
    <w:pPr>
      <w:shd w:val="clear" w:color="FFFFFF" w:fill="auto"/>
      <w:spacing w:before="60" w:after="60"/>
      <w:jc w:val="both"/>
    </w:pPr>
    <w:rPr>
      <w:rFonts w:ascii="Arial" w:eastAsia="Calibri" w:hAnsi="Arial"/>
      <w:color w:val="FFFFFF"/>
      <w:sz w:val="68"/>
      <w:szCs w:val="68"/>
      <w:lang w:val="en-GB" w:eastAsia="en-US"/>
    </w:rPr>
  </w:style>
  <w:style w:type="character" w:customStyle="1" w:styleId="coverpageECCReportZchn">
    <w:name w:val="cover page 'ECC Report' Zchn"/>
    <w:basedOn w:val="DefaultParagraphFont"/>
    <w:link w:val="coverpageECCReport"/>
    <w:semiHidden/>
    <w:rsid w:val="0007155E"/>
    <w:rPr>
      <w:rFonts w:ascii="Arial" w:eastAsia="Calibri" w:hAnsi="Arial"/>
      <w:color w:val="FFFFFF"/>
      <w:sz w:val="68"/>
      <w:szCs w:val="68"/>
      <w:shd w:val="clear" w:color="FFFFFF" w:fill="auto"/>
      <w:lang w:val="en-GB" w:eastAsia="en-US"/>
    </w:rPr>
  </w:style>
  <w:style w:type="paragraph" w:customStyle="1" w:styleId="coverpageTableofContent">
    <w:name w:val="cover page 'Table of Content'"/>
    <w:semiHidden/>
    <w:rsid w:val="0007155E"/>
    <w:pPr>
      <w:spacing w:before="240" w:after="240"/>
      <w:jc w:val="both"/>
    </w:pPr>
    <w:rPr>
      <w:rFonts w:ascii="Arial" w:eastAsia="MS Mincho" w:hAnsi="Arial"/>
      <w:b/>
      <w:noProof/>
      <w:color w:val="FFFFFF"/>
      <w:lang w:val="de-DE" w:eastAsia="de-DE"/>
    </w:rPr>
  </w:style>
  <w:style w:type="paragraph" w:customStyle="1" w:styleId="ECCTableHeaderredfont">
    <w:name w:val="ECC Table Header red font"/>
    <w:qFormat/>
    <w:rsid w:val="0007155E"/>
    <w:pPr>
      <w:spacing w:before="120" w:after="120"/>
    </w:pPr>
    <w:rPr>
      <w:rFonts w:ascii="Arial" w:eastAsia="Calibri" w:hAnsi="Arial"/>
      <w:bCs/>
      <w:color w:val="D2232A"/>
      <w:lang w:val="en-GB" w:eastAsia="de-DE"/>
    </w:rPr>
  </w:style>
  <w:style w:type="paragraph" w:customStyle="1" w:styleId="ECCpageFooter">
    <w:name w:val="ECC page Footer"/>
    <w:rsid w:val="0007155E"/>
    <w:pPr>
      <w:tabs>
        <w:tab w:val="left" w:pos="0"/>
        <w:tab w:val="center" w:pos="4820"/>
        <w:tab w:val="right" w:pos="9639"/>
      </w:tabs>
      <w:jc w:val="both"/>
    </w:pPr>
    <w:rPr>
      <w:rFonts w:ascii="Arial" w:eastAsia="MS Mincho" w:hAnsi="Arial"/>
      <w:b/>
      <w:sz w:val="16"/>
      <w:szCs w:val="22"/>
      <w:lang w:val="de-DE" w:eastAsia="de-DE"/>
    </w:rPr>
  </w:style>
  <w:style w:type="character" w:customStyle="1" w:styleId="ECCHLbold">
    <w:name w:val="ECC HL bold"/>
    <w:uiPriority w:val="1"/>
    <w:qFormat/>
    <w:rsid w:val="0007155E"/>
    <w:rPr>
      <w:b/>
      <w:bCs w:val="0"/>
    </w:rPr>
  </w:style>
  <w:style w:type="character" w:customStyle="1" w:styleId="ECCHLcyan">
    <w:name w:val="ECC HL cyan"/>
    <w:basedOn w:val="DefaultParagraphFont"/>
    <w:uiPriority w:val="1"/>
    <w:qFormat/>
    <w:rsid w:val="0007155E"/>
    <w:rPr>
      <w:iCs w:val="0"/>
      <w:bdr w:val="none" w:sz="0" w:space="0" w:color="auto"/>
      <w:shd w:val="solid" w:color="00FFFF" w:fill="auto"/>
      <w:lang w:val="en-GB"/>
    </w:rPr>
  </w:style>
  <w:style w:type="character" w:customStyle="1" w:styleId="ECCHLorange">
    <w:name w:val="ECC HL orange"/>
    <w:basedOn w:val="DefaultParagraphFont"/>
    <w:uiPriority w:val="1"/>
    <w:qFormat/>
    <w:rsid w:val="0007155E"/>
    <w:rPr>
      <w:bdr w:val="none" w:sz="0" w:space="0" w:color="auto"/>
      <w:shd w:val="solid" w:color="FFC000" w:fill="auto"/>
    </w:rPr>
  </w:style>
  <w:style w:type="character" w:customStyle="1" w:styleId="ECCHLblue">
    <w:name w:val="ECC HL blue"/>
    <w:basedOn w:val="DefaultParagraphFont"/>
    <w:uiPriority w:val="1"/>
    <w:qFormat/>
    <w:rsid w:val="0007155E"/>
    <w:rPr>
      <w:rFonts w:eastAsia="Calibri"/>
      <w:color w:val="FFFF00"/>
      <w:szCs w:val="22"/>
      <w:bdr w:val="none" w:sz="0" w:space="0" w:color="auto"/>
      <w:shd w:val="solid" w:color="4472C4" w:fill="auto"/>
      <w:lang w:val="en-GB"/>
    </w:rPr>
  </w:style>
  <w:style w:type="character" w:customStyle="1" w:styleId="ECCHLpetrol">
    <w:name w:val="ECC HL petrol"/>
    <w:basedOn w:val="DefaultParagraphFont"/>
    <w:uiPriority w:val="1"/>
    <w:qFormat/>
    <w:rsid w:val="0007155E"/>
    <w:rPr>
      <w:iCs w:val="0"/>
      <w:color w:val="FFFFFF"/>
      <w:bdr w:val="none" w:sz="0" w:space="0" w:color="auto"/>
      <w:shd w:val="solid" w:color="008080" w:fill="auto"/>
    </w:rPr>
  </w:style>
  <w:style w:type="character" w:customStyle="1" w:styleId="ECCHLsuperscript">
    <w:name w:val="ECC HL superscript"/>
    <w:uiPriority w:val="1"/>
    <w:rsid w:val="0007155E"/>
    <w:rPr>
      <w:vertAlign w:val="superscript"/>
    </w:rPr>
  </w:style>
  <w:style w:type="character" w:customStyle="1" w:styleId="ECCHLmagenta">
    <w:name w:val="ECC HL magenta"/>
    <w:basedOn w:val="DefaultParagraphFont"/>
    <w:uiPriority w:val="1"/>
    <w:qFormat/>
    <w:rsid w:val="0007155E"/>
    <w:rPr>
      <w:color w:val="auto"/>
      <w:bdr w:val="none" w:sz="0" w:space="0" w:color="auto"/>
      <w:shd w:val="solid" w:color="FF3399" w:fill="auto"/>
      <w:lang w:val="en-GB"/>
    </w:rPr>
  </w:style>
  <w:style w:type="character" w:customStyle="1" w:styleId="ECCHLbrown">
    <w:name w:val="ECC HL brown"/>
    <w:basedOn w:val="DefaultParagraphFont"/>
    <w:uiPriority w:val="1"/>
    <w:qFormat/>
    <w:rsid w:val="0007155E"/>
    <w:rPr>
      <w:color w:val="D9D9D9"/>
      <w:bdr w:val="none" w:sz="0" w:space="0" w:color="auto"/>
      <w:shd w:val="solid" w:color="B95807" w:fill="auto"/>
    </w:rPr>
  </w:style>
  <w:style w:type="paragraph" w:customStyle="1" w:styleId="ECCHeadingnonumbering">
    <w:name w:val="ECC Heading no numbering"/>
    <w:rsid w:val="0007155E"/>
    <w:pPr>
      <w:tabs>
        <w:tab w:val="left" w:pos="0"/>
        <w:tab w:val="center" w:pos="4820"/>
        <w:tab w:val="right" w:pos="9639"/>
      </w:tabs>
      <w:spacing w:before="240" w:after="60"/>
      <w:jc w:val="both"/>
    </w:pPr>
    <w:rPr>
      <w:rFonts w:ascii="Arial" w:eastAsia="MS Mincho" w:hAnsi="Arial" w:cs="Arial"/>
      <w:b/>
      <w:bCs/>
      <w:caps/>
      <w:color w:val="D2232A"/>
      <w:kern w:val="32"/>
      <w:szCs w:val="32"/>
      <w:lang w:val="da-DK" w:eastAsia="en-US"/>
    </w:rPr>
  </w:style>
  <w:style w:type="table" w:customStyle="1" w:styleId="ECCTable-whiteheader">
    <w:name w:val="ECC Table - white header"/>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
    <w:name w:val="ECC Table - clean"/>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character" w:customStyle="1" w:styleId="ECCHLgrey">
    <w:name w:val="ECC HL grey"/>
    <w:uiPriority w:val="1"/>
    <w:qFormat/>
    <w:rsid w:val="0007155E"/>
    <w:rPr>
      <w:bdr w:val="none" w:sz="0" w:space="0" w:color="auto"/>
      <w:shd w:val="solid" w:color="BFBFBF" w:fill="auto"/>
    </w:rPr>
  </w:style>
  <w:style w:type="numbering" w:customStyle="1" w:styleId="NoList3">
    <w:name w:val="No List3"/>
    <w:next w:val="NoList"/>
    <w:uiPriority w:val="99"/>
    <w:semiHidden/>
    <w:unhideWhenUsed/>
    <w:rsid w:val="0007155E"/>
  </w:style>
  <w:style w:type="character" w:customStyle="1" w:styleId="EquationeqChar">
    <w:name w:val="Equation.eq Char"/>
    <w:basedOn w:val="DefaultParagraphFont"/>
    <w:rsid w:val="0007155E"/>
    <w:rPr>
      <w:rFonts w:ascii="Times New Roman" w:hAnsi="Times New Roman"/>
      <w:sz w:val="24"/>
      <w:lang w:val="en-GB" w:eastAsia="en-US"/>
    </w:rPr>
  </w:style>
  <w:style w:type="table" w:customStyle="1" w:styleId="TableGrid4">
    <w:name w:val="Table Grid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표 구분선7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07155E"/>
  </w:style>
  <w:style w:type="table" w:customStyle="1" w:styleId="TableGrid7">
    <w:name w:val="Table Grid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표 구분선7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oins0">
    <w:name w:val="msoins"/>
    <w:basedOn w:val="DefaultParagraphFont"/>
    <w:rsid w:val="0007155E"/>
  </w:style>
  <w:style w:type="character" w:customStyle="1" w:styleId="14">
    <w:name w:val="Заголовок1 б/н Знак"/>
    <w:link w:val="15"/>
    <w:locked/>
    <w:rsid w:val="0007155E"/>
    <w:rPr>
      <w:rFonts w:ascii="Times New Roman" w:hAnsi="Times New Roman"/>
      <w:b/>
      <w:bCs/>
      <w:sz w:val="28"/>
      <w:szCs w:val="28"/>
    </w:rPr>
  </w:style>
  <w:style w:type="paragraph" w:customStyle="1" w:styleId="15">
    <w:name w:val="Заголовок1 б/н"/>
    <w:basedOn w:val="TOCHeading"/>
    <w:link w:val="14"/>
    <w:qFormat/>
    <w:rsid w:val="0007155E"/>
    <w:pPr>
      <w:tabs>
        <w:tab w:val="clear" w:pos="1134"/>
        <w:tab w:val="clear" w:pos="1871"/>
        <w:tab w:val="clear" w:pos="2268"/>
      </w:tabs>
      <w:suppressAutoHyphens w:val="0"/>
      <w:overflowPunct/>
      <w:autoSpaceDE/>
      <w:autoSpaceDN/>
      <w:spacing w:line="360" w:lineRule="auto"/>
      <w:jc w:val="center"/>
      <w:textAlignment w:val="auto"/>
      <w:outlineLvl w:val="9"/>
    </w:pPr>
    <w:rPr>
      <w:rFonts w:ascii="Times New Roman" w:eastAsia="Times New Roman" w:hAnsi="Times New Roman"/>
      <w:color w:val="auto"/>
      <w:lang w:val="en-US" w:eastAsia="zh-CN"/>
    </w:rPr>
  </w:style>
  <w:style w:type="table" w:customStyle="1" w:styleId="16">
    <w:name w:val="彩色网格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
    <w:name w:val="Table Grid9"/>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unhideWhenUsed/>
    <w:rsid w:val="0007155E"/>
  </w:style>
  <w:style w:type="character" w:customStyle="1" w:styleId="msodel0">
    <w:name w:val="msodel"/>
    <w:basedOn w:val="DefaultParagraphFont"/>
    <w:rsid w:val="0007155E"/>
  </w:style>
  <w:style w:type="character" w:customStyle="1" w:styleId="BalloonTextChar3">
    <w:name w:val="Balloon Text Char3"/>
    <w:basedOn w:val="DefaultParagraphFont"/>
    <w:rsid w:val="0007155E"/>
    <w:rPr>
      <w:rFonts w:ascii="Calibri Light" w:eastAsia="Times New Roman" w:hAnsi="Calibri Light" w:cs="Times New Roman"/>
      <w:sz w:val="18"/>
      <w:szCs w:val="18"/>
      <w:lang w:val="en-GB" w:eastAsia="en-US"/>
    </w:rPr>
  </w:style>
  <w:style w:type="character" w:customStyle="1" w:styleId="DocumentMapChar2">
    <w:name w:val="Document Map Char2"/>
    <w:basedOn w:val="DefaultParagraphFont"/>
    <w:uiPriority w:val="99"/>
    <w:rsid w:val="0007155E"/>
    <w:rPr>
      <w:rFonts w:ascii="MS UI Gothic" w:eastAsia="MS UI Gothic" w:hAnsi="MS UI Gothic"/>
      <w:sz w:val="18"/>
      <w:szCs w:val="18"/>
      <w:lang w:val="en-GB" w:eastAsia="en-US"/>
    </w:rPr>
  </w:style>
  <w:style w:type="character" w:customStyle="1" w:styleId="Title1Char">
    <w:name w:val="Title 1 Char"/>
    <w:locked/>
    <w:rsid w:val="0007155E"/>
    <w:rPr>
      <w:rFonts w:ascii="Times New Roman" w:hAnsi="Times New Roman"/>
      <w:caps/>
      <w:sz w:val="28"/>
      <w:lang w:val="en-GB" w:eastAsia="en-US"/>
    </w:rPr>
  </w:style>
  <w:style w:type="character" w:customStyle="1" w:styleId="TabletitleChar">
    <w:name w:val="Table_title Char"/>
    <w:uiPriority w:val="99"/>
    <w:rsid w:val="0007155E"/>
    <w:rPr>
      <w:rFonts w:ascii="Times New Roman Bold" w:hAnsi="Times New Roman Bold"/>
      <w:b/>
      <w:lang w:val="en-GB" w:eastAsia="en-US"/>
    </w:rPr>
  </w:style>
  <w:style w:type="character" w:customStyle="1" w:styleId="FigureNoChar">
    <w:name w:val="Figure_No Char"/>
    <w:rsid w:val="0007155E"/>
    <w:rPr>
      <w:rFonts w:ascii="Times New Roman" w:hAnsi="Times New Roman"/>
      <w:caps/>
      <w:lang w:val="en-GB" w:eastAsia="en-US"/>
    </w:rPr>
  </w:style>
  <w:style w:type="character" w:customStyle="1" w:styleId="TableNoChar">
    <w:name w:val="Table_No Char"/>
    <w:uiPriority w:val="99"/>
    <w:rsid w:val="0007155E"/>
    <w:rPr>
      <w:rFonts w:ascii="Times New Roman" w:hAnsi="Times New Roman"/>
      <w:caps/>
      <w:lang w:val="en-GB" w:eastAsia="en-US"/>
    </w:rPr>
  </w:style>
  <w:style w:type="paragraph" w:customStyle="1" w:styleId="TableText1">
    <w:name w:val="Table_Text"/>
    <w:basedOn w:val="Normal"/>
    <w:rsid w:val="0007155E"/>
    <w:pPr>
      <w:tabs>
        <w:tab w:val="clear" w:pos="1871"/>
        <w:tab w:val="left" w:pos="284"/>
        <w:tab w:val="left" w:pos="567"/>
        <w:tab w:val="left" w:pos="851"/>
        <w:tab w:val="left" w:pos="1418"/>
        <w:tab w:val="left" w:pos="1701"/>
        <w:tab w:val="left" w:pos="2552"/>
        <w:tab w:val="left" w:pos="2835"/>
        <w:tab w:val="left" w:pos="3119"/>
        <w:tab w:val="left" w:pos="3402"/>
        <w:tab w:val="left" w:pos="3686"/>
        <w:tab w:val="left" w:pos="3969"/>
      </w:tabs>
      <w:suppressAutoHyphens/>
      <w:overflowPunct/>
      <w:autoSpaceDE/>
      <w:adjustRightInd/>
      <w:spacing w:before="40" w:after="40"/>
      <w:textAlignment w:val="auto"/>
    </w:pPr>
    <w:rPr>
      <w:rFonts w:eastAsia="MS Mincho"/>
      <w:sz w:val="22"/>
    </w:rPr>
  </w:style>
  <w:style w:type="paragraph" w:customStyle="1" w:styleId="Table">
    <w:name w:val="Table_#"/>
    <w:basedOn w:val="Normal"/>
    <w:next w:val="Tabletitle"/>
    <w:uiPriority w:val="99"/>
    <w:rsid w:val="0007155E"/>
    <w:pPr>
      <w:keepNext/>
      <w:tabs>
        <w:tab w:val="clear" w:pos="1134"/>
        <w:tab w:val="clear" w:pos="1871"/>
        <w:tab w:val="clear" w:pos="2268"/>
        <w:tab w:val="left" w:pos="794"/>
        <w:tab w:val="left" w:pos="1191"/>
        <w:tab w:val="left" w:pos="1588"/>
        <w:tab w:val="left" w:pos="1985"/>
      </w:tabs>
      <w:suppressAutoHyphens/>
      <w:overflowPunct/>
      <w:autoSpaceDE/>
      <w:adjustRightInd/>
      <w:spacing w:before="560" w:after="120"/>
      <w:jc w:val="center"/>
      <w:textAlignment w:val="auto"/>
    </w:pPr>
    <w:rPr>
      <w:rFonts w:eastAsia="SimSun"/>
      <w:caps/>
    </w:rPr>
  </w:style>
  <w:style w:type="character" w:customStyle="1" w:styleId="TitleChar1">
    <w:name w:val="Title Char1"/>
    <w:basedOn w:val="DefaultParagraphFont"/>
    <w:rsid w:val="0007155E"/>
    <w:rPr>
      <w:rFonts w:ascii="Cambria" w:eastAsia="SimSun" w:hAnsi="Cambria"/>
      <w:b/>
      <w:bCs/>
      <w:sz w:val="32"/>
      <w:szCs w:val="32"/>
      <w:lang w:eastAsia="en-US"/>
    </w:rPr>
  </w:style>
  <w:style w:type="paragraph" w:customStyle="1" w:styleId="TableLegend0">
    <w:name w:val="Table_Legend"/>
    <w:basedOn w:val="TableText1"/>
    <w:uiPriority w:val="99"/>
    <w:rsid w:val="0007155E"/>
    <w:pPr>
      <w:spacing w:before="120"/>
    </w:pPr>
    <w:rPr>
      <w:rFonts w:eastAsia="SimSun"/>
    </w:rPr>
  </w:style>
  <w:style w:type="paragraph" w:customStyle="1" w:styleId="TableTitle1">
    <w:name w:val="Table_Title"/>
    <w:basedOn w:val="Table"/>
    <w:next w:val="TableText1"/>
    <w:uiPriority w:val="99"/>
    <w:rsid w:val="0007155E"/>
    <w:pPr>
      <w:keepLines/>
      <w:tabs>
        <w:tab w:val="clear" w:pos="794"/>
        <w:tab w:val="clear" w:pos="1191"/>
        <w:tab w:val="clear" w:pos="1588"/>
        <w:tab w:val="clear" w:pos="1985"/>
      </w:tabs>
      <w:spacing w:before="0"/>
    </w:pPr>
    <w:rPr>
      <w:b/>
    </w:rPr>
  </w:style>
  <w:style w:type="paragraph" w:customStyle="1" w:styleId="TableHead0">
    <w:name w:val="Table_Head"/>
    <w:basedOn w:val="TableText1"/>
    <w:uiPriority w:val="99"/>
    <w:rsid w:val="0007155E"/>
    <w:pPr>
      <w:keepNext/>
      <w:spacing w:before="80" w:after="80"/>
      <w:jc w:val="center"/>
    </w:pPr>
    <w:rPr>
      <w:rFonts w:eastAsia="SimSun"/>
      <w:b/>
    </w:rPr>
  </w:style>
  <w:style w:type="paragraph" w:customStyle="1" w:styleId="FigureLegend0">
    <w:name w:val="Figure_Legend"/>
    <w:basedOn w:val="Normal"/>
    <w:uiPriority w:val="99"/>
    <w:rsid w:val="0007155E"/>
    <w:pPr>
      <w:keepNext/>
      <w:keepLines/>
      <w:tabs>
        <w:tab w:val="clear" w:pos="1134"/>
        <w:tab w:val="clear" w:pos="1871"/>
        <w:tab w:val="clear" w:pos="2268"/>
      </w:tabs>
      <w:suppressAutoHyphens/>
      <w:overflowPunct/>
      <w:autoSpaceDE/>
      <w:adjustRightInd/>
      <w:spacing w:before="20" w:after="20"/>
      <w:textAlignment w:val="auto"/>
    </w:pPr>
    <w:rPr>
      <w:rFonts w:eastAsia="SimSun"/>
      <w:sz w:val="18"/>
    </w:rPr>
  </w:style>
  <w:style w:type="paragraph" w:customStyle="1" w:styleId="Figure0">
    <w:name w:val="Figure_#"/>
    <w:basedOn w:val="Table"/>
    <w:next w:val="FigureTitle0"/>
    <w:uiPriority w:val="99"/>
    <w:rsid w:val="0007155E"/>
    <w:pPr>
      <w:tabs>
        <w:tab w:val="clear" w:pos="794"/>
        <w:tab w:val="clear" w:pos="1191"/>
        <w:tab w:val="clear" w:pos="1588"/>
        <w:tab w:val="clear" w:pos="1985"/>
      </w:tabs>
      <w:spacing w:before="480"/>
    </w:pPr>
  </w:style>
  <w:style w:type="paragraph" w:customStyle="1" w:styleId="FigureTitle0">
    <w:name w:val="Figure_Title"/>
    <w:basedOn w:val="TableTitle1"/>
    <w:next w:val="Normal"/>
    <w:uiPriority w:val="99"/>
    <w:rsid w:val="0007155E"/>
    <w:pPr>
      <w:keepNext w:val="0"/>
      <w:spacing w:after="480"/>
    </w:pPr>
  </w:style>
  <w:style w:type="paragraph" w:customStyle="1" w:styleId="headingi0">
    <w:name w:val="heading_i"/>
    <w:basedOn w:val="Heading3"/>
    <w:next w:val="Normal"/>
    <w:uiPriority w:val="99"/>
    <w:rsid w:val="0007155E"/>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SimSun"/>
      <w:b w:val="0"/>
      <w:i/>
    </w:rPr>
  </w:style>
  <w:style w:type="paragraph" w:customStyle="1" w:styleId="TH">
    <w:name w:val="TH"/>
    <w:basedOn w:val="Normal"/>
    <w:link w:val="THChar"/>
    <w:rsid w:val="0007155E"/>
    <w:pPr>
      <w:keepNext/>
      <w:keepLines/>
      <w:tabs>
        <w:tab w:val="clear" w:pos="1134"/>
        <w:tab w:val="clear" w:pos="1871"/>
        <w:tab w:val="clear" w:pos="2268"/>
      </w:tabs>
      <w:suppressAutoHyphens/>
      <w:overflowPunct/>
      <w:autoSpaceDE/>
      <w:adjustRightInd/>
      <w:spacing w:before="60" w:after="180"/>
      <w:jc w:val="center"/>
      <w:textAlignment w:val="auto"/>
    </w:pPr>
    <w:rPr>
      <w:rFonts w:ascii="Arial" w:eastAsia="SimSun" w:hAnsi="Arial"/>
      <w:b/>
      <w:sz w:val="20"/>
      <w:lang w:eastAsia="en-GB"/>
    </w:rPr>
  </w:style>
  <w:style w:type="paragraph" w:customStyle="1" w:styleId="TF">
    <w:name w:val="TF"/>
    <w:basedOn w:val="TH"/>
    <w:uiPriority w:val="99"/>
    <w:rsid w:val="0007155E"/>
    <w:pPr>
      <w:keepNext w:val="0"/>
      <w:spacing w:before="0" w:after="240"/>
    </w:pPr>
  </w:style>
  <w:style w:type="paragraph" w:customStyle="1" w:styleId="FigureNoBR">
    <w:name w:val="Figure_No_BR"/>
    <w:basedOn w:val="Normal"/>
    <w:next w:val="FiguretitleBR"/>
    <w:rsid w:val="0007155E"/>
    <w:pPr>
      <w:keepNext/>
      <w:keepLines/>
      <w:tabs>
        <w:tab w:val="clear" w:pos="1134"/>
        <w:tab w:val="clear" w:pos="1871"/>
        <w:tab w:val="clear" w:pos="2268"/>
      </w:tabs>
      <w:suppressAutoHyphens/>
      <w:overflowPunct/>
      <w:autoSpaceDE/>
      <w:adjustRightInd/>
      <w:spacing w:before="480" w:after="120"/>
      <w:jc w:val="center"/>
      <w:textAlignment w:val="auto"/>
    </w:pPr>
    <w:rPr>
      <w:rFonts w:eastAsia="SimSun"/>
      <w:caps/>
    </w:rPr>
  </w:style>
  <w:style w:type="paragraph" w:customStyle="1" w:styleId="FiguretitleBR">
    <w:name w:val="Figure_title_BR"/>
    <w:basedOn w:val="TabletitleBR"/>
    <w:next w:val="Figurewithouttitle"/>
    <w:rsid w:val="0007155E"/>
    <w:pPr>
      <w:keepNext w:val="0"/>
      <w:spacing w:after="480"/>
    </w:pPr>
  </w:style>
  <w:style w:type="paragraph" w:customStyle="1" w:styleId="TabletitleBR">
    <w:name w:val="Table_title_BR"/>
    <w:basedOn w:val="Normal"/>
    <w:next w:val="Tablehead"/>
    <w:rsid w:val="0007155E"/>
    <w:pPr>
      <w:keepNext/>
      <w:keepLines/>
      <w:tabs>
        <w:tab w:val="clear" w:pos="1134"/>
        <w:tab w:val="clear" w:pos="1871"/>
        <w:tab w:val="clear" w:pos="2268"/>
      </w:tabs>
      <w:suppressAutoHyphens/>
      <w:overflowPunct/>
      <w:autoSpaceDE/>
      <w:adjustRightInd/>
      <w:spacing w:before="0" w:after="120"/>
      <w:jc w:val="center"/>
      <w:textAlignment w:val="auto"/>
    </w:pPr>
    <w:rPr>
      <w:rFonts w:eastAsia="SimSun"/>
      <w:b/>
    </w:rPr>
  </w:style>
  <w:style w:type="character" w:customStyle="1" w:styleId="TableNo0">
    <w:name w:val="Table_No Знак"/>
    <w:uiPriority w:val="99"/>
    <w:qFormat/>
    <w:rsid w:val="0007155E"/>
    <w:rPr>
      <w:rFonts w:ascii="Times New Roman" w:hAnsi="Times New Roman"/>
      <w:caps/>
      <w:lang w:val="en-GB" w:eastAsia="en-US"/>
    </w:rPr>
  </w:style>
  <w:style w:type="paragraph" w:customStyle="1" w:styleId="TableNoBR">
    <w:name w:val="Table_No_BR"/>
    <w:basedOn w:val="Normal"/>
    <w:next w:val="TabletitleBR"/>
    <w:rsid w:val="0007155E"/>
    <w:pPr>
      <w:keepNext/>
      <w:tabs>
        <w:tab w:val="clear" w:pos="1134"/>
        <w:tab w:val="clear" w:pos="1871"/>
        <w:tab w:val="clear" w:pos="2268"/>
        <w:tab w:val="left" w:pos="794"/>
        <w:tab w:val="left" w:pos="1191"/>
        <w:tab w:val="left" w:pos="1588"/>
        <w:tab w:val="left" w:pos="1985"/>
      </w:tabs>
      <w:suppressAutoHyphens/>
      <w:adjustRightInd/>
      <w:spacing w:before="560" w:after="120"/>
      <w:jc w:val="center"/>
    </w:pPr>
    <w:rPr>
      <w:rFonts w:eastAsia="Batang"/>
      <w:caps/>
      <w:szCs w:val="24"/>
    </w:rPr>
  </w:style>
  <w:style w:type="paragraph" w:customStyle="1" w:styleId="FigureNotitle">
    <w:name w:val="Figure_No &amp; title"/>
    <w:basedOn w:val="Normal"/>
    <w:next w:val="Normalaftertitle"/>
    <w:rsid w:val="0007155E"/>
    <w:pPr>
      <w:keepLines/>
      <w:tabs>
        <w:tab w:val="clear" w:pos="1134"/>
        <w:tab w:val="clear" w:pos="1871"/>
        <w:tab w:val="clear" w:pos="2268"/>
        <w:tab w:val="left" w:pos="794"/>
        <w:tab w:val="left" w:pos="1191"/>
        <w:tab w:val="left" w:pos="1588"/>
        <w:tab w:val="left" w:pos="1985"/>
      </w:tabs>
      <w:suppressAutoHyphens/>
      <w:adjustRightInd/>
      <w:spacing w:before="240" w:after="120"/>
      <w:jc w:val="center"/>
    </w:pPr>
    <w:rPr>
      <w:rFonts w:eastAsia="Batang"/>
      <w:b/>
      <w:bCs/>
      <w:szCs w:val="24"/>
    </w:rPr>
  </w:style>
  <w:style w:type="character" w:customStyle="1" w:styleId="TableTextChar0">
    <w:name w:val="Table_Text Char"/>
    <w:basedOn w:val="DefaultParagraphFont"/>
    <w:uiPriority w:val="99"/>
    <w:rsid w:val="0007155E"/>
    <w:rPr>
      <w:rFonts w:ascii="Times New Roman" w:eastAsia="MS Mincho" w:hAnsi="Times New Roman"/>
      <w:sz w:val="22"/>
      <w:lang w:val="en-GB" w:eastAsia="en-US"/>
    </w:rPr>
  </w:style>
  <w:style w:type="character" w:customStyle="1" w:styleId="TableheadChar">
    <w:name w:val="Table_head Char"/>
    <w:qFormat/>
    <w:rsid w:val="0007155E"/>
    <w:rPr>
      <w:rFonts w:ascii="Times New Roman Bold" w:hAnsi="Times New Roman Bold" w:cs="Times New Roman Bold"/>
      <w:b/>
      <w:lang w:val="en-GB" w:eastAsia="en-US"/>
    </w:rPr>
  </w:style>
  <w:style w:type="paragraph" w:customStyle="1" w:styleId="TAH">
    <w:name w:val="TAH"/>
    <w:basedOn w:val="TAC"/>
    <w:link w:val="TAHCar"/>
    <w:qFormat/>
    <w:rsid w:val="0007155E"/>
    <w:rPr>
      <w:b/>
      <w:bCs/>
    </w:rPr>
  </w:style>
  <w:style w:type="paragraph" w:customStyle="1" w:styleId="TAC">
    <w:name w:val="TAC"/>
    <w:basedOn w:val="Normal"/>
    <w:link w:val="TACChar"/>
    <w:qFormat/>
    <w:rsid w:val="0007155E"/>
    <w:pPr>
      <w:keepNext/>
      <w:keepLines/>
      <w:tabs>
        <w:tab w:val="clear" w:pos="1134"/>
        <w:tab w:val="clear" w:pos="1871"/>
        <w:tab w:val="clear" w:pos="2268"/>
      </w:tabs>
      <w:spacing w:before="0"/>
      <w:jc w:val="center"/>
    </w:pPr>
    <w:rPr>
      <w:rFonts w:ascii="Arial" w:eastAsia="MS Mincho" w:hAnsi="Arial"/>
      <w:sz w:val="18"/>
      <w:szCs w:val="18"/>
      <w:lang w:eastAsia="x-none"/>
    </w:rPr>
  </w:style>
  <w:style w:type="character" w:customStyle="1" w:styleId="TACChar">
    <w:name w:val="TAC Char"/>
    <w:link w:val="TAC"/>
    <w:qFormat/>
    <w:rsid w:val="0007155E"/>
    <w:rPr>
      <w:rFonts w:ascii="Arial" w:eastAsia="MS Mincho" w:hAnsi="Arial"/>
      <w:sz w:val="18"/>
      <w:szCs w:val="18"/>
      <w:lang w:val="en-GB" w:eastAsia="x-none"/>
    </w:rPr>
  </w:style>
  <w:style w:type="character" w:customStyle="1" w:styleId="TAHCar">
    <w:name w:val="TAH Car"/>
    <w:link w:val="TAH"/>
    <w:qFormat/>
    <w:rsid w:val="0007155E"/>
    <w:rPr>
      <w:rFonts w:ascii="Arial" w:eastAsia="MS Mincho" w:hAnsi="Arial"/>
      <w:b/>
      <w:bCs/>
      <w:sz w:val="18"/>
      <w:szCs w:val="18"/>
      <w:lang w:val="en-GB" w:eastAsia="x-none"/>
    </w:rPr>
  </w:style>
  <w:style w:type="character" w:customStyle="1" w:styleId="THChar">
    <w:name w:val="TH Char"/>
    <w:link w:val="TH"/>
    <w:rsid w:val="0007155E"/>
    <w:rPr>
      <w:rFonts w:ascii="Arial" w:eastAsia="SimSun" w:hAnsi="Arial"/>
      <w:b/>
      <w:lang w:val="en-GB" w:eastAsia="en-GB"/>
    </w:rPr>
  </w:style>
  <w:style w:type="character" w:customStyle="1" w:styleId="SignatureChar1">
    <w:name w:val="Signature Char1"/>
    <w:basedOn w:val="DefaultParagraphFont"/>
    <w:semiHidden/>
    <w:rsid w:val="0007155E"/>
    <w:rPr>
      <w:rFonts w:ascii="Times New Roman" w:hAnsi="Times New Roman" w:cs="Times New Roman" w:hint="default"/>
      <w:sz w:val="24"/>
      <w:lang w:val="en-GB" w:eastAsia="en-US"/>
    </w:rPr>
  </w:style>
  <w:style w:type="paragraph" w:customStyle="1" w:styleId="Table-fin">
    <w:name w:val="Table-fin"/>
    <w:basedOn w:val="Normal"/>
    <w:uiPriority w:val="99"/>
    <w:rsid w:val="0007155E"/>
    <w:pPr>
      <w:textAlignment w:val="auto"/>
    </w:pPr>
    <w:rPr>
      <w:rFonts w:eastAsia="MS Mincho"/>
    </w:rPr>
  </w:style>
  <w:style w:type="character" w:customStyle="1" w:styleId="Titre1Car1">
    <w:name w:val="Titre 1 Car1"/>
    <w:aliases w:val="título 1 Car1,H1 Car1,h1 Car1,h11 Car1,h12 Car1,h13 Car1,h14 Car1,h15 Car1,h16 Car1,h17 Car1,h111 Car1,h121 Car1,h131 Car1,h141 Car1,h151 Car1,h161 Car1,h18 Car1,h112 Car1,h122 Car1,h132 Car1,h142 Car1,h152 Car1,h162 Car1,h19 Car1,h113 Car1"/>
    <w:rsid w:val="0007155E"/>
    <w:rPr>
      <w:rFonts w:ascii="Cambria" w:eastAsia="SimSun" w:hAnsi="Cambria" w:cs="Times New Roman" w:hint="default"/>
      <w:b/>
      <w:bCs/>
      <w:color w:val="365F91"/>
      <w:sz w:val="28"/>
      <w:szCs w:val="28"/>
      <w:lang w:val="en-GB" w:eastAsia="en-US"/>
    </w:rPr>
  </w:style>
  <w:style w:type="character" w:customStyle="1" w:styleId="Titre2Car1">
    <w:name w:val="Titre 2 Car1"/>
    <w:aliases w:val="Sub-section Car1,H2 Car1,h2 Car1,h21 Car1,Heading Two Car1,R2 Car1,l2 Car1,UNDERRUBRIK 1-2 Car1,Head 2 Car1,List level 2 Car1,Sub-Heading Car1,A Car1,1st level heading Car1,level 2 no toc Car1,2nd level Car1,Titre2 Car1,h:2 Car1,h:2app Car1"/>
    <w:semiHidden/>
    <w:rsid w:val="0007155E"/>
    <w:rPr>
      <w:rFonts w:ascii="Cambria" w:eastAsia="SimSun" w:hAnsi="Cambria" w:cs="Times New Roman" w:hint="default"/>
      <w:b/>
      <w:bCs/>
      <w:color w:val="4F81BD"/>
      <w:sz w:val="26"/>
      <w:szCs w:val="26"/>
      <w:lang w:val="en-GB" w:eastAsia="en-US"/>
    </w:rPr>
  </w:style>
  <w:style w:type="character" w:customStyle="1" w:styleId="Titre3Car1">
    <w:name w:val="Titre 3 Car1"/>
    <w:aliases w:val="Underrubrik2 Car1,H3 Car1,Memo Heading 3 Car1,h3 Car1,no break Car1,Heading 3 Char1 Char Car1,Heading 3 Char Char Char Car1,Heading 3 Char1 Char Char Char Car1,Heading 3 Char Char Char Char Char Car1,Heading 3 Char Char1 Char Car1,0H Car1"/>
    <w:semiHidden/>
    <w:rsid w:val="0007155E"/>
    <w:rPr>
      <w:rFonts w:ascii="Cambria" w:eastAsia="SimSun" w:hAnsi="Cambria" w:cs="Times New Roman" w:hint="default"/>
      <w:b/>
      <w:bCs/>
      <w:color w:val="4F81BD"/>
      <w:sz w:val="24"/>
      <w:lang w:val="en-GB" w:eastAsia="en-US"/>
    </w:rPr>
  </w:style>
  <w:style w:type="character" w:customStyle="1" w:styleId="Titre4Car1">
    <w:name w:val="Titre 4 Car1"/>
    <w:aliases w:val="h4 Car1,H4 Car1,h41 Car1,H41 Car1,H42 Car1,h42 Car1,H43 Car1,h43 Car1,H411 Car1,h411 Car1,H421 Car1,h421 Car1,H44 Car1,h44 Car1,H412 Car1,h412 Car1,H422 Car1,h422 Car1,H431 Car1,h431 Car1,H45 Car1,h45 Car1,H413 Car1,h413 Car1,H423 Car1"/>
    <w:semiHidden/>
    <w:rsid w:val="0007155E"/>
    <w:rPr>
      <w:rFonts w:ascii="Cambria" w:eastAsia="SimSun" w:hAnsi="Cambria" w:cs="Times New Roman" w:hint="default"/>
      <w:b/>
      <w:bCs/>
      <w:i/>
      <w:iCs/>
      <w:color w:val="4F81BD"/>
      <w:sz w:val="24"/>
      <w:lang w:val="en-GB" w:eastAsia="en-US"/>
    </w:rPr>
  </w:style>
  <w:style w:type="character" w:customStyle="1" w:styleId="Titre5Car1">
    <w:name w:val="Titre 5 Car1"/>
    <w:aliases w:val="H5 Car1"/>
    <w:semiHidden/>
    <w:rsid w:val="0007155E"/>
    <w:rPr>
      <w:rFonts w:ascii="Cambria" w:eastAsia="SimSun" w:hAnsi="Cambria" w:cs="Times New Roman" w:hint="default"/>
      <w:color w:val="243F60"/>
      <w:sz w:val="24"/>
      <w:lang w:val="en-GB" w:eastAsia="en-US"/>
    </w:rPr>
  </w:style>
  <w:style w:type="character" w:customStyle="1" w:styleId="Titre6Car1">
    <w:name w:val="Titre 6 Car1"/>
    <w:aliases w:val="H6 Car1"/>
    <w:semiHidden/>
    <w:rsid w:val="0007155E"/>
    <w:rPr>
      <w:rFonts w:ascii="Cambria" w:eastAsia="SimSun" w:hAnsi="Cambria" w:cs="Times New Roman" w:hint="default"/>
      <w:i/>
      <w:iCs/>
      <w:color w:val="243F60"/>
      <w:sz w:val="24"/>
      <w:lang w:val="en-GB" w:eastAsia="en-US"/>
    </w:rPr>
  </w:style>
  <w:style w:type="character" w:customStyle="1" w:styleId="Titre7Car1">
    <w:name w:val="Titre 7 Car1"/>
    <w:aliases w:val="H7 Car1,8 Car1"/>
    <w:semiHidden/>
    <w:rsid w:val="0007155E"/>
    <w:rPr>
      <w:rFonts w:ascii="Cambria" w:eastAsia="SimSun" w:hAnsi="Cambria" w:cs="Times New Roman" w:hint="default"/>
      <w:i/>
      <w:iCs/>
      <w:color w:val="404040"/>
      <w:sz w:val="24"/>
      <w:lang w:val="en-GB" w:eastAsia="en-US"/>
    </w:rPr>
  </w:style>
  <w:style w:type="character" w:customStyle="1" w:styleId="Titre8Car1">
    <w:name w:val="Titre 8 Car1"/>
    <w:aliases w:val="Table Heading Car1"/>
    <w:semiHidden/>
    <w:rsid w:val="0007155E"/>
    <w:rPr>
      <w:rFonts w:ascii="Cambria" w:eastAsia="SimSun" w:hAnsi="Cambria" w:cs="Times New Roman" w:hint="default"/>
      <w:color w:val="404040"/>
      <w:lang w:val="en-GB" w:eastAsia="en-US"/>
    </w:rPr>
  </w:style>
  <w:style w:type="character" w:customStyle="1" w:styleId="Titre9Car1">
    <w:name w:val="Titre 9 Car1"/>
    <w:aliases w:val="Figure Heading Car1,FH Car1"/>
    <w:semiHidden/>
    <w:rsid w:val="0007155E"/>
    <w:rPr>
      <w:rFonts w:ascii="Cambria" w:eastAsia="SimSun" w:hAnsi="Cambria" w:cs="Times New Roman" w:hint="default"/>
      <w:i/>
      <w:iCs/>
      <w:color w:val="404040"/>
      <w:lang w:val="en-GB" w:eastAsia="en-US"/>
    </w:rPr>
  </w:style>
  <w:style w:type="character" w:customStyle="1" w:styleId="NotedebasdepageCar1">
    <w:name w:val="Note de bas de page Car1"/>
    <w:aliases w:val="footnote text Car1,ALTS FOOTNOTE Car1,Footnote Text Char1 Car1,Footnote Text Char Char1 Car1,Footnote Text Char4 Char Char Car1,Footnote Text Char1 Char1 Char1 Char Car1,Footnote Text Char Char1 Char1 Char Char Car1,DNV Car1"/>
    <w:semiHidden/>
    <w:rsid w:val="0007155E"/>
    <w:rPr>
      <w:rFonts w:ascii="Times New Roman" w:hAnsi="Times New Roman" w:cs="Times New Roman" w:hint="default"/>
      <w:lang w:val="en-GB" w:eastAsia="en-US"/>
    </w:rPr>
  </w:style>
  <w:style w:type="character" w:customStyle="1" w:styleId="En-tteCar1">
    <w:name w:val="En-tête Car1"/>
    <w:aliases w:val="header odd Car1,header odd1 Car1,header odd2 Car1,header Car1,header odd3 Car1,header odd4 Car1,header odd5 Car1,header odd6 Car1,header1 Car1,header2 Car1,header3 Car1,header odd11 Car1,header odd21 Car1,header odd7 Car1,header4 Car1"/>
    <w:semiHidden/>
    <w:rsid w:val="0007155E"/>
    <w:rPr>
      <w:rFonts w:ascii="Times New Roman" w:hAnsi="Times New Roman" w:cs="Times New Roman" w:hint="default"/>
      <w:sz w:val="24"/>
      <w:lang w:val="en-GB" w:eastAsia="en-US"/>
    </w:rPr>
  </w:style>
  <w:style w:type="character" w:customStyle="1" w:styleId="PieddepageCar1">
    <w:name w:val="Pied de page Car1"/>
    <w:aliases w:val="footer odd Car1,footer Car1,fo Car1,pie de página Car1"/>
    <w:semiHidden/>
    <w:rsid w:val="0007155E"/>
    <w:rPr>
      <w:rFonts w:ascii="Times New Roman" w:hAnsi="Times New Roman" w:cs="Times New Roman" w:hint="default"/>
      <w:sz w:val="24"/>
      <w:lang w:val="en-GB" w:eastAsia="en-US"/>
    </w:rPr>
  </w:style>
  <w:style w:type="paragraph" w:customStyle="1" w:styleId="a0">
    <w:name w:val="公式"/>
    <w:basedOn w:val="Normal"/>
    <w:next w:val="12"/>
    <w:link w:val="Char"/>
    <w:qFormat/>
    <w:rsid w:val="0007155E"/>
    <w:pPr>
      <w:tabs>
        <w:tab w:val="clear" w:pos="1134"/>
        <w:tab w:val="clear" w:pos="1871"/>
        <w:tab w:val="clear" w:pos="2268"/>
        <w:tab w:val="center" w:pos="4152"/>
        <w:tab w:val="right" w:pos="8301"/>
      </w:tabs>
      <w:overflowPunct/>
      <w:autoSpaceDE/>
      <w:autoSpaceDN/>
      <w:adjustRightInd/>
      <w:spacing w:after="120"/>
      <w:jc w:val="center"/>
      <w:textAlignment w:val="auto"/>
    </w:pPr>
    <w:rPr>
      <w:rFonts w:eastAsia="SimSun"/>
      <w:kern w:val="2"/>
      <w:sz w:val="21"/>
      <w:lang w:val="en-US" w:eastAsia="zh-CN"/>
    </w:rPr>
  </w:style>
  <w:style w:type="character" w:customStyle="1" w:styleId="Char">
    <w:name w:val="公式 Char"/>
    <w:link w:val="a0"/>
    <w:rsid w:val="0007155E"/>
    <w:rPr>
      <w:rFonts w:ascii="Times New Roman" w:eastAsia="SimSun" w:hAnsi="Times New Roman"/>
      <w:kern w:val="2"/>
      <w:sz w:val="21"/>
    </w:rPr>
  </w:style>
  <w:style w:type="paragraph" w:customStyle="1" w:styleId="a1">
    <w:name w:val="表格文字居中"/>
    <w:basedOn w:val="Normal"/>
    <w:qFormat/>
    <w:rsid w:val="0007155E"/>
    <w:pPr>
      <w:widowControl w:val="0"/>
      <w:tabs>
        <w:tab w:val="clear" w:pos="1134"/>
        <w:tab w:val="clear" w:pos="1871"/>
        <w:tab w:val="clear" w:pos="2268"/>
      </w:tabs>
      <w:overflowPunct/>
      <w:autoSpaceDE/>
      <w:autoSpaceDN/>
      <w:adjustRightInd/>
      <w:spacing w:before="0"/>
      <w:jc w:val="center"/>
      <w:textAlignment w:val="auto"/>
    </w:pPr>
    <w:rPr>
      <w:rFonts w:eastAsia="SimSun" w:cs="SimSun"/>
      <w:kern w:val="2"/>
      <w:sz w:val="21"/>
      <w:lang w:val="en-US" w:eastAsia="zh-CN"/>
    </w:rPr>
  </w:style>
  <w:style w:type="paragraph" w:customStyle="1" w:styleId="Tablefin0">
    <w:name w:val="Table fin"/>
    <w:basedOn w:val="Normal"/>
    <w:rsid w:val="0007155E"/>
    <w:pPr>
      <w:spacing w:before="0"/>
    </w:pPr>
    <w:rPr>
      <w:rFonts w:eastAsia="MS Mincho"/>
      <w:sz w:val="18"/>
    </w:rPr>
  </w:style>
  <w:style w:type="table" w:customStyle="1" w:styleId="PlumTable">
    <w:name w:val="Plum Table"/>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character" w:customStyle="1" w:styleId="ArtrefBold1">
    <w:name w:val="Art_ref + Bold1"/>
    <w:basedOn w:val="Artref"/>
    <w:rsid w:val="0007155E"/>
    <w:rPr>
      <w:b/>
      <w:bCs/>
      <w:color w:val="auto"/>
    </w:rPr>
  </w:style>
  <w:style w:type="table" w:customStyle="1" w:styleId="Grilledutableau1">
    <w:name w:val="Grille du tableau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批注文字 Char"/>
    <w:basedOn w:val="DefaultParagraphFont"/>
    <w:rsid w:val="0007155E"/>
    <w:rPr>
      <w:rFonts w:ascii="Times New Roman" w:hAnsi="Times New Roman" w:cs="Times New Roman"/>
      <w:kern w:val="0"/>
      <w:sz w:val="24"/>
      <w:szCs w:val="20"/>
      <w:lang w:val="en-GB" w:eastAsia="en-US"/>
    </w:rPr>
  </w:style>
  <w:style w:type="paragraph" w:customStyle="1" w:styleId="Tablef">
    <w:name w:val="Table_f"/>
    <w:basedOn w:val="Tablefin"/>
    <w:rsid w:val="0007155E"/>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pacing w:before="40" w:after="40"/>
    </w:pPr>
    <w:rPr>
      <w:rFonts w:eastAsia="MS Mincho"/>
      <w:lang w:val="de-DE"/>
    </w:rPr>
  </w:style>
  <w:style w:type="character" w:customStyle="1" w:styleId="BalloonTextChar4">
    <w:name w:val="Balloon Text Char4"/>
    <w:basedOn w:val="DefaultParagraphFont"/>
    <w:rsid w:val="0007155E"/>
    <w:rPr>
      <w:rFonts w:ascii="Times New Roman" w:eastAsia="Times New Roman" w:hAnsi="Times New Roman"/>
      <w:sz w:val="18"/>
      <w:szCs w:val="18"/>
      <w:lang w:val="en-GB" w:eastAsia="en-US"/>
    </w:rPr>
  </w:style>
  <w:style w:type="character" w:customStyle="1" w:styleId="CommentTextChar4">
    <w:name w:val="Comment Text Char4"/>
    <w:basedOn w:val="DefaultParagraphFont"/>
    <w:rsid w:val="0007155E"/>
    <w:rPr>
      <w:rFonts w:ascii="Times New Roman" w:eastAsia="Times New Roman" w:hAnsi="Times New Roman"/>
      <w:lang w:val="en-GB" w:eastAsia="en-US"/>
    </w:rPr>
  </w:style>
  <w:style w:type="character" w:customStyle="1" w:styleId="CommentSubjectChar4">
    <w:name w:val="Comment Subject Char4"/>
    <w:basedOn w:val="CommentTextChar4"/>
    <w:rsid w:val="0007155E"/>
    <w:rPr>
      <w:rFonts w:ascii="Times New Roman" w:eastAsia="Times New Roman" w:hAnsi="Times New Roman"/>
      <w:b/>
      <w:bCs/>
      <w:lang w:val="en-GB" w:eastAsia="en-US"/>
    </w:rPr>
  </w:style>
  <w:style w:type="character" w:customStyle="1" w:styleId="17">
    <w:name w:val="未处理的提及1"/>
    <w:basedOn w:val="DefaultParagraphFont"/>
    <w:uiPriority w:val="99"/>
    <w:semiHidden/>
    <w:unhideWhenUsed/>
    <w:rsid w:val="0007155E"/>
    <w:rPr>
      <w:color w:val="808080"/>
      <w:shd w:val="clear" w:color="auto" w:fill="E6E6E6"/>
    </w:rPr>
  </w:style>
  <w:style w:type="paragraph" w:customStyle="1" w:styleId="Normal-a">
    <w:name w:val="Normal-a"/>
    <w:basedOn w:val="Normal"/>
    <w:rsid w:val="0007155E"/>
    <w:rPr>
      <w:rFonts w:eastAsia="MS Mincho"/>
      <w:lang w:val="en-US"/>
    </w:rPr>
  </w:style>
  <w:style w:type="character" w:customStyle="1" w:styleId="AnnexNoTitleChar">
    <w:name w:val="Annex_NoTitle Char"/>
    <w:link w:val="AnnexNoTitle"/>
    <w:rsid w:val="0007155E"/>
    <w:rPr>
      <w:rFonts w:ascii="Times New Roman" w:eastAsia="SimSun" w:hAnsi="Times New Roman"/>
      <w:b/>
      <w:sz w:val="28"/>
      <w:lang w:val="en-GB" w:eastAsia="en-US"/>
    </w:rPr>
  </w:style>
  <w:style w:type="character" w:customStyle="1" w:styleId="AnnexNoCar">
    <w:name w:val="Annex_No Car"/>
    <w:locked/>
    <w:rsid w:val="0007155E"/>
    <w:rPr>
      <w:rFonts w:ascii="Times New Roman" w:hAnsi="Times New Roman"/>
      <w:caps/>
      <w:sz w:val="28"/>
      <w:lang w:val="en-GB" w:eastAsia="en-US"/>
    </w:rPr>
  </w:style>
  <w:style w:type="paragraph" w:customStyle="1" w:styleId="Scope">
    <w:name w:val="Scope"/>
    <w:basedOn w:val="Normal"/>
    <w:rsid w:val="0007155E"/>
    <w:pPr>
      <w:keepNext/>
      <w:keepLines/>
      <w:tabs>
        <w:tab w:val="left" w:pos="794"/>
        <w:tab w:val="left" w:pos="1191"/>
        <w:tab w:val="left" w:pos="1588"/>
        <w:tab w:val="left" w:pos="1985"/>
      </w:tabs>
      <w:spacing w:before="240"/>
      <w:jc w:val="both"/>
    </w:pPr>
    <w:rPr>
      <w:rFonts w:eastAsia="SimSun"/>
      <w:b/>
      <w:szCs w:val="24"/>
      <w:lang w:val="en-US"/>
    </w:rPr>
  </w:style>
  <w:style w:type="paragraph" w:customStyle="1" w:styleId="Tablef0">
    <w:name w:val="TableÇf"/>
    <w:basedOn w:val="Normal"/>
    <w:rsid w:val="0007155E"/>
    <w:pPr>
      <w:tabs>
        <w:tab w:val="clear" w:pos="1134"/>
        <w:tab w:val="clear" w:pos="1871"/>
        <w:tab w:val="clear" w:pos="2268"/>
      </w:tabs>
      <w:overflowPunct/>
      <w:autoSpaceDE/>
      <w:autoSpaceDN/>
      <w:adjustRightInd/>
      <w:spacing w:before="0"/>
      <w:textAlignment w:val="auto"/>
    </w:pPr>
    <w:rPr>
      <w:rFonts w:eastAsia="Batang"/>
      <w:szCs w:val="24"/>
      <w:lang w:val="en-US"/>
    </w:rPr>
  </w:style>
  <w:style w:type="character" w:customStyle="1" w:styleId="Mentionnonrsolue1">
    <w:name w:val="Mention non résolue1"/>
    <w:basedOn w:val="DefaultParagraphFont"/>
    <w:uiPriority w:val="99"/>
    <w:semiHidden/>
    <w:rsid w:val="0007155E"/>
    <w:rPr>
      <w:color w:val="808080"/>
      <w:shd w:val="clear" w:color="auto" w:fill="E6E6E6"/>
    </w:rPr>
  </w:style>
  <w:style w:type="paragraph" w:customStyle="1" w:styleId="ECCHeader">
    <w:name w:val="ECC Header"/>
    <w:rsid w:val="0007155E"/>
    <w:pPr>
      <w:tabs>
        <w:tab w:val="left" w:pos="0"/>
        <w:tab w:val="center" w:pos="4820"/>
        <w:tab w:val="right" w:pos="9639"/>
      </w:tabs>
      <w:spacing w:before="60" w:after="120"/>
    </w:pPr>
    <w:rPr>
      <w:rFonts w:ascii="Arial" w:eastAsia="MS Mincho" w:hAnsi="Arial"/>
      <w:b/>
      <w:sz w:val="16"/>
      <w:lang w:val="da-DK" w:eastAsia="en-US"/>
    </w:rPr>
  </w:style>
  <w:style w:type="paragraph" w:customStyle="1" w:styleId="ECCFiguretitle">
    <w:name w:val="ECC Figure title"/>
    <w:basedOn w:val="Normal"/>
    <w:next w:val="Normal"/>
    <w:rsid w:val="0007155E"/>
    <w:pPr>
      <w:tabs>
        <w:tab w:val="clear" w:pos="1134"/>
        <w:tab w:val="clear" w:pos="1871"/>
        <w:tab w:val="clear" w:pos="2268"/>
      </w:tabs>
      <w:overflowPunct/>
      <w:autoSpaceDE/>
      <w:autoSpaceDN/>
      <w:adjustRightInd/>
      <w:spacing w:before="240" w:after="480"/>
      <w:ind w:left="360" w:hanging="360"/>
      <w:jc w:val="center"/>
      <w:textAlignment w:val="auto"/>
    </w:pPr>
    <w:rPr>
      <w:rFonts w:ascii="Arial" w:eastAsia="MS Mincho" w:hAnsi="Arial"/>
      <w:b/>
      <w:color w:val="D2232A"/>
      <w:sz w:val="20"/>
      <w:szCs w:val="24"/>
    </w:rPr>
  </w:style>
  <w:style w:type="paragraph" w:customStyle="1" w:styleId="ECCAnnex-heading1">
    <w:name w:val="ECC Annex - heading1"/>
    <w:basedOn w:val="Heading1"/>
    <w:next w:val="Normal"/>
    <w:rsid w:val="0007155E"/>
    <w:pPr>
      <w:keepLines w:val="0"/>
      <w:pageBreakBefore/>
      <w:tabs>
        <w:tab w:val="clear" w:pos="1134"/>
        <w:tab w:val="clear" w:pos="1871"/>
        <w:tab w:val="clear" w:pos="2268"/>
      </w:tabs>
      <w:overflowPunct/>
      <w:autoSpaceDE/>
      <w:autoSpaceDN/>
      <w:adjustRightInd/>
      <w:spacing w:before="400" w:after="240"/>
      <w:ind w:left="0" w:firstLine="0"/>
      <w:textAlignment w:val="auto"/>
    </w:pPr>
    <w:rPr>
      <w:rFonts w:ascii="Arial" w:eastAsia="MS Mincho" w:hAnsi="Arial" w:cs="Arial"/>
      <w:bCs/>
      <w:caps/>
      <w:color w:val="D2232A"/>
      <w:kern w:val="32"/>
      <w:sz w:val="20"/>
      <w:szCs w:val="32"/>
    </w:rPr>
  </w:style>
  <w:style w:type="table" w:customStyle="1" w:styleId="TableGrid10">
    <w:name w:val="Table Grid10"/>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07155E"/>
  </w:style>
  <w:style w:type="numbering" w:customStyle="1" w:styleId="LFO192">
    <w:name w:val="LFO192"/>
    <w:basedOn w:val="NoList"/>
    <w:rsid w:val="0007155E"/>
  </w:style>
  <w:style w:type="numbering" w:customStyle="1" w:styleId="LFO202">
    <w:name w:val="LFO202"/>
    <w:basedOn w:val="NoList"/>
    <w:rsid w:val="0007155E"/>
  </w:style>
  <w:style w:type="numbering" w:customStyle="1" w:styleId="LFO212">
    <w:name w:val="LFO212"/>
    <w:basedOn w:val="NoList"/>
    <w:rsid w:val="0007155E"/>
  </w:style>
  <w:style w:type="numbering" w:customStyle="1" w:styleId="LFO222">
    <w:name w:val="LFO222"/>
    <w:basedOn w:val="NoList"/>
    <w:rsid w:val="0007155E"/>
  </w:style>
  <w:style w:type="numbering" w:customStyle="1" w:styleId="LFO232">
    <w:name w:val="LFO232"/>
    <w:basedOn w:val="NoList"/>
    <w:rsid w:val="0007155E"/>
  </w:style>
  <w:style w:type="numbering" w:customStyle="1" w:styleId="NoList13">
    <w:name w:val="No List13"/>
    <w:next w:val="NoList"/>
    <w:uiPriority w:val="99"/>
    <w:semiHidden/>
    <w:unhideWhenUsed/>
    <w:rsid w:val="0007155E"/>
  </w:style>
  <w:style w:type="table" w:customStyle="1" w:styleId="TableGrid14">
    <w:name w:val="Table Grid1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07155E"/>
  </w:style>
  <w:style w:type="numbering" w:customStyle="1" w:styleId="NoList1112">
    <w:name w:val="No List1112"/>
    <w:next w:val="NoList"/>
    <w:uiPriority w:val="99"/>
    <w:semiHidden/>
    <w:unhideWhenUsed/>
    <w:rsid w:val="0007155E"/>
  </w:style>
  <w:style w:type="numbering" w:customStyle="1" w:styleId="KeineListe12">
    <w:name w:val="Keine Liste12"/>
    <w:next w:val="NoList"/>
    <w:uiPriority w:val="99"/>
    <w:semiHidden/>
    <w:unhideWhenUsed/>
    <w:rsid w:val="0007155E"/>
  </w:style>
  <w:style w:type="table" w:customStyle="1" w:styleId="Tabellenraster11">
    <w:name w:val="Tabellenraster1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リストなし11"/>
    <w:next w:val="NoList"/>
    <w:uiPriority w:val="99"/>
    <w:semiHidden/>
    <w:unhideWhenUsed/>
    <w:rsid w:val="0007155E"/>
  </w:style>
  <w:style w:type="numbering" w:customStyle="1" w:styleId="NoList21">
    <w:name w:val="No List21"/>
    <w:next w:val="NoList"/>
    <w:uiPriority w:val="99"/>
    <w:semiHidden/>
    <w:unhideWhenUsed/>
    <w:rsid w:val="0007155E"/>
  </w:style>
  <w:style w:type="numbering" w:customStyle="1" w:styleId="LFO1911">
    <w:name w:val="LFO1911"/>
    <w:basedOn w:val="NoList"/>
    <w:rsid w:val="0007155E"/>
  </w:style>
  <w:style w:type="numbering" w:customStyle="1" w:styleId="LFO2011">
    <w:name w:val="LFO2011"/>
    <w:basedOn w:val="NoList"/>
    <w:rsid w:val="0007155E"/>
  </w:style>
  <w:style w:type="numbering" w:customStyle="1" w:styleId="LFO2111">
    <w:name w:val="LFO2111"/>
    <w:basedOn w:val="NoList"/>
    <w:rsid w:val="0007155E"/>
  </w:style>
  <w:style w:type="numbering" w:customStyle="1" w:styleId="LFO2211">
    <w:name w:val="LFO2211"/>
    <w:basedOn w:val="NoList"/>
    <w:rsid w:val="0007155E"/>
  </w:style>
  <w:style w:type="numbering" w:customStyle="1" w:styleId="LFO2311">
    <w:name w:val="LFO2311"/>
    <w:basedOn w:val="NoList"/>
    <w:rsid w:val="0007155E"/>
  </w:style>
  <w:style w:type="numbering" w:customStyle="1" w:styleId="NoList121">
    <w:name w:val="No List121"/>
    <w:next w:val="NoList"/>
    <w:uiPriority w:val="99"/>
    <w:semiHidden/>
    <w:unhideWhenUsed/>
    <w:rsid w:val="0007155E"/>
  </w:style>
  <w:style w:type="numbering" w:customStyle="1" w:styleId="NoList1121">
    <w:name w:val="No List1121"/>
    <w:next w:val="NoList"/>
    <w:uiPriority w:val="99"/>
    <w:semiHidden/>
    <w:unhideWhenUsed/>
    <w:rsid w:val="0007155E"/>
  </w:style>
  <w:style w:type="numbering" w:customStyle="1" w:styleId="NoList11112">
    <w:name w:val="No List11112"/>
    <w:next w:val="NoList"/>
    <w:uiPriority w:val="99"/>
    <w:semiHidden/>
    <w:unhideWhenUsed/>
    <w:rsid w:val="0007155E"/>
  </w:style>
  <w:style w:type="numbering" w:customStyle="1" w:styleId="KeineListe111">
    <w:name w:val="Keine Liste111"/>
    <w:next w:val="NoList"/>
    <w:uiPriority w:val="99"/>
    <w:semiHidden/>
    <w:unhideWhenUsed/>
    <w:rsid w:val="0007155E"/>
  </w:style>
  <w:style w:type="table" w:customStyle="1" w:styleId="TableGrid511">
    <w:name w:val="Table Grid5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
    <w:name w:val="ECC Bullets1"/>
    <w:basedOn w:val="NoList"/>
    <w:rsid w:val="0007155E"/>
  </w:style>
  <w:style w:type="numbering" w:customStyle="1" w:styleId="ECCNumbers-Bullets1">
    <w:name w:val="ECC Numbers-Bullets1"/>
    <w:uiPriority w:val="99"/>
    <w:rsid w:val="0007155E"/>
  </w:style>
  <w:style w:type="table" w:customStyle="1" w:styleId="ECCTable-redheader1">
    <w:name w:val="ECC Table - red header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
    <w:name w:val="Table Grid3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1">
    <w:name w:val="ECC Table - white header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
    <w:name w:val="ECC Table - clean1"/>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
    <w:name w:val="No List31"/>
    <w:next w:val="NoList"/>
    <w:uiPriority w:val="99"/>
    <w:semiHidden/>
    <w:unhideWhenUsed/>
    <w:rsid w:val="0007155E"/>
  </w:style>
  <w:style w:type="table" w:customStyle="1" w:styleId="TableGrid41">
    <w:name w:val="Table Grid4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07155E"/>
  </w:style>
  <w:style w:type="table" w:customStyle="1" w:styleId="TableGrid71">
    <w:name w:val="Table Grid7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彩色网格1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
    <w:name w:val="Table Grid9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
    <w:name w:val="No List11111111"/>
    <w:next w:val="NoList"/>
    <w:uiPriority w:val="99"/>
    <w:semiHidden/>
    <w:unhideWhenUsed/>
    <w:rsid w:val="0007155E"/>
  </w:style>
  <w:style w:type="table" w:customStyle="1" w:styleId="PlumTable1">
    <w:name w:val="Plum Table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
    <w:name w:val="Grille du tableau1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07155E"/>
    <w:rPr>
      <w:color w:val="605E5C"/>
      <w:shd w:val="clear" w:color="auto" w:fill="E1DFDD"/>
    </w:rPr>
  </w:style>
  <w:style w:type="numbering" w:customStyle="1" w:styleId="NoList6">
    <w:name w:val="No List6"/>
    <w:next w:val="NoList"/>
    <w:uiPriority w:val="99"/>
    <w:semiHidden/>
    <w:unhideWhenUsed/>
    <w:rsid w:val="0007155E"/>
  </w:style>
  <w:style w:type="numbering" w:customStyle="1" w:styleId="LFO193">
    <w:name w:val="LFO193"/>
    <w:basedOn w:val="NoList"/>
    <w:rsid w:val="0007155E"/>
  </w:style>
  <w:style w:type="numbering" w:customStyle="1" w:styleId="LFO203">
    <w:name w:val="LFO203"/>
    <w:basedOn w:val="NoList"/>
    <w:rsid w:val="0007155E"/>
  </w:style>
  <w:style w:type="numbering" w:customStyle="1" w:styleId="LFO213">
    <w:name w:val="LFO213"/>
    <w:basedOn w:val="NoList"/>
    <w:rsid w:val="0007155E"/>
  </w:style>
  <w:style w:type="numbering" w:customStyle="1" w:styleId="LFO223">
    <w:name w:val="LFO223"/>
    <w:basedOn w:val="NoList"/>
    <w:rsid w:val="0007155E"/>
  </w:style>
  <w:style w:type="numbering" w:customStyle="1" w:styleId="LFO233">
    <w:name w:val="LFO233"/>
    <w:basedOn w:val="NoList"/>
    <w:rsid w:val="0007155E"/>
  </w:style>
  <w:style w:type="numbering" w:customStyle="1" w:styleId="NoList14">
    <w:name w:val="No List14"/>
    <w:next w:val="NoList"/>
    <w:uiPriority w:val="99"/>
    <w:semiHidden/>
    <w:unhideWhenUsed/>
    <w:rsid w:val="0007155E"/>
  </w:style>
  <w:style w:type="table" w:customStyle="1" w:styleId="TableGrid160">
    <w:name w:val="Table Grid1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07155E"/>
  </w:style>
  <w:style w:type="numbering" w:customStyle="1" w:styleId="NoList1113">
    <w:name w:val="No List1113"/>
    <w:next w:val="NoList"/>
    <w:uiPriority w:val="99"/>
    <w:semiHidden/>
    <w:unhideWhenUsed/>
    <w:rsid w:val="0007155E"/>
  </w:style>
  <w:style w:type="numbering" w:customStyle="1" w:styleId="KeineListe13">
    <w:name w:val="Keine Liste13"/>
    <w:next w:val="NoList"/>
    <w:uiPriority w:val="99"/>
    <w:semiHidden/>
    <w:unhideWhenUsed/>
    <w:rsid w:val="0007155E"/>
  </w:style>
  <w:style w:type="table" w:customStyle="1" w:styleId="Tabellenraster12">
    <w:name w:val="Tabellenraster1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リストなし12"/>
    <w:next w:val="NoList"/>
    <w:uiPriority w:val="99"/>
    <w:semiHidden/>
    <w:unhideWhenUsed/>
    <w:rsid w:val="0007155E"/>
  </w:style>
  <w:style w:type="numbering" w:customStyle="1" w:styleId="NoList22">
    <w:name w:val="No List22"/>
    <w:next w:val="NoList"/>
    <w:uiPriority w:val="99"/>
    <w:semiHidden/>
    <w:unhideWhenUsed/>
    <w:rsid w:val="0007155E"/>
  </w:style>
  <w:style w:type="numbering" w:customStyle="1" w:styleId="LFO1912">
    <w:name w:val="LFO1912"/>
    <w:basedOn w:val="NoList"/>
    <w:rsid w:val="0007155E"/>
  </w:style>
  <w:style w:type="numbering" w:customStyle="1" w:styleId="LFO2012">
    <w:name w:val="LFO2012"/>
    <w:basedOn w:val="NoList"/>
    <w:rsid w:val="0007155E"/>
  </w:style>
  <w:style w:type="numbering" w:customStyle="1" w:styleId="LFO2112">
    <w:name w:val="LFO2112"/>
    <w:basedOn w:val="NoList"/>
    <w:rsid w:val="0007155E"/>
  </w:style>
  <w:style w:type="numbering" w:customStyle="1" w:styleId="LFO2212">
    <w:name w:val="LFO2212"/>
    <w:basedOn w:val="NoList"/>
    <w:rsid w:val="0007155E"/>
  </w:style>
  <w:style w:type="numbering" w:customStyle="1" w:styleId="LFO2312">
    <w:name w:val="LFO2312"/>
    <w:basedOn w:val="NoList"/>
    <w:rsid w:val="0007155E"/>
  </w:style>
  <w:style w:type="numbering" w:customStyle="1" w:styleId="NoList122">
    <w:name w:val="No List122"/>
    <w:next w:val="NoList"/>
    <w:uiPriority w:val="99"/>
    <w:semiHidden/>
    <w:unhideWhenUsed/>
    <w:rsid w:val="0007155E"/>
  </w:style>
  <w:style w:type="numbering" w:customStyle="1" w:styleId="NoList1122">
    <w:name w:val="No List1122"/>
    <w:next w:val="NoList"/>
    <w:uiPriority w:val="99"/>
    <w:semiHidden/>
    <w:unhideWhenUsed/>
    <w:rsid w:val="0007155E"/>
  </w:style>
  <w:style w:type="numbering" w:customStyle="1" w:styleId="NoList11113">
    <w:name w:val="No List11113"/>
    <w:next w:val="NoList"/>
    <w:uiPriority w:val="99"/>
    <w:semiHidden/>
    <w:unhideWhenUsed/>
    <w:rsid w:val="0007155E"/>
  </w:style>
  <w:style w:type="numbering" w:customStyle="1" w:styleId="KeineListe112">
    <w:name w:val="Keine Liste112"/>
    <w:next w:val="NoList"/>
    <w:uiPriority w:val="99"/>
    <w:semiHidden/>
    <w:unhideWhenUsed/>
    <w:rsid w:val="0007155E"/>
  </w:style>
  <w:style w:type="table" w:customStyle="1" w:styleId="TableGrid512">
    <w:name w:val="Table Grid5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
    <w:name w:val="ECC Bullets2"/>
    <w:basedOn w:val="NoList"/>
    <w:rsid w:val="0007155E"/>
  </w:style>
  <w:style w:type="numbering" w:customStyle="1" w:styleId="ECCNumbers-Bullets2">
    <w:name w:val="ECC Numbers-Bullets2"/>
    <w:uiPriority w:val="99"/>
    <w:rsid w:val="0007155E"/>
  </w:style>
  <w:style w:type="table" w:customStyle="1" w:styleId="ECCTable-redheader2">
    <w:name w:val="ECC Table - red header2"/>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
    <w:name w:val="Table Grid3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
    <w:name w:val="Colorful Grid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
    <w:name w:val="Table Simple 1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
    <w:name w:val="Colorful Grid - Accent 6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
    <w:name w:val="ECC Table - white header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
    <w:name w:val="ECC Table - clean2"/>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
    <w:name w:val="No List32"/>
    <w:next w:val="NoList"/>
    <w:uiPriority w:val="99"/>
    <w:semiHidden/>
    <w:unhideWhenUsed/>
    <w:rsid w:val="0007155E"/>
  </w:style>
  <w:style w:type="table" w:customStyle="1" w:styleId="TableGrid42">
    <w:name w:val="Table Grid4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07155E"/>
  </w:style>
  <w:style w:type="table" w:customStyle="1" w:styleId="TableGrid72">
    <w:name w:val="Table Grid7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표 구분선7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
    <w:name w:val="Table Grid63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彩色网格1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
    <w:name w:val="Table Grid9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07155E"/>
  </w:style>
  <w:style w:type="table" w:customStyle="1" w:styleId="PlumTable2">
    <w:name w:val="Plum Table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
    <w:name w:val="Grille du tableau1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
    <w:name w:val="Table Grid2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
    <w:name w:val="No List111111111"/>
    <w:next w:val="NoList"/>
    <w:uiPriority w:val="99"/>
    <w:semiHidden/>
    <w:unhideWhenUsed/>
    <w:rsid w:val="0007155E"/>
  </w:style>
  <w:style w:type="paragraph" w:customStyle="1" w:styleId="TAN">
    <w:name w:val="TAN"/>
    <w:basedOn w:val="Normal"/>
    <w:link w:val="TANChar"/>
    <w:qFormat/>
    <w:rsid w:val="0007155E"/>
    <w:pPr>
      <w:keepNext/>
      <w:keepLines/>
      <w:tabs>
        <w:tab w:val="clear" w:pos="1134"/>
        <w:tab w:val="clear" w:pos="1871"/>
        <w:tab w:val="clear" w:pos="2268"/>
      </w:tabs>
      <w:overflowPunct/>
      <w:autoSpaceDE/>
      <w:autoSpaceDN/>
      <w:adjustRightInd/>
      <w:spacing w:before="0"/>
      <w:ind w:left="851" w:hanging="851"/>
      <w:textAlignment w:val="auto"/>
    </w:pPr>
    <w:rPr>
      <w:rFonts w:ascii="Arial" w:eastAsia="MS Mincho" w:hAnsi="Arial"/>
      <w:sz w:val="18"/>
    </w:rPr>
  </w:style>
  <w:style w:type="character" w:customStyle="1" w:styleId="TANChar">
    <w:name w:val="TAN Char"/>
    <w:link w:val="TAN"/>
    <w:qFormat/>
    <w:rsid w:val="0007155E"/>
    <w:rPr>
      <w:rFonts w:ascii="Arial" w:eastAsia="MS Mincho" w:hAnsi="Arial"/>
      <w:sz w:val="18"/>
      <w:lang w:val="en-GB" w:eastAsia="en-US"/>
    </w:rPr>
  </w:style>
  <w:style w:type="character" w:customStyle="1" w:styleId="UnresolvedMention3">
    <w:name w:val="Unresolved Mention3"/>
    <w:basedOn w:val="DefaultParagraphFont"/>
    <w:uiPriority w:val="99"/>
    <w:semiHidden/>
    <w:unhideWhenUsed/>
    <w:rsid w:val="0007155E"/>
    <w:rPr>
      <w:color w:val="605E5C"/>
      <w:shd w:val="clear" w:color="auto" w:fill="E1DFDD"/>
    </w:rPr>
  </w:style>
  <w:style w:type="table" w:customStyle="1" w:styleId="TableGrid661">
    <w:name w:val="Table Grid66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07155E"/>
    <w:pPr>
      <w:tabs>
        <w:tab w:val="clear" w:pos="1134"/>
        <w:tab w:val="clear" w:pos="1871"/>
        <w:tab w:val="clear" w:pos="2268"/>
      </w:tabs>
      <w:overflowPunct/>
      <w:autoSpaceDE/>
      <w:autoSpaceDN/>
      <w:adjustRightInd/>
      <w:spacing w:before="0"/>
      <w:textAlignment w:val="auto"/>
    </w:pPr>
    <w:rPr>
      <w:rFonts w:ascii="Calibri" w:eastAsia="Calibri" w:hAnsi="Calibri" w:cs="Calibri"/>
      <w:sz w:val="22"/>
      <w:szCs w:val="22"/>
      <w:lang w:eastAsia="en-GB"/>
    </w:rPr>
  </w:style>
  <w:style w:type="table" w:customStyle="1" w:styleId="TableGrid23">
    <w:name w:val="Table Grid23"/>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07155E"/>
  </w:style>
  <w:style w:type="table" w:customStyle="1" w:styleId="TableGrid24">
    <w:name w:val="Table Grid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07155E"/>
  </w:style>
  <w:style w:type="table" w:customStyle="1" w:styleId="TableGrid25">
    <w:name w:val="Table Grid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07155E"/>
  </w:style>
  <w:style w:type="numbering" w:customStyle="1" w:styleId="NoList10">
    <w:name w:val="No List10"/>
    <w:next w:val="NoList"/>
    <w:uiPriority w:val="99"/>
    <w:semiHidden/>
    <w:unhideWhenUsed/>
    <w:rsid w:val="0007155E"/>
  </w:style>
  <w:style w:type="table" w:customStyle="1" w:styleId="TableGrid27">
    <w:name w:val="Table Grid27"/>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3">
    <w:name w:val="Colorful Grid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3">
    <w:name w:val="Table Simple 1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3">
    <w:name w:val="Colorful Grid - Accent 6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4">
    <w:name w:val="LFO194"/>
    <w:basedOn w:val="NoList"/>
    <w:rsid w:val="0007155E"/>
  </w:style>
  <w:style w:type="numbering" w:customStyle="1" w:styleId="LFO204">
    <w:name w:val="LFO204"/>
    <w:basedOn w:val="NoList"/>
    <w:rsid w:val="0007155E"/>
  </w:style>
  <w:style w:type="numbering" w:customStyle="1" w:styleId="LFO214">
    <w:name w:val="LFO214"/>
    <w:basedOn w:val="NoList"/>
    <w:rsid w:val="0007155E"/>
  </w:style>
  <w:style w:type="numbering" w:customStyle="1" w:styleId="LFO224">
    <w:name w:val="LFO224"/>
    <w:basedOn w:val="NoList"/>
    <w:rsid w:val="0007155E"/>
  </w:style>
  <w:style w:type="numbering" w:customStyle="1" w:styleId="LFO234">
    <w:name w:val="LFO234"/>
    <w:basedOn w:val="NoList"/>
    <w:rsid w:val="0007155E"/>
  </w:style>
  <w:style w:type="numbering" w:customStyle="1" w:styleId="NoList15">
    <w:name w:val="No List15"/>
    <w:next w:val="NoList"/>
    <w:uiPriority w:val="99"/>
    <w:semiHidden/>
    <w:unhideWhenUsed/>
    <w:rsid w:val="0007155E"/>
  </w:style>
  <w:style w:type="table" w:customStyle="1" w:styleId="TableGrid110">
    <w:name w:val="Table Grid110"/>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unhideWhenUsed/>
    <w:rsid w:val="0007155E"/>
  </w:style>
  <w:style w:type="numbering" w:customStyle="1" w:styleId="NoList1114">
    <w:name w:val="No List1114"/>
    <w:next w:val="NoList"/>
    <w:uiPriority w:val="99"/>
    <w:unhideWhenUsed/>
    <w:rsid w:val="0007155E"/>
  </w:style>
  <w:style w:type="numbering" w:customStyle="1" w:styleId="KeineListe14">
    <w:name w:val="Keine Liste14"/>
    <w:next w:val="NoList"/>
    <w:uiPriority w:val="99"/>
    <w:semiHidden/>
    <w:unhideWhenUsed/>
    <w:rsid w:val="0007155E"/>
  </w:style>
  <w:style w:type="table" w:customStyle="1" w:styleId="Tabellenraster13">
    <w:name w:val="Tabellenraster1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표 구분선7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リストなし13"/>
    <w:next w:val="NoList"/>
    <w:uiPriority w:val="99"/>
    <w:semiHidden/>
    <w:unhideWhenUsed/>
    <w:rsid w:val="0007155E"/>
  </w:style>
  <w:style w:type="numbering" w:customStyle="1" w:styleId="NoList23">
    <w:name w:val="No List23"/>
    <w:next w:val="NoList"/>
    <w:uiPriority w:val="99"/>
    <w:semiHidden/>
    <w:unhideWhenUsed/>
    <w:rsid w:val="0007155E"/>
  </w:style>
  <w:style w:type="numbering" w:customStyle="1" w:styleId="LFO1913">
    <w:name w:val="LFO1913"/>
    <w:basedOn w:val="NoList"/>
    <w:rsid w:val="0007155E"/>
  </w:style>
  <w:style w:type="numbering" w:customStyle="1" w:styleId="LFO2013">
    <w:name w:val="LFO2013"/>
    <w:basedOn w:val="NoList"/>
    <w:rsid w:val="0007155E"/>
  </w:style>
  <w:style w:type="numbering" w:customStyle="1" w:styleId="LFO2113">
    <w:name w:val="LFO2113"/>
    <w:basedOn w:val="NoList"/>
    <w:rsid w:val="0007155E"/>
  </w:style>
  <w:style w:type="numbering" w:customStyle="1" w:styleId="LFO2213">
    <w:name w:val="LFO2213"/>
    <w:basedOn w:val="NoList"/>
    <w:rsid w:val="0007155E"/>
  </w:style>
  <w:style w:type="numbering" w:customStyle="1" w:styleId="LFO2313">
    <w:name w:val="LFO2313"/>
    <w:basedOn w:val="NoList"/>
    <w:rsid w:val="0007155E"/>
  </w:style>
  <w:style w:type="numbering" w:customStyle="1" w:styleId="NoList123">
    <w:name w:val="No List123"/>
    <w:next w:val="NoList"/>
    <w:uiPriority w:val="99"/>
    <w:semiHidden/>
    <w:unhideWhenUsed/>
    <w:rsid w:val="0007155E"/>
  </w:style>
  <w:style w:type="numbering" w:customStyle="1" w:styleId="NoList1123">
    <w:name w:val="No List1123"/>
    <w:next w:val="NoList"/>
    <w:uiPriority w:val="99"/>
    <w:semiHidden/>
    <w:unhideWhenUsed/>
    <w:rsid w:val="0007155E"/>
  </w:style>
  <w:style w:type="numbering" w:customStyle="1" w:styleId="NoList11114">
    <w:name w:val="No List11114"/>
    <w:next w:val="NoList"/>
    <w:uiPriority w:val="99"/>
    <w:unhideWhenUsed/>
    <w:rsid w:val="0007155E"/>
  </w:style>
  <w:style w:type="numbering" w:customStyle="1" w:styleId="KeineListe113">
    <w:name w:val="Keine Liste113"/>
    <w:next w:val="NoList"/>
    <w:uiPriority w:val="99"/>
    <w:semiHidden/>
    <w:unhideWhenUsed/>
    <w:rsid w:val="0007155E"/>
  </w:style>
  <w:style w:type="table" w:customStyle="1" w:styleId="TableGrid513">
    <w:name w:val="Table Grid5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Grid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3">
    <w:name w:val="ECC Bullets3"/>
    <w:basedOn w:val="NoList"/>
    <w:rsid w:val="0007155E"/>
  </w:style>
  <w:style w:type="numbering" w:customStyle="1" w:styleId="ECCNumbers-Bullets3">
    <w:name w:val="ECC Numbers-Bullets3"/>
    <w:uiPriority w:val="99"/>
    <w:rsid w:val="0007155E"/>
  </w:style>
  <w:style w:type="table" w:customStyle="1" w:styleId="ECCTable-redheader3">
    <w:name w:val="ECC Table - red header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3">
    <w:name w:val="Table Grid3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3">
    <w:name w:val="ECC Table - white header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3">
    <w:name w:val="ECC Table - clean3"/>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3">
    <w:name w:val="No List33"/>
    <w:next w:val="NoList"/>
    <w:uiPriority w:val="99"/>
    <w:semiHidden/>
    <w:unhideWhenUsed/>
    <w:rsid w:val="0007155E"/>
  </w:style>
  <w:style w:type="table" w:customStyle="1" w:styleId="TableGrid43">
    <w:name w:val="Table Grid4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표 구분선7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07155E"/>
  </w:style>
  <w:style w:type="table" w:customStyle="1" w:styleId="TableGrid73">
    <w:name w:val="Table Grid7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彩色网格1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3">
    <w:name w:val="Table Grid9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
    <w:name w:val="No List111113"/>
    <w:next w:val="NoList"/>
    <w:uiPriority w:val="99"/>
    <w:unhideWhenUsed/>
    <w:rsid w:val="0007155E"/>
  </w:style>
  <w:style w:type="table" w:customStyle="1" w:styleId="PlumTable3">
    <w:name w:val="Plum Table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3">
    <w:name w:val="Grille du tableau1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07155E"/>
  </w:style>
  <w:style w:type="numbering" w:customStyle="1" w:styleId="LFO1921">
    <w:name w:val="LFO1921"/>
    <w:basedOn w:val="NoList"/>
    <w:rsid w:val="0007155E"/>
  </w:style>
  <w:style w:type="numbering" w:customStyle="1" w:styleId="LFO2021">
    <w:name w:val="LFO2021"/>
    <w:basedOn w:val="NoList"/>
    <w:rsid w:val="0007155E"/>
  </w:style>
  <w:style w:type="numbering" w:customStyle="1" w:styleId="LFO2121">
    <w:name w:val="LFO2121"/>
    <w:basedOn w:val="NoList"/>
    <w:rsid w:val="0007155E"/>
  </w:style>
  <w:style w:type="numbering" w:customStyle="1" w:styleId="LFO2221">
    <w:name w:val="LFO2221"/>
    <w:basedOn w:val="NoList"/>
    <w:rsid w:val="0007155E"/>
  </w:style>
  <w:style w:type="numbering" w:customStyle="1" w:styleId="LFO2321">
    <w:name w:val="LFO2321"/>
    <w:basedOn w:val="NoList"/>
    <w:rsid w:val="0007155E"/>
  </w:style>
  <w:style w:type="numbering" w:customStyle="1" w:styleId="NoList131">
    <w:name w:val="No List131"/>
    <w:next w:val="NoList"/>
    <w:uiPriority w:val="99"/>
    <w:semiHidden/>
    <w:unhideWhenUsed/>
    <w:rsid w:val="0007155E"/>
  </w:style>
  <w:style w:type="table" w:customStyle="1" w:styleId="TableGrid141">
    <w:name w:val="Table Grid141"/>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NoList"/>
    <w:uiPriority w:val="99"/>
    <w:semiHidden/>
    <w:unhideWhenUsed/>
    <w:rsid w:val="0007155E"/>
  </w:style>
  <w:style w:type="numbering" w:customStyle="1" w:styleId="NoList11121">
    <w:name w:val="No List11121"/>
    <w:next w:val="NoList"/>
    <w:uiPriority w:val="99"/>
    <w:semiHidden/>
    <w:unhideWhenUsed/>
    <w:rsid w:val="0007155E"/>
  </w:style>
  <w:style w:type="numbering" w:customStyle="1" w:styleId="KeineListe121">
    <w:name w:val="Keine Liste121"/>
    <w:next w:val="NoList"/>
    <w:uiPriority w:val="99"/>
    <w:semiHidden/>
    <w:unhideWhenUsed/>
    <w:rsid w:val="0007155E"/>
  </w:style>
  <w:style w:type="table" w:customStyle="1" w:styleId="Tabellenraster111">
    <w:name w:val="Tabellenraster11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リストなし111"/>
    <w:next w:val="NoList"/>
    <w:uiPriority w:val="99"/>
    <w:semiHidden/>
    <w:unhideWhenUsed/>
    <w:rsid w:val="0007155E"/>
  </w:style>
  <w:style w:type="numbering" w:customStyle="1" w:styleId="NoList211">
    <w:name w:val="No List211"/>
    <w:next w:val="NoList"/>
    <w:uiPriority w:val="99"/>
    <w:semiHidden/>
    <w:unhideWhenUsed/>
    <w:rsid w:val="0007155E"/>
  </w:style>
  <w:style w:type="numbering" w:customStyle="1" w:styleId="LFO19111">
    <w:name w:val="LFO19111"/>
    <w:basedOn w:val="NoList"/>
    <w:rsid w:val="0007155E"/>
  </w:style>
  <w:style w:type="numbering" w:customStyle="1" w:styleId="LFO20111">
    <w:name w:val="LFO20111"/>
    <w:basedOn w:val="NoList"/>
    <w:rsid w:val="0007155E"/>
  </w:style>
  <w:style w:type="numbering" w:customStyle="1" w:styleId="LFO21111">
    <w:name w:val="LFO21111"/>
    <w:basedOn w:val="NoList"/>
    <w:rsid w:val="0007155E"/>
  </w:style>
  <w:style w:type="numbering" w:customStyle="1" w:styleId="LFO22111">
    <w:name w:val="LFO22111"/>
    <w:basedOn w:val="NoList"/>
    <w:rsid w:val="0007155E"/>
  </w:style>
  <w:style w:type="numbering" w:customStyle="1" w:styleId="LFO23111">
    <w:name w:val="LFO23111"/>
    <w:basedOn w:val="NoList"/>
    <w:rsid w:val="0007155E"/>
  </w:style>
  <w:style w:type="numbering" w:customStyle="1" w:styleId="NoList1211">
    <w:name w:val="No List1211"/>
    <w:next w:val="NoList"/>
    <w:uiPriority w:val="99"/>
    <w:semiHidden/>
    <w:unhideWhenUsed/>
    <w:rsid w:val="0007155E"/>
  </w:style>
  <w:style w:type="numbering" w:customStyle="1" w:styleId="NoList11211">
    <w:name w:val="No List11211"/>
    <w:next w:val="NoList"/>
    <w:uiPriority w:val="99"/>
    <w:semiHidden/>
    <w:unhideWhenUsed/>
    <w:rsid w:val="0007155E"/>
  </w:style>
  <w:style w:type="numbering" w:customStyle="1" w:styleId="NoList111121">
    <w:name w:val="No List111121"/>
    <w:next w:val="NoList"/>
    <w:uiPriority w:val="99"/>
    <w:semiHidden/>
    <w:unhideWhenUsed/>
    <w:rsid w:val="0007155E"/>
  </w:style>
  <w:style w:type="numbering" w:customStyle="1" w:styleId="KeineListe1111">
    <w:name w:val="Keine Liste1111"/>
    <w:next w:val="NoList"/>
    <w:uiPriority w:val="99"/>
    <w:semiHidden/>
    <w:unhideWhenUsed/>
    <w:rsid w:val="0007155E"/>
  </w:style>
  <w:style w:type="table" w:customStyle="1" w:styleId="TableGrid5111">
    <w:name w:val="Table Grid51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Grid1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1">
    <w:name w:val="ECC Bullets11"/>
    <w:basedOn w:val="NoList"/>
    <w:rsid w:val="0007155E"/>
  </w:style>
  <w:style w:type="numbering" w:customStyle="1" w:styleId="ECCNumbers-Bullets11">
    <w:name w:val="ECC Numbers-Bullets11"/>
    <w:uiPriority w:val="99"/>
    <w:rsid w:val="0007155E"/>
  </w:style>
  <w:style w:type="table" w:customStyle="1" w:styleId="ECCTable-redheader11">
    <w:name w:val="ECC Table - red header1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1">
    <w:name w:val="Table Grid31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1">
    <w:name w:val="Colorful Grid1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1">
    <w:name w:val="Table Simple 11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1">
    <w:name w:val="Colorful Grid - Accent 61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1">
    <w:name w:val="ECC Table - white header1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1">
    <w:name w:val="ECC Table - clean11"/>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1">
    <w:name w:val="No List311"/>
    <w:next w:val="NoList"/>
    <w:uiPriority w:val="99"/>
    <w:semiHidden/>
    <w:unhideWhenUsed/>
    <w:rsid w:val="0007155E"/>
  </w:style>
  <w:style w:type="table" w:customStyle="1" w:styleId="TableGrid411">
    <w:name w:val="Table Grid41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표 구분선71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07155E"/>
  </w:style>
  <w:style w:type="table" w:customStyle="1" w:styleId="TableGrid711">
    <w:name w:val="Table Grid7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彩色网格11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1">
    <w:name w:val="Table Grid91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uiPriority w:val="99"/>
    <w:semiHidden/>
    <w:unhideWhenUsed/>
    <w:rsid w:val="0007155E"/>
  </w:style>
  <w:style w:type="table" w:customStyle="1" w:styleId="PlumTable11">
    <w:name w:val="Plum Table1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1">
    <w:name w:val="Grille du tableau11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07155E"/>
  </w:style>
  <w:style w:type="numbering" w:customStyle="1" w:styleId="LFO1931">
    <w:name w:val="LFO1931"/>
    <w:basedOn w:val="NoList"/>
    <w:rsid w:val="0007155E"/>
  </w:style>
  <w:style w:type="numbering" w:customStyle="1" w:styleId="LFO2031">
    <w:name w:val="LFO2031"/>
    <w:basedOn w:val="NoList"/>
    <w:rsid w:val="0007155E"/>
  </w:style>
  <w:style w:type="numbering" w:customStyle="1" w:styleId="LFO2131">
    <w:name w:val="LFO2131"/>
    <w:basedOn w:val="NoList"/>
    <w:rsid w:val="0007155E"/>
  </w:style>
  <w:style w:type="numbering" w:customStyle="1" w:styleId="LFO2231">
    <w:name w:val="LFO2231"/>
    <w:basedOn w:val="NoList"/>
    <w:rsid w:val="0007155E"/>
  </w:style>
  <w:style w:type="numbering" w:customStyle="1" w:styleId="LFO2331">
    <w:name w:val="LFO2331"/>
    <w:basedOn w:val="NoList"/>
    <w:rsid w:val="0007155E"/>
  </w:style>
  <w:style w:type="numbering" w:customStyle="1" w:styleId="NoList141">
    <w:name w:val="No List141"/>
    <w:next w:val="NoList"/>
    <w:uiPriority w:val="99"/>
    <w:semiHidden/>
    <w:unhideWhenUsed/>
    <w:rsid w:val="0007155E"/>
  </w:style>
  <w:style w:type="table" w:customStyle="1" w:styleId="TableGrid161">
    <w:name w:val="Table Grid161"/>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07155E"/>
  </w:style>
  <w:style w:type="numbering" w:customStyle="1" w:styleId="NoList11131">
    <w:name w:val="No List11131"/>
    <w:next w:val="NoList"/>
    <w:uiPriority w:val="99"/>
    <w:semiHidden/>
    <w:unhideWhenUsed/>
    <w:rsid w:val="0007155E"/>
  </w:style>
  <w:style w:type="numbering" w:customStyle="1" w:styleId="KeineListe131">
    <w:name w:val="Keine Liste131"/>
    <w:next w:val="NoList"/>
    <w:uiPriority w:val="99"/>
    <w:semiHidden/>
    <w:unhideWhenUsed/>
    <w:rsid w:val="0007155E"/>
  </w:style>
  <w:style w:type="table" w:customStyle="1" w:styleId="Tabellenraster121">
    <w:name w:val="Tabellenraster121"/>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
    <w:name w:val="표 구분선74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リストなし121"/>
    <w:next w:val="NoList"/>
    <w:uiPriority w:val="99"/>
    <w:semiHidden/>
    <w:unhideWhenUsed/>
    <w:rsid w:val="0007155E"/>
  </w:style>
  <w:style w:type="numbering" w:customStyle="1" w:styleId="NoList221">
    <w:name w:val="No List221"/>
    <w:next w:val="NoList"/>
    <w:uiPriority w:val="99"/>
    <w:semiHidden/>
    <w:unhideWhenUsed/>
    <w:rsid w:val="0007155E"/>
  </w:style>
  <w:style w:type="numbering" w:customStyle="1" w:styleId="LFO19121">
    <w:name w:val="LFO19121"/>
    <w:basedOn w:val="NoList"/>
    <w:rsid w:val="0007155E"/>
  </w:style>
  <w:style w:type="numbering" w:customStyle="1" w:styleId="LFO20121">
    <w:name w:val="LFO20121"/>
    <w:basedOn w:val="NoList"/>
    <w:rsid w:val="0007155E"/>
  </w:style>
  <w:style w:type="numbering" w:customStyle="1" w:styleId="LFO21121">
    <w:name w:val="LFO21121"/>
    <w:basedOn w:val="NoList"/>
    <w:rsid w:val="0007155E"/>
  </w:style>
  <w:style w:type="numbering" w:customStyle="1" w:styleId="LFO22121">
    <w:name w:val="LFO22121"/>
    <w:basedOn w:val="NoList"/>
    <w:rsid w:val="0007155E"/>
  </w:style>
  <w:style w:type="numbering" w:customStyle="1" w:styleId="LFO23121">
    <w:name w:val="LFO23121"/>
    <w:basedOn w:val="NoList"/>
    <w:rsid w:val="0007155E"/>
  </w:style>
  <w:style w:type="numbering" w:customStyle="1" w:styleId="NoList1221">
    <w:name w:val="No List1221"/>
    <w:next w:val="NoList"/>
    <w:uiPriority w:val="99"/>
    <w:semiHidden/>
    <w:unhideWhenUsed/>
    <w:rsid w:val="0007155E"/>
  </w:style>
  <w:style w:type="numbering" w:customStyle="1" w:styleId="NoList11221">
    <w:name w:val="No List11221"/>
    <w:next w:val="NoList"/>
    <w:uiPriority w:val="99"/>
    <w:semiHidden/>
    <w:unhideWhenUsed/>
    <w:rsid w:val="0007155E"/>
  </w:style>
  <w:style w:type="numbering" w:customStyle="1" w:styleId="NoList111131">
    <w:name w:val="No List111131"/>
    <w:next w:val="NoList"/>
    <w:uiPriority w:val="99"/>
    <w:semiHidden/>
    <w:unhideWhenUsed/>
    <w:rsid w:val="0007155E"/>
  </w:style>
  <w:style w:type="numbering" w:customStyle="1" w:styleId="KeineListe1121">
    <w:name w:val="Keine Liste1121"/>
    <w:next w:val="NoList"/>
    <w:uiPriority w:val="99"/>
    <w:semiHidden/>
    <w:unhideWhenUsed/>
    <w:rsid w:val="0007155E"/>
  </w:style>
  <w:style w:type="table" w:customStyle="1" w:styleId="TableGrid5121">
    <w:name w:val="Table Grid51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Grid21"/>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1">
    <w:name w:val="ECC Bullets21"/>
    <w:basedOn w:val="NoList"/>
    <w:rsid w:val="0007155E"/>
  </w:style>
  <w:style w:type="numbering" w:customStyle="1" w:styleId="ECCNumbers-Bullets21">
    <w:name w:val="ECC Numbers-Bullets21"/>
    <w:uiPriority w:val="99"/>
    <w:rsid w:val="0007155E"/>
  </w:style>
  <w:style w:type="table" w:customStyle="1" w:styleId="ECCTable-redheader21">
    <w:name w:val="ECC Table - red header21"/>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1">
    <w:name w:val="Table Grid321"/>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1">
    <w:name w:val="Colorful Grid21"/>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1">
    <w:name w:val="Table Simple 121"/>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1">
    <w:name w:val="Colorful Grid - Accent 621"/>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1">
    <w:name w:val="ECC Table - white header21"/>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1">
    <w:name w:val="ECC Table - clean21"/>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1">
    <w:name w:val="No List321"/>
    <w:next w:val="NoList"/>
    <w:uiPriority w:val="99"/>
    <w:semiHidden/>
    <w:unhideWhenUsed/>
    <w:rsid w:val="0007155E"/>
  </w:style>
  <w:style w:type="table" w:customStyle="1" w:styleId="TableGrid421">
    <w:name w:val="Table Grid42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
    <w:name w:val="표 구분선71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07155E"/>
  </w:style>
  <w:style w:type="table" w:customStyle="1" w:styleId="TableGrid721">
    <w:name w:val="Table Grid7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1">
    <w:name w:val="표 구분선7221"/>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1">
    <w:name w:val="Table Grid632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彩色网格121"/>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1">
    <w:name w:val="Table Grid921"/>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
    <w:name w:val="No List1111121"/>
    <w:next w:val="NoList"/>
    <w:uiPriority w:val="99"/>
    <w:semiHidden/>
    <w:unhideWhenUsed/>
    <w:rsid w:val="0007155E"/>
  </w:style>
  <w:style w:type="table" w:customStyle="1" w:styleId="PlumTable21">
    <w:name w:val="Plum Table21"/>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1">
    <w:name w:val="Grille du tableau121"/>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
    <w:name w:val="No List1111111111"/>
    <w:next w:val="NoList"/>
    <w:uiPriority w:val="99"/>
    <w:semiHidden/>
    <w:unhideWhenUsed/>
    <w:rsid w:val="0007155E"/>
  </w:style>
  <w:style w:type="table" w:customStyle="1" w:styleId="TableGrid6611">
    <w:name w:val="Table Grid6611"/>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07155E"/>
  </w:style>
  <w:style w:type="table" w:customStyle="1" w:styleId="TableGrid29">
    <w:name w:val="Table Grid29"/>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4">
    <w:name w:val="Colorful Grid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4">
    <w:name w:val="Table Simple 1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4">
    <w:name w:val="Colorful Grid - Accent 6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5">
    <w:name w:val="LFO195"/>
    <w:basedOn w:val="NoList"/>
    <w:rsid w:val="0007155E"/>
  </w:style>
  <w:style w:type="numbering" w:customStyle="1" w:styleId="LFO205">
    <w:name w:val="LFO205"/>
    <w:basedOn w:val="NoList"/>
    <w:rsid w:val="0007155E"/>
  </w:style>
  <w:style w:type="numbering" w:customStyle="1" w:styleId="LFO215">
    <w:name w:val="LFO215"/>
    <w:basedOn w:val="NoList"/>
    <w:rsid w:val="0007155E"/>
  </w:style>
  <w:style w:type="numbering" w:customStyle="1" w:styleId="LFO225">
    <w:name w:val="LFO225"/>
    <w:basedOn w:val="NoList"/>
    <w:rsid w:val="0007155E"/>
  </w:style>
  <w:style w:type="numbering" w:customStyle="1" w:styleId="LFO235">
    <w:name w:val="LFO235"/>
    <w:basedOn w:val="NoList"/>
    <w:rsid w:val="0007155E"/>
  </w:style>
  <w:style w:type="numbering" w:customStyle="1" w:styleId="NoList17">
    <w:name w:val="No List17"/>
    <w:next w:val="NoList"/>
    <w:uiPriority w:val="99"/>
    <w:semiHidden/>
    <w:unhideWhenUsed/>
    <w:rsid w:val="0007155E"/>
  </w:style>
  <w:style w:type="table" w:customStyle="1" w:styleId="TableGrid1140">
    <w:name w:val="Table Grid11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unhideWhenUsed/>
    <w:rsid w:val="0007155E"/>
  </w:style>
  <w:style w:type="numbering" w:customStyle="1" w:styleId="NoList1115">
    <w:name w:val="No List1115"/>
    <w:next w:val="NoList"/>
    <w:uiPriority w:val="99"/>
    <w:unhideWhenUsed/>
    <w:rsid w:val="0007155E"/>
  </w:style>
  <w:style w:type="numbering" w:customStyle="1" w:styleId="KeineListe15">
    <w:name w:val="Keine Liste15"/>
    <w:next w:val="NoList"/>
    <w:uiPriority w:val="99"/>
    <w:semiHidden/>
    <w:unhideWhenUsed/>
    <w:rsid w:val="0007155E"/>
  </w:style>
  <w:style w:type="table" w:customStyle="1" w:styleId="Tabellenraster14">
    <w:name w:val="Tabellenraster1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リストなし14"/>
    <w:next w:val="NoList"/>
    <w:uiPriority w:val="99"/>
    <w:semiHidden/>
    <w:unhideWhenUsed/>
    <w:rsid w:val="0007155E"/>
  </w:style>
  <w:style w:type="numbering" w:customStyle="1" w:styleId="NoList24">
    <w:name w:val="No List24"/>
    <w:next w:val="NoList"/>
    <w:uiPriority w:val="99"/>
    <w:semiHidden/>
    <w:unhideWhenUsed/>
    <w:rsid w:val="0007155E"/>
  </w:style>
  <w:style w:type="numbering" w:customStyle="1" w:styleId="LFO1914">
    <w:name w:val="LFO1914"/>
    <w:basedOn w:val="NoList"/>
    <w:rsid w:val="0007155E"/>
  </w:style>
  <w:style w:type="numbering" w:customStyle="1" w:styleId="LFO2014">
    <w:name w:val="LFO2014"/>
    <w:basedOn w:val="NoList"/>
    <w:rsid w:val="0007155E"/>
  </w:style>
  <w:style w:type="numbering" w:customStyle="1" w:styleId="LFO2114">
    <w:name w:val="LFO2114"/>
    <w:basedOn w:val="NoList"/>
    <w:rsid w:val="0007155E"/>
  </w:style>
  <w:style w:type="numbering" w:customStyle="1" w:styleId="LFO2214">
    <w:name w:val="LFO2214"/>
    <w:basedOn w:val="NoList"/>
    <w:rsid w:val="0007155E"/>
  </w:style>
  <w:style w:type="numbering" w:customStyle="1" w:styleId="LFO2314">
    <w:name w:val="LFO2314"/>
    <w:basedOn w:val="NoList"/>
    <w:rsid w:val="0007155E"/>
  </w:style>
  <w:style w:type="numbering" w:customStyle="1" w:styleId="NoList124">
    <w:name w:val="No List124"/>
    <w:next w:val="NoList"/>
    <w:uiPriority w:val="99"/>
    <w:semiHidden/>
    <w:unhideWhenUsed/>
    <w:rsid w:val="0007155E"/>
  </w:style>
  <w:style w:type="numbering" w:customStyle="1" w:styleId="NoList1124">
    <w:name w:val="No List1124"/>
    <w:next w:val="NoList"/>
    <w:uiPriority w:val="99"/>
    <w:semiHidden/>
    <w:unhideWhenUsed/>
    <w:rsid w:val="0007155E"/>
  </w:style>
  <w:style w:type="numbering" w:customStyle="1" w:styleId="NoList11115">
    <w:name w:val="No List11115"/>
    <w:next w:val="NoList"/>
    <w:uiPriority w:val="99"/>
    <w:unhideWhenUsed/>
    <w:rsid w:val="0007155E"/>
  </w:style>
  <w:style w:type="numbering" w:customStyle="1" w:styleId="KeineListe114">
    <w:name w:val="Keine Liste114"/>
    <w:next w:val="NoList"/>
    <w:uiPriority w:val="99"/>
    <w:semiHidden/>
    <w:unhideWhenUsed/>
    <w:rsid w:val="0007155E"/>
  </w:style>
  <w:style w:type="table" w:customStyle="1" w:styleId="TableGrid514">
    <w:name w:val="Table Grid5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Grid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4">
    <w:name w:val="ECC Bullets4"/>
    <w:basedOn w:val="NoList"/>
    <w:rsid w:val="0007155E"/>
  </w:style>
  <w:style w:type="numbering" w:customStyle="1" w:styleId="ECCNumbers-Bullets4">
    <w:name w:val="ECC Numbers-Bullets4"/>
    <w:uiPriority w:val="99"/>
    <w:rsid w:val="0007155E"/>
  </w:style>
  <w:style w:type="table" w:customStyle="1" w:styleId="ECCTable-redheader4">
    <w:name w:val="ECC Table - red header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4">
    <w:name w:val="Table Grid3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4">
    <w:name w:val="ECC Table - white header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4">
    <w:name w:val="ECC Table - clean4"/>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4">
    <w:name w:val="No List34"/>
    <w:next w:val="NoList"/>
    <w:uiPriority w:val="99"/>
    <w:semiHidden/>
    <w:unhideWhenUsed/>
    <w:rsid w:val="0007155E"/>
  </w:style>
  <w:style w:type="table" w:customStyle="1" w:styleId="TableGrid44">
    <w:name w:val="Table Grid4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
    <w:name w:val="표 구분선7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07155E"/>
  </w:style>
  <w:style w:type="table" w:customStyle="1" w:styleId="TableGrid74">
    <w:name w:val="Table Grid7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4">
    <w:name w:val="표 구분선7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4">
    <w:name w:val="Table Grid63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彩色网格1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4">
    <w:name w:val="Table Grid9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4">
    <w:name w:val="No List111114"/>
    <w:next w:val="NoList"/>
    <w:uiPriority w:val="99"/>
    <w:unhideWhenUsed/>
    <w:rsid w:val="0007155E"/>
  </w:style>
  <w:style w:type="table" w:customStyle="1" w:styleId="PlumTable4">
    <w:name w:val="Plum Table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4">
    <w:name w:val="Grille du tableau1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07155E"/>
  </w:style>
  <w:style w:type="numbering" w:customStyle="1" w:styleId="LFO1922">
    <w:name w:val="LFO1922"/>
    <w:basedOn w:val="NoList"/>
    <w:rsid w:val="0007155E"/>
  </w:style>
  <w:style w:type="numbering" w:customStyle="1" w:styleId="LFO2022">
    <w:name w:val="LFO2022"/>
    <w:basedOn w:val="NoList"/>
    <w:rsid w:val="0007155E"/>
  </w:style>
  <w:style w:type="numbering" w:customStyle="1" w:styleId="LFO2122">
    <w:name w:val="LFO2122"/>
    <w:basedOn w:val="NoList"/>
    <w:rsid w:val="0007155E"/>
  </w:style>
  <w:style w:type="numbering" w:customStyle="1" w:styleId="LFO2222">
    <w:name w:val="LFO2222"/>
    <w:basedOn w:val="NoList"/>
    <w:rsid w:val="0007155E"/>
  </w:style>
  <w:style w:type="numbering" w:customStyle="1" w:styleId="LFO2322">
    <w:name w:val="LFO2322"/>
    <w:basedOn w:val="NoList"/>
    <w:rsid w:val="0007155E"/>
  </w:style>
  <w:style w:type="numbering" w:customStyle="1" w:styleId="NoList132">
    <w:name w:val="No List132"/>
    <w:next w:val="NoList"/>
    <w:uiPriority w:val="99"/>
    <w:semiHidden/>
    <w:unhideWhenUsed/>
    <w:rsid w:val="0007155E"/>
  </w:style>
  <w:style w:type="table" w:customStyle="1" w:styleId="TableGrid142">
    <w:name w:val="Table Grid142"/>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07155E"/>
  </w:style>
  <w:style w:type="numbering" w:customStyle="1" w:styleId="NoList11122">
    <w:name w:val="No List11122"/>
    <w:next w:val="NoList"/>
    <w:uiPriority w:val="99"/>
    <w:semiHidden/>
    <w:unhideWhenUsed/>
    <w:rsid w:val="0007155E"/>
  </w:style>
  <w:style w:type="numbering" w:customStyle="1" w:styleId="KeineListe122">
    <w:name w:val="Keine Liste122"/>
    <w:next w:val="NoList"/>
    <w:uiPriority w:val="99"/>
    <w:semiHidden/>
    <w:unhideWhenUsed/>
    <w:rsid w:val="0007155E"/>
  </w:style>
  <w:style w:type="table" w:customStyle="1" w:styleId="Tabellenraster112">
    <w:name w:val="Tabellenraster11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표 구분선73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リストなし112"/>
    <w:next w:val="NoList"/>
    <w:uiPriority w:val="99"/>
    <w:semiHidden/>
    <w:unhideWhenUsed/>
    <w:rsid w:val="0007155E"/>
  </w:style>
  <w:style w:type="numbering" w:customStyle="1" w:styleId="NoList212">
    <w:name w:val="No List212"/>
    <w:next w:val="NoList"/>
    <w:uiPriority w:val="99"/>
    <w:semiHidden/>
    <w:unhideWhenUsed/>
    <w:rsid w:val="0007155E"/>
  </w:style>
  <w:style w:type="numbering" w:customStyle="1" w:styleId="LFO19112">
    <w:name w:val="LFO19112"/>
    <w:basedOn w:val="NoList"/>
    <w:rsid w:val="0007155E"/>
  </w:style>
  <w:style w:type="numbering" w:customStyle="1" w:styleId="LFO20112">
    <w:name w:val="LFO20112"/>
    <w:basedOn w:val="NoList"/>
    <w:rsid w:val="0007155E"/>
  </w:style>
  <w:style w:type="numbering" w:customStyle="1" w:styleId="LFO21112">
    <w:name w:val="LFO21112"/>
    <w:basedOn w:val="NoList"/>
    <w:rsid w:val="0007155E"/>
  </w:style>
  <w:style w:type="numbering" w:customStyle="1" w:styleId="LFO22112">
    <w:name w:val="LFO22112"/>
    <w:basedOn w:val="NoList"/>
    <w:rsid w:val="0007155E"/>
  </w:style>
  <w:style w:type="numbering" w:customStyle="1" w:styleId="LFO23112">
    <w:name w:val="LFO23112"/>
    <w:basedOn w:val="NoList"/>
    <w:rsid w:val="0007155E"/>
  </w:style>
  <w:style w:type="numbering" w:customStyle="1" w:styleId="NoList1212">
    <w:name w:val="No List1212"/>
    <w:next w:val="NoList"/>
    <w:uiPriority w:val="99"/>
    <w:semiHidden/>
    <w:unhideWhenUsed/>
    <w:rsid w:val="0007155E"/>
  </w:style>
  <w:style w:type="numbering" w:customStyle="1" w:styleId="NoList11212">
    <w:name w:val="No List11212"/>
    <w:next w:val="NoList"/>
    <w:uiPriority w:val="99"/>
    <w:semiHidden/>
    <w:unhideWhenUsed/>
    <w:rsid w:val="0007155E"/>
  </w:style>
  <w:style w:type="numbering" w:customStyle="1" w:styleId="NoList111122">
    <w:name w:val="No List111122"/>
    <w:next w:val="NoList"/>
    <w:uiPriority w:val="99"/>
    <w:semiHidden/>
    <w:unhideWhenUsed/>
    <w:rsid w:val="0007155E"/>
  </w:style>
  <w:style w:type="numbering" w:customStyle="1" w:styleId="KeineListe1112">
    <w:name w:val="Keine Liste1112"/>
    <w:next w:val="NoList"/>
    <w:uiPriority w:val="99"/>
    <w:semiHidden/>
    <w:unhideWhenUsed/>
    <w:rsid w:val="0007155E"/>
  </w:style>
  <w:style w:type="table" w:customStyle="1" w:styleId="TableGrid5112">
    <w:name w:val="Table Grid51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2">
    <w:name w:val="ECC Bullets12"/>
    <w:basedOn w:val="NoList"/>
    <w:rsid w:val="0007155E"/>
  </w:style>
  <w:style w:type="numbering" w:customStyle="1" w:styleId="ECCNumbers-Bullets12">
    <w:name w:val="ECC Numbers-Bullets12"/>
    <w:uiPriority w:val="99"/>
    <w:rsid w:val="0007155E"/>
  </w:style>
  <w:style w:type="table" w:customStyle="1" w:styleId="ECCTable-redheader12">
    <w:name w:val="ECC Table - red header12"/>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2">
    <w:name w:val="Table Grid31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2">
    <w:name w:val="Colorful Grid1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2">
    <w:name w:val="Table Simple 11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2">
    <w:name w:val="Colorful Grid - Accent 61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2">
    <w:name w:val="ECC Table - white header1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2">
    <w:name w:val="ECC Table - clean12"/>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2">
    <w:name w:val="No List312"/>
    <w:next w:val="NoList"/>
    <w:uiPriority w:val="99"/>
    <w:semiHidden/>
    <w:unhideWhenUsed/>
    <w:rsid w:val="0007155E"/>
  </w:style>
  <w:style w:type="table" w:customStyle="1" w:styleId="TableGrid412">
    <w:name w:val="Table Grid41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표 구분선71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07155E"/>
  </w:style>
  <w:style w:type="table" w:customStyle="1" w:styleId="TableGrid712">
    <w:name w:val="Table Grid7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彩色网格11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2">
    <w:name w:val="Table Grid91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3">
    <w:name w:val="No List1111113"/>
    <w:next w:val="NoList"/>
    <w:uiPriority w:val="99"/>
    <w:semiHidden/>
    <w:unhideWhenUsed/>
    <w:rsid w:val="0007155E"/>
  </w:style>
  <w:style w:type="table" w:customStyle="1" w:styleId="PlumTable12">
    <w:name w:val="Plum Table1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2">
    <w:name w:val="Grille du tableau11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07155E"/>
  </w:style>
  <w:style w:type="numbering" w:customStyle="1" w:styleId="LFO1932">
    <w:name w:val="LFO1932"/>
    <w:basedOn w:val="NoList"/>
    <w:rsid w:val="0007155E"/>
  </w:style>
  <w:style w:type="numbering" w:customStyle="1" w:styleId="LFO2032">
    <w:name w:val="LFO2032"/>
    <w:basedOn w:val="NoList"/>
    <w:rsid w:val="0007155E"/>
  </w:style>
  <w:style w:type="numbering" w:customStyle="1" w:styleId="LFO2132">
    <w:name w:val="LFO2132"/>
    <w:basedOn w:val="NoList"/>
    <w:rsid w:val="0007155E"/>
  </w:style>
  <w:style w:type="numbering" w:customStyle="1" w:styleId="LFO2232">
    <w:name w:val="LFO2232"/>
    <w:basedOn w:val="NoList"/>
    <w:rsid w:val="0007155E"/>
  </w:style>
  <w:style w:type="numbering" w:customStyle="1" w:styleId="LFO2332">
    <w:name w:val="LFO2332"/>
    <w:basedOn w:val="NoList"/>
    <w:rsid w:val="0007155E"/>
  </w:style>
  <w:style w:type="numbering" w:customStyle="1" w:styleId="NoList142">
    <w:name w:val="No List142"/>
    <w:next w:val="NoList"/>
    <w:uiPriority w:val="99"/>
    <w:semiHidden/>
    <w:unhideWhenUsed/>
    <w:rsid w:val="0007155E"/>
  </w:style>
  <w:style w:type="table" w:customStyle="1" w:styleId="TableGrid162">
    <w:name w:val="Table Grid162"/>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07155E"/>
  </w:style>
  <w:style w:type="numbering" w:customStyle="1" w:styleId="NoList11132">
    <w:name w:val="No List11132"/>
    <w:next w:val="NoList"/>
    <w:uiPriority w:val="99"/>
    <w:semiHidden/>
    <w:unhideWhenUsed/>
    <w:rsid w:val="0007155E"/>
  </w:style>
  <w:style w:type="numbering" w:customStyle="1" w:styleId="KeineListe132">
    <w:name w:val="Keine Liste132"/>
    <w:next w:val="NoList"/>
    <w:uiPriority w:val="99"/>
    <w:semiHidden/>
    <w:unhideWhenUsed/>
    <w:rsid w:val="0007155E"/>
  </w:style>
  <w:style w:type="table" w:customStyle="1" w:styleId="Tabellenraster122">
    <w:name w:val="Tabellenraster122"/>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표 구분선74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リストなし122"/>
    <w:next w:val="NoList"/>
    <w:uiPriority w:val="99"/>
    <w:semiHidden/>
    <w:unhideWhenUsed/>
    <w:rsid w:val="0007155E"/>
  </w:style>
  <w:style w:type="numbering" w:customStyle="1" w:styleId="NoList222">
    <w:name w:val="No List222"/>
    <w:next w:val="NoList"/>
    <w:uiPriority w:val="99"/>
    <w:semiHidden/>
    <w:unhideWhenUsed/>
    <w:rsid w:val="0007155E"/>
  </w:style>
  <w:style w:type="numbering" w:customStyle="1" w:styleId="LFO19122">
    <w:name w:val="LFO19122"/>
    <w:basedOn w:val="NoList"/>
    <w:rsid w:val="0007155E"/>
  </w:style>
  <w:style w:type="numbering" w:customStyle="1" w:styleId="LFO20122">
    <w:name w:val="LFO20122"/>
    <w:basedOn w:val="NoList"/>
    <w:rsid w:val="0007155E"/>
  </w:style>
  <w:style w:type="numbering" w:customStyle="1" w:styleId="LFO21122">
    <w:name w:val="LFO21122"/>
    <w:basedOn w:val="NoList"/>
    <w:rsid w:val="0007155E"/>
  </w:style>
  <w:style w:type="numbering" w:customStyle="1" w:styleId="LFO22122">
    <w:name w:val="LFO22122"/>
    <w:basedOn w:val="NoList"/>
    <w:rsid w:val="0007155E"/>
  </w:style>
  <w:style w:type="numbering" w:customStyle="1" w:styleId="LFO23122">
    <w:name w:val="LFO23122"/>
    <w:basedOn w:val="NoList"/>
    <w:rsid w:val="0007155E"/>
  </w:style>
  <w:style w:type="numbering" w:customStyle="1" w:styleId="NoList1222">
    <w:name w:val="No List1222"/>
    <w:next w:val="NoList"/>
    <w:uiPriority w:val="99"/>
    <w:semiHidden/>
    <w:unhideWhenUsed/>
    <w:rsid w:val="0007155E"/>
  </w:style>
  <w:style w:type="numbering" w:customStyle="1" w:styleId="NoList11222">
    <w:name w:val="No List11222"/>
    <w:next w:val="NoList"/>
    <w:uiPriority w:val="99"/>
    <w:semiHidden/>
    <w:unhideWhenUsed/>
    <w:rsid w:val="0007155E"/>
  </w:style>
  <w:style w:type="numbering" w:customStyle="1" w:styleId="NoList111132">
    <w:name w:val="No List111132"/>
    <w:next w:val="NoList"/>
    <w:uiPriority w:val="99"/>
    <w:semiHidden/>
    <w:unhideWhenUsed/>
    <w:rsid w:val="0007155E"/>
  </w:style>
  <w:style w:type="numbering" w:customStyle="1" w:styleId="KeineListe1122">
    <w:name w:val="Keine Liste1122"/>
    <w:next w:val="NoList"/>
    <w:uiPriority w:val="99"/>
    <w:semiHidden/>
    <w:unhideWhenUsed/>
    <w:rsid w:val="0007155E"/>
  </w:style>
  <w:style w:type="table" w:customStyle="1" w:styleId="TableGrid5122">
    <w:name w:val="Table Grid51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2">
    <w:name w:val="ECC Bullets22"/>
    <w:basedOn w:val="NoList"/>
    <w:rsid w:val="0007155E"/>
  </w:style>
  <w:style w:type="numbering" w:customStyle="1" w:styleId="ECCNumbers-Bullets22">
    <w:name w:val="ECC Numbers-Bullets22"/>
    <w:uiPriority w:val="99"/>
    <w:rsid w:val="0007155E"/>
  </w:style>
  <w:style w:type="table" w:customStyle="1" w:styleId="ECCTable-redheader22">
    <w:name w:val="ECC Table - red header22"/>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2">
    <w:name w:val="Table Grid322"/>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2">
    <w:name w:val="Colorful Grid22"/>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2">
    <w:name w:val="Table Simple 122"/>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2">
    <w:name w:val="Colorful Grid - Accent 622"/>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2">
    <w:name w:val="ECC Table - white header22"/>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2">
    <w:name w:val="ECC Table - clean22"/>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2">
    <w:name w:val="No List322"/>
    <w:next w:val="NoList"/>
    <w:uiPriority w:val="99"/>
    <w:semiHidden/>
    <w:unhideWhenUsed/>
    <w:rsid w:val="0007155E"/>
  </w:style>
  <w:style w:type="table" w:customStyle="1" w:styleId="TableGrid422">
    <w:name w:val="Table Grid42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2">
    <w:name w:val="표 구분선71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
    <w:name w:val="Table Grid61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2">
    <w:name w:val="Table Grid62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07155E"/>
  </w:style>
  <w:style w:type="table" w:customStyle="1" w:styleId="TableGrid722">
    <w:name w:val="Table Grid7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2">
    <w:name w:val="표 구분선7222"/>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2">
    <w:name w:val="Table Grid632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
    <w:name w:val="Table Grid1322"/>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彩色网格122"/>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2">
    <w:name w:val="Table Grid922"/>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2">
    <w:name w:val="No List1111122"/>
    <w:next w:val="NoList"/>
    <w:uiPriority w:val="99"/>
    <w:semiHidden/>
    <w:unhideWhenUsed/>
    <w:rsid w:val="0007155E"/>
  </w:style>
  <w:style w:type="table" w:customStyle="1" w:styleId="PlumTable22">
    <w:name w:val="Plum Table22"/>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2">
    <w:name w:val="Grille du tableau122"/>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2">
    <w:name w:val="Table Grid1022"/>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2">
    <w:name w:val="Table Grid54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4">
    <w:name w:val="Table Grid66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uiPriority w:val="99"/>
    <w:semiHidden/>
    <w:unhideWhenUsed/>
    <w:rsid w:val="0007155E"/>
  </w:style>
  <w:style w:type="table" w:customStyle="1" w:styleId="TableGrid6612">
    <w:name w:val="Table Grid6612"/>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yperlink1">
    <w:name w:val="ECC Hyperlink1"/>
    <w:basedOn w:val="DefaultParagraphFont"/>
    <w:uiPriority w:val="99"/>
    <w:unhideWhenUsed/>
    <w:rsid w:val="0007155E"/>
    <w:rPr>
      <w:color w:val="0000FF"/>
      <w:u w:val="single"/>
    </w:rPr>
  </w:style>
  <w:style w:type="table" w:customStyle="1" w:styleId="TableGrid300">
    <w:name w:val="Table Grid30"/>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07155E"/>
  </w:style>
  <w:style w:type="table" w:customStyle="1" w:styleId="TableGrid37">
    <w:name w:val="Table Grid37"/>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5">
    <w:name w:val="Colorful Grid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5">
    <w:name w:val="Table Simple 1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5">
    <w:name w:val="Colorful Grid - Accent 6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6">
    <w:name w:val="LFO196"/>
    <w:basedOn w:val="NoList"/>
    <w:rsid w:val="0007155E"/>
  </w:style>
  <w:style w:type="numbering" w:customStyle="1" w:styleId="LFO206">
    <w:name w:val="LFO206"/>
    <w:basedOn w:val="NoList"/>
    <w:rsid w:val="0007155E"/>
  </w:style>
  <w:style w:type="numbering" w:customStyle="1" w:styleId="LFO216">
    <w:name w:val="LFO216"/>
    <w:basedOn w:val="NoList"/>
    <w:rsid w:val="0007155E"/>
  </w:style>
  <w:style w:type="numbering" w:customStyle="1" w:styleId="LFO226">
    <w:name w:val="LFO226"/>
    <w:basedOn w:val="NoList"/>
    <w:rsid w:val="0007155E"/>
  </w:style>
  <w:style w:type="numbering" w:customStyle="1" w:styleId="LFO236">
    <w:name w:val="LFO236"/>
    <w:basedOn w:val="NoList"/>
    <w:rsid w:val="0007155E"/>
  </w:style>
  <w:style w:type="numbering" w:customStyle="1" w:styleId="NoList19">
    <w:name w:val="No List19"/>
    <w:next w:val="NoList"/>
    <w:uiPriority w:val="99"/>
    <w:semiHidden/>
    <w:unhideWhenUsed/>
    <w:rsid w:val="0007155E"/>
  </w:style>
  <w:style w:type="table" w:customStyle="1" w:styleId="TableGrid117">
    <w:name w:val="Table Grid117"/>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unhideWhenUsed/>
    <w:rsid w:val="0007155E"/>
  </w:style>
  <w:style w:type="numbering" w:customStyle="1" w:styleId="NoList1116">
    <w:name w:val="No List1116"/>
    <w:next w:val="NoList"/>
    <w:uiPriority w:val="99"/>
    <w:unhideWhenUsed/>
    <w:rsid w:val="0007155E"/>
  </w:style>
  <w:style w:type="numbering" w:customStyle="1" w:styleId="KeineListe16">
    <w:name w:val="Keine Liste16"/>
    <w:next w:val="NoList"/>
    <w:uiPriority w:val="99"/>
    <w:semiHidden/>
    <w:unhideWhenUsed/>
    <w:rsid w:val="0007155E"/>
  </w:style>
  <w:style w:type="table" w:customStyle="1" w:styleId="Tabellenraster15">
    <w:name w:val="Tabellenraster1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
    <w:name w:val="표 구분선7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リストなし15"/>
    <w:next w:val="NoList"/>
    <w:uiPriority w:val="99"/>
    <w:semiHidden/>
    <w:unhideWhenUsed/>
    <w:rsid w:val="0007155E"/>
  </w:style>
  <w:style w:type="numbering" w:customStyle="1" w:styleId="NoList25">
    <w:name w:val="No List25"/>
    <w:next w:val="NoList"/>
    <w:uiPriority w:val="99"/>
    <w:semiHidden/>
    <w:unhideWhenUsed/>
    <w:rsid w:val="0007155E"/>
  </w:style>
  <w:style w:type="numbering" w:customStyle="1" w:styleId="LFO1915">
    <w:name w:val="LFO1915"/>
    <w:basedOn w:val="NoList"/>
    <w:rsid w:val="0007155E"/>
  </w:style>
  <w:style w:type="numbering" w:customStyle="1" w:styleId="LFO2015">
    <w:name w:val="LFO2015"/>
    <w:basedOn w:val="NoList"/>
    <w:rsid w:val="0007155E"/>
  </w:style>
  <w:style w:type="numbering" w:customStyle="1" w:styleId="LFO2115">
    <w:name w:val="LFO2115"/>
    <w:basedOn w:val="NoList"/>
    <w:rsid w:val="0007155E"/>
  </w:style>
  <w:style w:type="numbering" w:customStyle="1" w:styleId="LFO2215">
    <w:name w:val="LFO2215"/>
    <w:basedOn w:val="NoList"/>
    <w:rsid w:val="0007155E"/>
  </w:style>
  <w:style w:type="numbering" w:customStyle="1" w:styleId="LFO2315">
    <w:name w:val="LFO2315"/>
    <w:basedOn w:val="NoList"/>
    <w:rsid w:val="0007155E"/>
  </w:style>
  <w:style w:type="numbering" w:customStyle="1" w:styleId="NoList125">
    <w:name w:val="No List125"/>
    <w:next w:val="NoList"/>
    <w:uiPriority w:val="99"/>
    <w:semiHidden/>
    <w:unhideWhenUsed/>
    <w:rsid w:val="0007155E"/>
  </w:style>
  <w:style w:type="numbering" w:customStyle="1" w:styleId="NoList1125">
    <w:name w:val="No List1125"/>
    <w:next w:val="NoList"/>
    <w:uiPriority w:val="99"/>
    <w:semiHidden/>
    <w:unhideWhenUsed/>
    <w:rsid w:val="0007155E"/>
  </w:style>
  <w:style w:type="numbering" w:customStyle="1" w:styleId="NoList11116">
    <w:name w:val="No List11116"/>
    <w:next w:val="NoList"/>
    <w:uiPriority w:val="99"/>
    <w:unhideWhenUsed/>
    <w:rsid w:val="0007155E"/>
  </w:style>
  <w:style w:type="numbering" w:customStyle="1" w:styleId="KeineListe115">
    <w:name w:val="Keine Liste115"/>
    <w:next w:val="NoList"/>
    <w:uiPriority w:val="99"/>
    <w:semiHidden/>
    <w:unhideWhenUsed/>
    <w:rsid w:val="0007155E"/>
  </w:style>
  <w:style w:type="table" w:customStyle="1" w:styleId="TableGrid515">
    <w:name w:val="Table Grid5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Grid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5">
    <w:name w:val="ECC Bullets5"/>
    <w:basedOn w:val="NoList"/>
    <w:rsid w:val="0007155E"/>
  </w:style>
  <w:style w:type="numbering" w:customStyle="1" w:styleId="ECCNumbers-Bullets5">
    <w:name w:val="ECC Numbers-Bullets5"/>
    <w:uiPriority w:val="99"/>
    <w:rsid w:val="0007155E"/>
  </w:style>
  <w:style w:type="table" w:customStyle="1" w:styleId="ECCTable-redheader5">
    <w:name w:val="ECC Table - red header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8">
    <w:name w:val="Table Grid38"/>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5">
    <w:name w:val="ECC Table - white header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5">
    <w:name w:val="ECC Table - clean5"/>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5">
    <w:name w:val="No List35"/>
    <w:next w:val="NoList"/>
    <w:uiPriority w:val="99"/>
    <w:semiHidden/>
    <w:unhideWhenUsed/>
    <w:rsid w:val="0007155E"/>
  </w:style>
  <w:style w:type="table" w:customStyle="1" w:styleId="TableGrid45">
    <w:name w:val="Table Grid4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5">
    <w:name w:val="표 구분선7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07155E"/>
  </w:style>
  <w:style w:type="table" w:customStyle="1" w:styleId="TableGrid75">
    <w:name w:val="Table Grid7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표 구분선7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彩色网格1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5">
    <w:name w:val="Table Grid9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5">
    <w:name w:val="No List111115"/>
    <w:next w:val="NoList"/>
    <w:uiPriority w:val="99"/>
    <w:unhideWhenUsed/>
    <w:rsid w:val="0007155E"/>
  </w:style>
  <w:style w:type="table" w:customStyle="1" w:styleId="PlumTable5">
    <w:name w:val="Plum Table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5">
    <w:name w:val="Grille du tableau1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07155E"/>
  </w:style>
  <w:style w:type="numbering" w:customStyle="1" w:styleId="LFO1923">
    <w:name w:val="LFO1923"/>
    <w:basedOn w:val="NoList"/>
    <w:rsid w:val="0007155E"/>
  </w:style>
  <w:style w:type="numbering" w:customStyle="1" w:styleId="LFO2023">
    <w:name w:val="LFO2023"/>
    <w:basedOn w:val="NoList"/>
    <w:rsid w:val="0007155E"/>
  </w:style>
  <w:style w:type="numbering" w:customStyle="1" w:styleId="LFO2123">
    <w:name w:val="LFO2123"/>
    <w:basedOn w:val="NoList"/>
    <w:rsid w:val="0007155E"/>
  </w:style>
  <w:style w:type="numbering" w:customStyle="1" w:styleId="LFO2223">
    <w:name w:val="LFO2223"/>
    <w:basedOn w:val="NoList"/>
    <w:rsid w:val="0007155E"/>
  </w:style>
  <w:style w:type="numbering" w:customStyle="1" w:styleId="LFO2323">
    <w:name w:val="LFO2323"/>
    <w:basedOn w:val="NoList"/>
    <w:rsid w:val="0007155E"/>
  </w:style>
  <w:style w:type="numbering" w:customStyle="1" w:styleId="NoList133">
    <w:name w:val="No List133"/>
    <w:next w:val="NoList"/>
    <w:uiPriority w:val="99"/>
    <w:semiHidden/>
    <w:unhideWhenUsed/>
    <w:rsid w:val="0007155E"/>
  </w:style>
  <w:style w:type="table" w:customStyle="1" w:styleId="TableGrid143">
    <w:name w:val="Table Grid143"/>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3">
    <w:name w:val="Table Grid64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07155E"/>
  </w:style>
  <w:style w:type="numbering" w:customStyle="1" w:styleId="NoList11123">
    <w:name w:val="No List11123"/>
    <w:next w:val="NoList"/>
    <w:uiPriority w:val="99"/>
    <w:semiHidden/>
    <w:unhideWhenUsed/>
    <w:rsid w:val="0007155E"/>
  </w:style>
  <w:style w:type="numbering" w:customStyle="1" w:styleId="KeineListe123">
    <w:name w:val="Keine Liste123"/>
    <w:next w:val="NoList"/>
    <w:uiPriority w:val="99"/>
    <w:semiHidden/>
    <w:unhideWhenUsed/>
    <w:rsid w:val="0007155E"/>
  </w:style>
  <w:style w:type="table" w:customStyle="1" w:styleId="Tabellenraster113">
    <w:name w:val="Tabellenraster11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3">
    <w:name w:val="표 구분선73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リストなし113"/>
    <w:next w:val="NoList"/>
    <w:uiPriority w:val="99"/>
    <w:semiHidden/>
    <w:unhideWhenUsed/>
    <w:rsid w:val="0007155E"/>
  </w:style>
  <w:style w:type="numbering" w:customStyle="1" w:styleId="NoList213">
    <w:name w:val="No List213"/>
    <w:next w:val="NoList"/>
    <w:uiPriority w:val="99"/>
    <w:semiHidden/>
    <w:unhideWhenUsed/>
    <w:rsid w:val="0007155E"/>
  </w:style>
  <w:style w:type="numbering" w:customStyle="1" w:styleId="LFO19113">
    <w:name w:val="LFO19113"/>
    <w:basedOn w:val="NoList"/>
    <w:rsid w:val="0007155E"/>
  </w:style>
  <w:style w:type="numbering" w:customStyle="1" w:styleId="LFO20113">
    <w:name w:val="LFO20113"/>
    <w:basedOn w:val="NoList"/>
    <w:rsid w:val="0007155E"/>
  </w:style>
  <w:style w:type="numbering" w:customStyle="1" w:styleId="LFO21113">
    <w:name w:val="LFO21113"/>
    <w:basedOn w:val="NoList"/>
    <w:rsid w:val="0007155E"/>
  </w:style>
  <w:style w:type="numbering" w:customStyle="1" w:styleId="LFO22113">
    <w:name w:val="LFO22113"/>
    <w:basedOn w:val="NoList"/>
    <w:rsid w:val="0007155E"/>
  </w:style>
  <w:style w:type="numbering" w:customStyle="1" w:styleId="LFO23113">
    <w:name w:val="LFO23113"/>
    <w:basedOn w:val="NoList"/>
    <w:rsid w:val="0007155E"/>
  </w:style>
  <w:style w:type="numbering" w:customStyle="1" w:styleId="NoList1213">
    <w:name w:val="No List1213"/>
    <w:next w:val="NoList"/>
    <w:uiPriority w:val="99"/>
    <w:semiHidden/>
    <w:unhideWhenUsed/>
    <w:rsid w:val="0007155E"/>
  </w:style>
  <w:style w:type="numbering" w:customStyle="1" w:styleId="NoList11213">
    <w:name w:val="No List11213"/>
    <w:next w:val="NoList"/>
    <w:uiPriority w:val="99"/>
    <w:semiHidden/>
    <w:unhideWhenUsed/>
    <w:rsid w:val="0007155E"/>
  </w:style>
  <w:style w:type="numbering" w:customStyle="1" w:styleId="NoList111123">
    <w:name w:val="No List111123"/>
    <w:next w:val="NoList"/>
    <w:uiPriority w:val="99"/>
    <w:semiHidden/>
    <w:unhideWhenUsed/>
    <w:rsid w:val="0007155E"/>
  </w:style>
  <w:style w:type="numbering" w:customStyle="1" w:styleId="KeineListe1113">
    <w:name w:val="Keine Liste1113"/>
    <w:next w:val="NoList"/>
    <w:uiPriority w:val="99"/>
    <w:semiHidden/>
    <w:unhideWhenUsed/>
    <w:rsid w:val="0007155E"/>
  </w:style>
  <w:style w:type="table" w:customStyle="1" w:styleId="TableGrid5113">
    <w:name w:val="Table Grid51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Grid1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3">
    <w:name w:val="ECC Bullets13"/>
    <w:basedOn w:val="NoList"/>
    <w:rsid w:val="0007155E"/>
  </w:style>
  <w:style w:type="numbering" w:customStyle="1" w:styleId="ECCNumbers-Bullets13">
    <w:name w:val="ECC Numbers-Bullets13"/>
    <w:uiPriority w:val="99"/>
    <w:rsid w:val="0007155E"/>
  </w:style>
  <w:style w:type="table" w:customStyle="1" w:styleId="ECCTable-redheader13">
    <w:name w:val="ECC Table - red header1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3">
    <w:name w:val="Table Grid31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3">
    <w:name w:val="Colorful Grid1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3">
    <w:name w:val="Table Simple 11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3">
    <w:name w:val="Colorful Grid - Accent 61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3">
    <w:name w:val="ECC Table - white header1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3">
    <w:name w:val="ECC Table - clean13"/>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3">
    <w:name w:val="No List313"/>
    <w:next w:val="NoList"/>
    <w:uiPriority w:val="99"/>
    <w:semiHidden/>
    <w:unhideWhenUsed/>
    <w:rsid w:val="0007155E"/>
  </w:style>
  <w:style w:type="table" w:customStyle="1" w:styleId="TableGrid413">
    <w:name w:val="Table Grid41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3">
    <w:name w:val="표 구분선71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3">
    <w:name w:val="Table Grid62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07155E"/>
  </w:style>
  <w:style w:type="table" w:customStyle="1" w:styleId="TableGrid713">
    <w:name w:val="Table Grid7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3">
    <w:name w:val="표 구분선721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3">
    <w:name w:val="Table Grid63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
    <w:name w:val="Table Grid131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彩色网格11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3">
    <w:name w:val="Table Grid91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4">
    <w:name w:val="No List1111114"/>
    <w:next w:val="NoList"/>
    <w:uiPriority w:val="99"/>
    <w:semiHidden/>
    <w:unhideWhenUsed/>
    <w:rsid w:val="0007155E"/>
  </w:style>
  <w:style w:type="table" w:customStyle="1" w:styleId="PlumTable13">
    <w:name w:val="Plum Table1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3">
    <w:name w:val="Grille du tableau11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07155E"/>
  </w:style>
  <w:style w:type="numbering" w:customStyle="1" w:styleId="LFO1933">
    <w:name w:val="LFO1933"/>
    <w:basedOn w:val="NoList"/>
    <w:rsid w:val="0007155E"/>
  </w:style>
  <w:style w:type="numbering" w:customStyle="1" w:styleId="LFO2033">
    <w:name w:val="LFO2033"/>
    <w:basedOn w:val="NoList"/>
    <w:rsid w:val="0007155E"/>
  </w:style>
  <w:style w:type="numbering" w:customStyle="1" w:styleId="LFO2133">
    <w:name w:val="LFO2133"/>
    <w:basedOn w:val="NoList"/>
    <w:rsid w:val="0007155E"/>
  </w:style>
  <w:style w:type="numbering" w:customStyle="1" w:styleId="LFO2233">
    <w:name w:val="LFO2233"/>
    <w:basedOn w:val="NoList"/>
    <w:rsid w:val="0007155E"/>
  </w:style>
  <w:style w:type="numbering" w:customStyle="1" w:styleId="LFO2333">
    <w:name w:val="LFO2333"/>
    <w:basedOn w:val="NoList"/>
    <w:rsid w:val="0007155E"/>
  </w:style>
  <w:style w:type="numbering" w:customStyle="1" w:styleId="NoList143">
    <w:name w:val="No List143"/>
    <w:next w:val="NoList"/>
    <w:uiPriority w:val="99"/>
    <w:semiHidden/>
    <w:unhideWhenUsed/>
    <w:rsid w:val="0007155E"/>
  </w:style>
  <w:style w:type="table" w:customStyle="1" w:styleId="TableGrid163">
    <w:name w:val="Table Grid163"/>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uiPriority w:val="99"/>
    <w:semiHidden/>
    <w:unhideWhenUsed/>
    <w:rsid w:val="0007155E"/>
  </w:style>
  <w:style w:type="numbering" w:customStyle="1" w:styleId="NoList11133">
    <w:name w:val="No List11133"/>
    <w:next w:val="NoList"/>
    <w:uiPriority w:val="99"/>
    <w:semiHidden/>
    <w:unhideWhenUsed/>
    <w:rsid w:val="0007155E"/>
  </w:style>
  <w:style w:type="numbering" w:customStyle="1" w:styleId="KeineListe133">
    <w:name w:val="Keine Liste133"/>
    <w:next w:val="NoList"/>
    <w:uiPriority w:val="99"/>
    <w:semiHidden/>
    <w:unhideWhenUsed/>
    <w:rsid w:val="0007155E"/>
  </w:style>
  <w:style w:type="table" w:customStyle="1" w:styleId="Tabellenraster123">
    <w:name w:val="Tabellenraster123"/>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3">
    <w:name w:val="표 구분선74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リストなし123"/>
    <w:next w:val="NoList"/>
    <w:uiPriority w:val="99"/>
    <w:semiHidden/>
    <w:unhideWhenUsed/>
    <w:rsid w:val="0007155E"/>
  </w:style>
  <w:style w:type="numbering" w:customStyle="1" w:styleId="NoList223">
    <w:name w:val="No List223"/>
    <w:next w:val="NoList"/>
    <w:uiPriority w:val="99"/>
    <w:semiHidden/>
    <w:unhideWhenUsed/>
    <w:rsid w:val="0007155E"/>
  </w:style>
  <w:style w:type="numbering" w:customStyle="1" w:styleId="LFO19123">
    <w:name w:val="LFO19123"/>
    <w:basedOn w:val="NoList"/>
    <w:rsid w:val="0007155E"/>
  </w:style>
  <w:style w:type="numbering" w:customStyle="1" w:styleId="LFO20123">
    <w:name w:val="LFO20123"/>
    <w:basedOn w:val="NoList"/>
    <w:rsid w:val="0007155E"/>
  </w:style>
  <w:style w:type="numbering" w:customStyle="1" w:styleId="LFO21123">
    <w:name w:val="LFO21123"/>
    <w:basedOn w:val="NoList"/>
    <w:rsid w:val="0007155E"/>
  </w:style>
  <w:style w:type="numbering" w:customStyle="1" w:styleId="LFO22123">
    <w:name w:val="LFO22123"/>
    <w:basedOn w:val="NoList"/>
    <w:rsid w:val="0007155E"/>
  </w:style>
  <w:style w:type="numbering" w:customStyle="1" w:styleId="LFO23123">
    <w:name w:val="LFO23123"/>
    <w:basedOn w:val="NoList"/>
    <w:rsid w:val="0007155E"/>
  </w:style>
  <w:style w:type="numbering" w:customStyle="1" w:styleId="NoList1223">
    <w:name w:val="No List1223"/>
    <w:next w:val="NoList"/>
    <w:uiPriority w:val="99"/>
    <w:semiHidden/>
    <w:unhideWhenUsed/>
    <w:rsid w:val="0007155E"/>
  </w:style>
  <w:style w:type="numbering" w:customStyle="1" w:styleId="NoList11223">
    <w:name w:val="No List11223"/>
    <w:next w:val="NoList"/>
    <w:uiPriority w:val="99"/>
    <w:semiHidden/>
    <w:unhideWhenUsed/>
    <w:rsid w:val="0007155E"/>
  </w:style>
  <w:style w:type="numbering" w:customStyle="1" w:styleId="NoList111133">
    <w:name w:val="No List111133"/>
    <w:next w:val="NoList"/>
    <w:uiPriority w:val="99"/>
    <w:semiHidden/>
    <w:unhideWhenUsed/>
    <w:rsid w:val="0007155E"/>
  </w:style>
  <w:style w:type="numbering" w:customStyle="1" w:styleId="KeineListe1123">
    <w:name w:val="Keine Liste1123"/>
    <w:next w:val="NoList"/>
    <w:uiPriority w:val="99"/>
    <w:semiHidden/>
    <w:unhideWhenUsed/>
    <w:rsid w:val="0007155E"/>
  </w:style>
  <w:style w:type="table" w:customStyle="1" w:styleId="TableGrid5123">
    <w:name w:val="Table Grid51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3">
    <w:name w:val="ECC Bullets23"/>
    <w:basedOn w:val="NoList"/>
    <w:rsid w:val="0007155E"/>
  </w:style>
  <w:style w:type="numbering" w:customStyle="1" w:styleId="ECCNumbers-Bullets23">
    <w:name w:val="ECC Numbers-Bullets23"/>
    <w:uiPriority w:val="99"/>
    <w:rsid w:val="0007155E"/>
  </w:style>
  <w:style w:type="table" w:customStyle="1" w:styleId="ECCTable-redheader23">
    <w:name w:val="ECC Table - red header23"/>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3">
    <w:name w:val="Table Grid323"/>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3">
    <w:name w:val="Colorful Grid23"/>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3">
    <w:name w:val="Table Simple 123"/>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3">
    <w:name w:val="Colorful Grid - Accent 623"/>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3">
    <w:name w:val="ECC Table - white header23"/>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3">
    <w:name w:val="ECC Table - clean23"/>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3">
    <w:name w:val="No List323"/>
    <w:next w:val="NoList"/>
    <w:uiPriority w:val="99"/>
    <w:semiHidden/>
    <w:unhideWhenUsed/>
    <w:rsid w:val="0007155E"/>
  </w:style>
  <w:style w:type="table" w:customStyle="1" w:styleId="TableGrid423">
    <w:name w:val="Table Grid42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3">
    <w:name w:val="표 구분선71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3">
    <w:name w:val="Table Grid61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3">
    <w:name w:val="Table Grid62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07155E"/>
  </w:style>
  <w:style w:type="table" w:customStyle="1" w:styleId="TableGrid723">
    <w:name w:val="Table Grid7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3">
    <w:name w:val="표 구분선7223"/>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3">
    <w:name w:val="Table Grid632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
    <w:name w:val="Table Grid1323"/>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3">
    <w:name w:val="Table Grid8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彩色网格123"/>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3">
    <w:name w:val="Table Grid923"/>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3">
    <w:name w:val="No List1111123"/>
    <w:next w:val="NoList"/>
    <w:uiPriority w:val="99"/>
    <w:semiHidden/>
    <w:unhideWhenUsed/>
    <w:rsid w:val="0007155E"/>
  </w:style>
  <w:style w:type="table" w:customStyle="1" w:styleId="PlumTable23">
    <w:name w:val="Plum Table23"/>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3">
    <w:name w:val="Grille du tableau123"/>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3">
    <w:name w:val="Table Grid1023"/>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3">
    <w:name w:val="Table Grid54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5">
    <w:name w:val="Table Grid66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3">
    <w:name w:val="No List11111113"/>
    <w:next w:val="NoList"/>
    <w:uiPriority w:val="99"/>
    <w:semiHidden/>
    <w:unhideWhenUsed/>
    <w:rsid w:val="0007155E"/>
  </w:style>
  <w:style w:type="table" w:customStyle="1" w:styleId="TableGrid6613">
    <w:name w:val="Table Grid6613"/>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07155E"/>
  </w:style>
  <w:style w:type="table" w:customStyle="1" w:styleId="TableGrid400">
    <w:name w:val="Table Grid40"/>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aliases w:val="título 1 Char1,H1 Char1,h1 Char1,h11 Char1,h12 Char1,h13 Char1,h14 Char1,h15 Char1,h16 Char1,h17 Char1,h111 Char1,h121 Char1,h131 Char1,h141 Char1,h151 Char1,h161 Char1,h18 Char1,h112 Char1,h122 Char1,h132 Char1,h142 Char1,h152 Char1"/>
    <w:rsid w:val="0007155E"/>
    <w:rPr>
      <w:b/>
      <w:sz w:val="24"/>
      <w:lang w:val="en-GB" w:eastAsia="en-US"/>
    </w:rPr>
  </w:style>
  <w:style w:type="numbering" w:customStyle="1" w:styleId="LFO197">
    <w:name w:val="LFO197"/>
    <w:basedOn w:val="NoList"/>
    <w:rsid w:val="0007155E"/>
  </w:style>
  <w:style w:type="numbering" w:customStyle="1" w:styleId="LFO207">
    <w:name w:val="LFO207"/>
    <w:basedOn w:val="NoList"/>
    <w:rsid w:val="0007155E"/>
  </w:style>
  <w:style w:type="numbering" w:customStyle="1" w:styleId="LFO217">
    <w:name w:val="LFO217"/>
    <w:basedOn w:val="NoList"/>
    <w:rsid w:val="0007155E"/>
  </w:style>
  <w:style w:type="numbering" w:customStyle="1" w:styleId="LFO227">
    <w:name w:val="LFO227"/>
    <w:basedOn w:val="NoList"/>
    <w:rsid w:val="0007155E"/>
  </w:style>
  <w:style w:type="numbering" w:customStyle="1" w:styleId="LFO237">
    <w:name w:val="LFO237"/>
    <w:basedOn w:val="NoList"/>
    <w:rsid w:val="0007155E"/>
  </w:style>
  <w:style w:type="numbering" w:customStyle="1" w:styleId="NoList110">
    <w:name w:val="No List110"/>
    <w:next w:val="NoList"/>
    <w:uiPriority w:val="99"/>
    <w:semiHidden/>
    <w:unhideWhenUsed/>
    <w:rsid w:val="0007155E"/>
  </w:style>
  <w:style w:type="character" w:customStyle="1" w:styleId="CommentSubjectChar5">
    <w:name w:val="Comment Subject Char5"/>
    <w:rsid w:val="0007155E"/>
    <w:rPr>
      <w:rFonts w:ascii="Times New Roman" w:eastAsia="Times New Roman" w:hAnsi="Times New Roman"/>
      <w:b/>
      <w:bCs/>
      <w:lang w:val="en-GB"/>
    </w:rPr>
  </w:style>
  <w:style w:type="character" w:customStyle="1" w:styleId="BodyTextChar3">
    <w:name w:val="Body Text Char3"/>
    <w:basedOn w:val="DefaultParagraphFont"/>
    <w:rsid w:val="0007155E"/>
    <w:rPr>
      <w:rFonts w:ascii="LMMNHP+BookmanOldStyle" w:eastAsia="Batang" w:hAnsi="LMMNHP+BookmanOldStyle"/>
      <w:color w:val="000000"/>
      <w:kern w:val="3"/>
      <w:sz w:val="24"/>
      <w:szCs w:val="24"/>
      <w:lang w:eastAsia="ja-JP"/>
    </w:rPr>
  </w:style>
  <w:style w:type="character" w:customStyle="1" w:styleId="BodyTextFirstIndentChar2">
    <w:name w:val="Body Text First Indent Char2"/>
    <w:basedOn w:val="BodyTextChar1"/>
    <w:rsid w:val="0007155E"/>
    <w:rPr>
      <w:rFonts w:ascii="Arial" w:eastAsia="SimSun" w:hAnsi="Arial"/>
      <w:kern w:val="3"/>
      <w:sz w:val="21"/>
      <w:szCs w:val="21"/>
      <w:lang w:val="en-GB" w:eastAsia="en-US"/>
    </w:rPr>
  </w:style>
  <w:style w:type="table" w:customStyle="1" w:styleId="TableGrid119">
    <w:name w:val="Table Grid119"/>
    <w:basedOn w:val="TableNormal"/>
    <w:next w:val="TableGrid"/>
    <w:uiPriority w:val="99"/>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3">
    <w:name w:val="Document Map Char3"/>
    <w:basedOn w:val="DefaultParagraphFont"/>
    <w:rsid w:val="0007155E"/>
    <w:rPr>
      <w:rFonts w:ascii="MS UI Gothic" w:eastAsia="MS UI Gothic" w:hAnsi="MS UI Gothic"/>
      <w:sz w:val="18"/>
      <w:szCs w:val="18"/>
      <w:lang w:val="en-GB" w:eastAsia="en-US"/>
    </w:rPr>
  </w:style>
  <w:style w:type="table" w:customStyle="1" w:styleId="TableGrid58">
    <w:name w:val="Table Grid58"/>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
    <w:name w:val="No List118"/>
    <w:next w:val="NoList"/>
    <w:uiPriority w:val="99"/>
    <w:unhideWhenUsed/>
    <w:rsid w:val="0007155E"/>
  </w:style>
  <w:style w:type="character" w:customStyle="1" w:styleId="BodyTextIndent2Char2">
    <w:name w:val="Body Text Indent 2 Char2"/>
    <w:basedOn w:val="DefaultParagraphFont"/>
    <w:rsid w:val="0007155E"/>
    <w:rPr>
      <w:rFonts w:ascii="Times New Roman" w:eastAsia="Batang" w:hAnsi="Times New Roman"/>
      <w:sz w:val="24"/>
      <w:szCs w:val="24"/>
      <w:lang w:val="en-GB" w:eastAsia="en-US"/>
    </w:rPr>
  </w:style>
  <w:style w:type="numbering" w:customStyle="1" w:styleId="NoList1117">
    <w:name w:val="No List1117"/>
    <w:next w:val="NoList"/>
    <w:uiPriority w:val="99"/>
    <w:unhideWhenUsed/>
    <w:rsid w:val="0007155E"/>
  </w:style>
  <w:style w:type="numbering" w:customStyle="1" w:styleId="KeineListe17">
    <w:name w:val="Keine Liste17"/>
    <w:next w:val="NoList"/>
    <w:uiPriority w:val="99"/>
    <w:semiHidden/>
    <w:unhideWhenUsed/>
    <w:rsid w:val="0007155E"/>
  </w:style>
  <w:style w:type="table" w:customStyle="1" w:styleId="Tabellenraster16">
    <w:name w:val="Tabellenraster1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2">
    <w:name w:val="Normal Indent Char2"/>
    <w:basedOn w:val="DefaultParagraphFont"/>
    <w:rsid w:val="0007155E"/>
    <w:rPr>
      <w:rFonts w:ascii="Times New Roman" w:hAnsi="Times New Roman"/>
      <w:sz w:val="24"/>
      <w:lang w:val="en-GB" w:eastAsia="en-US"/>
    </w:rPr>
  </w:style>
  <w:style w:type="character" w:customStyle="1" w:styleId="CommentTextChar5">
    <w:name w:val="Comment Text Char5"/>
    <w:basedOn w:val="DefaultParagraphFont"/>
    <w:uiPriority w:val="99"/>
    <w:rsid w:val="0007155E"/>
    <w:rPr>
      <w:rFonts w:ascii="Times New Roman" w:eastAsia="Times New Roman" w:hAnsi="Times New Roman"/>
      <w:lang w:val="en-GB"/>
    </w:rPr>
  </w:style>
  <w:style w:type="character" w:customStyle="1" w:styleId="BodyText2Char3">
    <w:name w:val="Body Text 2 Char3"/>
    <w:basedOn w:val="DefaultParagraphFont"/>
    <w:rsid w:val="0007155E"/>
    <w:rPr>
      <w:rFonts w:ascii="Times New Roman" w:eastAsia="SimSun" w:hAnsi="Times New Roman"/>
      <w:sz w:val="24"/>
      <w:lang w:eastAsia="en-US"/>
    </w:rPr>
  </w:style>
  <w:style w:type="character" w:customStyle="1" w:styleId="BodyTextIndentChar3">
    <w:name w:val="Body Text Indent Char3"/>
    <w:basedOn w:val="DefaultParagraphFont"/>
    <w:rsid w:val="0007155E"/>
    <w:rPr>
      <w:rFonts w:ascii="Times New Roman" w:eastAsia="SimSun" w:hAnsi="Times New Roman"/>
      <w:sz w:val="24"/>
      <w:lang w:val="en-GB" w:eastAsia="en-US"/>
    </w:rPr>
  </w:style>
  <w:style w:type="character" w:customStyle="1" w:styleId="EndnoteTextChar3">
    <w:name w:val="Endnote Text Char3"/>
    <w:basedOn w:val="DefaultParagraphFont"/>
    <w:uiPriority w:val="99"/>
    <w:rsid w:val="0007155E"/>
    <w:rPr>
      <w:rFonts w:ascii="Times New Roman" w:eastAsia="Times New Roman" w:hAnsi="Times New Roman"/>
      <w:lang w:val="fr-FR" w:eastAsia="en-US"/>
    </w:rPr>
  </w:style>
  <w:style w:type="character" w:customStyle="1" w:styleId="BalloonTextChar5">
    <w:name w:val="Balloon Text Char5"/>
    <w:basedOn w:val="DefaultParagraphFont"/>
    <w:uiPriority w:val="99"/>
    <w:rsid w:val="0007155E"/>
    <w:rPr>
      <w:rFonts w:ascii="Tahoma" w:eastAsia="Times New Roman" w:hAnsi="Tahoma" w:cs="Tahoma"/>
      <w:sz w:val="16"/>
      <w:szCs w:val="16"/>
      <w:lang w:val="en-GB" w:eastAsia="en-US"/>
    </w:rPr>
  </w:style>
  <w:style w:type="table" w:customStyle="1" w:styleId="78">
    <w:name w:val="표 구분선7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uiPriority w:val="9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リストなし16"/>
    <w:next w:val="NoList"/>
    <w:uiPriority w:val="99"/>
    <w:semiHidden/>
    <w:unhideWhenUsed/>
    <w:rsid w:val="0007155E"/>
  </w:style>
  <w:style w:type="numbering" w:customStyle="1" w:styleId="NoList26">
    <w:name w:val="No List26"/>
    <w:next w:val="NoList"/>
    <w:uiPriority w:val="99"/>
    <w:semiHidden/>
    <w:unhideWhenUsed/>
    <w:rsid w:val="0007155E"/>
  </w:style>
  <w:style w:type="numbering" w:customStyle="1" w:styleId="LFO1916">
    <w:name w:val="LFO1916"/>
    <w:basedOn w:val="NoList"/>
    <w:rsid w:val="0007155E"/>
  </w:style>
  <w:style w:type="numbering" w:customStyle="1" w:styleId="LFO2016">
    <w:name w:val="LFO2016"/>
    <w:basedOn w:val="NoList"/>
    <w:rsid w:val="0007155E"/>
  </w:style>
  <w:style w:type="numbering" w:customStyle="1" w:styleId="LFO2116">
    <w:name w:val="LFO2116"/>
    <w:basedOn w:val="NoList"/>
    <w:rsid w:val="0007155E"/>
  </w:style>
  <w:style w:type="numbering" w:customStyle="1" w:styleId="LFO2216">
    <w:name w:val="LFO2216"/>
    <w:basedOn w:val="NoList"/>
    <w:rsid w:val="0007155E"/>
  </w:style>
  <w:style w:type="numbering" w:customStyle="1" w:styleId="LFO2316">
    <w:name w:val="LFO2316"/>
    <w:basedOn w:val="NoList"/>
    <w:rsid w:val="0007155E"/>
  </w:style>
  <w:style w:type="numbering" w:customStyle="1" w:styleId="NoList126">
    <w:name w:val="No List126"/>
    <w:next w:val="NoList"/>
    <w:uiPriority w:val="99"/>
    <w:semiHidden/>
    <w:unhideWhenUsed/>
    <w:rsid w:val="0007155E"/>
  </w:style>
  <w:style w:type="numbering" w:customStyle="1" w:styleId="NoList1126">
    <w:name w:val="No List1126"/>
    <w:next w:val="NoList"/>
    <w:uiPriority w:val="99"/>
    <w:semiHidden/>
    <w:unhideWhenUsed/>
    <w:rsid w:val="0007155E"/>
  </w:style>
  <w:style w:type="numbering" w:customStyle="1" w:styleId="NoList11117">
    <w:name w:val="No List11117"/>
    <w:next w:val="NoList"/>
    <w:uiPriority w:val="99"/>
    <w:unhideWhenUsed/>
    <w:rsid w:val="0007155E"/>
  </w:style>
  <w:style w:type="numbering" w:customStyle="1" w:styleId="KeineListe116">
    <w:name w:val="Keine Liste116"/>
    <w:next w:val="NoList"/>
    <w:uiPriority w:val="99"/>
    <w:semiHidden/>
    <w:unhideWhenUsed/>
    <w:rsid w:val="0007155E"/>
  </w:style>
  <w:style w:type="table" w:customStyle="1" w:styleId="TableGrid516">
    <w:name w:val="Table Grid5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Grid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6">
    <w:name w:val="ECC Bullets6"/>
    <w:basedOn w:val="NoList"/>
    <w:rsid w:val="0007155E"/>
  </w:style>
  <w:style w:type="numbering" w:customStyle="1" w:styleId="ECCNumbers-Bullets6">
    <w:name w:val="ECC Numbers-Bullets6"/>
    <w:uiPriority w:val="99"/>
    <w:rsid w:val="0007155E"/>
  </w:style>
  <w:style w:type="table" w:customStyle="1" w:styleId="ECCTable-redheader6">
    <w:name w:val="ECC Table - red header6"/>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0">
    <w:name w:val="Table Grid310"/>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6">
    <w:name w:val="Colorful Grid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6">
    <w:name w:val="Table Simple 1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6">
    <w:name w:val="Colorful Grid - Accent 6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6">
    <w:name w:val="ECC Table - white header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6">
    <w:name w:val="ECC Table - clean6"/>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6">
    <w:name w:val="No List36"/>
    <w:next w:val="NoList"/>
    <w:uiPriority w:val="99"/>
    <w:semiHidden/>
    <w:unhideWhenUsed/>
    <w:rsid w:val="0007155E"/>
  </w:style>
  <w:style w:type="table" w:customStyle="1" w:styleId="TableGrid46">
    <w:name w:val="Table Grid4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6">
    <w:name w:val="표 구분선7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
    <w:name w:val="Table Grid6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07155E"/>
  </w:style>
  <w:style w:type="table" w:customStyle="1" w:styleId="TableGrid76">
    <w:name w:val="Table Grid7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6">
    <w:name w:val="표 구분선7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6">
    <w:name w:val="Table Grid63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 Grid13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
    <w:name w:val="Table Grid8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彩色网格1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6">
    <w:name w:val="Table Grid9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6">
    <w:name w:val="No List111116"/>
    <w:next w:val="NoList"/>
    <w:uiPriority w:val="99"/>
    <w:unhideWhenUsed/>
    <w:rsid w:val="0007155E"/>
  </w:style>
  <w:style w:type="paragraph" w:customStyle="1" w:styleId="headingb0">
    <w:name w:val="heading_b"/>
    <w:basedOn w:val="Heading3"/>
    <w:next w:val="Normal"/>
    <w:rsid w:val="0007155E"/>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MS Mincho"/>
    </w:rPr>
  </w:style>
  <w:style w:type="character" w:customStyle="1" w:styleId="TitleChar3">
    <w:name w:val="Title Char3"/>
    <w:basedOn w:val="DefaultParagraphFont"/>
    <w:rsid w:val="0007155E"/>
    <w:rPr>
      <w:rFonts w:ascii="Cambria" w:eastAsia="SimSun" w:hAnsi="Cambria"/>
      <w:b/>
      <w:bCs/>
      <w:sz w:val="32"/>
      <w:szCs w:val="32"/>
      <w:lang w:eastAsia="en-US"/>
    </w:rPr>
  </w:style>
  <w:style w:type="table" w:customStyle="1" w:styleId="PlumTable6">
    <w:name w:val="Plum Table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6">
    <w:name w:val="Grille du tableau1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07155E"/>
  </w:style>
  <w:style w:type="numbering" w:customStyle="1" w:styleId="LFO1924">
    <w:name w:val="LFO1924"/>
    <w:basedOn w:val="NoList"/>
    <w:rsid w:val="0007155E"/>
  </w:style>
  <w:style w:type="numbering" w:customStyle="1" w:styleId="LFO2024">
    <w:name w:val="LFO2024"/>
    <w:basedOn w:val="NoList"/>
    <w:rsid w:val="0007155E"/>
  </w:style>
  <w:style w:type="numbering" w:customStyle="1" w:styleId="LFO2124">
    <w:name w:val="LFO2124"/>
    <w:basedOn w:val="NoList"/>
    <w:rsid w:val="0007155E"/>
  </w:style>
  <w:style w:type="numbering" w:customStyle="1" w:styleId="LFO2224">
    <w:name w:val="LFO2224"/>
    <w:basedOn w:val="NoList"/>
    <w:rsid w:val="0007155E"/>
  </w:style>
  <w:style w:type="numbering" w:customStyle="1" w:styleId="LFO2324">
    <w:name w:val="LFO2324"/>
    <w:basedOn w:val="NoList"/>
    <w:rsid w:val="0007155E"/>
  </w:style>
  <w:style w:type="numbering" w:customStyle="1" w:styleId="NoList134">
    <w:name w:val="No List134"/>
    <w:next w:val="NoList"/>
    <w:uiPriority w:val="99"/>
    <w:semiHidden/>
    <w:unhideWhenUsed/>
    <w:rsid w:val="0007155E"/>
  </w:style>
  <w:style w:type="table" w:customStyle="1" w:styleId="TableGrid144">
    <w:name w:val="Table Grid14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4">
    <w:name w:val="Table Grid64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NoList"/>
    <w:uiPriority w:val="99"/>
    <w:semiHidden/>
    <w:unhideWhenUsed/>
    <w:rsid w:val="0007155E"/>
  </w:style>
  <w:style w:type="numbering" w:customStyle="1" w:styleId="NoList11124">
    <w:name w:val="No List11124"/>
    <w:next w:val="NoList"/>
    <w:uiPriority w:val="99"/>
    <w:semiHidden/>
    <w:unhideWhenUsed/>
    <w:rsid w:val="0007155E"/>
  </w:style>
  <w:style w:type="numbering" w:customStyle="1" w:styleId="KeineListe124">
    <w:name w:val="Keine Liste124"/>
    <w:next w:val="NoList"/>
    <w:uiPriority w:val="99"/>
    <w:semiHidden/>
    <w:unhideWhenUsed/>
    <w:rsid w:val="0007155E"/>
  </w:style>
  <w:style w:type="table" w:customStyle="1" w:styleId="Tabellenraster114">
    <w:name w:val="Tabellenraster11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4">
    <w:name w:val="표 구분선73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リストなし114"/>
    <w:next w:val="NoList"/>
    <w:uiPriority w:val="99"/>
    <w:semiHidden/>
    <w:unhideWhenUsed/>
    <w:rsid w:val="0007155E"/>
  </w:style>
  <w:style w:type="numbering" w:customStyle="1" w:styleId="NoList214">
    <w:name w:val="No List214"/>
    <w:next w:val="NoList"/>
    <w:uiPriority w:val="99"/>
    <w:semiHidden/>
    <w:unhideWhenUsed/>
    <w:rsid w:val="0007155E"/>
  </w:style>
  <w:style w:type="numbering" w:customStyle="1" w:styleId="LFO19114">
    <w:name w:val="LFO19114"/>
    <w:basedOn w:val="NoList"/>
    <w:rsid w:val="0007155E"/>
  </w:style>
  <w:style w:type="numbering" w:customStyle="1" w:styleId="LFO20114">
    <w:name w:val="LFO20114"/>
    <w:basedOn w:val="NoList"/>
    <w:rsid w:val="0007155E"/>
  </w:style>
  <w:style w:type="numbering" w:customStyle="1" w:styleId="LFO21114">
    <w:name w:val="LFO21114"/>
    <w:basedOn w:val="NoList"/>
    <w:rsid w:val="0007155E"/>
  </w:style>
  <w:style w:type="numbering" w:customStyle="1" w:styleId="LFO22114">
    <w:name w:val="LFO22114"/>
    <w:basedOn w:val="NoList"/>
    <w:rsid w:val="0007155E"/>
  </w:style>
  <w:style w:type="numbering" w:customStyle="1" w:styleId="LFO23114">
    <w:name w:val="LFO23114"/>
    <w:basedOn w:val="NoList"/>
    <w:rsid w:val="0007155E"/>
  </w:style>
  <w:style w:type="numbering" w:customStyle="1" w:styleId="NoList1214">
    <w:name w:val="No List1214"/>
    <w:next w:val="NoList"/>
    <w:uiPriority w:val="99"/>
    <w:semiHidden/>
    <w:unhideWhenUsed/>
    <w:rsid w:val="0007155E"/>
  </w:style>
  <w:style w:type="numbering" w:customStyle="1" w:styleId="NoList11214">
    <w:name w:val="No List11214"/>
    <w:next w:val="NoList"/>
    <w:uiPriority w:val="99"/>
    <w:semiHidden/>
    <w:unhideWhenUsed/>
    <w:rsid w:val="0007155E"/>
  </w:style>
  <w:style w:type="numbering" w:customStyle="1" w:styleId="NoList111124">
    <w:name w:val="No List111124"/>
    <w:next w:val="NoList"/>
    <w:uiPriority w:val="99"/>
    <w:semiHidden/>
    <w:unhideWhenUsed/>
    <w:rsid w:val="0007155E"/>
  </w:style>
  <w:style w:type="numbering" w:customStyle="1" w:styleId="KeineListe1114">
    <w:name w:val="Keine Liste1114"/>
    <w:next w:val="NoList"/>
    <w:uiPriority w:val="99"/>
    <w:semiHidden/>
    <w:unhideWhenUsed/>
    <w:rsid w:val="0007155E"/>
  </w:style>
  <w:style w:type="table" w:customStyle="1" w:styleId="TableGrid5114">
    <w:name w:val="Table Grid51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4">
    <w:name w:val="ECC Bullets14"/>
    <w:basedOn w:val="NoList"/>
    <w:rsid w:val="0007155E"/>
  </w:style>
  <w:style w:type="numbering" w:customStyle="1" w:styleId="ECCNumbers-Bullets14">
    <w:name w:val="ECC Numbers-Bullets14"/>
    <w:uiPriority w:val="99"/>
    <w:rsid w:val="0007155E"/>
  </w:style>
  <w:style w:type="table" w:customStyle="1" w:styleId="ECCTable-redheader14">
    <w:name w:val="ECC Table - red header1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4">
    <w:name w:val="Table Grid31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4">
    <w:name w:val="Colorful Grid1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4">
    <w:name w:val="Table Simple 11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4">
    <w:name w:val="Colorful Grid - Accent 61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4">
    <w:name w:val="ECC Table - white header1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4">
    <w:name w:val="ECC Table - clean14"/>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4">
    <w:name w:val="No List314"/>
    <w:next w:val="NoList"/>
    <w:uiPriority w:val="99"/>
    <w:semiHidden/>
    <w:unhideWhenUsed/>
    <w:rsid w:val="0007155E"/>
  </w:style>
  <w:style w:type="table" w:customStyle="1" w:styleId="TableGrid414">
    <w:name w:val="Table Grid41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표 구분선71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4">
    <w:name w:val="Table Grid62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07155E"/>
  </w:style>
  <w:style w:type="table" w:customStyle="1" w:styleId="TableGrid714">
    <w:name w:val="Table Grid7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4">
    <w:name w:val="표 구분선721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4">
    <w:name w:val="Table Grid63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
    <w:name w:val="Table Grid131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彩色网格11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4">
    <w:name w:val="Table Grid91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5">
    <w:name w:val="No List1111115"/>
    <w:next w:val="NoList"/>
    <w:uiPriority w:val="99"/>
    <w:semiHidden/>
    <w:unhideWhenUsed/>
    <w:rsid w:val="0007155E"/>
  </w:style>
  <w:style w:type="table" w:customStyle="1" w:styleId="PlumTable14">
    <w:name w:val="Plum Table1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4">
    <w:name w:val="Grille du tableau11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
    <w:name w:val="Table Grid101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07155E"/>
  </w:style>
  <w:style w:type="numbering" w:customStyle="1" w:styleId="LFO1934">
    <w:name w:val="LFO1934"/>
    <w:basedOn w:val="NoList"/>
    <w:rsid w:val="0007155E"/>
  </w:style>
  <w:style w:type="numbering" w:customStyle="1" w:styleId="LFO2034">
    <w:name w:val="LFO2034"/>
    <w:basedOn w:val="NoList"/>
    <w:rsid w:val="0007155E"/>
  </w:style>
  <w:style w:type="numbering" w:customStyle="1" w:styleId="LFO2134">
    <w:name w:val="LFO2134"/>
    <w:basedOn w:val="NoList"/>
    <w:rsid w:val="0007155E"/>
  </w:style>
  <w:style w:type="numbering" w:customStyle="1" w:styleId="LFO2234">
    <w:name w:val="LFO2234"/>
    <w:basedOn w:val="NoList"/>
    <w:rsid w:val="0007155E"/>
  </w:style>
  <w:style w:type="numbering" w:customStyle="1" w:styleId="LFO2334">
    <w:name w:val="LFO2334"/>
    <w:basedOn w:val="NoList"/>
    <w:rsid w:val="0007155E"/>
  </w:style>
  <w:style w:type="numbering" w:customStyle="1" w:styleId="NoList144">
    <w:name w:val="No List144"/>
    <w:next w:val="NoList"/>
    <w:uiPriority w:val="99"/>
    <w:semiHidden/>
    <w:unhideWhenUsed/>
    <w:rsid w:val="0007155E"/>
  </w:style>
  <w:style w:type="table" w:customStyle="1" w:styleId="TableGrid164">
    <w:name w:val="Table Grid164"/>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4">
    <w:name w:val="Table Grid53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4">
    <w:name w:val="Table Grid654"/>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4">
    <w:name w:val="No List1144"/>
    <w:next w:val="NoList"/>
    <w:uiPriority w:val="99"/>
    <w:semiHidden/>
    <w:unhideWhenUsed/>
    <w:rsid w:val="0007155E"/>
  </w:style>
  <w:style w:type="numbering" w:customStyle="1" w:styleId="NoList11134">
    <w:name w:val="No List11134"/>
    <w:next w:val="NoList"/>
    <w:uiPriority w:val="99"/>
    <w:semiHidden/>
    <w:unhideWhenUsed/>
    <w:rsid w:val="0007155E"/>
  </w:style>
  <w:style w:type="numbering" w:customStyle="1" w:styleId="KeineListe134">
    <w:name w:val="Keine Liste134"/>
    <w:next w:val="NoList"/>
    <w:uiPriority w:val="99"/>
    <w:semiHidden/>
    <w:unhideWhenUsed/>
    <w:rsid w:val="0007155E"/>
  </w:style>
  <w:style w:type="table" w:customStyle="1" w:styleId="Tabellenraster124">
    <w:name w:val="Tabellenraster124"/>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
    <w:name w:val="Table Grid17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4">
    <w:name w:val="표 구분선74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リストなし124"/>
    <w:next w:val="NoList"/>
    <w:uiPriority w:val="99"/>
    <w:semiHidden/>
    <w:unhideWhenUsed/>
    <w:rsid w:val="0007155E"/>
  </w:style>
  <w:style w:type="numbering" w:customStyle="1" w:styleId="NoList224">
    <w:name w:val="No List224"/>
    <w:next w:val="NoList"/>
    <w:uiPriority w:val="99"/>
    <w:semiHidden/>
    <w:unhideWhenUsed/>
    <w:rsid w:val="0007155E"/>
  </w:style>
  <w:style w:type="numbering" w:customStyle="1" w:styleId="LFO19124">
    <w:name w:val="LFO19124"/>
    <w:basedOn w:val="NoList"/>
    <w:rsid w:val="0007155E"/>
  </w:style>
  <w:style w:type="numbering" w:customStyle="1" w:styleId="LFO20124">
    <w:name w:val="LFO20124"/>
    <w:basedOn w:val="NoList"/>
    <w:rsid w:val="0007155E"/>
  </w:style>
  <w:style w:type="numbering" w:customStyle="1" w:styleId="LFO21124">
    <w:name w:val="LFO21124"/>
    <w:basedOn w:val="NoList"/>
    <w:rsid w:val="0007155E"/>
  </w:style>
  <w:style w:type="numbering" w:customStyle="1" w:styleId="LFO22124">
    <w:name w:val="LFO22124"/>
    <w:basedOn w:val="NoList"/>
    <w:rsid w:val="0007155E"/>
  </w:style>
  <w:style w:type="numbering" w:customStyle="1" w:styleId="LFO23124">
    <w:name w:val="LFO23124"/>
    <w:basedOn w:val="NoList"/>
    <w:rsid w:val="0007155E"/>
  </w:style>
  <w:style w:type="numbering" w:customStyle="1" w:styleId="NoList1224">
    <w:name w:val="No List1224"/>
    <w:next w:val="NoList"/>
    <w:uiPriority w:val="99"/>
    <w:semiHidden/>
    <w:unhideWhenUsed/>
    <w:rsid w:val="0007155E"/>
  </w:style>
  <w:style w:type="numbering" w:customStyle="1" w:styleId="NoList11224">
    <w:name w:val="No List11224"/>
    <w:next w:val="NoList"/>
    <w:uiPriority w:val="99"/>
    <w:semiHidden/>
    <w:unhideWhenUsed/>
    <w:rsid w:val="0007155E"/>
  </w:style>
  <w:style w:type="numbering" w:customStyle="1" w:styleId="NoList111134">
    <w:name w:val="No List111134"/>
    <w:next w:val="NoList"/>
    <w:uiPriority w:val="99"/>
    <w:semiHidden/>
    <w:unhideWhenUsed/>
    <w:rsid w:val="0007155E"/>
  </w:style>
  <w:style w:type="numbering" w:customStyle="1" w:styleId="KeineListe1124">
    <w:name w:val="Keine Liste1124"/>
    <w:next w:val="NoList"/>
    <w:uiPriority w:val="99"/>
    <w:semiHidden/>
    <w:unhideWhenUsed/>
    <w:rsid w:val="0007155E"/>
  </w:style>
  <w:style w:type="table" w:customStyle="1" w:styleId="TableGrid5124">
    <w:name w:val="Table Grid51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
    <w:name w:val="TableGrid24"/>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4">
    <w:name w:val="ECC Bullets24"/>
    <w:basedOn w:val="NoList"/>
    <w:rsid w:val="0007155E"/>
  </w:style>
  <w:style w:type="numbering" w:customStyle="1" w:styleId="ECCNumbers-Bullets24">
    <w:name w:val="ECC Numbers-Bullets24"/>
    <w:uiPriority w:val="99"/>
    <w:rsid w:val="0007155E"/>
  </w:style>
  <w:style w:type="table" w:customStyle="1" w:styleId="ECCTable-redheader24">
    <w:name w:val="ECC Table - red header24"/>
    <w:basedOn w:val="TableNormal"/>
    <w:uiPriority w:val="99"/>
    <w:rsid w:val="0007155E"/>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4">
    <w:name w:val="Table Grid324"/>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4">
    <w:name w:val="Colorful Grid24"/>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4">
    <w:name w:val="Table Simple 124"/>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4">
    <w:name w:val="Colorful Grid - Accent 624"/>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4">
    <w:name w:val="ECC Table - white header24"/>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4">
    <w:name w:val="ECC Table - clean24"/>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4">
    <w:name w:val="No List324"/>
    <w:next w:val="NoList"/>
    <w:uiPriority w:val="99"/>
    <w:semiHidden/>
    <w:unhideWhenUsed/>
    <w:rsid w:val="0007155E"/>
  </w:style>
  <w:style w:type="table" w:customStyle="1" w:styleId="TableGrid424">
    <w:name w:val="Table Grid42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4">
    <w:name w:val="표 구분선71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4">
    <w:name w:val="Table Grid61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4">
    <w:name w:val="Table Grid62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07155E"/>
  </w:style>
  <w:style w:type="table" w:customStyle="1" w:styleId="TableGrid724">
    <w:name w:val="Table Grid7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4">
    <w:name w:val="표 구분선7224"/>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4">
    <w:name w:val="Table Grid632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
    <w:name w:val="Table Grid1324"/>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4">
    <w:name w:val="Table Grid8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彩色网格124"/>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4">
    <w:name w:val="Table Grid924"/>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4">
    <w:name w:val="No List1111124"/>
    <w:next w:val="NoList"/>
    <w:uiPriority w:val="99"/>
    <w:semiHidden/>
    <w:unhideWhenUsed/>
    <w:rsid w:val="0007155E"/>
  </w:style>
  <w:style w:type="table" w:customStyle="1" w:styleId="PlumTable24">
    <w:name w:val="Plum Table24"/>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4">
    <w:name w:val="Grille du tableau124"/>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4">
    <w:name w:val="Table Grid1024"/>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
    <w:name w:val="Table Grid184"/>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4">
    <w:name w:val="Table Grid544"/>
    <w:basedOn w:val="TableNormal"/>
    <w:next w:val="TableGrid"/>
    <w:uiPriority w:val="59"/>
    <w:qFormat/>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6">
    <w:name w:val="Table Grid666"/>
    <w:basedOn w:val="TableNormal"/>
    <w:next w:val="TableGrid"/>
    <w:uiPriority w:val="59"/>
    <w:qFormat/>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
    <w:name w:val="Table Grid194"/>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
    <w:name w:val="Table Grid204"/>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itle0">
    <w:name w:val="Table_title Знак"/>
    <w:link w:val="Tabletitle"/>
    <w:uiPriority w:val="99"/>
    <w:qFormat/>
    <w:locked/>
    <w:rsid w:val="0007155E"/>
    <w:rPr>
      <w:rFonts w:ascii="Times New Roman Bold" w:hAnsi="Times New Roman Bold"/>
      <w:b/>
      <w:lang w:val="en-GB" w:eastAsia="en-US"/>
    </w:rPr>
  </w:style>
  <w:style w:type="character" w:customStyle="1" w:styleId="ListParagraphChar2">
    <w:name w:val="List Paragraph Char2"/>
    <w:uiPriority w:val="99"/>
    <w:locked/>
    <w:rsid w:val="0007155E"/>
    <w:rPr>
      <w:rFonts w:ascii="Times New Roman" w:eastAsia="Times New Roman" w:hAnsi="Times New Roman"/>
      <w:sz w:val="24"/>
      <w:lang w:val="en-GB" w:eastAsia="en-US"/>
    </w:rPr>
  </w:style>
  <w:style w:type="table" w:customStyle="1" w:styleId="18">
    <w:name w:val="网格型浅色1"/>
    <w:basedOn w:val="TableNormal"/>
    <w:uiPriority w:val="40"/>
    <w:rsid w:val="0007155E"/>
    <w:rPr>
      <w:rFonts w:ascii="Calibri" w:eastAsia="MS Mincho"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11111114">
    <w:name w:val="No List11111114"/>
    <w:next w:val="NoList"/>
    <w:uiPriority w:val="99"/>
    <w:semiHidden/>
    <w:unhideWhenUsed/>
    <w:rsid w:val="0007155E"/>
  </w:style>
  <w:style w:type="table" w:customStyle="1" w:styleId="TableGrid6614">
    <w:name w:val="Table Grid6614"/>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cNoChar">
    <w:name w:val="Rec_No Char"/>
    <w:link w:val="RecNo"/>
    <w:locked/>
    <w:rsid w:val="0007155E"/>
    <w:rPr>
      <w:rFonts w:ascii="Times New Roman" w:hAnsi="Times New Roman"/>
      <w:caps/>
      <w:sz w:val="28"/>
      <w:lang w:val="en-GB" w:eastAsia="en-US"/>
    </w:rPr>
  </w:style>
  <w:style w:type="paragraph" w:styleId="List3">
    <w:name w:val="List 3"/>
    <w:basedOn w:val="List"/>
    <w:uiPriority w:val="99"/>
    <w:rsid w:val="0007155E"/>
    <w:pPr>
      <w:tabs>
        <w:tab w:val="clear" w:pos="1701"/>
        <w:tab w:val="clear" w:pos="2127"/>
        <w:tab w:val="left" w:pos="1440"/>
      </w:tabs>
      <w:suppressAutoHyphens w:val="0"/>
      <w:autoSpaceDN/>
      <w:spacing w:after="60"/>
      <w:ind w:left="1440" w:hanging="357"/>
      <w:jc w:val="both"/>
    </w:pPr>
    <w:rPr>
      <w:sz w:val="20"/>
      <w:lang w:val="en-US" w:eastAsia="de-DE"/>
    </w:rPr>
  </w:style>
  <w:style w:type="paragraph" w:styleId="ListBullet2">
    <w:name w:val="List Bullet 2"/>
    <w:aliases w:val="lb2"/>
    <w:basedOn w:val="ListBullet"/>
    <w:uiPriority w:val="99"/>
    <w:rsid w:val="0007155E"/>
    <w:pPr>
      <w:suppressAutoHyphens w:val="0"/>
      <w:overflowPunct/>
      <w:autoSpaceDE/>
      <w:autoSpaceDN/>
      <w:spacing w:after="60"/>
      <w:ind w:left="1080" w:hanging="357"/>
      <w:jc w:val="both"/>
      <w:textAlignment w:val="auto"/>
    </w:pPr>
    <w:rPr>
      <w:lang w:val="en-US" w:eastAsia="de-DE"/>
    </w:rPr>
  </w:style>
  <w:style w:type="paragraph" w:styleId="ListBullet3">
    <w:name w:val="List Bullet 3"/>
    <w:aliases w:val="lb3"/>
    <w:basedOn w:val="ListBullet"/>
    <w:uiPriority w:val="99"/>
    <w:rsid w:val="0007155E"/>
    <w:pPr>
      <w:suppressAutoHyphens w:val="0"/>
      <w:overflowPunct/>
      <w:autoSpaceDE/>
      <w:autoSpaceDN/>
      <w:spacing w:after="60"/>
      <w:ind w:left="1440" w:hanging="357"/>
      <w:jc w:val="both"/>
      <w:textAlignment w:val="auto"/>
    </w:pPr>
    <w:rPr>
      <w:lang w:val="en-US" w:eastAsia="de-DE"/>
    </w:rPr>
  </w:style>
  <w:style w:type="paragraph" w:styleId="ListContinue">
    <w:name w:val="List Continue"/>
    <w:aliases w:val="lc"/>
    <w:basedOn w:val="List"/>
    <w:uiPriority w:val="99"/>
    <w:rsid w:val="0007155E"/>
    <w:pPr>
      <w:tabs>
        <w:tab w:val="clear" w:pos="1701"/>
        <w:tab w:val="clear" w:pos="2127"/>
      </w:tabs>
      <w:suppressAutoHyphens w:val="0"/>
      <w:autoSpaceDN/>
      <w:spacing w:after="60"/>
      <w:ind w:left="714" w:hanging="357"/>
      <w:jc w:val="both"/>
    </w:pPr>
    <w:rPr>
      <w:sz w:val="20"/>
      <w:lang w:val="en-US" w:eastAsia="de-DE"/>
    </w:rPr>
  </w:style>
  <w:style w:type="paragraph" w:styleId="ListContinue2">
    <w:name w:val="List Continue 2"/>
    <w:aliases w:val="lc2"/>
    <w:basedOn w:val="ListContinue"/>
    <w:uiPriority w:val="99"/>
    <w:rsid w:val="0007155E"/>
    <w:pPr>
      <w:ind w:left="1080"/>
    </w:pPr>
  </w:style>
  <w:style w:type="paragraph" w:styleId="ListContinue3">
    <w:name w:val="List Continue 3"/>
    <w:aliases w:val="lc3"/>
    <w:basedOn w:val="ListContinue"/>
    <w:uiPriority w:val="99"/>
    <w:rsid w:val="0007155E"/>
    <w:pPr>
      <w:ind w:left="1440"/>
    </w:pPr>
  </w:style>
  <w:style w:type="paragraph" w:styleId="ListNumber">
    <w:name w:val="List Number"/>
    <w:aliases w:val="ln"/>
    <w:basedOn w:val="List"/>
    <w:uiPriority w:val="99"/>
    <w:rsid w:val="0007155E"/>
    <w:pPr>
      <w:tabs>
        <w:tab w:val="clear" w:pos="1701"/>
        <w:tab w:val="clear" w:pos="2127"/>
      </w:tabs>
      <w:suppressAutoHyphens w:val="0"/>
      <w:autoSpaceDN/>
      <w:spacing w:after="60"/>
      <w:ind w:left="714" w:hanging="357"/>
      <w:jc w:val="both"/>
    </w:pPr>
    <w:rPr>
      <w:sz w:val="20"/>
      <w:lang w:val="en-US" w:eastAsia="de-DE"/>
    </w:rPr>
  </w:style>
  <w:style w:type="paragraph" w:styleId="ListNumber2">
    <w:name w:val="List Number 2"/>
    <w:aliases w:val="ln2"/>
    <w:basedOn w:val="ListNumber"/>
    <w:uiPriority w:val="99"/>
    <w:rsid w:val="0007155E"/>
    <w:pPr>
      <w:ind w:left="1003" w:hanging="283"/>
    </w:pPr>
  </w:style>
  <w:style w:type="paragraph" w:styleId="ListNumber3">
    <w:name w:val="List Number 3"/>
    <w:aliases w:val="ln3"/>
    <w:basedOn w:val="ListNumber"/>
    <w:uiPriority w:val="99"/>
    <w:rsid w:val="0007155E"/>
    <w:pPr>
      <w:ind w:left="1363" w:hanging="283"/>
    </w:pPr>
  </w:style>
  <w:style w:type="table" w:styleId="TableGrid1a">
    <w:name w:val="Table Grid 1"/>
    <w:basedOn w:val="TableNormal"/>
    <w:uiPriority w:val="99"/>
    <w:rsid w:val="0007155E"/>
    <w:pPr>
      <w:autoSpaceDE w:val="0"/>
      <w:autoSpaceDN w:val="0"/>
      <w:jc w:val="center"/>
    </w:pPr>
    <w:rPr>
      <w:rFonts w:ascii="Times New Roman" w:eastAsia="Batang" w:hAnsi="Times New Roman"/>
      <w:lang w:val="de-DE"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styleId="HTMLTypewriter">
    <w:name w:val="HTML Typewriter"/>
    <w:uiPriority w:val="99"/>
    <w:rsid w:val="0007155E"/>
    <w:rPr>
      <w:rFonts w:ascii="Arial Unicode MS" w:hAnsi="Arial Unicode MS" w:cs="Arial Unicode MS"/>
      <w:sz w:val="20"/>
      <w:szCs w:val="20"/>
    </w:rPr>
  </w:style>
  <w:style w:type="paragraph" w:styleId="EnvelopeAddress">
    <w:name w:val="envelope address"/>
    <w:basedOn w:val="Normal"/>
    <w:uiPriority w:val="99"/>
    <w:rsid w:val="0007155E"/>
    <w:pPr>
      <w:framePr w:w="7920" w:h="1980" w:hRule="exact" w:hSpace="180" w:wrap="auto" w:hAnchor="page" w:xAlign="center" w:yAlign="bottom"/>
      <w:tabs>
        <w:tab w:val="clear" w:pos="1134"/>
        <w:tab w:val="clear" w:pos="1871"/>
        <w:tab w:val="clear" w:pos="2268"/>
      </w:tabs>
      <w:overflowPunct/>
      <w:autoSpaceDE/>
      <w:autoSpaceDN/>
      <w:adjustRightInd/>
      <w:spacing w:before="0" w:after="60"/>
      <w:ind w:left="2880"/>
      <w:jc w:val="both"/>
      <w:textAlignment w:val="auto"/>
    </w:pPr>
    <w:rPr>
      <w:rFonts w:ascii="Arial" w:eastAsia="Batang" w:hAnsi="Arial" w:cs="Arial"/>
      <w:szCs w:val="24"/>
      <w:lang w:eastAsia="de-DE"/>
    </w:rPr>
  </w:style>
  <w:style w:type="paragraph" w:styleId="EnvelopeReturn">
    <w:name w:val="envelope return"/>
    <w:basedOn w:val="Normal"/>
    <w:uiPriority w:val="99"/>
    <w:rsid w:val="0007155E"/>
    <w:pPr>
      <w:tabs>
        <w:tab w:val="clear" w:pos="1134"/>
        <w:tab w:val="clear" w:pos="1871"/>
        <w:tab w:val="clear" w:pos="2268"/>
      </w:tabs>
      <w:overflowPunct/>
      <w:autoSpaceDE/>
      <w:autoSpaceDN/>
      <w:adjustRightInd/>
      <w:spacing w:before="0" w:after="60"/>
      <w:jc w:val="both"/>
      <w:textAlignment w:val="auto"/>
    </w:pPr>
    <w:rPr>
      <w:rFonts w:ascii="Arial" w:eastAsia="Batang" w:hAnsi="Arial" w:cs="Arial"/>
      <w:sz w:val="20"/>
      <w:lang w:eastAsia="de-DE"/>
    </w:rPr>
  </w:style>
  <w:style w:type="paragraph" w:styleId="HTMLAddress">
    <w:name w:val="HTML Address"/>
    <w:basedOn w:val="Normal"/>
    <w:link w:val="HTMLAddress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i/>
      <w:iCs/>
      <w:sz w:val="20"/>
      <w:lang w:eastAsia="de-DE"/>
    </w:rPr>
  </w:style>
  <w:style w:type="character" w:customStyle="1" w:styleId="HTMLAddressChar">
    <w:name w:val="HTML Address Char"/>
    <w:basedOn w:val="DefaultParagraphFont"/>
    <w:link w:val="HTMLAddress"/>
    <w:uiPriority w:val="99"/>
    <w:rsid w:val="0007155E"/>
    <w:rPr>
      <w:rFonts w:ascii="Times New Roman" w:eastAsia="Batang" w:hAnsi="Times New Roman"/>
      <w:i/>
      <w:iCs/>
      <w:lang w:val="en-GB" w:eastAsia="de-DE"/>
    </w:rPr>
  </w:style>
  <w:style w:type="paragraph" w:styleId="Index8">
    <w:name w:val="index 8"/>
    <w:basedOn w:val="Normal"/>
    <w:next w:val="Normal"/>
    <w:autoRedefine/>
    <w:uiPriority w:val="99"/>
    <w:rsid w:val="0007155E"/>
    <w:pPr>
      <w:tabs>
        <w:tab w:val="clear" w:pos="1134"/>
        <w:tab w:val="clear" w:pos="1871"/>
        <w:tab w:val="clear" w:pos="2268"/>
      </w:tabs>
      <w:overflowPunct/>
      <w:autoSpaceDE/>
      <w:autoSpaceDN/>
      <w:adjustRightInd/>
      <w:spacing w:before="0" w:after="60"/>
      <w:ind w:left="1600" w:hanging="200"/>
      <w:jc w:val="both"/>
      <w:textAlignment w:val="auto"/>
    </w:pPr>
    <w:rPr>
      <w:rFonts w:eastAsia="Batang"/>
      <w:sz w:val="20"/>
      <w:lang w:eastAsia="de-DE"/>
    </w:rPr>
  </w:style>
  <w:style w:type="paragraph" w:styleId="Index9">
    <w:name w:val="index 9"/>
    <w:basedOn w:val="Normal"/>
    <w:next w:val="Normal"/>
    <w:autoRedefine/>
    <w:uiPriority w:val="99"/>
    <w:rsid w:val="0007155E"/>
    <w:pPr>
      <w:tabs>
        <w:tab w:val="clear" w:pos="1134"/>
        <w:tab w:val="clear" w:pos="1871"/>
        <w:tab w:val="clear" w:pos="2268"/>
      </w:tabs>
      <w:overflowPunct/>
      <w:autoSpaceDE/>
      <w:autoSpaceDN/>
      <w:adjustRightInd/>
      <w:spacing w:before="0" w:after="60"/>
      <w:ind w:left="1800" w:hanging="200"/>
      <w:jc w:val="both"/>
      <w:textAlignment w:val="auto"/>
    </w:pPr>
    <w:rPr>
      <w:rFonts w:eastAsia="Batang"/>
      <w:sz w:val="20"/>
      <w:lang w:eastAsia="de-DE"/>
    </w:rPr>
  </w:style>
  <w:style w:type="paragraph" w:styleId="List4">
    <w:name w:val="List 4"/>
    <w:basedOn w:val="Normal"/>
    <w:uiPriority w:val="99"/>
    <w:rsid w:val="0007155E"/>
    <w:pPr>
      <w:tabs>
        <w:tab w:val="clear" w:pos="1134"/>
        <w:tab w:val="clear" w:pos="1871"/>
        <w:tab w:val="clear" w:pos="2268"/>
      </w:tabs>
      <w:overflowPunct/>
      <w:autoSpaceDE/>
      <w:autoSpaceDN/>
      <w:adjustRightInd/>
      <w:spacing w:before="0" w:after="60"/>
      <w:ind w:left="1132" w:hanging="283"/>
      <w:jc w:val="both"/>
      <w:textAlignment w:val="auto"/>
    </w:pPr>
    <w:rPr>
      <w:rFonts w:eastAsia="Batang"/>
      <w:sz w:val="20"/>
      <w:lang w:eastAsia="de-DE"/>
    </w:rPr>
  </w:style>
  <w:style w:type="paragraph" w:styleId="List5">
    <w:name w:val="List 5"/>
    <w:basedOn w:val="Normal"/>
    <w:uiPriority w:val="99"/>
    <w:rsid w:val="0007155E"/>
    <w:pPr>
      <w:tabs>
        <w:tab w:val="clear" w:pos="1134"/>
        <w:tab w:val="clear" w:pos="1871"/>
        <w:tab w:val="clear" w:pos="2268"/>
      </w:tabs>
      <w:overflowPunct/>
      <w:autoSpaceDE/>
      <w:autoSpaceDN/>
      <w:adjustRightInd/>
      <w:spacing w:before="0" w:after="60"/>
      <w:ind w:left="1415" w:hanging="283"/>
      <w:jc w:val="both"/>
      <w:textAlignment w:val="auto"/>
    </w:pPr>
    <w:rPr>
      <w:rFonts w:eastAsia="Batang"/>
      <w:sz w:val="20"/>
      <w:lang w:eastAsia="de-DE"/>
    </w:rPr>
  </w:style>
  <w:style w:type="paragraph" w:styleId="ListBullet4">
    <w:name w:val="List Bullet 4"/>
    <w:basedOn w:val="Normal"/>
    <w:uiPriority w:val="99"/>
    <w:rsid w:val="0007155E"/>
    <w:pPr>
      <w:tabs>
        <w:tab w:val="clear" w:pos="1134"/>
        <w:tab w:val="clear" w:pos="1871"/>
        <w:tab w:val="clear" w:pos="2268"/>
        <w:tab w:val="num" w:pos="1209"/>
      </w:tabs>
      <w:overflowPunct/>
      <w:autoSpaceDE/>
      <w:autoSpaceDN/>
      <w:adjustRightInd/>
      <w:spacing w:before="0" w:after="60"/>
      <w:ind w:left="1209" w:hanging="360"/>
      <w:jc w:val="both"/>
      <w:textAlignment w:val="auto"/>
    </w:pPr>
    <w:rPr>
      <w:rFonts w:eastAsia="Batang"/>
      <w:sz w:val="20"/>
      <w:lang w:eastAsia="de-DE"/>
    </w:rPr>
  </w:style>
  <w:style w:type="paragraph" w:styleId="ListBullet5">
    <w:name w:val="List Bullet 5"/>
    <w:basedOn w:val="Normal"/>
    <w:uiPriority w:val="99"/>
    <w:rsid w:val="0007155E"/>
    <w:pPr>
      <w:tabs>
        <w:tab w:val="clear" w:pos="1134"/>
        <w:tab w:val="clear" w:pos="1871"/>
        <w:tab w:val="clear" w:pos="2268"/>
        <w:tab w:val="num" w:pos="1492"/>
      </w:tabs>
      <w:overflowPunct/>
      <w:autoSpaceDE/>
      <w:autoSpaceDN/>
      <w:adjustRightInd/>
      <w:spacing w:before="0" w:after="60"/>
      <w:ind w:left="1492" w:hanging="360"/>
      <w:jc w:val="both"/>
      <w:textAlignment w:val="auto"/>
    </w:pPr>
    <w:rPr>
      <w:rFonts w:eastAsia="Batang"/>
      <w:sz w:val="20"/>
      <w:lang w:eastAsia="de-DE"/>
    </w:rPr>
  </w:style>
  <w:style w:type="paragraph" w:styleId="ListContinue4">
    <w:name w:val="List Continue 4"/>
    <w:basedOn w:val="Normal"/>
    <w:uiPriority w:val="99"/>
    <w:rsid w:val="0007155E"/>
    <w:pPr>
      <w:tabs>
        <w:tab w:val="clear" w:pos="1134"/>
        <w:tab w:val="clear" w:pos="1871"/>
        <w:tab w:val="clear" w:pos="2268"/>
      </w:tabs>
      <w:overflowPunct/>
      <w:autoSpaceDE/>
      <w:autoSpaceDN/>
      <w:adjustRightInd/>
      <w:spacing w:before="0" w:after="120"/>
      <w:ind w:left="1132"/>
      <w:jc w:val="both"/>
      <w:textAlignment w:val="auto"/>
    </w:pPr>
    <w:rPr>
      <w:rFonts w:eastAsia="Batang"/>
      <w:sz w:val="20"/>
      <w:lang w:eastAsia="de-DE"/>
    </w:rPr>
  </w:style>
  <w:style w:type="paragraph" w:styleId="ListContinue5">
    <w:name w:val="List Continue 5"/>
    <w:basedOn w:val="Normal"/>
    <w:uiPriority w:val="99"/>
    <w:rsid w:val="0007155E"/>
    <w:pPr>
      <w:tabs>
        <w:tab w:val="clear" w:pos="1134"/>
        <w:tab w:val="clear" w:pos="1871"/>
        <w:tab w:val="clear" w:pos="2268"/>
      </w:tabs>
      <w:overflowPunct/>
      <w:autoSpaceDE/>
      <w:autoSpaceDN/>
      <w:adjustRightInd/>
      <w:spacing w:before="0" w:after="120"/>
      <w:ind w:left="1415"/>
      <w:jc w:val="both"/>
      <w:textAlignment w:val="auto"/>
    </w:pPr>
    <w:rPr>
      <w:rFonts w:eastAsia="Batang"/>
      <w:sz w:val="20"/>
      <w:lang w:eastAsia="de-DE"/>
    </w:rPr>
  </w:style>
  <w:style w:type="paragraph" w:styleId="ListNumber4">
    <w:name w:val="List Number 4"/>
    <w:basedOn w:val="Normal"/>
    <w:uiPriority w:val="99"/>
    <w:rsid w:val="0007155E"/>
    <w:pPr>
      <w:tabs>
        <w:tab w:val="clear" w:pos="1134"/>
        <w:tab w:val="clear" w:pos="1871"/>
        <w:tab w:val="clear" w:pos="2268"/>
        <w:tab w:val="num" w:pos="1209"/>
      </w:tabs>
      <w:overflowPunct/>
      <w:autoSpaceDE/>
      <w:autoSpaceDN/>
      <w:adjustRightInd/>
      <w:spacing w:before="0" w:after="60"/>
      <w:ind w:left="1209" w:hanging="360"/>
      <w:jc w:val="both"/>
      <w:textAlignment w:val="auto"/>
    </w:pPr>
    <w:rPr>
      <w:rFonts w:eastAsia="Batang"/>
      <w:sz w:val="20"/>
      <w:lang w:eastAsia="de-DE"/>
    </w:rPr>
  </w:style>
  <w:style w:type="paragraph" w:styleId="ListNumber5">
    <w:name w:val="List Number 5"/>
    <w:basedOn w:val="Normal"/>
    <w:uiPriority w:val="99"/>
    <w:rsid w:val="0007155E"/>
    <w:pPr>
      <w:tabs>
        <w:tab w:val="clear" w:pos="1134"/>
        <w:tab w:val="clear" w:pos="1871"/>
        <w:tab w:val="clear" w:pos="2268"/>
        <w:tab w:val="num" w:pos="1492"/>
      </w:tabs>
      <w:overflowPunct/>
      <w:autoSpaceDE/>
      <w:autoSpaceDN/>
      <w:adjustRightInd/>
      <w:spacing w:before="0" w:after="60"/>
      <w:ind w:left="1492" w:hanging="360"/>
      <w:jc w:val="both"/>
      <w:textAlignment w:val="auto"/>
    </w:pPr>
    <w:rPr>
      <w:rFonts w:eastAsia="Batang"/>
      <w:sz w:val="20"/>
      <w:lang w:eastAsia="de-DE"/>
    </w:rPr>
  </w:style>
  <w:style w:type="paragraph" w:styleId="MacroText">
    <w:name w:val="macro"/>
    <w:link w:val="MacroTextChar"/>
    <w:uiPriority w:val="99"/>
    <w:rsid w:val="0007155E"/>
    <w:pPr>
      <w:tabs>
        <w:tab w:val="left" w:pos="480"/>
        <w:tab w:val="left" w:pos="960"/>
        <w:tab w:val="left" w:pos="1440"/>
        <w:tab w:val="left" w:pos="1920"/>
        <w:tab w:val="left" w:pos="2400"/>
        <w:tab w:val="left" w:pos="2880"/>
        <w:tab w:val="left" w:pos="3360"/>
        <w:tab w:val="left" w:pos="3840"/>
        <w:tab w:val="left" w:pos="4320"/>
      </w:tabs>
      <w:spacing w:after="60"/>
      <w:jc w:val="both"/>
    </w:pPr>
    <w:rPr>
      <w:rFonts w:ascii="Courier New" w:eastAsia="Batang" w:hAnsi="Courier New" w:cs="Courier New"/>
      <w:lang w:val="en-GB" w:eastAsia="de-DE"/>
    </w:rPr>
  </w:style>
  <w:style w:type="character" w:customStyle="1" w:styleId="MacroTextChar">
    <w:name w:val="Macro Text Char"/>
    <w:basedOn w:val="DefaultParagraphFont"/>
    <w:link w:val="MacroText"/>
    <w:uiPriority w:val="99"/>
    <w:rsid w:val="0007155E"/>
    <w:rPr>
      <w:rFonts w:ascii="Courier New" w:eastAsia="Batang" w:hAnsi="Courier New" w:cs="Courier New"/>
      <w:lang w:val="en-GB" w:eastAsia="de-DE"/>
    </w:rPr>
  </w:style>
  <w:style w:type="paragraph" w:styleId="MessageHeader">
    <w:name w:val="Message Header"/>
    <w:basedOn w:val="Normal"/>
    <w:link w:val="MessageHeaderChar"/>
    <w:uiPriority w:val="99"/>
    <w:rsid w:val="0007155E"/>
    <w:pPr>
      <w:pBdr>
        <w:top w:val="single" w:sz="6" w:space="1" w:color="auto"/>
        <w:left w:val="single" w:sz="6" w:space="1" w:color="auto"/>
        <w:bottom w:val="single" w:sz="6" w:space="1" w:color="auto"/>
        <w:right w:val="single" w:sz="6" w:space="1" w:color="auto"/>
      </w:pBdr>
      <w:shd w:val="pct20" w:color="auto" w:fill="auto"/>
      <w:tabs>
        <w:tab w:val="clear" w:pos="1134"/>
        <w:tab w:val="clear" w:pos="1871"/>
        <w:tab w:val="clear" w:pos="2268"/>
      </w:tabs>
      <w:overflowPunct/>
      <w:autoSpaceDE/>
      <w:autoSpaceDN/>
      <w:adjustRightInd/>
      <w:spacing w:before="0" w:after="60"/>
      <w:ind w:left="1134" w:hanging="1134"/>
      <w:jc w:val="both"/>
      <w:textAlignment w:val="auto"/>
    </w:pPr>
    <w:rPr>
      <w:rFonts w:ascii="Arial" w:eastAsia="Batang" w:hAnsi="Arial" w:cs="Arial"/>
      <w:szCs w:val="24"/>
      <w:lang w:eastAsia="de-DE"/>
    </w:rPr>
  </w:style>
  <w:style w:type="character" w:customStyle="1" w:styleId="MessageHeaderChar">
    <w:name w:val="Message Header Char"/>
    <w:basedOn w:val="DefaultParagraphFont"/>
    <w:link w:val="MessageHeader"/>
    <w:uiPriority w:val="99"/>
    <w:rsid w:val="0007155E"/>
    <w:rPr>
      <w:rFonts w:ascii="Arial" w:eastAsia="Batang" w:hAnsi="Arial" w:cs="Arial"/>
      <w:sz w:val="24"/>
      <w:szCs w:val="24"/>
      <w:shd w:val="pct20" w:color="auto" w:fill="auto"/>
      <w:lang w:val="en-GB" w:eastAsia="de-DE"/>
    </w:rPr>
  </w:style>
  <w:style w:type="paragraph" w:styleId="NoteHeading">
    <w:name w:val="Note Heading"/>
    <w:basedOn w:val="Normal"/>
    <w:next w:val="Normal"/>
    <w:link w:val="NoteHeading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NoteHeadingChar">
    <w:name w:val="Note Heading Char"/>
    <w:basedOn w:val="DefaultParagraphFont"/>
    <w:link w:val="NoteHeading"/>
    <w:uiPriority w:val="99"/>
    <w:rsid w:val="0007155E"/>
    <w:rPr>
      <w:rFonts w:ascii="Times New Roman" w:eastAsia="Batang" w:hAnsi="Times New Roman"/>
      <w:lang w:val="en-GB" w:eastAsia="de-DE"/>
    </w:rPr>
  </w:style>
  <w:style w:type="paragraph" w:styleId="Salutation">
    <w:name w:val="Salutation"/>
    <w:basedOn w:val="Normal"/>
    <w:next w:val="Normal"/>
    <w:link w:val="SalutationChar"/>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SalutationChar">
    <w:name w:val="Salutation Char"/>
    <w:basedOn w:val="DefaultParagraphFont"/>
    <w:link w:val="Salutation"/>
    <w:uiPriority w:val="99"/>
    <w:rsid w:val="0007155E"/>
    <w:rPr>
      <w:rFonts w:ascii="Times New Roman" w:eastAsia="Batang" w:hAnsi="Times New Roman"/>
      <w:lang w:val="en-GB" w:eastAsia="de-DE"/>
    </w:rPr>
  </w:style>
  <w:style w:type="paragraph" w:styleId="TableofFigures">
    <w:name w:val="table of figures"/>
    <w:basedOn w:val="Normal"/>
    <w:next w:val="Normal"/>
    <w:uiPriority w:val="99"/>
    <w:rsid w:val="0007155E"/>
    <w:pPr>
      <w:tabs>
        <w:tab w:val="clear" w:pos="1134"/>
        <w:tab w:val="clear" w:pos="1871"/>
        <w:tab w:val="clear" w:pos="2268"/>
      </w:tabs>
      <w:overflowPunct/>
      <w:autoSpaceDE/>
      <w:autoSpaceDN/>
      <w:adjustRightInd/>
      <w:spacing w:before="0" w:after="60"/>
      <w:jc w:val="both"/>
      <w:textAlignment w:val="auto"/>
    </w:pPr>
    <w:rPr>
      <w:rFonts w:eastAsia="Batang"/>
      <w:sz w:val="20"/>
      <w:lang w:eastAsia="de-DE"/>
    </w:rPr>
  </w:style>
  <w:style w:type="character" w:customStyle="1" w:styleId="HeadingiChar">
    <w:name w:val="Heading_i Char"/>
    <w:link w:val="Headingi"/>
    <w:locked/>
    <w:rsid w:val="0007155E"/>
    <w:rPr>
      <w:rFonts w:ascii="Times New Roman" w:hAnsi="Times New Roman"/>
      <w:i/>
      <w:sz w:val="24"/>
      <w:lang w:val="en-GB" w:eastAsia="en-US"/>
    </w:rPr>
  </w:style>
  <w:style w:type="character" w:customStyle="1" w:styleId="RestitleChar">
    <w:name w:val="Res_title Char"/>
    <w:link w:val="Restitle"/>
    <w:locked/>
    <w:rsid w:val="0007155E"/>
    <w:rPr>
      <w:rFonts w:ascii="Times New Roman Bold" w:hAnsi="Times New Roman Bold"/>
      <w:b/>
      <w:sz w:val="28"/>
      <w:lang w:val="en-GB" w:eastAsia="en-US"/>
    </w:rPr>
  </w:style>
  <w:style w:type="character" w:customStyle="1" w:styleId="RectitleChar">
    <w:name w:val="Rec_title Char"/>
    <w:locked/>
    <w:rsid w:val="0007155E"/>
    <w:rPr>
      <w:rFonts w:ascii="Times New Roman Bold" w:hAnsi="Times New Roman Bold"/>
      <w:b/>
      <w:sz w:val="28"/>
      <w:lang w:val="en-GB" w:eastAsia="en-US"/>
    </w:rPr>
  </w:style>
  <w:style w:type="paragraph" w:customStyle="1" w:styleId="19">
    <w:name w:val="変更箇所1"/>
    <w:hidden/>
    <w:uiPriority w:val="99"/>
    <w:semiHidden/>
    <w:rsid w:val="0007155E"/>
    <w:rPr>
      <w:rFonts w:ascii="Times New Roman" w:eastAsia="SimSun" w:hAnsi="Times New Roman"/>
      <w:sz w:val="24"/>
      <w:lang w:val="en-GB" w:eastAsia="en-US"/>
    </w:rPr>
  </w:style>
  <w:style w:type="table" w:styleId="TableGrid80">
    <w:name w:val="Table Grid 8"/>
    <w:basedOn w:val="TableNormal"/>
    <w:uiPriority w:val="9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SimSun" w:cs="Angsana New"/>
      <w:lang w:val="de-DE"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ngsana New"/>
        <w:b/>
        <w:bCs/>
        <w:color w:val="FFFFFF"/>
      </w:rPr>
      <w:tblPr/>
      <w:tcPr>
        <w:tcBorders>
          <w:tl2br w:val="none" w:sz="0" w:space="0" w:color="auto"/>
          <w:tr2bl w:val="none" w:sz="0" w:space="0" w:color="auto"/>
        </w:tcBorders>
        <w:shd w:val="solid" w:color="000080" w:fill="FFFFFF"/>
      </w:tcPr>
    </w:tblStylePr>
    <w:tblStylePr w:type="lastRow">
      <w:rPr>
        <w:rFonts w:cs="Angsana New"/>
        <w:b/>
        <w:bCs/>
        <w:color w:val="auto"/>
      </w:rPr>
      <w:tblPr/>
      <w:tcPr>
        <w:tcBorders>
          <w:tl2br w:val="none" w:sz="0" w:space="0" w:color="auto"/>
          <w:tr2bl w:val="none" w:sz="0" w:space="0" w:color="auto"/>
        </w:tcBorders>
      </w:tcPr>
    </w:tblStylePr>
    <w:tblStylePr w:type="lastCol">
      <w:rPr>
        <w:rFonts w:cs="Angsana New"/>
        <w:b/>
        <w:bCs/>
        <w:color w:val="auto"/>
      </w:rPr>
      <w:tblPr/>
      <w:tcPr>
        <w:tcBorders>
          <w:tl2br w:val="none" w:sz="0" w:space="0" w:color="auto"/>
          <w:tr2bl w:val="none" w:sz="0" w:space="0" w:color="auto"/>
        </w:tcBorders>
      </w:tcPr>
    </w:tblStylePr>
  </w:style>
  <w:style w:type="character" w:customStyle="1" w:styleId="NoSpacingChar">
    <w:name w:val="No Spacing Char"/>
    <w:link w:val="NoSpacing"/>
    <w:uiPriority w:val="1"/>
    <w:locked/>
    <w:rsid w:val="0007155E"/>
    <w:rPr>
      <w:rFonts w:ascii="Times New Roman" w:eastAsia="Batang" w:hAnsi="Times New Roman"/>
      <w:sz w:val="24"/>
      <w:lang w:val="en-GB" w:eastAsia="en-US"/>
    </w:rPr>
  </w:style>
  <w:style w:type="character" w:styleId="IntenseEmphasis">
    <w:name w:val="Intense Emphasis"/>
    <w:uiPriority w:val="99"/>
    <w:qFormat/>
    <w:rsid w:val="0007155E"/>
    <w:rPr>
      <w:rFonts w:cs="Times New Roman"/>
      <w:b/>
      <w:bCs/>
      <w:i/>
      <w:iCs/>
      <w:color w:val="4F81BD"/>
    </w:rPr>
  </w:style>
  <w:style w:type="paragraph" w:styleId="IntenseQuote">
    <w:name w:val="Intense Quote"/>
    <w:basedOn w:val="Normal"/>
    <w:next w:val="Normal"/>
    <w:link w:val="IntenseQuoteChar"/>
    <w:uiPriority w:val="99"/>
    <w:qFormat/>
    <w:rsid w:val="0007155E"/>
    <w:pPr>
      <w:pBdr>
        <w:bottom w:val="single" w:sz="4" w:space="4" w:color="4F81BD"/>
      </w:pBdr>
      <w:tabs>
        <w:tab w:val="clear" w:pos="1134"/>
        <w:tab w:val="clear" w:pos="1871"/>
        <w:tab w:val="clear" w:pos="2268"/>
      </w:tabs>
      <w:overflowPunct/>
      <w:autoSpaceDE/>
      <w:autoSpaceDN/>
      <w:adjustRightInd/>
      <w:spacing w:before="200" w:after="280" w:line="276" w:lineRule="auto"/>
      <w:ind w:left="936" w:right="936"/>
      <w:jc w:val="both"/>
      <w:textAlignment w:val="auto"/>
    </w:pPr>
    <w:rPr>
      <w:rFonts w:eastAsia="SimSun"/>
      <w:b/>
      <w:bCs/>
      <w:i/>
      <w:iCs/>
      <w:color w:val="4F81BD"/>
      <w:sz w:val="20"/>
      <w:szCs w:val="22"/>
      <w:lang w:val="en-US"/>
    </w:rPr>
  </w:style>
  <w:style w:type="character" w:customStyle="1" w:styleId="IntenseQuoteChar">
    <w:name w:val="Intense Quote Char"/>
    <w:basedOn w:val="DefaultParagraphFont"/>
    <w:link w:val="IntenseQuote"/>
    <w:uiPriority w:val="99"/>
    <w:rsid w:val="0007155E"/>
    <w:rPr>
      <w:rFonts w:ascii="Times New Roman" w:eastAsia="SimSun" w:hAnsi="Times New Roman"/>
      <w:b/>
      <w:bCs/>
      <w:i/>
      <w:iCs/>
      <w:color w:val="4F81BD"/>
      <w:szCs w:val="22"/>
      <w:lang w:eastAsia="en-US"/>
    </w:rPr>
  </w:style>
  <w:style w:type="paragraph" w:styleId="Quote">
    <w:name w:val="Quote"/>
    <w:basedOn w:val="Normal"/>
    <w:next w:val="Normal"/>
    <w:link w:val="QuoteChar"/>
    <w:uiPriority w:val="99"/>
    <w:qFormat/>
    <w:rsid w:val="0007155E"/>
    <w:pPr>
      <w:tabs>
        <w:tab w:val="clear" w:pos="1134"/>
        <w:tab w:val="clear" w:pos="1871"/>
        <w:tab w:val="clear" w:pos="2268"/>
      </w:tabs>
      <w:overflowPunct/>
      <w:autoSpaceDE/>
      <w:autoSpaceDN/>
      <w:adjustRightInd/>
      <w:spacing w:before="0" w:after="200" w:line="276" w:lineRule="auto"/>
      <w:jc w:val="both"/>
      <w:textAlignment w:val="auto"/>
    </w:pPr>
    <w:rPr>
      <w:rFonts w:eastAsia="SimSun"/>
      <w:i/>
      <w:iCs/>
      <w:color w:val="000000"/>
      <w:sz w:val="20"/>
      <w:szCs w:val="22"/>
      <w:lang w:val="en-US"/>
    </w:rPr>
  </w:style>
  <w:style w:type="character" w:customStyle="1" w:styleId="QuoteChar">
    <w:name w:val="Quote Char"/>
    <w:basedOn w:val="DefaultParagraphFont"/>
    <w:link w:val="Quote"/>
    <w:uiPriority w:val="99"/>
    <w:rsid w:val="0007155E"/>
    <w:rPr>
      <w:rFonts w:ascii="Times New Roman" w:eastAsia="SimSun" w:hAnsi="Times New Roman"/>
      <w:i/>
      <w:iCs/>
      <w:color w:val="000000"/>
      <w:szCs w:val="22"/>
      <w:lang w:eastAsia="en-US"/>
    </w:rPr>
  </w:style>
  <w:style w:type="character" w:styleId="HTMLAcronym">
    <w:name w:val="HTML Acronym"/>
    <w:uiPriority w:val="99"/>
    <w:rsid w:val="0007155E"/>
    <w:rPr>
      <w:rFonts w:ascii="Times New Roman" w:hAnsi="Times New Roman" w:cs="Times New Roman"/>
    </w:rPr>
  </w:style>
  <w:style w:type="character" w:customStyle="1" w:styleId="FigurelegendChar">
    <w:name w:val="Figure_legend Char"/>
    <w:link w:val="Figurelegend"/>
    <w:locked/>
    <w:rsid w:val="0007155E"/>
    <w:rPr>
      <w:rFonts w:ascii="Times New Roman" w:hAnsi="Times New Roman"/>
      <w:sz w:val="18"/>
      <w:lang w:val="en-GB" w:eastAsia="en-US"/>
    </w:rPr>
  </w:style>
  <w:style w:type="character" w:customStyle="1" w:styleId="UnresolvedMention4">
    <w:name w:val="Unresolved Mention4"/>
    <w:basedOn w:val="DefaultParagraphFont"/>
    <w:uiPriority w:val="99"/>
    <w:semiHidden/>
    <w:unhideWhenUsed/>
    <w:rsid w:val="0007155E"/>
    <w:rPr>
      <w:color w:val="605E5C"/>
      <w:shd w:val="clear" w:color="auto" w:fill="E1DFDD"/>
    </w:rPr>
  </w:style>
  <w:style w:type="table" w:customStyle="1" w:styleId="TableGrid47">
    <w:name w:val="Table Grid4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07155E"/>
  </w:style>
  <w:style w:type="table" w:customStyle="1" w:styleId="TableGrid48">
    <w:name w:val="Table Grid48"/>
    <w:basedOn w:val="TableNormal"/>
    <w:next w:val="TableGrid"/>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7">
    <w:name w:val="Colorful Grid7"/>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7">
    <w:name w:val="Table Simple 17"/>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7">
    <w:name w:val="Colorful Grid - Accent 67"/>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8">
    <w:name w:val="LFO198"/>
    <w:basedOn w:val="NoList"/>
    <w:rsid w:val="0007155E"/>
  </w:style>
  <w:style w:type="numbering" w:customStyle="1" w:styleId="LFO208">
    <w:name w:val="LFO208"/>
    <w:basedOn w:val="NoList"/>
    <w:rsid w:val="0007155E"/>
  </w:style>
  <w:style w:type="numbering" w:customStyle="1" w:styleId="LFO218">
    <w:name w:val="LFO218"/>
    <w:basedOn w:val="NoList"/>
    <w:rsid w:val="0007155E"/>
  </w:style>
  <w:style w:type="numbering" w:customStyle="1" w:styleId="LFO228">
    <w:name w:val="LFO228"/>
    <w:basedOn w:val="NoList"/>
    <w:rsid w:val="0007155E"/>
  </w:style>
  <w:style w:type="numbering" w:customStyle="1" w:styleId="LFO238">
    <w:name w:val="LFO238"/>
    <w:basedOn w:val="NoList"/>
    <w:rsid w:val="0007155E"/>
  </w:style>
  <w:style w:type="numbering" w:customStyle="1" w:styleId="NoList119">
    <w:name w:val="No List119"/>
    <w:next w:val="NoList"/>
    <w:uiPriority w:val="99"/>
    <w:semiHidden/>
    <w:unhideWhenUsed/>
    <w:rsid w:val="0007155E"/>
  </w:style>
  <w:style w:type="table" w:customStyle="1" w:styleId="TableGrid1200">
    <w:name w:val="Table Grid120"/>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unhideWhenUsed/>
    <w:rsid w:val="0007155E"/>
  </w:style>
  <w:style w:type="numbering" w:customStyle="1" w:styleId="NoList1118">
    <w:name w:val="No List1118"/>
    <w:next w:val="NoList"/>
    <w:uiPriority w:val="99"/>
    <w:unhideWhenUsed/>
    <w:rsid w:val="0007155E"/>
  </w:style>
  <w:style w:type="numbering" w:customStyle="1" w:styleId="KeineListe18">
    <w:name w:val="Keine Liste18"/>
    <w:next w:val="NoList"/>
    <w:uiPriority w:val="99"/>
    <w:semiHidden/>
    <w:unhideWhenUsed/>
    <w:rsid w:val="0007155E"/>
  </w:style>
  <w:style w:type="table" w:customStyle="1" w:styleId="Tabellenraster17">
    <w:name w:val="Tabellenraster17"/>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9">
    <w:name w:val="표 구분선79"/>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リストなし17"/>
    <w:next w:val="NoList"/>
    <w:uiPriority w:val="99"/>
    <w:semiHidden/>
    <w:unhideWhenUsed/>
    <w:rsid w:val="0007155E"/>
  </w:style>
  <w:style w:type="numbering" w:customStyle="1" w:styleId="NoList28">
    <w:name w:val="No List28"/>
    <w:next w:val="NoList"/>
    <w:uiPriority w:val="99"/>
    <w:semiHidden/>
    <w:unhideWhenUsed/>
    <w:rsid w:val="0007155E"/>
  </w:style>
  <w:style w:type="numbering" w:customStyle="1" w:styleId="LFO1917">
    <w:name w:val="LFO1917"/>
    <w:basedOn w:val="NoList"/>
    <w:rsid w:val="0007155E"/>
  </w:style>
  <w:style w:type="numbering" w:customStyle="1" w:styleId="LFO2017">
    <w:name w:val="LFO2017"/>
    <w:basedOn w:val="NoList"/>
    <w:rsid w:val="0007155E"/>
  </w:style>
  <w:style w:type="numbering" w:customStyle="1" w:styleId="LFO2117">
    <w:name w:val="LFO2117"/>
    <w:basedOn w:val="NoList"/>
    <w:rsid w:val="0007155E"/>
  </w:style>
  <w:style w:type="numbering" w:customStyle="1" w:styleId="LFO2217">
    <w:name w:val="LFO2217"/>
    <w:basedOn w:val="NoList"/>
    <w:rsid w:val="0007155E"/>
  </w:style>
  <w:style w:type="numbering" w:customStyle="1" w:styleId="LFO2317">
    <w:name w:val="LFO2317"/>
    <w:basedOn w:val="NoList"/>
    <w:rsid w:val="0007155E"/>
  </w:style>
  <w:style w:type="numbering" w:customStyle="1" w:styleId="NoList127">
    <w:name w:val="No List127"/>
    <w:next w:val="NoList"/>
    <w:uiPriority w:val="99"/>
    <w:semiHidden/>
    <w:unhideWhenUsed/>
    <w:rsid w:val="0007155E"/>
  </w:style>
  <w:style w:type="numbering" w:customStyle="1" w:styleId="NoList1127">
    <w:name w:val="No List1127"/>
    <w:next w:val="NoList"/>
    <w:uiPriority w:val="99"/>
    <w:semiHidden/>
    <w:unhideWhenUsed/>
    <w:rsid w:val="0007155E"/>
  </w:style>
  <w:style w:type="numbering" w:customStyle="1" w:styleId="NoList11118">
    <w:name w:val="No List11118"/>
    <w:next w:val="NoList"/>
    <w:uiPriority w:val="99"/>
    <w:unhideWhenUsed/>
    <w:rsid w:val="0007155E"/>
  </w:style>
  <w:style w:type="numbering" w:customStyle="1" w:styleId="KeineListe117">
    <w:name w:val="Keine Liste117"/>
    <w:next w:val="NoList"/>
    <w:uiPriority w:val="99"/>
    <w:semiHidden/>
    <w:unhideWhenUsed/>
    <w:rsid w:val="0007155E"/>
  </w:style>
  <w:style w:type="table" w:customStyle="1" w:styleId="TableGrid517">
    <w:name w:val="Table Grid51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Grid7"/>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7">
    <w:name w:val="ECC Bullets7"/>
    <w:basedOn w:val="NoList"/>
    <w:rsid w:val="0007155E"/>
  </w:style>
  <w:style w:type="numbering" w:customStyle="1" w:styleId="ECCNumbers-Bullets7">
    <w:name w:val="ECC Numbers-Bullets7"/>
    <w:uiPriority w:val="99"/>
    <w:rsid w:val="0007155E"/>
  </w:style>
  <w:style w:type="table" w:customStyle="1" w:styleId="ECCTable-redheader7">
    <w:name w:val="ECC Table - red header7"/>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5">
    <w:name w:val="Table Grid315"/>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7">
    <w:name w:val="ECC Table - white header7"/>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7">
    <w:name w:val="ECC Table - clean7"/>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7">
    <w:name w:val="No List37"/>
    <w:next w:val="NoList"/>
    <w:uiPriority w:val="99"/>
    <w:semiHidden/>
    <w:unhideWhenUsed/>
    <w:rsid w:val="0007155E"/>
  </w:style>
  <w:style w:type="table" w:customStyle="1" w:styleId="TableGrid49">
    <w:name w:val="Table Grid4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7">
    <w:name w:val="표 구분선71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
    <w:name w:val="Table Grid61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07155E"/>
  </w:style>
  <w:style w:type="table" w:customStyle="1" w:styleId="TableGrid77">
    <w:name w:val="Table Grid7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7">
    <w:name w:val="표 구분선727"/>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7">
    <w:name w:val="Table Grid63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彩色网格17"/>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7">
    <w:name w:val="Table Grid97"/>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7">
    <w:name w:val="No List111117"/>
    <w:next w:val="NoList"/>
    <w:uiPriority w:val="99"/>
    <w:unhideWhenUsed/>
    <w:rsid w:val="0007155E"/>
  </w:style>
  <w:style w:type="table" w:customStyle="1" w:styleId="PlumTable7">
    <w:name w:val="Plum Table7"/>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7">
    <w:name w:val="Grille du tableau17"/>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07155E"/>
  </w:style>
  <w:style w:type="numbering" w:customStyle="1" w:styleId="LFO1925">
    <w:name w:val="LFO1925"/>
    <w:basedOn w:val="NoList"/>
    <w:rsid w:val="0007155E"/>
  </w:style>
  <w:style w:type="numbering" w:customStyle="1" w:styleId="LFO2025">
    <w:name w:val="LFO2025"/>
    <w:basedOn w:val="NoList"/>
    <w:rsid w:val="0007155E"/>
  </w:style>
  <w:style w:type="numbering" w:customStyle="1" w:styleId="LFO2125">
    <w:name w:val="LFO2125"/>
    <w:basedOn w:val="NoList"/>
    <w:rsid w:val="0007155E"/>
  </w:style>
  <w:style w:type="numbering" w:customStyle="1" w:styleId="LFO2225">
    <w:name w:val="LFO2225"/>
    <w:basedOn w:val="NoList"/>
    <w:rsid w:val="0007155E"/>
  </w:style>
  <w:style w:type="numbering" w:customStyle="1" w:styleId="LFO2325">
    <w:name w:val="LFO2325"/>
    <w:basedOn w:val="NoList"/>
    <w:rsid w:val="0007155E"/>
  </w:style>
  <w:style w:type="numbering" w:customStyle="1" w:styleId="NoList135">
    <w:name w:val="No List135"/>
    <w:next w:val="NoList"/>
    <w:uiPriority w:val="99"/>
    <w:semiHidden/>
    <w:unhideWhenUsed/>
    <w:rsid w:val="0007155E"/>
  </w:style>
  <w:style w:type="table" w:customStyle="1" w:styleId="TableGrid145">
    <w:name w:val="Table Grid145"/>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5">
    <w:name w:val="Table Grid64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NoList"/>
    <w:uiPriority w:val="99"/>
    <w:semiHidden/>
    <w:unhideWhenUsed/>
    <w:rsid w:val="0007155E"/>
  </w:style>
  <w:style w:type="numbering" w:customStyle="1" w:styleId="NoList11125">
    <w:name w:val="No List11125"/>
    <w:next w:val="NoList"/>
    <w:uiPriority w:val="99"/>
    <w:semiHidden/>
    <w:unhideWhenUsed/>
    <w:rsid w:val="0007155E"/>
  </w:style>
  <w:style w:type="numbering" w:customStyle="1" w:styleId="KeineListe125">
    <w:name w:val="Keine Liste125"/>
    <w:next w:val="NoList"/>
    <w:uiPriority w:val="99"/>
    <w:semiHidden/>
    <w:unhideWhenUsed/>
    <w:rsid w:val="0007155E"/>
  </w:style>
  <w:style w:type="table" w:customStyle="1" w:styleId="Tabellenraster115">
    <w:name w:val="Tabellenraster11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5">
    <w:name w:val="표 구분선73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
    <w:name w:val="リストなし115"/>
    <w:next w:val="NoList"/>
    <w:uiPriority w:val="99"/>
    <w:semiHidden/>
    <w:unhideWhenUsed/>
    <w:rsid w:val="0007155E"/>
  </w:style>
  <w:style w:type="numbering" w:customStyle="1" w:styleId="NoList215">
    <w:name w:val="No List215"/>
    <w:next w:val="NoList"/>
    <w:uiPriority w:val="99"/>
    <w:semiHidden/>
    <w:unhideWhenUsed/>
    <w:rsid w:val="0007155E"/>
  </w:style>
  <w:style w:type="numbering" w:customStyle="1" w:styleId="LFO19115">
    <w:name w:val="LFO19115"/>
    <w:basedOn w:val="NoList"/>
    <w:rsid w:val="0007155E"/>
  </w:style>
  <w:style w:type="numbering" w:customStyle="1" w:styleId="LFO20115">
    <w:name w:val="LFO20115"/>
    <w:basedOn w:val="NoList"/>
    <w:rsid w:val="0007155E"/>
  </w:style>
  <w:style w:type="numbering" w:customStyle="1" w:styleId="LFO21115">
    <w:name w:val="LFO21115"/>
    <w:basedOn w:val="NoList"/>
    <w:rsid w:val="0007155E"/>
  </w:style>
  <w:style w:type="numbering" w:customStyle="1" w:styleId="LFO22115">
    <w:name w:val="LFO22115"/>
    <w:basedOn w:val="NoList"/>
    <w:rsid w:val="0007155E"/>
  </w:style>
  <w:style w:type="numbering" w:customStyle="1" w:styleId="LFO23115">
    <w:name w:val="LFO23115"/>
    <w:basedOn w:val="NoList"/>
    <w:rsid w:val="0007155E"/>
  </w:style>
  <w:style w:type="numbering" w:customStyle="1" w:styleId="NoList1215">
    <w:name w:val="No List1215"/>
    <w:next w:val="NoList"/>
    <w:uiPriority w:val="99"/>
    <w:semiHidden/>
    <w:unhideWhenUsed/>
    <w:rsid w:val="0007155E"/>
  </w:style>
  <w:style w:type="numbering" w:customStyle="1" w:styleId="NoList11215">
    <w:name w:val="No List11215"/>
    <w:next w:val="NoList"/>
    <w:uiPriority w:val="99"/>
    <w:semiHidden/>
    <w:unhideWhenUsed/>
    <w:rsid w:val="0007155E"/>
  </w:style>
  <w:style w:type="numbering" w:customStyle="1" w:styleId="NoList111125">
    <w:name w:val="No List111125"/>
    <w:next w:val="NoList"/>
    <w:uiPriority w:val="99"/>
    <w:semiHidden/>
    <w:unhideWhenUsed/>
    <w:rsid w:val="0007155E"/>
  </w:style>
  <w:style w:type="numbering" w:customStyle="1" w:styleId="KeineListe1115">
    <w:name w:val="Keine Liste1115"/>
    <w:next w:val="NoList"/>
    <w:uiPriority w:val="99"/>
    <w:semiHidden/>
    <w:unhideWhenUsed/>
    <w:rsid w:val="0007155E"/>
  </w:style>
  <w:style w:type="table" w:customStyle="1" w:styleId="TableGrid5115">
    <w:name w:val="Table Grid51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5">
    <w:name w:val="ECC Bullets15"/>
    <w:basedOn w:val="NoList"/>
    <w:rsid w:val="0007155E"/>
  </w:style>
  <w:style w:type="numbering" w:customStyle="1" w:styleId="ECCNumbers-Bullets15">
    <w:name w:val="ECC Numbers-Bullets15"/>
    <w:uiPriority w:val="99"/>
    <w:rsid w:val="0007155E"/>
  </w:style>
  <w:style w:type="table" w:customStyle="1" w:styleId="ECCTable-redheader15">
    <w:name w:val="ECC Table - red header1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6">
    <w:name w:val="Table Grid316"/>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5">
    <w:name w:val="Colorful Grid1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5">
    <w:name w:val="Table Simple 11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5">
    <w:name w:val="Colorful Grid - Accent 61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5">
    <w:name w:val="ECC Table - white header1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5">
    <w:name w:val="ECC Table - clean15"/>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5">
    <w:name w:val="No List315"/>
    <w:next w:val="NoList"/>
    <w:uiPriority w:val="99"/>
    <w:semiHidden/>
    <w:unhideWhenUsed/>
    <w:rsid w:val="0007155E"/>
  </w:style>
  <w:style w:type="table" w:customStyle="1" w:styleId="TableGrid415">
    <w:name w:val="Table Grid41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5">
    <w:name w:val="표 구분선71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5">
    <w:name w:val="Table Grid61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5">
    <w:name w:val="Table Grid62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07155E"/>
  </w:style>
  <w:style w:type="table" w:customStyle="1" w:styleId="TableGrid715">
    <w:name w:val="Table Grid7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5">
    <w:name w:val="표 구분선721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5">
    <w:name w:val="Table Grid63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
    <w:name w:val="Table Grid131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彩色网格11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5">
    <w:name w:val="Table Grid91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6">
    <w:name w:val="No List1111116"/>
    <w:next w:val="NoList"/>
    <w:uiPriority w:val="99"/>
    <w:semiHidden/>
    <w:unhideWhenUsed/>
    <w:rsid w:val="0007155E"/>
  </w:style>
  <w:style w:type="table" w:customStyle="1" w:styleId="PlumTable15">
    <w:name w:val="Plum Table1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15">
    <w:name w:val="Grille du tableau11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5">
    <w:name w:val="Table Grid101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07155E"/>
  </w:style>
  <w:style w:type="numbering" w:customStyle="1" w:styleId="LFO1935">
    <w:name w:val="LFO1935"/>
    <w:basedOn w:val="NoList"/>
    <w:rsid w:val="0007155E"/>
  </w:style>
  <w:style w:type="numbering" w:customStyle="1" w:styleId="LFO2035">
    <w:name w:val="LFO2035"/>
    <w:basedOn w:val="NoList"/>
    <w:rsid w:val="0007155E"/>
  </w:style>
  <w:style w:type="numbering" w:customStyle="1" w:styleId="LFO2135">
    <w:name w:val="LFO2135"/>
    <w:basedOn w:val="NoList"/>
    <w:rsid w:val="0007155E"/>
  </w:style>
  <w:style w:type="numbering" w:customStyle="1" w:styleId="LFO2235">
    <w:name w:val="LFO2235"/>
    <w:basedOn w:val="NoList"/>
    <w:rsid w:val="0007155E"/>
  </w:style>
  <w:style w:type="numbering" w:customStyle="1" w:styleId="LFO2335">
    <w:name w:val="LFO2335"/>
    <w:basedOn w:val="NoList"/>
    <w:rsid w:val="0007155E"/>
  </w:style>
  <w:style w:type="numbering" w:customStyle="1" w:styleId="NoList145">
    <w:name w:val="No List145"/>
    <w:next w:val="NoList"/>
    <w:uiPriority w:val="99"/>
    <w:semiHidden/>
    <w:unhideWhenUsed/>
    <w:rsid w:val="0007155E"/>
  </w:style>
  <w:style w:type="table" w:customStyle="1" w:styleId="TableGrid165">
    <w:name w:val="Table Grid165"/>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5">
    <w:name w:val="Table Grid53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5">
    <w:name w:val="Table Grid655"/>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5">
    <w:name w:val="Table Grid1125"/>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5">
    <w:name w:val="No List1145"/>
    <w:next w:val="NoList"/>
    <w:uiPriority w:val="99"/>
    <w:semiHidden/>
    <w:unhideWhenUsed/>
    <w:rsid w:val="0007155E"/>
  </w:style>
  <w:style w:type="numbering" w:customStyle="1" w:styleId="NoList11135">
    <w:name w:val="No List11135"/>
    <w:next w:val="NoList"/>
    <w:uiPriority w:val="99"/>
    <w:semiHidden/>
    <w:unhideWhenUsed/>
    <w:rsid w:val="0007155E"/>
  </w:style>
  <w:style w:type="numbering" w:customStyle="1" w:styleId="KeineListe135">
    <w:name w:val="Keine Liste135"/>
    <w:next w:val="NoList"/>
    <w:uiPriority w:val="99"/>
    <w:semiHidden/>
    <w:unhideWhenUsed/>
    <w:rsid w:val="0007155E"/>
  </w:style>
  <w:style w:type="table" w:customStyle="1" w:styleId="Tabellenraster125">
    <w:name w:val="Tabellenraster125"/>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
    <w:name w:val="Table Grid17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5">
    <w:name w:val="표 구분선74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リストなし125"/>
    <w:next w:val="NoList"/>
    <w:uiPriority w:val="99"/>
    <w:semiHidden/>
    <w:unhideWhenUsed/>
    <w:rsid w:val="0007155E"/>
  </w:style>
  <w:style w:type="numbering" w:customStyle="1" w:styleId="NoList225">
    <w:name w:val="No List225"/>
    <w:next w:val="NoList"/>
    <w:uiPriority w:val="99"/>
    <w:semiHidden/>
    <w:unhideWhenUsed/>
    <w:rsid w:val="0007155E"/>
  </w:style>
  <w:style w:type="numbering" w:customStyle="1" w:styleId="LFO19125">
    <w:name w:val="LFO19125"/>
    <w:basedOn w:val="NoList"/>
    <w:rsid w:val="0007155E"/>
  </w:style>
  <w:style w:type="numbering" w:customStyle="1" w:styleId="LFO20125">
    <w:name w:val="LFO20125"/>
    <w:basedOn w:val="NoList"/>
    <w:rsid w:val="0007155E"/>
  </w:style>
  <w:style w:type="numbering" w:customStyle="1" w:styleId="LFO21125">
    <w:name w:val="LFO21125"/>
    <w:basedOn w:val="NoList"/>
    <w:rsid w:val="0007155E"/>
  </w:style>
  <w:style w:type="numbering" w:customStyle="1" w:styleId="LFO22125">
    <w:name w:val="LFO22125"/>
    <w:basedOn w:val="NoList"/>
    <w:rsid w:val="0007155E"/>
  </w:style>
  <w:style w:type="numbering" w:customStyle="1" w:styleId="LFO23125">
    <w:name w:val="LFO23125"/>
    <w:basedOn w:val="NoList"/>
    <w:rsid w:val="0007155E"/>
  </w:style>
  <w:style w:type="numbering" w:customStyle="1" w:styleId="NoList1225">
    <w:name w:val="No List1225"/>
    <w:next w:val="NoList"/>
    <w:uiPriority w:val="99"/>
    <w:semiHidden/>
    <w:unhideWhenUsed/>
    <w:rsid w:val="0007155E"/>
  </w:style>
  <w:style w:type="numbering" w:customStyle="1" w:styleId="NoList11225">
    <w:name w:val="No List11225"/>
    <w:next w:val="NoList"/>
    <w:uiPriority w:val="99"/>
    <w:semiHidden/>
    <w:unhideWhenUsed/>
    <w:rsid w:val="0007155E"/>
  </w:style>
  <w:style w:type="numbering" w:customStyle="1" w:styleId="NoList111135">
    <w:name w:val="No List111135"/>
    <w:next w:val="NoList"/>
    <w:uiPriority w:val="99"/>
    <w:semiHidden/>
    <w:unhideWhenUsed/>
    <w:rsid w:val="0007155E"/>
  </w:style>
  <w:style w:type="numbering" w:customStyle="1" w:styleId="KeineListe1125">
    <w:name w:val="Keine Liste1125"/>
    <w:next w:val="NoList"/>
    <w:uiPriority w:val="99"/>
    <w:semiHidden/>
    <w:unhideWhenUsed/>
    <w:rsid w:val="0007155E"/>
  </w:style>
  <w:style w:type="table" w:customStyle="1" w:styleId="TableGrid5125">
    <w:name w:val="Table Grid51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
    <w:name w:val="TableGrid25"/>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5">
    <w:name w:val="ECC Bullets25"/>
    <w:basedOn w:val="NoList"/>
    <w:rsid w:val="0007155E"/>
  </w:style>
  <w:style w:type="numbering" w:customStyle="1" w:styleId="ECCNumbers-Bullets25">
    <w:name w:val="ECC Numbers-Bullets25"/>
    <w:uiPriority w:val="99"/>
    <w:rsid w:val="0007155E"/>
  </w:style>
  <w:style w:type="table" w:customStyle="1" w:styleId="ECCTable-redheader25">
    <w:name w:val="ECC Table - red header25"/>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5">
    <w:name w:val="Table Grid325"/>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5">
    <w:name w:val="Colorful Grid25"/>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5">
    <w:name w:val="Table Simple 125"/>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5">
    <w:name w:val="Colorful Grid - Accent 625"/>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5">
    <w:name w:val="ECC Table - white header25"/>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5">
    <w:name w:val="ECC Table - clean25"/>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5">
    <w:name w:val="No List325"/>
    <w:next w:val="NoList"/>
    <w:uiPriority w:val="99"/>
    <w:semiHidden/>
    <w:unhideWhenUsed/>
    <w:rsid w:val="0007155E"/>
  </w:style>
  <w:style w:type="table" w:customStyle="1" w:styleId="TableGrid425">
    <w:name w:val="Table Grid42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표 구분선71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5">
    <w:name w:val="Table Grid61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5">
    <w:name w:val="Table Grid62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07155E"/>
  </w:style>
  <w:style w:type="table" w:customStyle="1" w:styleId="TableGrid725">
    <w:name w:val="Table Grid7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5">
    <w:name w:val="표 구분선7225"/>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5">
    <w:name w:val="Table Grid632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
    <w:name w:val="Table Grid1325"/>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5">
    <w:name w:val="Table Grid8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0">
    <w:name w:val="彩色网格125"/>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5">
    <w:name w:val="Table Grid925"/>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5">
    <w:name w:val="No List1111125"/>
    <w:next w:val="NoList"/>
    <w:uiPriority w:val="99"/>
    <w:semiHidden/>
    <w:unhideWhenUsed/>
    <w:rsid w:val="0007155E"/>
  </w:style>
  <w:style w:type="table" w:customStyle="1" w:styleId="PlumTable25">
    <w:name w:val="Plum Table25"/>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MS UI Gothic" w:hAnsi="MS UI Gothic"/>
        <w:color w:val="FFFFFF"/>
      </w:rPr>
      <w:tblPr/>
      <w:tcPr>
        <w:shd w:val="clear" w:color="auto" w:fill="ED7D31"/>
      </w:tcPr>
    </w:tblStylePr>
    <w:tblStylePr w:type="band2Horz">
      <w:tblPr/>
      <w:tcPr>
        <w:shd w:val="clear" w:color="auto" w:fill="E6E7E8"/>
      </w:tcPr>
    </w:tblStylePr>
  </w:style>
  <w:style w:type="table" w:customStyle="1" w:styleId="Grilledutableau125">
    <w:name w:val="Grille du tableau125"/>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5">
    <w:name w:val="Table Grid1025"/>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
    <w:name w:val="Table Grid185"/>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5">
    <w:name w:val="Table Grid54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7">
    <w:name w:val="Table Grid667"/>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
    <w:name w:val="Table Grid195"/>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
    <w:name w:val="Table Grid205"/>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5">
    <w:name w:val="No List11111115"/>
    <w:next w:val="NoList"/>
    <w:uiPriority w:val="99"/>
    <w:semiHidden/>
    <w:unhideWhenUsed/>
    <w:rsid w:val="0007155E"/>
  </w:style>
  <w:style w:type="table" w:customStyle="1" w:styleId="TableGrid6615">
    <w:name w:val="Table Grid6615"/>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
    <w:name w:val="No List29"/>
    <w:next w:val="NoList"/>
    <w:uiPriority w:val="99"/>
    <w:semiHidden/>
    <w:unhideWhenUsed/>
    <w:rsid w:val="0007155E"/>
  </w:style>
  <w:style w:type="table" w:customStyle="1" w:styleId="TableGrid500">
    <w:name w:val="Table Grid50"/>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8">
    <w:name w:val="Colorful Grid8"/>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8">
    <w:name w:val="Table Simple 18"/>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8">
    <w:name w:val="Colorful Grid - Accent 68"/>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numbering" w:customStyle="1" w:styleId="LFO199">
    <w:name w:val="LFO199"/>
    <w:basedOn w:val="NoList"/>
    <w:rsid w:val="0007155E"/>
  </w:style>
  <w:style w:type="numbering" w:customStyle="1" w:styleId="LFO209">
    <w:name w:val="LFO209"/>
    <w:basedOn w:val="NoList"/>
    <w:rsid w:val="0007155E"/>
  </w:style>
  <w:style w:type="numbering" w:customStyle="1" w:styleId="LFO219">
    <w:name w:val="LFO219"/>
    <w:basedOn w:val="NoList"/>
    <w:rsid w:val="0007155E"/>
  </w:style>
  <w:style w:type="numbering" w:customStyle="1" w:styleId="LFO229">
    <w:name w:val="LFO229"/>
    <w:basedOn w:val="NoList"/>
    <w:rsid w:val="0007155E"/>
  </w:style>
  <w:style w:type="numbering" w:customStyle="1" w:styleId="LFO239">
    <w:name w:val="LFO239"/>
    <w:basedOn w:val="NoList"/>
    <w:rsid w:val="0007155E"/>
  </w:style>
  <w:style w:type="numbering" w:customStyle="1" w:styleId="NoList120">
    <w:name w:val="No List120"/>
    <w:next w:val="NoList"/>
    <w:uiPriority w:val="99"/>
    <w:semiHidden/>
    <w:unhideWhenUsed/>
    <w:rsid w:val="0007155E"/>
  </w:style>
  <w:style w:type="table" w:customStyle="1" w:styleId="TableGrid128">
    <w:name w:val="Table Grid128"/>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
    <w:name w:val="Table Grid619"/>
    <w:basedOn w:val="TableNormal"/>
    <w:next w:val="TableGrid"/>
    <w:uiPriority w:val="59"/>
    <w:qFormat/>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unhideWhenUsed/>
    <w:rsid w:val="0007155E"/>
  </w:style>
  <w:style w:type="numbering" w:customStyle="1" w:styleId="NoList11110">
    <w:name w:val="No List11110"/>
    <w:next w:val="NoList"/>
    <w:uiPriority w:val="99"/>
    <w:unhideWhenUsed/>
    <w:rsid w:val="0007155E"/>
  </w:style>
  <w:style w:type="numbering" w:customStyle="1" w:styleId="KeineListe19">
    <w:name w:val="Keine Liste19"/>
    <w:next w:val="NoList"/>
    <w:uiPriority w:val="99"/>
    <w:semiHidden/>
    <w:unhideWhenUsed/>
    <w:rsid w:val="0007155E"/>
  </w:style>
  <w:style w:type="table" w:customStyle="1" w:styleId="Tabellenraster18">
    <w:name w:val="Tabellenraster18"/>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표 구분선710"/>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リストなし18"/>
    <w:next w:val="NoList"/>
    <w:uiPriority w:val="99"/>
    <w:semiHidden/>
    <w:unhideWhenUsed/>
    <w:rsid w:val="0007155E"/>
  </w:style>
  <w:style w:type="numbering" w:customStyle="1" w:styleId="NoList210">
    <w:name w:val="No List210"/>
    <w:next w:val="NoList"/>
    <w:uiPriority w:val="99"/>
    <w:semiHidden/>
    <w:unhideWhenUsed/>
    <w:rsid w:val="0007155E"/>
  </w:style>
  <w:style w:type="numbering" w:customStyle="1" w:styleId="LFO1918">
    <w:name w:val="LFO1918"/>
    <w:basedOn w:val="NoList"/>
    <w:rsid w:val="0007155E"/>
  </w:style>
  <w:style w:type="numbering" w:customStyle="1" w:styleId="LFO2018">
    <w:name w:val="LFO2018"/>
    <w:basedOn w:val="NoList"/>
    <w:rsid w:val="0007155E"/>
  </w:style>
  <w:style w:type="numbering" w:customStyle="1" w:styleId="LFO2118">
    <w:name w:val="LFO2118"/>
    <w:basedOn w:val="NoList"/>
    <w:rsid w:val="0007155E"/>
  </w:style>
  <w:style w:type="numbering" w:customStyle="1" w:styleId="LFO2218">
    <w:name w:val="LFO2218"/>
    <w:basedOn w:val="NoList"/>
    <w:rsid w:val="0007155E"/>
  </w:style>
  <w:style w:type="numbering" w:customStyle="1" w:styleId="LFO2318">
    <w:name w:val="LFO2318"/>
    <w:basedOn w:val="NoList"/>
    <w:rsid w:val="0007155E"/>
  </w:style>
  <w:style w:type="numbering" w:customStyle="1" w:styleId="NoList128">
    <w:name w:val="No List128"/>
    <w:next w:val="NoList"/>
    <w:uiPriority w:val="99"/>
    <w:semiHidden/>
    <w:unhideWhenUsed/>
    <w:rsid w:val="0007155E"/>
  </w:style>
  <w:style w:type="numbering" w:customStyle="1" w:styleId="NoList1128">
    <w:name w:val="No List1128"/>
    <w:next w:val="NoList"/>
    <w:uiPriority w:val="99"/>
    <w:semiHidden/>
    <w:unhideWhenUsed/>
    <w:rsid w:val="0007155E"/>
  </w:style>
  <w:style w:type="numbering" w:customStyle="1" w:styleId="NoList11119">
    <w:name w:val="No List11119"/>
    <w:next w:val="NoList"/>
    <w:uiPriority w:val="99"/>
    <w:unhideWhenUsed/>
    <w:rsid w:val="0007155E"/>
  </w:style>
  <w:style w:type="numbering" w:customStyle="1" w:styleId="KeineListe118">
    <w:name w:val="Keine Liste118"/>
    <w:next w:val="NoList"/>
    <w:uiPriority w:val="99"/>
    <w:semiHidden/>
    <w:unhideWhenUsed/>
    <w:rsid w:val="0007155E"/>
  </w:style>
  <w:style w:type="table" w:customStyle="1" w:styleId="TableGrid518">
    <w:name w:val="Table Grid51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
    <w:name w:val="TableGrid8"/>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8">
    <w:name w:val="ECC Bullets8"/>
    <w:basedOn w:val="NoList"/>
    <w:rsid w:val="0007155E"/>
  </w:style>
  <w:style w:type="numbering" w:customStyle="1" w:styleId="ECCNumbers-Bullets8">
    <w:name w:val="ECC Numbers-Bullets8"/>
    <w:uiPriority w:val="99"/>
    <w:rsid w:val="0007155E"/>
  </w:style>
  <w:style w:type="table" w:customStyle="1" w:styleId="ECCTable-redheader8">
    <w:name w:val="ECC Table - red header8"/>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7">
    <w:name w:val="Table Grid317"/>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8">
    <w:name w:val="ECC Table - white header8"/>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8">
    <w:name w:val="ECC Table - clean8"/>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8">
    <w:name w:val="No List38"/>
    <w:next w:val="NoList"/>
    <w:uiPriority w:val="99"/>
    <w:semiHidden/>
    <w:unhideWhenUsed/>
    <w:rsid w:val="0007155E"/>
  </w:style>
  <w:style w:type="table" w:customStyle="1" w:styleId="TableGrid410">
    <w:name w:val="Table Grid4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8">
    <w:name w:val="표 구분선71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 Grid6110"/>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
    <w:name w:val="Table Grid62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07155E"/>
  </w:style>
  <w:style w:type="table" w:customStyle="1" w:styleId="TableGrid78">
    <w:name w:val="Table Grid7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8">
    <w:name w:val="표 구분선728"/>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8">
    <w:name w:val="Table Grid63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
    <w:name w:val="Table Grid138"/>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 Grid8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彩色网格18"/>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8">
    <w:name w:val="Table Grid98"/>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8">
    <w:name w:val="No List111118"/>
    <w:next w:val="NoList"/>
    <w:uiPriority w:val="99"/>
    <w:unhideWhenUsed/>
    <w:rsid w:val="0007155E"/>
  </w:style>
  <w:style w:type="table" w:customStyle="1" w:styleId="PlumTable8">
    <w:name w:val="Plum Table8"/>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8">
    <w:name w:val="Grille du tableau18"/>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
    <w:name w:val="Table Grid108"/>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07155E"/>
  </w:style>
  <w:style w:type="numbering" w:customStyle="1" w:styleId="LFO1926">
    <w:name w:val="LFO1926"/>
    <w:basedOn w:val="NoList"/>
    <w:rsid w:val="0007155E"/>
  </w:style>
  <w:style w:type="numbering" w:customStyle="1" w:styleId="LFO2026">
    <w:name w:val="LFO2026"/>
    <w:basedOn w:val="NoList"/>
    <w:rsid w:val="0007155E"/>
  </w:style>
  <w:style w:type="numbering" w:customStyle="1" w:styleId="LFO2126">
    <w:name w:val="LFO2126"/>
    <w:basedOn w:val="NoList"/>
    <w:rsid w:val="0007155E"/>
  </w:style>
  <w:style w:type="numbering" w:customStyle="1" w:styleId="LFO2226">
    <w:name w:val="LFO2226"/>
    <w:basedOn w:val="NoList"/>
    <w:rsid w:val="0007155E"/>
  </w:style>
  <w:style w:type="numbering" w:customStyle="1" w:styleId="LFO2326">
    <w:name w:val="LFO2326"/>
    <w:basedOn w:val="NoList"/>
    <w:rsid w:val="0007155E"/>
  </w:style>
  <w:style w:type="numbering" w:customStyle="1" w:styleId="NoList136">
    <w:name w:val="No List136"/>
    <w:next w:val="NoList"/>
    <w:uiPriority w:val="99"/>
    <w:semiHidden/>
    <w:unhideWhenUsed/>
    <w:rsid w:val="0007155E"/>
  </w:style>
  <w:style w:type="table" w:customStyle="1" w:styleId="TableGrid146">
    <w:name w:val="Table Grid14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
    <w:name w:val="Table Grid52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6">
    <w:name w:val="Table Grid64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NoList"/>
    <w:uiPriority w:val="99"/>
    <w:semiHidden/>
    <w:unhideWhenUsed/>
    <w:rsid w:val="0007155E"/>
  </w:style>
  <w:style w:type="numbering" w:customStyle="1" w:styleId="NoList11126">
    <w:name w:val="No List11126"/>
    <w:next w:val="NoList"/>
    <w:uiPriority w:val="99"/>
    <w:semiHidden/>
    <w:unhideWhenUsed/>
    <w:rsid w:val="0007155E"/>
  </w:style>
  <w:style w:type="numbering" w:customStyle="1" w:styleId="KeineListe126">
    <w:name w:val="Keine Liste126"/>
    <w:next w:val="NoList"/>
    <w:uiPriority w:val="99"/>
    <w:semiHidden/>
    <w:unhideWhenUsed/>
    <w:rsid w:val="0007155E"/>
  </w:style>
  <w:style w:type="table" w:customStyle="1" w:styleId="Tabellenraster116">
    <w:name w:val="Tabellenraster11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
    <w:name w:val="Table Grid15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6">
    <w:name w:val="표 구분선73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リストなし116"/>
    <w:next w:val="NoList"/>
    <w:uiPriority w:val="99"/>
    <w:semiHidden/>
    <w:unhideWhenUsed/>
    <w:rsid w:val="0007155E"/>
  </w:style>
  <w:style w:type="numbering" w:customStyle="1" w:styleId="NoList216">
    <w:name w:val="No List216"/>
    <w:next w:val="NoList"/>
    <w:uiPriority w:val="99"/>
    <w:semiHidden/>
    <w:unhideWhenUsed/>
    <w:rsid w:val="0007155E"/>
  </w:style>
  <w:style w:type="numbering" w:customStyle="1" w:styleId="LFO19116">
    <w:name w:val="LFO19116"/>
    <w:basedOn w:val="NoList"/>
    <w:rsid w:val="0007155E"/>
  </w:style>
  <w:style w:type="numbering" w:customStyle="1" w:styleId="LFO20116">
    <w:name w:val="LFO20116"/>
    <w:basedOn w:val="NoList"/>
    <w:rsid w:val="0007155E"/>
  </w:style>
  <w:style w:type="numbering" w:customStyle="1" w:styleId="LFO21116">
    <w:name w:val="LFO21116"/>
    <w:basedOn w:val="NoList"/>
    <w:rsid w:val="0007155E"/>
  </w:style>
  <w:style w:type="numbering" w:customStyle="1" w:styleId="LFO22116">
    <w:name w:val="LFO22116"/>
    <w:basedOn w:val="NoList"/>
    <w:rsid w:val="0007155E"/>
  </w:style>
  <w:style w:type="numbering" w:customStyle="1" w:styleId="LFO23116">
    <w:name w:val="LFO23116"/>
    <w:basedOn w:val="NoList"/>
    <w:rsid w:val="0007155E"/>
  </w:style>
  <w:style w:type="numbering" w:customStyle="1" w:styleId="NoList1216">
    <w:name w:val="No List1216"/>
    <w:next w:val="NoList"/>
    <w:uiPriority w:val="99"/>
    <w:semiHidden/>
    <w:unhideWhenUsed/>
    <w:rsid w:val="0007155E"/>
  </w:style>
  <w:style w:type="numbering" w:customStyle="1" w:styleId="NoList11216">
    <w:name w:val="No List11216"/>
    <w:next w:val="NoList"/>
    <w:uiPriority w:val="99"/>
    <w:semiHidden/>
    <w:unhideWhenUsed/>
    <w:rsid w:val="0007155E"/>
  </w:style>
  <w:style w:type="numbering" w:customStyle="1" w:styleId="NoList111126">
    <w:name w:val="No List111126"/>
    <w:next w:val="NoList"/>
    <w:uiPriority w:val="99"/>
    <w:semiHidden/>
    <w:unhideWhenUsed/>
    <w:rsid w:val="0007155E"/>
  </w:style>
  <w:style w:type="numbering" w:customStyle="1" w:styleId="KeineListe1116">
    <w:name w:val="Keine Liste1116"/>
    <w:next w:val="NoList"/>
    <w:uiPriority w:val="99"/>
    <w:semiHidden/>
    <w:unhideWhenUsed/>
    <w:rsid w:val="0007155E"/>
  </w:style>
  <w:style w:type="table" w:customStyle="1" w:styleId="TableGrid5116">
    <w:name w:val="Table Grid51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
    <w:name w:val="TableGrid1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16">
    <w:name w:val="ECC Bullets16"/>
    <w:basedOn w:val="NoList"/>
    <w:rsid w:val="0007155E"/>
  </w:style>
  <w:style w:type="numbering" w:customStyle="1" w:styleId="ECCNumbers-Bullets16">
    <w:name w:val="ECC Numbers-Bullets16"/>
    <w:uiPriority w:val="99"/>
    <w:rsid w:val="0007155E"/>
  </w:style>
  <w:style w:type="table" w:customStyle="1" w:styleId="ECCTable-redheader16">
    <w:name w:val="ECC Table - red header16"/>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18">
    <w:name w:val="Table Grid318"/>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6">
    <w:name w:val="Colorful Grid1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16">
    <w:name w:val="Table Simple 11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6">
    <w:name w:val="Colorful Grid - Accent 61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16">
    <w:name w:val="ECC Table - white header1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16">
    <w:name w:val="ECC Table - clean16"/>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6">
    <w:name w:val="No List316"/>
    <w:next w:val="NoList"/>
    <w:uiPriority w:val="99"/>
    <w:semiHidden/>
    <w:unhideWhenUsed/>
    <w:rsid w:val="0007155E"/>
  </w:style>
  <w:style w:type="table" w:customStyle="1" w:styleId="TableGrid416">
    <w:name w:val="Table Grid41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6">
    <w:name w:val="표 구분선71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6">
    <w:name w:val="Table Grid61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6">
    <w:name w:val="Table Grid62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07155E"/>
  </w:style>
  <w:style w:type="table" w:customStyle="1" w:styleId="TableGrid716">
    <w:name w:val="Table Grid7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6">
    <w:name w:val="표 구분선721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6">
    <w:name w:val="Table Grid63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
    <w:name w:val="Table Grid131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6">
    <w:name w:val="Table Grid8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0">
    <w:name w:val="彩色网格11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16">
    <w:name w:val="Table Grid91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7">
    <w:name w:val="No List1111117"/>
    <w:next w:val="NoList"/>
    <w:uiPriority w:val="99"/>
    <w:semiHidden/>
    <w:unhideWhenUsed/>
    <w:rsid w:val="0007155E"/>
  </w:style>
  <w:style w:type="table" w:customStyle="1" w:styleId="PlumTable16">
    <w:name w:val="Plum Table1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16">
    <w:name w:val="Grille du tableau11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6">
    <w:name w:val="Table Grid101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07155E"/>
  </w:style>
  <w:style w:type="numbering" w:customStyle="1" w:styleId="LFO1936">
    <w:name w:val="LFO1936"/>
    <w:basedOn w:val="NoList"/>
    <w:rsid w:val="0007155E"/>
  </w:style>
  <w:style w:type="numbering" w:customStyle="1" w:styleId="LFO2036">
    <w:name w:val="LFO2036"/>
    <w:basedOn w:val="NoList"/>
    <w:rsid w:val="0007155E"/>
  </w:style>
  <w:style w:type="numbering" w:customStyle="1" w:styleId="LFO2136">
    <w:name w:val="LFO2136"/>
    <w:basedOn w:val="NoList"/>
    <w:rsid w:val="0007155E"/>
  </w:style>
  <w:style w:type="numbering" w:customStyle="1" w:styleId="LFO2236">
    <w:name w:val="LFO2236"/>
    <w:basedOn w:val="NoList"/>
    <w:rsid w:val="0007155E"/>
  </w:style>
  <w:style w:type="numbering" w:customStyle="1" w:styleId="LFO2336">
    <w:name w:val="LFO2336"/>
    <w:basedOn w:val="NoList"/>
    <w:rsid w:val="0007155E"/>
  </w:style>
  <w:style w:type="numbering" w:customStyle="1" w:styleId="NoList146">
    <w:name w:val="No List146"/>
    <w:next w:val="NoList"/>
    <w:uiPriority w:val="99"/>
    <w:semiHidden/>
    <w:unhideWhenUsed/>
    <w:rsid w:val="0007155E"/>
  </w:style>
  <w:style w:type="table" w:customStyle="1" w:styleId="TableGrid1660">
    <w:name w:val="Table Grid166"/>
    <w:basedOn w:val="TableNormal"/>
    <w:next w:val="TableGrid"/>
    <w:qFormat/>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6">
    <w:name w:val="Table Grid53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6">
    <w:name w:val="Table Grid656"/>
    <w:basedOn w:val="TableNormal"/>
    <w:next w:val="TableGrid"/>
    <w:uiPriority w:val="59"/>
    <w:rsid w:val="0007155E"/>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6">
    <w:name w:val="Table Grid1126"/>
    <w:basedOn w:val="TableNormal"/>
    <w:next w:val="TableGrid"/>
    <w:rsid w:val="0007155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6">
    <w:name w:val="No List1146"/>
    <w:next w:val="NoList"/>
    <w:uiPriority w:val="99"/>
    <w:semiHidden/>
    <w:unhideWhenUsed/>
    <w:rsid w:val="0007155E"/>
  </w:style>
  <w:style w:type="numbering" w:customStyle="1" w:styleId="NoList11136">
    <w:name w:val="No List11136"/>
    <w:next w:val="NoList"/>
    <w:uiPriority w:val="99"/>
    <w:semiHidden/>
    <w:unhideWhenUsed/>
    <w:rsid w:val="0007155E"/>
  </w:style>
  <w:style w:type="numbering" w:customStyle="1" w:styleId="KeineListe136">
    <w:name w:val="Keine Liste136"/>
    <w:next w:val="NoList"/>
    <w:uiPriority w:val="99"/>
    <w:semiHidden/>
    <w:unhideWhenUsed/>
    <w:rsid w:val="0007155E"/>
  </w:style>
  <w:style w:type="table" w:customStyle="1" w:styleId="Tabellenraster126">
    <w:name w:val="Tabellenraster126"/>
    <w:basedOn w:val="TableNormal"/>
    <w:next w:val="TableGrid"/>
    <w:uiPriority w:val="59"/>
    <w:rsid w:val="0007155E"/>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
    <w:name w:val="Table Grid17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6">
    <w:name w:val="표 구분선74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6"/>
    <w:next w:val="NoList"/>
    <w:uiPriority w:val="99"/>
    <w:semiHidden/>
    <w:unhideWhenUsed/>
    <w:rsid w:val="0007155E"/>
  </w:style>
  <w:style w:type="numbering" w:customStyle="1" w:styleId="NoList226">
    <w:name w:val="No List226"/>
    <w:next w:val="NoList"/>
    <w:uiPriority w:val="99"/>
    <w:semiHidden/>
    <w:unhideWhenUsed/>
    <w:rsid w:val="0007155E"/>
  </w:style>
  <w:style w:type="numbering" w:customStyle="1" w:styleId="LFO19126">
    <w:name w:val="LFO19126"/>
    <w:basedOn w:val="NoList"/>
    <w:rsid w:val="0007155E"/>
  </w:style>
  <w:style w:type="numbering" w:customStyle="1" w:styleId="LFO20126">
    <w:name w:val="LFO20126"/>
    <w:basedOn w:val="NoList"/>
    <w:rsid w:val="0007155E"/>
  </w:style>
  <w:style w:type="numbering" w:customStyle="1" w:styleId="LFO21126">
    <w:name w:val="LFO21126"/>
    <w:basedOn w:val="NoList"/>
    <w:rsid w:val="0007155E"/>
  </w:style>
  <w:style w:type="numbering" w:customStyle="1" w:styleId="LFO22126">
    <w:name w:val="LFO22126"/>
    <w:basedOn w:val="NoList"/>
    <w:rsid w:val="0007155E"/>
  </w:style>
  <w:style w:type="numbering" w:customStyle="1" w:styleId="LFO23126">
    <w:name w:val="LFO23126"/>
    <w:basedOn w:val="NoList"/>
    <w:rsid w:val="0007155E"/>
  </w:style>
  <w:style w:type="numbering" w:customStyle="1" w:styleId="NoList1226">
    <w:name w:val="No List1226"/>
    <w:next w:val="NoList"/>
    <w:uiPriority w:val="99"/>
    <w:semiHidden/>
    <w:unhideWhenUsed/>
    <w:rsid w:val="0007155E"/>
  </w:style>
  <w:style w:type="numbering" w:customStyle="1" w:styleId="NoList11226">
    <w:name w:val="No List11226"/>
    <w:next w:val="NoList"/>
    <w:uiPriority w:val="99"/>
    <w:semiHidden/>
    <w:unhideWhenUsed/>
    <w:rsid w:val="0007155E"/>
  </w:style>
  <w:style w:type="numbering" w:customStyle="1" w:styleId="NoList111136">
    <w:name w:val="No List111136"/>
    <w:next w:val="NoList"/>
    <w:uiPriority w:val="99"/>
    <w:semiHidden/>
    <w:unhideWhenUsed/>
    <w:rsid w:val="0007155E"/>
  </w:style>
  <w:style w:type="numbering" w:customStyle="1" w:styleId="KeineListe1126">
    <w:name w:val="Keine Liste1126"/>
    <w:next w:val="NoList"/>
    <w:uiPriority w:val="99"/>
    <w:semiHidden/>
    <w:unhideWhenUsed/>
    <w:rsid w:val="0007155E"/>
  </w:style>
  <w:style w:type="table" w:customStyle="1" w:styleId="TableGrid5126">
    <w:name w:val="Table Grid51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Grid26"/>
    <w:rsid w:val="0007155E"/>
    <w:rPr>
      <w:rFonts w:ascii="Calibri" w:eastAsia="MS Mincho" w:hAnsi="Calibri"/>
      <w:sz w:val="22"/>
      <w:szCs w:val="22"/>
      <w:lang w:eastAsia="en-US"/>
    </w:rPr>
    <w:tblPr>
      <w:tblCellMar>
        <w:top w:w="0" w:type="dxa"/>
        <w:left w:w="0" w:type="dxa"/>
        <w:bottom w:w="0" w:type="dxa"/>
        <w:right w:w="0" w:type="dxa"/>
      </w:tblCellMar>
    </w:tblPr>
  </w:style>
  <w:style w:type="numbering" w:customStyle="1" w:styleId="ECCBullets26">
    <w:name w:val="ECC Bullets26"/>
    <w:basedOn w:val="NoList"/>
    <w:rsid w:val="0007155E"/>
  </w:style>
  <w:style w:type="numbering" w:customStyle="1" w:styleId="ECCNumbers-Bullets26">
    <w:name w:val="ECC Numbers-Bullets26"/>
    <w:uiPriority w:val="99"/>
    <w:rsid w:val="0007155E"/>
  </w:style>
  <w:style w:type="table" w:customStyle="1" w:styleId="ECCTable-redheader26">
    <w:name w:val="ECC Table - red header26"/>
    <w:basedOn w:val="TableNormal"/>
    <w:uiPriority w:val="99"/>
    <w:rsid w:val="0007155E"/>
    <w:pPr>
      <w:spacing w:before="60" w:after="60"/>
      <w:jc w:val="both"/>
    </w:pPr>
    <w:rPr>
      <w:rFonts w:ascii="Arial" w:eastAsia="Calibri" w:hAnsi="Arial"/>
      <w:lang w:val="de-DE" w:eastAsia="de-DE"/>
    </w:rPr>
    <w:tblPr>
      <w:tblStyleRowBandSize w:val="1"/>
      <w:jc w:val="center"/>
      <w:tblInd w:w="0" w:type="nil"/>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l2br w:val="nil"/>
          <w:tr2bl w:val="nil"/>
        </w:tcBorders>
        <w:shd w:val="clear" w:color="auto" w:fill="D22A23"/>
      </w:tcPr>
    </w:tblStylePr>
  </w:style>
  <w:style w:type="table" w:customStyle="1" w:styleId="TableGrid326">
    <w:name w:val="Table Grid326"/>
    <w:basedOn w:val="TableNormal"/>
    <w:next w:val="TableGrid"/>
    <w:rsid w:val="0007155E"/>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6">
    <w:name w:val="Colorful Grid26"/>
    <w:basedOn w:val="TableNormal"/>
    <w:next w:val="ColorfulGrid"/>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Simple126">
    <w:name w:val="Table Simple 126"/>
    <w:basedOn w:val="TableNormal"/>
    <w:next w:val="TableSimple1"/>
    <w:uiPriority w:val="99"/>
    <w:semiHidden/>
    <w:unhideWhenUsed/>
    <w:rsid w:val="0007155E"/>
    <w:pPr>
      <w:shd w:val="clear" w:color="FFFFFF"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6">
    <w:name w:val="Colorful Grid - Accent 626"/>
    <w:basedOn w:val="TableNormal"/>
    <w:next w:val="ColorfulGrid-Accent6"/>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ECCTable-whiteheader26">
    <w:name w:val="ECC Table - white header26"/>
    <w:basedOn w:val="ECCTable-clean"/>
    <w:uiPriority w:val="99"/>
    <w:locked/>
    <w:rsid w:val="0007155E"/>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cPr>
    </w:tblStylePr>
    <w:tblStylePr w:type="lastRow">
      <w:rPr>
        <w:b w:val="0"/>
      </w:rPr>
    </w:tblStylePr>
  </w:style>
  <w:style w:type="table" w:customStyle="1" w:styleId="ECCTable-clean26">
    <w:name w:val="ECC Table - clean26"/>
    <w:uiPriority w:val="99"/>
    <w:rsid w:val="0007155E"/>
    <w:pPr>
      <w:spacing w:before="60" w:after="60"/>
      <w:jc w:val="both"/>
    </w:pPr>
    <w:rPr>
      <w:rFonts w:ascii="Arial" w:eastAsia="Calibri" w:hAnsi="Arial"/>
      <w:lang w:val="de-DE" w:eastAsia="de-DE"/>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6">
    <w:name w:val="No List326"/>
    <w:next w:val="NoList"/>
    <w:uiPriority w:val="99"/>
    <w:semiHidden/>
    <w:unhideWhenUsed/>
    <w:rsid w:val="0007155E"/>
  </w:style>
  <w:style w:type="table" w:customStyle="1" w:styleId="TableGrid426">
    <w:name w:val="Table Grid42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6">
    <w:name w:val="표 구분선71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6">
    <w:name w:val="Table Grid61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
    <w:name w:val="Table Grid12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6">
    <w:name w:val="Table Grid62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07155E"/>
  </w:style>
  <w:style w:type="table" w:customStyle="1" w:styleId="TableGrid726">
    <w:name w:val="Table Grid7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6">
    <w:name w:val="표 구분선7226"/>
    <w:basedOn w:val="TableNormal"/>
    <w:next w:val="TableGrid"/>
    <w:uiPriority w:val="3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6">
    <w:name w:val="Table Grid632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
    <w:name w:val="Table Grid1326"/>
    <w:basedOn w:val="TableNormal"/>
    <w:next w:val="TableGrid"/>
    <w:rsid w:val="0007155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6">
    <w:name w:val="Table Grid8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0">
    <w:name w:val="彩色网格126"/>
    <w:basedOn w:val="TableNormal"/>
    <w:uiPriority w:val="73"/>
    <w:rsid w:val="0007155E"/>
    <w:pPr>
      <w:jc w:val="both"/>
    </w:pPr>
    <w:rPr>
      <w:rFonts w:ascii="Arial" w:eastAsia="MS Mincho" w:hAnsi="Arial"/>
      <w:color w:val="000000"/>
      <w:lang w:val="da-DK"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TableGrid926">
    <w:name w:val="Table Grid926"/>
    <w:basedOn w:val="TableNormal"/>
    <w:next w:val="TableGrid"/>
    <w:uiPriority w:val="39"/>
    <w:rsid w:val="0007155E"/>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6">
    <w:name w:val="No List1111126"/>
    <w:next w:val="NoList"/>
    <w:uiPriority w:val="99"/>
    <w:semiHidden/>
    <w:unhideWhenUsed/>
    <w:rsid w:val="0007155E"/>
  </w:style>
  <w:style w:type="table" w:customStyle="1" w:styleId="PlumTable26">
    <w:name w:val="Plum Table26"/>
    <w:basedOn w:val="TableNormal"/>
    <w:rsid w:val="0007155E"/>
    <w:pPr>
      <w:spacing w:line="185" w:lineRule="auto"/>
    </w:pPr>
    <w:rPr>
      <w:rFonts w:ascii="Calibri" w:eastAsia="MS Mincho" w:hAnsi="Calibri"/>
      <w:color w:val="000000"/>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Ek Mukta SemiBold" w:hAnsi="Ek Mukta SemiBold"/>
        <w:color w:val="FFFFFF"/>
      </w:rPr>
      <w:tblPr/>
      <w:tcPr>
        <w:shd w:val="clear" w:color="auto" w:fill="ED7D31"/>
      </w:tcPr>
    </w:tblStylePr>
    <w:tblStylePr w:type="band2Horz">
      <w:tblPr/>
      <w:tcPr>
        <w:shd w:val="clear" w:color="auto" w:fill="E6E7E8"/>
      </w:tcPr>
    </w:tblStylePr>
  </w:style>
  <w:style w:type="table" w:customStyle="1" w:styleId="Grilledutableau126">
    <w:name w:val="Grille du tableau126"/>
    <w:basedOn w:val="TableNormal"/>
    <w:next w:val="TableGrid"/>
    <w:uiPriority w:val="39"/>
    <w:rsid w:val="0007155E"/>
    <w:rPr>
      <w:rFonts w:ascii="Times New Roman" w:eastAsia="MS Mincho"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6">
    <w:name w:val="Table Grid1026"/>
    <w:basedOn w:val="TableNormal"/>
    <w:next w:val="TableGrid"/>
    <w:uiPriority w:val="59"/>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
    <w:name w:val="Table Grid186"/>
    <w:basedOn w:val="TableNormal"/>
    <w:next w:val="TableGrid"/>
    <w:uiPriority w:val="59"/>
    <w:rsid w:val="0007155E"/>
    <w:pPr>
      <w:tabs>
        <w:tab w:val="left" w:pos="794"/>
        <w:tab w:val="left" w:pos="1191"/>
        <w:tab w:val="left" w:pos="1588"/>
        <w:tab w:val="left" w:pos="1985"/>
      </w:tabs>
      <w:overflowPunct w:val="0"/>
      <w:autoSpaceDE w:val="0"/>
      <w:autoSpaceDN w:val="0"/>
      <w:adjustRightInd w:val="0"/>
      <w:spacing w:before="12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6">
    <w:name w:val="Table Grid54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8">
    <w:name w:val="Table Grid668"/>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
    <w:name w:val="Table Grid196"/>
    <w:basedOn w:val="TableNormal"/>
    <w:next w:val="TableGrid"/>
    <w:uiPriority w:val="59"/>
    <w:qFormat/>
    <w:rsid w:val="0007155E"/>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
    <w:name w:val="Table Grid206"/>
    <w:basedOn w:val="TableNormal"/>
    <w:next w:val="TableGrid"/>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6">
    <w:name w:val="No List11111116"/>
    <w:next w:val="NoList"/>
    <w:uiPriority w:val="99"/>
    <w:semiHidden/>
    <w:unhideWhenUsed/>
    <w:rsid w:val="0007155E"/>
  </w:style>
  <w:style w:type="table" w:customStyle="1" w:styleId="TableGrid6616">
    <w:name w:val="Table Grid6616"/>
    <w:basedOn w:val="TableNormal"/>
    <w:next w:val="TableGrid"/>
    <w:uiPriority w:val="59"/>
    <w:rsid w:val="0007155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TableNormal"/>
    <w:next w:val="TableGrid"/>
    <w:uiPriority w:val="59"/>
    <w:qFormat/>
    <w:rsid w:val="0007155E"/>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
    <w:name w:val="No List30"/>
    <w:next w:val="NoList"/>
    <w:uiPriority w:val="99"/>
    <w:semiHidden/>
    <w:unhideWhenUsed/>
    <w:rsid w:val="0007155E"/>
  </w:style>
  <w:style w:type="paragraph" w:styleId="ListParagraph">
    <w:name w:val="List Paragraph"/>
    <w:basedOn w:val="Normal"/>
    <w:uiPriority w:val="34"/>
    <w:qFormat/>
    <w:rsid w:val="0007155E"/>
    <w:pPr>
      <w:ind w:left="720"/>
      <w:contextualSpacing/>
    </w:pPr>
    <w:rPr>
      <w:rFonts w:eastAsia="MS Mincho"/>
    </w:rPr>
  </w:style>
  <w:style w:type="paragraph" w:styleId="NormalWeb">
    <w:name w:val="Normal (Web)"/>
    <w:basedOn w:val="Normal"/>
    <w:semiHidden/>
    <w:unhideWhenUsed/>
    <w:rsid w:val="0007155E"/>
    <w:rPr>
      <w:rFonts w:eastAsia="MS Mincho"/>
      <w:szCs w:val="24"/>
    </w:rPr>
  </w:style>
  <w:style w:type="paragraph" w:styleId="EndnoteText">
    <w:name w:val="endnote text"/>
    <w:basedOn w:val="Normal"/>
    <w:link w:val="EndnoteTextChar4"/>
    <w:semiHidden/>
    <w:unhideWhenUsed/>
    <w:rsid w:val="0007155E"/>
    <w:pPr>
      <w:spacing w:before="0"/>
    </w:pPr>
    <w:rPr>
      <w:rFonts w:eastAsia="MS Mincho"/>
      <w:sz w:val="20"/>
    </w:rPr>
  </w:style>
  <w:style w:type="character" w:customStyle="1" w:styleId="EndnoteTextChar4">
    <w:name w:val="Endnote Text Char4"/>
    <w:basedOn w:val="DefaultParagraphFont"/>
    <w:link w:val="EndnoteText"/>
    <w:semiHidden/>
    <w:rsid w:val="0007155E"/>
    <w:rPr>
      <w:rFonts w:ascii="Times New Roman" w:eastAsia="MS Mincho" w:hAnsi="Times New Roman"/>
      <w:lang w:val="en-GB" w:eastAsia="en-US"/>
    </w:rPr>
  </w:style>
  <w:style w:type="paragraph" w:styleId="PlainText">
    <w:name w:val="Plain Text"/>
    <w:basedOn w:val="Normal"/>
    <w:link w:val="PlainTextChar1"/>
    <w:semiHidden/>
    <w:unhideWhenUsed/>
    <w:rsid w:val="0007155E"/>
    <w:pPr>
      <w:spacing w:before="0"/>
    </w:pPr>
    <w:rPr>
      <w:rFonts w:ascii="Consolas" w:eastAsia="MS Mincho" w:hAnsi="Consolas"/>
      <w:sz w:val="21"/>
      <w:szCs w:val="21"/>
    </w:rPr>
  </w:style>
  <w:style w:type="character" w:customStyle="1" w:styleId="PlainTextChar1">
    <w:name w:val="Plain Text Char1"/>
    <w:basedOn w:val="DefaultParagraphFont"/>
    <w:link w:val="PlainText"/>
    <w:semiHidden/>
    <w:rsid w:val="0007155E"/>
    <w:rPr>
      <w:rFonts w:ascii="Consolas" w:eastAsia="MS Mincho" w:hAnsi="Consolas"/>
      <w:sz w:val="21"/>
      <w:szCs w:val="21"/>
      <w:lang w:val="en-GB" w:eastAsia="en-US"/>
    </w:rPr>
  </w:style>
  <w:style w:type="character" w:styleId="IntenseReference">
    <w:name w:val="Intense Reference"/>
    <w:basedOn w:val="DefaultParagraphFont"/>
    <w:uiPriority w:val="32"/>
    <w:qFormat/>
    <w:rsid w:val="0007155E"/>
    <w:rPr>
      <w:b/>
      <w:bCs/>
      <w:smallCaps/>
      <w:color w:val="4F81BD" w:themeColor="accent1"/>
      <w:spacing w:val="5"/>
    </w:rPr>
  </w:style>
  <w:style w:type="table" w:styleId="ColorfulGrid">
    <w:name w:val="Colorful Grid"/>
    <w:basedOn w:val="TableNormal"/>
    <w:uiPriority w:val="73"/>
    <w:semiHidden/>
    <w:unhideWhenUsed/>
    <w:rsid w:val="0007155E"/>
    <w:rPr>
      <w:rFonts w:eastAsia="MS Minch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TableSimple1">
    <w:name w:val="Table Simple 1"/>
    <w:basedOn w:val="TableNormal"/>
    <w:semiHidden/>
    <w:unhideWhenUsed/>
    <w:rsid w:val="0007155E"/>
    <w:pPr>
      <w:tabs>
        <w:tab w:val="left" w:pos="1134"/>
        <w:tab w:val="left" w:pos="1871"/>
        <w:tab w:val="left" w:pos="2268"/>
      </w:tabs>
      <w:overflowPunct w:val="0"/>
      <w:autoSpaceDE w:val="0"/>
      <w:autoSpaceDN w:val="0"/>
      <w:adjustRightInd w:val="0"/>
      <w:spacing w:before="120"/>
      <w:textAlignment w:val="baseline"/>
    </w:pPr>
    <w:rPr>
      <w:rFonts w:eastAsia="MS Minch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ColorfulGrid-Accent6">
    <w:name w:val="Colorful Grid Accent 6"/>
    <w:basedOn w:val="TableNormal"/>
    <w:uiPriority w:val="73"/>
    <w:semiHidden/>
    <w:unhideWhenUsed/>
    <w:rsid w:val="0007155E"/>
    <w:rPr>
      <w:rFonts w:eastAsia="MS Mincho"/>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ate">
    <w:name w:val="Date"/>
    <w:basedOn w:val="Normal"/>
    <w:next w:val="Normal"/>
    <w:link w:val="DateChar"/>
    <w:rsid w:val="0007155E"/>
    <w:rPr>
      <w:lang w:val="en-US" w:eastAsia="zh-CN"/>
    </w:rPr>
  </w:style>
  <w:style w:type="character" w:customStyle="1" w:styleId="DateChar1">
    <w:name w:val="Date Char1"/>
    <w:basedOn w:val="DefaultParagraphFont"/>
    <w:rsid w:val="0007155E"/>
    <w:rPr>
      <w:rFonts w:ascii="Times New Roman" w:hAnsi="Times New Roman"/>
      <w:sz w:val="24"/>
      <w:lang w:val="en-GB" w:eastAsia="en-US"/>
    </w:rPr>
  </w:style>
  <w:style w:type="paragraph" w:customStyle="1" w:styleId="Text">
    <w:name w:val="Text"/>
    <w:basedOn w:val="Normal"/>
    <w:rsid w:val="0007155E"/>
    <w:pPr>
      <w:widowControl w:val="0"/>
      <w:tabs>
        <w:tab w:val="clear" w:pos="1134"/>
        <w:tab w:val="clear" w:pos="1871"/>
        <w:tab w:val="clear" w:pos="2268"/>
      </w:tabs>
      <w:overflowPunct/>
      <w:autoSpaceDE/>
      <w:autoSpaceDN/>
      <w:adjustRightInd/>
      <w:spacing w:before="0" w:line="252" w:lineRule="auto"/>
      <w:ind w:firstLine="202"/>
      <w:jc w:val="both"/>
      <w:textAlignment w:val="auto"/>
    </w:pPr>
    <w:rPr>
      <w:rFonts w:eastAsia="MS Mincho"/>
      <w:sz w:val="20"/>
      <w:lang w:val="en-US"/>
    </w:rPr>
  </w:style>
  <w:style w:type="character" w:customStyle="1" w:styleId="UnresolvedMention">
    <w:name w:val="Unresolved Mention"/>
    <w:basedOn w:val="DefaultParagraphFont"/>
    <w:uiPriority w:val="99"/>
    <w:semiHidden/>
    <w:unhideWhenUsed/>
    <w:rsid w:val="00071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ettings" Target="settings.xml"/><Relationship Id="rId21" Type="http://schemas.openxmlformats.org/officeDocument/2006/relationships/image" Target="media/image14.emf"/><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hyperlink" Target="https://www.itu.int/md/R19-WP5D-C-0320/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header" Target="header1.xml"/><Relationship Id="rId8" Type="http://schemas.openxmlformats.org/officeDocument/2006/relationships/hyperlink" Target="https://www.itu.int/md/R19-WP5D-C-0320/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Template>
  <TotalTime>88</TotalTime>
  <Pages>14</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ITU</dc:creator>
  <cp:lastModifiedBy>Payal Alawa</cp:lastModifiedBy>
  <cp:revision>25</cp:revision>
  <cp:lastPrinted>2008-02-21T14:04:00Z</cp:lastPrinted>
  <dcterms:created xsi:type="dcterms:W3CDTF">2021-01-29T08:40:00Z</dcterms:created>
  <dcterms:modified xsi:type="dcterms:W3CDTF">2023-04-25T16:32:00Z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ies>
</file>