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97" w:type="dxa"/>
        <w:tblInd w:w="-57" w:type="dxa"/>
        <w:tblLayout w:type="fixed"/>
        <w:tblCellMar>
          <w:left w:w="57" w:type="dxa"/>
          <w:right w:w="57" w:type="dxa"/>
        </w:tblCellMar>
        <w:tblLook w:val="0000" w:firstRow="0" w:lastRow="0" w:firstColumn="0" w:lastColumn="0" w:noHBand="0" w:noVBand="0"/>
      </w:tblPr>
      <w:tblGrid>
        <w:gridCol w:w="57"/>
        <w:gridCol w:w="1132"/>
        <w:gridCol w:w="229"/>
        <w:gridCol w:w="57"/>
        <w:gridCol w:w="169"/>
        <w:gridCol w:w="3885"/>
        <w:gridCol w:w="57"/>
        <w:gridCol w:w="84"/>
        <w:gridCol w:w="3970"/>
        <w:gridCol w:w="57"/>
      </w:tblGrid>
      <w:tr w:rsidR="00E152CC" w:rsidRPr="00E152CC" w14:paraId="45817F50" w14:textId="77777777" w:rsidTr="00FE1239">
        <w:trPr>
          <w:gridBefore w:val="1"/>
          <w:wBefore w:w="57" w:type="dxa"/>
          <w:cantSplit/>
        </w:trPr>
        <w:tc>
          <w:tcPr>
            <w:tcW w:w="1132" w:type="dxa"/>
            <w:vMerge w:val="restart"/>
            <w:vAlign w:val="center"/>
          </w:tcPr>
          <w:p w14:paraId="213CC783" w14:textId="77777777" w:rsidR="00E152CC" w:rsidRPr="00E152CC" w:rsidRDefault="00E152CC" w:rsidP="00E152CC">
            <w:pPr>
              <w:spacing w:before="0"/>
              <w:jc w:val="center"/>
              <w:rPr>
                <w:sz w:val="20"/>
              </w:rPr>
            </w:pPr>
            <w:bookmarkStart w:id="0" w:name="dnum" w:colFirst="2" w:colLast="2"/>
            <w:bookmarkStart w:id="1" w:name="dtableau"/>
            <w:bookmarkStart w:id="2" w:name="_GoBack"/>
            <w:bookmarkEnd w:id="2"/>
            <w:r w:rsidRPr="00E152CC">
              <w:rPr>
                <w:noProof/>
                <w:lang w:eastAsia="en-US" w:bidi="hi-IN"/>
              </w:rPr>
              <w:drawing>
                <wp:inline distT="0" distB="0" distL="0" distR="0" wp14:anchorId="6847D730" wp14:editId="27174081">
                  <wp:extent cx="647700" cy="70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6"/>
            <w:vMerge w:val="restart"/>
          </w:tcPr>
          <w:p w14:paraId="33BEB486" w14:textId="77777777" w:rsidR="00E152CC" w:rsidRPr="00E152CC" w:rsidRDefault="00E152CC" w:rsidP="00E152CC">
            <w:pPr>
              <w:rPr>
                <w:sz w:val="16"/>
                <w:szCs w:val="16"/>
              </w:rPr>
            </w:pPr>
            <w:r w:rsidRPr="00E152CC">
              <w:rPr>
                <w:sz w:val="16"/>
                <w:szCs w:val="16"/>
              </w:rPr>
              <w:t>INTERNATIONAL TELECOMMUNICATION UNION</w:t>
            </w:r>
          </w:p>
          <w:p w14:paraId="36203A8B" w14:textId="77777777" w:rsidR="00E152CC" w:rsidRPr="00E152CC" w:rsidRDefault="00E152CC" w:rsidP="00E152CC">
            <w:pPr>
              <w:rPr>
                <w:b/>
                <w:bCs/>
                <w:sz w:val="26"/>
                <w:szCs w:val="26"/>
              </w:rPr>
            </w:pPr>
            <w:r w:rsidRPr="00E152CC">
              <w:rPr>
                <w:b/>
                <w:bCs/>
                <w:sz w:val="26"/>
                <w:szCs w:val="26"/>
              </w:rPr>
              <w:t>TELECOMMUNICATION</w:t>
            </w:r>
            <w:r w:rsidRPr="00E152CC">
              <w:rPr>
                <w:b/>
                <w:bCs/>
                <w:sz w:val="26"/>
                <w:szCs w:val="26"/>
              </w:rPr>
              <w:br/>
              <w:t>STANDARDIZATION SECTOR</w:t>
            </w:r>
          </w:p>
          <w:p w14:paraId="0D72B360" w14:textId="77777777" w:rsidR="00E152CC" w:rsidRPr="00E152CC" w:rsidRDefault="00E152CC" w:rsidP="00E152CC">
            <w:pPr>
              <w:rPr>
                <w:sz w:val="20"/>
              </w:rPr>
            </w:pPr>
            <w:r w:rsidRPr="00E152CC">
              <w:rPr>
                <w:sz w:val="20"/>
              </w:rPr>
              <w:t xml:space="preserve">STUDY PERIOD </w:t>
            </w:r>
            <w:bookmarkStart w:id="3" w:name="dstudyperiod"/>
            <w:r w:rsidRPr="00E152CC">
              <w:rPr>
                <w:sz w:val="20"/>
              </w:rPr>
              <w:t>2022-2024</w:t>
            </w:r>
            <w:bookmarkEnd w:id="3"/>
          </w:p>
        </w:tc>
        <w:tc>
          <w:tcPr>
            <w:tcW w:w="4027" w:type="dxa"/>
            <w:gridSpan w:val="2"/>
            <w:vAlign w:val="center"/>
          </w:tcPr>
          <w:p w14:paraId="04582B4B" w14:textId="6E2CD93F" w:rsidR="00E152CC" w:rsidRPr="00E152CC" w:rsidRDefault="009E11B8" w:rsidP="00E152CC">
            <w:pPr>
              <w:pStyle w:val="Docnumber"/>
            </w:pPr>
            <w:r w:rsidRPr="009E11B8">
              <w:t>T22-SG09-C-0062</w:t>
            </w:r>
          </w:p>
        </w:tc>
      </w:tr>
      <w:tr w:rsidR="00E152CC" w:rsidRPr="00E152CC" w14:paraId="7FF5D5EB" w14:textId="77777777" w:rsidTr="00FE1239">
        <w:trPr>
          <w:gridBefore w:val="1"/>
          <w:wBefore w:w="57" w:type="dxa"/>
          <w:cantSplit/>
        </w:trPr>
        <w:tc>
          <w:tcPr>
            <w:tcW w:w="1132" w:type="dxa"/>
            <w:vMerge/>
          </w:tcPr>
          <w:p w14:paraId="13FDFA34" w14:textId="77777777" w:rsidR="00E152CC" w:rsidRPr="00E152CC" w:rsidRDefault="00E152CC" w:rsidP="00E152CC">
            <w:pPr>
              <w:rPr>
                <w:smallCaps/>
                <w:sz w:val="20"/>
              </w:rPr>
            </w:pPr>
            <w:bookmarkStart w:id="4" w:name="dsg" w:colFirst="2" w:colLast="2"/>
            <w:bookmarkEnd w:id="0"/>
          </w:p>
        </w:tc>
        <w:tc>
          <w:tcPr>
            <w:tcW w:w="4481" w:type="dxa"/>
            <w:gridSpan w:val="6"/>
            <w:vMerge/>
          </w:tcPr>
          <w:p w14:paraId="11746413" w14:textId="77777777" w:rsidR="00E152CC" w:rsidRPr="00E152CC" w:rsidRDefault="00E152CC" w:rsidP="00E152CC">
            <w:pPr>
              <w:rPr>
                <w:smallCaps/>
                <w:sz w:val="20"/>
              </w:rPr>
            </w:pPr>
          </w:p>
        </w:tc>
        <w:tc>
          <w:tcPr>
            <w:tcW w:w="4027" w:type="dxa"/>
            <w:gridSpan w:val="2"/>
          </w:tcPr>
          <w:p w14:paraId="392FF5CF" w14:textId="0D551D5C" w:rsidR="00E152CC" w:rsidRPr="00E152CC" w:rsidRDefault="00E152CC" w:rsidP="00E152CC">
            <w:pPr>
              <w:pStyle w:val="TSBHeaderRight14"/>
              <w:rPr>
                <w:smallCaps/>
              </w:rPr>
            </w:pPr>
            <w:r>
              <w:rPr>
                <w:smallCaps/>
              </w:rPr>
              <w:t>STUDY GROUP 9</w:t>
            </w:r>
          </w:p>
        </w:tc>
      </w:tr>
      <w:bookmarkEnd w:id="4"/>
      <w:tr w:rsidR="00E152CC" w:rsidRPr="00E152CC" w14:paraId="6AE913F0" w14:textId="77777777" w:rsidTr="00FE1239">
        <w:trPr>
          <w:gridBefore w:val="1"/>
          <w:wBefore w:w="57" w:type="dxa"/>
          <w:cantSplit/>
        </w:trPr>
        <w:tc>
          <w:tcPr>
            <w:tcW w:w="1132" w:type="dxa"/>
            <w:vMerge/>
            <w:tcBorders>
              <w:bottom w:val="single" w:sz="12" w:space="0" w:color="auto"/>
            </w:tcBorders>
          </w:tcPr>
          <w:p w14:paraId="151CA2C4" w14:textId="77777777" w:rsidR="00E152CC" w:rsidRPr="00E152CC" w:rsidRDefault="00E152CC" w:rsidP="00E152CC">
            <w:pPr>
              <w:rPr>
                <w:b/>
                <w:bCs/>
                <w:sz w:val="26"/>
              </w:rPr>
            </w:pPr>
          </w:p>
        </w:tc>
        <w:tc>
          <w:tcPr>
            <w:tcW w:w="4481" w:type="dxa"/>
            <w:gridSpan w:val="6"/>
            <w:vMerge/>
            <w:tcBorders>
              <w:bottom w:val="single" w:sz="12" w:space="0" w:color="auto"/>
            </w:tcBorders>
          </w:tcPr>
          <w:p w14:paraId="069CFF91" w14:textId="77777777" w:rsidR="00E152CC" w:rsidRPr="00E152CC" w:rsidRDefault="00E152CC" w:rsidP="00E152CC">
            <w:pPr>
              <w:rPr>
                <w:b/>
                <w:bCs/>
                <w:sz w:val="26"/>
              </w:rPr>
            </w:pPr>
          </w:p>
        </w:tc>
        <w:tc>
          <w:tcPr>
            <w:tcW w:w="4027" w:type="dxa"/>
            <w:gridSpan w:val="2"/>
            <w:tcBorders>
              <w:bottom w:val="single" w:sz="12" w:space="0" w:color="auto"/>
            </w:tcBorders>
            <w:vAlign w:val="center"/>
          </w:tcPr>
          <w:p w14:paraId="5005004B" w14:textId="77777777" w:rsidR="00E152CC" w:rsidRPr="00E152CC" w:rsidRDefault="00E152CC" w:rsidP="00E152CC">
            <w:pPr>
              <w:pStyle w:val="TSBHeaderRight14"/>
            </w:pPr>
            <w:r w:rsidRPr="00E152CC">
              <w:t>Original: English</w:t>
            </w:r>
          </w:p>
        </w:tc>
      </w:tr>
      <w:tr w:rsidR="00E152CC" w:rsidRPr="00E152CC" w14:paraId="1846AC50" w14:textId="77777777" w:rsidTr="00FE1239">
        <w:trPr>
          <w:gridBefore w:val="1"/>
          <w:wBefore w:w="57" w:type="dxa"/>
          <w:cantSplit/>
        </w:trPr>
        <w:tc>
          <w:tcPr>
            <w:tcW w:w="1587" w:type="dxa"/>
            <w:gridSpan w:val="4"/>
          </w:tcPr>
          <w:p w14:paraId="0AAEBE19" w14:textId="77777777" w:rsidR="00E152CC" w:rsidRPr="00E152CC" w:rsidRDefault="00E152CC" w:rsidP="00E152CC">
            <w:pPr>
              <w:rPr>
                <w:b/>
                <w:bCs/>
                <w:szCs w:val="24"/>
              </w:rPr>
            </w:pPr>
            <w:bookmarkStart w:id="5" w:name="dbluepink" w:colFirst="1" w:colLast="1"/>
            <w:bookmarkStart w:id="6" w:name="dmeeting" w:colFirst="2" w:colLast="2"/>
            <w:r w:rsidRPr="00E152CC">
              <w:rPr>
                <w:b/>
                <w:bCs/>
                <w:szCs w:val="24"/>
              </w:rPr>
              <w:t>Question(s):</w:t>
            </w:r>
          </w:p>
        </w:tc>
        <w:tc>
          <w:tcPr>
            <w:tcW w:w="4026" w:type="dxa"/>
            <w:gridSpan w:val="3"/>
          </w:tcPr>
          <w:p w14:paraId="6CBF8BBD" w14:textId="5239C852" w:rsidR="00E152CC" w:rsidRPr="00E152CC" w:rsidRDefault="00E152CC" w:rsidP="00E152CC">
            <w:pPr>
              <w:pStyle w:val="TSBHeaderQuestion"/>
            </w:pPr>
            <w:r w:rsidRPr="00E152CC">
              <w:t>11/9</w:t>
            </w:r>
          </w:p>
        </w:tc>
        <w:tc>
          <w:tcPr>
            <w:tcW w:w="4027" w:type="dxa"/>
            <w:gridSpan w:val="2"/>
          </w:tcPr>
          <w:p w14:paraId="0B60B684" w14:textId="0DC6E662" w:rsidR="00E152CC" w:rsidRPr="00E152CC" w:rsidRDefault="00E152CC" w:rsidP="00E152CC">
            <w:pPr>
              <w:pStyle w:val="VenueDate"/>
            </w:pPr>
            <w:r w:rsidRPr="00E152CC">
              <w:t>Bangalore, 9-18 May 2023</w:t>
            </w:r>
          </w:p>
        </w:tc>
      </w:tr>
      <w:tr w:rsidR="00E152CC" w:rsidRPr="00E152CC" w14:paraId="30EB76B0" w14:textId="77777777" w:rsidTr="00FE1239">
        <w:trPr>
          <w:gridBefore w:val="1"/>
          <w:wBefore w:w="57" w:type="dxa"/>
          <w:cantSplit/>
        </w:trPr>
        <w:tc>
          <w:tcPr>
            <w:tcW w:w="9640" w:type="dxa"/>
            <w:gridSpan w:val="9"/>
          </w:tcPr>
          <w:p w14:paraId="6A4D420A" w14:textId="519C191D" w:rsidR="00E152CC" w:rsidRPr="00E152CC" w:rsidRDefault="00FE1239" w:rsidP="00E152CC">
            <w:pPr>
              <w:jc w:val="center"/>
              <w:rPr>
                <w:b/>
                <w:bCs/>
                <w:szCs w:val="24"/>
              </w:rPr>
            </w:pPr>
            <w:bookmarkStart w:id="7" w:name="ddoctype"/>
            <w:bookmarkEnd w:id="5"/>
            <w:bookmarkEnd w:id="6"/>
            <w:r>
              <w:rPr>
                <w:b/>
                <w:bCs/>
                <w:szCs w:val="24"/>
              </w:rPr>
              <w:t>Contribution</w:t>
            </w:r>
          </w:p>
        </w:tc>
      </w:tr>
      <w:tr w:rsidR="00E152CC" w:rsidRPr="00E152CC" w14:paraId="2AD2A444" w14:textId="77777777" w:rsidTr="00FE1239">
        <w:trPr>
          <w:gridBefore w:val="1"/>
          <w:wBefore w:w="57" w:type="dxa"/>
          <w:cantSplit/>
        </w:trPr>
        <w:tc>
          <w:tcPr>
            <w:tcW w:w="1587" w:type="dxa"/>
            <w:gridSpan w:val="4"/>
          </w:tcPr>
          <w:p w14:paraId="54351DD8" w14:textId="77777777" w:rsidR="00E152CC" w:rsidRPr="00E152CC" w:rsidRDefault="00E152CC" w:rsidP="00E152CC">
            <w:pPr>
              <w:rPr>
                <w:b/>
                <w:bCs/>
                <w:szCs w:val="24"/>
              </w:rPr>
            </w:pPr>
            <w:bookmarkStart w:id="8" w:name="dsource" w:colFirst="1" w:colLast="1"/>
            <w:bookmarkEnd w:id="7"/>
            <w:r w:rsidRPr="00E152CC">
              <w:rPr>
                <w:b/>
                <w:bCs/>
                <w:szCs w:val="24"/>
              </w:rPr>
              <w:t>Source:</w:t>
            </w:r>
          </w:p>
        </w:tc>
        <w:tc>
          <w:tcPr>
            <w:tcW w:w="8053" w:type="dxa"/>
            <w:gridSpan w:val="5"/>
          </w:tcPr>
          <w:p w14:paraId="14C6D47E" w14:textId="63D66676" w:rsidR="00E152CC" w:rsidRPr="00E152CC" w:rsidRDefault="00FE1239" w:rsidP="00E152CC">
            <w:pPr>
              <w:pStyle w:val="TSBHeaderSource"/>
            </w:pPr>
            <w:r w:rsidRPr="000C054C">
              <w:t>Ministry of Communications</w:t>
            </w:r>
            <w:r>
              <w:t>, India</w:t>
            </w:r>
          </w:p>
        </w:tc>
      </w:tr>
      <w:tr w:rsidR="00E152CC" w:rsidRPr="00E152CC" w14:paraId="689647A8" w14:textId="77777777" w:rsidTr="00FE1239">
        <w:trPr>
          <w:gridBefore w:val="1"/>
          <w:wBefore w:w="57" w:type="dxa"/>
          <w:cantSplit/>
        </w:trPr>
        <w:tc>
          <w:tcPr>
            <w:tcW w:w="1587" w:type="dxa"/>
            <w:gridSpan w:val="4"/>
            <w:tcBorders>
              <w:bottom w:val="single" w:sz="8" w:space="0" w:color="auto"/>
            </w:tcBorders>
          </w:tcPr>
          <w:p w14:paraId="6DF48AE9" w14:textId="77777777" w:rsidR="00E152CC" w:rsidRPr="00E152CC" w:rsidRDefault="00E152CC" w:rsidP="00E152CC">
            <w:pPr>
              <w:rPr>
                <w:b/>
                <w:bCs/>
                <w:szCs w:val="24"/>
              </w:rPr>
            </w:pPr>
            <w:bookmarkStart w:id="9" w:name="dtitle1" w:colFirst="1" w:colLast="1"/>
            <w:bookmarkEnd w:id="8"/>
            <w:r w:rsidRPr="00E152CC">
              <w:rPr>
                <w:b/>
                <w:bCs/>
                <w:szCs w:val="24"/>
              </w:rPr>
              <w:t>Title:</w:t>
            </w:r>
          </w:p>
        </w:tc>
        <w:tc>
          <w:tcPr>
            <w:tcW w:w="8053" w:type="dxa"/>
            <w:gridSpan w:val="5"/>
            <w:tcBorders>
              <w:bottom w:val="single" w:sz="8" w:space="0" w:color="auto"/>
            </w:tcBorders>
          </w:tcPr>
          <w:p w14:paraId="5981EE0D" w14:textId="780098EC" w:rsidR="00E152CC" w:rsidRPr="00E152CC" w:rsidRDefault="00FE1239" w:rsidP="00E152CC">
            <w:pPr>
              <w:pStyle w:val="TSBHeaderTitle"/>
            </w:pPr>
            <w:r>
              <w:t xml:space="preserve">Proposal for updating the baseline text of the </w:t>
            </w:r>
            <w:r w:rsidR="00E152CC">
              <w:t>D</w:t>
            </w:r>
            <w:r w:rsidR="00E152CC" w:rsidRPr="00E152CC">
              <w:t>raft new Technical Report ITU-T JSTR.LCAP "Technical advances, challenges, and best practices in live captioning"</w:t>
            </w:r>
          </w:p>
        </w:tc>
      </w:tr>
      <w:bookmarkEnd w:id="1"/>
      <w:bookmarkEnd w:id="9"/>
      <w:tr w:rsidR="00DB084F" w:rsidRPr="000C054C" w14:paraId="4484D04F" w14:textId="77777777" w:rsidTr="00FE1239">
        <w:tblPrEx>
          <w:jc w:val="center"/>
          <w:tblInd w:w="0" w:type="dxa"/>
        </w:tblPrEx>
        <w:trPr>
          <w:gridBefore w:val="1"/>
          <w:wBefore w:w="57" w:type="dxa"/>
          <w:cantSplit/>
          <w:jc w:val="center"/>
        </w:trPr>
        <w:tc>
          <w:tcPr>
            <w:tcW w:w="1418" w:type="dxa"/>
            <w:gridSpan w:val="3"/>
            <w:tcBorders>
              <w:top w:val="single" w:sz="6" w:space="0" w:color="auto"/>
              <w:bottom w:val="single" w:sz="6" w:space="0" w:color="auto"/>
            </w:tcBorders>
          </w:tcPr>
          <w:p w14:paraId="04F4997F" w14:textId="77777777" w:rsidR="00DB084F" w:rsidRPr="000C054C" w:rsidRDefault="00DB084F" w:rsidP="00801D41">
            <w:pPr>
              <w:rPr>
                <w:b/>
                <w:bCs/>
              </w:rPr>
            </w:pPr>
            <w:r w:rsidRPr="000C054C">
              <w:rPr>
                <w:b/>
                <w:bCs/>
              </w:rPr>
              <w:t>Contact:</w:t>
            </w:r>
          </w:p>
        </w:tc>
        <w:tc>
          <w:tcPr>
            <w:tcW w:w="4111" w:type="dxa"/>
            <w:gridSpan w:val="3"/>
            <w:tcBorders>
              <w:top w:val="single" w:sz="6" w:space="0" w:color="auto"/>
              <w:bottom w:val="single" w:sz="6" w:space="0" w:color="auto"/>
            </w:tcBorders>
          </w:tcPr>
          <w:p w14:paraId="36B144DA" w14:textId="77777777" w:rsidR="00DB084F" w:rsidRPr="000C054C" w:rsidRDefault="00DB084F" w:rsidP="00801D41">
            <w:r w:rsidRPr="000C054C">
              <w:t>Avinash Agarwal</w:t>
            </w:r>
            <w:r w:rsidRPr="000C054C">
              <w:br/>
              <w:t>Ministry of Communications</w:t>
            </w:r>
            <w:r w:rsidRPr="000C054C">
              <w:br/>
              <w:t>India</w:t>
            </w:r>
          </w:p>
        </w:tc>
        <w:tc>
          <w:tcPr>
            <w:tcW w:w="4111" w:type="dxa"/>
            <w:gridSpan w:val="3"/>
            <w:tcBorders>
              <w:top w:val="single" w:sz="6" w:space="0" w:color="auto"/>
              <w:bottom w:val="single" w:sz="6" w:space="0" w:color="auto"/>
            </w:tcBorders>
          </w:tcPr>
          <w:p w14:paraId="49AB1D03" w14:textId="08C26231" w:rsidR="00DB084F" w:rsidRPr="000C054C" w:rsidRDefault="00DB084F" w:rsidP="00801D41">
            <w:pPr>
              <w:tabs>
                <w:tab w:val="left" w:pos="794"/>
              </w:tabs>
            </w:pPr>
            <w:r w:rsidRPr="000C054C">
              <w:t>Tel:</w:t>
            </w:r>
            <w:r w:rsidRPr="000C054C">
              <w:tab/>
              <w:t>+91-9868171222</w:t>
            </w:r>
            <w:r w:rsidRPr="000C054C">
              <w:br/>
              <w:t>E-mail:</w:t>
            </w:r>
            <w:r w:rsidRPr="000C054C">
              <w:tab/>
            </w:r>
            <w:hyperlink r:id="rId12" w:history="1">
              <w:r w:rsidR="004953E5" w:rsidRPr="00374259">
                <w:rPr>
                  <w:rStyle w:val="Hyperlink"/>
                </w:rPr>
                <w:t>avinash.70@gov.in</w:t>
              </w:r>
            </w:hyperlink>
          </w:p>
        </w:tc>
      </w:tr>
      <w:tr w:rsidR="00FE1239" w:rsidRPr="0037415F" w14:paraId="1FA59B65" w14:textId="77777777" w:rsidTr="00FE1239">
        <w:tblPrEx>
          <w:jc w:val="center"/>
          <w:tblInd w:w="0" w:type="dxa"/>
        </w:tblPrEx>
        <w:trPr>
          <w:gridAfter w:val="1"/>
          <w:wAfter w:w="57" w:type="dxa"/>
          <w:cantSplit/>
          <w:jc w:val="center"/>
        </w:trPr>
        <w:tc>
          <w:tcPr>
            <w:tcW w:w="1418" w:type="dxa"/>
            <w:gridSpan w:val="3"/>
            <w:tcBorders>
              <w:top w:val="single" w:sz="6" w:space="0" w:color="auto"/>
              <w:bottom w:val="single" w:sz="6" w:space="0" w:color="auto"/>
            </w:tcBorders>
          </w:tcPr>
          <w:p w14:paraId="5951C660" w14:textId="77777777" w:rsidR="00FE1239" w:rsidRPr="000C054C" w:rsidRDefault="00FE1239" w:rsidP="00192446">
            <w:pPr>
              <w:rPr>
                <w:b/>
                <w:bCs/>
              </w:rPr>
            </w:pPr>
            <w:r w:rsidRPr="000C054C">
              <w:rPr>
                <w:b/>
                <w:bCs/>
              </w:rPr>
              <w:t>Contact:</w:t>
            </w:r>
          </w:p>
        </w:tc>
        <w:tc>
          <w:tcPr>
            <w:tcW w:w="4111" w:type="dxa"/>
            <w:gridSpan w:val="3"/>
            <w:tcBorders>
              <w:top w:val="single" w:sz="6" w:space="0" w:color="auto"/>
              <w:bottom w:val="single" w:sz="6" w:space="0" w:color="auto"/>
            </w:tcBorders>
          </w:tcPr>
          <w:p w14:paraId="31343B46" w14:textId="3F4C2D59" w:rsidR="00FE1239" w:rsidRPr="000C054C" w:rsidRDefault="00FE1239" w:rsidP="00192446">
            <w:r w:rsidRPr="00192446">
              <w:t>Shubhanshu Gupta</w:t>
            </w:r>
            <w:r w:rsidRPr="000C054C">
              <w:br/>
              <w:t>India</w:t>
            </w:r>
          </w:p>
        </w:tc>
        <w:tc>
          <w:tcPr>
            <w:tcW w:w="4111" w:type="dxa"/>
            <w:gridSpan w:val="3"/>
            <w:tcBorders>
              <w:top w:val="single" w:sz="6" w:space="0" w:color="auto"/>
              <w:bottom w:val="single" w:sz="6" w:space="0" w:color="auto"/>
            </w:tcBorders>
          </w:tcPr>
          <w:p w14:paraId="3BD2C392" w14:textId="77777777" w:rsidR="00FE1239" w:rsidRPr="000C054C" w:rsidRDefault="00FE1239" w:rsidP="00192446">
            <w:pPr>
              <w:tabs>
                <w:tab w:val="left" w:pos="794"/>
              </w:tabs>
            </w:pPr>
            <w:r w:rsidRPr="000C054C">
              <w:t>Tel:</w:t>
            </w:r>
            <w:r w:rsidRPr="000C054C">
              <w:tab/>
              <w:t>+91-</w:t>
            </w:r>
            <w:r>
              <w:t>8055357986</w:t>
            </w:r>
            <w:r>
              <w:br/>
              <w:t>E-mail:</w:t>
            </w:r>
            <w:r>
              <w:tab/>
            </w:r>
            <w:r w:rsidRPr="006E32D1">
              <w:t>shubhanshug@cdac.in</w:t>
            </w:r>
          </w:p>
        </w:tc>
      </w:tr>
      <w:tr w:rsidR="00FE1239" w:rsidRPr="0037415F" w14:paraId="230EBE89" w14:textId="77777777" w:rsidTr="00FE1239">
        <w:tblPrEx>
          <w:jc w:val="center"/>
          <w:tblInd w:w="0" w:type="dxa"/>
        </w:tblPrEx>
        <w:trPr>
          <w:gridAfter w:val="1"/>
          <w:wAfter w:w="57" w:type="dxa"/>
          <w:cantSplit/>
          <w:jc w:val="center"/>
        </w:trPr>
        <w:tc>
          <w:tcPr>
            <w:tcW w:w="1418" w:type="dxa"/>
            <w:gridSpan w:val="3"/>
            <w:tcBorders>
              <w:top w:val="single" w:sz="6" w:space="0" w:color="auto"/>
              <w:bottom w:val="single" w:sz="6" w:space="0" w:color="auto"/>
            </w:tcBorders>
          </w:tcPr>
          <w:p w14:paraId="27575A3A" w14:textId="77777777" w:rsidR="00FE1239" w:rsidRPr="000C054C" w:rsidRDefault="00FE1239" w:rsidP="00192446">
            <w:pPr>
              <w:rPr>
                <w:b/>
                <w:bCs/>
              </w:rPr>
            </w:pPr>
            <w:r w:rsidRPr="000C054C">
              <w:rPr>
                <w:b/>
                <w:bCs/>
              </w:rPr>
              <w:t>Contact:</w:t>
            </w:r>
          </w:p>
        </w:tc>
        <w:tc>
          <w:tcPr>
            <w:tcW w:w="4111" w:type="dxa"/>
            <w:gridSpan w:val="3"/>
            <w:tcBorders>
              <w:top w:val="single" w:sz="6" w:space="0" w:color="auto"/>
              <w:bottom w:val="single" w:sz="6" w:space="0" w:color="auto"/>
            </w:tcBorders>
          </w:tcPr>
          <w:p w14:paraId="5D2D1978" w14:textId="5341A37E" w:rsidR="00FE1239" w:rsidRPr="008168B5" w:rsidDel="006E32D1" w:rsidRDefault="00FE1239" w:rsidP="00192446">
            <w:r w:rsidRPr="00192446">
              <w:t>Neema</w:t>
            </w:r>
            <w:r w:rsidRPr="000C054C">
              <w:br/>
              <w:t>India</w:t>
            </w:r>
          </w:p>
        </w:tc>
        <w:tc>
          <w:tcPr>
            <w:tcW w:w="4111" w:type="dxa"/>
            <w:gridSpan w:val="3"/>
            <w:tcBorders>
              <w:top w:val="single" w:sz="6" w:space="0" w:color="auto"/>
              <w:bottom w:val="single" w:sz="6" w:space="0" w:color="auto"/>
            </w:tcBorders>
          </w:tcPr>
          <w:p w14:paraId="2636E57D" w14:textId="77777777" w:rsidR="00FE1239" w:rsidRPr="000C054C" w:rsidRDefault="00FE1239" w:rsidP="00192446">
            <w:pPr>
              <w:tabs>
                <w:tab w:val="left" w:pos="794"/>
              </w:tabs>
            </w:pPr>
            <w:r w:rsidRPr="000C054C">
              <w:t>Tel:</w:t>
            </w:r>
            <w:r w:rsidRPr="000C054C">
              <w:tab/>
              <w:t>+91-</w:t>
            </w:r>
            <w:r>
              <w:t>9811418874</w:t>
            </w:r>
            <w:r>
              <w:br/>
              <w:t xml:space="preserve">E-mail: </w:t>
            </w:r>
            <w:r w:rsidRPr="00C35D53">
              <w:t>neema@broadbandindiaforum.com</w:t>
            </w:r>
          </w:p>
        </w:tc>
      </w:tr>
    </w:tbl>
    <w:p w14:paraId="793F305B" w14:textId="77777777" w:rsidR="00DB084F" w:rsidRPr="00FE1239" w:rsidRDefault="00DB084F" w:rsidP="00DB084F">
      <w:pPr>
        <w:rPr>
          <w:highlight w:val="yellow"/>
          <w:lang w:val="fr-CH"/>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DB084F" w:rsidRPr="0037415F" w14:paraId="289CCC45" w14:textId="77777777" w:rsidTr="00801D41">
        <w:trPr>
          <w:cantSplit/>
          <w:jc w:val="center"/>
        </w:trPr>
        <w:tc>
          <w:tcPr>
            <w:tcW w:w="1418" w:type="dxa"/>
          </w:tcPr>
          <w:p w14:paraId="082F00E8" w14:textId="77777777" w:rsidR="00DB084F" w:rsidRPr="00A26230" w:rsidRDefault="00DB084F" w:rsidP="00801D41">
            <w:pPr>
              <w:rPr>
                <w:b/>
                <w:bCs/>
              </w:rPr>
            </w:pPr>
            <w:r w:rsidRPr="00A26230">
              <w:rPr>
                <w:b/>
                <w:bCs/>
              </w:rPr>
              <w:t>Abstract:</w:t>
            </w:r>
          </w:p>
        </w:tc>
        <w:tc>
          <w:tcPr>
            <w:tcW w:w="8222" w:type="dxa"/>
          </w:tcPr>
          <w:p w14:paraId="1F653949" w14:textId="77777777" w:rsidR="00A26230" w:rsidRDefault="00DB084F" w:rsidP="00801D41">
            <w:pPr>
              <w:pStyle w:val="TSBHeaderSummary"/>
            </w:pPr>
            <w:r w:rsidRPr="00A26230">
              <w:t xml:space="preserve">This </w:t>
            </w:r>
            <w:r w:rsidR="00BE3488" w:rsidRPr="00A26230">
              <w:t>contribution</w:t>
            </w:r>
            <w:r w:rsidRPr="00A26230">
              <w:t xml:space="preserve"> </w:t>
            </w:r>
            <w:r w:rsidR="00BE3488" w:rsidRPr="00A26230">
              <w:t xml:space="preserve">proposes to update the </w:t>
            </w:r>
            <w:r w:rsidRPr="00A26230">
              <w:t xml:space="preserve">baseline text for the draft new ITU-T Technical Report JSTR.LCAP on </w:t>
            </w:r>
            <w:r w:rsidR="00BE3488" w:rsidRPr="00A26230">
              <w:t>“</w:t>
            </w:r>
            <w:r w:rsidRPr="00A26230">
              <w:t>Technical advances, challenges, and best practices in live captioning</w:t>
            </w:r>
            <w:r w:rsidR="00BE3488" w:rsidRPr="00A26230">
              <w:t xml:space="preserve">”. </w:t>
            </w:r>
          </w:p>
          <w:p w14:paraId="2601D4E7" w14:textId="75CF9029" w:rsidR="00DB084F" w:rsidRDefault="00BE3488" w:rsidP="00801D41">
            <w:pPr>
              <w:pStyle w:val="TSBHeaderSummary"/>
            </w:pPr>
            <w:r w:rsidRPr="00A26230">
              <w:t>SG9 in its e-meeting held in September 20</w:t>
            </w:r>
            <w:r w:rsidR="00A26230">
              <w:t>2</w:t>
            </w:r>
            <w:r w:rsidRPr="00A26230">
              <w:t xml:space="preserve">2 had agreed to initiate the new work item JSTR.LCAP based on contributions from India. The baseline text agreed during the SG9 Meeting (2022-09) is available as </w:t>
            </w:r>
            <w:hyperlink r:id="rId13" w:history="1">
              <w:r w:rsidRPr="00A26230">
                <w:rPr>
                  <w:rStyle w:val="Hyperlink"/>
                </w:rPr>
                <w:t>SG9-TD159/Gen (2022-09)</w:t>
              </w:r>
            </w:hyperlink>
            <w:r w:rsidRPr="00A26230">
              <w:t>.</w:t>
            </w:r>
            <w:r w:rsidR="00A26230" w:rsidRPr="00A26230">
              <w:t xml:space="preserve"> The work </w:t>
            </w:r>
            <w:r w:rsidR="00960AE7">
              <w:t>was</w:t>
            </w:r>
            <w:r w:rsidR="00960AE7" w:rsidRPr="00A26230">
              <w:t xml:space="preserve"> </w:t>
            </w:r>
            <w:r w:rsidR="00A26230" w:rsidRPr="00A26230">
              <w:t xml:space="preserve">further progressed </w:t>
            </w:r>
            <w:r w:rsidR="001E3B8D" w:rsidRPr="00A26230">
              <w:t>based on the contribution from India (</w:t>
            </w:r>
            <w:hyperlink r:id="rId14" w:history="1">
              <w:r w:rsidR="001E3B8D" w:rsidRPr="00A26230">
                <w:rPr>
                  <w:rStyle w:val="Hyperlink"/>
                </w:rPr>
                <w:t>Q11/9-DOC2 (221201)</w:t>
              </w:r>
            </w:hyperlink>
            <w:r w:rsidR="001E3B8D" w:rsidRPr="00A26230">
              <w:t xml:space="preserve"> during the Rapporteur Group Meeting of Q11/9 held on 01 December 2022</w:t>
            </w:r>
            <w:r w:rsidR="00DB084F" w:rsidRPr="00A26230">
              <w:t>.</w:t>
            </w:r>
            <w:r w:rsidR="00A26230" w:rsidRPr="00A26230">
              <w:t xml:space="preserve"> The output document of the RGM (221201) is available as </w:t>
            </w:r>
            <w:hyperlink r:id="rId15" w:history="1">
              <w:r w:rsidR="00A26230" w:rsidRPr="00A26230">
                <w:rPr>
                  <w:rStyle w:val="Hyperlink"/>
                </w:rPr>
                <w:t>TD297-Gen</w:t>
              </w:r>
            </w:hyperlink>
            <w:r w:rsidR="00A26230" w:rsidRPr="00A26230">
              <w:t>.</w:t>
            </w:r>
            <w:r w:rsidR="00A26230">
              <w:t xml:space="preserve"> </w:t>
            </w:r>
          </w:p>
          <w:p w14:paraId="4D7FD5C4" w14:textId="77777777" w:rsidR="00A26230" w:rsidRDefault="00A26230" w:rsidP="00801D41">
            <w:pPr>
              <w:pStyle w:val="TSBHeaderSummary"/>
            </w:pPr>
            <w:r>
              <w:t>In this contribution, India proposes to add more details to progress the work further and to accept the RGM (221201) output document (TD297-Gen), alongwith the additional inputs, as the new baseline text.</w:t>
            </w:r>
          </w:p>
          <w:p w14:paraId="0E4282B3" w14:textId="11F05EEE" w:rsidR="00A26230" w:rsidRPr="001E3B8D" w:rsidRDefault="00A26230" w:rsidP="00801D41">
            <w:pPr>
              <w:pStyle w:val="TSBHeaderSummary"/>
            </w:pPr>
            <w:r>
              <w:t>The proposed baseline text is placed at ANNEX.</w:t>
            </w:r>
          </w:p>
        </w:tc>
      </w:tr>
    </w:tbl>
    <w:p w14:paraId="3ED285CB" w14:textId="77777777" w:rsidR="00FD181F" w:rsidRDefault="00FD181F" w:rsidP="00E02690"/>
    <w:p w14:paraId="2D63807C" w14:textId="77777777" w:rsidR="00FD181F" w:rsidRDefault="00FD181F" w:rsidP="00E02690">
      <w:pPr>
        <w:sectPr w:rsidR="00FD181F" w:rsidSect="00E152CC">
          <w:headerReference w:type="default" r:id="rId16"/>
          <w:footerReference w:type="first" r:id="rId17"/>
          <w:pgSz w:w="11907" w:h="16840" w:code="9"/>
          <w:pgMar w:top="1134" w:right="1134" w:bottom="1134" w:left="1134" w:header="720" w:footer="720" w:gutter="0"/>
          <w:cols w:space="720"/>
          <w:titlePg/>
          <w:docGrid w:linePitch="326"/>
        </w:sectPr>
      </w:pPr>
    </w:p>
    <w:tbl>
      <w:tblPr>
        <w:tblW w:w="9948" w:type="dxa"/>
        <w:tblLayout w:type="fixed"/>
        <w:tblLook w:val="0000" w:firstRow="0" w:lastRow="0" w:firstColumn="0" w:lastColumn="0" w:noHBand="0" w:noVBand="0"/>
      </w:tblPr>
      <w:tblGrid>
        <w:gridCol w:w="1418"/>
        <w:gridCol w:w="10"/>
        <w:gridCol w:w="2520"/>
        <w:gridCol w:w="2029"/>
        <w:gridCol w:w="3971"/>
      </w:tblGrid>
      <w:tr w:rsidR="00E02690" w14:paraId="07416C7A" w14:textId="77777777" w:rsidTr="00E02690">
        <w:trPr>
          <w:trHeight w:hRule="exact" w:val="1418"/>
        </w:trPr>
        <w:tc>
          <w:tcPr>
            <w:tcW w:w="1428" w:type="dxa"/>
            <w:gridSpan w:val="2"/>
          </w:tcPr>
          <w:p w14:paraId="5D44D050" w14:textId="77777777" w:rsidR="00E02690" w:rsidRDefault="00E02690" w:rsidP="00E02690"/>
          <w:p w14:paraId="33F880E7" w14:textId="77777777" w:rsidR="00E02690" w:rsidRDefault="00E02690" w:rsidP="00E02690">
            <w:pPr>
              <w:spacing w:before="0"/>
              <w:rPr>
                <w:b/>
                <w:sz w:val="16"/>
              </w:rPr>
            </w:pPr>
          </w:p>
        </w:tc>
        <w:tc>
          <w:tcPr>
            <w:tcW w:w="8520" w:type="dxa"/>
            <w:gridSpan w:val="3"/>
          </w:tcPr>
          <w:p w14:paraId="5F75F0B6" w14:textId="77777777" w:rsidR="00E02690" w:rsidRDefault="00E02690" w:rsidP="00E02690">
            <w:pPr>
              <w:spacing w:before="0"/>
              <w:rPr>
                <w:rFonts w:ascii="Arial" w:hAnsi="Arial" w:cs="Arial"/>
              </w:rPr>
            </w:pPr>
          </w:p>
          <w:p w14:paraId="4AA06B4E" w14:textId="77777777" w:rsidR="00E02690" w:rsidRDefault="00E02690" w:rsidP="00E02690">
            <w:pPr>
              <w:spacing w:before="284"/>
              <w:rPr>
                <w:rFonts w:ascii="Arial" w:hAnsi="Arial" w:cs="Arial"/>
                <w:b/>
                <w:bCs/>
                <w:sz w:val="18"/>
              </w:rPr>
            </w:pPr>
            <w:r>
              <w:rPr>
                <w:rFonts w:ascii="Arial" w:hAnsi="Arial" w:cs="Arial"/>
                <w:b/>
                <w:bCs/>
                <w:color w:val="808080"/>
                <w:spacing w:val="100"/>
              </w:rPr>
              <w:t>International Telecommunication Union</w:t>
            </w:r>
          </w:p>
        </w:tc>
      </w:tr>
      <w:tr w:rsidR="00E02690" w14:paraId="71D43A79" w14:textId="77777777" w:rsidTr="00E02690">
        <w:trPr>
          <w:trHeight w:hRule="exact" w:val="992"/>
        </w:trPr>
        <w:tc>
          <w:tcPr>
            <w:tcW w:w="1428" w:type="dxa"/>
            <w:gridSpan w:val="2"/>
          </w:tcPr>
          <w:p w14:paraId="73EB2F54" w14:textId="77777777" w:rsidR="00E02690" w:rsidRDefault="00E02690" w:rsidP="00E02690">
            <w:pPr>
              <w:spacing w:before="0"/>
            </w:pPr>
          </w:p>
        </w:tc>
        <w:tc>
          <w:tcPr>
            <w:tcW w:w="8520" w:type="dxa"/>
            <w:gridSpan w:val="3"/>
          </w:tcPr>
          <w:p w14:paraId="20838D66" w14:textId="77777777" w:rsidR="00E02690" w:rsidRDefault="00E02690" w:rsidP="00E02690"/>
        </w:tc>
      </w:tr>
      <w:tr w:rsidR="00E02690" w14:paraId="31E934B7" w14:textId="77777777" w:rsidTr="00E02690">
        <w:tblPrEx>
          <w:tblCellMar>
            <w:left w:w="85" w:type="dxa"/>
            <w:right w:w="85" w:type="dxa"/>
          </w:tblCellMar>
        </w:tblPrEx>
        <w:trPr>
          <w:gridBefore w:val="2"/>
          <w:wBefore w:w="1428" w:type="dxa"/>
        </w:trPr>
        <w:tc>
          <w:tcPr>
            <w:tcW w:w="2520" w:type="dxa"/>
          </w:tcPr>
          <w:p w14:paraId="75D42B8A" w14:textId="77777777" w:rsidR="00E02690" w:rsidRDefault="00E02690" w:rsidP="00E02690">
            <w:pPr>
              <w:rPr>
                <w:b/>
                <w:sz w:val="18"/>
              </w:rPr>
            </w:pPr>
            <w:bookmarkStart w:id="10" w:name="dnume" w:colFirst="1" w:colLast="1"/>
            <w:r>
              <w:rPr>
                <w:rFonts w:ascii="Arial" w:hAnsi="Arial"/>
                <w:b/>
                <w:spacing w:val="40"/>
                <w:sz w:val="72"/>
              </w:rPr>
              <w:t>ITU-T</w:t>
            </w:r>
          </w:p>
        </w:tc>
        <w:tc>
          <w:tcPr>
            <w:tcW w:w="6000" w:type="dxa"/>
            <w:gridSpan w:val="2"/>
          </w:tcPr>
          <w:p w14:paraId="67974970" w14:textId="77777777" w:rsidR="00E02690" w:rsidRPr="00C92738" w:rsidRDefault="00E02690" w:rsidP="00C26533">
            <w:pPr>
              <w:spacing w:before="240"/>
              <w:jc w:val="right"/>
              <w:rPr>
                <w:rFonts w:ascii="Arial" w:hAnsi="Arial" w:cs="Arial"/>
                <w:b/>
                <w:sz w:val="60"/>
              </w:rPr>
            </w:pPr>
            <w:r w:rsidRPr="007777D2">
              <w:rPr>
                <w:rFonts w:ascii="Arial" w:hAnsi="Arial"/>
                <w:b/>
                <w:sz w:val="60"/>
                <w:lang w:val="en-GB"/>
              </w:rPr>
              <w:t xml:space="preserve">Technical </w:t>
            </w:r>
            <w:r w:rsidR="00C26533">
              <w:rPr>
                <w:rFonts w:ascii="Arial" w:hAnsi="Arial"/>
                <w:b/>
                <w:sz w:val="60"/>
                <w:lang w:val="en-GB"/>
              </w:rPr>
              <w:t>Report</w:t>
            </w:r>
          </w:p>
        </w:tc>
      </w:tr>
      <w:tr w:rsidR="00E02690" w14:paraId="1988F5DC" w14:textId="77777777" w:rsidTr="00E02690">
        <w:tblPrEx>
          <w:tblCellMar>
            <w:left w:w="85" w:type="dxa"/>
            <w:right w:w="85" w:type="dxa"/>
          </w:tblCellMar>
        </w:tblPrEx>
        <w:trPr>
          <w:gridBefore w:val="2"/>
          <w:wBefore w:w="1428" w:type="dxa"/>
          <w:trHeight w:val="974"/>
        </w:trPr>
        <w:tc>
          <w:tcPr>
            <w:tcW w:w="4549" w:type="dxa"/>
            <w:gridSpan w:val="2"/>
          </w:tcPr>
          <w:p w14:paraId="5A9820F4" w14:textId="77777777" w:rsidR="00E02690" w:rsidRPr="007777D2" w:rsidRDefault="00E02690" w:rsidP="00E02690">
            <w:pPr>
              <w:rPr>
                <w:b/>
                <w:lang w:val="en-GB"/>
              </w:rPr>
            </w:pPr>
            <w:bookmarkStart w:id="11" w:name="ddatee" w:colFirst="1" w:colLast="1"/>
            <w:bookmarkEnd w:id="10"/>
            <w:r w:rsidRPr="007777D2">
              <w:rPr>
                <w:rFonts w:ascii="Arial" w:hAnsi="Arial"/>
                <w:lang w:val="en-GB"/>
              </w:rPr>
              <w:t>TELECOMMUNICATION</w:t>
            </w:r>
            <w:r w:rsidRPr="007777D2">
              <w:rPr>
                <w:rFonts w:ascii="Arial" w:hAnsi="Arial"/>
                <w:lang w:val="en-GB"/>
              </w:rPr>
              <w:br/>
              <w:t>STANDARDIZATION  SECTOR</w:t>
            </w:r>
            <w:r w:rsidRPr="007777D2">
              <w:rPr>
                <w:rFonts w:ascii="Arial" w:hAnsi="Arial"/>
                <w:lang w:val="en-GB"/>
              </w:rPr>
              <w:br/>
              <w:t>OF  ITU</w:t>
            </w:r>
          </w:p>
        </w:tc>
        <w:tc>
          <w:tcPr>
            <w:tcW w:w="3971" w:type="dxa"/>
          </w:tcPr>
          <w:p w14:paraId="19350DA1" w14:textId="77777777" w:rsidR="00E02690" w:rsidRPr="009635CB" w:rsidRDefault="00E02690" w:rsidP="00E02690">
            <w:pPr>
              <w:spacing w:before="284"/>
            </w:pPr>
          </w:p>
          <w:p w14:paraId="23589CED" w14:textId="036D4BBB" w:rsidR="00E02690" w:rsidRPr="007777D2" w:rsidRDefault="00E02690" w:rsidP="004953E5">
            <w:pPr>
              <w:pStyle w:val="TPapproval"/>
            </w:pPr>
            <w:r>
              <w:t>(</w:t>
            </w:r>
            <w:r w:rsidR="004953E5" w:rsidRPr="008B054C">
              <w:rPr>
                <w:highlight w:val="yellow"/>
                <w:lang w:val="en-US"/>
              </w:rPr>
              <w:t>dd MMM YYYY</w:t>
            </w:r>
            <w:r>
              <w:t>)</w:t>
            </w:r>
          </w:p>
        </w:tc>
      </w:tr>
      <w:tr w:rsidR="00E02690" w14:paraId="6289F6F2" w14:textId="77777777" w:rsidTr="00E02690">
        <w:trPr>
          <w:cantSplit/>
          <w:trHeight w:hRule="exact" w:val="3402"/>
        </w:trPr>
        <w:tc>
          <w:tcPr>
            <w:tcW w:w="1418" w:type="dxa"/>
          </w:tcPr>
          <w:p w14:paraId="364CB085" w14:textId="77777777" w:rsidR="00E02690" w:rsidRDefault="00E02690" w:rsidP="00E02690">
            <w:pPr>
              <w:tabs>
                <w:tab w:val="right" w:pos="9639"/>
              </w:tabs>
              <w:rPr>
                <w:rFonts w:ascii="Arial" w:hAnsi="Arial"/>
                <w:sz w:val="18"/>
              </w:rPr>
            </w:pPr>
            <w:bookmarkStart w:id="12" w:name="dsece" w:colFirst="1" w:colLast="1"/>
            <w:bookmarkEnd w:id="11"/>
          </w:p>
        </w:tc>
        <w:tc>
          <w:tcPr>
            <w:tcW w:w="8530" w:type="dxa"/>
            <w:gridSpan w:val="4"/>
            <w:tcBorders>
              <w:bottom w:val="single" w:sz="12" w:space="0" w:color="auto"/>
            </w:tcBorders>
            <w:vAlign w:val="bottom"/>
          </w:tcPr>
          <w:p w14:paraId="371CAF9D" w14:textId="77777777" w:rsidR="00E02690" w:rsidRPr="007777D2" w:rsidRDefault="00E02690" w:rsidP="00E02690">
            <w:pPr>
              <w:tabs>
                <w:tab w:val="right" w:pos="9639"/>
              </w:tabs>
              <w:rPr>
                <w:rFonts w:ascii="Arial" w:hAnsi="Arial"/>
                <w:sz w:val="32"/>
                <w:lang w:val="en-GB"/>
              </w:rPr>
            </w:pPr>
          </w:p>
        </w:tc>
      </w:tr>
      <w:tr w:rsidR="00E02690" w14:paraId="123ED74B" w14:textId="77777777" w:rsidTr="00E02690">
        <w:trPr>
          <w:cantSplit/>
          <w:trHeight w:hRule="exact" w:val="4536"/>
        </w:trPr>
        <w:tc>
          <w:tcPr>
            <w:tcW w:w="1418" w:type="dxa"/>
          </w:tcPr>
          <w:p w14:paraId="61D384BE" w14:textId="77777777" w:rsidR="00E02690" w:rsidRDefault="00E02690" w:rsidP="00E02690">
            <w:pPr>
              <w:tabs>
                <w:tab w:val="right" w:pos="9639"/>
              </w:tabs>
              <w:rPr>
                <w:rFonts w:ascii="Arial" w:hAnsi="Arial"/>
                <w:sz w:val="18"/>
              </w:rPr>
            </w:pPr>
            <w:bookmarkStart w:id="13" w:name="c1tite" w:colFirst="1" w:colLast="1"/>
            <w:bookmarkEnd w:id="12"/>
          </w:p>
        </w:tc>
        <w:tc>
          <w:tcPr>
            <w:tcW w:w="8530" w:type="dxa"/>
            <w:gridSpan w:val="4"/>
          </w:tcPr>
          <w:p w14:paraId="2A991937" w14:textId="7A2AF821" w:rsidR="005939F7" w:rsidRDefault="00DB084F" w:rsidP="00A74437">
            <w:pPr>
              <w:pStyle w:val="TRnumber"/>
              <w:rPr>
                <w:highlight w:val="yellow"/>
              </w:rPr>
            </w:pPr>
            <w:r w:rsidRPr="00DB084F">
              <w:t>JSTR.LCAP</w:t>
            </w:r>
          </w:p>
          <w:p w14:paraId="0A985D45" w14:textId="3461826E" w:rsidR="00E02690" w:rsidRPr="00737170" w:rsidRDefault="00B27C89" w:rsidP="00D710AF">
            <w:pPr>
              <w:tabs>
                <w:tab w:val="right" w:pos="9639"/>
              </w:tabs>
              <w:spacing w:before="0"/>
              <w:rPr>
                <w:rFonts w:ascii="Arial" w:hAnsi="Arial" w:cs="Arial"/>
                <w:b/>
                <w:bCs/>
                <w:sz w:val="36"/>
                <w:lang w:val="en-GB"/>
              </w:rPr>
            </w:pPr>
            <w:r w:rsidRPr="00B27C89">
              <w:rPr>
                <w:rFonts w:ascii="Arial" w:hAnsi="Arial" w:cs="Arial"/>
                <w:b/>
                <w:bCs/>
                <w:sz w:val="36"/>
                <w:lang w:val="en-GB"/>
              </w:rPr>
              <w:t>Technical advances, challenges, and best practices in live captioning</w:t>
            </w:r>
          </w:p>
        </w:tc>
      </w:tr>
      <w:bookmarkEnd w:id="13"/>
      <w:tr w:rsidR="00E02690" w14:paraId="4B249F74" w14:textId="77777777" w:rsidTr="00E02690">
        <w:trPr>
          <w:cantSplit/>
          <w:trHeight w:hRule="exact" w:val="1418"/>
        </w:trPr>
        <w:tc>
          <w:tcPr>
            <w:tcW w:w="1418" w:type="dxa"/>
          </w:tcPr>
          <w:p w14:paraId="0FD606B4" w14:textId="77777777" w:rsidR="00E02690" w:rsidRDefault="00E02690" w:rsidP="00E02690">
            <w:pPr>
              <w:tabs>
                <w:tab w:val="right" w:pos="9639"/>
              </w:tabs>
              <w:rPr>
                <w:rFonts w:ascii="Arial" w:hAnsi="Arial"/>
                <w:sz w:val="18"/>
              </w:rPr>
            </w:pPr>
          </w:p>
        </w:tc>
        <w:tc>
          <w:tcPr>
            <w:tcW w:w="8530" w:type="dxa"/>
            <w:gridSpan w:val="4"/>
            <w:vAlign w:val="bottom"/>
          </w:tcPr>
          <w:p w14:paraId="20CBF28C" w14:textId="77777777" w:rsidR="00E02690" w:rsidRPr="00C92738" w:rsidRDefault="00E02690" w:rsidP="00E02690">
            <w:pPr>
              <w:tabs>
                <w:tab w:val="right" w:pos="9639"/>
              </w:tabs>
              <w:spacing w:before="60"/>
              <w:jc w:val="right"/>
              <w:rPr>
                <w:rFonts w:ascii="Arial" w:hAnsi="Arial" w:cs="Arial"/>
                <w:sz w:val="32"/>
              </w:rPr>
            </w:pPr>
            <w:bookmarkStart w:id="14" w:name="dnum2e"/>
            <w:bookmarkEnd w:id="14"/>
          </w:p>
        </w:tc>
      </w:tr>
    </w:tbl>
    <w:p w14:paraId="570600A1" w14:textId="77777777" w:rsidR="00E02690" w:rsidRPr="007777D2" w:rsidRDefault="00E02690" w:rsidP="00737170">
      <w:pPr>
        <w:spacing w:after="120"/>
        <w:jc w:val="center"/>
        <w:rPr>
          <w:lang w:val="en-GB"/>
        </w:rPr>
        <w:sectPr w:rsidR="00E02690" w:rsidRPr="007777D2" w:rsidSect="00E152CC">
          <w:headerReference w:type="first" r:id="rId18"/>
          <w:footerReference w:type="first" r:id="rId19"/>
          <w:pgSz w:w="11907" w:h="16840" w:code="9"/>
          <w:pgMar w:top="1134" w:right="1134" w:bottom="1134" w:left="1134" w:header="720" w:footer="720" w:gutter="0"/>
          <w:cols w:space="720"/>
          <w:docGrid w:linePitch="326"/>
        </w:sectPr>
      </w:pPr>
    </w:p>
    <w:p w14:paraId="1C52F203" w14:textId="77777777" w:rsidR="004B39E2" w:rsidRPr="007777D2" w:rsidRDefault="004B39E2" w:rsidP="00737170">
      <w:pPr>
        <w:pStyle w:val="Headingb"/>
      </w:pPr>
      <w:bookmarkStart w:id="15" w:name="_Toc44995568"/>
      <w:r w:rsidRPr="007777D2">
        <w:lastRenderedPageBreak/>
        <w:t>Summary</w:t>
      </w:r>
    </w:p>
    <w:bookmarkEnd w:id="15"/>
    <w:p w14:paraId="46C3AB12" w14:textId="77777777" w:rsidR="00C97EFE" w:rsidRPr="00D8681F" w:rsidRDefault="00C97EFE" w:rsidP="00C97EFE">
      <w:pPr>
        <w:rPr>
          <w:smallCaps/>
        </w:rPr>
      </w:pPr>
      <w:r>
        <w:t>This Technical Report aims to provide guidance on technical aspects of live captioning and other visual accessibility features in Television Broadcasting, Cable Networks, Direct to Home (DTH), IPTV, other upcoming platforms, and emerging services such as Virtual Reality (VR) and also share global best practices through case studies.</w:t>
      </w:r>
    </w:p>
    <w:p w14:paraId="5B869E7D" w14:textId="77777777" w:rsidR="00C97EFE" w:rsidRDefault="00C97EFE" w:rsidP="00C97EFE">
      <w:r>
        <w:t xml:space="preserve">The United Nations Convention on the Rights of Persons with Disabilities (UN CRPD) recognises that persons with disabilities also have similar and equal rights and the technology should enable the same. This document elaborates on the technological advancements and compliance framework to address this target group. </w:t>
      </w:r>
    </w:p>
    <w:p w14:paraId="6DEF32F6" w14:textId="77777777" w:rsidR="00B847E7" w:rsidRDefault="00B847E7" w:rsidP="004B39E2">
      <w:pPr>
        <w:rPr>
          <w:lang w:val="en-GB" w:bidi="ar-DZ"/>
        </w:rPr>
      </w:pPr>
    </w:p>
    <w:p w14:paraId="0C82F8BD" w14:textId="77777777" w:rsidR="00B847E7" w:rsidRPr="00A864F9" w:rsidRDefault="00B847E7" w:rsidP="00B847E7">
      <w:pPr>
        <w:pStyle w:val="Headingb"/>
      </w:pPr>
      <w:r w:rsidRPr="00A864F9">
        <w:t>Keywords</w:t>
      </w:r>
    </w:p>
    <w:p w14:paraId="178D1765" w14:textId="4D74A2F2" w:rsidR="00B847E7" w:rsidRDefault="00C97EFE" w:rsidP="004B39E2">
      <w:pPr>
        <w:rPr>
          <w:lang w:val="en-GB" w:bidi="ar-DZ"/>
        </w:rPr>
      </w:pPr>
      <w:r w:rsidRPr="00C97EFE">
        <w:rPr>
          <w:lang w:val="en-GB" w:bidi="ar-DZ"/>
        </w:rPr>
        <w:t>Accessibility, captioning, WER, ASR, CRDP</w:t>
      </w:r>
    </w:p>
    <w:p w14:paraId="1AC74207" w14:textId="77777777" w:rsidR="00B847E7" w:rsidRDefault="00B847E7" w:rsidP="004B39E2">
      <w:pPr>
        <w:rPr>
          <w:lang w:val="en-GB" w:bidi="ar-DZ"/>
        </w:rPr>
      </w:pPr>
    </w:p>
    <w:p w14:paraId="693CD331" w14:textId="77777777" w:rsidR="004B39E2" w:rsidRPr="007777D2" w:rsidRDefault="004B39E2" w:rsidP="00737170">
      <w:pPr>
        <w:pStyle w:val="Headingb"/>
      </w:pPr>
      <w:r w:rsidRPr="007777D2">
        <w:t>Change Log</w:t>
      </w:r>
    </w:p>
    <w:p w14:paraId="5D7EF809" w14:textId="56CE3899" w:rsidR="00737170" w:rsidRDefault="004B39E2" w:rsidP="00142879">
      <w:pPr>
        <w:rPr>
          <w:lang w:val="en-GB"/>
        </w:rPr>
      </w:pPr>
      <w:r w:rsidRPr="007777D2">
        <w:rPr>
          <w:lang w:val="en-GB"/>
        </w:rPr>
        <w:t xml:space="preserve">This document contains </w:t>
      </w:r>
      <w:r w:rsidR="00737170">
        <w:rPr>
          <w:lang w:val="en-GB"/>
        </w:rPr>
        <w:t xml:space="preserve">Version </w:t>
      </w:r>
      <w:r w:rsidR="00D710AF">
        <w:rPr>
          <w:lang w:val="en-GB"/>
        </w:rPr>
        <w:t>1</w:t>
      </w:r>
      <w:r w:rsidRPr="007777D2">
        <w:rPr>
          <w:lang w:val="en-GB"/>
        </w:rPr>
        <w:t xml:space="preserve"> of the ITU-T Technical </w:t>
      </w:r>
      <w:r w:rsidR="00C26533">
        <w:rPr>
          <w:lang w:val="en-GB"/>
        </w:rPr>
        <w:t>Report</w:t>
      </w:r>
      <w:r w:rsidRPr="007777D2">
        <w:rPr>
          <w:lang w:val="en-GB"/>
        </w:rPr>
        <w:t xml:space="preserve"> </w:t>
      </w:r>
      <w:r w:rsidR="00142879">
        <w:rPr>
          <w:lang w:val="en-GB"/>
        </w:rPr>
        <w:fldChar w:fldCharType="begin"/>
      </w:r>
      <w:r w:rsidR="00142879">
        <w:rPr>
          <w:lang w:val="en-GB"/>
        </w:rPr>
        <w:instrText xml:space="preserve"> styleref TRnumber </w:instrText>
      </w:r>
      <w:r w:rsidR="00142879">
        <w:rPr>
          <w:lang w:val="en-GB"/>
        </w:rPr>
        <w:fldChar w:fldCharType="separate"/>
      </w:r>
      <w:r w:rsidR="00D710AF">
        <w:rPr>
          <w:noProof/>
          <w:lang w:val="en-GB"/>
        </w:rPr>
        <w:t>JSTR.</w:t>
      </w:r>
      <w:r w:rsidR="00DB084F" w:rsidRPr="00DB084F">
        <w:rPr>
          <w:noProof/>
          <w:lang w:val="en-GB"/>
        </w:rPr>
        <w:t xml:space="preserve">LCAP </w:t>
      </w:r>
      <w:r w:rsidR="00142879">
        <w:rPr>
          <w:lang w:val="en-GB"/>
        </w:rPr>
        <w:fldChar w:fldCharType="end"/>
      </w:r>
      <w:r w:rsidRPr="007777D2">
        <w:rPr>
          <w:lang w:val="en-GB"/>
        </w:rPr>
        <w:t xml:space="preserve">on </w:t>
      </w:r>
      <w:r w:rsidR="000B0226">
        <w:rPr>
          <w:lang w:val="en-GB"/>
        </w:rPr>
        <w:t>"</w:t>
      </w:r>
      <w:r w:rsidR="00B27C89" w:rsidRPr="00B27C89">
        <w:rPr>
          <w:lang w:val="en-GB"/>
        </w:rPr>
        <w:t>Technical advances, challenges, and best practices in live captioning</w:t>
      </w:r>
      <w:r w:rsidR="000B0226">
        <w:rPr>
          <w:lang w:val="en-GB"/>
        </w:rPr>
        <w:t>"</w:t>
      </w:r>
      <w:r w:rsidRPr="007777D2">
        <w:rPr>
          <w:lang w:val="en-GB"/>
        </w:rPr>
        <w:t xml:space="preserve"> approved at the ITU-T Study Group </w:t>
      </w:r>
      <w:r w:rsidR="00D710AF">
        <w:rPr>
          <w:lang w:val="en-GB"/>
        </w:rPr>
        <w:t>09</w:t>
      </w:r>
      <w:r w:rsidRPr="007777D2">
        <w:rPr>
          <w:lang w:val="en-GB"/>
        </w:rPr>
        <w:t xml:space="preserve"> meeting held in </w:t>
      </w:r>
      <w:r w:rsidR="00D710AF" w:rsidRPr="00D710AF">
        <w:rPr>
          <w:lang w:val="en-GB"/>
        </w:rPr>
        <w:t>Geneva, 06-14 Sep</w:t>
      </w:r>
      <w:r w:rsidR="00D710AF">
        <w:rPr>
          <w:lang w:val="en-GB"/>
        </w:rPr>
        <w:t>t.</w:t>
      </w:r>
      <w:r w:rsidR="00D710AF" w:rsidRPr="00D710AF">
        <w:rPr>
          <w:lang w:val="en-GB"/>
        </w:rPr>
        <w:t xml:space="preserve"> 2022</w:t>
      </w:r>
      <w:r w:rsidRPr="007777D2">
        <w:rPr>
          <w:lang w:val="en-GB"/>
        </w:rPr>
        <w:t>.</w:t>
      </w:r>
      <w:r w:rsidR="00737170">
        <w:rPr>
          <w:lang w:val="en-GB"/>
        </w:rPr>
        <w:t xml:space="preserve"> </w:t>
      </w:r>
    </w:p>
    <w:p w14:paraId="37F909D4" w14:textId="77777777" w:rsidR="00737170" w:rsidRPr="009635CB" w:rsidRDefault="00737170" w:rsidP="004B39E2"/>
    <w:tbl>
      <w:tblPr>
        <w:tblW w:w="9923" w:type="dxa"/>
        <w:jc w:val="center"/>
        <w:tblLayout w:type="fixed"/>
        <w:tblCellMar>
          <w:left w:w="57" w:type="dxa"/>
          <w:right w:w="57" w:type="dxa"/>
        </w:tblCellMar>
        <w:tblLook w:val="0000" w:firstRow="0" w:lastRow="0" w:firstColumn="0" w:lastColumn="0" w:noHBand="0" w:noVBand="0"/>
      </w:tblPr>
      <w:tblGrid>
        <w:gridCol w:w="1617"/>
        <w:gridCol w:w="4394"/>
        <w:gridCol w:w="3912"/>
      </w:tblGrid>
      <w:tr w:rsidR="00A864F9" w:rsidRPr="004C46CD" w14:paraId="5FF800BC" w14:textId="77777777" w:rsidTr="00440A48">
        <w:trPr>
          <w:cantSplit/>
          <w:trHeight w:val="204"/>
          <w:jc w:val="center"/>
        </w:trPr>
        <w:tc>
          <w:tcPr>
            <w:tcW w:w="1617" w:type="dxa"/>
          </w:tcPr>
          <w:p w14:paraId="3153F958" w14:textId="77777777" w:rsidR="00A864F9" w:rsidRPr="009635CB" w:rsidRDefault="00A864F9" w:rsidP="00440A48">
            <w:pPr>
              <w:rPr>
                <w:b/>
                <w:bCs/>
              </w:rPr>
            </w:pPr>
            <w:r w:rsidRPr="009635CB">
              <w:rPr>
                <w:b/>
                <w:bCs/>
              </w:rPr>
              <w:t>Editor:</w:t>
            </w:r>
          </w:p>
        </w:tc>
        <w:tc>
          <w:tcPr>
            <w:tcW w:w="4394" w:type="dxa"/>
          </w:tcPr>
          <w:p w14:paraId="7D9170DE" w14:textId="77777777" w:rsidR="00A864F9" w:rsidRPr="004C46CD" w:rsidRDefault="00A864F9" w:rsidP="00440A48">
            <w:pPr>
              <w:rPr>
                <w:lang w:val="en-GB"/>
              </w:rPr>
            </w:pPr>
            <w:r w:rsidRPr="00D710AF">
              <w:rPr>
                <w:lang w:val="en-GB"/>
              </w:rPr>
              <w:t>Avinash Agarwal</w:t>
            </w:r>
            <w:r w:rsidRPr="002D41EB">
              <w:rPr>
                <w:highlight w:val="yellow"/>
                <w:lang w:val="en-GB" w:bidi="he-IL"/>
              </w:rPr>
              <w:br/>
            </w:r>
            <w:r w:rsidRPr="00D710AF">
              <w:rPr>
                <w:lang w:val="en-GB"/>
              </w:rPr>
              <w:t>Ministry of Communications</w:t>
            </w:r>
            <w:r w:rsidRPr="002D41EB">
              <w:rPr>
                <w:highlight w:val="yellow"/>
                <w:lang w:val="en-GB"/>
              </w:rPr>
              <w:br/>
            </w:r>
            <w:r w:rsidRPr="00D710AF">
              <w:rPr>
                <w:lang w:val="en-GB"/>
              </w:rPr>
              <w:t>India</w:t>
            </w:r>
          </w:p>
        </w:tc>
        <w:tc>
          <w:tcPr>
            <w:tcW w:w="3912" w:type="dxa"/>
          </w:tcPr>
          <w:p w14:paraId="4FA3F4ED" w14:textId="77777777" w:rsidR="00A864F9" w:rsidRPr="004C46CD" w:rsidRDefault="00A864F9" w:rsidP="00440A48">
            <w:pPr>
              <w:rPr>
                <w:lang w:val="en-GB"/>
              </w:rPr>
            </w:pPr>
            <w:r w:rsidRPr="004C46CD">
              <w:rPr>
                <w:lang w:val="en-GB"/>
              </w:rPr>
              <w:t xml:space="preserve">Tel: </w:t>
            </w:r>
            <w:r w:rsidRPr="00D710AF">
              <w:rPr>
                <w:lang w:val="en-GB"/>
              </w:rPr>
              <w:t>+91-9868171222</w:t>
            </w:r>
            <w:r>
              <w:rPr>
                <w:lang w:val="en-GB"/>
              </w:rPr>
              <w:br/>
            </w:r>
            <w:r w:rsidRPr="004C46CD">
              <w:rPr>
                <w:lang w:val="en-GB"/>
              </w:rPr>
              <w:t xml:space="preserve">Email: </w:t>
            </w:r>
            <w:hyperlink r:id="rId20" w:history="1">
              <w:r w:rsidRPr="000E4D76">
                <w:rPr>
                  <w:rStyle w:val="Hyperlink"/>
                  <w:lang w:val="en-GB"/>
                </w:rPr>
                <w:t>avinash.70@gov.in</w:t>
              </w:r>
            </w:hyperlink>
            <w:r>
              <w:rPr>
                <w:lang w:val="en-GB"/>
              </w:rPr>
              <w:t xml:space="preserve"> </w:t>
            </w:r>
          </w:p>
        </w:tc>
      </w:tr>
      <w:tr w:rsidR="00737170" w:rsidRPr="00994685" w14:paraId="0D65F0FB" w14:textId="77777777">
        <w:trPr>
          <w:cantSplit/>
          <w:trHeight w:val="204"/>
          <w:jc w:val="center"/>
        </w:trPr>
        <w:tc>
          <w:tcPr>
            <w:tcW w:w="1617" w:type="dxa"/>
          </w:tcPr>
          <w:p w14:paraId="67FADBC3" w14:textId="07EC71B4" w:rsidR="00737170" w:rsidRPr="009635CB" w:rsidRDefault="00737170" w:rsidP="00737170">
            <w:pPr>
              <w:rPr>
                <w:b/>
                <w:bCs/>
              </w:rPr>
            </w:pPr>
          </w:p>
        </w:tc>
        <w:tc>
          <w:tcPr>
            <w:tcW w:w="4394" w:type="dxa"/>
          </w:tcPr>
          <w:p w14:paraId="1DCDA833" w14:textId="2FE2068A" w:rsidR="00737170" w:rsidRPr="004C46CD" w:rsidRDefault="00B27C89" w:rsidP="00D710AF">
            <w:pPr>
              <w:rPr>
                <w:lang w:val="en-GB"/>
              </w:rPr>
            </w:pPr>
            <w:r w:rsidRPr="008168B5">
              <w:t>Rajiv Khattar</w:t>
            </w:r>
            <w:r w:rsidRPr="000C054C">
              <w:br/>
              <w:t>India</w:t>
            </w:r>
          </w:p>
        </w:tc>
        <w:tc>
          <w:tcPr>
            <w:tcW w:w="3912" w:type="dxa"/>
          </w:tcPr>
          <w:p w14:paraId="75BA76A1" w14:textId="5C3F4899" w:rsidR="00737170" w:rsidRPr="008B054C" w:rsidRDefault="00B27C89" w:rsidP="00B27C89">
            <w:pPr>
              <w:rPr>
                <w:lang w:val="fr-CH"/>
              </w:rPr>
            </w:pPr>
            <w:r w:rsidRPr="008B054C">
              <w:rPr>
                <w:lang w:val="fr-CH"/>
              </w:rPr>
              <w:t>Tel: +91-9899456795</w:t>
            </w:r>
            <w:r w:rsidRPr="008B054C">
              <w:rPr>
                <w:lang w:val="fr-CH"/>
              </w:rPr>
              <w:br/>
              <w:t xml:space="preserve">E-mail: </w:t>
            </w:r>
            <w:hyperlink r:id="rId21" w:history="1">
              <w:r w:rsidR="007C235E" w:rsidRPr="008B054C">
                <w:rPr>
                  <w:rStyle w:val="Hyperlink"/>
                  <w:lang w:val="fr-CH"/>
                </w:rPr>
                <w:t>rajivkhattar@gmail.com</w:t>
              </w:r>
            </w:hyperlink>
            <w:r w:rsidRPr="008B054C">
              <w:rPr>
                <w:lang w:val="fr-CH"/>
              </w:rPr>
              <w:t xml:space="preserve"> </w:t>
            </w:r>
          </w:p>
        </w:tc>
      </w:tr>
    </w:tbl>
    <w:p w14:paraId="1ADA95A4" w14:textId="77777777" w:rsidR="004B39E2" w:rsidRPr="008B054C" w:rsidRDefault="004B39E2" w:rsidP="00F05ED5">
      <w:pPr>
        <w:rPr>
          <w:lang w:val="fr-CH"/>
        </w:rPr>
      </w:pPr>
    </w:p>
    <w:p w14:paraId="4EAB80DB" w14:textId="77777777" w:rsidR="004B39E2" w:rsidRPr="008B054C" w:rsidRDefault="004B39E2" w:rsidP="009635CB">
      <w:pPr>
        <w:jc w:val="center"/>
        <w:rPr>
          <w:lang w:val="fr-CH"/>
        </w:rPr>
      </w:pPr>
      <w:r w:rsidRPr="008B054C">
        <w:rPr>
          <w:lang w:val="fr-CH"/>
        </w:rPr>
        <w:br w:type="page"/>
      </w:r>
    </w:p>
    <w:p w14:paraId="247B27F4" w14:textId="77777777" w:rsidR="009635CB" w:rsidRPr="001E1939" w:rsidRDefault="009635CB" w:rsidP="0066077C">
      <w:pPr>
        <w:keepNext/>
        <w:jc w:val="center"/>
        <w:rPr>
          <w:b/>
          <w:bCs/>
        </w:rPr>
      </w:pPr>
      <w:r w:rsidRPr="001E1939">
        <w:rPr>
          <w:b/>
          <w:bCs/>
        </w:rPr>
        <w:lastRenderedPageBreak/>
        <w:t>CONTENTS</w:t>
      </w:r>
    </w:p>
    <w:tbl>
      <w:tblPr>
        <w:tblW w:w="9889" w:type="dxa"/>
        <w:tblLayout w:type="fixed"/>
        <w:tblLook w:val="04A0" w:firstRow="1" w:lastRow="0" w:firstColumn="1" w:lastColumn="0" w:noHBand="0" w:noVBand="1"/>
      </w:tblPr>
      <w:tblGrid>
        <w:gridCol w:w="9889"/>
      </w:tblGrid>
      <w:tr w:rsidR="009635CB" w:rsidRPr="00D8148E" w14:paraId="7806E6FC" w14:textId="77777777" w:rsidTr="00058629">
        <w:trPr>
          <w:tblHeader/>
        </w:trPr>
        <w:tc>
          <w:tcPr>
            <w:tcW w:w="9889" w:type="dxa"/>
          </w:tcPr>
          <w:p w14:paraId="23B87FAD" w14:textId="77777777" w:rsidR="009635CB" w:rsidRPr="00D8148E" w:rsidRDefault="009635CB" w:rsidP="00CB0330">
            <w:pPr>
              <w:pStyle w:val="toc0"/>
            </w:pPr>
            <w:r w:rsidRPr="00D8148E">
              <w:tab/>
              <w:t>Page</w:t>
            </w:r>
          </w:p>
        </w:tc>
      </w:tr>
      <w:tr w:rsidR="009635CB" w:rsidRPr="00D8148E" w14:paraId="609C9C0E" w14:textId="77777777" w:rsidTr="00058629">
        <w:tc>
          <w:tcPr>
            <w:tcW w:w="9889" w:type="dxa"/>
          </w:tcPr>
          <w:p w14:paraId="4EBE372A" w14:textId="54DF40F3" w:rsidR="0031697C" w:rsidRDefault="009635CB">
            <w:pPr>
              <w:pStyle w:val="TOC1"/>
              <w:tabs>
                <w:tab w:val="left" w:pos="480"/>
                <w:tab w:val="right" w:leader="dot" w:pos="9629"/>
              </w:tabs>
              <w:rPr>
                <w:ins w:id="16"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r>
              <w:rPr>
                <w:noProof/>
                <w:szCs w:val="20"/>
                <w:lang w:eastAsia="en-US"/>
              </w:rPr>
              <w:fldChar w:fldCharType="begin"/>
            </w:r>
            <w:r>
              <w:instrText xml:space="preserve"> TOC \o "1-3" \h \z \t "Annex_NoTitle,1,Appendix_NoTitle,1,Annex_No &amp; title,1,Appendix_No &amp; title,1" </w:instrText>
            </w:r>
            <w:r>
              <w:rPr>
                <w:noProof/>
                <w:szCs w:val="20"/>
                <w:lang w:eastAsia="en-US"/>
              </w:rPr>
              <w:fldChar w:fldCharType="separate"/>
            </w:r>
            <w:ins w:id="17" w:author="Avinash Agarwal" w:date="2023-04-20T10:15:00Z">
              <w:r w:rsidR="0031697C" w:rsidRPr="009C155E">
                <w:rPr>
                  <w:rStyle w:val="Hyperlink"/>
                  <w:noProof/>
                </w:rPr>
                <w:fldChar w:fldCharType="begin"/>
              </w:r>
              <w:r w:rsidR="0031697C" w:rsidRPr="009C155E">
                <w:rPr>
                  <w:rStyle w:val="Hyperlink"/>
                  <w:noProof/>
                </w:rPr>
                <w:instrText xml:space="preserve"> </w:instrText>
              </w:r>
              <w:r w:rsidR="0031697C">
                <w:rPr>
                  <w:noProof/>
                </w:rPr>
                <w:instrText>HYPERLINK \l "_Toc132878133"</w:instrText>
              </w:r>
              <w:r w:rsidR="0031697C" w:rsidRPr="009C155E">
                <w:rPr>
                  <w:rStyle w:val="Hyperlink"/>
                  <w:noProof/>
                </w:rPr>
                <w:instrText xml:space="preserve"> </w:instrText>
              </w:r>
              <w:r w:rsidR="0031697C" w:rsidRPr="009C155E">
                <w:rPr>
                  <w:rStyle w:val="Hyperlink"/>
                  <w:noProof/>
                </w:rPr>
                <w:fldChar w:fldCharType="separate"/>
              </w:r>
              <w:r w:rsidR="0031697C" w:rsidRPr="009C155E">
                <w:rPr>
                  <w:rStyle w:val="Hyperlink"/>
                  <w:noProof/>
                  <w:lang w:bidi="ar-DZ"/>
                </w:rPr>
                <w:t>1</w:t>
              </w:r>
              <w:r w:rsidR="0031697C">
                <w:rPr>
                  <w:rFonts w:asciiTheme="minorHAnsi" w:eastAsiaTheme="minorEastAsia" w:hAnsiTheme="minorHAnsi" w:cstheme="minorBidi"/>
                  <w:b w:val="0"/>
                  <w:bCs w:val="0"/>
                  <w:caps w:val="0"/>
                  <w:noProof/>
                  <w:kern w:val="2"/>
                  <w:sz w:val="24"/>
                  <w:lang w:val="en-IN" w:eastAsia="en-GB"/>
                  <w14:ligatures w14:val="standardContextual"/>
                </w:rPr>
                <w:tab/>
              </w:r>
              <w:r w:rsidR="0031697C" w:rsidRPr="009C155E">
                <w:rPr>
                  <w:rStyle w:val="Hyperlink"/>
                  <w:noProof/>
                  <w:lang w:bidi="ar-DZ"/>
                </w:rPr>
                <w:t>Scope</w:t>
              </w:r>
              <w:r w:rsidR="0031697C">
                <w:rPr>
                  <w:noProof/>
                  <w:webHidden/>
                </w:rPr>
                <w:tab/>
              </w:r>
              <w:r w:rsidR="0031697C">
                <w:rPr>
                  <w:noProof/>
                  <w:webHidden/>
                </w:rPr>
                <w:fldChar w:fldCharType="begin"/>
              </w:r>
              <w:r w:rsidR="0031697C">
                <w:rPr>
                  <w:noProof/>
                  <w:webHidden/>
                </w:rPr>
                <w:instrText xml:space="preserve"> PAGEREF _Toc132878133 \h </w:instrText>
              </w:r>
            </w:ins>
            <w:r w:rsidR="0031697C">
              <w:rPr>
                <w:noProof/>
                <w:webHidden/>
              </w:rPr>
            </w:r>
            <w:r w:rsidR="0031697C">
              <w:rPr>
                <w:noProof/>
                <w:webHidden/>
              </w:rPr>
              <w:fldChar w:fldCharType="separate"/>
            </w:r>
            <w:ins w:id="18" w:author="Avinash Agarwal" w:date="2023-04-20T10:15:00Z">
              <w:r w:rsidR="0031697C">
                <w:rPr>
                  <w:noProof/>
                  <w:webHidden/>
                </w:rPr>
                <w:t>1</w:t>
              </w:r>
              <w:r w:rsidR="0031697C">
                <w:rPr>
                  <w:noProof/>
                  <w:webHidden/>
                </w:rPr>
                <w:fldChar w:fldCharType="end"/>
              </w:r>
              <w:r w:rsidR="0031697C" w:rsidRPr="009C155E">
                <w:rPr>
                  <w:rStyle w:val="Hyperlink"/>
                  <w:noProof/>
                </w:rPr>
                <w:fldChar w:fldCharType="end"/>
              </w:r>
            </w:ins>
          </w:p>
          <w:p w14:paraId="72572557" w14:textId="5B06CA53" w:rsidR="0031697C" w:rsidRDefault="0031697C">
            <w:pPr>
              <w:pStyle w:val="TOC1"/>
              <w:tabs>
                <w:tab w:val="left" w:pos="480"/>
                <w:tab w:val="right" w:leader="dot" w:pos="9629"/>
              </w:tabs>
              <w:rPr>
                <w:ins w:id="19"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20"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"_Toc132878134"</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2</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References</w:t>
              </w:r>
              <w:r>
                <w:rPr>
                  <w:noProof/>
                  <w:webHidden/>
                </w:rPr>
                <w:tab/>
              </w:r>
              <w:r>
                <w:rPr>
                  <w:noProof/>
                  <w:webHidden/>
                </w:rPr>
                <w:fldChar w:fldCharType="begin"/>
              </w:r>
              <w:r>
                <w:rPr>
                  <w:noProof/>
                  <w:webHidden/>
                </w:rPr>
                <w:instrText xml:space="preserve"> PAGEREF _Toc132878134 \h </w:instrText>
              </w:r>
            </w:ins>
            <w:r>
              <w:rPr>
                <w:noProof/>
                <w:webHidden/>
              </w:rPr>
            </w:r>
            <w:r>
              <w:rPr>
                <w:noProof/>
                <w:webHidden/>
              </w:rPr>
              <w:fldChar w:fldCharType="separate"/>
            </w:r>
            <w:ins w:id="21" w:author="Avinash Agarwal" w:date="2023-04-20T10:15:00Z">
              <w:r>
                <w:rPr>
                  <w:noProof/>
                  <w:webHidden/>
                </w:rPr>
                <w:t>1</w:t>
              </w:r>
              <w:r>
                <w:rPr>
                  <w:noProof/>
                  <w:webHidden/>
                </w:rPr>
                <w:fldChar w:fldCharType="end"/>
              </w:r>
              <w:r w:rsidRPr="009C155E">
                <w:rPr>
                  <w:rStyle w:val="Hyperlink"/>
                  <w:noProof/>
                </w:rPr>
                <w:fldChar w:fldCharType="end"/>
              </w:r>
            </w:ins>
          </w:p>
          <w:p w14:paraId="144067B4" w14:textId="0F297C02" w:rsidR="0031697C" w:rsidRDefault="0031697C">
            <w:pPr>
              <w:pStyle w:val="TOC1"/>
              <w:tabs>
                <w:tab w:val="left" w:pos="480"/>
                <w:tab w:val="right" w:leader="dot" w:pos="9629"/>
              </w:tabs>
              <w:rPr>
                <w:ins w:id="22"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23"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"_Toc132878135"</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3</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Terms and definitions</w:t>
              </w:r>
              <w:r>
                <w:rPr>
                  <w:noProof/>
                  <w:webHidden/>
                </w:rPr>
                <w:tab/>
              </w:r>
              <w:r>
                <w:rPr>
                  <w:noProof/>
                  <w:webHidden/>
                </w:rPr>
                <w:fldChar w:fldCharType="begin"/>
              </w:r>
              <w:r>
                <w:rPr>
                  <w:noProof/>
                  <w:webHidden/>
                </w:rPr>
                <w:instrText xml:space="preserve"> PAGEREF _Toc132878135 \h </w:instrText>
              </w:r>
            </w:ins>
            <w:r>
              <w:rPr>
                <w:noProof/>
                <w:webHidden/>
              </w:rPr>
            </w:r>
            <w:r>
              <w:rPr>
                <w:noProof/>
                <w:webHidden/>
              </w:rPr>
              <w:fldChar w:fldCharType="separate"/>
            </w:r>
            <w:ins w:id="24" w:author="Avinash Agarwal" w:date="2023-04-20T10:15:00Z">
              <w:r>
                <w:rPr>
                  <w:noProof/>
                  <w:webHidden/>
                </w:rPr>
                <w:t>1</w:t>
              </w:r>
              <w:r>
                <w:rPr>
                  <w:noProof/>
                  <w:webHidden/>
                </w:rPr>
                <w:fldChar w:fldCharType="end"/>
              </w:r>
              <w:r w:rsidRPr="009C155E">
                <w:rPr>
                  <w:rStyle w:val="Hyperlink"/>
                  <w:noProof/>
                </w:rPr>
                <w:fldChar w:fldCharType="end"/>
              </w:r>
            </w:ins>
          </w:p>
          <w:p w14:paraId="05D729DA" w14:textId="62A23D7E" w:rsidR="0031697C" w:rsidRDefault="0031697C">
            <w:pPr>
              <w:pStyle w:val="TOC2"/>
              <w:rPr>
                <w:ins w:id="25" w:author="Avinash Agarwal" w:date="2023-04-20T10:15:00Z"/>
                <w:rFonts w:asciiTheme="minorHAnsi" w:eastAsiaTheme="minorEastAsia" w:hAnsiTheme="minorHAnsi" w:cstheme="minorBidi"/>
                <w:smallCaps w:val="0"/>
                <w:noProof/>
                <w:kern w:val="2"/>
                <w:sz w:val="24"/>
                <w:lang w:val="en-IN" w:eastAsia="en-GB"/>
                <w14:ligatures w14:val="standardContextual"/>
              </w:rPr>
            </w:pPr>
            <w:ins w:id="26"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"_Toc132878136"</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3.1</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lang w:bidi="ar-DZ"/>
                </w:rPr>
                <w:t>Terms defined elsewhere</w:t>
              </w:r>
              <w:r>
                <w:rPr>
                  <w:noProof/>
                  <w:webHidden/>
                </w:rPr>
                <w:tab/>
              </w:r>
              <w:r>
                <w:rPr>
                  <w:noProof/>
                  <w:webHidden/>
                </w:rPr>
                <w:fldChar w:fldCharType="begin"/>
              </w:r>
              <w:r>
                <w:rPr>
                  <w:noProof/>
                  <w:webHidden/>
                </w:rPr>
                <w:instrText xml:space="preserve"> PAGEREF _Toc132878136 \h </w:instrText>
              </w:r>
            </w:ins>
            <w:r>
              <w:rPr>
                <w:noProof/>
                <w:webHidden/>
              </w:rPr>
            </w:r>
            <w:r>
              <w:rPr>
                <w:noProof/>
                <w:webHidden/>
              </w:rPr>
              <w:fldChar w:fldCharType="separate"/>
            </w:r>
            <w:ins w:id="27" w:author="Avinash Agarwal" w:date="2023-04-20T10:15:00Z">
              <w:r>
                <w:rPr>
                  <w:noProof/>
                  <w:webHidden/>
                </w:rPr>
                <w:t>1</w:t>
              </w:r>
              <w:r>
                <w:rPr>
                  <w:noProof/>
                  <w:webHidden/>
                </w:rPr>
                <w:fldChar w:fldCharType="end"/>
              </w:r>
              <w:r w:rsidRPr="009C155E">
                <w:rPr>
                  <w:rStyle w:val="Hyperlink"/>
                  <w:noProof/>
                </w:rPr>
                <w:fldChar w:fldCharType="end"/>
              </w:r>
            </w:ins>
          </w:p>
          <w:p w14:paraId="2A6D5249" w14:textId="4D0648E6" w:rsidR="0031697C" w:rsidRDefault="0031697C">
            <w:pPr>
              <w:pStyle w:val="TOC2"/>
              <w:rPr>
                <w:ins w:id="28" w:author="Avinash Agarwal" w:date="2023-04-20T10:15:00Z"/>
                <w:rFonts w:asciiTheme="minorHAnsi" w:eastAsiaTheme="minorEastAsia" w:hAnsiTheme="minorHAnsi" w:cstheme="minorBidi"/>
                <w:smallCaps w:val="0"/>
                <w:noProof/>
                <w:kern w:val="2"/>
                <w:sz w:val="24"/>
                <w:lang w:val="en-IN" w:eastAsia="en-GB"/>
                <w14:ligatures w14:val="standardContextual"/>
              </w:rPr>
            </w:pPr>
            <w:ins w:id="29"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"_Toc132878137"</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3.2</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lang w:bidi="ar-DZ"/>
                </w:rPr>
                <w:t>Terms defined here</w:t>
              </w:r>
              <w:r>
                <w:rPr>
                  <w:noProof/>
                  <w:webHidden/>
                </w:rPr>
                <w:tab/>
              </w:r>
              <w:r>
                <w:rPr>
                  <w:noProof/>
                  <w:webHidden/>
                </w:rPr>
                <w:fldChar w:fldCharType="begin"/>
              </w:r>
              <w:r>
                <w:rPr>
                  <w:noProof/>
                  <w:webHidden/>
                </w:rPr>
                <w:instrText xml:space="preserve"> PAGEREF _Toc132878137 \h </w:instrText>
              </w:r>
            </w:ins>
            <w:r>
              <w:rPr>
                <w:noProof/>
                <w:webHidden/>
              </w:rPr>
            </w:r>
            <w:r>
              <w:rPr>
                <w:noProof/>
                <w:webHidden/>
              </w:rPr>
              <w:fldChar w:fldCharType="separate"/>
            </w:r>
            <w:ins w:id="30" w:author="Avinash Agarwal" w:date="2023-04-20T10:15:00Z">
              <w:r>
                <w:rPr>
                  <w:noProof/>
                  <w:webHidden/>
                </w:rPr>
                <w:t>1</w:t>
              </w:r>
              <w:r>
                <w:rPr>
                  <w:noProof/>
                  <w:webHidden/>
                </w:rPr>
                <w:fldChar w:fldCharType="end"/>
              </w:r>
              <w:r w:rsidRPr="009C155E">
                <w:rPr>
                  <w:rStyle w:val="Hyperlink"/>
                  <w:noProof/>
                </w:rPr>
                <w:fldChar w:fldCharType="end"/>
              </w:r>
            </w:ins>
          </w:p>
          <w:p w14:paraId="3EFA75F0" w14:textId="7A5F2BDF" w:rsidR="0031697C" w:rsidRDefault="0031697C">
            <w:pPr>
              <w:pStyle w:val="TOC1"/>
              <w:tabs>
                <w:tab w:val="left" w:pos="480"/>
                <w:tab w:val="right" w:leader="dot" w:pos="9629"/>
              </w:tabs>
              <w:rPr>
                <w:ins w:id="31"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32"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"_Toc132878138"</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4</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Abbreviations</w:t>
              </w:r>
              <w:r>
                <w:rPr>
                  <w:noProof/>
                  <w:webHidden/>
                </w:rPr>
                <w:tab/>
              </w:r>
              <w:r>
                <w:rPr>
                  <w:noProof/>
                  <w:webHidden/>
                </w:rPr>
                <w:fldChar w:fldCharType="begin"/>
              </w:r>
              <w:r>
                <w:rPr>
                  <w:noProof/>
                  <w:webHidden/>
                </w:rPr>
                <w:instrText xml:space="preserve"> PAGEREF _Toc132878138 \h </w:instrText>
              </w:r>
            </w:ins>
            <w:r>
              <w:rPr>
                <w:noProof/>
                <w:webHidden/>
              </w:rPr>
            </w:r>
            <w:r>
              <w:rPr>
                <w:noProof/>
                <w:webHidden/>
              </w:rPr>
              <w:fldChar w:fldCharType="separate"/>
            </w:r>
            <w:ins w:id="33" w:author="Avinash Agarwal" w:date="2023-04-20T10:15:00Z">
              <w:r>
                <w:rPr>
                  <w:noProof/>
                  <w:webHidden/>
                </w:rPr>
                <w:t>2</w:t>
              </w:r>
              <w:r>
                <w:rPr>
                  <w:noProof/>
                  <w:webHidden/>
                </w:rPr>
                <w:fldChar w:fldCharType="end"/>
              </w:r>
              <w:r w:rsidRPr="009C155E">
                <w:rPr>
                  <w:rStyle w:val="Hyperlink"/>
                  <w:noProof/>
                </w:rPr>
                <w:fldChar w:fldCharType="end"/>
              </w:r>
            </w:ins>
          </w:p>
          <w:p w14:paraId="298B539A" w14:textId="04F86C65" w:rsidR="0031697C" w:rsidRDefault="0031697C">
            <w:pPr>
              <w:pStyle w:val="TOC1"/>
              <w:tabs>
                <w:tab w:val="left" w:pos="480"/>
                <w:tab w:val="right" w:leader="dot" w:pos="9629"/>
              </w:tabs>
              <w:rPr>
                <w:ins w:id="34"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35"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"_Toc132878139"</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5</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Introduction</w:t>
              </w:r>
              <w:r>
                <w:rPr>
                  <w:noProof/>
                  <w:webHidden/>
                </w:rPr>
                <w:tab/>
              </w:r>
              <w:r>
                <w:rPr>
                  <w:noProof/>
                  <w:webHidden/>
                </w:rPr>
                <w:fldChar w:fldCharType="begin"/>
              </w:r>
              <w:r>
                <w:rPr>
                  <w:noProof/>
                  <w:webHidden/>
                </w:rPr>
                <w:instrText xml:space="preserve"> PAGEREF _Toc132878139 \h </w:instrText>
              </w:r>
            </w:ins>
            <w:r>
              <w:rPr>
                <w:noProof/>
                <w:webHidden/>
              </w:rPr>
            </w:r>
            <w:r>
              <w:rPr>
                <w:noProof/>
                <w:webHidden/>
              </w:rPr>
              <w:fldChar w:fldCharType="separate"/>
            </w:r>
            <w:ins w:id="36" w:author="Avinash Agarwal" w:date="2023-04-20T10:15:00Z">
              <w:r>
                <w:rPr>
                  <w:noProof/>
                  <w:webHidden/>
                </w:rPr>
                <w:t>2</w:t>
              </w:r>
              <w:r>
                <w:rPr>
                  <w:noProof/>
                  <w:webHidden/>
                </w:rPr>
                <w:fldChar w:fldCharType="end"/>
              </w:r>
              <w:r w:rsidRPr="009C155E">
                <w:rPr>
                  <w:rStyle w:val="Hyperlink"/>
                  <w:noProof/>
                </w:rPr>
                <w:fldChar w:fldCharType="end"/>
              </w:r>
            </w:ins>
          </w:p>
          <w:p w14:paraId="6113057F" w14:textId="41351FF2" w:rsidR="0031697C" w:rsidRDefault="0031697C">
            <w:pPr>
              <w:pStyle w:val="TOC1"/>
              <w:tabs>
                <w:tab w:val="left" w:pos="480"/>
                <w:tab w:val="right" w:leader="dot" w:pos="9629"/>
              </w:tabs>
              <w:rPr>
                <w:ins w:id="37"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38"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"_Toc132878140"</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Captioning standards</w:t>
              </w:r>
              <w:r>
                <w:rPr>
                  <w:noProof/>
                  <w:webHidden/>
                </w:rPr>
                <w:tab/>
              </w:r>
              <w:r>
                <w:rPr>
                  <w:noProof/>
                  <w:webHidden/>
                </w:rPr>
                <w:fldChar w:fldCharType="begin"/>
              </w:r>
              <w:r>
                <w:rPr>
                  <w:noProof/>
                  <w:webHidden/>
                </w:rPr>
                <w:instrText xml:space="preserve"> PAGEREF _Toc132878140 \h </w:instrText>
              </w:r>
            </w:ins>
            <w:r>
              <w:rPr>
                <w:noProof/>
                <w:webHidden/>
              </w:rPr>
            </w:r>
            <w:r>
              <w:rPr>
                <w:noProof/>
                <w:webHidden/>
              </w:rPr>
              <w:fldChar w:fldCharType="separate"/>
            </w:r>
            <w:ins w:id="39" w:author="Avinash Agarwal" w:date="2023-04-20T10:15:00Z">
              <w:r>
                <w:rPr>
                  <w:noProof/>
                  <w:webHidden/>
                </w:rPr>
                <w:t>2</w:t>
              </w:r>
              <w:r>
                <w:rPr>
                  <w:noProof/>
                  <w:webHidden/>
                </w:rPr>
                <w:fldChar w:fldCharType="end"/>
              </w:r>
              <w:r w:rsidRPr="009C155E">
                <w:rPr>
                  <w:rStyle w:val="Hyperlink"/>
                  <w:noProof/>
                </w:rPr>
                <w:fldChar w:fldCharType="end"/>
              </w:r>
            </w:ins>
          </w:p>
          <w:p w14:paraId="31C6CF13" w14:textId="438FE7D1" w:rsidR="0031697C" w:rsidRDefault="0031697C">
            <w:pPr>
              <w:pStyle w:val="TOC2"/>
              <w:rPr>
                <w:ins w:id="40" w:author="Avinash Agarwal" w:date="2023-04-20T10:15:00Z"/>
                <w:rFonts w:asciiTheme="minorHAnsi" w:eastAsiaTheme="minorEastAsia" w:hAnsiTheme="minorHAnsi" w:cstheme="minorBidi"/>
                <w:smallCaps w:val="0"/>
                <w:noProof/>
                <w:kern w:val="2"/>
                <w:sz w:val="24"/>
                <w:lang w:val="en-IN" w:eastAsia="en-GB"/>
                <w14:ligatures w14:val="standardContextual"/>
              </w:rPr>
            </w:pPr>
            <w:ins w:id="41"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"_Toc132878141"</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lang w:bidi="ar-DZ"/>
                </w:rPr>
                <w:t>Caption/ Subtitle Quality (generation stage):</w:t>
              </w:r>
              <w:r>
                <w:rPr>
                  <w:noProof/>
                  <w:webHidden/>
                </w:rPr>
                <w:tab/>
              </w:r>
              <w:r>
                <w:rPr>
                  <w:noProof/>
                  <w:webHidden/>
                </w:rPr>
                <w:fldChar w:fldCharType="begin"/>
              </w:r>
              <w:r>
                <w:rPr>
                  <w:noProof/>
                  <w:webHidden/>
                </w:rPr>
                <w:instrText xml:space="preserve"> PAGEREF _Toc132878141 \h </w:instrText>
              </w:r>
            </w:ins>
            <w:r>
              <w:rPr>
                <w:noProof/>
                <w:webHidden/>
              </w:rPr>
            </w:r>
            <w:r>
              <w:rPr>
                <w:noProof/>
                <w:webHidden/>
              </w:rPr>
              <w:fldChar w:fldCharType="separate"/>
            </w:r>
            <w:ins w:id="42" w:author="Avinash Agarwal" w:date="2023-04-20T10:15:00Z">
              <w:r>
                <w:rPr>
                  <w:noProof/>
                  <w:webHidden/>
                </w:rPr>
                <w:t>2</w:t>
              </w:r>
              <w:r>
                <w:rPr>
                  <w:noProof/>
                  <w:webHidden/>
                </w:rPr>
                <w:fldChar w:fldCharType="end"/>
              </w:r>
              <w:r w:rsidRPr="009C155E">
                <w:rPr>
                  <w:rStyle w:val="Hyperlink"/>
                  <w:noProof/>
                </w:rPr>
                <w:fldChar w:fldCharType="end"/>
              </w:r>
            </w:ins>
          </w:p>
          <w:p w14:paraId="3302E1FF" w14:textId="3F7283BE" w:rsidR="0031697C" w:rsidRDefault="0031697C">
            <w:pPr>
              <w:pStyle w:val="TOC3"/>
              <w:tabs>
                <w:tab w:val="left" w:pos="1200"/>
                <w:tab w:val="right" w:leader="dot" w:pos="9629"/>
              </w:tabs>
              <w:rPr>
                <w:ins w:id="43"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44"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"_Toc132878142"</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6.1.1</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Accuracy / Clarity:</w:t>
              </w:r>
              <w:r>
                <w:rPr>
                  <w:noProof/>
                  <w:webHidden/>
                </w:rPr>
                <w:tab/>
              </w:r>
              <w:r>
                <w:rPr>
                  <w:noProof/>
                  <w:webHidden/>
                </w:rPr>
                <w:fldChar w:fldCharType="begin"/>
              </w:r>
              <w:r>
                <w:rPr>
                  <w:noProof/>
                  <w:webHidden/>
                </w:rPr>
                <w:instrText xml:space="preserve"> PAGEREF _Toc132878142 \h </w:instrText>
              </w:r>
            </w:ins>
            <w:r>
              <w:rPr>
                <w:noProof/>
                <w:webHidden/>
              </w:rPr>
            </w:r>
            <w:r>
              <w:rPr>
                <w:noProof/>
                <w:webHidden/>
              </w:rPr>
              <w:fldChar w:fldCharType="separate"/>
            </w:r>
            <w:ins w:id="45" w:author="Avinash Agarwal" w:date="2023-04-20T10:15:00Z">
              <w:r>
                <w:rPr>
                  <w:noProof/>
                  <w:webHidden/>
                </w:rPr>
                <w:t>2</w:t>
              </w:r>
              <w:r>
                <w:rPr>
                  <w:noProof/>
                  <w:webHidden/>
                </w:rPr>
                <w:fldChar w:fldCharType="end"/>
              </w:r>
              <w:r w:rsidRPr="009C155E">
                <w:rPr>
                  <w:rStyle w:val="Hyperlink"/>
                  <w:noProof/>
                </w:rPr>
                <w:fldChar w:fldCharType="end"/>
              </w:r>
            </w:ins>
          </w:p>
          <w:p w14:paraId="10A4C22A" w14:textId="4CEFB2AF" w:rsidR="0031697C" w:rsidRDefault="0031697C">
            <w:pPr>
              <w:pStyle w:val="TOC3"/>
              <w:tabs>
                <w:tab w:val="left" w:pos="1200"/>
                <w:tab w:val="right" w:leader="dot" w:pos="9629"/>
              </w:tabs>
              <w:rPr>
                <w:ins w:id="46"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47"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"_Toc132878143"</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6.1.2</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Completeness:</w:t>
              </w:r>
              <w:r>
                <w:rPr>
                  <w:noProof/>
                  <w:webHidden/>
                </w:rPr>
                <w:tab/>
              </w:r>
              <w:r>
                <w:rPr>
                  <w:noProof/>
                  <w:webHidden/>
                </w:rPr>
                <w:fldChar w:fldCharType="begin"/>
              </w:r>
              <w:r>
                <w:rPr>
                  <w:noProof/>
                  <w:webHidden/>
                </w:rPr>
                <w:instrText xml:space="preserve"> PAGEREF _Toc132878143 \h </w:instrText>
              </w:r>
            </w:ins>
            <w:r>
              <w:rPr>
                <w:noProof/>
                <w:webHidden/>
              </w:rPr>
            </w:r>
            <w:r>
              <w:rPr>
                <w:noProof/>
                <w:webHidden/>
              </w:rPr>
              <w:fldChar w:fldCharType="separate"/>
            </w:r>
            <w:ins w:id="48" w:author="Avinash Agarwal" w:date="2023-04-20T10:15:00Z">
              <w:r>
                <w:rPr>
                  <w:noProof/>
                  <w:webHidden/>
                </w:rPr>
                <w:t>2</w:t>
              </w:r>
              <w:r>
                <w:rPr>
                  <w:noProof/>
                  <w:webHidden/>
                </w:rPr>
                <w:fldChar w:fldCharType="end"/>
              </w:r>
              <w:r w:rsidRPr="009C155E">
                <w:rPr>
                  <w:rStyle w:val="Hyperlink"/>
                  <w:noProof/>
                </w:rPr>
                <w:fldChar w:fldCharType="end"/>
              </w:r>
            </w:ins>
          </w:p>
          <w:p w14:paraId="1BB98686" w14:textId="72C7D18A" w:rsidR="0031697C" w:rsidRDefault="0031697C">
            <w:pPr>
              <w:pStyle w:val="TOC3"/>
              <w:tabs>
                <w:tab w:val="left" w:pos="1200"/>
                <w:tab w:val="right" w:leader="dot" w:pos="9629"/>
              </w:tabs>
              <w:rPr>
                <w:ins w:id="49"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50"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"_Toc132878144"</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6.1.3</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Consistency:</w:t>
              </w:r>
              <w:r>
                <w:rPr>
                  <w:noProof/>
                  <w:webHidden/>
                </w:rPr>
                <w:tab/>
              </w:r>
              <w:r>
                <w:rPr>
                  <w:noProof/>
                  <w:webHidden/>
                </w:rPr>
                <w:fldChar w:fldCharType="begin"/>
              </w:r>
              <w:r>
                <w:rPr>
                  <w:noProof/>
                  <w:webHidden/>
                </w:rPr>
                <w:instrText xml:space="preserve"> PAGEREF _Toc132878144 \h </w:instrText>
              </w:r>
            </w:ins>
            <w:r>
              <w:rPr>
                <w:noProof/>
                <w:webHidden/>
              </w:rPr>
            </w:r>
            <w:r>
              <w:rPr>
                <w:noProof/>
                <w:webHidden/>
              </w:rPr>
              <w:fldChar w:fldCharType="separate"/>
            </w:r>
            <w:ins w:id="51" w:author="Avinash Agarwal" w:date="2023-04-20T10:15:00Z">
              <w:r>
                <w:rPr>
                  <w:noProof/>
                  <w:webHidden/>
                </w:rPr>
                <w:t>2</w:t>
              </w:r>
              <w:r>
                <w:rPr>
                  <w:noProof/>
                  <w:webHidden/>
                </w:rPr>
                <w:fldChar w:fldCharType="end"/>
              </w:r>
              <w:r w:rsidRPr="009C155E">
                <w:rPr>
                  <w:rStyle w:val="Hyperlink"/>
                  <w:noProof/>
                </w:rPr>
                <w:fldChar w:fldCharType="end"/>
              </w:r>
            </w:ins>
          </w:p>
          <w:p w14:paraId="376A7E2C" w14:textId="0CB0DA60" w:rsidR="0031697C" w:rsidRDefault="0031697C">
            <w:pPr>
              <w:pStyle w:val="TOC3"/>
              <w:tabs>
                <w:tab w:val="left" w:pos="1200"/>
                <w:tab w:val="right" w:leader="dot" w:pos="9629"/>
              </w:tabs>
              <w:rPr>
                <w:ins w:id="52"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53"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"_Toc132878145"</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6.1.4</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Synchronisation / Lip-Sync/ Delay:</w:t>
              </w:r>
              <w:r>
                <w:rPr>
                  <w:noProof/>
                  <w:webHidden/>
                </w:rPr>
                <w:tab/>
              </w:r>
              <w:r>
                <w:rPr>
                  <w:noProof/>
                  <w:webHidden/>
                </w:rPr>
                <w:fldChar w:fldCharType="begin"/>
              </w:r>
              <w:r>
                <w:rPr>
                  <w:noProof/>
                  <w:webHidden/>
                </w:rPr>
                <w:instrText xml:space="preserve"> PAGEREF _Toc132878145 \h </w:instrText>
              </w:r>
            </w:ins>
            <w:r>
              <w:rPr>
                <w:noProof/>
                <w:webHidden/>
              </w:rPr>
            </w:r>
            <w:r>
              <w:rPr>
                <w:noProof/>
                <w:webHidden/>
              </w:rPr>
              <w:fldChar w:fldCharType="separate"/>
            </w:r>
            <w:ins w:id="54" w:author="Avinash Agarwal" w:date="2023-04-20T10:15:00Z">
              <w:r>
                <w:rPr>
                  <w:noProof/>
                  <w:webHidden/>
                </w:rPr>
                <w:t>2</w:t>
              </w:r>
              <w:r>
                <w:rPr>
                  <w:noProof/>
                  <w:webHidden/>
                </w:rPr>
                <w:fldChar w:fldCharType="end"/>
              </w:r>
              <w:r w:rsidRPr="009C155E">
                <w:rPr>
                  <w:rStyle w:val="Hyperlink"/>
                  <w:noProof/>
                </w:rPr>
                <w:fldChar w:fldCharType="end"/>
              </w:r>
            </w:ins>
          </w:p>
          <w:p w14:paraId="0B77405E" w14:textId="37E60D93" w:rsidR="0031697C" w:rsidRDefault="0031697C">
            <w:pPr>
              <w:pStyle w:val="TOC3"/>
              <w:tabs>
                <w:tab w:val="left" w:pos="1200"/>
                <w:tab w:val="right" w:leader="dot" w:pos="9629"/>
              </w:tabs>
              <w:rPr>
                <w:ins w:id="55"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56"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"_Toc132878146"</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6.1.5</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Placement / Positioning /Layout:</w:t>
              </w:r>
              <w:r>
                <w:rPr>
                  <w:noProof/>
                  <w:webHidden/>
                </w:rPr>
                <w:tab/>
              </w:r>
              <w:r>
                <w:rPr>
                  <w:noProof/>
                  <w:webHidden/>
                </w:rPr>
                <w:fldChar w:fldCharType="begin"/>
              </w:r>
              <w:r>
                <w:rPr>
                  <w:noProof/>
                  <w:webHidden/>
                </w:rPr>
                <w:instrText xml:space="preserve"> PAGEREF _Toc132878146 \h </w:instrText>
              </w:r>
            </w:ins>
            <w:r>
              <w:rPr>
                <w:noProof/>
                <w:webHidden/>
              </w:rPr>
            </w:r>
            <w:r>
              <w:rPr>
                <w:noProof/>
                <w:webHidden/>
              </w:rPr>
              <w:fldChar w:fldCharType="separate"/>
            </w:r>
            <w:ins w:id="57" w:author="Avinash Agarwal" w:date="2023-04-20T10:15:00Z">
              <w:r>
                <w:rPr>
                  <w:noProof/>
                  <w:webHidden/>
                </w:rPr>
                <w:t>3</w:t>
              </w:r>
              <w:r>
                <w:rPr>
                  <w:noProof/>
                  <w:webHidden/>
                </w:rPr>
                <w:fldChar w:fldCharType="end"/>
              </w:r>
              <w:r w:rsidRPr="009C155E">
                <w:rPr>
                  <w:rStyle w:val="Hyperlink"/>
                  <w:noProof/>
                </w:rPr>
                <w:fldChar w:fldCharType="end"/>
              </w:r>
            </w:ins>
          </w:p>
          <w:p w14:paraId="78ED1C94" w14:textId="42A07817" w:rsidR="0031697C" w:rsidRDefault="0031697C">
            <w:pPr>
              <w:pStyle w:val="TOC3"/>
              <w:tabs>
                <w:tab w:val="left" w:pos="1200"/>
                <w:tab w:val="right" w:leader="dot" w:pos="9629"/>
              </w:tabs>
              <w:rPr>
                <w:ins w:id="58"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59"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"_Toc132878147"</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6.1.6</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Presentation Rate:</w:t>
              </w:r>
              <w:r>
                <w:rPr>
                  <w:noProof/>
                  <w:webHidden/>
                </w:rPr>
                <w:tab/>
              </w:r>
              <w:r>
                <w:rPr>
                  <w:noProof/>
                  <w:webHidden/>
                </w:rPr>
                <w:fldChar w:fldCharType="begin"/>
              </w:r>
              <w:r>
                <w:rPr>
                  <w:noProof/>
                  <w:webHidden/>
                </w:rPr>
                <w:instrText xml:space="preserve"> PAGEREF _Toc132878147 \h </w:instrText>
              </w:r>
            </w:ins>
            <w:r>
              <w:rPr>
                <w:noProof/>
                <w:webHidden/>
              </w:rPr>
            </w:r>
            <w:r>
              <w:rPr>
                <w:noProof/>
                <w:webHidden/>
              </w:rPr>
              <w:fldChar w:fldCharType="separate"/>
            </w:r>
            <w:ins w:id="60" w:author="Avinash Agarwal" w:date="2023-04-20T10:15:00Z">
              <w:r>
                <w:rPr>
                  <w:noProof/>
                  <w:webHidden/>
                </w:rPr>
                <w:t>3</w:t>
              </w:r>
              <w:r>
                <w:rPr>
                  <w:noProof/>
                  <w:webHidden/>
                </w:rPr>
                <w:fldChar w:fldCharType="end"/>
              </w:r>
              <w:r w:rsidRPr="009C155E">
                <w:rPr>
                  <w:rStyle w:val="Hyperlink"/>
                  <w:noProof/>
                </w:rPr>
                <w:fldChar w:fldCharType="end"/>
              </w:r>
            </w:ins>
          </w:p>
          <w:p w14:paraId="3B6E5014" w14:textId="40F911D3" w:rsidR="0031697C" w:rsidRDefault="0031697C">
            <w:pPr>
              <w:pStyle w:val="TOC3"/>
              <w:tabs>
                <w:tab w:val="left" w:pos="1200"/>
                <w:tab w:val="right" w:leader="dot" w:pos="9629"/>
              </w:tabs>
              <w:rPr>
                <w:ins w:id="61"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62"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"_Toc132878148"</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6.1.7</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Caption Fonts:</w:t>
              </w:r>
              <w:r>
                <w:rPr>
                  <w:noProof/>
                  <w:webHidden/>
                </w:rPr>
                <w:tab/>
              </w:r>
              <w:r>
                <w:rPr>
                  <w:noProof/>
                  <w:webHidden/>
                </w:rPr>
                <w:fldChar w:fldCharType="begin"/>
              </w:r>
              <w:r>
                <w:rPr>
                  <w:noProof/>
                  <w:webHidden/>
                </w:rPr>
                <w:instrText xml:space="preserve"> PAGEREF _Toc132878148 \h </w:instrText>
              </w:r>
            </w:ins>
            <w:r>
              <w:rPr>
                <w:noProof/>
                <w:webHidden/>
              </w:rPr>
            </w:r>
            <w:r>
              <w:rPr>
                <w:noProof/>
                <w:webHidden/>
              </w:rPr>
              <w:fldChar w:fldCharType="separate"/>
            </w:r>
            <w:ins w:id="63" w:author="Avinash Agarwal" w:date="2023-04-20T10:15:00Z">
              <w:r>
                <w:rPr>
                  <w:noProof/>
                  <w:webHidden/>
                </w:rPr>
                <w:t>3</w:t>
              </w:r>
              <w:r>
                <w:rPr>
                  <w:noProof/>
                  <w:webHidden/>
                </w:rPr>
                <w:fldChar w:fldCharType="end"/>
              </w:r>
              <w:r w:rsidRPr="009C155E">
                <w:rPr>
                  <w:rStyle w:val="Hyperlink"/>
                  <w:noProof/>
                </w:rPr>
                <w:fldChar w:fldCharType="end"/>
              </w:r>
            </w:ins>
          </w:p>
          <w:p w14:paraId="1202E1EA" w14:textId="18EACC30" w:rsidR="0031697C" w:rsidRDefault="0031697C">
            <w:pPr>
              <w:pStyle w:val="TOC3"/>
              <w:tabs>
                <w:tab w:val="left" w:pos="1200"/>
                <w:tab w:val="right" w:leader="dot" w:pos="9629"/>
              </w:tabs>
              <w:rPr>
                <w:ins w:id="64"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65"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"_Toc132878149"</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6.1.8</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Caption Style:</w:t>
              </w:r>
              <w:r>
                <w:rPr>
                  <w:noProof/>
                  <w:webHidden/>
                </w:rPr>
                <w:tab/>
              </w:r>
              <w:r>
                <w:rPr>
                  <w:noProof/>
                  <w:webHidden/>
                </w:rPr>
                <w:fldChar w:fldCharType="begin"/>
              </w:r>
              <w:r>
                <w:rPr>
                  <w:noProof/>
                  <w:webHidden/>
                </w:rPr>
                <w:instrText xml:space="preserve"> PAGEREF _Toc132878149 \h </w:instrText>
              </w:r>
            </w:ins>
            <w:r>
              <w:rPr>
                <w:noProof/>
                <w:webHidden/>
              </w:rPr>
            </w:r>
            <w:r>
              <w:rPr>
                <w:noProof/>
                <w:webHidden/>
              </w:rPr>
              <w:fldChar w:fldCharType="separate"/>
            </w:r>
            <w:ins w:id="66" w:author="Avinash Agarwal" w:date="2023-04-20T10:15:00Z">
              <w:r>
                <w:rPr>
                  <w:noProof/>
                  <w:webHidden/>
                </w:rPr>
                <w:t>3</w:t>
              </w:r>
              <w:r>
                <w:rPr>
                  <w:noProof/>
                  <w:webHidden/>
                </w:rPr>
                <w:fldChar w:fldCharType="end"/>
              </w:r>
              <w:r w:rsidRPr="009C155E">
                <w:rPr>
                  <w:rStyle w:val="Hyperlink"/>
                  <w:noProof/>
                </w:rPr>
                <w:fldChar w:fldCharType="end"/>
              </w:r>
            </w:ins>
          </w:p>
          <w:p w14:paraId="13A18EE6" w14:textId="7225B081" w:rsidR="0031697C" w:rsidRDefault="0031697C">
            <w:pPr>
              <w:pStyle w:val="TOC3"/>
              <w:tabs>
                <w:tab w:val="left" w:pos="1200"/>
                <w:tab w:val="right" w:leader="dot" w:pos="9629"/>
              </w:tabs>
              <w:rPr>
                <w:ins w:id="67"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68"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"_Toc132878150"</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6.1.9</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Caption Colour:</w:t>
              </w:r>
              <w:r>
                <w:rPr>
                  <w:noProof/>
                  <w:webHidden/>
                </w:rPr>
                <w:tab/>
              </w:r>
              <w:r>
                <w:rPr>
                  <w:noProof/>
                  <w:webHidden/>
                </w:rPr>
                <w:fldChar w:fldCharType="begin"/>
              </w:r>
              <w:r>
                <w:rPr>
                  <w:noProof/>
                  <w:webHidden/>
                </w:rPr>
                <w:instrText xml:space="preserve"> PAGEREF _Toc132878150 \h </w:instrText>
              </w:r>
            </w:ins>
            <w:r>
              <w:rPr>
                <w:noProof/>
                <w:webHidden/>
              </w:rPr>
            </w:r>
            <w:r>
              <w:rPr>
                <w:noProof/>
                <w:webHidden/>
              </w:rPr>
              <w:fldChar w:fldCharType="separate"/>
            </w:r>
            <w:ins w:id="69" w:author="Avinash Agarwal" w:date="2023-04-20T10:15:00Z">
              <w:r>
                <w:rPr>
                  <w:noProof/>
                  <w:webHidden/>
                </w:rPr>
                <w:t>3</w:t>
              </w:r>
              <w:r>
                <w:rPr>
                  <w:noProof/>
                  <w:webHidden/>
                </w:rPr>
                <w:fldChar w:fldCharType="end"/>
              </w:r>
              <w:r w:rsidRPr="009C155E">
                <w:rPr>
                  <w:rStyle w:val="Hyperlink"/>
                  <w:noProof/>
                </w:rPr>
                <w:fldChar w:fldCharType="end"/>
              </w:r>
            </w:ins>
          </w:p>
          <w:p w14:paraId="37F3CC92" w14:textId="2CDEC851" w:rsidR="0031697C" w:rsidRDefault="0031697C">
            <w:pPr>
              <w:pStyle w:val="TOC3"/>
              <w:tabs>
                <w:tab w:val="left" w:pos="1440"/>
                <w:tab w:val="right" w:leader="dot" w:pos="9629"/>
              </w:tabs>
              <w:rPr>
                <w:ins w:id="70"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71"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"_Toc132878151"</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6.1.10</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Text (Character) encoding:</w:t>
              </w:r>
              <w:r>
                <w:rPr>
                  <w:noProof/>
                  <w:webHidden/>
                </w:rPr>
                <w:tab/>
              </w:r>
              <w:r>
                <w:rPr>
                  <w:noProof/>
                  <w:webHidden/>
                </w:rPr>
                <w:fldChar w:fldCharType="begin"/>
              </w:r>
              <w:r>
                <w:rPr>
                  <w:noProof/>
                  <w:webHidden/>
                </w:rPr>
                <w:instrText xml:space="preserve"> PAGEREF _Toc132878151 \h </w:instrText>
              </w:r>
            </w:ins>
            <w:r>
              <w:rPr>
                <w:noProof/>
                <w:webHidden/>
              </w:rPr>
            </w:r>
            <w:r>
              <w:rPr>
                <w:noProof/>
                <w:webHidden/>
              </w:rPr>
              <w:fldChar w:fldCharType="separate"/>
            </w:r>
            <w:ins w:id="72" w:author="Avinash Agarwal" w:date="2023-04-20T10:15:00Z">
              <w:r>
                <w:rPr>
                  <w:noProof/>
                  <w:webHidden/>
                </w:rPr>
                <w:t>3</w:t>
              </w:r>
              <w:r>
                <w:rPr>
                  <w:noProof/>
                  <w:webHidden/>
                </w:rPr>
                <w:fldChar w:fldCharType="end"/>
              </w:r>
              <w:r w:rsidRPr="009C155E">
                <w:rPr>
                  <w:rStyle w:val="Hyperlink"/>
                  <w:noProof/>
                </w:rPr>
                <w:fldChar w:fldCharType="end"/>
              </w:r>
            </w:ins>
          </w:p>
          <w:p w14:paraId="1EFBCDAA" w14:textId="54F746EA" w:rsidR="0031697C" w:rsidRDefault="0031697C">
            <w:pPr>
              <w:pStyle w:val="TOC2"/>
              <w:rPr>
                <w:ins w:id="73" w:author="Avinash Agarwal" w:date="2023-04-20T10:15:00Z"/>
                <w:rFonts w:asciiTheme="minorHAnsi" w:eastAsiaTheme="minorEastAsia" w:hAnsiTheme="minorHAnsi" w:cstheme="minorBidi"/>
                <w:smallCaps w:val="0"/>
                <w:noProof/>
                <w:kern w:val="2"/>
                <w:sz w:val="24"/>
                <w:lang w:val="en-IN" w:eastAsia="en-GB"/>
                <w14:ligatures w14:val="standardContextual"/>
              </w:rPr>
            </w:pPr>
            <w:ins w:id="74"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"_Toc132878152"</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6.2</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lang w:bidi="ar-DZ"/>
                </w:rPr>
                <w:t>Transportation / Storage Standards: Putting live captioning into broadcast / satellite video distribution</w:t>
              </w:r>
              <w:r>
                <w:rPr>
                  <w:noProof/>
                  <w:webHidden/>
                </w:rPr>
                <w:tab/>
              </w:r>
              <w:r>
                <w:rPr>
                  <w:noProof/>
                  <w:webHidden/>
                </w:rPr>
                <w:fldChar w:fldCharType="begin"/>
              </w:r>
              <w:r>
                <w:rPr>
                  <w:noProof/>
                  <w:webHidden/>
                </w:rPr>
                <w:instrText xml:space="preserve"> PAGEREF _Toc132878152 \h </w:instrText>
              </w:r>
            </w:ins>
            <w:r>
              <w:rPr>
                <w:noProof/>
                <w:webHidden/>
              </w:rPr>
            </w:r>
            <w:r>
              <w:rPr>
                <w:noProof/>
                <w:webHidden/>
              </w:rPr>
              <w:fldChar w:fldCharType="separate"/>
            </w:r>
            <w:ins w:id="75" w:author="Avinash Agarwal" w:date="2023-04-20T10:15:00Z">
              <w:r>
                <w:rPr>
                  <w:noProof/>
                  <w:webHidden/>
                </w:rPr>
                <w:t>3</w:t>
              </w:r>
              <w:r>
                <w:rPr>
                  <w:noProof/>
                  <w:webHidden/>
                </w:rPr>
                <w:fldChar w:fldCharType="end"/>
              </w:r>
              <w:r w:rsidRPr="009C155E">
                <w:rPr>
                  <w:rStyle w:val="Hyperlink"/>
                  <w:noProof/>
                </w:rPr>
                <w:fldChar w:fldCharType="end"/>
              </w:r>
            </w:ins>
          </w:p>
          <w:p w14:paraId="3D0DB751" w14:textId="7BC6285B" w:rsidR="0031697C" w:rsidRDefault="0031697C">
            <w:pPr>
              <w:pStyle w:val="TOC3"/>
              <w:tabs>
                <w:tab w:val="left" w:pos="1200"/>
                <w:tab w:val="right" w:leader="dot" w:pos="9629"/>
              </w:tabs>
              <w:rPr>
                <w:ins w:id="76"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77"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"_Toc132878153"</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6.2.1</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Common transmission standards:</w:t>
              </w:r>
              <w:r>
                <w:rPr>
                  <w:noProof/>
                  <w:webHidden/>
                </w:rPr>
                <w:tab/>
              </w:r>
              <w:r>
                <w:rPr>
                  <w:noProof/>
                  <w:webHidden/>
                </w:rPr>
                <w:fldChar w:fldCharType="begin"/>
              </w:r>
              <w:r>
                <w:rPr>
                  <w:noProof/>
                  <w:webHidden/>
                </w:rPr>
                <w:instrText xml:space="preserve"> PAGEREF _Toc132878153 \h </w:instrText>
              </w:r>
            </w:ins>
            <w:r>
              <w:rPr>
                <w:noProof/>
                <w:webHidden/>
              </w:rPr>
            </w:r>
            <w:r>
              <w:rPr>
                <w:noProof/>
                <w:webHidden/>
              </w:rPr>
              <w:fldChar w:fldCharType="separate"/>
            </w:r>
            <w:ins w:id="78" w:author="Avinash Agarwal" w:date="2023-04-20T10:15:00Z">
              <w:r>
                <w:rPr>
                  <w:noProof/>
                  <w:webHidden/>
                </w:rPr>
                <w:t>3</w:t>
              </w:r>
              <w:r>
                <w:rPr>
                  <w:noProof/>
                  <w:webHidden/>
                </w:rPr>
                <w:fldChar w:fldCharType="end"/>
              </w:r>
              <w:r w:rsidRPr="009C155E">
                <w:rPr>
                  <w:rStyle w:val="Hyperlink"/>
                  <w:noProof/>
                </w:rPr>
                <w:fldChar w:fldCharType="end"/>
              </w:r>
            </w:ins>
          </w:p>
          <w:p w14:paraId="523E7FFB" w14:textId="092EBAEB" w:rsidR="0031697C" w:rsidRDefault="0031697C">
            <w:pPr>
              <w:pStyle w:val="TOC3"/>
              <w:tabs>
                <w:tab w:val="left" w:pos="1200"/>
                <w:tab w:val="right" w:leader="dot" w:pos="9629"/>
              </w:tabs>
              <w:rPr>
                <w:ins w:id="79"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80"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"_Toc132878154"</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6.2.2</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Other standards:</w:t>
              </w:r>
              <w:r>
                <w:rPr>
                  <w:noProof/>
                  <w:webHidden/>
                </w:rPr>
                <w:tab/>
              </w:r>
              <w:r>
                <w:rPr>
                  <w:noProof/>
                  <w:webHidden/>
                </w:rPr>
                <w:fldChar w:fldCharType="begin"/>
              </w:r>
              <w:r>
                <w:rPr>
                  <w:noProof/>
                  <w:webHidden/>
                </w:rPr>
                <w:instrText xml:space="preserve"> PAGEREF _Toc132878154 \h </w:instrText>
              </w:r>
            </w:ins>
            <w:r>
              <w:rPr>
                <w:noProof/>
                <w:webHidden/>
              </w:rPr>
            </w:r>
            <w:r>
              <w:rPr>
                <w:noProof/>
                <w:webHidden/>
              </w:rPr>
              <w:fldChar w:fldCharType="separate"/>
            </w:r>
            <w:ins w:id="81" w:author="Avinash Agarwal" w:date="2023-04-20T10:15:00Z">
              <w:r>
                <w:rPr>
                  <w:noProof/>
                  <w:webHidden/>
                </w:rPr>
                <w:t>3</w:t>
              </w:r>
              <w:r>
                <w:rPr>
                  <w:noProof/>
                  <w:webHidden/>
                </w:rPr>
                <w:fldChar w:fldCharType="end"/>
              </w:r>
              <w:r w:rsidRPr="009C155E">
                <w:rPr>
                  <w:rStyle w:val="Hyperlink"/>
                  <w:noProof/>
                </w:rPr>
                <w:fldChar w:fldCharType="end"/>
              </w:r>
            </w:ins>
          </w:p>
          <w:p w14:paraId="42C0AD0E" w14:textId="7530188C" w:rsidR="0031697C" w:rsidRDefault="0031697C">
            <w:pPr>
              <w:pStyle w:val="TOC2"/>
              <w:rPr>
                <w:ins w:id="82" w:author="Avinash Agarwal" w:date="2023-04-20T10:15:00Z"/>
                <w:rFonts w:asciiTheme="minorHAnsi" w:eastAsiaTheme="minorEastAsia" w:hAnsiTheme="minorHAnsi" w:cstheme="minorBidi"/>
                <w:smallCaps w:val="0"/>
                <w:noProof/>
                <w:kern w:val="2"/>
                <w:sz w:val="24"/>
                <w:lang w:val="en-IN" w:eastAsia="en-GB"/>
                <w14:ligatures w14:val="standardContextual"/>
              </w:rPr>
            </w:pPr>
            <w:ins w:id="83"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"_Toc132878155"</w:instrText>
              </w:r>
              <w:r w:rsidRPr="009C155E">
                <w:rPr>
                  <w:rStyle w:val="Hyperlink"/>
                  <w:noProof/>
                </w:rPr>
                <w:instrText xml:space="preserve"> </w:instrText>
              </w:r>
              <w:r w:rsidRPr="009C155E">
                <w:rPr>
                  <w:rStyle w:val="Hyperlink"/>
                  <w:noProof/>
                </w:rPr>
                <w:fldChar w:fldCharType="separate"/>
              </w:r>
              <w:r w:rsidRPr="009C155E">
                <w:rPr>
                  <w:rStyle w:val="Hyperlink"/>
                  <w:noProof/>
                  <w:highlight w:val="cyan"/>
                  <w:lang w:bidi="ar-DZ"/>
                </w:rPr>
                <w:t>6.3</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highlight w:val="cyan"/>
                  <w:lang w:bidi="ar-DZ"/>
                </w:rPr>
                <w:t>Closed captioning:</w:t>
              </w:r>
              <w:r>
                <w:rPr>
                  <w:noProof/>
                  <w:webHidden/>
                </w:rPr>
                <w:tab/>
              </w:r>
              <w:r>
                <w:rPr>
                  <w:noProof/>
                  <w:webHidden/>
                </w:rPr>
                <w:fldChar w:fldCharType="begin"/>
              </w:r>
              <w:r>
                <w:rPr>
                  <w:noProof/>
                  <w:webHidden/>
                </w:rPr>
                <w:instrText xml:space="preserve"> PAGEREF _Toc132878155 \h </w:instrText>
              </w:r>
            </w:ins>
            <w:r>
              <w:rPr>
                <w:noProof/>
                <w:webHidden/>
              </w:rPr>
            </w:r>
            <w:r>
              <w:rPr>
                <w:noProof/>
                <w:webHidden/>
              </w:rPr>
              <w:fldChar w:fldCharType="separate"/>
            </w:r>
            <w:ins w:id="84" w:author="Avinash Agarwal" w:date="2023-04-20T10:15:00Z">
              <w:r>
                <w:rPr>
                  <w:noProof/>
                  <w:webHidden/>
                </w:rPr>
                <w:t>4</w:t>
              </w:r>
              <w:r>
                <w:rPr>
                  <w:noProof/>
                  <w:webHidden/>
                </w:rPr>
                <w:fldChar w:fldCharType="end"/>
              </w:r>
              <w:r w:rsidRPr="009C155E">
                <w:rPr>
                  <w:rStyle w:val="Hyperlink"/>
                  <w:noProof/>
                </w:rPr>
                <w:fldChar w:fldCharType="end"/>
              </w:r>
            </w:ins>
          </w:p>
          <w:p w14:paraId="74BBC900" w14:textId="7FFD48BB" w:rsidR="0031697C" w:rsidRDefault="0031697C">
            <w:pPr>
              <w:pStyle w:val="TOC2"/>
              <w:rPr>
                <w:ins w:id="85" w:author="Avinash Agarwal" w:date="2023-04-20T10:15:00Z"/>
                <w:rFonts w:asciiTheme="minorHAnsi" w:eastAsiaTheme="minorEastAsia" w:hAnsiTheme="minorHAnsi" w:cstheme="minorBidi"/>
                <w:smallCaps w:val="0"/>
                <w:noProof/>
                <w:kern w:val="2"/>
                <w:sz w:val="24"/>
                <w:lang w:val="en-IN" w:eastAsia="en-GB"/>
                <w14:ligatures w14:val="standardContextual"/>
              </w:rPr>
            </w:pPr>
            <w:ins w:id="86"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"_Toc132878156"</w:instrText>
              </w:r>
              <w:r w:rsidRPr="009C155E">
                <w:rPr>
                  <w:rStyle w:val="Hyperlink"/>
                  <w:noProof/>
                </w:rPr>
                <w:instrText xml:space="preserve"> </w:instrText>
              </w:r>
              <w:r w:rsidRPr="009C155E">
                <w:rPr>
                  <w:rStyle w:val="Hyperlink"/>
                  <w:noProof/>
                </w:rPr>
                <w:fldChar w:fldCharType="separate"/>
              </w:r>
              <w:r w:rsidRPr="009C155E">
                <w:rPr>
                  <w:rStyle w:val="Hyperlink"/>
                  <w:noProof/>
                  <w:highlight w:val="cyan"/>
                  <w:lang w:bidi="ar-DZ"/>
                </w:rPr>
                <w:t>6.4</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highlight w:val="cyan"/>
                  <w:lang w:bidi="ar-DZ"/>
                </w:rPr>
                <w:t>Open captioning:</w:t>
              </w:r>
              <w:r>
                <w:rPr>
                  <w:noProof/>
                  <w:webHidden/>
                </w:rPr>
                <w:tab/>
              </w:r>
              <w:r>
                <w:rPr>
                  <w:noProof/>
                  <w:webHidden/>
                </w:rPr>
                <w:fldChar w:fldCharType="begin"/>
              </w:r>
              <w:r>
                <w:rPr>
                  <w:noProof/>
                  <w:webHidden/>
                </w:rPr>
                <w:instrText xml:space="preserve"> PAGEREF _Toc132878156 \h </w:instrText>
              </w:r>
            </w:ins>
            <w:r>
              <w:rPr>
                <w:noProof/>
                <w:webHidden/>
              </w:rPr>
            </w:r>
            <w:r>
              <w:rPr>
                <w:noProof/>
                <w:webHidden/>
              </w:rPr>
              <w:fldChar w:fldCharType="separate"/>
            </w:r>
            <w:ins w:id="87" w:author="Avinash Agarwal" w:date="2023-04-20T10:15:00Z">
              <w:r>
                <w:rPr>
                  <w:noProof/>
                  <w:webHidden/>
                </w:rPr>
                <w:t>4</w:t>
              </w:r>
              <w:r>
                <w:rPr>
                  <w:noProof/>
                  <w:webHidden/>
                </w:rPr>
                <w:fldChar w:fldCharType="end"/>
              </w:r>
              <w:r w:rsidRPr="009C155E">
                <w:rPr>
                  <w:rStyle w:val="Hyperlink"/>
                  <w:noProof/>
                </w:rPr>
                <w:fldChar w:fldCharType="end"/>
              </w:r>
            </w:ins>
          </w:p>
          <w:p w14:paraId="631AF9D0" w14:textId="7D981229" w:rsidR="0031697C" w:rsidRDefault="0031697C">
            <w:pPr>
              <w:pStyle w:val="TOC1"/>
              <w:tabs>
                <w:tab w:val="left" w:pos="480"/>
                <w:tab w:val="right" w:leader="dot" w:pos="9629"/>
              </w:tabs>
              <w:rPr>
                <w:ins w:id="88"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89"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"_Toc132878157"</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Quality and accuracy measurement</w:t>
              </w:r>
              <w:r>
                <w:rPr>
                  <w:noProof/>
                  <w:webHidden/>
                </w:rPr>
                <w:tab/>
              </w:r>
              <w:r>
                <w:rPr>
                  <w:noProof/>
                  <w:webHidden/>
                </w:rPr>
                <w:fldChar w:fldCharType="begin"/>
              </w:r>
              <w:r>
                <w:rPr>
                  <w:noProof/>
                  <w:webHidden/>
                </w:rPr>
                <w:instrText xml:space="preserve"> PAGEREF _Toc132878157 \h </w:instrText>
              </w:r>
            </w:ins>
            <w:r>
              <w:rPr>
                <w:noProof/>
                <w:webHidden/>
              </w:rPr>
            </w:r>
            <w:r>
              <w:rPr>
                <w:noProof/>
                <w:webHidden/>
              </w:rPr>
              <w:fldChar w:fldCharType="separate"/>
            </w:r>
            <w:ins w:id="90" w:author="Avinash Agarwal" w:date="2023-04-20T10:15:00Z">
              <w:r>
                <w:rPr>
                  <w:noProof/>
                  <w:webHidden/>
                </w:rPr>
                <w:t>4</w:t>
              </w:r>
              <w:r>
                <w:rPr>
                  <w:noProof/>
                  <w:webHidden/>
                </w:rPr>
                <w:fldChar w:fldCharType="end"/>
              </w:r>
              <w:r w:rsidRPr="009C155E">
                <w:rPr>
                  <w:rStyle w:val="Hyperlink"/>
                  <w:noProof/>
                </w:rPr>
                <w:fldChar w:fldCharType="end"/>
              </w:r>
            </w:ins>
          </w:p>
          <w:p w14:paraId="1CEE814C" w14:textId="55B16807" w:rsidR="0031697C" w:rsidRDefault="0031697C">
            <w:pPr>
              <w:pStyle w:val="TOC2"/>
              <w:rPr>
                <w:ins w:id="91" w:author="Avinash Agarwal" w:date="2023-04-20T10:15:00Z"/>
                <w:rFonts w:asciiTheme="minorHAnsi" w:eastAsiaTheme="minorEastAsia" w:hAnsiTheme="minorHAnsi" w:cstheme="minorBidi"/>
                <w:smallCaps w:val="0"/>
                <w:noProof/>
                <w:kern w:val="2"/>
                <w:sz w:val="24"/>
                <w:lang w:val="en-IN" w:eastAsia="en-GB"/>
                <w14:ligatures w14:val="standardContextual"/>
              </w:rPr>
            </w:pPr>
            <w:ins w:id="92"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"_Toc132878158"</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7.1</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lang w:bidi="ar-DZ"/>
                </w:rPr>
                <w:t>WER</w:t>
              </w:r>
              <w:r>
                <w:rPr>
                  <w:noProof/>
                  <w:webHidden/>
                </w:rPr>
                <w:tab/>
              </w:r>
              <w:r>
                <w:rPr>
                  <w:noProof/>
                  <w:webHidden/>
                </w:rPr>
                <w:fldChar w:fldCharType="begin"/>
              </w:r>
              <w:r>
                <w:rPr>
                  <w:noProof/>
                  <w:webHidden/>
                </w:rPr>
                <w:instrText xml:space="preserve"> PAGEREF _Toc132878158 \h </w:instrText>
              </w:r>
            </w:ins>
            <w:r>
              <w:rPr>
                <w:noProof/>
                <w:webHidden/>
              </w:rPr>
            </w:r>
            <w:r>
              <w:rPr>
                <w:noProof/>
                <w:webHidden/>
              </w:rPr>
              <w:fldChar w:fldCharType="separate"/>
            </w:r>
            <w:ins w:id="93" w:author="Avinash Agarwal" w:date="2023-04-20T10:15:00Z">
              <w:r>
                <w:rPr>
                  <w:noProof/>
                  <w:webHidden/>
                </w:rPr>
                <w:t>4</w:t>
              </w:r>
              <w:r>
                <w:rPr>
                  <w:noProof/>
                  <w:webHidden/>
                </w:rPr>
                <w:fldChar w:fldCharType="end"/>
              </w:r>
              <w:r w:rsidRPr="009C155E">
                <w:rPr>
                  <w:rStyle w:val="Hyperlink"/>
                  <w:noProof/>
                </w:rPr>
                <w:fldChar w:fldCharType="end"/>
              </w:r>
            </w:ins>
          </w:p>
          <w:p w14:paraId="04E30732" w14:textId="7475F710" w:rsidR="0031697C" w:rsidRDefault="0031697C">
            <w:pPr>
              <w:pStyle w:val="TOC3"/>
              <w:tabs>
                <w:tab w:val="left" w:pos="1200"/>
                <w:tab w:val="right" w:leader="dot" w:pos="9629"/>
              </w:tabs>
              <w:rPr>
                <w:ins w:id="94"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95"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"_Toc132878159"</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7.1.1</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About WER:</w:t>
              </w:r>
              <w:r>
                <w:rPr>
                  <w:noProof/>
                  <w:webHidden/>
                </w:rPr>
                <w:tab/>
              </w:r>
              <w:r>
                <w:rPr>
                  <w:noProof/>
                  <w:webHidden/>
                </w:rPr>
                <w:fldChar w:fldCharType="begin"/>
              </w:r>
              <w:r>
                <w:rPr>
                  <w:noProof/>
                  <w:webHidden/>
                </w:rPr>
                <w:instrText xml:space="preserve"> PAGEREF _Toc132878159 \h </w:instrText>
              </w:r>
            </w:ins>
            <w:r>
              <w:rPr>
                <w:noProof/>
                <w:webHidden/>
              </w:rPr>
            </w:r>
            <w:r>
              <w:rPr>
                <w:noProof/>
                <w:webHidden/>
              </w:rPr>
              <w:fldChar w:fldCharType="separate"/>
            </w:r>
            <w:ins w:id="96" w:author="Avinash Agarwal" w:date="2023-04-20T10:15:00Z">
              <w:r>
                <w:rPr>
                  <w:noProof/>
                  <w:webHidden/>
                </w:rPr>
                <w:t>4</w:t>
              </w:r>
              <w:r>
                <w:rPr>
                  <w:noProof/>
                  <w:webHidden/>
                </w:rPr>
                <w:fldChar w:fldCharType="end"/>
              </w:r>
              <w:r w:rsidRPr="009C155E">
                <w:rPr>
                  <w:rStyle w:val="Hyperlink"/>
                  <w:noProof/>
                </w:rPr>
                <w:fldChar w:fldCharType="end"/>
              </w:r>
            </w:ins>
          </w:p>
          <w:p w14:paraId="1497C0B0" w14:textId="0EACD24D" w:rsidR="0031697C" w:rsidRDefault="0031697C">
            <w:pPr>
              <w:pStyle w:val="TOC3"/>
              <w:tabs>
                <w:tab w:val="left" w:pos="1200"/>
                <w:tab w:val="right" w:leader="dot" w:pos="9629"/>
              </w:tabs>
              <w:rPr>
                <w:ins w:id="97"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98"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"_Toc132878160"</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7.1.2</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Strengths:</w:t>
              </w:r>
              <w:r>
                <w:rPr>
                  <w:noProof/>
                  <w:webHidden/>
                </w:rPr>
                <w:tab/>
              </w:r>
              <w:r>
                <w:rPr>
                  <w:noProof/>
                  <w:webHidden/>
                </w:rPr>
                <w:fldChar w:fldCharType="begin"/>
              </w:r>
              <w:r>
                <w:rPr>
                  <w:noProof/>
                  <w:webHidden/>
                </w:rPr>
                <w:instrText xml:space="preserve"> PAGEREF _Toc132878160 \h </w:instrText>
              </w:r>
            </w:ins>
            <w:r>
              <w:rPr>
                <w:noProof/>
                <w:webHidden/>
              </w:rPr>
            </w:r>
            <w:r>
              <w:rPr>
                <w:noProof/>
                <w:webHidden/>
              </w:rPr>
              <w:fldChar w:fldCharType="separate"/>
            </w:r>
            <w:ins w:id="99" w:author="Avinash Agarwal" w:date="2023-04-20T10:15:00Z">
              <w:r>
                <w:rPr>
                  <w:noProof/>
                  <w:webHidden/>
                </w:rPr>
                <w:t>5</w:t>
              </w:r>
              <w:r>
                <w:rPr>
                  <w:noProof/>
                  <w:webHidden/>
                </w:rPr>
                <w:fldChar w:fldCharType="end"/>
              </w:r>
              <w:r w:rsidRPr="009C155E">
                <w:rPr>
                  <w:rStyle w:val="Hyperlink"/>
                  <w:noProof/>
                </w:rPr>
                <w:fldChar w:fldCharType="end"/>
              </w:r>
            </w:ins>
          </w:p>
          <w:p w14:paraId="1CC7EA45" w14:textId="397E59F7" w:rsidR="0031697C" w:rsidRDefault="0031697C">
            <w:pPr>
              <w:pStyle w:val="TOC3"/>
              <w:tabs>
                <w:tab w:val="left" w:pos="1200"/>
                <w:tab w:val="right" w:leader="dot" w:pos="9629"/>
              </w:tabs>
              <w:rPr>
                <w:ins w:id="100"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101"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"_Toc132878161"</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7.1.3</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Weaknesses:</w:t>
              </w:r>
              <w:r>
                <w:rPr>
                  <w:noProof/>
                  <w:webHidden/>
                </w:rPr>
                <w:tab/>
              </w:r>
              <w:r>
                <w:rPr>
                  <w:noProof/>
                  <w:webHidden/>
                </w:rPr>
                <w:fldChar w:fldCharType="begin"/>
              </w:r>
              <w:r>
                <w:rPr>
                  <w:noProof/>
                  <w:webHidden/>
                </w:rPr>
                <w:instrText xml:space="preserve"> PAGEREF _Toc132878161 \h </w:instrText>
              </w:r>
            </w:ins>
            <w:r>
              <w:rPr>
                <w:noProof/>
                <w:webHidden/>
              </w:rPr>
            </w:r>
            <w:r>
              <w:rPr>
                <w:noProof/>
                <w:webHidden/>
              </w:rPr>
              <w:fldChar w:fldCharType="separate"/>
            </w:r>
            <w:ins w:id="102" w:author="Avinash Agarwal" w:date="2023-04-20T10:15:00Z">
              <w:r>
                <w:rPr>
                  <w:noProof/>
                  <w:webHidden/>
                </w:rPr>
                <w:t>5</w:t>
              </w:r>
              <w:r>
                <w:rPr>
                  <w:noProof/>
                  <w:webHidden/>
                </w:rPr>
                <w:fldChar w:fldCharType="end"/>
              </w:r>
              <w:r w:rsidRPr="009C155E">
                <w:rPr>
                  <w:rStyle w:val="Hyperlink"/>
                  <w:noProof/>
                </w:rPr>
                <w:fldChar w:fldCharType="end"/>
              </w:r>
            </w:ins>
          </w:p>
          <w:p w14:paraId="3C7313BC" w14:textId="46FCAE71" w:rsidR="0031697C" w:rsidRDefault="0031697C">
            <w:pPr>
              <w:pStyle w:val="TOC2"/>
              <w:rPr>
                <w:ins w:id="103" w:author="Avinash Agarwal" w:date="2023-04-20T10:15:00Z"/>
                <w:rFonts w:asciiTheme="minorHAnsi" w:eastAsiaTheme="minorEastAsia" w:hAnsiTheme="minorHAnsi" w:cstheme="minorBidi"/>
                <w:smallCaps w:val="0"/>
                <w:noProof/>
                <w:kern w:val="2"/>
                <w:sz w:val="24"/>
                <w:lang w:val="en-IN" w:eastAsia="en-GB"/>
                <w14:ligatures w14:val="standardContextual"/>
              </w:rPr>
            </w:pPr>
            <w:ins w:id="104"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"_Toc132878162"</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7.2</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lang w:bidi="ar-DZ"/>
                </w:rPr>
                <w:t>NER</w:t>
              </w:r>
              <w:r>
                <w:rPr>
                  <w:noProof/>
                  <w:webHidden/>
                </w:rPr>
                <w:tab/>
              </w:r>
              <w:r>
                <w:rPr>
                  <w:noProof/>
                  <w:webHidden/>
                </w:rPr>
                <w:fldChar w:fldCharType="begin"/>
              </w:r>
              <w:r>
                <w:rPr>
                  <w:noProof/>
                  <w:webHidden/>
                </w:rPr>
                <w:instrText xml:space="preserve"> PAGEREF _Toc132878162 \h </w:instrText>
              </w:r>
            </w:ins>
            <w:r>
              <w:rPr>
                <w:noProof/>
                <w:webHidden/>
              </w:rPr>
            </w:r>
            <w:r>
              <w:rPr>
                <w:noProof/>
                <w:webHidden/>
              </w:rPr>
              <w:fldChar w:fldCharType="separate"/>
            </w:r>
            <w:ins w:id="105" w:author="Avinash Agarwal" w:date="2023-04-20T10:15:00Z">
              <w:r>
                <w:rPr>
                  <w:noProof/>
                  <w:webHidden/>
                </w:rPr>
                <w:t>5</w:t>
              </w:r>
              <w:r>
                <w:rPr>
                  <w:noProof/>
                  <w:webHidden/>
                </w:rPr>
                <w:fldChar w:fldCharType="end"/>
              </w:r>
              <w:r w:rsidRPr="009C155E">
                <w:rPr>
                  <w:rStyle w:val="Hyperlink"/>
                  <w:noProof/>
                </w:rPr>
                <w:fldChar w:fldCharType="end"/>
              </w:r>
            </w:ins>
          </w:p>
          <w:p w14:paraId="25C8F5C1" w14:textId="0F2DDB87" w:rsidR="0031697C" w:rsidRDefault="0031697C">
            <w:pPr>
              <w:pStyle w:val="TOC3"/>
              <w:tabs>
                <w:tab w:val="left" w:pos="1200"/>
                <w:tab w:val="right" w:leader="dot" w:pos="9629"/>
              </w:tabs>
              <w:rPr>
                <w:ins w:id="106"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107"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"_Toc132878163"</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7.2.1</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About NER:</w:t>
              </w:r>
              <w:r>
                <w:rPr>
                  <w:noProof/>
                  <w:webHidden/>
                </w:rPr>
                <w:tab/>
              </w:r>
              <w:r>
                <w:rPr>
                  <w:noProof/>
                  <w:webHidden/>
                </w:rPr>
                <w:fldChar w:fldCharType="begin"/>
              </w:r>
              <w:r>
                <w:rPr>
                  <w:noProof/>
                  <w:webHidden/>
                </w:rPr>
                <w:instrText xml:space="preserve"> PAGEREF _Toc132878163 \h </w:instrText>
              </w:r>
            </w:ins>
            <w:r>
              <w:rPr>
                <w:noProof/>
                <w:webHidden/>
              </w:rPr>
            </w:r>
            <w:r>
              <w:rPr>
                <w:noProof/>
                <w:webHidden/>
              </w:rPr>
              <w:fldChar w:fldCharType="separate"/>
            </w:r>
            <w:ins w:id="108" w:author="Avinash Agarwal" w:date="2023-04-20T10:15:00Z">
              <w:r>
                <w:rPr>
                  <w:noProof/>
                  <w:webHidden/>
                </w:rPr>
                <w:t>5</w:t>
              </w:r>
              <w:r>
                <w:rPr>
                  <w:noProof/>
                  <w:webHidden/>
                </w:rPr>
                <w:fldChar w:fldCharType="end"/>
              </w:r>
              <w:r w:rsidRPr="009C155E">
                <w:rPr>
                  <w:rStyle w:val="Hyperlink"/>
                  <w:noProof/>
                </w:rPr>
                <w:fldChar w:fldCharType="end"/>
              </w:r>
            </w:ins>
          </w:p>
          <w:p w14:paraId="2988BA84" w14:textId="53E8D264" w:rsidR="0031697C" w:rsidRDefault="0031697C">
            <w:pPr>
              <w:pStyle w:val="TOC3"/>
              <w:tabs>
                <w:tab w:val="left" w:pos="1200"/>
                <w:tab w:val="right" w:leader="dot" w:pos="9629"/>
              </w:tabs>
              <w:rPr>
                <w:ins w:id="109"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110"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"_Toc132878164"</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7.2.2</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Types of errors:</w:t>
              </w:r>
              <w:r>
                <w:rPr>
                  <w:noProof/>
                  <w:webHidden/>
                </w:rPr>
                <w:tab/>
              </w:r>
              <w:r>
                <w:rPr>
                  <w:noProof/>
                  <w:webHidden/>
                </w:rPr>
                <w:fldChar w:fldCharType="begin"/>
              </w:r>
              <w:r>
                <w:rPr>
                  <w:noProof/>
                  <w:webHidden/>
                </w:rPr>
                <w:instrText xml:space="preserve"> PAGEREF _Toc132878164 \h </w:instrText>
              </w:r>
            </w:ins>
            <w:r>
              <w:rPr>
                <w:noProof/>
                <w:webHidden/>
              </w:rPr>
            </w:r>
            <w:r>
              <w:rPr>
                <w:noProof/>
                <w:webHidden/>
              </w:rPr>
              <w:fldChar w:fldCharType="separate"/>
            </w:r>
            <w:ins w:id="111" w:author="Avinash Agarwal" w:date="2023-04-20T10:15:00Z">
              <w:r>
                <w:rPr>
                  <w:noProof/>
                  <w:webHidden/>
                </w:rPr>
                <w:t>5</w:t>
              </w:r>
              <w:r>
                <w:rPr>
                  <w:noProof/>
                  <w:webHidden/>
                </w:rPr>
                <w:fldChar w:fldCharType="end"/>
              </w:r>
              <w:r w:rsidRPr="009C155E">
                <w:rPr>
                  <w:rStyle w:val="Hyperlink"/>
                  <w:noProof/>
                </w:rPr>
                <w:fldChar w:fldCharType="end"/>
              </w:r>
            </w:ins>
          </w:p>
          <w:p w14:paraId="7D6825C7" w14:textId="36BC3AF2" w:rsidR="0031697C" w:rsidRDefault="0031697C">
            <w:pPr>
              <w:pStyle w:val="TOC3"/>
              <w:tabs>
                <w:tab w:val="left" w:pos="1200"/>
                <w:tab w:val="right" w:leader="dot" w:pos="9629"/>
              </w:tabs>
              <w:rPr>
                <w:ins w:id="112"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113"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"_Toc132878165"</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7.2.3</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Strengths:</w:t>
              </w:r>
              <w:r>
                <w:rPr>
                  <w:noProof/>
                  <w:webHidden/>
                </w:rPr>
                <w:tab/>
              </w:r>
              <w:r>
                <w:rPr>
                  <w:noProof/>
                  <w:webHidden/>
                </w:rPr>
                <w:fldChar w:fldCharType="begin"/>
              </w:r>
              <w:r>
                <w:rPr>
                  <w:noProof/>
                  <w:webHidden/>
                </w:rPr>
                <w:instrText xml:space="preserve"> PAGEREF _Toc132878165 \h </w:instrText>
              </w:r>
            </w:ins>
            <w:r>
              <w:rPr>
                <w:noProof/>
                <w:webHidden/>
              </w:rPr>
            </w:r>
            <w:r>
              <w:rPr>
                <w:noProof/>
                <w:webHidden/>
              </w:rPr>
              <w:fldChar w:fldCharType="separate"/>
            </w:r>
            <w:ins w:id="114" w:author="Avinash Agarwal" w:date="2023-04-20T10:15:00Z">
              <w:r>
                <w:rPr>
                  <w:noProof/>
                  <w:webHidden/>
                </w:rPr>
                <w:t>5</w:t>
              </w:r>
              <w:r>
                <w:rPr>
                  <w:noProof/>
                  <w:webHidden/>
                </w:rPr>
                <w:fldChar w:fldCharType="end"/>
              </w:r>
              <w:r w:rsidRPr="009C155E">
                <w:rPr>
                  <w:rStyle w:val="Hyperlink"/>
                  <w:noProof/>
                </w:rPr>
                <w:fldChar w:fldCharType="end"/>
              </w:r>
            </w:ins>
          </w:p>
          <w:p w14:paraId="1F7E3C9B" w14:textId="696F75FD" w:rsidR="0031697C" w:rsidRDefault="0031697C">
            <w:pPr>
              <w:pStyle w:val="TOC3"/>
              <w:tabs>
                <w:tab w:val="left" w:pos="1200"/>
                <w:tab w:val="right" w:leader="dot" w:pos="9629"/>
              </w:tabs>
              <w:rPr>
                <w:ins w:id="115" w:author="Avinash Agarwal" w:date="2023-04-20T10:15:00Z"/>
                <w:rFonts w:asciiTheme="minorHAnsi" w:eastAsiaTheme="minorEastAsia" w:hAnsiTheme="minorHAnsi" w:cstheme="minorBidi"/>
                <w:i w:val="0"/>
                <w:iCs w:val="0"/>
                <w:noProof/>
                <w:kern w:val="2"/>
                <w:sz w:val="24"/>
                <w:lang w:val="en-IN" w:eastAsia="en-GB"/>
                <w14:ligatures w14:val="standardContextual"/>
              </w:rPr>
            </w:pPr>
            <w:ins w:id="116"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"_Toc132878166"</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7.2.4</w:t>
              </w:r>
              <w:r>
                <w:rPr>
                  <w:rFonts w:asciiTheme="minorHAnsi" w:eastAsiaTheme="minorEastAsia" w:hAnsiTheme="minorHAnsi" w:cstheme="minorBidi"/>
                  <w:i w:val="0"/>
                  <w:iCs w:val="0"/>
                  <w:noProof/>
                  <w:kern w:val="2"/>
                  <w:sz w:val="24"/>
                  <w:lang w:val="en-IN" w:eastAsia="en-GB"/>
                  <w14:ligatures w14:val="standardContextual"/>
                </w:rPr>
                <w:tab/>
              </w:r>
              <w:r w:rsidRPr="009C155E">
                <w:rPr>
                  <w:rStyle w:val="Hyperlink"/>
                  <w:noProof/>
                  <w:lang w:bidi="ar-DZ"/>
                </w:rPr>
                <w:t>Weaknesses:</w:t>
              </w:r>
              <w:r>
                <w:rPr>
                  <w:noProof/>
                  <w:webHidden/>
                </w:rPr>
                <w:tab/>
              </w:r>
              <w:r>
                <w:rPr>
                  <w:noProof/>
                  <w:webHidden/>
                </w:rPr>
                <w:fldChar w:fldCharType="begin"/>
              </w:r>
              <w:r>
                <w:rPr>
                  <w:noProof/>
                  <w:webHidden/>
                </w:rPr>
                <w:instrText xml:space="preserve"> PAGEREF _Toc132878166 \h </w:instrText>
              </w:r>
            </w:ins>
            <w:r>
              <w:rPr>
                <w:noProof/>
                <w:webHidden/>
              </w:rPr>
            </w:r>
            <w:r>
              <w:rPr>
                <w:noProof/>
                <w:webHidden/>
              </w:rPr>
              <w:fldChar w:fldCharType="separate"/>
            </w:r>
            <w:ins w:id="117" w:author="Avinash Agarwal" w:date="2023-04-20T10:15:00Z">
              <w:r>
                <w:rPr>
                  <w:noProof/>
                  <w:webHidden/>
                </w:rPr>
                <w:t>5</w:t>
              </w:r>
              <w:r>
                <w:rPr>
                  <w:noProof/>
                  <w:webHidden/>
                </w:rPr>
                <w:fldChar w:fldCharType="end"/>
              </w:r>
              <w:r w:rsidRPr="009C155E">
                <w:rPr>
                  <w:rStyle w:val="Hyperlink"/>
                  <w:noProof/>
                </w:rPr>
                <w:fldChar w:fldCharType="end"/>
              </w:r>
            </w:ins>
          </w:p>
          <w:p w14:paraId="48E7BCC8" w14:textId="45F1B777" w:rsidR="0031697C" w:rsidRDefault="0031697C">
            <w:pPr>
              <w:pStyle w:val="TOC1"/>
              <w:tabs>
                <w:tab w:val="left" w:pos="480"/>
                <w:tab w:val="right" w:leader="dot" w:pos="9629"/>
              </w:tabs>
              <w:rPr>
                <w:ins w:id="118"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119"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"_Toc132878167"</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8</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Recent advances</w:t>
              </w:r>
              <w:r>
                <w:rPr>
                  <w:noProof/>
                  <w:webHidden/>
                </w:rPr>
                <w:tab/>
              </w:r>
              <w:r>
                <w:rPr>
                  <w:noProof/>
                  <w:webHidden/>
                </w:rPr>
                <w:fldChar w:fldCharType="begin"/>
              </w:r>
              <w:r>
                <w:rPr>
                  <w:noProof/>
                  <w:webHidden/>
                </w:rPr>
                <w:instrText xml:space="preserve"> PAGEREF _Toc132878167 \h </w:instrText>
              </w:r>
            </w:ins>
            <w:r>
              <w:rPr>
                <w:noProof/>
                <w:webHidden/>
              </w:rPr>
            </w:r>
            <w:r>
              <w:rPr>
                <w:noProof/>
                <w:webHidden/>
              </w:rPr>
              <w:fldChar w:fldCharType="separate"/>
            </w:r>
            <w:ins w:id="120" w:author="Avinash Agarwal" w:date="2023-04-20T10:15:00Z">
              <w:r>
                <w:rPr>
                  <w:noProof/>
                  <w:webHidden/>
                </w:rPr>
                <w:t>5</w:t>
              </w:r>
              <w:r>
                <w:rPr>
                  <w:noProof/>
                  <w:webHidden/>
                </w:rPr>
                <w:fldChar w:fldCharType="end"/>
              </w:r>
              <w:r w:rsidRPr="009C155E">
                <w:rPr>
                  <w:rStyle w:val="Hyperlink"/>
                  <w:noProof/>
                </w:rPr>
                <w:fldChar w:fldCharType="end"/>
              </w:r>
            </w:ins>
          </w:p>
          <w:p w14:paraId="7D422084" w14:textId="4883180D" w:rsidR="0031697C" w:rsidRDefault="0031697C">
            <w:pPr>
              <w:pStyle w:val="TOC1"/>
              <w:tabs>
                <w:tab w:val="left" w:pos="480"/>
                <w:tab w:val="right" w:leader="dot" w:pos="9629"/>
              </w:tabs>
              <w:rPr>
                <w:ins w:id="121"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122"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"_Toc132878168"</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9</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Use cases</w:t>
              </w:r>
              <w:r>
                <w:rPr>
                  <w:noProof/>
                  <w:webHidden/>
                </w:rPr>
                <w:tab/>
              </w:r>
              <w:r>
                <w:rPr>
                  <w:noProof/>
                  <w:webHidden/>
                </w:rPr>
                <w:fldChar w:fldCharType="begin"/>
              </w:r>
              <w:r>
                <w:rPr>
                  <w:noProof/>
                  <w:webHidden/>
                </w:rPr>
                <w:instrText xml:space="preserve"> PAGEREF _Toc132878168 \h </w:instrText>
              </w:r>
            </w:ins>
            <w:r>
              <w:rPr>
                <w:noProof/>
                <w:webHidden/>
              </w:rPr>
            </w:r>
            <w:r>
              <w:rPr>
                <w:noProof/>
                <w:webHidden/>
              </w:rPr>
              <w:fldChar w:fldCharType="separate"/>
            </w:r>
            <w:ins w:id="123" w:author="Avinash Agarwal" w:date="2023-04-20T10:15:00Z">
              <w:r>
                <w:rPr>
                  <w:noProof/>
                  <w:webHidden/>
                </w:rPr>
                <w:t>6</w:t>
              </w:r>
              <w:r>
                <w:rPr>
                  <w:noProof/>
                  <w:webHidden/>
                </w:rPr>
                <w:fldChar w:fldCharType="end"/>
              </w:r>
              <w:r w:rsidRPr="009C155E">
                <w:rPr>
                  <w:rStyle w:val="Hyperlink"/>
                  <w:noProof/>
                </w:rPr>
                <w:fldChar w:fldCharType="end"/>
              </w:r>
            </w:ins>
          </w:p>
          <w:p w14:paraId="6CE65C50" w14:textId="4D83BA1E" w:rsidR="0031697C" w:rsidRDefault="0031697C">
            <w:pPr>
              <w:pStyle w:val="TOC2"/>
              <w:rPr>
                <w:ins w:id="124" w:author="Avinash Agarwal" w:date="2023-04-20T10:15:00Z"/>
                <w:rFonts w:asciiTheme="minorHAnsi" w:eastAsiaTheme="minorEastAsia" w:hAnsiTheme="minorHAnsi" w:cstheme="minorBidi"/>
                <w:smallCaps w:val="0"/>
                <w:noProof/>
                <w:kern w:val="2"/>
                <w:sz w:val="24"/>
                <w:lang w:val="en-IN" w:eastAsia="en-GB"/>
                <w14:ligatures w14:val="standardContextual"/>
              </w:rPr>
            </w:pPr>
            <w:ins w:id="125"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"_Toc132878170"</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9.1</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lang w:bidi="ar-DZ"/>
                </w:rPr>
                <w:t>Education and Literacy</w:t>
              </w:r>
              <w:r>
                <w:rPr>
                  <w:noProof/>
                  <w:webHidden/>
                </w:rPr>
                <w:tab/>
              </w:r>
              <w:r>
                <w:rPr>
                  <w:noProof/>
                  <w:webHidden/>
                </w:rPr>
                <w:fldChar w:fldCharType="begin"/>
              </w:r>
              <w:r>
                <w:rPr>
                  <w:noProof/>
                  <w:webHidden/>
                </w:rPr>
                <w:instrText xml:space="preserve"> PAGEREF _Toc132878170 \h </w:instrText>
              </w:r>
            </w:ins>
            <w:r>
              <w:rPr>
                <w:noProof/>
                <w:webHidden/>
              </w:rPr>
            </w:r>
            <w:r>
              <w:rPr>
                <w:noProof/>
                <w:webHidden/>
              </w:rPr>
              <w:fldChar w:fldCharType="separate"/>
            </w:r>
            <w:ins w:id="126" w:author="Avinash Agarwal" w:date="2023-04-20T10:15:00Z">
              <w:r>
                <w:rPr>
                  <w:noProof/>
                  <w:webHidden/>
                </w:rPr>
                <w:t>6</w:t>
              </w:r>
              <w:r>
                <w:rPr>
                  <w:noProof/>
                  <w:webHidden/>
                </w:rPr>
                <w:fldChar w:fldCharType="end"/>
              </w:r>
              <w:r w:rsidRPr="009C155E">
                <w:rPr>
                  <w:rStyle w:val="Hyperlink"/>
                  <w:noProof/>
                </w:rPr>
                <w:fldChar w:fldCharType="end"/>
              </w:r>
            </w:ins>
          </w:p>
          <w:p w14:paraId="5C706CB6" w14:textId="1757C02B" w:rsidR="0031697C" w:rsidRDefault="0031697C">
            <w:pPr>
              <w:pStyle w:val="TOC2"/>
              <w:rPr>
                <w:ins w:id="127" w:author="Avinash Agarwal" w:date="2023-04-20T10:15:00Z"/>
                <w:rFonts w:asciiTheme="minorHAnsi" w:eastAsiaTheme="minorEastAsia" w:hAnsiTheme="minorHAnsi" w:cstheme="minorBidi"/>
                <w:smallCaps w:val="0"/>
                <w:noProof/>
                <w:kern w:val="2"/>
                <w:sz w:val="24"/>
                <w:lang w:val="en-IN" w:eastAsia="en-GB"/>
                <w14:ligatures w14:val="standardContextual"/>
              </w:rPr>
            </w:pPr>
            <w:ins w:id="128"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"_Toc132878171"</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9.2</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lang w:bidi="ar-DZ"/>
                </w:rPr>
                <w:t>Online Video Consumption</w:t>
              </w:r>
              <w:r>
                <w:rPr>
                  <w:noProof/>
                  <w:webHidden/>
                </w:rPr>
                <w:tab/>
              </w:r>
              <w:r>
                <w:rPr>
                  <w:noProof/>
                  <w:webHidden/>
                </w:rPr>
                <w:fldChar w:fldCharType="begin"/>
              </w:r>
              <w:r>
                <w:rPr>
                  <w:noProof/>
                  <w:webHidden/>
                </w:rPr>
                <w:instrText xml:space="preserve"> PAGEREF _Toc132878171 \h </w:instrText>
              </w:r>
            </w:ins>
            <w:r>
              <w:rPr>
                <w:noProof/>
                <w:webHidden/>
              </w:rPr>
            </w:r>
            <w:r>
              <w:rPr>
                <w:noProof/>
                <w:webHidden/>
              </w:rPr>
              <w:fldChar w:fldCharType="separate"/>
            </w:r>
            <w:ins w:id="129" w:author="Avinash Agarwal" w:date="2023-04-20T10:15:00Z">
              <w:r>
                <w:rPr>
                  <w:noProof/>
                  <w:webHidden/>
                </w:rPr>
                <w:t>6</w:t>
              </w:r>
              <w:r>
                <w:rPr>
                  <w:noProof/>
                  <w:webHidden/>
                </w:rPr>
                <w:fldChar w:fldCharType="end"/>
              </w:r>
              <w:r w:rsidRPr="009C155E">
                <w:rPr>
                  <w:rStyle w:val="Hyperlink"/>
                  <w:noProof/>
                </w:rPr>
                <w:fldChar w:fldCharType="end"/>
              </w:r>
            </w:ins>
          </w:p>
          <w:p w14:paraId="60076180" w14:textId="2D90C8E9" w:rsidR="0031697C" w:rsidRDefault="0031697C">
            <w:pPr>
              <w:pStyle w:val="TOC2"/>
              <w:rPr>
                <w:ins w:id="130" w:author="Avinash Agarwal" w:date="2023-04-20T10:15:00Z"/>
                <w:rFonts w:asciiTheme="minorHAnsi" w:eastAsiaTheme="minorEastAsia" w:hAnsiTheme="minorHAnsi" w:cstheme="minorBidi"/>
                <w:smallCaps w:val="0"/>
                <w:noProof/>
                <w:kern w:val="2"/>
                <w:sz w:val="24"/>
                <w:lang w:val="en-IN" w:eastAsia="en-GB"/>
                <w14:ligatures w14:val="standardContextual"/>
              </w:rPr>
            </w:pPr>
            <w:ins w:id="131"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"_Toc132878172"</w:instrText>
              </w:r>
              <w:r w:rsidRPr="009C155E">
                <w:rPr>
                  <w:rStyle w:val="Hyperlink"/>
                  <w:noProof/>
                </w:rPr>
                <w:instrText xml:space="preserve"> </w:instrText>
              </w:r>
              <w:r w:rsidRPr="009C155E">
                <w:rPr>
                  <w:rStyle w:val="Hyperlink"/>
                  <w:noProof/>
                </w:rPr>
                <w:fldChar w:fldCharType="separate"/>
              </w:r>
              <w:r w:rsidRPr="009C155E">
                <w:rPr>
                  <w:rStyle w:val="Hyperlink"/>
                  <w:noProof/>
                  <w:highlight w:val="cyan"/>
                  <w:lang w:bidi="ar-DZ"/>
                </w:rPr>
                <w:t>9.3</w:t>
              </w:r>
              <w:r>
                <w:rPr>
                  <w:rFonts w:asciiTheme="minorHAnsi" w:eastAsiaTheme="minorEastAsia" w:hAnsiTheme="minorHAnsi" w:cstheme="minorBidi"/>
                  <w:smallCaps w:val="0"/>
                  <w:noProof/>
                  <w:kern w:val="2"/>
                  <w:sz w:val="24"/>
                  <w:lang w:val="en-IN" w:eastAsia="en-GB"/>
                  <w14:ligatures w14:val="standardContextual"/>
                </w:rPr>
                <w:tab/>
              </w:r>
              <w:r w:rsidRPr="009C155E">
                <w:rPr>
                  <w:rStyle w:val="Hyperlink"/>
                  <w:noProof/>
                  <w:highlight w:val="cyan"/>
                  <w:lang w:bidi="ar-DZ"/>
                </w:rPr>
                <w:t>Live events – Online &amp; Offline</w:t>
              </w:r>
              <w:r>
                <w:rPr>
                  <w:noProof/>
                  <w:webHidden/>
                </w:rPr>
                <w:tab/>
              </w:r>
              <w:r>
                <w:rPr>
                  <w:noProof/>
                  <w:webHidden/>
                </w:rPr>
                <w:fldChar w:fldCharType="begin"/>
              </w:r>
              <w:r>
                <w:rPr>
                  <w:noProof/>
                  <w:webHidden/>
                </w:rPr>
                <w:instrText xml:space="preserve"> PAGEREF _Toc132878172 \h </w:instrText>
              </w:r>
            </w:ins>
            <w:r>
              <w:rPr>
                <w:noProof/>
                <w:webHidden/>
              </w:rPr>
            </w:r>
            <w:r>
              <w:rPr>
                <w:noProof/>
                <w:webHidden/>
              </w:rPr>
              <w:fldChar w:fldCharType="separate"/>
            </w:r>
            <w:ins w:id="132" w:author="Avinash Agarwal" w:date="2023-04-20T10:15:00Z">
              <w:r>
                <w:rPr>
                  <w:noProof/>
                  <w:webHidden/>
                </w:rPr>
                <w:t>6</w:t>
              </w:r>
              <w:r>
                <w:rPr>
                  <w:noProof/>
                  <w:webHidden/>
                </w:rPr>
                <w:fldChar w:fldCharType="end"/>
              </w:r>
              <w:r w:rsidRPr="009C155E">
                <w:rPr>
                  <w:rStyle w:val="Hyperlink"/>
                  <w:noProof/>
                </w:rPr>
                <w:fldChar w:fldCharType="end"/>
              </w:r>
            </w:ins>
          </w:p>
          <w:p w14:paraId="16344E1C" w14:textId="2819A936" w:rsidR="0031697C" w:rsidRDefault="0031697C">
            <w:pPr>
              <w:pStyle w:val="TOC1"/>
              <w:tabs>
                <w:tab w:val="left" w:pos="480"/>
                <w:tab w:val="right" w:leader="dot" w:pos="9629"/>
              </w:tabs>
              <w:rPr>
                <w:ins w:id="133"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134"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"_Toc132878173"</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10</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Case studies and global best practices</w:t>
              </w:r>
              <w:r>
                <w:rPr>
                  <w:noProof/>
                  <w:webHidden/>
                </w:rPr>
                <w:tab/>
              </w:r>
              <w:r>
                <w:rPr>
                  <w:noProof/>
                  <w:webHidden/>
                </w:rPr>
                <w:fldChar w:fldCharType="begin"/>
              </w:r>
              <w:r>
                <w:rPr>
                  <w:noProof/>
                  <w:webHidden/>
                </w:rPr>
                <w:instrText xml:space="preserve"> PAGEREF _Toc132878173 \h </w:instrText>
              </w:r>
            </w:ins>
            <w:r>
              <w:rPr>
                <w:noProof/>
                <w:webHidden/>
              </w:rPr>
            </w:r>
            <w:r>
              <w:rPr>
                <w:noProof/>
                <w:webHidden/>
              </w:rPr>
              <w:fldChar w:fldCharType="separate"/>
            </w:r>
            <w:ins w:id="135" w:author="Avinash Agarwal" w:date="2023-04-20T10:15:00Z">
              <w:r>
                <w:rPr>
                  <w:noProof/>
                  <w:webHidden/>
                </w:rPr>
                <w:t>6</w:t>
              </w:r>
              <w:r>
                <w:rPr>
                  <w:noProof/>
                  <w:webHidden/>
                </w:rPr>
                <w:fldChar w:fldCharType="end"/>
              </w:r>
              <w:r w:rsidRPr="009C155E">
                <w:rPr>
                  <w:rStyle w:val="Hyperlink"/>
                  <w:noProof/>
                </w:rPr>
                <w:fldChar w:fldCharType="end"/>
              </w:r>
            </w:ins>
          </w:p>
          <w:p w14:paraId="6FA53D25" w14:textId="30F031BF" w:rsidR="0031697C" w:rsidRDefault="0031697C">
            <w:pPr>
              <w:pStyle w:val="TOC1"/>
              <w:tabs>
                <w:tab w:val="left" w:pos="480"/>
                <w:tab w:val="right" w:leader="dot" w:pos="9629"/>
              </w:tabs>
              <w:rPr>
                <w:ins w:id="136"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137"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"_Toc132878174"</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11</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Concluding Remarks</w:t>
              </w:r>
              <w:r>
                <w:rPr>
                  <w:noProof/>
                  <w:webHidden/>
                </w:rPr>
                <w:tab/>
              </w:r>
              <w:r>
                <w:rPr>
                  <w:noProof/>
                  <w:webHidden/>
                </w:rPr>
                <w:fldChar w:fldCharType="begin"/>
              </w:r>
              <w:r>
                <w:rPr>
                  <w:noProof/>
                  <w:webHidden/>
                </w:rPr>
                <w:instrText xml:space="preserve"> PAGEREF _Toc132878174 \h </w:instrText>
              </w:r>
            </w:ins>
            <w:r>
              <w:rPr>
                <w:noProof/>
                <w:webHidden/>
              </w:rPr>
            </w:r>
            <w:r>
              <w:rPr>
                <w:noProof/>
                <w:webHidden/>
              </w:rPr>
              <w:fldChar w:fldCharType="separate"/>
            </w:r>
            <w:ins w:id="138" w:author="Avinash Agarwal" w:date="2023-04-20T10:15:00Z">
              <w:r>
                <w:rPr>
                  <w:noProof/>
                  <w:webHidden/>
                </w:rPr>
                <w:t>6</w:t>
              </w:r>
              <w:r>
                <w:rPr>
                  <w:noProof/>
                  <w:webHidden/>
                </w:rPr>
                <w:fldChar w:fldCharType="end"/>
              </w:r>
              <w:r w:rsidRPr="009C155E">
                <w:rPr>
                  <w:rStyle w:val="Hyperlink"/>
                  <w:noProof/>
                </w:rPr>
                <w:fldChar w:fldCharType="end"/>
              </w:r>
            </w:ins>
          </w:p>
          <w:p w14:paraId="31279E64" w14:textId="44DA5E64" w:rsidR="0031697C" w:rsidRDefault="0031697C">
            <w:pPr>
              <w:pStyle w:val="TOC1"/>
              <w:tabs>
                <w:tab w:val="left" w:pos="480"/>
                <w:tab w:val="right" w:leader="dot" w:pos="9629"/>
              </w:tabs>
              <w:rPr>
                <w:ins w:id="139" w:author="Avinash Agarwal" w:date="2023-04-20T10:15:00Z"/>
                <w:rFonts w:asciiTheme="minorHAnsi" w:eastAsiaTheme="minorEastAsia" w:hAnsiTheme="minorHAnsi" w:cstheme="minorBidi"/>
                <w:b w:val="0"/>
                <w:bCs w:val="0"/>
                <w:caps w:val="0"/>
                <w:noProof/>
                <w:kern w:val="2"/>
                <w:sz w:val="24"/>
                <w:lang w:val="en-IN" w:eastAsia="en-GB"/>
                <w14:ligatures w14:val="standardContextual"/>
              </w:rPr>
            </w:pPr>
            <w:ins w:id="140" w:author="Avinash Agarwal" w:date="2023-04-20T10:15:00Z">
              <w:r w:rsidRPr="009C155E">
                <w:rPr>
                  <w:rStyle w:val="Hyperlink"/>
                  <w:noProof/>
                </w:rPr>
                <w:fldChar w:fldCharType="begin"/>
              </w:r>
              <w:r w:rsidRPr="009C155E">
                <w:rPr>
                  <w:rStyle w:val="Hyperlink"/>
                  <w:noProof/>
                </w:rPr>
                <w:instrText xml:space="preserve"> </w:instrText>
              </w:r>
              <w:r>
                <w:rPr>
                  <w:noProof/>
                </w:rPr>
                <w:instrText>HYPERLINK \l "_Toc132878175"</w:instrText>
              </w:r>
              <w:r w:rsidRPr="009C155E">
                <w:rPr>
                  <w:rStyle w:val="Hyperlink"/>
                  <w:noProof/>
                </w:rPr>
                <w:instrText xml:space="preserve"> </w:instrText>
              </w:r>
              <w:r w:rsidRPr="009C155E">
                <w:rPr>
                  <w:rStyle w:val="Hyperlink"/>
                  <w:noProof/>
                </w:rPr>
                <w:fldChar w:fldCharType="separate"/>
              </w:r>
              <w:r w:rsidRPr="009C155E">
                <w:rPr>
                  <w:rStyle w:val="Hyperlink"/>
                  <w:noProof/>
                  <w:lang w:bidi="ar-DZ"/>
                </w:rPr>
                <w:t>12</w:t>
              </w:r>
              <w:r>
                <w:rPr>
                  <w:rFonts w:asciiTheme="minorHAnsi" w:eastAsiaTheme="minorEastAsia" w:hAnsiTheme="minorHAnsi" w:cstheme="minorBidi"/>
                  <w:b w:val="0"/>
                  <w:bCs w:val="0"/>
                  <w:caps w:val="0"/>
                  <w:noProof/>
                  <w:kern w:val="2"/>
                  <w:sz w:val="24"/>
                  <w:lang w:val="en-IN" w:eastAsia="en-GB"/>
                  <w14:ligatures w14:val="standardContextual"/>
                </w:rPr>
                <w:tab/>
              </w:r>
              <w:r w:rsidRPr="009C155E">
                <w:rPr>
                  <w:rStyle w:val="Hyperlink"/>
                  <w:noProof/>
                  <w:lang w:bidi="ar-DZ"/>
                </w:rPr>
                <w:t>Bibliography</w:t>
              </w:r>
              <w:r>
                <w:rPr>
                  <w:noProof/>
                  <w:webHidden/>
                </w:rPr>
                <w:tab/>
              </w:r>
              <w:r>
                <w:rPr>
                  <w:noProof/>
                  <w:webHidden/>
                </w:rPr>
                <w:fldChar w:fldCharType="begin"/>
              </w:r>
              <w:r>
                <w:rPr>
                  <w:noProof/>
                  <w:webHidden/>
                </w:rPr>
                <w:instrText xml:space="preserve"> PAGEREF _Toc132878175 \h </w:instrText>
              </w:r>
            </w:ins>
            <w:r>
              <w:rPr>
                <w:noProof/>
                <w:webHidden/>
              </w:rPr>
            </w:r>
            <w:r>
              <w:rPr>
                <w:noProof/>
                <w:webHidden/>
              </w:rPr>
              <w:fldChar w:fldCharType="separate"/>
            </w:r>
            <w:ins w:id="141" w:author="Avinash Agarwal" w:date="2023-04-20T10:15:00Z">
              <w:r>
                <w:rPr>
                  <w:noProof/>
                  <w:webHidden/>
                </w:rPr>
                <w:t>6</w:t>
              </w:r>
              <w:r>
                <w:rPr>
                  <w:noProof/>
                  <w:webHidden/>
                </w:rPr>
                <w:fldChar w:fldCharType="end"/>
              </w:r>
              <w:r w:rsidRPr="009C155E">
                <w:rPr>
                  <w:rStyle w:val="Hyperlink"/>
                  <w:noProof/>
                </w:rPr>
                <w:fldChar w:fldCharType="end"/>
              </w:r>
            </w:ins>
          </w:p>
          <w:p w14:paraId="7910619C" w14:textId="57F4362C" w:rsidR="00073A1A" w:rsidDel="0031697C" w:rsidRDefault="00073A1A">
            <w:pPr>
              <w:pStyle w:val="TOC1"/>
              <w:tabs>
                <w:tab w:val="left" w:pos="480"/>
                <w:tab w:val="right" w:leader="dot" w:pos="9629"/>
              </w:tabs>
              <w:rPr>
                <w:del w:id="142" w:author="Avinash Agarwal" w:date="2023-04-20T10:15:00Z"/>
                <w:rFonts w:asciiTheme="minorHAnsi" w:eastAsiaTheme="minorEastAsia" w:hAnsiTheme="minorHAnsi" w:cs="Mangal"/>
                <w:b w:val="0"/>
                <w:bCs w:val="0"/>
                <w:caps w:val="0"/>
                <w:noProof/>
                <w:sz w:val="22"/>
                <w:szCs w:val="20"/>
                <w:lang w:val="en-IN" w:eastAsia="en-IN" w:bidi="hi-IN"/>
              </w:rPr>
            </w:pPr>
            <w:del w:id="143" w:author="Avinash Agarwal" w:date="2023-04-20T10:15:00Z">
              <w:r w:rsidRPr="0039334C" w:rsidDel="0031697C">
                <w:rPr>
                  <w:rPrChange w:id="144" w:author="Avinash Agarwal" w:date="2023-04-15T21:52:00Z">
                    <w:rPr>
                      <w:rStyle w:val="Hyperlink"/>
                      <w:b w:val="0"/>
                      <w:bCs w:val="0"/>
                      <w:caps w:val="0"/>
                      <w:noProof/>
                      <w:lang w:bidi="ar-DZ"/>
                    </w:rPr>
                  </w:rPrChange>
                </w:rPr>
                <w:delText>1</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45" w:author="Avinash Agarwal" w:date="2023-04-15T21:52:00Z">
                    <w:rPr>
                      <w:rStyle w:val="Hyperlink"/>
                      <w:b w:val="0"/>
                      <w:bCs w:val="0"/>
                      <w:caps w:val="0"/>
                      <w:noProof/>
                      <w:lang w:bidi="ar-DZ"/>
                    </w:rPr>
                  </w:rPrChange>
                </w:rPr>
                <w:delText>Scope</w:delText>
              </w:r>
              <w:r w:rsidDel="0031697C">
                <w:rPr>
                  <w:noProof/>
                  <w:webHidden/>
                </w:rPr>
                <w:tab/>
                <w:delText>1</w:delText>
              </w:r>
            </w:del>
          </w:p>
          <w:p w14:paraId="047D926A" w14:textId="23B160A2" w:rsidR="00073A1A" w:rsidDel="0031697C" w:rsidRDefault="00073A1A">
            <w:pPr>
              <w:pStyle w:val="TOC1"/>
              <w:tabs>
                <w:tab w:val="left" w:pos="480"/>
                <w:tab w:val="right" w:leader="dot" w:pos="9629"/>
              </w:tabs>
              <w:rPr>
                <w:del w:id="146" w:author="Avinash Agarwal" w:date="2023-04-20T10:15:00Z"/>
                <w:rFonts w:asciiTheme="minorHAnsi" w:eastAsiaTheme="minorEastAsia" w:hAnsiTheme="minorHAnsi" w:cs="Mangal"/>
                <w:b w:val="0"/>
                <w:bCs w:val="0"/>
                <w:caps w:val="0"/>
                <w:noProof/>
                <w:sz w:val="22"/>
                <w:szCs w:val="20"/>
                <w:lang w:val="en-IN" w:eastAsia="en-IN" w:bidi="hi-IN"/>
              </w:rPr>
            </w:pPr>
            <w:del w:id="147" w:author="Avinash Agarwal" w:date="2023-04-20T10:15:00Z">
              <w:r w:rsidRPr="0039334C" w:rsidDel="0031697C">
                <w:rPr>
                  <w:rPrChange w:id="148" w:author="Avinash Agarwal" w:date="2023-04-15T21:52:00Z">
                    <w:rPr>
                      <w:rStyle w:val="Hyperlink"/>
                      <w:b w:val="0"/>
                      <w:bCs w:val="0"/>
                      <w:caps w:val="0"/>
                      <w:noProof/>
                      <w:lang w:bidi="ar-DZ"/>
                    </w:rPr>
                  </w:rPrChange>
                </w:rPr>
                <w:delText>2</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49" w:author="Avinash Agarwal" w:date="2023-04-15T21:52:00Z">
                    <w:rPr>
                      <w:rStyle w:val="Hyperlink"/>
                      <w:b w:val="0"/>
                      <w:bCs w:val="0"/>
                      <w:caps w:val="0"/>
                      <w:noProof/>
                      <w:lang w:bidi="ar-DZ"/>
                    </w:rPr>
                  </w:rPrChange>
                </w:rPr>
                <w:delText>References</w:delText>
              </w:r>
              <w:r w:rsidDel="0031697C">
                <w:rPr>
                  <w:noProof/>
                  <w:webHidden/>
                </w:rPr>
                <w:tab/>
                <w:delText>1</w:delText>
              </w:r>
            </w:del>
          </w:p>
          <w:p w14:paraId="6066AB5F" w14:textId="3B615A0A" w:rsidR="00073A1A" w:rsidDel="0031697C" w:rsidRDefault="00073A1A">
            <w:pPr>
              <w:pStyle w:val="TOC1"/>
              <w:tabs>
                <w:tab w:val="left" w:pos="480"/>
                <w:tab w:val="right" w:leader="dot" w:pos="9629"/>
              </w:tabs>
              <w:rPr>
                <w:del w:id="150" w:author="Avinash Agarwal" w:date="2023-04-20T10:15:00Z"/>
                <w:rFonts w:asciiTheme="minorHAnsi" w:eastAsiaTheme="minorEastAsia" w:hAnsiTheme="minorHAnsi" w:cs="Mangal"/>
                <w:b w:val="0"/>
                <w:bCs w:val="0"/>
                <w:caps w:val="0"/>
                <w:noProof/>
                <w:sz w:val="22"/>
                <w:szCs w:val="20"/>
                <w:lang w:val="en-IN" w:eastAsia="en-IN" w:bidi="hi-IN"/>
              </w:rPr>
            </w:pPr>
            <w:del w:id="151" w:author="Avinash Agarwal" w:date="2023-04-20T10:15:00Z">
              <w:r w:rsidRPr="0039334C" w:rsidDel="0031697C">
                <w:rPr>
                  <w:rPrChange w:id="152" w:author="Avinash Agarwal" w:date="2023-04-15T21:52:00Z">
                    <w:rPr>
                      <w:rStyle w:val="Hyperlink"/>
                      <w:b w:val="0"/>
                      <w:bCs w:val="0"/>
                      <w:caps w:val="0"/>
                      <w:noProof/>
                      <w:lang w:bidi="ar-DZ"/>
                    </w:rPr>
                  </w:rPrChange>
                </w:rPr>
                <w:delText>3</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53" w:author="Avinash Agarwal" w:date="2023-04-15T21:52:00Z">
                    <w:rPr>
                      <w:rStyle w:val="Hyperlink"/>
                      <w:b w:val="0"/>
                      <w:bCs w:val="0"/>
                      <w:caps w:val="0"/>
                      <w:noProof/>
                      <w:lang w:bidi="ar-DZ"/>
                    </w:rPr>
                  </w:rPrChange>
                </w:rPr>
                <w:delText>Terms and definitions</w:delText>
              </w:r>
              <w:r w:rsidDel="0031697C">
                <w:rPr>
                  <w:noProof/>
                  <w:webHidden/>
                </w:rPr>
                <w:tab/>
                <w:delText>1</w:delText>
              </w:r>
            </w:del>
          </w:p>
          <w:p w14:paraId="5DC9448F" w14:textId="4CA9865F" w:rsidR="00073A1A" w:rsidDel="0031697C" w:rsidRDefault="00073A1A" w:rsidP="0031697C">
            <w:pPr>
              <w:pStyle w:val="TOC2"/>
              <w:rPr>
                <w:del w:id="154" w:author="Avinash Agarwal" w:date="2023-04-20T10:15:00Z"/>
                <w:rFonts w:asciiTheme="minorHAnsi" w:eastAsiaTheme="minorEastAsia" w:hAnsiTheme="minorHAnsi" w:cs="Mangal"/>
                <w:noProof/>
                <w:sz w:val="22"/>
                <w:szCs w:val="20"/>
                <w:lang w:val="en-IN" w:eastAsia="en-IN" w:bidi="hi-IN"/>
              </w:rPr>
            </w:pPr>
            <w:del w:id="155" w:author="Avinash Agarwal" w:date="2023-04-20T10:15:00Z">
              <w:r w:rsidRPr="001E2B99" w:rsidDel="0031697C">
                <w:rPr>
                  <w:noProof/>
                </w:rPr>
                <w:delText>3.1</w:delText>
              </w:r>
              <w:r w:rsidDel="0031697C">
                <w:rPr>
                  <w:rFonts w:asciiTheme="minorHAnsi" w:eastAsiaTheme="minorEastAsia" w:hAnsiTheme="minorHAnsi" w:cs="Mangal"/>
                  <w:noProof/>
                  <w:sz w:val="22"/>
                  <w:szCs w:val="20"/>
                  <w:lang w:val="en-IN" w:eastAsia="en-IN" w:bidi="hi-IN"/>
                </w:rPr>
                <w:tab/>
              </w:r>
              <w:r w:rsidRPr="001E2B99" w:rsidDel="0031697C">
                <w:rPr>
                  <w:noProof/>
                </w:rPr>
                <w:delText>Terms defined elsewhere</w:delText>
              </w:r>
              <w:r w:rsidDel="0031697C">
                <w:rPr>
                  <w:noProof/>
                  <w:webHidden/>
                </w:rPr>
                <w:tab/>
                <w:delText>1</w:delText>
              </w:r>
            </w:del>
          </w:p>
          <w:p w14:paraId="0D58151E" w14:textId="71148805" w:rsidR="00073A1A" w:rsidDel="0031697C" w:rsidRDefault="00073A1A" w:rsidP="0031697C">
            <w:pPr>
              <w:pStyle w:val="TOC2"/>
              <w:rPr>
                <w:del w:id="156" w:author="Avinash Agarwal" w:date="2023-04-20T10:15:00Z"/>
                <w:rFonts w:asciiTheme="minorHAnsi" w:eastAsiaTheme="minorEastAsia" w:hAnsiTheme="minorHAnsi" w:cs="Mangal"/>
                <w:noProof/>
                <w:sz w:val="22"/>
                <w:szCs w:val="20"/>
                <w:lang w:val="en-IN" w:eastAsia="en-IN" w:bidi="hi-IN"/>
              </w:rPr>
            </w:pPr>
            <w:del w:id="157" w:author="Avinash Agarwal" w:date="2023-04-20T10:15:00Z">
              <w:r w:rsidRPr="001E2B99" w:rsidDel="0031697C">
                <w:rPr>
                  <w:noProof/>
                </w:rPr>
                <w:delText>3.2</w:delText>
              </w:r>
              <w:r w:rsidDel="0031697C">
                <w:rPr>
                  <w:rFonts w:asciiTheme="minorHAnsi" w:eastAsiaTheme="minorEastAsia" w:hAnsiTheme="minorHAnsi" w:cs="Mangal"/>
                  <w:noProof/>
                  <w:sz w:val="22"/>
                  <w:szCs w:val="20"/>
                  <w:lang w:val="en-IN" w:eastAsia="en-IN" w:bidi="hi-IN"/>
                </w:rPr>
                <w:tab/>
              </w:r>
              <w:r w:rsidRPr="001E2B99" w:rsidDel="0031697C">
                <w:rPr>
                  <w:noProof/>
                </w:rPr>
                <w:delText>Terms defined here</w:delText>
              </w:r>
              <w:r w:rsidDel="0031697C">
                <w:rPr>
                  <w:noProof/>
                  <w:webHidden/>
                </w:rPr>
                <w:tab/>
                <w:delText>1</w:delText>
              </w:r>
            </w:del>
          </w:p>
          <w:p w14:paraId="072EDA59" w14:textId="38D199A2" w:rsidR="00073A1A" w:rsidDel="0031697C" w:rsidRDefault="00073A1A">
            <w:pPr>
              <w:pStyle w:val="TOC1"/>
              <w:tabs>
                <w:tab w:val="left" w:pos="480"/>
                <w:tab w:val="right" w:leader="dot" w:pos="9629"/>
              </w:tabs>
              <w:rPr>
                <w:del w:id="158" w:author="Avinash Agarwal" w:date="2023-04-20T10:15:00Z"/>
                <w:rFonts w:asciiTheme="minorHAnsi" w:eastAsiaTheme="minorEastAsia" w:hAnsiTheme="minorHAnsi" w:cs="Mangal"/>
                <w:b w:val="0"/>
                <w:bCs w:val="0"/>
                <w:caps w:val="0"/>
                <w:noProof/>
                <w:sz w:val="22"/>
                <w:szCs w:val="20"/>
                <w:lang w:val="en-IN" w:eastAsia="en-IN" w:bidi="hi-IN"/>
              </w:rPr>
            </w:pPr>
            <w:del w:id="159" w:author="Avinash Agarwal" w:date="2023-04-20T10:15:00Z">
              <w:r w:rsidRPr="0039334C" w:rsidDel="0031697C">
                <w:rPr>
                  <w:rPrChange w:id="160" w:author="Avinash Agarwal" w:date="2023-04-15T21:52:00Z">
                    <w:rPr>
                      <w:rStyle w:val="Hyperlink"/>
                      <w:b w:val="0"/>
                      <w:bCs w:val="0"/>
                      <w:caps w:val="0"/>
                      <w:noProof/>
                      <w:lang w:bidi="ar-DZ"/>
                    </w:rPr>
                  </w:rPrChange>
                </w:rPr>
                <w:delText>4</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61" w:author="Avinash Agarwal" w:date="2023-04-15T21:52:00Z">
                    <w:rPr>
                      <w:rStyle w:val="Hyperlink"/>
                      <w:b w:val="0"/>
                      <w:bCs w:val="0"/>
                      <w:caps w:val="0"/>
                      <w:noProof/>
                      <w:lang w:bidi="ar-DZ"/>
                    </w:rPr>
                  </w:rPrChange>
                </w:rPr>
                <w:delText>Abbreviations</w:delText>
              </w:r>
              <w:r w:rsidDel="0031697C">
                <w:rPr>
                  <w:noProof/>
                  <w:webHidden/>
                </w:rPr>
                <w:tab/>
                <w:delText>2</w:delText>
              </w:r>
            </w:del>
          </w:p>
          <w:p w14:paraId="2B7B2F85" w14:textId="1947673E" w:rsidR="00073A1A" w:rsidDel="0031697C" w:rsidRDefault="00073A1A">
            <w:pPr>
              <w:pStyle w:val="TOC1"/>
              <w:tabs>
                <w:tab w:val="left" w:pos="480"/>
                <w:tab w:val="right" w:leader="dot" w:pos="9629"/>
              </w:tabs>
              <w:rPr>
                <w:del w:id="162" w:author="Avinash Agarwal" w:date="2023-04-20T10:15:00Z"/>
                <w:rFonts w:asciiTheme="minorHAnsi" w:eastAsiaTheme="minorEastAsia" w:hAnsiTheme="minorHAnsi" w:cs="Mangal"/>
                <w:b w:val="0"/>
                <w:bCs w:val="0"/>
                <w:caps w:val="0"/>
                <w:noProof/>
                <w:sz w:val="22"/>
                <w:szCs w:val="20"/>
                <w:lang w:val="en-IN" w:eastAsia="en-IN" w:bidi="hi-IN"/>
              </w:rPr>
            </w:pPr>
            <w:del w:id="163" w:author="Avinash Agarwal" w:date="2023-04-20T10:15:00Z">
              <w:r w:rsidRPr="001E2B99" w:rsidDel="0031697C">
                <w:rPr>
                  <w:noProof/>
                </w:rPr>
                <w:delText>5</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64" w:author="Avinash Agarwal" w:date="2023-04-15T21:52:00Z">
                    <w:rPr>
                      <w:rStyle w:val="Hyperlink"/>
                      <w:b w:val="0"/>
                      <w:bCs w:val="0"/>
                      <w:caps w:val="0"/>
                      <w:noProof/>
                      <w:lang w:bidi="ar-DZ"/>
                    </w:rPr>
                  </w:rPrChange>
                </w:rPr>
                <w:delText>Introduction</w:delText>
              </w:r>
              <w:r w:rsidDel="0031697C">
                <w:rPr>
                  <w:noProof/>
                  <w:webHidden/>
                </w:rPr>
                <w:tab/>
                <w:delText>2</w:delText>
              </w:r>
            </w:del>
          </w:p>
          <w:p w14:paraId="2FDADB15" w14:textId="0EF09742" w:rsidR="00073A1A" w:rsidDel="0031697C" w:rsidRDefault="00073A1A">
            <w:pPr>
              <w:pStyle w:val="TOC1"/>
              <w:tabs>
                <w:tab w:val="left" w:pos="480"/>
                <w:tab w:val="right" w:leader="dot" w:pos="9629"/>
              </w:tabs>
              <w:rPr>
                <w:del w:id="165" w:author="Avinash Agarwal" w:date="2023-04-20T10:15:00Z"/>
                <w:rFonts w:asciiTheme="minorHAnsi" w:eastAsiaTheme="minorEastAsia" w:hAnsiTheme="minorHAnsi" w:cs="Mangal"/>
                <w:b w:val="0"/>
                <w:bCs w:val="0"/>
                <w:caps w:val="0"/>
                <w:noProof/>
                <w:sz w:val="22"/>
                <w:szCs w:val="20"/>
                <w:lang w:val="en-IN" w:eastAsia="en-IN" w:bidi="hi-IN"/>
              </w:rPr>
            </w:pPr>
            <w:del w:id="166" w:author="Avinash Agarwal" w:date="2023-04-20T10:15:00Z">
              <w:r w:rsidRPr="0039334C" w:rsidDel="0031697C">
                <w:rPr>
                  <w:rPrChange w:id="167" w:author="Avinash Agarwal" w:date="2023-04-15T21:52:00Z">
                    <w:rPr>
                      <w:rStyle w:val="Hyperlink"/>
                      <w:b w:val="0"/>
                      <w:bCs w:val="0"/>
                      <w:caps w:val="0"/>
                      <w:noProof/>
                      <w:lang w:bidi="ar-DZ"/>
                    </w:rPr>
                  </w:rPrChange>
                </w:rPr>
                <w:delText>6</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68" w:author="Avinash Agarwal" w:date="2023-04-15T21:52:00Z">
                    <w:rPr>
                      <w:rStyle w:val="Hyperlink"/>
                      <w:b w:val="0"/>
                      <w:bCs w:val="0"/>
                      <w:caps w:val="0"/>
                      <w:noProof/>
                      <w:lang w:bidi="ar-DZ"/>
                    </w:rPr>
                  </w:rPrChange>
                </w:rPr>
                <w:delText>Captioning standards</w:delText>
              </w:r>
              <w:r w:rsidDel="0031697C">
                <w:rPr>
                  <w:noProof/>
                  <w:webHidden/>
                </w:rPr>
                <w:tab/>
                <w:delText>2</w:delText>
              </w:r>
            </w:del>
          </w:p>
          <w:p w14:paraId="7A137F54" w14:textId="0259D591" w:rsidR="00073A1A" w:rsidDel="0031697C" w:rsidRDefault="00073A1A">
            <w:pPr>
              <w:pStyle w:val="TOC1"/>
              <w:tabs>
                <w:tab w:val="left" w:pos="480"/>
                <w:tab w:val="right" w:leader="dot" w:pos="9629"/>
              </w:tabs>
              <w:rPr>
                <w:del w:id="169" w:author="Avinash Agarwal" w:date="2023-04-20T10:15:00Z"/>
                <w:rFonts w:asciiTheme="minorHAnsi" w:eastAsiaTheme="minorEastAsia" w:hAnsiTheme="minorHAnsi" w:cs="Mangal"/>
                <w:b w:val="0"/>
                <w:bCs w:val="0"/>
                <w:caps w:val="0"/>
                <w:noProof/>
                <w:sz w:val="22"/>
                <w:szCs w:val="20"/>
                <w:lang w:val="en-IN" w:eastAsia="en-IN" w:bidi="hi-IN"/>
              </w:rPr>
            </w:pPr>
            <w:del w:id="170" w:author="Avinash Agarwal" w:date="2023-04-20T10:15:00Z">
              <w:r w:rsidRPr="0039334C" w:rsidDel="0031697C">
                <w:rPr>
                  <w:rPrChange w:id="171" w:author="Avinash Agarwal" w:date="2023-04-15T21:52:00Z">
                    <w:rPr>
                      <w:rStyle w:val="Hyperlink"/>
                      <w:b w:val="0"/>
                      <w:bCs w:val="0"/>
                      <w:caps w:val="0"/>
                      <w:noProof/>
                      <w:lang w:bidi="ar-DZ"/>
                    </w:rPr>
                  </w:rPrChange>
                </w:rPr>
                <w:delText>7</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72" w:author="Avinash Agarwal" w:date="2023-04-15T21:52:00Z">
                    <w:rPr>
                      <w:rStyle w:val="Hyperlink"/>
                      <w:b w:val="0"/>
                      <w:bCs w:val="0"/>
                      <w:caps w:val="0"/>
                      <w:noProof/>
                      <w:lang w:bidi="ar-DZ"/>
                    </w:rPr>
                  </w:rPrChange>
                </w:rPr>
                <w:delText>Quality and accuracy measurement</w:delText>
              </w:r>
              <w:r w:rsidDel="0031697C">
                <w:rPr>
                  <w:noProof/>
                  <w:webHidden/>
                </w:rPr>
                <w:tab/>
                <w:delText>2</w:delText>
              </w:r>
            </w:del>
          </w:p>
          <w:p w14:paraId="5908BD63" w14:textId="042E6CD3" w:rsidR="00073A1A" w:rsidDel="0031697C" w:rsidRDefault="00073A1A" w:rsidP="0031697C">
            <w:pPr>
              <w:pStyle w:val="TOC2"/>
              <w:rPr>
                <w:del w:id="173" w:author="Avinash Agarwal" w:date="2023-04-20T10:15:00Z"/>
                <w:rFonts w:asciiTheme="minorHAnsi" w:eastAsiaTheme="minorEastAsia" w:hAnsiTheme="minorHAnsi" w:cs="Mangal"/>
                <w:noProof/>
                <w:sz w:val="22"/>
                <w:szCs w:val="20"/>
                <w:lang w:val="en-IN" w:eastAsia="en-IN" w:bidi="hi-IN"/>
              </w:rPr>
            </w:pPr>
            <w:del w:id="174" w:author="Avinash Agarwal" w:date="2023-04-20T10:15:00Z">
              <w:r w:rsidRPr="001E2B99" w:rsidDel="0031697C">
                <w:rPr>
                  <w:noProof/>
                </w:rPr>
                <w:delText>7.1</w:delText>
              </w:r>
              <w:r w:rsidDel="0031697C">
                <w:rPr>
                  <w:rFonts w:asciiTheme="minorHAnsi" w:eastAsiaTheme="minorEastAsia" w:hAnsiTheme="minorHAnsi" w:cs="Mangal"/>
                  <w:noProof/>
                  <w:sz w:val="22"/>
                  <w:szCs w:val="20"/>
                  <w:lang w:val="en-IN" w:eastAsia="en-IN" w:bidi="hi-IN"/>
                </w:rPr>
                <w:tab/>
              </w:r>
              <w:r w:rsidRPr="001E2B99" w:rsidDel="0031697C">
                <w:rPr>
                  <w:noProof/>
                </w:rPr>
                <w:delText>WER</w:delText>
              </w:r>
              <w:r w:rsidDel="0031697C">
                <w:rPr>
                  <w:noProof/>
                  <w:webHidden/>
                </w:rPr>
                <w:tab/>
                <w:delText>2</w:delText>
              </w:r>
            </w:del>
          </w:p>
          <w:p w14:paraId="3F56732E" w14:textId="447C6C97" w:rsidR="00073A1A" w:rsidDel="0031697C" w:rsidRDefault="00073A1A" w:rsidP="0031697C">
            <w:pPr>
              <w:pStyle w:val="TOC2"/>
              <w:rPr>
                <w:del w:id="175" w:author="Avinash Agarwal" w:date="2023-04-20T10:15:00Z"/>
                <w:rFonts w:asciiTheme="minorHAnsi" w:eastAsiaTheme="minorEastAsia" w:hAnsiTheme="minorHAnsi" w:cs="Mangal"/>
                <w:noProof/>
                <w:sz w:val="22"/>
                <w:szCs w:val="20"/>
                <w:lang w:val="en-IN" w:eastAsia="en-IN" w:bidi="hi-IN"/>
              </w:rPr>
            </w:pPr>
            <w:del w:id="176" w:author="Avinash Agarwal" w:date="2023-04-20T10:15:00Z">
              <w:r w:rsidRPr="001E2B99" w:rsidDel="0031697C">
                <w:rPr>
                  <w:noProof/>
                </w:rPr>
                <w:delText>7.2</w:delText>
              </w:r>
              <w:r w:rsidDel="0031697C">
                <w:rPr>
                  <w:rFonts w:asciiTheme="minorHAnsi" w:eastAsiaTheme="minorEastAsia" w:hAnsiTheme="minorHAnsi" w:cs="Mangal"/>
                  <w:noProof/>
                  <w:sz w:val="22"/>
                  <w:szCs w:val="20"/>
                  <w:lang w:val="en-IN" w:eastAsia="en-IN" w:bidi="hi-IN"/>
                </w:rPr>
                <w:tab/>
              </w:r>
              <w:r w:rsidRPr="001E2B99" w:rsidDel="0031697C">
                <w:rPr>
                  <w:noProof/>
                </w:rPr>
                <w:delText>NER</w:delText>
              </w:r>
              <w:r w:rsidDel="0031697C">
                <w:rPr>
                  <w:noProof/>
                  <w:webHidden/>
                </w:rPr>
                <w:tab/>
                <w:delText>2</w:delText>
              </w:r>
            </w:del>
          </w:p>
          <w:p w14:paraId="728D7AFB" w14:textId="572C0DD1" w:rsidR="00073A1A" w:rsidDel="0031697C" w:rsidRDefault="00073A1A">
            <w:pPr>
              <w:pStyle w:val="TOC1"/>
              <w:tabs>
                <w:tab w:val="left" w:pos="480"/>
                <w:tab w:val="right" w:leader="dot" w:pos="9629"/>
              </w:tabs>
              <w:rPr>
                <w:del w:id="177" w:author="Avinash Agarwal" w:date="2023-04-20T10:15:00Z"/>
                <w:rFonts w:asciiTheme="minorHAnsi" w:eastAsiaTheme="minorEastAsia" w:hAnsiTheme="minorHAnsi" w:cs="Mangal"/>
                <w:b w:val="0"/>
                <w:bCs w:val="0"/>
                <w:caps w:val="0"/>
                <w:noProof/>
                <w:sz w:val="22"/>
                <w:szCs w:val="20"/>
                <w:lang w:val="en-IN" w:eastAsia="en-IN" w:bidi="hi-IN"/>
              </w:rPr>
            </w:pPr>
            <w:del w:id="178" w:author="Avinash Agarwal" w:date="2023-04-20T10:15:00Z">
              <w:r w:rsidRPr="0039334C" w:rsidDel="0031697C">
                <w:rPr>
                  <w:rPrChange w:id="179" w:author="Avinash Agarwal" w:date="2023-04-15T21:52:00Z">
                    <w:rPr>
                      <w:rStyle w:val="Hyperlink"/>
                      <w:b w:val="0"/>
                      <w:bCs w:val="0"/>
                      <w:caps w:val="0"/>
                      <w:noProof/>
                      <w:lang w:bidi="ar-DZ"/>
                    </w:rPr>
                  </w:rPrChange>
                </w:rPr>
                <w:delText>8</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80" w:author="Avinash Agarwal" w:date="2023-04-15T21:52:00Z">
                    <w:rPr>
                      <w:rStyle w:val="Hyperlink"/>
                      <w:b w:val="0"/>
                      <w:bCs w:val="0"/>
                      <w:caps w:val="0"/>
                      <w:noProof/>
                      <w:lang w:bidi="ar-DZ"/>
                    </w:rPr>
                  </w:rPrChange>
                </w:rPr>
                <w:delText>Recent advances</w:delText>
              </w:r>
              <w:r w:rsidDel="0031697C">
                <w:rPr>
                  <w:noProof/>
                  <w:webHidden/>
                </w:rPr>
                <w:tab/>
                <w:delText>2</w:delText>
              </w:r>
            </w:del>
          </w:p>
          <w:p w14:paraId="38B3F621" w14:textId="6DB8A555" w:rsidR="00073A1A" w:rsidDel="0031697C" w:rsidRDefault="00073A1A">
            <w:pPr>
              <w:pStyle w:val="TOC1"/>
              <w:tabs>
                <w:tab w:val="left" w:pos="480"/>
                <w:tab w:val="right" w:leader="dot" w:pos="9629"/>
              </w:tabs>
              <w:rPr>
                <w:del w:id="181" w:author="Avinash Agarwal" w:date="2023-04-20T10:15:00Z"/>
                <w:rFonts w:asciiTheme="minorHAnsi" w:eastAsiaTheme="minorEastAsia" w:hAnsiTheme="minorHAnsi" w:cs="Mangal"/>
                <w:b w:val="0"/>
                <w:bCs w:val="0"/>
                <w:caps w:val="0"/>
                <w:noProof/>
                <w:sz w:val="22"/>
                <w:szCs w:val="20"/>
                <w:lang w:val="en-IN" w:eastAsia="en-IN" w:bidi="hi-IN"/>
              </w:rPr>
            </w:pPr>
            <w:del w:id="182" w:author="Avinash Agarwal" w:date="2023-04-20T10:15:00Z">
              <w:r w:rsidRPr="0039334C" w:rsidDel="0031697C">
                <w:rPr>
                  <w:rPrChange w:id="183" w:author="Avinash Agarwal" w:date="2023-04-15T21:52:00Z">
                    <w:rPr>
                      <w:rStyle w:val="Hyperlink"/>
                      <w:b w:val="0"/>
                      <w:bCs w:val="0"/>
                      <w:caps w:val="0"/>
                      <w:noProof/>
                      <w:lang w:bidi="ar-DZ"/>
                    </w:rPr>
                  </w:rPrChange>
                </w:rPr>
                <w:delText>9</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84" w:author="Avinash Agarwal" w:date="2023-04-15T21:52:00Z">
                    <w:rPr>
                      <w:rStyle w:val="Hyperlink"/>
                      <w:b w:val="0"/>
                      <w:bCs w:val="0"/>
                      <w:caps w:val="0"/>
                      <w:noProof/>
                      <w:lang w:bidi="ar-DZ"/>
                    </w:rPr>
                  </w:rPrChange>
                </w:rPr>
                <w:delText>Use cases</w:delText>
              </w:r>
              <w:r w:rsidDel="0031697C">
                <w:rPr>
                  <w:noProof/>
                  <w:webHidden/>
                </w:rPr>
                <w:tab/>
                <w:delText>2</w:delText>
              </w:r>
            </w:del>
          </w:p>
          <w:p w14:paraId="6AF62F12" w14:textId="378E8E5B" w:rsidR="00073A1A" w:rsidDel="0031697C" w:rsidRDefault="00073A1A" w:rsidP="0031697C">
            <w:pPr>
              <w:pStyle w:val="TOC2"/>
              <w:rPr>
                <w:del w:id="185" w:author="Avinash Agarwal" w:date="2023-04-20T10:15:00Z"/>
                <w:rFonts w:asciiTheme="minorHAnsi" w:eastAsiaTheme="minorEastAsia" w:hAnsiTheme="minorHAnsi" w:cs="Mangal"/>
                <w:noProof/>
                <w:sz w:val="22"/>
                <w:szCs w:val="20"/>
                <w:lang w:val="en-IN" w:eastAsia="en-IN" w:bidi="hi-IN"/>
              </w:rPr>
            </w:pPr>
            <w:del w:id="186" w:author="Avinash Agarwal" w:date="2023-04-20T10:15:00Z">
              <w:r w:rsidRPr="001E2B99" w:rsidDel="0031697C">
                <w:rPr>
                  <w:noProof/>
                </w:rPr>
                <w:delText>9.1</w:delText>
              </w:r>
              <w:r w:rsidDel="0031697C">
                <w:rPr>
                  <w:rFonts w:asciiTheme="minorHAnsi" w:eastAsiaTheme="minorEastAsia" w:hAnsiTheme="minorHAnsi" w:cs="Mangal"/>
                  <w:noProof/>
                  <w:sz w:val="22"/>
                  <w:szCs w:val="20"/>
                  <w:lang w:val="en-IN" w:eastAsia="en-IN" w:bidi="hi-IN"/>
                </w:rPr>
                <w:tab/>
              </w:r>
              <w:r w:rsidRPr="001E2B99" w:rsidDel="0031697C">
                <w:rPr>
                  <w:noProof/>
                </w:rPr>
                <w:delText>Education and Literacy</w:delText>
              </w:r>
              <w:r w:rsidDel="0031697C">
                <w:rPr>
                  <w:noProof/>
                  <w:webHidden/>
                </w:rPr>
                <w:tab/>
                <w:delText>2</w:delText>
              </w:r>
            </w:del>
          </w:p>
          <w:p w14:paraId="0178B2A4" w14:textId="65C4DF72" w:rsidR="00073A1A" w:rsidDel="0031697C" w:rsidRDefault="00073A1A" w:rsidP="0031697C">
            <w:pPr>
              <w:pStyle w:val="TOC2"/>
              <w:rPr>
                <w:del w:id="187" w:author="Avinash Agarwal" w:date="2023-04-20T10:15:00Z"/>
                <w:rFonts w:asciiTheme="minorHAnsi" w:eastAsiaTheme="minorEastAsia" w:hAnsiTheme="minorHAnsi" w:cs="Mangal"/>
                <w:noProof/>
                <w:sz w:val="22"/>
                <w:szCs w:val="20"/>
                <w:lang w:val="en-IN" w:eastAsia="en-IN" w:bidi="hi-IN"/>
              </w:rPr>
            </w:pPr>
            <w:del w:id="188" w:author="Avinash Agarwal" w:date="2023-04-20T10:15:00Z">
              <w:r w:rsidRPr="001E2B99" w:rsidDel="0031697C">
                <w:rPr>
                  <w:noProof/>
                </w:rPr>
                <w:delText>9.2</w:delText>
              </w:r>
              <w:r w:rsidDel="0031697C">
                <w:rPr>
                  <w:rFonts w:asciiTheme="minorHAnsi" w:eastAsiaTheme="minorEastAsia" w:hAnsiTheme="minorHAnsi" w:cs="Mangal"/>
                  <w:noProof/>
                  <w:sz w:val="22"/>
                  <w:szCs w:val="20"/>
                  <w:lang w:val="en-IN" w:eastAsia="en-IN" w:bidi="hi-IN"/>
                </w:rPr>
                <w:tab/>
              </w:r>
              <w:r w:rsidRPr="001E2B99" w:rsidDel="0031697C">
                <w:rPr>
                  <w:noProof/>
                </w:rPr>
                <w:delText>Online Video Consumption</w:delText>
              </w:r>
              <w:r w:rsidDel="0031697C">
                <w:rPr>
                  <w:noProof/>
                  <w:webHidden/>
                </w:rPr>
                <w:tab/>
                <w:delText>3</w:delText>
              </w:r>
            </w:del>
          </w:p>
          <w:p w14:paraId="0E69DCAD" w14:textId="6739608E" w:rsidR="00073A1A" w:rsidDel="0031697C" w:rsidRDefault="00073A1A">
            <w:pPr>
              <w:pStyle w:val="TOC1"/>
              <w:tabs>
                <w:tab w:val="left" w:pos="480"/>
                <w:tab w:val="right" w:leader="dot" w:pos="9629"/>
              </w:tabs>
              <w:rPr>
                <w:del w:id="189" w:author="Avinash Agarwal" w:date="2023-04-20T10:15:00Z"/>
                <w:rFonts w:asciiTheme="minorHAnsi" w:eastAsiaTheme="minorEastAsia" w:hAnsiTheme="minorHAnsi" w:cs="Mangal"/>
                <w:b w:val="0"/>
                <w:bCs w:val="0"/>
                <w:caps w:val="0"/>
                <w:noProof/>
                <w:sz w:val="22"/>
                <w:szCs w:val="20"/>
                <w:lang w:val="en-IN" w:eastAsia="en-IN" w:bidi="hi-IN"/>
              </w:rPr>
            </w:pPr>
            <w:del w:id="190" w:author="Avinash Agarwal" w:date="2023-04-20T10:15:00Z">
              <w:r w:rsidRPr="0039334C" w:rsidDel="0031697C">
                <w:rPr>
                  <w:rPrChange w:id="191" w:author="Avinash Agarwal" w:date="2023-04-15T21:52:00Z">
                    <w:rPr>
                      <w:rStyle w:val="Hyperlink"/>
                      <w:b w:val="0"/>
                      <w:bCs w:val="0"/>
                      <w:caps w:val="0"/>
                      <w:noProof/>
                      <w:lang w:bidi="ar-DZ"/>
                    </w:rPr>
                  </w:rPrChange>
                </w:rPr>
                <w:delText>10</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92" w:author="Avinash Agarwal" w:date="2023-04-15T21:52:00Z">
                    <w:rPr>
                      <w:rStyle w:val="Hyperlink"/>
                      <w:b w:val="0"/>
                      <w:bCs w:val="0"/>
                      <w:caps w:val="0"/>
                      <w:noProof/>
                      <w:lang w:bidi="ar-DZ"/>
                    </w:rPr>
                  </w:rPrChange>
                </w:rPr>
                <w:delText>Case studies and global best practices</w:delText>
              </w:r>
              <w:r w:rsidDel="0031697C">
                <w:rPr>
                  <w:noProof/>
                  <w:webHidden/>
                </w:rPr>
                <w:tab/>
                <w:delText>3</w:delText>
              </w:r>
            </w:del>
          </w:p>
          <w:p w14:paraId="0E439AF0" w14:textId="5F7014AA" w:rsidR="00073A1A" w:rsidDel="0031697C" w:rsidRDefault="00073A1A">
            <w:pPr>
              <w:pStyle w:val="TOC1"/>
              <w:tabs>
                <w:tab w:val="left" w:pos="480"/>
                <w:tab w:val="right" w:leader="dot" w:pos="9629"/>
              </w:tabs>
              <w:rPr>
                <w:del w:id="193" w:author="Avinash Agarwal" w:date="2023-04-20T10:15:00Z"/>
                <w:rFonts w:asciiTheme="minorHAnsi" w:eastAsiaTheme="minorEastAsia" w:hAnsiTheme="minorHAnsi" w:cs="Mangal"/>
                <w:b w:val="0"/>
                <w:bCs w:val="0"/>
                <w:caps w:val="0"/>
                <w:noProof/>
                <w:sz w:val="22"/>
                <w:szCs w:val="20"/>
                <w:lang w:val="en-IN" w:eastAsia="en-IN" w:bidi="hi-IN"/>
              </w:rPr>
            </w:pPr>
            <w:del w:id="194" w:author="Avinash Agarwal" w:date="2023-04-20T10:15:00Z">
              <w:r w:rsidRPr="0039334C" w:rsidDel="0031697C">
                <w:rPr>
                  <w:rPrChange w:id="195" w:author="Avinash Agarwal" w:date="2023-04-15T21:52:00Z">
                    <w:rPr>
                      <w:rStyle w:val="Hyperlink"/>
                      <w:b w:val="0"/>
                      <w:bCs w:val="0"/>
                      <w:caps w:val="0"/>
                      <w:noProof/>
                      <w:lang w:bidi="ar-DZ"/>
                    </w:rPr>
                  </w:rPrChange>
                </w:rPr>
                <w:delText>11</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196" w:author="Avinash Agarwal" w:date="2023-04-15T21:52:00Z">
                    <w:rPr>
                      <w:rStyle w:val="Hyperlink"/>
                      <w:b w:val="0"/>
                      <w:bCs w:val="0"/>
                      <w:caps w:val="0"/>
                      <w:noProof/>
                      <w:lang w:bidi="ar-DZ"/>
                    </w:rPr>
                  </w:rPrChange>
                </w:rPr>
                <w:delText>Concluding Remarks</w:delText>
              </w:r>
              <w:r w:rsidDel="0031697C">
                <w:rPr>
                  <w:noProof/>
                  <w:webHidden/>
                </w:rPr>
                <w:tab/>
                <w:delText>3</w:delText>
              </w:r>
            </w:del>
          </w:p>
          <w:p w14:paraId="529BB01B" w14:textId="6768029D" w:rsidR="00073A1A" w:rsidDel="0031697C" w:rsidRDefault="00073A1A">
            <w:pPr>
              <w:pStyle w:val="TOC1"/>
              <w:tabs>
                <w:tab w:val="left" w:pos="480"/>
                <w:tab w:val="right" w:leader="dot" w:pos="9629"/>
              </w:tabs>
              <w:rPr>
                <w:del w:id="197" w:author="Avinash Agarwal" w:date="2023-04-20T10:15:00Z"/>
                <w:rFonts w:asciiTheme="minorHAnsi" w:eastAsiaTheme="minorEastAsia" w:hAnsiTheme="minorHAnsi" w:cs="Mangal"/>
                <w:b w:val="0"/>
                <w:bCs w:val="0"/>
                <w:caps w:val="0"/>
                <w:noProof/>
                <w:sz w:val="22"/>
                <w:szCs w:val="20"/>
                <w:lang w:val="en-IN" w:eastAsia="en-IN" w:bidi="hi-IN"/>
              </w:rPr>
            </w:pPr>
            <w:del w:id="198" w:author="Avinash Agarwal" w:date="2023-04-20T10:15:00Z">
              <w:r w:rsidRPr="0039334C" w:rsidDel="0031697C">
                <w:rPr>
                  <w:rPrChange w:id="199" w:author="Avinash Agarwal" w:date="2023-04-15T21:52:00Z">
                    <w:rPr>
                      <w:rStyle w:val="Hyperlink"/>
                      <w:b w:val="0"/>
                      <w:bCs w:val="0"/>
                      <w:caps w:val="0"/>
                      <w:noProof/>
                      <w:lang w:bidi="ar-DZ"/>
                    </w:rPr>
                  </w:rPrChange>
                </w:rPr>
                <w:delText>12</w:delText>
              </w:r>
              <w:r w:rsidDel="0031697C">
                <w:rPr>
                  <w:rFonts w:asciiTheme="minorHAnsi" w:eastAsiaTheme="minorEastAsia" w:hAnsiTheme="minorHAnsi" w:cs="Mangal"/>
                  <w:b w:val="0"/>
                  <w:bCs w:val="0"/>
                  <w:caps w:val="0"/>
                  <w:noProof/>
                  <w:sz w:val="22"/>
                  <w:szCs w:val="20"/>
                  <w:lang w:val="en-IN" w:eastAsia="en-IN" w:bidi="hi-IN"/>
                </w:rPr>
                <w:tab/>
              </w:r>
              <w:r w:rsidRPr="0039334C" w:rsidDel="0031697C">
                <w:rPr>
                  <w:rPrChange w:id="200" w:author="Avinash Agarwal" w:date="2023-04-15T21:52:00Z">
                    <w:rPr>
                      <w:rStyle w:val="Hyperlink"/>
                      <w:b w:val="0"/>
                      <w:bCs w:val="0"/>
                      <w:caps w:val="0"/>
                      <w:noProof/>
                      <w:lang w:bidi="ar-DZ"/>
                    </w:rPr>
                  </w:rPrChange>
                </w:rPr>
                <w:delText>Bibliography</w:delText>
              </w:r>
              <w:r w:rsidDel="0031697C">
                <w:rPr>
                  <w:noProof/>
                  <w:webHidden/>
                </w:rPr>
                <w:tab/>
                <w:delText>3</w:delText>
              </w:r>
            </w:del>
          </w:p>
          <w:p w14:paraId="2A74DF05" w14:textId="3E7131C2" w:rsidR="009635CB" w:rsidRPr="0060241A" w:rsidRDefault="009635CB" w:rsidP="00CB0330">
            <w:pPr>
              <w:pStyle w:val="TableofFigures"/>
              <w:rPr>
                <w:rFonts w:eastAsia="Times New Roman"/>
              </w:rPr>
            </w:pPr>
            <w:r>
              <w:rPr>
                <w:rFonts w:eastAsia="Batang"/>
              </w:rPr>
              <w:fldChar w:fldCharType="end"/>
            </w:r>
          </w:p>
        </w:tc>
      </w:tr>
    </w:tbl>
    <w:p w14:paraId="731BABBC" w14:textId="77777777" w:rsidR="009635CB" w:rsidRDefault="009635CB" w:rsidP="0066077C"/>
    <w:p w14:paraId="079845A9" w14:textId="77777777" w:rsidR="009635CB" w:rsidRPr="001E1939" w:rsidRDefault="009635CB" w:rsidP="0066077C">
      <w:pPr>
        <w:keepNext/>
        <w:jc w:val="center"/>
        <w:rPr>
          <w:b/>
          <w:bCs/>
        </w:rPr>
      </w:pPr>
      <w:r w:rsidRPr="001E1939">
        <w:rPr>
          <w:b/>
          <w:bCs/>
        </w:rPr>
        <w:lastRenderedPageBreak/>
        <w:t>List of Tables</w:t>
      </w:r>
    </w:p>
    <w:tbl>
      <w:tblPr>
        <w:tblW w:w="9889" w:type="dxa"/>
        <w:tblLayout w:type="fixed"/>
        <w:tblLook w:val="04A0" w:firstRow="1" w:lastRow="0" w:firstColumn="1" w:lastColumn="0" w:noHBand="0" w:noVBand="1"/>
      </w:tblPr>
      <w:tblGrid>
        <w:gridCol w:w="9889"/>
      </w:tblGrid>
      <w:tr w:rsidR="009635CB" w:rsidRPr="00D8148E" w14:paraId="7733F0C5" w14:textId="77777777" w:rsidTr="00CB0330">
        <w:trPr>
          <w:tblHeader/>
        </w:trPr>
        <w:tc>
          <w:tcPr>
            <w:tcW w:w="9889" w:type="dxa"/>
          </w:tcPr>
          <w:p w14:paraId="77B50955" w14:textId="77777777" w:rsidR="009635CB" w:rsidRPr="00D8148E" w:rsidRDefault="009635CB" w:rsidP="00CB0330">
            <w:pPr>
              <w:pStyle w:val="toc0"/>
              <w:keepNext/>
            </w:pPr>
            <w:r w:rsidRPr="00D8148E">
              <w:tab/>
              <w:t>Page</w:t>
            </w:r>
          </w:p>
        </w:tc>
      </w:tr>
      <w:tr w:rsidR="009635CB" w:rsidRPr="00D8148E" w14:paraId="05472F0C" w14:textId="77777777" w:rsidTr="00CB0330">
        <w:tc>
          <w:tcPr>
            <w:tcW w:w="9889" w:type="dxa"/>
          </w:tcPr>
          <w:p w14:paraId="485523B2" w14:textId="57A72EF8" w:rsidR="009635CB" w:rsidRPr="0060241A" w:rsidRDefault="009635CB" w:rsidP="00CB0330">
            <w:pPr>
              <w:pStyle w:val="TableofFigures"/>
              <w:rPr>
                <w:rFonts w:eastAsia="Times New Roman"/>
              </w:rPr>
            </w:pPr>
            <w:r w:rsidRPr="0060241A">
              <w:rPr>
                <w:rFonts w:eastAsia="Times New Roman"/>
              </w:rPr>
              <w:fldChar w:fldCharType="begin"/>
            </w:r>
            <w:r w:rsidRPr="0060241A">
              <w:rPr>
                <w:rFonts w:eastAsia="Times New Roman"/>
              </w:rPr>
              <w:instrText xml:space="preserve"> TOC \h \z \t "Table_No &amp; title" \c </w:instrText>
            </w:r>
            <w:r w:rsidRPr="0060241A">
              <w:rPr>
                <w:rFonts w:eastAsia="Times New Roman"/>
              </w:rPr>
              <w:fldChar w:fldCharType="separate"/>
            </w:r>
            <w:r w:rsidR="008E4872">
              <w:rPr>
                <w:rFonts w:eastAsia="Times New Roman"/>
                <w:b/>
                <w:bCs/>
                <w:noProof/>
                <w:lang w:val="en-US"/>
              </w:rPr>
              <w:t>No table of figures entries found.</w:t>
            </w:r>
            <w:r w:rsidRPr="0060241A">
              <w:rPr>
                <w:rFonts w:eastAsia="Times New Roman"/>
              </w:rPr>
              <w:fldChar w:fldCharType="end"/>
            </w:r>
          </w:p>
        </w:tc>
      </w:tr>
    </w:tbl>
    <w:p w14:paraId="16E4887F" w14:textId="77777777" w:rsidR="009635CB" w:rsidRDefault="009635CB" w:rsidP="0066077C"/>
    <w:p w14:paraId="58553F43" w14:textId="77777777" w:rsidR="009635CB" w:rsidRPr="001E1939" w:rsidRDefault="009635CB" w:rsidP="0066077C">
      <w:pPr>
        <w:keepNext/>
        <w:jc w:val="center"/>
        <w:rPr>
          <w:b/>
          <w:bCs/>
        </w:rPr>
      </w:pPr>
      <w:r w:rsidRPr="001E1939">
        <w:rPr>
          <w:b/>
          <w:bCs/>
        </w:rPr>
        <w:t>List of Figures</w:t>
      </w:r>
    </w:p>
    <w:tbl>
      <w:tblPr>
        <w:tblW w:w="9889" w:type="dxa"/>
        <w:tblLayout w:type="fixed"/>
        <w:tblLook w:val="04A0" w:firstRow="1" w:lastRow="0" w:firstColumn="1" w:lastColumn="0" w:noHBand="0" w:noVBand="1"/>
      </w:tblPr>
      <w:tblGrid>
        <w:gridCol w:w="9889"/>
      </w:tblGrid>
      <w:tr w:rsidR="009635CB" w:rsidRPr="00D8148E" w14:paraId="229A0DCD" w14:textId="77777777" w:rsidTr="00CB0330">
        <w:trPr>
          <w:tblHeader/>
        </w:trPr>
        <w:tc>
          <w:tcPr>
            <w:tcW w:w="9889" w:type="dxa"/>
          </w:tcPr>
          <w:p w14:paraId="5968BFFC" w14:textId="77777777" w:rsidR="009635CB" w:rsidRPr="00D8148E" w:rsidRDefault="009635CB" w:rsidP="00CB0330">
            <w:pPr>
              <w:pStyle w:val="toc0"/>
              <w:keepNext/>
            </w:pPr>
            <w:r w:rsidRPr="00D8148E">
              <w:tab/>
              <w:t>Page</w:t>
            </w:r>
          </w:p>
        </w:tc>
      </w:tr>
      <w:tr w:rsidR="009635CB" w:rsidRPr="00D8148E" w14:paraId="1771A9D5" w14:textId="77777777" w:rsidTr="00CB0330">
        <w:tc>
          <w:tcPr>
            <w:tcW w:w="9889" w:type="dxa"/>
          </w:tcPr>
          <w:p w14:paraId="0720FC09" w14:textId="0C980991" w:rsidR="009635CB" w:rsidRPr="0060241A" w:rsidRDefault="009635CB" w:rsidP="00CB0330">
            <w:pPr>
              <w:pStyle w:val="TableofFigures"/>
              <w:rPr>
                <w:rFonts w:eastAsia="Times New Roman"/>
              </w:rPr>
            </w:pPr>
            <w:r w:rsidRPr="0060241A">
              <w:rPr>
                <w:rFonts w:eastAsia="Times New Roman"/>
              </w:rPr>
              <w:fldChar w:fldCharType="begin"/>
            </w:r>
            <w:r w:rsidRPr="0060241A">
              <w:rPr>
                <w:rFonts w:eastAsia="Times New Roman"/>
              </w:rPr>
              <w:instrText xml:space="preserve"> TOC \h \z \t "Figure_No &amp; title" \c </w:instrText>
            </w:r>
            <w:r w:rsidRPr="0060241A">
              <w:rPr>
                <w:rFonts w:eastAsia="Times New Roman"/>
              </w:rPr>
              <w:fldChar w:fldCharType="separate"/>
            </w:r>
            <w:r w:rsidR="00D30A67">
              <w:rPr>
                <w:rFonts w:eastAsia="Times New Roman"/>
                <w:b/>
                <w:bCs/>
                <w:noProof/>
                <w:lang w:val="en-US"/>
              </w:rPr>
              <w:t>No table of figures entries found.</w:t>
            </w:r>
            <w:r w:rsidRPr="0060241A">
              <w:rPr>
                <w:rFonts w:eastAsia="Times New Roman"/>
              </w:rPr>
              <w:fldChar w:fldCharType="end"/>
            </w:r>
          </w:p>
        </w:tc>
      </w:tr>
    </w:tbl>
    <w:p w14:paraId="7E8D0B92" w14:textId="77777777" w:rsidR="009635CB" w:rsidRPr="007F15CA" w:rsidRDefault="009635CB" w:rsidP="0066077C"/>
    <w:p w14:paraId="0401CCEA" w14:textId="77777777" w:rsidR="004B39E2" w:rsidRDefault="004B39E2" w:rsidP="00F14A92">
      <w:pPr>
        <w:rPr>
          <w:lang w:val="en-GB"/>
        </w:rPr>
      </w:pPr>
    </w:p>
    <w:p w14:paraId="541EDDA3" w14:textId="77777777" w:rsidR="00F14A92" w:rsidRPr="007777D2" w:rsidRDefault="00F14A92" w:rsidP="00F14A92">
      <w:pPr>
        <w:rPr>
          <w:lang w:val="en-GB"/>
        </w:rPr>
        <w:sectPr w:rsidR="00F14A92" w:rsidRPr="007777D2" w:rsidSect="00E152CC">
          <w:headerReference w:type="even" r:id="rId22"/>
          <w:headerReference w:type="first" r:id="rId23"/>
          <w:footerReference w:type="first" r:id="rId24"/>
          <w:pgSz w:w="11907" w:h="16840" w:code="9"/>
          <w:pgMar w:top="1134" w:right="1134" w:bottom="1134" w:left="1134" w:header="720" w:footer="720" w:gutter="0"/>
          <w:pgNumType w:fmt="lowerRoman" w:start="1"/>
          <w:cols w:space="720"/>
          <w:docGrid w:linePitch="326"/>
        </w:sectPr>
      </w:pPr>
    </w:p>
    <w:p w14:paraId="3F298BA2" w14:textId="1F315230" w:rsidR="00737170" w:rsidRPr="008B054C" w:rsidRDefault="00737170" w:rsidP="009635CB">
      <w:pPr>
        <w:pStyle w:val="RecNo"/>
        <w:rPr>
          <w:lang w:val="fr-CH"/>
        </w:rPr>
      </w:pPr>
      <w:r w:rsidRPr="008B054C">
        <w:rPr>
          <w:lang w:val="fr-CH"/>
        </w:rPr>
        <w:lastRenderedPageBreak/>
        <w:t xml:space="preserve">Technical </w:t>
      </w:r>
      <w:r w:rsidR="00C26533" w:rsidRPr="008B054C">
        <w:rPr>
          <w:lang w:val="fr-CH"/>
        </w:rPr>
        <w:t>Report</w:t>
      </w:r>
      <w:r w:rsidRPr="008B054C">
        <w:rPr>
          <w:lang w:val="fr-CH"/>
        </w:rPr>
        <w:t xml:space="preserve"> </w:t>
      </w:r>
      <w:r w:rsidR="00C26533" w:rsidRPr="008B054C">
        <w:rPr>
          <w:lang w:val="fr-CH"/>
        </w:rPr>
        <w:t xml:space="preserve">ITU-T </w:t>
      </w:r>
      <w:r>
        <w:fldChar w:fldCharType="begin"/>
      </w:r>
      <w:r w:rsidRPr="008B054C">
        <w:rPr>
          <w:lang w:val="fr-CH"/>
        </w:rPr>
        <w:instrText xml:space="preserve"> styleref TRnumber </w:instrText>
      </w:r>
      <w:r>
        <w:fldChar w:fldCharType="separate"/>
      </w:r>
      <w:r w:rsidR="00DE2D8D" w:rsidRPr="008B054C">
        <w:rPr>
          <w:noProof/>
          <w:lang w:val="fr-CH"/>
        </w:rPr>
        <w:t>J</w:t>
      </w:r>
      <w:r w:rsidR="00B8367E" w:rsidRPr="008B054C">
        <w:rPr>
          <w:noProof/>
          <w:lang w:val="fr-CH"/>
        </w:rPr>
        <w:t>ST</w:t>
      </w:r>
      <w:r w:rsidR="00DB084F" w:rsidRPr="008B054C">
        <w:rPr>
          <w:noProof/>
          <w:lang w:val="fr-CH"/>
        </w:rPr>
        <w:t xml:space="preserve">R.LCAP </w:t>
      </w:r>
      <w:r>
        <w:fldChar w:fldCharType="end"/>
      </w:r>
    </w:p>
    <w:p w14:paraId="37DEA264" w14:textId="14CBD1DA" w:rsidR="00737170" w:rsidRPr="007777D2" w:rsidRDefault="12C9BFC7" w:rsidP="00058629">
      <w:pPr>
        <w:pStyle w:val="Rectitle"/>
        <w:rPr>
          <w:highlight w:val="yellow"/>
        </w:rPr>
      </w:pPr>
      <w:del w:id="201" w:author="TSB (HT)" w:date="2023-04-19T13:12:00Z">
        <w:r w:rsidDel="00994685">
          <w:delText xml:space="preserve">ITU-T </w:delText>
        </w:r>
        <w:r w:rsidR="00737170" w:rsidDel="00994685">
          <w:delText xml:space="preserve">Technical </w:delText>
        </w:r>
        <w:r w:rsidR="00C26533" w:rsidDel="00994685">
          <w:delText xml:space="preserve">Report </w:delText>
        </w:r>
        <w:r w:rsidR="00DE2D8D" w:rsidDel="00994685">
          <w:delText xml:space="preserve">on </w:delText>
        </w:r>
      </w:del>
      <w:r w:rsidR="00B27C89" w:rsidRPr="00B27C89">
        <w:t>Technical advances, challenges, and best practices in live captioning</w:t>
      </w:r>
    </w:p>
    <w:p w14:paraId="73089650" w14:textId="77777777" w:rsidR="004B39E2" w:rsidRPr="007777D2" w:rsidRDefault="004B39E2" w:rsidP="004B39E2">
      <w:pPr>
        <w:rPr>
          <w:lang w:val="en-GB" w:eastAsia="en-US" w:bidi="ar-DZ"/>
        </w:rPr>
      </w:pPr>
    </w:p>
    <w:p w14:paraId="2B7B7FE9" w14:textId="77777777" w:rsidR="004B39E2" w:rsidRPr="007777D2" w:rsidRDefault="004B39E2" w:rsidP="00A93B35">
      <w:pPr>
        <w:pStyle w:val="Headingb"/>
      </w:pPr>
      <w:r w:rsidRPr="007777D2">
        <w:t>Summary</w:t>
      </w:r>
    </w:p>
    <w:p w14:paraId="1F172CA2" w14:textId="7F5F415E" w:rsidR="00E40345" w:rsidRPr="00D8681F" w:rsidRDefault="00E40345" w:rsidP="00E40345">
      <w:pPr>
        <w:rPr>
          <w:smallCaps/>
        </w:rPr>
      </w:pPr>
      <w:bookmarkStart w:id="202" w:name="_Toc110785330"/>
      <w:r>
        <w:t>This Technical Report aims to provide guidance on technical aspects of live captioning and other visual accessibility features in Television Broadcasting, Cable Networks, Direct to Home (DTH), IPTV, other upcoming platforms, and emerging services such as Virtual Reality (VR) and also share global best practices through case studies.</w:t>
      </w:r>
    </w:p>
    <w:p w14:paraId="556A8B7F" w14:textId="266F7233" w:rsidR="00E40345" w:rsidRDefault="00E40345" w:rsidP="00E40345">
      <w:r>
        <w:t xml:space="preserve">The United Nations Convention on the Rights of Persons with Disabilities (UN CRPD) recognises that persons with disabilities also have similar and equal rights and the technology should enable the same. This document elaborates on the technological advancements and compliance framework to address this target group. </w:t>
      </w:r>
    </w:p>
    <w:p w14:paraId="24960E5C" w14:textId="5F389569" w:rsidR="00467172" w:rsidRPr="00467172" w:rsidRDefault="00467172" w:rsidP="00467172">
      <w:pPr>
        <w:pStyle w:val="Heading1"/>
        <w:rPr>
          <w:lang w:bidi="ar-DZ"/>
        </w:rPr>
      </w:pPr>
      <w:bookmarkStart w:id="203" w:name="_Toc401158818"/>
      <w:bookmarkStart w:id="204" w:name="_Toc132487948"/>
      <w:bookmarkStart w:id="205" w:name="_Toc132488325"/>
      <w:bookmarkStart w:id="206" w:name="_Toc132488416"/>
      <w:bookmarkStart w:id="207" w:name="_Toc132877680"/>
      <w:bookmarkStart w:id="208" w:name="_Toc132878133"/>
      <w:bookmarkEnd w:id="202"/>
      <w:r>
        <w:rPr>
          <w:lang w:bidi="ar-DZ"/>
        </w:rPr>
        <w:t>S</w:t>
      </w:r>
      <w:r w:rsidRPr="00467172">
        <w:rPr>
          <w:lang w:bidi="ar-DZ"/>
        </w:rPr>
        <w:t>cope</w:t>
      </w:r>
      <w:bookmarkEnd w:id="203"/>
      <w:bookmarkEnd w:id="204"/>
      <w:bookmarkEnd w:id="205"/>
      <w:bookmarkEnd w:id="206"/>
      <w:bookmarkEnd w:id="207"/>
      <w:bookmarkEnd w:id="208"/>
      <w:r w:rsidR="00D96FEB">
        <w:rPr>
          <w:lang w:bidi="ar-DZ"/>
        </w:rPr>
        <w:t xml:space="preserve"> </w:t>
      </w:r>
    </w:p>
    <w:p w14:paraId="4766189D" w14:textId="77777777" w:rsidR="00B27C89" w:rsidRDefault="00B27C89" w:rsidP="00B27C89">
      <w:r>
        <w:t>The objective of the Technical Report is to facilitate the implementation of live captioning and other visual accessibility features in Television Broadcasting, Cable Networks, Direct to Home (DTH), IPTV, other upcoming platforms, and emerging services such as Virtual Reality (VR). Member states will benefit from the experiences of other states, which the report will include as case studies.</w:t>
      </w:r>
    </w:p>
    <w:p w14:paraId="32CB1B20" w14:textId="7EACFAC0" w:rsidR="00B27C89" w:rsidRDefault="00B27C89" w:rsidP="00B27C89">
      <w:r>
        <w:t xml:space="preserve">The Technical Report covers various aspects related to visual accessibility features, live captioning in particular, including recent advances, implementation challenges, and global best practices. The report also discusses the captioning standards and accuracy measuring metrics, such as Word Error Rate (WER). </w:t>
      </w:r>
    </w:p>
    <w:p w14:paraId="2BB19A64" w14:textId="4D1C9B79" w:rsidR="004B39E2" w:rsidRPr="009635CB" w:rsidRDefault="00B27C89" w:rsidP="00B27C89">
      <w:r>
        <w:t>The Technical Report aims to provide a roadmap to make accessibility faster, accurate, and simpler using advanced technologies such as AI/ ML.</w:t>
      </w:r>
    </w:p>
    <w:p w14:paraId="577CC64B" w14:textId="77777777" w:rsidR="00467172" w:rsidRPr="00467172" w:rsidRDefault="00467172" w:rsidP="00467172">
      <w:pPr>
        <w:pStyle w:val="Heading1"/>
        <w:rPr>
          <w:lang w:bidi="ar-DZ"/>
        </w:rPr>
      </w:pPr>
      <w:bookmarkStart w:id="209" w:name="_Toc401158819"/>
      <w:bookmarkStart w:id="210" w:name="_Toc132487949"/>
      <w:bookmarkStart w:id="211" w:name="_Toc132488326"/>
      <w:bookmarkStart w:id="212" w:name="_Toc132488417"/>
      <w:bookmarkStart w:id="213" w:name="_Toc132877681"/>
      <w:bookmarkStart w:id="214" w:name="_Toc132878134"/>
      <w:r w:rsidRPr="00467172">
        <w:rPr>
          <w:lang w:bidi="ar-DZ"/>
        </w:rPr>
        <w:t>References</w:t>
      </w:r>
      <w:bookmarkEnd w:id="209"/>
      <w:bookmarkEnd w:id="210"/>
      <w:bookmarkEnd w:id="211"/>
      <w:bookmarkEnd w:id="212"/>
      <w:bookmarkEnd w:id="213"/>
      <w:bookmarkEnd w:id="214"/>
    </w:p>
    <w:p w14:paraId="7196000A" w14:textId="115FC484" w:rsidR="00C71DFD" w:rsidRPr="005E04E3" w:rsidRDefault="00D96FEB" w:rsidP="00D150B8">
      <w:pPr>
        <w:numPr>
          <w:ilvl w:val="0"/>
          <w:numId w:val="1"/>
        </w:numPr>
        <w:tabs>
          <w:tab w:val="clear" w:pos="576"/>
        </w:tabs>
        <w:overflowPunct w:val="0"/>
        <w:autoSpaceDE w:val="0"/>
        <w:autoSpaceDN w:val="0"/>
        <w:adjustRightInd w:val="0"/>
        <w:ind w:left="567" w:hanging="567"/>
        <w:textAlignment w:val="baseline"/>
        <w:rPr>
          <w:lang w:val="en-GB"/>
        </w:rPr>
      </w:pPr>
      <w:bookmarkStart w:id="215" w:name="_Toc401158820"/>
      <w:r>
        <w:rPr>
          <w:highlight w:val="yellow"/>
          <w:lang w:val="en-GB"/>
        </w:rPr>
        <w:t>To be added as t</w:t>
      </w:r>
      <w:r w:rsidR="00DE2D8D">
        <w:rPr>
          <w:highlight w:val="yellow"/>
          <w:lang w:val="en-GB"/>
        </w:rPr>
        <w:t>h</w:t>
      </w:r>
      <w:r>
        <w:rPr>
          <w:highlight w:val="yellow"/>
          <w:lang w:val="en-GB"/>
        </w:rPr>
        <w:t>e study progresses</w:t>
      </w:r>
      <w:r w:rsidR="00C71DFD" w:rsidRPr="00058629">
        <w:rPr>
          <w:highlight w:val="yellow"/>
          <w:lang w:val="en-GB"/>
        </w:rPr>
        <w:t>.</w:t>
      </w:r>
    </w:p>
    <w:p w14:paraId="10CA1E5F" w14:textId="77777777" w:rsidR="009635CB" w:rsidRDefault="009635CB" w:rsidP="00467172">
      <w:pPr>
        <w:pStyle w:val="Heading1"/>
        <w:rPr>
          <w:lang w:bidi="ar-DZ"/>
        </w:rPr>
      </w:pPr>
      <w:bookmarkStart w:id="216" w:name="_Toc132487950"/>
      <w:bookmarkStart w:id="217" w:name="_Toc132488327"/>
      <w:bookmarkStart w:id="218" w:name="_Toc132488418"/>
      <w:bookmarkStart w:id="219" w:name="_Toc132877682"/>
      <w:bookmarkStart w:id="220" w:name="_Toc132878135"/>
      <w:r>
        <w:rPr>
          <w:lang w:bidi="ar-DZ"/>
        </w:rPr>
        <w:t>Terms and definitions</w:t>
      </w:r>
      <w:bookmarkEnd w:id="215"/>
      <w:bookmarkEnd w:id="216"/>
      <w:bookmarkEnd w:id="217"/>
      <w:bookmarkEnd w:id="218"/>
      <w:bookmarkEnd w:id="219"/>
      <w:bookmarkEnd w:id="220"/>
    </w:p>
    <w:p w14:paraId="34FBE75F" w14:textId="77777777" w:rsidR="009635CB" w:rsidRDefault="009635CB" w:rsidP="009635CB">
      <w:pPr>
        <w:pStyle w:val="Heading2"/>
        <w:rPr>
          <w:lang w:bidi="ar-DZ"/>
        </w:rPr>
      </w:pPr>
      <w:bookmarkStart w:id="221" w:name="_Toc401158821"/>
      <w:bookmarkStart w:id="222" w:name="_Toc132487951"/>
      <w:bookmarkStart w:id="223" w:name="_Toc132488328"/>
      <w:bookmarkStart w:id="224" w:name="_Toc132488419"/>
      <w:bookmarkStart w:id="225" w:name="_Toc132877683"/>
      <w:bookmarkStart w:id="226" w:name="_Toc132878136"/>
      <w:r>
        <w:rPr>
          <w:lang w:bidi="ar-DZ"/>
        </w:rPr>
        <w:t>Terms defined elsewhere</w:t>
      </w:r>
      <w:bookmarkEnd w:id="221"/>
      <w:bookmarkEnd w:id="222"/>
      <w:bookmarkEnd w:id="223"/>
      <w:bookmarkEnd w:id="224"/>
      <w:bookmarkEnd w:id="225"/>
      <w:bookmarkEnd w:id="226"/>
    </w:p>
    <w:p w14:paraId="3EE7FE94" w14:textId="77777777" w:rsidR="009635CB" w:rsidRDefault="009635CB" w:rsidP="009635CB">
      <w:r w:rsidRPr="0078001F">
        <w:t xml:space="preserve">This </w:t>
      </w:r>
      <w:r>
        <w:t xml:space="preserve">Technical </w:t>
      </w:r>
      <w:r w:rsidR="00C26533">
        <w:t>Report</w:t>
      </w:r>
      <w:r w:rsidRPr="0078001F">
        <w:t xml:space="preserve"> uses the following terms defined elsewhere</w:t>
      </w:r>
      <w:r>
        <w:t>:</w:t>
      </w:r>
    </w:p>
    <w:p w14:paraId="651E5026" w14:textId="77777777" w:rsidR="009635CB" w:rsidRDefault="009635CB" w:rsidP="009635CB">
      <w:r w:rsidRPr="009635CB">
        <w:rPr>
          <w:b/>
          <w:bCs/>
        </w:rPr>
        <w:t>3.1.</w:t>
      </w:r>
      <w:r w:rsidRPr="009635CB">
        <w:rPr>
          <w:b/>
          <w:bCs/>
        </w:rPr>
        <w:fldChar w:fldCharType="begin"/>
      </w:r>
      <w:r w:rsidRPr="009635CB">
        <w:rPr>
          <w:b/>
          <w:bCs/>
        </w:rPr>
        <w:instrText xml:space="preserve"> SEQ DEF31 </w:instrText>
      </w:r>
      <w:r w:rsidRPr="009635CB">
        <w:rPr>
          <w:b/>
          <w:bCs/>
        </w:rPr>
        <w:fldChar w:fldCharType="separate"/>
      </w:r>
      <w:r>
        <w:rPr>
          <w:b/>
          <w:bCs/>
          <w:noProof/>
        </w:rPr>
        <w:t>1</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56F5C095" w14:textId="77777777" w:rsidR="009635CB" w:rsidRDefault="009635CB" w:rsidP="009635CB">
      <w:r w:rsidRPr="009635CB">
        <w:rPr>
          <w:b/>
          <w:bCs/>
        </w:rPr>
        <w:t>3.1.</w:t>
      </w:r>
      <w:r w:rsidRPr="009635CB">
        <w:rPr>
          <w:b/>
          <w:bCs/>
        </w:rPr>
        <w:fldChar w:fldCharType="begin"/>
      </w:r>
      <w:r w:rsidRPr="009635CB">
        <w:rPr>
          <w:b/>
          <w:bCs/>
        </w:rPr>
        <w:instrText xml:space="preserve"> SEQ DEF31 </w:instrText>
      </w:r>
      <w:r w:rsidRPr="009635CB">
        <w:rPr>
          <w:b/>
          <w:bCs/>
        </w:rPr>
        <w:fldChar w:fldCharType="separate"/>
      </w:r>
      <w:r>
        <w:rPr>
          <w:b/>
          <w:bCs/>
          <w:noProof/>
        </w:rPr>
        <w:t>2</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2CE9FADB" w14:textId="77777777" w:rsidR="009635CB" w:rsidRPr="009635CB" w:rsidRDefault="009635CB" w:rsidP="009635CB">
      <w:pPr>
        <w:pStyle w:val="Heading2"/>
        <w:rPr>
          <w:lang w:bidi="ar-DZ"/>
        </w:rPr>
      </w:pPr>
      <w:bookmarkStart w:id="227" w:name="_Toc401158822"/>
      <w:bookmarkStart w:id="228" w:name="_Toc132487952"/>
      <w:bookmarkStart w:id="229" w:name="_Toc132488329"/>
      <w:bookmarkStart w:id="230" w:name="_Toc132488420"/>
      <w:bookmarkStart w:id="231" w:name="_Toc132877684"/>
      <w:bookmarkStart w:id="232" w:name="_Toc132878137"/>
      <w:r>
        <w:rPr>
          <w:lang w:bidi="ar-DZ"/>
        </w:rPr>
        <w:t>Terms defined here</w:t>
      </w:r>
      <w:bookmarkEnd w:id="227"/>
      <w:bookmarkEnd w:id="228"/>
      <w:bookmarkEnd w:id="229"/>
      <w:bookmarkEnd w:id="230"/>
      <w:bookmarkEnd w:id="231"/>
      <w:bookmarkEnd w:id="232"/>
    </w:p>
    <w:p w14:paraId="27497E86" w14:textId="77777777" w:rsidR="009635CB" w:rsidRPr="00650EC2" w:rsidRDefault="009635CB" w:rsidP="00C26533">
      <w:r w:rsidRPr="0078001F">
        <w:t xml:space="preserve">This </w:t>
      </w:r>
      <w:r w:rsidR="00C26533">
        <w:t>Technical Report</w:t>
      </w:r>
      <w:r w:rsidRPr="0078001F">
        <w:t xml:space="preserve"> defines the following terms</w:t>
      </w:r>
      <w:r>
        <w:t>:</w:t>
      </w:r>
    </w:p>
    <w:p w14:paraId="4987A1C9" w14:textId="77777777" w:rsidR="009635CB" w:rsidRDefault="009635CB" w:rsidP="009635CB">
      <w:r w:rsidRPr="009635CB">
        <w:rPr>
          <w:b/>
          <w:bCs/>
        </w:rPr>
        <w:t>3.1.</w:t>
      </w:r>
      <w:r w:rsidRPr="009635CB">
        <w:rPr>
          <w:b/>
          <w:bCs/>
        </w:rPr>
        <w:fldChar w:fldCharType="begin"/>
      </w:r>
      <w:r w:rsidRPr="009635CB">
        <w:rPr>
          <w:b/>
          <w:bCs/>
        </w:rPr>
        <w:instrText xml:space="preserve"> SEQ D</w:instrText>
      </w:r>
      <w:r>
        <w:rPr>
          <w:b/>
          <w:bCs/>
        </w:rPr>
        <w:instrText>EF32</w:instrText>
      </w:r>
      <w:r w:rsidRPr="009635CB">
        <w:rPr>
          <w:b/>
          <w:bCs/>
        </w:rPr>
        <w:instrText xml:space="preserve"> </w:instrText>
      </w:r>
      <w:r w:rsidRPr="009635CB">
        <w:rPr>
          <w:b/>
          <w:bCs/>
        </w:rPr>
        <w:fldChar w:fldCharType="separate"/>
      </w:r>
      <w:r>
        <w:rPr>
          <w:b/>
          <w:bCs/>
          <w:noProof/>
        </w:rPr>
        <w:t>1</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73568451" w14:textId="77777777" w:rsidR="009635CB" w:rsidRDefault="009635CB" w:rsidP="009635CB">
      <w:r w:rsidRPr="009635CB">
        <w:rPr>
          <w:b/>
          <w:bCs/>
        </w:rPr>
        <w:t>3.1.</w:t>
      </w:r>
      <w:r w:rsidRPr="009635CB">
        <w:rPr>
          <w:b/>
          <w:bCs/>
        </w:rPr>
        <w:fldChar w:fldCharType="begin"/>
      </w:r>
      <w:r w:rsidRPr="009635CB">
        <w:rPr>
          <w:b/>
          <w:bCs/>
        </w:rPr>
        <w:instrText xml:space="preserve"> SEQ D</w:instrText>
      </w:r>
      <w:r>
        <w:rPr>
          <w:b/>
          <w:bCs/>
        </w:rPr>
        <w:instrText>EF32</w:instrText>
      </w:r>
      <w:r w:rsidRPr="009635CB">
        <w:rPr>
          <w:b/>
          <w:bCs/>
        </w:rPr>
        <w:instrText xml:space="preserve"> </w:instrText>
      </w:r>
      <w:r w:rsidRPr="009635CB">
        <w:rPr>
          <w:b/>
          <w:bCs/>
        </w:rPr>
        <w:fldChar w:fldCharType="separate"/>
      </w:r>
      <w:r>
        <w:rPr>
          <w:b/>
          <w:bCs/>
          <w:noProof/>
        </w:rPr>
        <w:t>2</w:t>
      </w:r>
      <w:r w:rsidRPr="009635CB">
        <w:rPr>
          <w:b/>
          <w:bCs/>
        </w:rPr>
        <w:fldChar w:fldCharType="end"/>
      </w:r>
      <w:r w:rsidRPr="009635CB">
        <w:rPr>
          <w:b/>
          <w:bCs/>
        </w:rPr>
        <w:tab/>
      </w:r>
      <w:r w:rsidRPr="009635CB">
        <w:rPr>
          <w:b/>
          <w:bCs/>
          <w:highlight w:val="yellow"/>
        </w:rPr>
        <w:t>term</w:t>
      </w:r>
      <w:r w:rsidRPr="009635CB">
        <w:rPr>
          <w:b/>
          <w:bCs/>
        </w:rPr>
        <w:t xml:space="preserve"> [</w:t>
      </w:r>
      <w:r w:rsidRPr="009635CB">
        <w:rPr>
          <w:b/>
          <w:bCs/>
          <w:highlight w:val="yellow"/>
        </w:rPr>
        <w:t>reference</w:t>
      </w:r>
      <w:r w:rsidRPr="009635CB">
        <w:rPr>
          <w:b/>
          <w:bCs/>
        </w:rPr>
        <w:t>]:</w:t>
      </w:r>
      <w:r>
        <w:t xml:space="preserve"> </w:t>
      </w:r>
      <w:r w:rsidRPr="009635CB">
        <w:rPr>
          <w:highlight w:val="yellow"/>
        </w:rPr>
        <w:t>definition</w:t>
      </w:r>
    </w:p>
    <w:p w14:paraId="15EA90AC" w14:textId="77777777" w:rsidR="00A864F9" w:rsidRPr="00640D7B" w:rsidRDefault="00A864F9" w:rsidP="00A864F9">
      <w:pPr>
        <w:rPr>
          <w:highlight w:val="yellow"/>
        </w:rPr>
      </w:pPr>
      <w:r w:rsidRPr="00640D7B">
        <w:rPr>
          <w:highlight w:val="yellow"/>
        </w:rPr>
        <w:t>[To be added as the study progresses.]</w:t>
      </w:r>
    </w:p>
    <w:p w14:paraId="591F11A2" w14:textId="77777777" w:rsidR="00467172" w:rsidRPr="00467172" w:rsidRDefault="00467172" w:rsidP="00467172">
      <w:pPr>
        <w:pStyle w:val="Heading1"/>
        <w:rPr>
          <w:lang w:bidi="ar-DZ"/>
        </w:rPr>
      </w:pPr>
      <w:bookmarkStart w:id="233" w:name="_Toc401158823"/>
      <w:bookmarkStart w:id="234" w:name="_Toc132487953"/>
      <w:bookmarkStart w:id="235" w:name="_Toc132488330"/>
      <w:bookmarkStart w:id="236" w:name="_Toc132488421"/>
      <w:bookmarkStart w:id="237" w:name="_Toc132877685"/>
      <w:bookmarkStart w:id="238" w:name="_Toc132878138"/>
      <w:r w:rsidRPr="00467172">
        <w:rPr>
          <w:lang w:bidi="ar-DZ"/>
        </w:rPr>
        <w:lastRenderedPageBreak/>
        <w:t>Abbreviations</w:t>
      </w:r>
      <w:bookmarkEnd w:id="233"/>
      <w:bookmarkEnd w:id="234"/>
      <w:bookmarkEnd w:id="235"/>
      <w:bookmarkEnd w:id="236"/>
      <w:bookmarkEnd w:id="237"/>
      <w:bookmarkEnd w:id="238"/>
    </w:p>
    <w:tbl>
      <w:tblPr>
        <w:tblW w:w="0" w:type="auto"/>
        <w:tblLook w:val="01E0" w:firstRow="1" w:lastRow="1" w:firstColumn="1" w:lastColumn="1" w:noHBand="0" w:noVBand="0"/>
      </w:tblPr>
      <w:tblGrid>
        <w:gridCol w:w="1368"/>
        <w:gridCol w:w="8208"/>
      </w:tblGrid>
      <w:tr w:rsidR="004B39E2" w:rsidRPr="00320C88" w14:paraId="4A5ED36A" w14:textId="77777777" w:rsidTr="00320C88">
        <w:tc>
          <w:tcPr>
            <w:tcW w:w="1368" w:type="dxa"/>
          </w:tcPr>
          <w:p w14:paraId="17F45795" w14:textId="77837CB1" w:rsidR="004B39E2" w:rsidRPr="009635CB" w:rsidRDefault="00B27C89" w:rsidP="004B39E2">
            <w:pPr>
              <w:rPr>
                <w:highlight w:val="yellow"/>
              </w:rPr>
            </w:pPr>
            <w:r>
              <w:t>ASR</w:t>
            </w:r>
          </w:p>
        </w:tc>
        <w:tc>
          <w:tcPr>
            <w:tcW w:w="8208" w:type="dxa"/>
          </w:tcPr>
          <w:p w14:paraId="13D0BFE8" w14:textId="5535CB71" w:rsidR="004B39E2" w:rsidRPr="009635CB" w:rsidRDefault="00B27C89" w:rsidP="004B39E2">
            <w:r w:rsidRPr="00B27C89">
              <w:t>Automatic Speech Recognition</w:t>
            </w:r>
          </w:p>
        </w:tc>
      </w:tr>
      <w:tr w:rsidR="004B39E2" w:rsidRPr="00320C88" w14:paraId="079E5D86" w14:textId="77777777" w:rsidTr="00320C88">
        <w:tc>
          <w:tcPr>
            <w:tcW w:w="1368" w:type="dxa"/>
          </w:tcPr>
          <w:p w14:paraId="32E162D3" w14:textId="0A537CB4" w:rsidR="004B39E2" w:rsidRPr="00320C88" w:rsidRDefault="00B27C89" w:rsidP="004B39E2">
            <w:pPr>
              <w:rPr>
                <w:rFonts w:eastAsia="Times New Roman"/>
                <w:szCs w:val="24"/>
                <w:lang w:val="en-GB" w:bidi="ar-DZ"/>
              </w:rPr>
            </w:pPr>
            <w:r>
              <w:rPr>
                <w:rFonts w:eastAsia="Times New Roman"/>
                <w:szCs w:val="24"/>
                <w:lang w:val="en-GB" w:bidi="ar-DZ"/>
              </w:rPr>
              <w:t>WER</w:t>
            </w:r>
          </w:p>
        </w:tc>
        <w:tc>
          <w:tcPr>
            <w:tcW w:w="8208" w:type="dxa"/>
          </w:tcPr>
          <w:p w14:paraId="0B98FFEA" w14:textId="3FE3B62B" w:rsidR="004B39E2" w:rsidRPr="00320C88" w:rsidRDefault="00B27C89" w:rsidP="004B39E2">
            <w:pPr>
              <w:rPr>
                <w:rFonts w:eastAsia="Times New Roman"/>
                <w:szCs w:val="24"/>
                <w:lang w:val="en-GB" w:bidi="ar-DZ"/>
              </w:rPr>
            </w:pPr>
            <w:r>
              <w:rPr>
                <w:rFonts w:eastAsia="Times New Roman"/>
                <w:szCs w:val="24"/>
                <w:lang w:val="en-GB" w:bidi="ar-DZ"/>
              </w:rPr>
              <w:t>Word Error Rate</w:t>
            </w:r>
          </w:p>
        </w:tc>
      </w:tr>
      <w:tr w:rsidR="00B27C89" w:rsidRPr="00320C88" w14:paraId="1573B9E6" w14:textId="77777777" w:rsidTr="00320C88">
        <w:tc>
          <w:tcPr>
            <w:tcW w:w="1368" w:type="dxa"/>
          </w:tcPr>
          <w:p w14:paraId="4E4C00A3" w14:textId="77777777" w:rsidR="00B27C89" w:rsidRDefault="00B27C89" w:rsidP="004B39E2">
            <w:pPr>
              <w:rPr>
                <w:rFonts w:eastAsia="Times New Roman"/>
                <w:szCs w:val="24"/>
                <w:lang w:val="en-GB" w:bidi="ar-DZ"/>
              </w:rPr>
            </w:pPr>
          </w:p>
        </w:tc>
        <w:tc>
          <w:tcPr>
            <w:tcW w:w="8208" w:type="dxa"/>
          </w:tcPr>
          <w:p w14:paraId="54C144A8" w14:textId="77777777" w:rsidR="00B27C89" w:rsidRDefault="00B27C89" w:rsidP="004B39E2">
            <w:pPr>
              <w:rPr>
                <w:rFonts w:eastAsia="Times New Roman"/>
                <w:szCs w:val="24"/>
                <w:lang w:val="en-GB" w:bidi="ar-DZ"/>
              </w:rPr>
            </w:pPr>
          </w:p>
        </w:tc>
      </w:tr>
    </w:tbl>
    <w:p w14:paraId="5332A604" w14:textId="51A5AE05" w:rsidR="00467172" w:rsidRPr="00467172" w:rsidRDefault="00D96FEB" w:rsidP="00467172">
      <w:pPr>
        <w:pStyle w:val="Heading1"/>
        <w:rPr>
          <w:lang w:bidi="ar-DZ"/>
        </w:rPr>
      </w:pPr>
      <w:bookmarkStart w:id="239" w:name="_Toc401158824"/>
      <w:bookmarkStart w:id="240" w:name="_Toc132487954"/>
      <w:bookmarkStart w:id="241" w:name="_Toc132488331"/>
      <w:bookmarkStart w:id="242" w:name="_Toc132488422"/>
      <w:bookmarkStart w:id="243" w:name="_Toc132877686"/>
      <w:bookmarkStart w:id="244" w:name="_Toc132878139"/>
      <w:r>
        <w:rPr>
          <w:lang w:bidi="ar-DZ"/>
        </w:rPr>
        <w:t>I</w:t>
      </w:r>
      <w:r w:rsidR="00467172" w:rsidRPr="00467172">
        <w:rPr>
          <w:lang w:bidi="ar-DZ"/>
        </w:rPr>
        <w:t>ntroduction</w:t>
      </w:r>
      <w:bookmarkEnd w:id="239"/>
      <w:bookmarkEnd w:id="240"/>
      <w:bookmarkEnd w:id="241"/>
      <w:bookmarkEnd w:id="242"/>
      <w:bookmarkEnd w:id="243"/>
      <w:bookmarkEnd w:id="244"/>
    </w:p>
    <w:p w14:paraId="758197A3" w14:textId="77777777" w:rsidR="00B27C89" w:rsidRDefault="00B27C89" w:rsidP="00B27C89">
      <w:r>
        <w:t xml:space="preserve">In accordance with the United Nations Convention on the Rights of Persons with Disabilities (UN CRPD) that came into force in May 2008, persons with disabilities also have similar and equal rights and the technology should enable the same. This document elaborates on the technological advancements and compliance framework to address this target group. </w:t>
      </w:r>
    </w:p>
    <w:p w14:paraId="07A3414D" w14:textId="77777777" w:rsidR="00B27C89" w:rsidRDefault="00B27C89" w:rsidP="00B27C89">
      <w:r>
        <w:t>Captioning is one of the most accepted accessibility enhancing techniques used in multimedia and television. Live captioning poses challenges in accurate and fast translation of the spoken words. Captioning standards are evolving and so are benchmarking practices.</w:t>
      </w:r>
    </w:p>
    <w:p w14:paraId="5917C137" w14:textId="4D2057C2" w:rsidR="002D41EB" w:rsidRPr="00D8681F" w:rsidRDefault="00B27C89" w:rsidP="00B27C89">
      <w:pPr>
        <w:rPr>
          <w:smallCaps/>
        </w:rPr>
      </w:pPr>
      <w:r>
        <w:t>The Technical Report aims to provide guidance on technical aspects and also share global best practices through case studies.</w:t>
      </w:r>
    </w:p>
    <w:p w14:paraId="319EF71D" w14:textId="77777777" w:rsidR="00B27C89" w:rsidRPr="00B27C89" w:rsidRDefault="00B27C89" w:rsidP="00B27C89">
      <w:pPr>
        <w:pStyle w:val="Heading1"/>
        <w:rPr>
          <w:lang w:bidi="ar-DZ"/>
        </w:rPr>
      </w:pPr>
      <w:bookmarkStart w:id="245" w:name="_Toc132487955"/>
      <w:bookmarkStart w:id="246" w:name="_Toc132488332"/>
      <w:bookmarkStart w:id="247" w:name="_Toc132488423"/>
      <w:bookmarkStart w:id="248" w:name="_Toc132877687"/>
      <w:bookmarkStart w:id="249" w:name="_Toc132878140"/>
      <w:r>
        <w:rPr>
          <w:lang w:bidi="ar-DZ"/>
        </w:rPr>
        <w:t>Captioning standards</w:t>
      </w:r>
      <w:bookmarkEnd w:id="245"/>
      <w:bookmarkEnd w:id="246"/>
      <w:bookmarkEnd w:id="247"/>
      <w:bookmarkEnd w:id="248"/>
      <w:bookmarkEnd w:id="249"/>
    </w:p>
    <w:p w14:paraId="3A7AD64C" w14:textId="6E38C6B3" w:rsidR="00B27C89" w:rsidRPr="00B27C89" w:rsidDel="000E0DD2" w:rsidRDefault="00B27C89" w:rsidP="00B27C89">
      <w:pPr>
        <w:rPr>
          <w:del w:id="250" w:author="Avinash Agarwal" w:date="2023-04-15T21:31:00Z"/>
          <w:highlight w:val="yellow"/>
        </w:rPr>
      </w:pPr>
      <w:del w:id="251" w:author="Avinash Agarwal" w:date="2023-04-15T21:31:00Z">
        <w:r w:rsidRPr="00B27C89" w:rsidDel="000E0DD2">
          <w:rPr>
            <w:highlight w:val="yellow"/>
          </w:rPr>
          <w:delText>[Editor</w:delText>
        </w:r>
        <w:r w:rsidRPr="00B27C89" w:rsidDel="000E0DD2">
          <w:rPr>
            <w:highlight w:val="yellow"/>
            <w:rtl/>
          </w:rPr>
          <w:delText>’</w:delText>
        </w:r>
        <w:r w:rsidRPr="00B27C89" w:rsidDel="000E0DD2">
          <w:rPr>
            <w:highlight w:val="yellow"/>
          </w:rPr>
          <w:delText xml:space="preserve">s note: Text to be drafted – contributions encouraged.] </w:delText>
        </w:r>
      </w:del>
    </w:p>
    <w:p w14:paraId="157BF562" w14:textId="5FA1D411" w:rsidR="00B27C89" w:rsidRPr="001E2B99" w:rsidRDefault="00B27C89" w:rsidP="008E4872">
      <w:r w:rsidRPr="001E2B99">
        <w:t xml:space="preserve">The Technical document will </w:t>
      </w:r>
      <w:r w:rsidR="00DC5D9D" w:rsidRPr="001E2B99">
        <w:t>endeavor</w:t>
      </w:r>
      <w:r w:rsidRPr="001E2B99">
        <w:t xml:space="preserve"> to study the current practices and will build a </w:t>
      </w:r>
      <w:r w:rsidR="00DC5D9D" w:rsidRPr="001E2B99">
        <w:t>consensus</w:t>
      </w:r>
      <w:r w:rsidRPr="001E2B99">
        <w:t xml:space="preserve"> to draft the standards</w:t>
      </w:r>
      <w:del w:id="252" w:author="Avinash Agarwal" w:date="2023-04-15T21:31:00Z">
        <w:r w:rsidRPr="001E2B99" w:rsidDel="000E0DD2">
          <w:delText xml:space="preserve"> </w:delText>
        </w:r>
      </w:del>
      <w:r w:rsidRPr="001E2B99">
        <w:t xml:space="preserve">, this will enable easy interfaces of the devices and </w:t>
      </w:r>
      <w:del w:id="253" w:author="Avinash Agarwal" w:date="2023-04-15T21:17:00Z">
        <w:r w:rsidRPr="001E2B99" w:rsidDel="00B81600">
          <w:delText>implemention</w:delText>
        </w:r>
      </w:del>
      <w:ins w:id="254" w:author="Avinash Agarwal" w:date="2023-04-15T21:17:00Z">
        <w:r w:rsidR="00B81600" w:rsidRPr="001E2B99">
          <w:t>implementation</w:t>
        </w:r>
      </w:ins>
      <w:r w:rsidRPr="001E2B99">
        <w:t xml:space="preserve">. </w:t>
      </w:r>
    </w:p>
    <w:p w14:paraId="77F0C8E7" w14:textId="54DB96FF" w:rsidR="00B81600" w:rsidRDefault="00B81600" w:rsidP="00B81600">
      <w:pPr>
        <w:jc w:val="both"/>
        <w:rPr>
          <w:ins w:id="255" w:author="Avinash Agarwal" w:date="2023-04-15T21:17:00Z"/>
        </w:rPr>
      </w:pPr>
      <w:ins w:id="256" w:author="Avinash Agarwal" w:date="2023-04-15T21:22:00Z">
        <w:r>
          <w:t>E</w:t>
        </w:r>
      </w:ins>
      <w:ins w:id="257" w:author="Avinash Agarwal" w:date="2023-04-15T21:17:00Z">
        <w:r>
          <w:t>nabling captioning for TV channels require it to be done in vernacular to extend the channel’s reach and cater to the needs of persons with hearing disabilities, those with situational disability such as watching in noisy environment etc. This requires certain language technology maturity at the stage of subtitle generation, transmission and decoding and presentation at the receiver device such as integrated Digital TV, Smart TV’s, set-top-boxes and OTT sticks. Therefore, standards have a role to play at each stage.</w:t>
        </w:r>
      </w:ins>
    </w:p>
    <w:p w14:paraId="6B582CCB" w14:textId="3DA36D6C" w:rsidR="00B81600" w:rsidRPr="00192446" w:rsidRDefault="000E0DD2" w:rsidP="00B81600">
      <w:pPr>
        <w:pStyle w:val="Heading2"/>
        <w:rPr>
          <w:ins w:id="258" w:author="Avinash Agarwal" w:date="2023-04-15T21:17:00Z"/>
          <w:lang w:bidi="ar-DZ"/>
        </w:rPr>
      </w:pPr>
      <w:bookmarkStart w:id="259" w:name="_Toc132487956"/>
      <w:bookmarkStart w:id="260" w:name="_Toc132488333"/>
      <w:bookmarkStart w:id="261" w:name="_Toc132488424"/>
      <w:bookmarkStart w:id="262" w:name="_Toc132877688"/>
      <w:bookmarkStart w:id="263" w:name="_Toc132878141"/>
      <w:ins w:id="264" w:author="Avinash Agarwal" w:date="2023-04-15T21:33:00Z">
        <w:r>
          <w:rPr>
            <w:lang w:bidi="ar-DZ"/>
          </w:rPr>
          <w:t xml:space="preserve">Caption/ </w:t>
        </w:r>
      </w:ins>
      <w:ins w:id="265" w:author="Avinash Agarwal" w:date="2023-04-15T21:17:00Z">
        <w:r w:rsidR="00B81600" w:rsidRPr="00192446">
          <w:rPr>
            <w:lang w:bidi="ar-DZ"/>
          </w:rPr>
          <w:t>Subtitle Quality (generation stage):</w:t>
        </w:r>
        <w:bookmarkEnd w:id="259"/>
        <w:bookmarkEnd w:id="260"/>
        <w:bookmarkEnd w:id="261"/>
        <w:bookmarkEnd w:id="262"/>
        <w:bookmarkEnd w:id="263"/>
      </w:ins>
    </w:p>
    <w:p w14:paraId="30BB50B9" w14:textId="0200365B" w:rsidR="00B81600" w:rsidRPr="00192446" w:rsidRDefault="00B81600" w:rsidP="00B81600">
      <w:pPr>
        <w:pStyle w:val="Heading3"/>
        <w:rPr>
          <w:ins w:id="266" w:author="Avinash Agarwal" w:date="2023-04-15T21:17:00Z"/>
          <w:lang w:bidi="ar-DZ"/>
        </w:rPr>
      </w:pPr>
      <w:bookmarkStart w:id="267" w:name="_Toc132487957"/>
      <w:bookmarkStart w:id="268" w:name="_Toc132488334"/>
      <w:bookmarkStart w:id="269" w:name="_Toc132488425"/>
      <w:bookmarkStart w:id="270" w:name="_Toc132877689"/>
      <w:bookmarkStart w:id="271" w:name="_Toc132878142"/>
      <w:ins w:id="272" w:author="Avinash Agarwal" w:date="2023-04-15T21:17:00Z">
        <w:r w:rsidRPr="00192446">
          <w:rPr>
            <w:lang w:bidi="ar-DZ"/>
          </w:rPr>
          <w:t>Accuracy / Clarity:</w:t>
        </w:r>
        <w:bookmarkEnd w:id="267"/>
        <w:bookmarkEnd w:id="268"/>
        <w:bookmarkEnd w:id="269"/>
        <w:bookmarkEnd w:id="270"/>
        <w:bookmarkEnd w:id="271"/>
      </w:ins>
    </w:p>
    <w:p w14:paraId="1D148F1E" w14:textId="77777777" w:rsidR="00B81600" w:rsidRDefault="00B81600" w:rsidP="00B81600">
      <w:pPr>
        <w:jc w:val="both"/>
        <w:rPr>
          <w:ins w:id="273" w:author="Avinash Agarwal" w:date="2023-04-15T21:17:00Z"/>
        </w:rPr>
      </w:pPr>
      <w:ins w:id="274" w:author="Avinash Agarwal" w:date="2023-04-15T21:17:00Z">
        <w:r>
          <w:t xml:space="preserve">Captions must capture dialogue and non-dialogue sounds that sets the context such as ambient noises and other informative sounds like door creaking, gun shot and speaker identification cues preserving the meaning and intention. Speaker identification, emphasis may be made using italics and/or punctuation marks. </w:t>
        </w:r>
      </w:ins>
    </w:p>
    <w:p w14:paraId="38C3376F" w14:textId="2BF7029A" w:rsidR="00B81600" w:rsidRPr="00192446" w:rsidRDefault="00B81600" w:rsidP="00B81600">
      <w:pPr>
        <w:pStyle w:val="Heading3"/>
        <w:rPr>
          <w:ins w:id="275" w:author="Avinash Agarwal" w:date="2023-04-15T21:17:00Z"/>
          <w:lang w:bidi="ar-DZ"/>
        </w:rPr>
      </w:pPr>
      <w:bookmarkStart w:id="276" w:name="_Toc132487958"/>
      <w:bookmarkStart w:id="277" w:name="_Toc132488335"/>
      <w:bookmarkStart w:id="278" w:name="_Toc132488426"/>
      <w:bookmarkStart w:id="279" w:name="_Toc132877690"/>
      <w:bookmarkStart w:id="280" w:name="_Toc132878143"/>
      <w:ins w:id="281" w:author="Avinash Agarwal" w:date="2023-04-15T21:17:00Z">
        <w:r w:rsidRPr="00192446">
          <w:rPr>
            <w:lang w:bidi="ar-DZ"/>
          </w:rPr>
          <w:t>Completeness:</w:t>
        </w:r>
        <w:bookmarkEnd w:id="276"/>
        <w:bookmarkEnd w:id="277"/>
        <w:bookmarkEnd w:id="278"/>
        <w:bookmarkEnd w:id="279"/>
        <w:bookmarkEnd w:id="280"/>
        <w:r w:rsidRPr="00192446">
          <w:rPr>
            <w:lang w:bidi="ar-DZ"/>
          </w:rPr>
          <w:t xml:space="preserve"> </w:t>
        </w:r>
      </w:ins>
    </w:p>
    <w:p w14:paraId="34326661" w14:textId="77777777" w:rsidR="00B81600" w:rsidRDefault="00B81600" w:rsidP="00B81600">
      <w:pPr>
        <w:rPr>
          <w:ins w:id="282" w:author="Avinash Agarwal" w:date="2023-04-15T21:17:00Z"/>
        </w:rPr>
      </w:pPr>
      <w:ins w:id="283" w:author="Avinash Agarwal" w:date="2023-04-15T21:17:00Z">
        <w:r>
          <w:t>Captions must be fully created of the video program.</w:t>
        </w:r>
        <w:r>
          <w:tab/>
        </w:r>
      </w:ins>
    </w:p>
    <w:p w14:paraId="0C8E74E7" w14:textId="49038A92" w:rsidR="00B81600" w:rsidRPr="00192446" w:rsidRDefault="00B81600" w:rsidP="00B81600">
      <w:pPr>
        <w:pStyle w:val="Heading3"/>
        <w:rPr>
          <w:ins w:id="284" w:author="Avinash Agarwal" w:date="2023-04-15T21:17:00Z"/>
          <w:lang w:bidi="ar-DZ"/>
        </w:rPr>
      </w:pPr>
      <w:bookmarkStart w:id="285" w:name="_Toc132487959"/>
      <w:bookmarkStart w:id="286" w:name="_Toc132488336"/>
      <w:bookmarkStart w:id="287" w:name="_Toc132488427"/>
      <w:bookmarkStart w:id="288" w:name="_Toc132877691"/>
      <w:bookmarkStart w:id="289" w:name="_Toc132878144"/>
      <w:ins w:id="290" w:author="Avinash Agarwal" w:date="2023-04-15T21:17:00Z">
        <w:r w:rsidRPr="00192446">
          <w:rPr>
            <w:lang w:bidi="ar-DZ"/>
          </w:rPr>
          <w:t>Consistency:</w:t>
        </w:r>
        <w:bookmarkEnd w:id="285"/>
        <w:bookmarkEnd w:id="286"/>
        <w:bookmarkEnd w:id="287"/>
        <w:bookmarkEnd w:id="288"/>
        <w:bookmarkEnd w:id="289"/>
        <w:r w:rsidRPr="00192446">
          <w:rPr>
            <w:lang w:bidi="ar-DZ"/>
          </w:rPr>
          <w:t xml:space="preserve"> </w:t>
        </w:r>
      </w:ins>
    </w:p>
    <w:p w14:paraId="50277757" w14:textId="77777777" w:rsidR="00B81600" w:rsidRDefault="00B81600" w:rsidP="00B81600">
      <w:pPr>
        <w:rPr>
          <w:ins w:id="291" w:author="Avinash Agarwal" w:date="2023-04-15T21:17:00Z"/>
        </w:rPr>
      </w:pPr>
      <w:ins w:id="292" w:author="Avinash Agarwal" w:date="2023-04-15T21:17:00Z">
        <w:r>
          <w:t>The style and presentation must be uniform throughout the video program.</w:t>
        </w:r>
      </w:ins>
    </w:p>
    <w:p w14:paraId="151A3201" w14:textId="39B45884" w:rsidR="00B81600" w:rsidRPr="00192446" w:rsidRDefault="00B81600" w:rsidP="00B81600">
      <w:pPr>
        <w:pStyle w:val="Heading3"/>
        <w:rPr>
          <w:ins w:id="293" w:author="Avinash Agarwal" w:date="2023-04-15T21:17:00Z"/>
          <w:lang w:bidi="ar-DZ"/>
        </w:rPr>
      </w:pPr>
      <w:bookmarkStart w:id="294" w:name="_Toc132487960"/>
      <w:bookmarkStart w:id="295" w:name="_Toc132488337"/>
      <w:bookmarkStart w:id="296" w:name="_Toc132488428"/>
      <w:bookmarkStart w:id="297" w:name="_Toc132877692"/>
      <w:bookmarkStart w:id="298" w:name="_Toc132878145"/>
      <w:ins w:id="299" w:author="Avinash Agarwal" w:date="2023-04-15T21:17:00Z">
        <w:r w:rsidRPr="00192446">
          <w:rPr>
            <w:lang w:bidi="ar-DZ"/>
          </w:rPr>
          <w:t>Synchronisation / Lip-Sync/ Delay:</w:t>
        </w:r>
        <w:bookmarkEnd w:id="294"/>
        <w:bookmarkEnd w:id="295"/>
        <w:bookmarkEnd w:id="296"/>
        <w:bookmarkEnd w:id="297"/>
        <w:bookmarkEnd w:id="298"/>
      </w:ins>
    </w:p>
    <w:p w14:paraId="28FD0B55" w14:textId="77777777" w:rsidR="00B81600" w:rsidRDefault="00B81600" w:rsidP="00B81600">
      <w:pPr>
        <w:rPr>
          <w:ins w:id="300" w:author="Avinash Agarwal" w:date="2023-04-15T21:17:00Z"/>
        </w:rPr>
      </w:pPr>
      <w:ins w:id="301" w:author="Avinash Agarwal" w:date="2023-04-15T21:17:00Z">
        <w:r>
          <w:t>Captions must match the spoken words in the dialogue and closely follow with corresponding spoken words, sounds and displayed for enough time at a comfortable reading speed of normal viewers and should maintain continuity and avoid running beyond the shot changes. Live Captions shall not be delayed for more than 3-6 seconds.</w:t>
        </w:r>
      </w:ins>
    </w:p>
    <w:p w14:paraId="0EA893D9" w14:textId="46F5C5F1" w:rsidR="00B81600" w:rsidRPr="00192446" w:rsidRDefault="00B81600" w:rsidP="00B81600">
      <w:pPr>
        <w:pStyle w:val="Heading3"/>
        <w:rPr>
          <w:ins w:id="302" w:author="Avinash Agarwal" w:date="2023-04-15T21:17:00Z"/>
          <w:lang w:bidi="ar-DZ"/>
        </w:rPr>
      </w:pPr>
      <w:bookmarkStart w:id="303" w:name="_Toc132487961"/>
      <w:bookmarkStart w:id="304" w:name="_Toc132488338"/>
      <w:bookmarkStart w:id="305" w:name="_Toc132488429"/>
      <w:bookmarkStart w:id="306" w:name="_Toc132877693"/>
      <w:bookmarkStart w:id="307" w:name="_Toc132878146"/>
      <w:ins w:id="308" w:author="Avinash Agarwal" w:date="2023-04-15T21:17:00Z">
        <w:r w:rsidRPr="00192446">
          <w:rPr>
            <w:lang w:bidi="ar-DZ"/>
          </w:rPr>
          <w:lastRenderedPageBreak/>
          <w:t>Placement / Positioning /Layout:</w:t>
        </w:r>
        <w:bookmarkEnd w:id="303"/>
        <w:bookmarkEnd w:id="304"/>
        <w:bookmarkEnd w:id="305"/>
        <w:bookmarkEnd w:id="306"/>
        <w:bookmarkEnd w:id="307"/>
        <w:r w:rsidRPr="00192446">
          <w:rPr>
            <w:lang w:bidi="ar-DZ"/>
          </w:rPr>
          <w:t xml:space="preserve"> </w:t>
        </w:r>
      </w:ins>
    </w:p>
    <w:p w14:paraId="743CA8BF" w14:textId="77777777" w:rsidR="00B81600" w:rsidRDefault="00B81600" w:rsidP="00B81600">
      <w:pPr>
        <w:rPr>
          <w:ins w:id="309" w:author="Avinash Agarwal" w:date="2023-04-15T21:17:00Z"/>
        </w:rPr>
      </w:pPr>
      <w:ins w:id="310" w:author="Avinash Agarwal" w:date="2023-04-15T21:17:00Z">
        <w:r>
          <w:t>•</w:t>
        </w:r>
        <w:r>
          <w:tab/>
          <w:t xml:space="preserve">Captions should not block other important visual content on the screen like infographics, human face which is necessary for lip-reading as it conveys emotions and tone of voice. </w:t>
        </w:r>
      </w:ins>
    </w:p>
    <w:p w14:paraId="56229B13" w14:textId="0EDAD99C" w:rsidR="00B81600" w:rsidRDefault="00B81600" w:rsidP="00B81600">
      <w:pPr>
        <w:rPr>
          <w:ins w:id="311" w:author="Avinash Agarwal" w:date="2023-04-15T21:17:00Z"/>
        </w:rPr>
      </w:pPr>
      <w:ins w:id="312" w:author="Avinash Agarwal" w:date="2023-04-15T21:17:00Z">
        <w:r>
          <w:t>•</w:t>
        </w:r>
        <w:r>
          <w:tab/>
          <w:t>Captions should not overlap one another</w:t>
        </w:r>
      </w:ins>
      <w:ins w:id="313" w:author="Avinash Agarwal" w:date="2023-04-15T21:24:00Z">
        <w:r>
          <w:t>.</w:t>
        </w:r>
      </w:ins>
    </w:p>
    <w:p w14:paraId="08A41321" w14:textId="77777777" w:rsidR="00B81600" w:rsidRDefault="00B81600" w:rsidP="00B81600">
      <w:pPr>
        <w:rPr>
          <w:ins w:id="314" w:author="Avinash Agarwal" w:date="2023-04-15T21:17:00Z"/>
        </w:rPr>
      </w:pPr>
      <w:ins w:id="315" w:author="Avinash Agarwal" w:date="2023-04-15T21:17:00Z">
        <w:r>
          <w:t>•</w:t>
        </w:r>
        <w:r>
          <w:tab/>
          <w:t>Captions should be placed within the “title safe area” of the video screen and not run off the edge.</w:t>
        </w:r>
      </w:ins>
    </w:p>
    <w:p w14:paraId="197E89B2" w14:textId="3191D90C" w:rsidR="00B81600" w:rsidRDefault="00B81600" w:rsidP="00B81600">
      <w:pPr>
        <w:rPr>
          <w:ins w:id="316" w:author="Avinash Agarwal" w:date="2023-04-15T21:17:00Z"/>
        </w:rPr>
      </w:pPr>
      <w:ins w:id="317" w:author="Avinash Agarwal" w:date="2023-04-15T21:17:00Z">
        <w:r>
          <w:t>•</w:t>
        </w:r>
        <w:r>
          <w:tab/>
          <w:t xml:space="preserve">Captions should normally not occupy more than two lines, sentence may be aesthetically condensed, broken or reformed to meet this requirement. Three lines may be used only if sufficient screen area is available. Long sentences may be broken at natural linguistic breaks and </w:t>
        </w:r>
      </w:ins>
      <w:ins w:id="318" w:author="Avinash Agarwal" w:date="2023-04-15T21:24:00Z">
        <w:r>
          <w:t>split</w:t>
        </w:r>
      </w:ins>
      <w:ins w:id="319" w:author="Avinash Agarwal" w:date="2023-04-15T21:17:00Z">
        <w:r>
          <w:t xml:space="preserve"> logically avoiding breaks within a word using conjunction, colon/semi-colon, dots/dashes etc. </w:t>
        </w:r>
      </w:ins>
    </w:p>
    <w:p w14:paraId="267527B0" w14:textId="06DDFEAB" w:rsidR="00B81600" w:rsidRPr="00192446" w:rsidRDefault="00B81600" w:rsidP="000E0DD2">
      <w:pPr>
        <w:pStyle w:val="Heading3"/>
        <w:rPr>
          <w:ins w:id="320" w:author="Avinash Agarwal" w:date="2023-04-15T21:17:00Z"/>
          <w:lang w:bidi="ar-DZ"/>
        </w:rPr>
      </w:pPr>
      <w:bookmarkStart w:id="321" w:name="_Toc132487962"/>
      <w:bookmarkStart w:id="322" w:name="_Toc132488339"/>
      <w:bookmarkStart w:id="323" w:name="_Toc132488430"/>
      <w:bookmarkStart w:id="324" w:name="_Toc132877694"/>
      <w:bookmarkStart w:id="325" w:name="_Toc132878147"/>
      <w:ins w:id="326" w:author="Avinash Agarwal" w:date="2023-04-15T21:17:00Z">
        <w:r w:rsidRPr="00192446">
          <w:rPr>
            <w:lang w:bidi="ar-DZ"/>
          </w:rPr>
          <w:t>Presentation Rate:</w:t>
        </w:r>
        <w:bookmarkEnd w:id="321"/>
        <w:bookmarkEnd w:id="322"/>
        <w:bookmarkEnd w:id="323"/>
        <w:bookmarkEnd w:id="324"/>
        <w:bookmarkEnd w:id="325"/>
      </w:ins>
    </w:p>
    <w:p w14:paraId="7780635A" w14:textId="77777777" w:rsidR="00B81600" w:rsidRDefault="00B81600" w:rsidP="00B81600">
      <w:pPr>
        <w:rPr>
          <w:ins w:id="327" w:author="Avinash Agarwal" w:date="2023-04-15T21:17:00Z"/>
        </w:rPr>
      </w:pPr>
      <w:ins w:id="328" w:author="Avinash Agarwal" w:date="2023-04-15T21:17:00Z">
        <w:r>
          <w:t>Captions may be produced at a near-verbatim rate but should remain on screen for sufficient time ensuring readability in the given language and genre/nature of the programme.</w:t>
        </w:r>
      </w:ins>
    </w:p>
    <w:p w14:paraId="5849BC45" w14:textId="2275F66D" w:rsidR="00B81600" w:rsidRPr="00192446" w:rsidRDefault="00B81600" w:rsidP="00416078">
      <w:pPr>
        <w:pStyle w:val="Heading3"/>
        <w:rPr>
          <w:ins w:id="329" w:author="Avinash Agarwal" w:date="2023-04-15T21:17:00Z"/>
          <w:lang w:bidi="ar-DZ"/>
        </w:rPr>
      </w:pPr>
      <w:bookmarkStart w:id="330" w:name="_Toc132487963"/>
      <w:bookmarkStart w:id="331" w:name="_Toc132488340"/>
      <w:bookmarkStart w:id="332" w:name="_Toc132488431"/>
      <w:bookmarkStart w:id="333" w:name="_Toc132877695"/>
      <w:bookmarkStart w:id="334" w:name="_Toc132878148"/>
      <w:ins w:id="335" w:author="Avinash Agarwal" w:date="2023-04-15T21:17:00Z">
        <w:r w:rsidRPr="00192446">
          <w:rPr>
            <w:lang w:bidi="ar-DZ"/>
          </w:rPr>
          <w:t>Caption Fonts:</w:t>
        </w:r>
        <w:bookmarkEnd w:id="330"/>
        <w:bookmarkEnd w:id="331"/>
        <w:bookmarkEnd w:id="332"/>
        <w:bookmarkEnd w:id="333"/>
        <w:bookmarkEnd w:id="334"/>
      </w:ins>
    </w:p>
    <w:p w14:paraId="1FC89782" w14:textId="77777777" w:rsidR="00B81600" w:rsidRDefault="00B81600" w:rsidP="00B81600">
      <w:pPr>
        <w:rPr>
          <w:ins w:id="336" w:author="Avinash Agarwal" w:date="2023-04-15T21:17:00Z"/>
        </w:rPr>
      </w:pPr>
      <w:ins w:id="337" w:author="Avinash Agarwal" w:date="2023-04-15T21:17:00Z">
        <w:r>
          <w:t>o</w:t>
        </w:r>
        <w:r>
          <w:tab/>
          <w:t xml:space="preserve">Avoid using fancy, comic, stylized fonts as they are difficult to read and use common fonts such as Arial, Times New Roman or equivalent font in the language. </w:t>
        </w:r>
      </w:ins>
    </w:p>
    <w:p w14:paraId="6D69140A" w14:textId="77777777" w:rsidR="00B81600" w:rsidRDefault="00B81600" w:rsidP="00B81600">
      <w:pPr>
        <w:rPr>
          <w:ins w:id="338" w:author="Avinash Agarwal" w:date="2023-04-15T21:17:00Z"/>
        </w:rPr>
      </w:pPr>
      <w:ins w:id="339" w:author="Avinash Agarwal" w:date="2023-04-15T21:17:00Z">
        <w:r>
          <w:t>o</w:t>
        </w:r>
        <w:r>
          <w:tab/>
          <w:t>Use a sufficient font size that is easy for viewers to read but not too large to block the video elements.</w:t>
        </w:r>
      </w:ins>
    </w:p>
    <w:p w14:paraId="447D4D09" w14:textId="034BE913" w:rsidR="000E0DD2" w:rsidRDefault="000E0DD2" w:rsidP="00416078">
      <w:pPr>
        <w:pStyle w:val="Heading3"/>
        <w:rPr>
          <w:ins w:id="340" w:author="Avinash Agarwal" w:date="2023-04-15T21:33:00Z"/>
          <w:lang w:bidi="ar-DZ"/>
        </w:rPr>
      </w:pPr>
      <w:bookmarkStart w:id="341" w:name="_Toc132487964"/>
      <w:bookmarkStart w:id="342" w:name="_Toc132488341"/>
      <w:bookmarkStart w:id="343" w:name="_Toc132488432"/>
      <w:bookmarkStart w:id="344" w:name="_Toc132877696"/>
      <w:bookmarkStart w:id="345" w:name="_Toc132878149"/>
      <w:ins w:id="346" w:author="Avinash Agarwal" w:date="2023-04-15T21:34:00Z">
        <w:r>
          <w:rPr>
            <w:lang w:bidi="ar-DZ"/>
          </w:rPr>
          <w:t xml:space="preserve">Caption </w:t>
        </w:r>
      </w:ins>
      <w:ins w:id="347" w:author="Avinash Agarwal" w:date="2023-04-15T21:17:00Z">
        <w:r w:rsidR="00B81600" w:rsidRPr="00192446">
          <w:rPr>
            <w:lang w:bidi="ar-DZ"/>
          </w:rPr>
          <w:t>Style</w:t>
        </w:r>
        <w:r w:rsidR="00B81600">
          <w:rPr>
            <w:lang w:bidi="ar-DZ"/>
          </w:rPr>
          <w:t>:</w:t>
        </w:r>
        <w:bookmarkEnd w:id="341"/>
        <w:bookmarkEnd w:id="342"/>
        <w:bookmarkEnd w:id="343"/>
        <w:bookmarkEnd w:id="344"/>
        <w:bookmarkEnd w:id="345"/>
        <w:r w:rsidR="00B81600">
          <w:rPr>
            <w:lang w:bidi="ar-DZ"/>
          </w:rPr>
          <w:t xml:space="preserve"> </w:t>
        </w:r>
      </w:ins>
    </w:p>
    <w:p w14:paraId="7332BE36" w14:textId="77103990" w:rsidR="00B81600" w:rsidRDefault="00B81600" w:rsidP="00B81600">
      <w:pPr>
        <w:rPr>
          <w:ins w:id="348" w:author="Avinash Agarwal" w:date="2023-04-15T21:17:00Z"/>
        </w:rPr>
      </w:pPr>
      <w:ins w:id="349" w:author="Avinash Agarwal" w:date="2023-04-15T21:17:00Z">
        <w:r>
          <w:t>Guidelines of the target delivery platform may be referred for ensuring compatibility of text style such as shadows and outlines, numbers, dates, time, symbols, currencies.</w:t>
        </w:r>
      </w:ins>
    </w:p>
    <w:p w14:paraId="75EA28DF" w14:textId="13150D4F" w:rsidR="000E0DD2" w:rsidRDefault="00B81600" w:rsidP="00416078">
      <w:pPr>
        <w:pStyle w:val="Heading3"/>
        <w:rPr>
          <w:ins w:id="350" w:author="Avinash Agarwal" w:date="2023-04-15T21:33:00Z"/>
          <w:lang w:bidi="ar-DZ"/>
        </w:rPr>
      </w:pPr>
      <w:bookmarkStart w:id="351" w:name="_Toc132487965"/>
      <w:bookmarkStart w:id="352" w:name="_Toc132488342"/>
      <w:bookmarkStart w:id="353" w:name="_Toc132488433"/>
      <w:bookmarkStart w:id="354" w:name="_Toc132877697"/>
      <w:bookmarkStart w:id="355" w:name="_Toc132878150"/>
      <w:ins w:id="356" w:author="Avinash Agarwal" w:date="2023-04-15T21:17:00Z">
        <w:r w:rsidRPr="00192446">
          <w:rPr>
            <w:lang w:bidi="ar-DZ"/>
          </w:rPr>
          <w:t>Caption Colour</w:t>
        </w:r>
        <w:r>
          <w:rPr>
            <w:lang w:bidi="ar-DZ"/>
          </w:rPr>
          <w:t>:</w:t>
        </w:r>
        <w:bookmarkEnd w:id="351"/>
        <w:bookmarkEnd w:id="352"/>
        <w:bookmarkEnd w:id="353"/>
        <w:bookmarkEnd w:id="354"/>
        <w:bookmarkEnd w:id="355"/>
        <w:r>
          <w:rPr>
            <w:lang w:bidi="ar-DZ"/>
          </w:rPr>
          <w:t xml:space="preserve"> </w:t>
        </w:r>
      </w:ins>
    </w:p>
    <w:p w14:paraId="7CB8241C" w14:textId="7F8394A3" w:rsidR="00B81600" w:rsidRDefault="00B81600" w:rsidP="00B81600">
      <w:pPr>
        <w:rPr>
          <w:ins w:id="357" w:author="Avinash Agarwal" w:date="2023-04-15T21:17:00Z"/>
        </w:rPr>
      </w:pPr>
      <w:ins w:id="358" w:author="Avinash Agarwal" w:date="2023-04-15T21:17:00Z">
        <w:r>
          <w:t>Captions should use colour scheme to suit the look and feel of the channel ensuring sufficient contrast. A solid / semi-transparent background may be used with captions in white, yellow, cyan and green colours.</w:t>
        </w:r>
      </w:ins>
    </w:p>
    <w:p w14:paraId="3F4E482C" w14:textId="28836A9D" w:rsidR="00B81600" w:rsidRDefault="00B81600" w:rsidP="000E0DD2">
      <w:pPr>
        <w:pStyle w:val="Heading3"/>
        <w:rPr>
          <w:ins w:id="359" w:author="Avinash Agarwal" w:date="2023-04-15T21:17:00Z"/>
          <w:lang w:bidi="ar-DZ"/>
        </w:rPr>
      </w:pPr>
      <w:bookmarkStart w:id="360" w:name="_Toc132487966"/>
      <w:bookmarkStart w:id="361" w:name="_Toc132488343"/>
      <w:bookmarkStart w:id="362" w:name="_Toc132488434"/>
      <w:bookmarkStart w:id="363" w:name="_Toc132877698"/>
      <w:bookmarkStart w:id="364" w:name="_Toc132878151"/>
      <w:ins w:id="365" w:author="Avinash Agarwal" w:date="2023-04-15T21:17:00Z">
        <w:r w:rsidRPr="00192446">
          <w:rPr>
            <w:lang w:bidi="ar-DZ"/>
          </w:rPr>
          <w:t>Text (Character) encoding</w:t>
        </w:r>
        <w:r>
          <w:rPr>
            <w:lang w:bidi="ar-DZ"/>
          </w:rPr>
          <w:t>:</w:t>
        </w:r>
        <w:bookmarkEnd w:id="360"/>
        <w:bookmarkEnd w:id="361"/>
        <w:bookmarkEnd w:id="362"/>
        <w:bookmarkEnd w:id="363"/>
        <w:bookmarkEnd w:id="364"/>
      </w:ins>
    </w:p>
    <w:p w14:paraId="39339F85" w14:textId="77777777" w:rsidR="00B81600" w:rsidRDefault="00B81600" w:rsidP="00B81600">
      <w:pPr>
        <w:rPr>
          <w:ins w:id="366" w:author="Avinash Agarwal" w:date="2023-04-15T21:17:00Z"/>
        </w:rPr>
      </w:pPr>
      <w:ins w:id="367" w:author="Avinash Agarwal" w:date="2023-04-15T21:17:00Z">
        <w:r>
          <w:t>Caption text shall be preferably encoded in Unicode (UCS) for interoperability among variety of equipment, devices and delivery platforms.</w:t>
        </w:r>
      </w:ins>
    </w:p>
    <w:p w14:paraId="0C7B7B80" w14:textId="66C4B545" w:rsidR="00B81600" w:rsidRPr="00192446" w:rsidRDefault="00B81600" w:rsidP="000E0DD2">
      <w:pPr>
        <w:pStyle w:val="Heading2"/>
        <w:rPr>
          <w:ins w:id="368" w:author="Avinash Agarwal" w:date="2023-04-15T21:17:00Z"/>
          <w:lang w:bidi="ar-DZ"/>
        </w:rPr>
      </w:pPr>
      <w:bookmarkStart w:id="369" w:name="_Toc132487967"/>
      <w:bookmarkStart w:id="370" w:name="_Toc132488344"/>
      <w:bookmarkStart w:id="371" w:name="_Toc132488435"/>
      <w:bookmarkStart w:id="372" w:name="_Toc132877699"/>
      <w:bookmarkStart w:id="373" w:name="_Toc132878152"/>
      <w:ins w:id="374" w:author="Avinash Agarwal" w:date="2023-04-15T21:17:00Z">
        <w:r w:rsidRPr="00192446">
          <w:rPr>
            <w:lang w:bidi="ar-DZ"/>
          </w:rPr>
          <w:t>Transportation / Storage Standards: Putting live captioning into broadcast / satellite video distribution</w:t>
        </w:r>
        <w:bookmarkEnd w:id="369"/>
        <w:bookmarkEnd w:id="370"/>
        <w:bookmarkEnd w:id="371"/>
        <w:bookmarkEnd w:id="372"/>
        <w:bookmarkEnd w:id="373"/>
      </w:ins>
    </w:p>
    <w:p w14:paraId="783D8A3B" w14:textId="14C7246E" w:rsidR="00B81600" w:rsidRDefault="00931D8F" w:rsidP="00416078">
      <w:pPr>
        <w:pStyle w:val="Heading3"/>
        <w:rPr>
          <w:ins w:id="375" w:author="Avinash Agarwal" w:date="2023-04-15T21:17:00Z"/>
          <w:lang w:bidi="ar-DZ"/>
        </w:rPr>
      </w:pPr>
      <w:bookmarkStart w:id="376" w:name="_Toc132487968"/>
      <w:bookmarkStart w:id="377" w:name="_Toc132488345"/>
      <w:bookmarkStart w:id="378" w:name="_Toc132488436"/>
      <w:bookmarkStart w:id="379" w:name="_Toc132877700"/>
      <w:bookmarkStart w:id="380" w:name="_Toc132878153"/>
      <w:ins w:id="381" w:author="Avinash Agarwal" w:date="2023-04-15T21:59:00Z">
        <w:r>
          <w:rPr>
            <w:lang w:bidi="ar-DZ"/>
          </w:rPr>
          <w:t>C</w:t>
        </w:r>
      </w:ins>
      <w:ins w:id="382" w:author="Avinash Agarwal" w:date="2023-04-15T21:17:00Z">
        <w:r w:rsidR="00B81600">
          <w:rPr>
            <w:lang w:bidi="ar-DZ"/>
          </w:rPr>
          <w:t>ommon transmission standards:</w:t>
        </w:r>
        <w:bookmarkEnd w:id="376"/>
        <w:bookmarkEnd w:id="377"/>
        <w:bookmarkEnd w:id="378"/>
        <w:bookmarkEnd w:id="379"/>
        <w:bookmarkEnd w:id="380"/>
      </w:ins>
    </w:p>
    <w:p w14:paraId="6BECE421" w14:textId="77777777" w:rsidR="00B81600" w:rsidRDefault="00B81600" w:rsidP="00B81600">
      <w:pPr>
        <w:rPr>
          <w:ins w:id="383" w:author="Avinash Agarwal" w:date="2023-04-15T21:17:00Z"/>
        </w:rPr>
      </w:pPr>
      <w:ins w:id="384" w:author="Avinash Agarwal" w:date="2023-04-15T21:17:00Z">
        <w:r>
          <w:t>•</w:t>
        </w:r>
        <w:r>
          <w:tab/>
          <w:t>CEA 708 –Teletext standard for digital television, used in ATSC in the USA, Canada and Korea</w:t>
        </w:r>
      </w:ins>
    </w:p>
    <w:p w14:paraId="79F8B900" w14:textId="77777777" w:rsidR="00B81600" w:rsidRDefault="00B81600" w:rsidP="00B81600">
      <w:pPr>
        <w:rPr>
          <w:ins w:id="385" w:author="Avinash Agarwal" w:date="2023-04-15T21:17:00Z"/>
        </w:rPr>
      </w:pPr>
      <w:ins w:id="386" w:author="Avinash Agarwal" w:date="2023-04-15T21:17:00Z">
        <w:r>
          <w:t>•</w:t>
        </w:r>
        <w:r>
          <w:tab/>
          <w:t>EN 300 472 - DVB Teletext, used in UK, Europe, Australia, and many other countries</w:t>
        </w:r>
      </w:ins>
    </w:p>
    <w:p w14:paraId="55DE2E4F" w14:textId="77777777" w:rsidR="00B81600" w:rsidRDefault="00B81600" w:rsidP="00B81600">
      <w:pPr>
        <w:rPr>
          <w:ins w:id="387" w:author="Avinash Agarwal" w:date="2023-04-15T21:17:00Z"/>
        </w:rPr>
      </w:pPr>
      <w:ins w:id="388" w:author="Avinash Agarwal" w:date="2023-04-15T21:17:00Z">
        <w:r>
          <w:t>•</w:t>
        </w:r>
        <w:r>
          <w:tab/>
          <w:t>ETSI EN 300 743- Digital Video Broadcasting (DVB); Subtitling systems: DVB Subtitles, also used in DVB countries sometimes with Teletext and sometimes separately</w:t>
        </w:r>
      </w:ins>
    </w:p>
    <w:p w14:paraId="47A36989" w14:textId="596530B3" w:rsidR="00B81600" w:rsidRDefault="00B81600" w:rsidP="00416078">
      <w:pPr>
        <w:pStyle w:val="Heading3"/>
        <w:rPr>
          <w:ins w:id="389" w:author="Avinash Agarwal" w:date="2023-04-15T21:17:00Z"/>
          <w:lang w:bidi="ar-DZ"/>
        </w:rPr>
      </w:pPr>
      <w:bookmarkStart w:id="390" w:name="_Toc132487969"/>
      <w:bookmarkStart w:id="391" w:name="_Toc132488346"/>
      <w:bookmarkStart w:id="392" w:name="_Toc132488437"/>
      <w:bookmarkStart w:id="393" w:name="_Toc132877701"/>
      <w:bookmarkStart w:id="394" w:name="_Toc132878154"/>
      <w:ins w:id="395" w:author="Avinash Agarwal" w:date="2023-04-15T21:17:00Z">
        <w:r>
          <w:rPr>
            <w:lang w:bidi="ar-DZ"/>
          </w:rPr>
          <w:t>Other standards</w:t>
        </w:r>
      </w:ins>
      <w:ins w:id="396" w:author="Avinash Agarwal" w:date="2023-04-15T21:35:00Z">
        <w:r w:rsidR="00416078">
          <w:rPr>
            <w:lang w:bidi="ar-DZ"/>
          </w:rPr>
          <w:t>:</w:t>
        </w:r>
      </w:ins>
      <w:bookmarkEnd w:id="390"/>
      <w:bookmarkEnd w:id="391"/>
      <w:bookmarkEnd w:id="392"/>
      <w:bookmarkEnd w:id="393"/>
      <w:bookmarkEnd w:id="394"/>
    </w:p>
    <w:p w14:paraId="631488A1" w14:textId="77777777" w:rsidR="00B81600" w:rsidRDefault="00B81600" w:rsidP="00B81600">
      <w:pPr>
        <w:rPr>
          <w:ins w:id="397" w:author="Avinash Agarwal" w:date="2023-04-15T21:17:00Z"/>
        </w:rPr>
      </w:pPr>
      <w:ins w:id="398" w:author="Avinash Agarwal" w:date="2023-04-15T21:17:00Z">
        <w:r>
          <w:t>•</w:t>
        </w:r>
        <w:r>
          <w:tab/>
          <w:t>ETSI EN 303 560 - Digital Video Broadcasting (DVB); TTML subtitling systems</w:t>
        </w:r>
      </w:ins>
    </w:p>
    <w:p w14:paraId="25CA7CDB" w14:textId="77777777" w:rsidR="00B81600" w:rsidRDefault="00B81600" w:rsidP="00B81600">
      <w:pPr>
        <w:rPr>
          <w:ins w:id="399" w:author="Avinash Agarwal" w:date="2023-04-15T21:17:00Z"/>
        </w:rPr>
      </w:pPr>
      <w:ins w:id="400" w:author="Avinash Agarwal" w:date="2023-04-15T21:17:00Z">
        <w:r>
          <w:lastRenderedPageBreak/>
          <w:t>•</w:t>
        </w:r>
        <w:r>
          <w:tab/>
          <w:t>CEA 608 –Teletext standard for analog television</w:t>
        </w:r>
      </w:ins>
    </w:p>
    <w:p w14:paraId="64249467" w14:textId="77777777" w:rsidR="00B81600" w:rsidRDefault="00B81600" w:rsidP="00B81600">
      <w:pPr>
        <w:rPr>
          <w:ins w:id="401" w:author="Avinash Agarwal" w:date="2023-04-15T21:17:00Z"/>
        </w:rPr>
      </w:pPr>
      <w:ins w:id="402" w:author="Avinash Agarwal" w:date="2023-04-15T21:17:00Z">
        <w:r>
          <w:t>•</w:t>
        </w:r>
        <w:r>
          <w:tab/>
          <w:t>EBU TT – Timed Text Markup Language</w:t>
        </w:r>
      </w:ins>
    </w:p>
    <w:p w14:paraId="6A5E321F" w14:textId="77777777" w:rsidR="00B81600" w:rsidRDefault="00B81600" w:rsidP="00B81600">
      <w:pPr>
        <w:rPr>
          <w:ins w:id="403" w:author="Avinash Agarwal" w:date="2023-04-15T21:17:00Z"/>
        </w:rPr>
      </w:pPr>
      <w:ins w:id="404" w:author="Avinash Agarwal" w:date="2023-04-15T21:17:00Z">
        <w:r>
          <w:t>•</w:t>
        </w:r>
        <w:r>
          <w:tab/>
          <w:t>SMPTE 2110-40 (CEA-708 / OP47 Teletext) - Professional Media Over Managed IP Networks: SMPTE ST 291-1 Ancillary Data</w:t>
        </w:r>
      </w:ins>
    </w:p>
    <w:p w14:paraId="3AB5AF05" w14:textId="77777777" w:rsidR="00B81600" w:rsidRDefault="00B81600" w:rsidP="00B81600">
      <w:pPr>
        <w:rPr>
          <w:ins w:id="405" w:author="Avinash Agarwal" w:date="2023-04-15T21:17:00Z"/>
        </w:rPr>
      </w:pPr>
      <w:ins w:id="406" w:author="Avinash Agarwal" w:date="2023-04-15T21:17:00Z">
        <w:r>
          <w:t>•</w:t>
        </w:r>
        <w:r>
          <w:tab/>
          <w:t>OP 47 – Storage and Distribution of Teletext Subtitle and VBI Data</w:t>
        </w:r>
      </w:ins>
    </w:p>
    <w:p w14:paraId="670831E6" w14:textId="77777777" w:rsidR="00B81600" w:rsidRDefault="00B81600" w:rsidP="00B81600">
      <w:pPr>
        <w:rPr>
          <w:ins w:id="407" w:author="Avinash Agarwal" w:date="2023-04-15T21:17:00Z"/>
        </w:rPr>
      </w:pPr>
      <w:ins w:id="408" w:author="Avinash Agarwal" w:date="2023-04-15T21:17:00Z">
        <w:r>
          <w:t>•</w:t>
        </w:r>
        <w:r>
          <w:tab/>
          <w:t>ETS 300 706 - Enhanced Teletext specification</w:t>
        </w:r>
      </w:ins>
    </w:p>
    <w:p w14:paraId="7F84C780" w14:textId="7B6A819A" w:rsidR="00CE70F0" w:rsidRPr="00477C27" w:rsidRDefault="00CE70F0" w:rsidP="00CE70F0">
      <w:pPr>
        <w:rPr>
          <w:ins w:id="409" w:author="Avinash Agarwal" w:date="2023-04-20T09:27:00Z"/>
        </w:rPr>
      </w:pPr>
      <w:ins w:id="410" w:author="Avinash Agarwal" w:date="2023-04-20T09:27:00Z">
        <w:r w:rsidRPr="00CE70F0">
          <w:rPr>
            <w:highlight w:val="cyan"/>
            <w:rPrChange w:id="411" w:author="Avinash Agarwal" w:date="2023-04-20T09:30:00Z">
              <w:rPr/>
            </w:rPrChange>
          </w:rPr>
          <w:t>•</w:t>
        </w:r>
        <w:r w:rsidRPr="00CE70F0">
          <w:rPr>
            <w:highlight w:val="cyan"/>
            <w:rPrChange w:id="412" w:author="Avinash Agarwal" w:date="2023-04-20T09:30:00Z">
              <w:rPr/>
            </w:rPrChange>
          </w:rPr>
          <w:tab/>
          <w:t>DVB-TTML is relatively a newer standard, it offers additional set of features that helps enable audio subtitles in the receiver devices with in-built text-to-speech capabilities thereby making the service accessible to viewers without vision or impaired vision.</w:t>
        </w:r>
      </w:ins>
    </w:p>
    <w:p w14:paraId="406F31A7" w14:textId="77777777" w:rsidR="00B81600" w:rsidRDefault="00B81600" w:rsidP="00B81600">
      <w:pPr>
        <w:rPr>
          <w:ins w:id="413" w:author="Avinash Agarwal" w:date="2023-04-15T21:17:00Z"/>
        </w:rPr>
      </w:pPr>
      <w:ins w:id="414" w:author="Avinash Agarwal" w:date="2023-04-15T21:17:00Z">
        <w:r>
          <w:t xml:space="preserve">Among above standards, CEA-708 and Teletext have the benefit of being text-based and so easy to convert into streaming video, record for searchability, and many similar repurposes. </w:t>
        </w:r>
      </w:ins>
    </w:p>
    <w:p w14:paraId="112A3514" w14:textId="77777777" w:rsidR="00CE70F0" w:rsidRPr="00B27C38" w:rsidRDefault="00CE70F0" w:rsidP="00B27C38">
      <w:pPr>
        <w:pStyle w:val="Heading2"/>
        <w:rPr>
          <w:ins w:id="415" w:author="Avinash Agarwal" w:date="2023-04-20T09:32:00Z"/>
          <w:highlight w:val="cyan"/>
          <w:lang w:bidi="ar-DZ"/>
          <w:rPrChange w:id="416" w:author="Avinash Agarwal" w:date="2023-04-20T09:34:00Z">
            <w:rPr>
              <w:ins w:id="417" w:author="Avinash Agarwal" w:date="2023-04-20T09:32:00Z"/>
              <w:lang w:bidi="ar-DZ"/>
            </w:rPr>
          </w:rPrChange>
        </w:rPr>
      </w:pPr>
      <w:bookmarkStart w:id="418" w:name="_Toc132877702"/>
      <w:bookmarkStart w:id="419" w:name="_Toc132878155"/>
      <w:ins w:id="420" w:author="Avinash Agarwal" w:date="2023-04-20T09:32:00Z">
        <w:r w:rsidRPr="00B27C38">
          <w:rPr>
            <w:highlight w:val="cyan"/>
            <w:lang w:bidi="ar-DZ"/>
            <w:rPrChange w:id="421" w:author="Avinash Agarwal" w:date="2023-04-20T09:34:00Z">
              <w:rPr>
                <w:lang w:bidi="ar-DZ"/>
              </w:rPr>
            </w:rPrChange>
          </w:rPr>
          <w:t>Closed captioning:</w:t>
        </w:r>
        <w:bookmarkEnd w:id="418"/>
        <w:bookmarkEnd w:id="419"/>
      </w:ins>
    </w:p>
    <w:p w14:paraId="3D6F31EA" w14:textId="7C3491EB" w:rsidR="00CE70F0" w:rsidRPr="00B27C38" w:rsidRDefault="00B27C38" w:rsidP="00CE70F0">
      <w:pPr>
        <w:jc w:val="both"/>
        <w:rPr>
          <w:ins w:id="422" w:author="Avinash Agarwal" w:date="2023-04-20T09:32:00Z"/>
          <w:highlight w:val="cyan"/>
          <w:rPrChange w:id="423" w:author="Avinash Agarwal" w:date="2023-04-20T09:34:00Z">
            <w:rPr>
              <w:ins w:id="424" w:author="Avinash Agarwal" w:date="2023-04-20T09:32:00Z"/>
            </w:rPr>
          </w:rPrChange>
        </w:rPr>
      </w:pPr>
      <w:ins w:id="425" w:author="Avinash Agarwal" w:date="2023-04-20T09:35:00Z">
        <w:r>
          <w:rPr>
            <w:highlight w:val="cyan"/>
          </w:rPr>
          <w:t>O</w:t>
        </w:r>
      </w:ins>
      <w:ins w:id="426" w:author="Avinash Agarwal" w:date="2023-04-20T09:32:00Z">
        <w:r w:rsidR="00CE70F0" w:rsidRPr="00B27C38">
          <w:rPr>
            <w:highlight w:val="cyan"/>
            <w:rPrChange w:id="427" w:author="Avinash Agarwal" w:date="2023-04-20T09:34:00Z">
              <w:rPr/>
            </w:rPrChange>
          </w:rPr>
          <w:t>nce captions are rendered as images in DVB Subtitles, a downside is that they are difficult to convert or re-use in other contexts. The images have to be detected live and put through software performing Optical Character Recognition (OCR) technology would be required to turn them into text that would go into a website, searched, or other reuses.</w:t>
        </w:r>
      </w:ins>
    </w:p>
    <w:p w14:paraId="6DDAB140" w14:textId="77777777" w:rsidR="00CE70F0" w:rsidRPr="00B27C38" w:rsidRDefault="00CE70F0" w:rsidP="00CE70F0">
      <w:pPr>
        <w:jc w:val="both"/>
        <w:rPr>
          <w:ins w:id="428" w:author="Avinash Agarwal" w:date="2023-04-20T09:32:00Z"/>
          <w:highlight w:val="cyan"/>
          <w:rPrChange w:id="429" w:author="Avinash Agarwal" w:date="2023-04-20T09:34:00Z">
            <w:rPr>
              <w:ins w:id="430" w:author="Avinash Agarwal" w:date="2023-04-20T09:32:00Z"/>
            </w:rPr>
          </w:rPrChange>
        </w:rPr>
      </w:pPr>
      <w:ins w:id="431" w:author="Avinash Agarwal" w:date="2023-04-20T09:32:00Z">
        <w:r w:rsidRPr="00B27C38">
          <w:rPr>
            <w:highlight w:val="cyan"/>
            <w:rPrChange w:id="432" w:author="Avinash Agarwal" w:date="2023-04-20T09:34:00Z">
              <w:rPr/>
            </w:rPrChange>
          </w:rPr>
          <w:t>Any of these forms of closed captioning require that end user set top boxes or televisions have decoder technology built in. End user receivers without built-in support will not provide the viewer with the ability to choose and display closed captioning.</w:t>
        </w:r>
      </w:ins>
    </w:p>
    <w:p w14:paraId="193CBE73" w14:textId="77777777" w:rsidR="00CE70F0" w:rsidRPr="00B27C38" w:rsidRDefault="00CE70F0" w:rsidP="00B27C38">
      <w:pPr>
        <w:pStyle w:val="Heading2"/>
        <w:rPr>
          <w:ins w:id="433" w:author="Avinash Agarwal" w:date="2023-04-20T09:32:00Z"/>
          <w:highlight w:val="cyan"/>
          <w:lang w:bidi="ar-DZ"/>
          <w:rPrChange w:id="434" w:author="Avinash Agarwal" w:date="2023-04-20T09:34:00Z">
            <w:rPr>
              <w:ins w:id="435" w:author="Avinash Agarwal" w:date="2023-04-20T09:32:00Z"/>
              <w:lang w:bidi="ar-DZ"/>
            </w:rPr>
          </w:rPrChange>
        </w:rPr>
      </w:pPr>
      <w:bookmarkStart w:id="436" w:name="_Toc132877703"/>
      <w:bookmarkStart w:id="437" w:name="_Toc132878156"/>
      <w:ins w:id="438" w:author="Avinash Agarwal" w:date="2023-04-20T09:32:00Z">
        <w:r w:rsidRPr="00B27C38">
          <w:rPr>
            <w:highlight w:val="cyan"/>
            <w:lang w:bidi="ar-DZ"/>
            <w:rPrChange w:id="439" w:author="Avinash Agarwal" w:date="2023-04-20T09:34:00Z">
              <w:rPr>
                <w:lang w:bidi="ar-DZ"/>
              </w:rPr>
            </w:rPrChange>
          </w:rPr>
          <w:t>Open captioning:</w:t>
        </w:r>
        <w:bookmarkEnd w:id="436"/>
        <w:bookmarkEnd w:id="437"/>
        <w:r w:rsidRPr="00B27C38">
          <w:rPr>
            <w:highlight w:val="cyan"/>
            <w:lang w:bidi="ar-DZ"/>
            <w:rPrChange w:id="440" w:author="Avinash Agarwal" w:date="2023-04-20T09:34:00Z">
              <w:rPr>
                <w:lang w:bidi="ar-DZ"/>
              </w:rPr>
            </w:rPrChange>
          </w:rPr>
          <w:t xml:space="preserve"> </w:t>
        </w:r>
      </w:ins>
    </w:p>
    <w:p w14:paraId="79CEDCE2" w14:textId="09AEFD6C" w:rsidR="00CE70F0" w:rsidRDefault="00CE70F0" w:rsidP="00CE70F0">
      <w:pPr>
        <w:jc w:val="both"/>
        <w:rPr>
          <w:ins w:id="441" w:author="Avinash Agarwal" w:date="2023-04-20T09:32:00Z"/>
        </w:rPr>
      </w:pPr>
      <w:ins w:id="442" w:author="Avinash Agarwal" w:date="2023-04-20T09:32:00Z">
        <w:r w:rsidRPr="00B27C38">
          <w:rPr>
            <w:highlight w:val="cyan"/>
            <w:rPrChange w:id="443" w:author="Avinash Agarwal" w:date="2023-04-20T09:34:00Z">
              <w:rPr/>
            </w:rPrChange>
          </w:rPr>
          <w:t>The only way to reach viewers with set top boxes or software that does not support one of these closed captioning standards is to use "open captioning", meaning that the captions are overlaid as an image on to the main picture, and are seen by all viewers of the program. Individual viewer choice is not supported when the broadcaster uses open captioning.</w:t>
        </w:r>
      </w:ins>
    </w:p>
    <w:p w14:paraId="6C485FDC" w14:textId="77777777" w:rsidR="00B81600" w:rsidRPr="008E4872" w:rsidRDefault="00B81600" w:rsidP="008E4872">
      <w:pPr>
        <w:rPr>
          <w:highlight w:val="yellow"/>
        </w:rPr>
      </w:pPr>
    </w:p>
    <w:p w14:paraId="4D632144" w14:textId="77777777" w:rsidR="00B27C89" w:rsidRPr="00B27C89" w:rsidRDefault="00B27C89" w:rsidP="00B27C89">
      <w:pPr>
        <w:pStyle w:val="Heading1"/>
        <w:rPr>
          <w:lang w:bidi="ar-DZ"/>
        </w:rPr>
      </w:pPr>
      <w:bookmarkStart w:id="444" w:name="_Toc132487970"/>
      <w:bookmarkStart w:id="445" w:name="_Toc132488347"/>
      <w:bookmarkStart w:id="446" w:name="_Toc132488438"/>
      <w:bookmarkStart w:id="447" w:name="_Toc132877704"/>
      <w:bookmarkStart w:id="448" w:name="_Toc132878157"/>
      <w:r>
        <w:rPr>
          <w:lang w:bidi="ar-DZ"/>
        </w:rPr>
        <w:t>Quality and accuracy measurement</w:t>
      </w:r>
      <w:bookmarkEnd w:id="444"/>
      <w:bookmarkEnd w:id="445"/>
      <w:bookmarkEnd w:id="446"/>
      <w:bookmarkEnd w:id="447"/>
      <w:bookmarkEnd w:id="448"/>
    </w:p>
    <w:p w14:paraId="46177602" w14:textId="4F536708" w:rsidR="00416078" w:rsidRDefault="00416078" w:rsidP="00416078">
      <w:pPr>
        <w:rPr>
          <w:ins w:id="449" w:author="Avinash Agarwal" w:date="2023-04-15T21:45:00Z"/>
        </w:rPr>
      </w:pPr>
      <w:ins w:id="450" w:author="Avinash Agarwal" w:date="2023-04-15T21:45:00Z">
        <w:r>
          <w:t xml:space="preserve">The measurement of quality and accuracy of live captioning has been a widely discussed topic. Regulators, consumers, broadcasters and suppliers of content and the content publishing industry alike, recognize the need to identify benchmarks and best practices for the provision of live captioning. This has so far been a relatively less explored domain, given the technical and other complexities involved in providing live captioning. This topic also gains importance due to the increasing volume of captioning over the years in the broadcasting and content publishing industry, as well as meeting the </w:t>
        </w:r>
      </w:ins>
      <w:ins w:id="451" w:author="Avinash Agarwal" w:date="2023-04-15T21:46:00Z">
        <w:r>
          <w:t>day-to-day</w:t>
        </w:r>
      </w:ins>
      <w:ins w:id="452" w:author="Avinash Agarwal" w:date="2023-04-15T21:45:00Z">
        <w:r>
          <w:t xml:space="preserve"> work and social needs of persons with disabilities.</w:t>
        </w:r>
      </w:ins>
    </w:p>
    <w:p w14:paraId="6F000C09" w14:textId="308D281C" w:rsidR="00B27C89" w:rsidRPr="001E2B99" w:rsidRDefault="00416078" w:rsidP="00416078">
      <w:ins w:id="453" w:author="Avinash Agarwal" w:date="2023-04-15T21:45:00Z">
        <w:r>
          <w:t xml:space="preserve">This </w:t>
        </w:r>
      </w:ins>
      <w:ins w:id="454" w:author="Avinash Agarwal" w:date="2023-04-15T21:46:00Z">
        <w:r>
          <w:t>section</w:t>
        </w:r>
      </w:ins>
      <w:ins w:id="455" w:author="Avinash Agarwal" w:date="2023-04-15T21:45:00Z">
        <w:r>
          <w:t xml:space="preserve"> documents the factors that affect the quality of live captioning, the parameters used to assess its quality, and the models used to measure the accuracy of live captioning.</w:t>
        </w:r>
      </w:ins>
      <w:del w:id="456" w:author="Avinash Agarwal" w:date="2023-04-15T21:45:00Z">
        <w:r w:rsidR="00B27C89" w:rsidRPr="001E2B99" w:rsidDel="00416078">
          <w:delText>[Editor</w:delText>
        </w:r>
        <w:r w:rsidR="00B27C89" w:rsidRPr="001E2B99" w:rsidDel="00416078">
          <w:rPr>
            <w:rtl/>
          </w:rPr>
          <w:delText>’</w:delText>
        </w:r>
        <w:r w:rsidR="00B27C89" w:rsidRPr="001E2B99" w:rsidDel="00416078">
          <w:delText xml:space="preserve">s note: Text to be drafted – contributions encouraged.] </w:delText>
        </w:r>
      </w:del>
    </w:p>
    <w:p w14:paraId="6FDAA968" w14:textId="77777777" w:rsidR="00B27C89" w:rsidRPr="00B27C89" w:rsidRDefault="00B27C89" w:rsidP="008E4872">
      <w:pPr>
        <w:pStyle w:val="Heading2"/>
        <w:rPr>
          <w:lang w:bidi="ar-DZ"/>
        </w:rPr>
      </w:pPr>
      <w:bookmarkStart w:id="457" w:name="_Toc132487971"/>
      <w:bookmarkStart w:id="458" w:name="_Toc132488348"/>
      <w:bookmarkStart w:id="459" w:name="_Toc132488439"/>
      <w:bookmarkStart w:id="460" w:name="_Toc132877705"/>
      <w:bookmarkStart w:id="461" w:name="_Toc132878158"/>
      <w:r>
        <w:rPr>
          <w:lang w:bidi="ar-DZ"/>
        </w:rPr>
        <w:t>WER</w:t>
      </w:r>
      <w:bookmarkEnd w:id="457"/>
      <w:bookmarkEnd w:id="458"/>
      <w:bookmarkEnd w:id="459"/>
      <w:bookmarkEnd w:id="460"/>
      <w:bookmarkEnd w:id="461"/>
    </w:p>
    <w:p w14:paraId="15C81EF7" w14:textId="77777777" w:rsidR="0039334C" w:rsidRDefault="0039334C" w:rsidP="0039334C">
      <w:pPr>
        <w:pStyle w:val="Heading3"/>
        <w:rPr>
          <w:ins w:id="462" w:author="Avinash Agarwal" w:date="2023-04-15T21:54:00Z"/>
          <w:lang w:bidi="ar-DZ"/>
        </w:rPr>
      </w:pPr>
      <w:bookmarkStart w:id="463" w:name="_Toc132488349"/>
      <w:bookmarkStart w:id="464" w:name="_Toc132488440"/>
      <w:bookmarkStart w:id="465" w:name="_Toc132877706"/>
      <w:bookmarkStart w:id="466" w:name="_Toc132878159"/>
      <w:ins w:id="467" w:author="Avinash Agarwal" w:date="2023-04-15T21:54:00Z">
        <w:r>
          <w:rPr>
            <w:lang w:bidi="ar-DZ"/>
          </w:rPr>
          <w:t>About WER:</w:t>
        </w:r>
        <w:bookmarkEnd w:id="463"/>
        <w:bookmarkEnd w:id="464"/>
        <w:bookmarkEnd w:id="465"/>
        <w:bookmarkEnd w:id="466"/>
      </w:ins>
    </w:p>
    <w:p w14:paraId="5EFFB099" w14:textId="1B3D3287" w:rsidR="0039334C" w:rsidRPr="0039334C" w:rsidRDefault="0039334C" w:rsidP="0039334C">
      <w:pPr>
        <w:rPr>
          <w:ins w:id="468" w:author="Avinash Agarwal" w:date="2023-04-15T21:47:00Z"/>
        </w:rPr>
      </w:pPr>
      <w:ins w:id="469" w:author="Avinash Agarwal" w:date="2023-04-15T21:47:00Z">
        <w:r w:rsidRPr="0039334C">
          <w:t>The WER Model or what is called as Word Error Rate works by adding up the total number of errors in a transcribed version and dividing it by the total number of words in the original content. The lower the WER, the more accurate the transcribed version is.</w:t>
        </w:r>
      </w:ins>
    </w:p>
    <w:p w14:paraId="1226BE64" w14:textId="77777777" w:rsidR="0039334C" w:rsidRPr="0039334C" w:rsidRDefault="0039334C" w:rsidP="0039334C">
      <w:pPr>
        <w:rPr>
          <w:ins w:id="470" w:author="Avinash Agarwal" w:date="2023-04-15T21:47:00Z"/>
        </w:rPr>
      </w:pPr>
      <w:ins w:id="471" w:author="Avinash Agarwal" w:date="2023-04-15T21:47:00Z">
        <w:r w:rsidRPr="0039334C">
          <w:t>WER = (Insertions + Deletions + Substitutions) / Number of Words in Source Content</w:t>
        </w:r>
      </w:ins>
    </w:p>
    <w:p w14:paraId="7362CFE0" w14:textId="77777777" w:rsidR="0039334C" w:rsidRPr="0039334C" w:rsidRDefault="0039334C" w:rsidP="0039334C">
      <w:pPr>
        <w:rPr>
          <w:ins w:id="472" w:author="Avinash Agarwal" w:date="2023-04-15T21:47:00Z"/>
        </w:rPr>
      </w:pPr>
      <w:ins w:id="473" w:author="Avinash Agarwal" w:date="2023-04-15T21:47:00Z">
        <w:r w:rsidRPr="0039334C">
          <w:lastRenderedPageBreak/>
          <w:t>Here, insertion refers to the words which are appearing in the transcribed content, whereas deletion refers to the words which are part of the original content but are not forming part of transcribed version. Similarly, words that are part of the original content but incorrectly transcribed and appear in the transcribed version are referred to as the substitution.</w:t>
        </w:r>
      </w:ins>
    </w:p>
    <w:p w14:paraId="541A1BA8" w14:textId="77777777" w:rsidR="0039334C" w:rsidRDefault="0039334C" w:rsidP="0039334C">
      <w:pPr>
        <w:pStyle w:val="Heading3"/>
        <w:rPr>
          <w:ins w:id="474" w:author="Avinash Agarwal" w:date="2023-04-15T21:52:00Z"/>
          <w:lang w:bidi="ar-DZ"/>
        </w:rPr>
      </w:pPr>
      <w:bookmarkStart w:id="475" w:name="_Toc132488350"/>
      <w:bookmarkStart w:id="476" w:name="_Toc132488441"/>
      <w:bookmarkStart w:id="477" w:name="_Toc132877707"/>
      <w:bookmarkStart w:id="478" w:name="_Toc132878160"/>
      <w:ins w:id="479" w:author="Avinash Agarwal" w:date="2023-04-15T21:47:00Z">
        <w:r w:rsidRPr="0039334C">
          <w:rPr>
            <w:lang w:bidi="ar-DZ"/>
          </w:rPr>
          <w:t>Strengths:</w:t>
        </w:r>
      </w:ins>
      <w:bookmarkEnd w:id="475"/>
      <w:bookmarkEnd w:id="476"/>
      <w:bookmarkEnd w:id="477"/>
      <w:bookmarkEnd w:id="478"/>
    </w:p>
    <w:p w14:paraId="30CDC481" w14:textId="0C7087E5" w:rsidR="0039334C" w:rsidRPr="0039334C" w:rsidRDefault="0039334C" w:rsidP="0039334C">
      <w:pPr>
        <w:rPr>
          <w:ins w:id="480" w:author="Avinash Agarwal" w:date="2023-04-15T21:47:00Z"/>
        </w:rPr>
      </w:pPr>
      <w:ins w:id="481" w:author="Avinash Agarwal" w:date="2023-04-15T21:47:00Z">
        <w:r w:rsidRPr="0039334C">
          <w:t>The WER model is widely used across jurisdictions and is tested against many automatic speech recognition technologies.</w:t>
        </w:r>
      </w:ins>
    </w:p>
    <w:p w14:paraId="761A6600" w14:textId="77777777" w:rsidR="0039334C" w:rsidRDefault="0039334C" w:rsidP="0039334C">
      <w:pPr>
        <w:pStyle w:val="Heading3"/>
        <w:rPr>
          <w:ins w:id="482" w:author="Avinash Agarwal" w:date="2023-04-15T21:53:00Z"/>
          <w:lang w:bidi="ar-DZ"/>
        </w:rPr>
      </w:pPr>
      <w:bookmarkStart w:id="483" w:name="_Toc132488351"/>
      <w:bookmarkStart w:id="484" w:name="_Toc132488442"/>
      <w:bookmarkStart w:id="485" w:name="_Toc132877708"/>
      <w:bookmarkStart w:id="486" w:name="_Toc132878161"/>
      <w:ins w:id="487" w:author="Avinash Agarwal" w:date="2023-04-15T21:47:00Z">
        <w:r w:rsidRPr="0039334C">
          <w:rPr>
            <w:lang w:bidi="ar-DZ"/>
          </w:rPr>
          <w:t>Weaknesses:</w:t>
        </w:r>
      </w:ins>
      <w:bookmarkEnd w:id="483"/>
      <w:bookmarkEnd w:id="484"/>
      <w:bookmarkEnd w:id="485"/>
      <w:bookmarkEnd w:id="486"/>
    </w:p>
    <w:p w14:paraId="60F853B7" w14:textId="66C6DD08" w:rsidR="0039334C" w:rsidRPr="0039334C" w:rsidRDefault="0039334C" w:rsidP="0039334C">
      <w:pPr>
        <w:rPr>
          <w:ins w:id="488" w:author="Avinash Agarwal" w:date="2023-04-15T21:47:00Z"/>
        </w:rPr>
      </w:pPr>
      <w:ins w:id="489" w:author="Avinash Agarwal" w:date="2023-04-15T21:47:00Z">
        <w:r w:rsidRPr="0039334C">
          <w:t>While the WER model is widely used for its simplicity, it has certain weaknesses as well.</w:t>
        </w:r>
      </w:ins>
    </w:p>
    <w:p w14:paraId="32A1E974" w14:textId="40FB4AB9" w:rsidR="00B27C89" w:rsidRPr="001E2B99" w:rsidRDefault="0039334C" w:rsidP="0039334C">
      <w:ins w:id="490" w:author="Avinash Agarwal" w:date="2023-04-15T21:47:00Z">
        <w:r w:rsidRPr="0039334C">
          <w:t>WER model has no higher limit of percentages. Due to insertions and deletions, it can even exceed 100%. Similarly, it makes no difference in terms of errors and every error will have the same weightage. Lastly, it has no room to reduce errors where the mistakes could be partial and could be recognized by the readers themselves.</w:t>
        </w:r>
      </w:ins>
      <w:del w:id="491" w:author="Avinash Agarwal" w:date="2023-04-15T21:47:00Z">
        <w:r w:rsidR="00B27C89" w:rsidRPr="001E2B99" w:rsidDel="0039334C">
          <w:delText>[Editor</w:delText>
        </w:r>
        <w:r w:rsidR="00B27C89" w:rsidRPr="001E2B99" w:rsidDel="0039334C">
          <w:rPr>
            <w:rtl/>
          </w:rPr>
          <w:delText>’</w:delText>
        </w:r>
        <w:r w:rsidR="00B27C89" w:rsidRPr="001E2B99" w:rsidDel="0039334C">
          <w:delText xml:space="preserve">s note: Text to be drafted – contributions encouraged.] </w:delText>
        </w:r>
      </w:del>
    </w:p>
    <w:p w14:paraId="0885C58F" w14:textId="77777777" w:rsidR="00B27C89" w:rsidRPr="00B27C89" w:rsidRDefault="00B27C89" w:rsidP="008E4872">
      <w:pPr>
        <w:pStyle w:val="Heading2"/>
        <w:rPr>
          <w:lang w:bidi="ar-DZ"/>
        </w:rPr>
      </w:pPr>
      <w:bookmarkStart w:id="492" w:name="_Toc132487972"/>
      <w:bookmarkStart w:id="493" w:name="_Toc132488352"/>
      <w:bookmarkStart w:id="494" w:name="_Toc132488443"/>
      <w:bookmarkStart w:id="495" w:name="_Toc132877709"/>
      <w:bookmarkStart w:id="496" w:name="_Toc132878162"/>
      <w:r>
        <w:rPr>
          <w:lang w:bidi="ar-DZ"/>
        </w:rPr>
        <w:t>NER</w:t>
      </w:r>
      <w:bookmarkEnd w:id="492"/>
      <w:bookmarkEnd w:id="493"/>
      <w:bookmarkEnd w:id="494"/>
      <w:bookmarkEnd w:id="495"/>
      <w:bookmarkEnd w:id="496"/>
    </w:p>
    <w:p w14:paraId="21AF311D" w14:textId="53F79AEA" w:rsidR="0039334C" w:rsidRDefault="0039334C" w:rsidP="0039334C">
      <w:pPr>
        <w:pStyle w:val="Heading3"/>
        <w:rPr>
          <w:ins w:id="497" w:author="Avinash Agarwal" w:date="2023-04-15T21:54:00Z"/>
          <w:lang w:bidi="ar-DZ"/>
        </w:rPr>
      </w:pPr>
      <w:bookmarkStart w:id="498" w:name="_Toc132488353"/>
      <w:bookmarkStart w:id="499" w:name="_Toc132488444"/>
      <w:bookmarkStart w:id="500" w:name="_Toc132877710"/>
      <w:bookmarkStart w:id="501" w:name="_Toc132878163"/>
      <w:ins w:id="502" w:author="Avinash Agarwal" w:date="2023-04-15T21:54:00Z">
        <w:r>
          <w:rPr>
            <w:lang w:bidi="ar-DZ"/>
          </w:rPr>
          <w:t>About NER:</w:t>
        </w:r>
        <w:bookmarkEnd w:id="498"/>
        <w:bookmarkEnd w:id="499"/>
        <w:bookmarkEnd w:id="500"/>
        <w:bookmarkEnd w:id="501"/>
      </w:ins>
    </w:p>
    <w:p w14:paraId="4BF30EF1" w14:textId="27667BFC" w:rsidR="0039334C" w:rsidRPr="0039334C" w:rsidRDefault="0039334C" w:rsidP="0039334C">
      <w:pPr>
        <w:rPr>
          <w:ins w:id="503" w:author="Avinash Agarwal" w:date="2023-04-15T21:49:00Z"/>
        </w:rPr>
      </w:pPr>
      <w:ins w:id="504" w:author="Avinash Agarwal" w:date="2023-04-15T21:49:00Z">
        <w:r w:rsidRPr="0039334C">
          <w:t>The NER Model aims to refine the definition of accuracy by weighting errors based on their impact on comprehension. The higher the NER, the more accurate the transcription is.</w:t>
        </w:r>
      </w:ins>
    </w:p>
    <w:p w14:paraId="46910CA4" w14:textId="77777777" w:rsidR="0039334C" w:rsidRPr="0039334C" w:rsidRDefault="0039334C" w:rsidP="0039334C">
      <w:pPr>
        <w:rPr>
          <w:ins w:id="505" w:author="Avinash Agarwal" w:date="2023-04-15T21:49:00Z"/>
        </w:rPr>
      </w:pPr>
      <w:ins w:id="506" w:author="Avinash Agarwal" w:date="2023-04-15T21:49:00Z">
        <w:r w:rsidRPr="0039334C">
          <w:t>NER = (Number of Words in Source Content – Edition Errors – Recognition Errors) / Number of Words in Source Content</w:t>
        </w:r>
      </w:ins>
    </w:p>
    <w:p w14:paraId="459EC84B" w14:textId="3609EF89" w:rsidR="0039334C" w:rsidRPr="0039334C" w:rsidRDefault="0039334C" w:rsidP="0039334C">
      <w:pPr>
        <w:pStyle w:val="Heading3"/>
        <w:rPr>
          <w:ins w:id="507" w:author="Avinash Agarwal" w:date="2023-04-15T21:49:00Z"/>
          <w:lang w:bidi="ar-DZ"/>
        </w:rPr>
      </w:pPr>
      <w:bookmarkStart w:id="508" w:name="_Toc132488354"/>
      <w:bookmarkStart w:id="509" w:name="_Toc132488445"/>
      <w:bookmarkStart w:id="510" w:name="_Toc132877711"/>
      <w:bookmarkStart w:id="511" w:name="_Toc132878164"/>
      <w:ins w:id="512" w:author="Avinash Agarwal" w:date="2023-04-15T21:57:00Z">
        <w:r>
          <w:rPr>
            <w:lang w:bidi="ar-DZ"/>
          </w:rPr>
          <w:t>Types of e</w:t>
        </w:r>
      </w:ins>
      <w:ins w:id="513" w:author="Avinash Agarwal" w:date="2023-04-15T21:49:00Z">
        <w:r w:rsidRPr="0039334C">
          <w:rPr>
            <w:lang w:bidi="ar-DZ"/>
          </w:rPr>
          <w:t>rrors:</w:t>
        </w:r>
        <w:bookmarkEnd w:id="508"/>
        <w:bookmarkEnd w:id="509"/>
        <w:bookmarkEnd w:id="510"/>
        <w:bookmarkEnd w:id="511"/>
      </w:ins>
    </w:p>
    <w:p w14:paraId="7776C17B" w14:textId="77777777" w:rsidR="0039334C" w:rsidRPr="0039334C" w:rsidRDefault="0039334C" w:rsidP="0039334C">
      <w:pPr>
        <w:rPr>
          <w:ins w:id="514" w:author="Avinash Agarwal" w:date="2023-04-15T21:49:00Z"/>
        </w:rPr>
      </w:pPr>
      <w:ins w:id="515" w:author="Avinash Agarwal" w:date="2023-04-15T21:49:00Z">
        <w:r w:rsidRPr="0039334C">
          <w:t>Edition errors: words that don't appear in the transcription but are in the source content. Edition errors are weighted based on impact to user’s comprehension.</w:t>
        </w:r>
      </w:ins>
    </w:p>
    <w:p w14:paraId="21E97C87" w14:textId="77777777" w:rsidR="0039334C" w:rsidRPr="0039334C" w:rsidRDefault="0039334C" w:rsidP="0039334C">
      <w:pPr>
        <w:rPr>
          <w:ins w:id="516" w:author="Avinash Agarwal" w:date="2023-04-15T21:49:00Z"/>
        </w:rPr>
      </w:pPr>
      <w:ins w:id="517" w:author="Avinash Agarwal" w:date="2023-04-15T21:49:00Z">
        <w:r w:rsidRPr="0039334C">
          <w:t>Recognition errors: incorrect word or words appear in the transcription, caused by mispronunciation or software not recognising the word. Recognition errors are weighted based on impact to user’s comprehension.</w:t>
        </w:r>
      </w:ins>
    </w:p>
    <w:p w14:paraId="155B0FCD" w14:textId="77777777" w:rsidR="0039334C" w:rsidRPr="0039334C" w:rsidRDefault="0039334C" w:rsidP="0039334C">
      <w:pPr>
        <w:rPr>
          <w:ins w:id="518" w:author="Avinash Agarwal" w:date="2023-04-15T21:49:00Z"/>
        </w:rPr>
      </w:pPr>
      <w:ins w:id="519" w:author="Avinash Agarwal" w:date="2023-04-15T21:49:00Z">
        <w:r w:rsidRPr="0039334C">
          <w:t>Although the WER model is widely used, the NER model is believed to be more accurate and reliable. It has the following strengths.</w:t>
        </w:r>
      </w:ins>
    </w:p>
    <w:p w14:paraId="11E0039F" w14:textId="77777777" w:rsidR="0039334C" w:rsidRDefault="0039334C" w:rsidP="0039334C">
      <w:pPr>
        <w:pStyle w:val="Heading3"/>
        <w:rPr>
          <w:ins w:id="520" w:author="Avinash Agarwal" w:date="2023-04-15T21:54:00Z"/>
          <w:lang w:bidi="ar-DZ"/>
        </w:rPr>
      </w:pPr>
      <w:bookmarkStart w:id="521" w:name="_Toc132488355"/>
      <w:bookmarkStart w:id="522" w:name="_Toc132488446"/>
      <w:bookmarkStart w:id="523" w:name="_Toc132877712"/>
      <w:bookmarkStart w:id="524" w:name="_Toc132878165"/>
      <w:ins w:id="525" w:author="Avinash Agarwal" w:date="2023-04-15T21:49:00Z">
        <w:r w:rsidRPr="0039334C">
          <w:rPr>
            <w:lang w:bidi="ar-DZ"/>
          </w:rPr>
          <w:t>Strengths:</w:t>
        </w:r>
        <w:bookmarkEnd w:id="521"/>
        <w:bookmarkEnd w:id="522"/>
        <w:bookmarkEnd w:id="523"/>
        <w:bookmarkEnd w:id="524"/>
        <w:r w:rsidRPr="0039334C">
          <w:rPr>
            <w:lang w:bidi="ar-DZ"/>
          </w:rPr>
          <w:t xml:space="preserve"> </w:t>
        </w:r>
      </w:ins>
    </w:p>
    <w:p w14:paraId="6179ED42" w14:textId="4BB08746" w:rsidR="0039334C" w:rsidRPr="0039334C" w:rsidRDefault="0039334C" w:rsidP="0039334C">
      <w:pPr>
        <w:rPr>
          <w:ins w:id="526" w:author="Avinash Agarwal" w:date="2023-04-15T21:49:00Z"/>
        </w:rPr>
      </w:pPr>
      <w:ins w:id="527" w:author="Avinash Agarwal" w:date="2023-04-15T21:49:00Z">
        <w:r w:rsidRPr="0039334C">
          <w:t>In the NER model,</w:t>
        </w:r>
      </w:ins>
      <w:ins w:id="528" w:author="Avinash Agarwal" w:date="2023-04-15T21:55:00Z">
        <w:r>
          <w:t xml:space="preserve"> </w:t>
        </w:r>
      </w:ins>
      <w:ins w:id="529" w:author="Avinash Agarwal" w:date="2023-04-15T21:49:00Z">
        <w:r w:rsidRPr="0039334C">
          <w:t>errors’ weight is assigned depending on the impact that the error has on the user comprehension. Further, the results from the NER test can be a good starting point to provide training and feedback to captioners, which is not possible in WER model.</w:t>
        </w:r>
      </w:ins>
    </w:p>
    <w:p w14:paraId="0C38848F" w14:textId="77777777" w:rsidR="0039334C" w:rsidRDefault="0039334C" w:rsidP="0039334C">
      <w:pPr>
        <w:pStyle w:val="Heading3"/>
        <w:rPr>
          <w:ins w:id="530" w:author="Avinash Agarwal" w:date="2023-04-15T21:54:00Z"/>
          <w:lang w:bidi="ar-DZ"/>
        </w:rPr>
      </w:pPr>
      <w:bookmarkStart w:id="531" w:name="_Toc132488356"/>
      <w:bookmarkStart w:id="532" w:name="_Toc132488447"/>
      <w:bookmarkStart w:id="533" w:name="_Toc132877713"/>
      <w:bookmarkStart w:id="534" w:name="_Toc132878166"/>
      <w:ins w:id="535" w:author="Avinash Agarwal" w:date="2023-04-15T21:49:00Z">
        <w:r w:rsidRPr="0039334C">
          <w:rPr>
            <w:lang w:bidi="ar-DZ"/>
          </w:rPr>
          <w:t>Weaknesses:</w:t>
        </w:r>
        <w:bookmarkEnd w:id="531"/>
        <w:bookmarkEnd w:id="532"/>
        <w:bookmarkEnd w:id="533"/>
        <w:bookmarkEnd w:id="534"/>
        <w:r w:rsidRPr="0039334C">
          <w:rPr>
            <w:lang w:bidi="ar-DZ"/>
          </w:rPr>
          <w:t xml:space="preserve"> </w:t>
        </w:r>
      </w:ins>
    </w:p>
    <w:p w14:paraId="0EF8BE31" w14:textId="2B4EE1C8" w:rsidR="00B27C89" w:rsidRPr="001E2B99" w:rsidRDefault="0039334C" w:rsidP="0039334C">
      <w:ins w:id="536" w:author="Avinash Agarwal" w:date="2023-04-15T21:49:00Z">
        <w:r w:rsidRPr="0039334C">
          <w:t>NER model has a few weaknesses as well. For instance, NER model would require absolutely error free transcript of the content. And this results in putting more effort to compare the transcribed content with original source. But despite these weaknesses, NER model has obvious advantages over the WER model because it provides weight to user’s comprehension.</w:t>
        </w:r>
      </w:ins>
      <w:del w:id="537" w:author="Avinash Agarwal" w:date="2023-04-15T21:49:00Z">
        <w:r w:rsidR="00B27C89" w:rsidRPr="001E2B99" w:rsidDel="0039334C">
          <w:delText>[Editor</w:delText>
        </w:r>
        <w:r w:rsidR="00B27C89" w:rsidRPr="001E2B99" w:rsidDel="0039334C">
          <w:rPr>
            <w:rtl/>
          </w:rPr>
          <w:delText>’</w:delText>
        </w:r>
        <w:r w:rsidR="00B27C89" w:rsidRPr="001E2B99" w:rsidDel="0039334C">
          <w:delText xml:space="preserve">s note: Text to be drafted – contributions encouraged.] </w:delText>
        </w:r>
      </w:del>
    </w:p>
    <w:p w14:paraId="77A51CF6" w14:textId="77777777" w:rsidR="00B27C89" w:rsidRPr="00B27C89" w:rsidRDefault="00B27C89" w:rsidP="00B27C89">
      <w:pPr>
        <w:pStyle w:val="Heading1"/>
        <w:rPr>
          <w:lang w:bidi="ar-DZ"/>
        </w:rPr>
      </w:pPr>
      <w:bookmarkStart w:id="538" w:name="_Toc132487973"/>
      <w:bookmarkStart w:id="539" w:name="_Toc132488357"/>
      <w:bookmarkStart w:id="540" w:name="_Toc132488448"/>
      <w:bookmarkStart w:id="541" w:name="_Toc132877714"/>
      <w:bookmarkStart w:id="542" w:name="_Toc132878167"/>
      <w:r>
        <w:rPr>
          <w:lang w:bidi="ar-DZ"/>
        </w:rPr>
        <w:t>Recent advances</w:t>
      </w:r>
      <w:bookmarkEnd w:id="538"/>
      <w:bookmarkEnd w:id="539"/>
      <w:bookmarkEnd w:id="540"/>
      <w:bookmarkEnd w:id="541"/>
      <w:bookmarkEnd w:id="542"/>
    </w:p>
    <w:p w14:paraId="14550E4B" w14:textId="77777777" w:rsidR="00B27C89" w:rsidRPr="008E4872" w:rsidRDefault="00B27C89" w:rsidP="008E4872">
      <w:pPr>
        <w:rPr>
          <w:highlight w:val="yellow"/>
        </w:rPr>
      </w:pPr>
      <w:r w:rsidRPr="008E4872">
        <w:rPr>
          <w:highlight w:val="yellow"/>
        </w:rPr>
        <w:t>[Editor</w:t>
      </w:r>
      <w:r w:rsidRPr="008E4872">
        <w:rPr>
          <w:highlight w:val="yellow"/>
          <w:rtl/>
        </w:rPr>
        <w:t>’</w:t>
      </w:r>
      <w:r w:rsidRPr="008E4872">
        <w:rPr>
          <w:highlight w:val="yellow"/>
        </w:rPr>
        <w:t xml:space="preserve">s note: Text to be drafted – contributions encouraged.] </w:t>
      </w:r>
    </w:p>
    <w:p w14:paraId="1E120F91" w14:textId="77777777" w:rsidR="00B27C89" w:rsidRPr="00B27C89" w:rsidRDefault="00B27C89" w:rsidP="00B27C89">
      <w:pPr>
        <w:pStyle w:val="Heading1"/>
        <w:rPr>
          <w:lang w:bidi="ar-DZ"/>
        </w:rPr>
      </w:pPr>
      <w:bookmarkStart w:id="543" w:name="_Toc132487974"/>
      <w:bookmarkStart w:id="544" w:name="_Toc132488358"/>
      <w:bookmarkStart w:id="545" w:name="_Toc132488449"/>
      <w:bookmarkStart w:id="546" w:name="_Toc132877715"/>
      <w:bookmarkStart w:id="547" w:name="_Toc132878168"/>
      <w:r>
        <w:rPr>
          <w:lang w:bidi="ar-DZ"/>
        </w:rPr>
        <w:lastRenderedPageBreak/>
        <w:t>Use cases</w:t>
      </w:r>
      <w:bookmarkEnd w:id="543"/>
      <w:bookmarkEnd w:id="544"/>
      <w:bookmarkEnd w:id="545"/>
      <w:bookmarkEnd w:id="546"/>
      <w:bookmarkEnd w:id="547"/>
    </w:p>
    <w:p w14:paraId="411DB4DA" w14:textId="77777777" w:rsidR="0031697C" w:rsidRPr="00D541FA" w:rsidRDefault="0031697C" w:rsidP="0031697C">
      <w:pPr>
        <w:rPr>
          <w:ins w:id="548" w:author="Avinash Agarwal" w:date="2023-04-20T10:10:00Z"/>
          <w:lang w:val="en-GB" w:eastAsia="ja-JP" w:bidi="ar-DZ"/>
        </w:rPr>
      </w:pPr>
      <w:ins w:id="549" w:author="Avinash Agarwal" w:date="2023-04-20T10:10:00Z">
        <w:r w:rsidRPr="00060EBC">
          <w:rPr>
            <w:highlight w:val="cyan"/>
            <w:lang w:val="en-GB" w:eastAsia="ja-JP" w:bidi="ar-DZ"/>
          </w:rPr>
          <w:t>Live captioning is a great tool that enables access to information that is extempore and that is being broadcasted in real time. There are many situations where the use of live captioning is not just helpful but more importantly it is necessary for inclusion of PWDs at different levels. Here are some use cases of the tool.</w:t>
        </w:r>
      </w:ins>
    </w:p>
    <w:p w14:paraId="35EBE99F" w14:textId="68FDAC62" w:rsidR="00B27C89" w:rsidRPr="008E4872" w:rsidDel="0031697C" w:rsidRDefault="00B27C89" w:rsidP="008E4872">
      <w:pPr>
        <w:rPr>
          <w:del w:id="550" w:author="Avinash Agarwal" w:date="2023-04-20T10:11:00Z"/>
          <w:highlight w:val="yellow"/>
        </w:rPr>
      </w:pPr>
      <w:del w:id="551" w:author="Avinash Agarwal" w:date="2023-04-20T10:11:00Z">
        <w:r w:rsidRPr="008E4872" w:rsidDel="0031697C">
          <w:rPr>
            <w:highlight w:val="yellow"/>
          </w:rPr>
          <w:delText>[Editor</w:delText>
        </w:r>
        <w:r w:rsidRPr="008E4872" w:rsidDel="0031697C">
          <w:rPr>
            <w:highlight w:val="yellow"/>
            <w:rtl/>
          </w:rPr>
          <w:delText>’</w:delText>
        </w:r>
        <w:r w:rsidRPr="008E4872" w:rsidDel="0031697C">
          <w:rPr>
            <w:highlight w:val="yellow"/>
          </w:rPr>
          <w:delText xml:space="preserve">s note: Text to be drafted – contributions encouraged.] </w:delText>
        </w:r>
        <w:bookmarkStart w:id="552" w:name="_Toc132878169"/>
        <w:bookmarkEnd w:id="552"/>
      </w:del>
    </w:p>
    <w:p w14:paraId="366E383A" w14:textId="77777777" w:rsidR="00B27C89" w:rsidRPr="00B27C89" w:rsidRDefault="00B27C89" w:rsidP="008E4872">
      <w:pPr>
        <w:pStyle w:val="Heading2"/>
        <w:rPr>
          <w:lang w:bidi="ar-DZ"/>
        </w:rPr>
      </w:pPr>
      <w:bookmarkStart w:id="553" w:name="_Toc132487975"/>
      <w:bookmarkStart w:id="554" w:name="_Toc132488359"/>
      <w:bookmarkStart w:id="555" w:name="_Toc132488450"/>
      <w:bookmarkStart w:id="556" w:name="_Toc132877716"/>
      <w:bookmarkStart w:id="557" w:name="_Toc132878170"/>
      <w:r>
        <w:rPr>
          <w:lang w:bidi="ar-DZ"/>
        </w:rPr>
        <w:t>Education and Literacy</w:t>
      </w:r>
      <w:bookmarkEnd w:id="553"/>
      <w:bookmarkEnd w:id="554"/>
      <w:bookmarkEnd w:id="555"/>
      <w:bookmarkEnd w:id="556"/>
      <w:bookmarkEnd w:id="557"/>
    </w:p>
    <w:p w14:paraId="07838047" w14:textId="20EF0605" w:rsidR="00B27C89" w:rsidRPr="00DC5D9D" w:rsidRDefault="00DC5D9D" w:rsidP="008E4872">
      <w:r>
        <w:t>A</w:t>
      </w:r>
      <w:r w:rsidRPr="00DC5D9D">
        <w:t xml:space="preserve">ccess to </w:t>
      </w:r>
      <w:r>
        <w:t xml:space="preserve">the </w:t>
      </w:r>
      <w:r w:rsidRPr="00DC5D9D">
        <w:t>online educational content with captioning will go a long way in bringing the education to the doorstep</w:t>
      </w:r>
      <w:r w:rsidR="00106DC3">
        <w:t>s</w:t>
      </w:r>
      <w:r w:rsidRPr="00DC5D9D">
        <w:t xml:space="preserve"> of the needy and will bring the disadvantaged students to the maintstream.</w:t>
      </w:r>
      <w:r>
        <w:t xml:space="preserve"> </w:t>
      </w:r>
      <w:r w:rsidRPr="00DC5D9D">
        <w:t>C</w:t>
      </w:r>
      <w:r w:rsidR="00B27C89" w:rsidRPr="00DC5D9D">
        <w:t xml:space="preserve">aptioning can play an important role in disseminating education and promoting literacy even to the population </w:t>
      </w:r>
      <w:r w:rsidRPr="00DC5D9D">
        <w:t>that is not disadvan</w:t>
      </w:r>
      <w:r w:rsidR="00B27C89" w:rsidRPr="00DC5D9D">
        <w:t>t</w:t>
      </w:r>
      <w:r w:rsidRPr="00DC5D9D">
        <w:t>a</w:t>
      </w:r>
      <w:r w:rsidR="00B27C89" w:rsidRPr="00DC5D9D">
        <w:t xml:space="preserve">ged. </w:t>
      </w:r>
      <w:r w:rsidRPr="00DC5D9D">
        <w:t>C</w:t>
      </w:r>
      <w:r w:rsidR="00B27C89" w:rsidRPr="00DC5D9D">
        <w:t>aptioning enable</w:t>
      </w:r>
      <w:r w:rsidRPr="00DC5D9D">
        <w:t>s</w:t>
      </w:r>
      <w:r w:rsidR="00B27C89" w:rsidRPr="00DC5D9D">
        <w:t xml:space="preserve"> people </w:t>
      </w:r>
      <w:r w:rsidRPr="00DC5D9D">
        <w:t xml:space="preserve">to </w:t>
      </w:r>
      <w:r w:rsidR="00B27C89" w:rsidRPr="00DC5D9D">
        <w:t>learn languages faster</w:t>
      </w:r>
      <w:r w:rsidRPr="00DC5D9D">
        <w:t xml:space="preserve"> and enhances </w:t>
      </w:r>
      <w:r w:rsidR="00B27C89" w:rsidRPr="00DC5D9D">
        <w:t>reading capabilities</w:t>
      </w:r>
      <w:r w:rsidRPr="00DC5D9D">
        <w:t>. I</w:t>
      </w:r>
      <w:r w:rsidR="00B27C89" w:rsidRPr="00DC5D9D">
        <w:t xml:space="preserve">t is well established that any speech to text is remembered more and learnt faster as visual memories are retained much longer. </w:t>
      </w:r>
    </w:p>
    <w:p w14:paraId="428811F0" w14:textId="77777777" w:rsidR="00DC5D9D" w:rsidRPr="008E4872" w:rsidRDefault="00DC5D9D" w:rsidP="00DC5D9D">
      <w:pPr>
        <w:rPr>
          <w:highlight w:val="yellow"/>
        </w:rPr>
      </w:pPr>
      <w:r w:rsidRPr="008E4872">
        <w:rPr>
          <w:highlight w:val="yellow"/>
        </w:rPr>
        <w:t>[Editor</w:t>
      </w:r>
      <w:r w:rsidRPr="008E4872">
        <w:rPr>
          <w:highlight w:val="yellow"/>
          <w:rtl/>
        </w:rPr>
        <w:t>’</w:t>
      </w:r>
      <w:r w:rsidRPr="008E4872">
        <w:rPr>
          <w:highlight w:val="yellow"/>
        </w:rPr>
        <w:t xml:space="preserve">s note: Text to be drafted – contributions encouraged.] </w:t>
      </w:r>
    </w:p>
    <w:p w14:paraId="66B99289" w14:textId="77777777" w:rsidR="00B27C89" w:rsidRPr="00B27C89" w:rsidRDefault="00B27C89" w:rsidP="008E4872">
      <w:pPr>
        <w:pStyle w:val="Heading2"/>
        <w:rPr>
          <w:lang w:bidi="ar-DZ"/>
        </w:rPr>
      </w:pPr>
      <w:bookmarkStart w:id="558" w:name="_Toc132487976"/>
      <w:bookmarkStart w:id="559" w:name="_Toc132488360"/>
      <w:bookmarkStart w:id="560" w:name="_Toc132488451"/>
      <w:bookmarkStart w:id="561" w:name="_Toc132877717"/>
      <w:bookmarkStart w:id="562" w:name="_Toc132878171"/>
      <w:r>
        <w:rPr>
          <w:lang w:bidi="ar-DZ"/>
        </w:rPr>
        <w:t>Online Video Consumption</w:t>
      </w:r>
      <w:bookmarkEnd w:id="558"/>
      <w:bookmarkEnd w:id="559"/>
      <w:bookmarkEnd w:id="560"/>
      <w:bookmarkEnd w:id="561"/>
      <w:bookmarkEnd w:id="562"/>
    </w:p>
    <w:p w14:paraId="053002EB" w14:textId="75E4617B" w:rsidR="00B27C89" w:rsidRPr="00106DC3" w:rsidRDefault="00B27C89" w:rsidP="008E4872">
      <w:r w:rsidRPr="00106DC3">
        <w:t>With the onlin</w:t>
      </w:r>
      <w:r w:rsidR="00DC5D9D" w:rsidRPr="00106DC3">
        <w:t>e video consumption on the rise</w:t>
      </w:r>
      <w:r w:rsidRPr="00106DC3">
        <w:t xml:space="preserve"> and access </w:t>
      </w:r>
      <w:r w:rsidR="00DC5D9D" w:rsidRPr="00106DC3">
        <w:t>t</w:t>
      </w:r>
      <w:r w:rsidRPr="00106DC3">
        <w:t xml:space="preserve">o </w:t>
      </w:r>
      <w:r w:rsidR="00DC5D9D" w:rsidRPr="00106DC3">
        <w:t>the handheld devices increasing</w:t>
      </w:r>
      <w:r w:rsidRPr="00106DC3">
        <w:t xml:space="preserve">, the captioning of online content can go a long way in bringing literacy and education to the remotest areas at ease of the viewers. </w:t>
      </w:r>
      <w:r w:rsidR="00106DC3">
        <w:t>As t</w:t>
      </w:r>
      <w:r w:rsidRPr="00106DC3">
        <w:t xml:space="preserve">he </w:t>
      </w:r>
      <w:r w:rsidR="00106DC3">
        <w:t>online content moves from fixed-</w:t>
      </w:r>
      <w:r w:rsidRPr="00106DC3">
        <w:t xml:space="preserve">point viewing to </w:t>
      </w:r>
      <w:r w:rsidR="00106DC3">
        <w:t>on-</w:t>
      </w:r>
      <w:r w:rsidRPr="00106DC3">
        <w:t>choice vi</w:t>
      </w:r>
      <w:r w:rsidR="00106DC3">
        <w:t>ewing, the viewership will increase manifolds and captioning increases its acc</w:t>
      </w:r>
      <w:r w:rsidR="00106DC3" w:rsidRPr="00106DC3">
        <w:t>es</w:t>
      </w:r>
      <w:r w:rsidR="00106DC3">
        <w:t>s</w:t>
      </w:r>
      <w:r w:rsidR="00106DC3" w:rsidRPr="00106DC3">
        <w:t>ibility</w:t>
      </w:r>
      <w:r w:rsidRPr="00106DC3">
        <w:t xml:space="preserve"> to all. The defining of the standards and </w:t>
      </w:r>
      <w:r w:rsidR="00DC5D9D" w:rsidRPr="00106DC3">
        <w:t>methodology</w:t>
      </w:r>
      <w:r w:rsidRPr="00106DC3">
        <w:t xml:space="preserve"> will help in faster adoption. </w:t>
      </w:r>
    </w:p>
    <w:p w14:paraId="68FFA3CE" w14:textId="77777777" w:rsidR="00106DC3" w:rsidRDefault="00106DC3" w:rsidP="00106DC3">
      <w:pPr>
        <w:rPr>
          <w:ins w:id="563" w:author="Avinash Agarwal" w:date="2023-04-20T10:13:00Z"/>
          <w:highlight w:val="yellow"/>
        </w:rPr>
      </w:pPr>
      <w:r w:rsidRPr="008E4872">
        <w:rPr>
          <w:highlight w:val="yellow"/>
        </w:rPr>
        <w:t>[Editor</w:t>
      </w:r>
      <w:r w:rsidRPr="008E4872">
        <w:rPr>
          <w:highlight w:val="yellow"/>
          <w:rtl/>
        </w:rPr>
        <w:t>’</w:t>
      </w:r>
      <w:r w:rsidRPr="008E4872">
        <w:rPr>
          <w:highlight w:val="yellow"/>
        </w:rPr>
        <w:t xml:space="preserve">s note: Text to be drafted – contributions encouraged.] </w:t>
      </w:r>
    </w:p>
    <w:p w14:paraId="001AC526" w14:textId="015241F0" w:rsidR="0031697C" w:rsidRPr="0031697C" w:rsidRDefault="0031697C" w:rsidP="0031697C">
      <w:pPr>
        <w:pStyle w:val="Heading2"/>
        <w:rPr>
          <w:ins w:id="564" w:author="Avinash Agarwal" w:date="2023-04-20T10:14:00Z"/>
          <w:highlight w:val="cyan"/>
          <w:lang w:bidi="ar-DZ"/>
          <w:rPrChange w:id="565" w:author="Avinash Agarwal" w:date="2023-04-20T10:14:00Z">
            <w:rPr>
              <w:ins w:id="566" w:author="Avinash Agarwal" w:date="2023-04-20T10:14:00Z"/>
              <w:lang w:bidi="ar-DZ"/>
            </w:rPr>
          </w:rPrChange>
        </w:rPr>
      </w:pPr>
      <w:bookmarkStart w:id="567" w:name="_Toc132878172"/>
      <w:ins w:id="568" w:author="Avinash Agarwal" w:date="2023-04-20T10:14:00Z">
        <w:r w:rsidRPr="0031697C">
          <w:rPr>
            <w:highlight w:val="cyan"/>
            <w:lang w:bidi="ar-DZ"/>
            <w:rPrChange w:id="569" w:author="Avinash Agarwal" w:date="2023-04-20T10:14:00Z">
              <w:rPr>
                <w:lang w:bidi="ar-DZ"/>
              </w:rPr>
            </w:rPrChange>
          </w:rPr>
          <w:t>Live events – Online &amp; Offline</w:t>
        </w:r>
        <w:bookmarkEnd w:id="567"/>
      </w:ins>
    </w:p>
    <w:p w14:paraId="1E09E726" w14:textId="77777777" w:rsidR="0031697C" w:rsidRPr="0031697C" w:rsidRDefault="0031697C" w:rsidP="0031697C">
      <w:pPr>
        <w:rPr>
          <w:ins w:id="570" w:author="Avinash Agarwal" w:date="2023-04-20T10:14:00Z"/>
        </w:rPr>
      </w:pPr>
      <w:ins w:id="571" w:author="Avinash Agarwal" w:date="2023-04-20T10:14:00Z">
        <w:r w:rsidRPr="0031697C">
          <w:rPr>
            <w:highlight w:val="cyan"/>
            <w:rPrChange w:id="572" w:author="Avinash Agarwal" w:date="2023-04-20T10:14:00Z">
              <w:rPr/>
            </w:rPrChange>
          </w:rPr>
          <w:t>Live events are essential part of social engagement where the need for accessibility is immense. Primary reason is the format of these events being unscripted ones. Hence it is most important to provide live captioning for not just audiences with hearing impairment but also for people who face linguistic barriers. Live captioning in such scenarios not just provides access to information but also enables social inclusion for its audience. They can appreciate and analyze the content which enables their participation in discourse.</w:t>
        </w:r>
      </w:ins>
    </w:p>
    <w:p w14:paraId="54A67A44" w14:textId="77777777" w:rsidR="0031697C" w:rsidRPr="008E4872" w:rsidRDefault="0031697C" w:rsidP="00106DC3">
      <w:pPr>
        <w:rPr>
          <w:highlight w:val="yellow"/>
        </w:rPr>
      </w:pPr>
    </w:p>
    <w:p w14:paraId="6FE7FECC" w14:textId="77777777" w:rsidR="00DE2D8D" w:rsidRPr="00DE2D8D" w:rsidRDefault="00DE2D8D" w:rsidP="00DE2D8D">
      <w:pPr>
        <w:pStyle w:val="Heading1"/>
        <w:rPr>
          <w:lang w:bidi="ar-DZ"/>
        </w:rPr>
      </w:pPr>
      <w:bookmarkStart w:id="573" w:name="_Toc132487977"/>
      <w:bookmarkStart w:id="574" w:name="_Toc132488361"/>
      <w:bookmarkStart w:id="575" w:name="_Toc132488452"/>
      <w:bookmarkStart w:id="576" w:name="_Toc132877718"/>
      <w:bookmarkStart w:id="577" w:name="_Toc132878173"/>
      <w:r w:rsidRPr="009F0764">
        <w:rPr>
          <w:lang w:bidi="ar-DZ"/>
        </w:rPr>
        <w:t xml:space="preserve">Case studies </w:t>
      </w:r>
      <w:r w:rsidRPr="00E64BA1">
        <w:rPr>
          <w:lang w:bidi="ar-DZ"/>
        </w:rPr>
        <w:t>and global best practices</w:t>
      </w:r>
      <w:bookmarkEnd w:id="573"/>
      <w:bookmarkEnd w:id="574"/>
      <w:bookmarkEnd w:id="575"/>
      <w:bookmarkEnd w:id="576"/>
      <w:bookmarkEnd w:id="577"/>
      <w:r w:rsidRPr="009F0764">
        <w:rPr>
          <w:lang w:bidi="ar-DZ"/>
        </w:rPr>
        <w:t xml:space="preserve"> </w:t>
      </w:r>
    </w:p>
    <w:p w14:paraId="3226BEB0" w14:textId="77777777" w:rsidR="00DE2D8D" w:rsidRPr="00640D7B" w:rsidRDefault="00DE2D8D" w:rsidP="00DE2D8D">
      <w:pPr>
        <w:rPr>
          <w:highlight w:val="yellow"/>
        </w:rPr>
      </w:pPr>
      <w:r w:rsidRPr="00640D7B">
        <w:rPr>
          <w:highlight w:val="yellow"/>
        </w:rPr>
        <w:t xml:space="preserve">[Editor’s note: Text to be drafted – contributions encouraged.] </w:t>
      </w:r>
    </w:p>
    <w:p w14:paraId="136E330B" w14:textId="77777777" w:rsidR="00DE2D8D" w:rsidRPr="00DE2D8D" w:rsidRDefault="00DE2D8D" w:rsidP="00DE2D8D">
      <w:pPr>
        <w:pStyle w:val="Heading1"/>
        <w:rPr>
          <w:lang w:bidi="ar-DZ"/>
        </w:rPr>
      </w:pPr>
      <w:bookmarkStart w:id="578" w:name="_Toc132487978"/>
      <w:bookmarkStart w:id="579" w:name="_Toc132488362"/>
      <w:bookmarkStart w:id="580" w:name="_Toc132488453"/>
      <w:bookmarkStart w:id="581" w:name="_Toc132877719"/>
      <w:bookmarkStart w:id="582" w:name="_Toc132878174"/>
      <w:r w:rsidRPr="009F0764">
        <w:rPr>
          <w:lang w:bidi="ar-DZ"/>
        </w:rPr>
        <w:t>Concluding Remarks</w:t>
      </w:r>
      <w:bookmarkEnd w:id="578"/>
      <w:bookmarkEnd w:id="579"/>
      <w:bookmarkEnd w:id="580"/>
      <w:bookmarkEnd w:id="581"/>
      <w:bookmarkEnd w:id="582"/>
    </w:p>
    <w:p w14:paraId="27855858" w14:textId="2FC46FFB" w:rsidR="00E40345" w:rsidRDefault="00DC5D9D" w:rsidP="00DE2D8D">
      <w:r>
        <w:t>L</w:t>
      </w:r>
      <w:r w:rsidR="00E40345" w:rsidRPr="00E40345">
        <w:t>ive captioning is a vital tool for the industry to bring the benefits of t</w:t>
      </w:r>
      <w:r>
        <w:t>echnology to the most needed st</w:t>
      </w:r>
      <w:r w:rsidR="00E40345" w:rsidRPr="00E40345">
        <w:t>r</w:t>
      </w:r>
      <w:r>
        <w:t>a</w:t>
      </w:r>
      <w:r w:rsidR="00E40345" w:rsidRPr="00E40345">
        <w:t xml:space="preserve">ta </w:t>
      </w:r>
      <w:r w:rsidRPr="00E40345">
        <w:t xml:space="preserve">of </w:t>
      </w:r>
      <w:r w:rsidR="00E40345" w:rsidRPr="00E40345">
        <w:t>soci</w:t>
      </w:r>
      <w:r>
        <w:t>ety and will help in the nation-</w:t>
      </w:r>
      <w:r w:rsidR="00E40345" w:rsidRPr="00E40345">
        <w:t xml:space="preserve">building. </w:t>
      </w:r>
      <w:r>
        <w:t>T</w:t>
      </w:r>
      <w:r w:rsidR="00E40345" w:rsidRPr="00E40345">
        <w:t>h</w:t>
      </w:r>
      <w:r>
        <w:t>e</w:t>
      </w:r>
      <w:r w:rsidR="00E40345" w:rsidRPr="00E40345">
        <w:t xml:space="preserve"> industry </w:t>
      </w:r>
      <w:r>
        <w:t xml:space="preserve">must </w:t>
      </w:r>
      <w:r w:rsidR="00E40345" w:rsidRPr="00E40345">
        <w:t xml:space="preserve">work together to bring in standards </w:t>
      </w:r>
      <w:r>
        <w:t xml:space="preserve">that </w:t>
      </w:r>
      <w:r w:rsidR="00E40345" w:rsidRPr="00E40345">
        <w:t xml:space="preserve">help in </w:t>
      </w:r>
      <w:r>
        <w:t xml:space="preserve">reducing </w:t>
      </w:r>
      <w:r w:rsidR="00E40345" w:rsidRPr="00E40345">
        <w:t>the implementation</w:t>
      </w:r>
      <w:r>
        <w:t xml:space="preserve"> costs</w:t>
      </w:r>
      <w:r w:rsidR="00E40345" w:rsidRPr="00E40345">
        <w:t xml:space="preserve">. </w:t>
      </w:r>
      <w:r>
        <w:t>The i</w:t>
      </w:r>
      <w:r w:rsidR="00E40345" w:rsidRPr="00E40345">
        <w:t>ndustry als</w:t>
      </w:r>
      <w:r>
        <w:t>o needs to work with Regulators, licensors,</w:t>
      </w:r>
      <w:r w:rsidR="00E40345" w:rsidRPr="00E40345">
        <w:t xml:space="preserve"> Content owners and Distribution platforms to speed up the implementation. </w:t>
      </w:r>
    </w:p>
    <w:p w14:paraId="05A8DCF4" w14:textId="419AE4F6" w:rsidR="00DE2D8D" w:rsidRPr="00640D7B" w:rsidRDefault="00DE2D8D" w:rsidP="00DE2D8D">
      <w:pPr>
        <w:rPr>
          <w:highlight w:val="yellow"/>
        </w:rPr>
      </w:pPr>
      <w:r w:rsidRPr="00640D7B">
        <w:rPr>
          <w:highlight w:val="yellow"/>
        </w:rPr>
        <w:t xml:space="preserve">[Editor’s note: Text to be drafted – contributions encouraged.] </w:t>
      </w:r>
    </w:p>
    <w:p w14:paraId="3A3139B5" w14:textId="77777777" w:rsidR="00DE2D8D" w:rsidRPr="00DE2D8D" w:rsidRDefault="00DE2D8D" w:rsidP="00DE2D8D">
      <w:pPr>
        <w:pStyle w:val="Heading1"/>
        <w:rPr>
          <w:lang w:bidi="ar-DZ"/>
        </w:rPr>
      </w:pPr>
      <w:bookmarkStart w:id="583" w:name="_Toc132487979"/>
      <w:bookmarkStart w:id="584" w:name="_Toc132488363"/>
      <w:bookmarkStart w:id="585" w:name="_Toc132488454"/>
      <w:bookmarkStart w:id="586" w:name="_Toc132877720"/>
      <w:bookmarkStart w:id="587" w:name="_Toc132878175"/>
      <w:r w:rsidRPr="009F0764">
        <w:rPr>
          <w:lang w:bidi="ar-DZ"/>
        </w:rPr>
        <w:t>Bibliography</w:t>
      </w:r>
      <w:bookmarkEnd w:id="583"/>
      <w:bookmarkEnd w:id="584"/>
      <w:bookmarkEnd w:id="585"/>
      <w:bookmarkEnd w:id="586"/>
      <w:bookmarkEnd w:id="587"/>
    </w:p>
    <w:p w14:paraId="0D7FB005" w14:textId="77777777" w:rsidR="00DE2D8D" w:rsidRPr="00640D7B" w:rsidRDefault="00DE2D8D" w:rsidP="00DE2D8D">
      <w:pPr>
        <w:rPr>
          <w:highlight w:val="yellow"/>
        </w:rPr>
      </w:pPr>
      <w:r w:rsidRPr="00640D7B">
        <w:rPr>
          <w:highlight w:val="yellow"/>
        </w:rPr>
        <w:t>[To be added as the study progresses.]</w:t>
      </w:r>
    </w:p>
    <w:p w14:paraId="61FD3726" w14:textId="7CA12AD0" w:rsidR="00ED5DD3" w:rsidRPr="009635CB" w:rsidRDefault="00E152CC" w:rsidP="00E152CC">
      <w:pPr>
        <w:spacing w:before="240" w:after="120"/>
        <w:jc w:val="center"/>
      </w:pPr>
      <w:r>
        <w:t>____________________</w:t>
      </w:r>
    </w:p>
    <w:sectPr w:rsidR="00ED5DD3" w:rsidRPr="009635CB" w:rsidSect="00E152CC">
      <w:footerReference w:type="first" r:id="rId25"/>
      <w:pgSz w:w="11907" w:h="16840"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318D41" w14:textId="77777777" w:rsidR="001153E5" w:rsidRDefault="001153E5">
      <w:r>
        <w:separator/>
      </w:r>
    </w:p>
  </w:endnote>
  <w:endnote w:type="continuationSeparator" w:id="0">
    <w:p w14:paraId="6858236D" w14:textId="77777777" w:rsidR="001153E5" w:rsidRDefault="00115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altName w:val="MS Gothic"/>
    <w:charset w:val="80"/>
    <w:family w:val="auto"/>
    <w:pitch w:val="variable"/>
    <w:sig w:usb0="00000000" w:usb1="00000000" w:usb2="07040001"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2020803070505020304"/>
    <w:charset w:val="00"/>
    <w:family w:val="roman"/>
    <w:pitch w:val="variable"/>
    <w:sig w:usb0="00003A87" w:usb1="00000000" w:usb2="00000000" w:usb3="00000000" w:csb0="000000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4689ED" w14:textId="77777777" w:rsidR="00E02690" w:rsidRDefault="00E02690">
    <w:pPr>
      <w:pStyle w:val="Footer"/>
      <w:tabs>
        <w:tab w:val="left" w:pos="5245"/>
      </w:tabs>
      <w:rPr>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46DFD6" w14:textId="77777777" w:rsidR="00FD181F" w:rsidRDefault="00FD181F">
    <w:pPr>
      <w:pStyle w:val="Footer"/>
      <w:tabs>
        <w:tab w:val="left" w:pos="5245"/>
      </w:tabs>
      <w:rPr>
        <w:sz w:val="16"/>
      </w:rPr>
    </w:pPr>
    <w:r>
      <w:rPr>
        <w:noProof/>
        <w:sz w:val="16"/>
        <w:lang w:eastAsia="en-US" w:bidi="hi-IN"/>
      </w:rPr>
      <w:drawing>
        <wp:anchor distT="0" distB="0" distL="114300" distR="114300" simplePos="0" relativeHeight="251671552" behindDoc="0" locked="0" layoutInCell="1" allowOverlap="1" wp14:anchorId="77E55861" wp14:editId="347C6DA9">
          <wp:simplePos x="0" y="0"/>
          <wp:positionH relativeFrom="column">
            <wp:posOffset>5182235</wp:posOffset>
          </wp:positionH>
          <wp:positionV relativeFrom="paragraph">
            <wp:posOffset>-137160</wp:posOffset>
          </wp:positionV>
          <wp:extent cx="1504315" cy="634365"/>
          <wp:effectExtent l="0" t="0" r="0" b="0"/>
          <wp:wrapNone/>
          <wp:docPr id="4" name="Picture 4" descr="ITU-logo_on-light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U-logo_on-light_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315" cy="63436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79E1D2" w14:textId="77777777" w:rsidR="00E02690" w:rsidRDefault="00E02690">
    <w:pPr>
      <w:pStyle w:val="Footer"/>
      <w:tabs>
        <w:tab w:val="clear" w:pos="4320"/>
        <w:tab w:val="clear" w:pos="8640"/>
        <w:tab w:val="left" w:pos="360"/>
        <w:tab w:val="right" w:pos="9600"/>
      </w:tabs>
      <w:ind w:right="-162" w:firstLine="360"/>
      <w:rPr>
        <w:b/>
        <w:bCs/>
        <w:sz w:val="22"/>
      </w:rPr>
    </w:pPr>
    <w:r>
      <w:rPr>
        <w:b/>
        <w:bCs/>
        <w:sz w:val="22"/>
      </w:rPr>
      <w:t xml:space="preserve">Implementers Guide for </w:t>
    </w:r>
    <w:r>
      <w:rPr>
        <w:b/>
        <w:bCs/>
        <w:sz w:val="22"/>
        <w:highlight w:val="yellow"/>
      </w:rPr>
      <w:t>{Rec # | Series}</w:t>
    </w:r>
    <w:r>
      <w:rPr>
        <w:b/>
        <w:bCs/>
        <w:sz w:val="22"/>
      </w:rPr>
      <w:tab/>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25</w:t>
    </w:r>
    <w:r>
      <w:rPr>
        <w:rStyle w:val="PageNumbe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CF2124" w14:textId="77777777" w:rsidR="00E02690" w:rsidRPr="00B22DA4" w:rsidRDefault="00E02690" w:rsidP="00B22DA4">
    <w:pPr>
      <w:pStyle w:val="Footer"/>
      <w:tabs>
        <w:tab w:val="clear" w:pos="4320"/>
        <w:tab w:val="clear" w:pos="8640"/>
      </w:tabs>
      <w:jc w:val="right"/>
      <w:rPr>
        <w:b/>
        <w:sz w:val="20"/>
      </w:rPr>
    </w:pPr>
    <w:r>
      <w:rPr>
        <w:b/>
        <w:sz w:val="20"/>
      </w:rPr>
      <w:t>FS</w:t>
    </w:r>
    <w:r w:rsidRPr="00D04546">
      <w:rPr>
        <w:b/>
        <w:sz w:val="20"/>
      </w:rPr>
      <w:t>TP-</w:t>
    </w:r>
    <w:r>
      <w:rPr>
        <w:b/>
        <w:sz w:val="20"/>
      </w:rPr>
      <w:t>FNTP</w:t>
    </w:r>
    <w:r w:rsidRPr="00D04546">
      <w:rPr>
        <w:b/>
        <w:sz w:val="20"/>
      </w:rPr>
      <w:t xml:space="preserve"> (2006-11) </w:t>
    </w:r>
    <w:r w:rsidRPr="00D04546">
      <w:rPr>
        <w:b/>
        <w:sz w:val="20"/>
      </w:rPr>
      <w:tab/>
    </w:r>
    <w:r w:rsidRPr="00D04546">
      <w:rPr>
        <w:rStyle w:val="PageNumber"/>
        <w:rFonts w:ascii="Times New Roman Bold" w:hAnsi="Times New Roman Bold"/>
        <w:b/>
        <w:bCs/>
        <w:caps/>
        <w:sz w:val="20"/>
      </w:rPr>
      <w:fldChar w:fldCharType="begin"/>
    </w:r>
    <w:r w:rsidRPr="00D04546">
      <w:rPr>
        <w:rStyle w:val="PageNumber"/>
        <w:rFonts w:ascii="Times New Roman Bold" w:hAnsi="Times New Roman Bold"/>
        <w:b/>
        <w:bCs/>
        <w:caps/>
        <w:sz w:val="20"/>
      </w:rPr>
      <w:instrText xml:space="preserve"> PAGE </w:instrText>
    </w:r>
    <w:r w:rsidRPr="00D04546">
      <w:rPr>
        <w:rStyle w:val="PageNumber"/>
        <w:rFonts w:ascii="Times New Roman Bold" w:hAnsi="Times New Roman Bold"/>
        <w:b/>
        <w:bCs/>
        <w:caps/>
        <w:sz w:val="20"/>
      </w:rPr>
      <w:fldChar w:fldCharType="separate"/>
    </w:r>
    <w:r>
      <w:rPr>
        <w:rStyle w:val="PageNumber"/>
        <w:rFonts w:ascii="Times New Roman Bold" w:hAnsi="Times New Roman Bold"/>
        <w:b/>
        <w:bCs/>
        <w:caps/>
        <w:noProof/>
        <w:sz w:val="20"/>
      </w:rPr>
      <w:t>4</w:t>
    </w:r>
    <w:r w:rsidRPr="00D04546">
      <w:rPr>
        <w:rStyle w:val="PageNumber"/>
        <w:rFonts w:ascii="Times New Roman Bold" w:hAnsi="Times New Roman Bold"/>
        <w:b/>
        <w:bCs/>
        <w:caps/>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2855A5" w14:textId="77777777" w:rsidR="001153E5" w:rsidRDefault="001153E5">
      <w:r>
        <w:separator/>
      </w:r>
    </w:p>
  </w:footnote>
  <w:footnote w:type="continuationSeparator" w:id="0">
    <w:p w14:paraId="787BFDE7" w14:textId="77777777" w:rsidR="001153E5" w:rsidRDefault="001153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8353B" w14:textId="48DC4551" w:rsidR="004953E5" w:rsidRPr="00E152CC" w:rsidRDefault="00E152CC" w:rsidP="00E152CC">
    <w:pPr>
      <w:pStyle w:val="Header"/>
      <w:jc w:val="center"/>
      <w:rPr>
        <w:sz w:val="18"/>
      </w:rPr>
    </w:pPr>
    <w:r w:rsidRPr="00E152CC">
      <w:rPr>
        <w:sz w:val="18"/>
      </w:rPr>
      <w:t xml:space="preserve">- </w:t>
    </w:r>
    <w:r w:rsidRPr="00E152CC">
      <w:rPr>
        <w:sz w:val="18"/>
      </w:rPr>
      <w:fldChar w:fldCharType="begin"/>
    </w:r>
    <w:r w:rsidRPr="00E152CC">
      <w:rPr>
        <w:sz w:val="18"/>
      </w:rPr>
      <w:instrText xml:space="preserve"> PAGE  \* MERGEFORMAT </w:instrText>
    </w:r>
    <w:r w:rsidRPr="00E152CC">
      <w:rPr>
        <w:sz w:val="18"/>
      </w:rPr>
      <w:fldChar w:fldCharType="separate"/>
    </w:r>
    <w:r w:rsidR="009E11B8">
      <w:rPr>
        <w:noProof/>
        <w:sz w:val="18"/>
      </w:rPr>
      <w:t>5</w:t>
    </w:r>
    <w:r w:rsidRPr="00E152CC">
      <w:rPr>
        <w:sz w:val="18"/>
      </w:rPr>
      <w:fldChar w:fldCharType="end"/>
    </w:r>
    <w:r w:rsidRPr="00E152CC">
      <w:rPr>
        <w:sz w:val="18"/>
      </w:rPr>
      <w:t xml:space="preserve"> -</w:t>
    </w:r>
  </w:p>
  <w:p w14:paraId="455C1096" w14:textId="135537AA" w:rsidR="00E152CC" w:rsidRPr="00E152CC" w:rsidRDefault="00E152CC" w:rsidP="00E152CC">
    <w:pPr>
      <w:pStyle w:val="Header"/>
      <w:spacing w:before="0" w:after="240"/>
      <w:jc w:val="center"/>
      <w:rPr>
        <w:sz w:val="18"/>
      </w:rPr>
    </w:pPr>
    <w:r w:rsidRPr="00E152CC">
      <w:rPr>
        <w:sz w:val="18"/>
      </w:rPr>
      <w:fldChar w:fldCharType="begin"/>
    </w:r>
    <w:r w:rsidRPr="00E152CC">
      <w:rPr>
        <w:sz w:val="18"/>
      </w:rPr>
      <w:instrText xml:space="preserve"> STYLEREF  Docnumber  </w:instrText>
    </w:r>
    <w:r w:rsidRPr="00E152CC">
      <w:rPr>
        <w:sz w:val="18"/>
      </w:rPr>
      <w:fldChar w:fldCharType="separate"/>
    </w:r>
    <w:r w:rsidR="009E11B8">
      <w:rPr>
        <w:noProof/>
        <w:sz w:val="18"/>
      </w:rPr>
      <w:t>T22-SG09-C-0062</w:t>
    </w:r>
    <w:r w:rsidRPr="00E152CC">
      <w:rPr>
        <w:sz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F11680" w14:textId="77777777" w:rsidR="00FD181F" w:rsidRDefault="00FD181F">
    <w:pPr>
      <w:pStyle w:val="Header"/>
    </w:pPr>
    <w:r>
      <w:rPr>
        <w:noProof/>
        <w:lang w:eastAsia="en-US" w:bidi="hi-IN"/>
      </w:rPr>
      <w:drawing>
        <wp:anchor distT="0" distB="0" distL="114300" distR="114300" simplePos="0" relativeHeight="251657216" behindDoc="0" locked="0" layoutInCell="1" allowOverlap="1" wp14:anchorId="3B95B22E" wp14:editId="78E15777">
          <wp:simplePos x="0" y="0"/>
          <wp:positionH relativeFrom="column">
            <wp:posOffset>-762000</wp:posOffset>
          </wp:positionH>
          <wp:positionV relativeFrom="paragraph">
            <wp:posOffset>-492760</wp:posOffset>
          </wp:positionV>
          <wp:extent cx="1569720" cy="10771505"/>
          <wp:effectExtent l="0" t="0" r="0" b="0"/>
          <wp:wrapNone/>
          <wp:docPr id="2" name="Picture 2" descr="Fond-Rec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Rec_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107715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63219" w14:textId="77777777" w:rsidR="00E02690" w:rsidRDefault="00E0269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137A4" w14:textId="77777777" w:rsidR="00E02690" w:rsidRPr="00B22DA4" w:rsidRDefault="00E02690" w:rsidP="00B22D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74457"/>
    <w:multiLevelType w:val="hybridMultilevel"/>
    <w:tmpl w:val="16260DCE"/>
    <w:lvl w:ilvl="0" w:tplc="5F1C4A46">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10F2217"/>
    <w:multiLevelType w:val="multilevel"/>
    <w:tmpl w:val="F390985E"/>
    <w:styleLink w:val="ImportedStyle2"/>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0"/>
  </w:num>
  <w:num w:numId="2">
    <w:abstractNumId w:val="2"/>
  </w:num>
  <w:num w:numId="3">
    <w:abstractNumId w:val="1"/>
  </w:num>
  <w:numIdMacAtCleanup w:val="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nash Agarwal">
    <w15:presenceInfo w15:providerId="None" w15:userId="Avinash Agarwal"/>
  </w15:person>
  <w15:person w15:author="TSB (HT)">
    <w15:presenceInfo w15:providerId="None" w15:userId="TSB (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7"/>
  <w:drawingGridHorizontalSpacing w:val="120"/>
  <w:displayHorizontalDrawingGridEvery w:val="2"/>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5CB"/>
    <w:rsid w:val="00003CAA"/>
    <w:rsid w:val="00004A38"/>
    <w:rsid w:val="00006FD8"/>
    <w:rsid w:val="00007949"/>
    <w:rsid w:val="0003282B"/>
    <w:rsid w:val="00034049"/>
    <w:rsid w:val="00036B8B"/>
    <w:rsid w:val="00055342"/>
    <w:rsid w:val="00058629"/>
    <w:rsid w:val="00067382"/>
    <w:rsid w:val="00073A1A"/>
    <w:rsid w:val="00087100"/>
    <w:rsid w:val="000A4539"/>
    <w:rsid w:val="000B0226"/>
    <w:rsid w:val="000B48B5"/>
    <w:rsid w:val="000C6849"/>
    <w:rsid w:val="000E0DD2"/>
    <w:rsid w:val="000E6528"/>
    <w:rsid w:val="001010EC"/>
    <w:rsid w:val="00106DC3"/>
    <w:rsid w:val="001153E5"/>
    <w:rsid w:val="00127BD2"/>
    <w:rsid w:val="00127CDE"/>
    <w:rsid w:val="00133E4A"/>
    <w:rsid w:val="00142879"/>
    <w:rsid w:val="00146A98"/>
    <w:rsid w:val="00152C27"/>
    <w:rsid w:val="00190A2B"/>
    <w:rsid w:val="00194D55"/>
    <w:rsid w:val="001C1902"/>
    <w:rsid w:val="001E0A1C"/>
    <w:rsid w:val="001E2B99"/>
    <w:rsid w:val="001E3B8D"/>
    <w:rsid w:val="00216074"/>
    <w:rsid w:val="002240A7"/>
    <w:rsid w:val="002378FD"/>
    <w:rsid w:val="002506D1"/>
    <w:rsid w:val="002667D8"/>
    <w:rsid w:val="002871B9"/>
    <w:rsid w:val="0029185B"/>
    <w:rsid w:val="00297FFA"/>
    <w:rsid w:val="002A45A6"/>
    <w:rsid w:val="002B0E11"/>
    <w:rsid w:val="002C1A6F"/>
    <w:rsid w:val="002C67BB"/>
    <w:rsid w:val="002D1C18"/>
    <w:rsid w:val="002D41EB"/>
    <w:rsid w:val="0030222D"/>
    <w:rsid w:val="003076FB"/>
    <w:rsid w:val="0031697C"/>
    <w:rsid w:val="00320C88"/>
    <w:rsid w:val="003233ED"/>
    <w:rsid w:val="00355736"/>
    <w:rsid w:val="003859FC"/>
    <w:rsid w:val="0039334C"/>
    <w:rsid w:val="003A4716"/>
    <w:rsid w:val="003B5C40"/>
    <w:rsid w:val="003D6ABF"/>
    <w:rsid w:val="003E4AF9"/>
    <w:rsid w:val="003F03EC"/>
    <w:rsid w:val="0040627C"/>
    <w:rsid w:val="00412492"/>
    <w:rsid w:val="00416078"/>
    <w:rsid w:val="00432016"/>
    <w:rsid w:val="00467172"/>
    <w:rsid w:val="00467B14"/>
    <w:rsid w:val="00490C80"/>
    <w:rsid w:val="00492BA3"/>
    <w:rsid w:val="004953E5"/>
    <w:rsid w:val="004B39E2"/>
    <w:rsid w:val="004C062A"/>
    <w:rsid w:val="004C46CD"/>
    <w:rsid w:val="004D3BA7"/>
    <w:rsid w:val="004F54B4"/>
    <w:rsid w:val="00501B49"/>
    <w:rsid w:val="00524F7A"/>
    <w:rsid w:val="005939F7"/>
    <w:rsid w:val="005C712C"/>
    <w:rsid w:val="0060241A"/>
    <w:rsid w:val="00614441"/>
    <w:rsid w:val="00620605"/>
    <w:rsid w:val="00633928"/>
    <w:rsid w:val="00641720"/>
    <w:rsid w:val="0064792C"/>
    <w:rsid w:val="006558EC"/>
    <w:rsid w:val="0066496D"/>
    <w:rsid w:val="00665E46"/>
    <w:rsid w:val="00671B11"/>
    <w:rsid w:val="006727AE"/>
    <w:rsid w:val="00673A4E"/>
    <w:rsid w:val="00675621"/>
    <w:rsid w:val="006935CA"/>
    <w:rsid w:val="006D2635"/>
    <w:rsid w:val="00721F06"/>
    <w:rsid w:val="00737170"/>
    <w:rsid w:val="00785779"/>
    <w:rsid w:val="0078796F"/>
    <w:rsid w:val="007C235E"/>
    <w:rsid w:val="007F417E"/>
    <w:rsid w:val="008135C9"/>
    <w:rsid w:val="0083023F"/>
    <w:rsid w:val="0084023B"/>
    <w:rsid w:val="00844F16"/>
    <w:rsid w:val="00886202"/>
    <w:rsid w:val="008A693C"/>
    <w:rsid w:val="008B001E"/>
    <w:rsid w:val="008B054C"/>
    <w:rsid w:val="008C2F1C"/>
    <w:rsid w:val="008D24BE"/>
    <w:rsid w:val="008E4872"/>
    <w:rsid w:val="008E6D55"/>
    <w:rsid w:val="00907B6B"/>
    <w:rsid w:val="00911869"/>
    <w:rsid w:val="00931D8F"/>
    <w:rsid w:val="009452D2"/>
    <w:rsid w:val="0095330F"/>
    <w:rsid w:val="00960647"/>
    <w:rsid w:val="00960AE7"/>
    <w:rsid w:val="00962424"/>
    <w:rsid w:val="00962725"/>
    <w:rsid w:val="009635CB"/>
    <w:rsid w:val="00970CD5"/>
    <w:rsid w:val="00981C2C"/>
    <w:rsid w:val="00994685"/>
    <w:rsid w:val="009A4898"/>
    <w:rsid w:val="009A4F98"/>
    <w:rsid w:val="009C01D1"/>
    <w:rsid w:val="009C46D8"/>
    <w:rsid w:val="009D26EB"/>
    <w:rsid w:val="009D351F"/>
    <w:rsid w:val="009D76F7"/>
    <w:rsid w:val="009E11B8"/>
    <w:rsid w:val="00A01C5E"/>
    <w:rsid w:val="00A26230"/>
    <w:rsid w:val="00A36E26"/>
    <w:rsid w:val="00A40B6A"/>
    <w:rsid w:val="00A6449D"/>
    <w:rsid w:val="00A74437"/>
    <w:rsid w:val="00A7792D"/>
    <w:rsid w:val="00A864F9"/>
    <w:rsid w:val="00A90B48"/>
    <w:rsid w:val="00A93B35"/>
    <w:rsid w:val="00AA4884"/>
    <w:rsid w:val="00AF0764"/>
    <w:rsid w:val="00AF0FD1"/>
    <w:rsid w:val="00AF3A7B"/>
    <w:rsid w:val="00B22DA4"/>
    <w:rsid w:val="00B27C38"/>
    <w:rsid w:val="00B27C89"/>
    <w:rsid w:val="00B51CCD"/>
    <w:rsid w:val="00B6296C"/>
    <w:rsid w:val="00B639E4"/>
    <w:rsid w:val="00B81600"/>
    <w:rsid w:val="00B8367E"/>
    <w:rsid w:val="00B847E7"/>
    <w:rsid w:val="00B87323"/>
    <w:rsid w:val="00B93849"/>
    <w:rsid w:val="00BB7441"/>
    <w:rsid w:val="00BD6371"/>
    <w:rsid w:val="00BE3488"/>
    <w:rsid w:val="00BF3D31"/>
    <w:rsid w:val="00BF6782"/>
    <w:rsid w:val="00C066A8"/>
    <w:rsid w:val="00C1062C"/>
    <w:rsid w:val="00C26533"/>
    <w:rsid w:val="00C42501"/>
    <w:rsid w:val="00C71DFD"/>
    <w:rsid w:val="00C80C5B"/>
    <w:rsid w:val="00C932B1"/>
    <w:rsid w:val="00C93BB8"/>
    <w:rsid w:val="00C97EFE"/>
    <w:rsid w:val="00CA3F8B"/>
    <w:rsid w:val="00CA6A4B"/>
    <w:rsid w:val="00CA7EB6"/>
    <w:rsid w:val="00CB74EE"/>
    <w:rsid w:val="00CE189D"/>
    <w:rsid w:val="00CE70F0"/>
    <w:rsid w:val="00D150B8"/>
    <w:rsid w:val="00D30A67"/>
    <w:rsid w:val="00D46926"/>
    <w:rsid w:val="00D509D0"/>
    <w:rsid w:val="00D710AF"/>
    <w:rsid w:val="00D77BE0"/>
    <w:rsid w:val="00D8681F"/>
    <w:rsid w:val="00D9069A"/>
    <w:rsid w:val="00D96FEB"/>
    <w:rsid w:val="00DB084F"/>
    <w:rsid w:val="00DC5D9D"/>
    <w:rsid w:val="00DE07BE"/>
    <w:rsid w:val="00DE2D8D"/>
    <w:rsid w:val="00DF41E8"/>
    <w:rsid w:val="00E02690"/>
    <w:rsid w:val="00E152CC"/>
    <w:rsid w:val="00E40345"/>
    <w:rsid w:val="00E41D57"/>
    <w:rsid w:val="00E46AC6"/>
    <w:rsid w:val="00E92B39"/>
    <w:rsid w:val="00E93439"/>
    <w:rsid w:val="00EB3B4B"/>
    <w:rsid w:val="00ED5278"/>
    <w:rsid w:val="00ED5DD3"/>
    <w:rsid w:val="00EE54CA"/>
    <w:rsid w:val="00F014D0"/>
    <w:rsid w:val="00F040F0"/>
    <w:rsid w:val="00F05ED5"/>
    <w:rsid w:val="00F07D06"/>
    <w:rsid w:val="00F14A92"/>
    <w:rsid w:val="00F62345"/>
    <w:rsid w:val="00F65DC0"/>
    <w:rsid w:val="00FA0911"/>
    <w:rsid w:val="00FC1669"/>
    <w:rsid w:val="00FC331F"/>
    <w:rsid w:val="00FC46A3"/>
    <w:rsid w:val="00FC51E5"/>
    <w:rsid w:val="00FD181F"/>
    <w:rsid w:val="00FD7800"/>
    <w:rsid w:val="00FE1239"/>
    <w:rsid w:val="12C9BFC7"/>
    <w:rsid w:val="579B9F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06DB4856"/>
  <w15:docId w15:val="{E8FE8D00-0449-4061-A008-B5B947074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D09"/>
    <w:pPr>
      <w:spacing w:before="120"/>
    </w:pPr>
    <w:rPr>
      <w:sz w:val="24"/>
    </w:rPr>
  </w:style>
  <w:style w:type="paragraph" w:styleId="Heading1">
    <w:name w:val="heading 1"/>
    <w:basedOn w:val="Normal"/>
    <w:next w:val="Normal"/>
    <w:link w:val="Heading1Char"/>
    <w:rsid w:val="00F14A92"/>
    <w:pPr>
      <w:keepNext/>
      <w:numPr>
        <w:numId w:val="2"/>
      </w:numPr>
      <w:spacing w:before="240" w:after="60"/>
      <w:outlineLvl w:val="0"/>
    </w:pPr>
    <w:rPr>
      <w:rFonts w:cs="Arial"/>
      <w:b/>
      <w:bCs/>
      <w:kern w:val="32"/>
      <w:szCs w:val="32"/>
      <w:lang w:val="en-GB" w:eastAsia="ja-JP"/>
    </w:rPr>
  </w:style>
  <w:style w:type="paragraph" w:styleId="Heading2">
    <w:name w:val="heading 2"/>
    <w:basedOn w:val="Normal"/>
    <w:next w:val="Normal"/>
    <w:rsid w:val="00F14A92"/>
    <w:pPr>
      <w:keepNext/>
      <w:numPr>
        <w:ilvl w:val="1"/>
        <w:numId w:val="2"/>
      </w:numPr>
      <w:spacing w:before="240" w:after="60"/>
      <w:outlineLvl w:val="1"/>
    </w:pPr>
    <w:rPr>
      <w:rFonts w:cs="Arial"/>
      <w:b/>
      <w:bCs/>
      <w:iCs/>
      <w:szCs w:val="28"/>
      <w:lang w:val="en-GB" w:eastAsia="ja-JP"/>
    </w:rPr>
  </w:style>
  <w:style w:type="paragraph" w:styleId="Heading3">
    <w:name w:val="heading 3"/>
    <w:basedOn w:val="Normal"/>
    <w:next w:val="Normal"/>
    <w:rsid w:val="00F14A92"/>
    <w:pPr>
      <w:keepNext/>
      <w:numPr>
        <w:ilvl w:val="2"/>
        <w:numId w:val="2"/>
      </w:numPr>
      <w:spacing w:before="240" w:after="60"/>
      <w:outlineLvl w:val="2"/>
    </w:pPr>
    <w:rPr>
      <w:rFonts w:cs="Arial"/>
      <w:b/>
      <w:bCs/>
      <w:szCs w:val="26"/>
      <w:lang w:val="en-GB" w:eastAsia="ja-JP"/>
    </w:rPr>
  </w:style>
  <w:style w:type="paragraph" w:styleId="Heading4">
    <w:name w:val="heading 4"/>
    <w:basedOn w:val="Normal"/>
    <w:next w:val="Normal"/>
    <w:qFormat/>
    <w:rsid w:val="00F14A92"/>
    <w:pPr>
      <w:keepNext/>
      <w:numPr>
        <w:ilvl w:val="3"/>
        <w:numId w:val="2"/>
      </w:numPr>
      <w:spacing w:before="240" w:after="60"/>
      <w:outlineLvl w:val="3"/>
    </w:pPr>
    <w:rPr>
      <w:b/>
      <w:bCs/>
      <w:szCs w:val="28"/>
      <w:lang w:val="en-GB" w:eastAsia="ja-JP"/>
    </w:rPr>
  </w:style>
  <w:style w:type="paragraph" w:styleId="Heading5">
    <w:name w:val="heading 5"/>
    <w:basedOn w:val="Normal"/>
    <w:next w:val="Normal"/>
    <w:qFormat/>
    <w:rsid w:val="00F14A92"/>
    <w:pPr>
      <w:numPr>
        <w:ilvl w:val="4"/>
        <w:numId w:val="2"/>
      </w:numPr>
      <w:spacing w:before="240" w:after="60"/>
      <w:outlineLvl w:val="4"/>
    </w:pPr>
    <w:rPr>
      <w:b/>
      <w:bCs/>
      <w:i/>
      <w:iCs/>
      <w:szCs w:val="26"/>
      <w:lang w:val="en-GB" w:eastAsia="ja-JP"/>
    </w:rPr>
  </w:style>
  <w:style w:type="paragraph" w:styleId="Heading6">
    <w:name w:val="heading 6"/>
    <w:basedOn w:val="Normal"/>
    <w:next w:val="Normal"/>
    <w:rsid w:val="00F14A92"/>
    <w:pPr>
      <w:numPr>
        <w:ilvl w:val="5"/>
        <w:numId w:val="2"/>
      </w:numPr>
      <w:spacing w:before="240" w:after="60"/>
      <w:outlineLvl w:val="5"/>
    </w:pPr>
    <w:rPr>
      <w:b/>
      <w:bCs/>
      <w:szCs w:val="22"/>
      <w:lang w:val="en-GB" w:eastAsia="ja-JP"/>
    </w:rPr>
  </w:style>
  <w:style w:type="paragraph" w:styleId="Heading7">
    <w:name w:val="heading 7"/>
    <w:basedOn w:val="Normal"/>
    <w:next w:val="Normal"/>
    <w:rsid w:val="00F14A92"/>
    <w:pPr>
      <w:numPr>
        <w:ilvl w:val="6"/>
        <w:numId w:val="2"/>
      </w:numPr>
      <w:spacing w:before="240" w:after="60"/>
      <w:outlineLvl w:val="6"/>
    </w:pPr>
    <w:rPr>
      <w:szCs w:val="24"/>
      <w:lang w:val="en-GB" w:eastAsia="ja-JP"/>
    </w:rPr>
  </w:style>
  <w:style w:type="paragraph" w:styleId="Heading8">
    <w:name w:val="heading 8"/>
    <w:basedOn w:val="Normal"/>
    <w:next w:val="Normal"/>
    <w:rsid w:val="00F14A92"/>
    <w:pPr>
      <w:numPr>
        <w:ilvl w:val="7"/>
        <w:numId w:val="2"/>
      </w:numPr>
      <w:spacing w:before="240" w:after="60"/>
      <w:outlineLvl w:val="7"/>
    </w:pPr>
    <w:rPr>
      <w:i/>
      <w:iCs/>
      <w:szCs w:val="24"/>
      <w:lang w:val="en-GB" w:eastAsia="ja-JP"/>
    </w:rPr>
  </w:style>
  <w:style w:type="paragraph" w:styleId="Heading9">
    <w:name w:val="heading 9"/>
    <w:basedOn w:val="Normal"/>
    <w:next w:val="Normal"/>
    <w:rsid w:val="00F14A92"/>
    <w:pPr>
      <w:numPr>
        <w:ilvl w:val="8"/>
        <w:numId w:val="2"/>
      </w:numPr>
      <w:spacing w:before="240" w:after="60"/>
      <w:outlineLvl w:val="8"/>
    </w:pPr>
    <w:rPr>
      <w:rFonts w:cs="Arial"/>
      <w:szCs w:val="2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ASN1">
    <w:name w:val="ASN.1"/>
    <w:rsid w:val="00873B88"/>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eastAsia="Times New Roman" w:hAnsi="Courier New"/>
      <w:b/>
      <w:noProof/>
      <w:lang w:val="en-GB" w:eastAsia="en-US"/>
    </w:rPr>
  </w:style>
  <w:style w:type="table" w:styleId="TableGrid">
    <w:name w:val="Table Grid"/>
    <w:basedOn w:val="TableNormal"/>
    <w:rsid w:val="00A0117B"/>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95595B"/>
    <w:pPr>
      <w:spacing w:after="120"/>
    </w:pPr>
    <w:rPr>
      <w:b/>
      <w:bCs/>
      <w:caps/>
      <w:sz w:val="20"/>
      <w:szCs w:val="24"/>
    </w:rPr>
  </w:style>
  <w:style w:type="paragraph" w:styleId="TOC2">
    <w:name w:val="toc 2"/>
    <w:basedOn w:val="Normal"/>
    <w:next w:val="Normal"/>
    <w:autoRedefine/>
    <w:uiPriority w:val="39"/>
    <w:rsid w:val="0031697C"/>
    <w:pPr>
      <w:tabs>
        <w:tab w:val="left" w:pos="720"/>
        <w:tab w:val="right" w:leader="dot" w:pos="9629"/>
      </w:tabs>
      <w:spacing w:before="0"/>
      <w:ind w:left="240"/>
    </w:pPr>
    <w:rPr>
      <w:smallCaps/>
      <w:sz w:val="20"/>
      <w:szCs w:val="24"/>
    </w:rPr>
  </w:style>
  <w:style w:type="paragraph" w:styleId="TOC3">
    <w:name w:val="toc 3"/>
    <w:basedOn w:val="Normal"/>
    <w:next w:val="Normal"/>
    <w:autoRedefine/>
    <w:uiPriority w:val="39"/>
    <w:rsid w:val="00A0117B"/>
    <w:pPr>
      <w:spacing w:before="0"/>
      <w:ind w:left="480"/>
    </w:pPr>
    <w:rPr>
      <w:i/>
      <w:iCs/>
      <w:sz w:val="20"/>
      <w:szCs w:val="24"/>
    </w:rPr>
  </w:style>
  <w:style w:type="character" w:styleId="Hyperlink">
    <w:name w:val="Hyperlink"/>
    <w:aliases w:val="超级链接,CEO_Hyperlink,超?级链,Style 58,超????,하이퍼링크2"/>
    <w:uiPriority w:val="99"/>
    <w:qFormat/>
    <w:rsid w:val="00A0117B"/>
    <w:rPr>
      <w:color w:val="0000FF"/>
      <w:u w:val="single"/>
    </w:rPr>
  </w:style>
  <w:style w:type="paragraph" w:styleId="CommentText">
    <w:name w:val="annotation text"/>
    <w:basedOn w:val="Normal"/>
    <w:link w:val="CommentTextChar"/>
    <w:uiPriority w:val="99"/>
    <w:semiHidden/>
    <w:rsid w:val="00A0117B"/>
    <w:rPr>
      <w:rFonts w:eastAsia="Times New Roman"/>
      <w:sz w:val="20"/>
      <w:lang w:eastAsia="en-US"/>
    </w:rPr>
  </w:style>
  <w:style w:type="character" w:styleId="FollowedHyperlink">
    <w:name w:val="FollowedHyperlink"/>
    <w:rsid w:val="00A0117B"/>
    <w:rPr>
      <w:color w:val="800080"/>
      <w:u w:val="single"/>
    </w:rPr>
  </w:style>
  <w:style w:type="paragraph" w:customStyle="1" w:styleId="Figurelegend">
    <w:name w:val="Figure_legend"/>
    <w:basedOn w:val="Normal"/>
    <w:rsid w:val="00F27B26"/>
    <w:pPr>
      <w:keepNext/>
      <w:keepLines/>
      <w:overflowPunct w:val="0"/>
      <w:autoSpaceDE w:val="0"/>
      <w:autoSpaceDN w:val="0"/>
      <w:adjustRightInd w:val="0"/>
      <w:spacing w:before="20" w:after="20"/>
    </w:pPr>
    <w:rPr>
      <w:rFonts w:eastAsia="Times New Roman"/>
      <w:sz w:val="18"/>
      <w:lang w:val="en-GB" w:eastAsia="en-US"/>
    </w:rPr>
  </w:style>
  <w:style w:type="paragraph" w:customStyle="1" w:styleId="Normalaftertitle">
    <w:name w:val="Normal after title"/>
    <w:basedOn w:val="Normal"/>
    <w:next w:val="Normal"/>
    <w:rsid w:val="00166D09"/>
    <w:pPr>
      <w:tabs>
        <w:tab w:val="left" w:pos="794"/>
        <w:tab w:val="left" w:pos="1191"/>
        <w:tab w:val="left" w:pos="1588"/>
        <w:tab w:val="left" w:pos="1985"/>
      </w:tabs>
      <w:spacing w:before="320"/>
    </w:pPr>
    <w:rPr>
      <w:rFonts w:eastAsia="SimSun"/>
      <w:lang w:val="en-GB" w:eastAsia="en-US"/>
    </w:rPr>
  </w:style>
  <w:style w:type="character" w:styleId="CommentReference">
    <w:name w:val="annotation reference"/>
    <w:uiPriority w:val="99"/>
    <w:semiHidden/>
    <w:rsid w:val="00166D09"/>
    <w:rPr>
      <w:sz w:val="16"/>
    </w:rPr>
  </w:style>
  <w:style w:type="paragraph" w:customStyle="1" w:styleId="Normalaftertitle0">
    <w:name w:val="Normal_after_title"/>
    <w:basedOn w:val="Normal"/>
    <w:next w:val="Normal"/>
    <w:rsid w:val="00166D09"/>
    <w:pPr>
      <w:tabs>
        <w:tab w:val="left" w:pos="794"/>
        <w:tab w:val="left" w:pos="1191"/>
        <w:tab w:val="left" w:pos="1588"/>
        <w:tab w:val="left" w:pos="1985"/>
      </w:tabs>
      <w:overflowPunct w:val="0"/>
      <w:autoSpaceDE w:val="0"/>
      <w:autoSpaceDN w:val="0"/>
      <w:adjustRightInd w:val="0"/>
      <w:spacing w:before="360"/>
      <w:textAlignment w:val="baseline"/>
    </w:pPr>
    <w:rPr>
      <w:rFonts w:eastAsia="SimSun"/>
      <w:lang w:val="en-GB" w:eastAsia="en-US"/>
    </w:rPr>
  </w:style>
  <w:style w:type="paragraph" w:customStyle="1" w:styleId="Rectitle">
    <w:name w:val="Rec_title"/>
    <w:basedOn w:val="Normal"/>
    <w:next w:val="Normalaftertitle0"/>
    <w:rsid w:val="00166D09"/>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rFonts w:eastAsia="SimSun"/>
      <w:b/>
      <w:sz w:val="28"/>
      <w:lang w:val="en-GB" w:eastAsia="en-US"/>
    </w:rPr>
  </w:style>
  <w:style w:type="paragraph" w:customStyle="1" w:styleId="RecNo">
    <w:name w:val="Rec_No"/>
    <w:basedOn w:val="Normal"/>
    <w:next w:val="Normal"/>
    <w:rsid w:val="00166D09"/>
    <w:pPr>
      <w:keepNext/>
      <w:keepLines/>
      <w:tabs>
        <w:tab w:val="left" w:pos="794"/>
        <w:tab w:val="left" w:pos="1191"/>
        <w:tab w:val="left" w:pos="1588"/>
        <w:tab w:val="left" w:pos="1985"/>
      </w:tabs>
      <w:overflowPunct w:val="0"/>
      <w:autoSpaceDE w:val="0"/>
      <w:autoSpaceDN w:val="0"/>
      <w:adjustRightInd w:val="0"/>
      <w:textAlignment w:val="baseline"/>
    </w:pPr>
    <w:rPr>
      <w:rFonts w:eastAsia="Times New Roman"/>
      <w:b/>
      <w:sz w:val="28"/>
      <w:lang w:val="en-GB" w:eastAsia="en-US"/>
    </w:rPr>
  </w:style>
  <w:style w:type="paragraph" w:styleId="TOC4">
    <w:name w:val="toc 4"/>
    <w:basedOn w:val="Normal"/>
    <w:next w:val="Normal"/>
    <w:autoRedefine/>
    <w:semiHidden/>
    <w:rsid w:val="00166D09"/>
    <w:pPr>
      <w:spacing w:before="0"/>
      <w:ind w:left="720"/>
    </w:pPr>
    <w:rPr>
      <w:sz w:val="18"/>
      <w:szCs w:val="21"/>
    </w:rPr>
  </w:style>
  <w:style w:type="paragraph" w:styleId="TOC5">
    <w:name w:val="toc 5"/>
    <w:basedOn w:val="Normal"/>
    <w:next w:val="Normal"/>
    <w:autoRedefine/>
    <w:semiHidden/>
    <w:rsid w:val="00166D09"/>
    <w:pPr>
      <w:spacing w:before="0"/>
      <w:ind w:left="960"/>
    </w:pPr>
    <w:rPr>
      <w:sz w:val="18"/>
      <w:szCs w:val="21"/>
    </w:rPr>
  </w:style>
  <w:style w:type="paragraph" w:styleId="TOC6">
    <w:name w:val="toc 6"/>
    <w:basedOn w:val="Normal"/>
    <w:next w:val="Normal"/>
    <w:autoRedefine/>
    <w:semiHidden/>
    <w:rsid w:val="00166D09"/>
    <w:pPr>
      <w:spacing w:before="0"/>
      <w:ind w:left="1200"/>
    </w:pPr>
    <w:rPr>
      <w:sz w:val="18"/>
      <w:szCs w:val="21"/>
    </w:rPr>
  </w:style>
  <w:style w:type="paragraph" w:styleId="TOC7">
    <w:name w:val="toc 7"/>
    <w:basedOn w:val="Normal"/>
    <w:next w:val="Normal"/>
    <w:autoRedefine/>
    <w:semiHidden/>
    <w:rsid w:val="00166D09"/>
    <w:pPr>
      <w:spacing w:before="0"/>
      <w:ind w:left="1440"/>
    </w:pPr>
    <w:rPr>
      <w:sz w:val="18"/>
      <w:szCs w:val="21"/>
    </w:rPr>
  </w:style>
  <w:style w:type="paragraph" w:styleId="TOC8">
    <w:name w:val="toc 8"/>
    <w:basedOn w:val="Normal"/>
    <w:next w:val="Normal"/>
    <w:autoRedefine/>
    <w:semiHidden/>
    <w:rsid w:val="00166D09"/>
    <w:pPr>
      <w:spacing w:before="0"/>
      <w:ind w:left="1680"/>
    </w:pPr>
    <w:rPr>
      <w:sz w:val="18"/>
      <w:szCs w:val="21"/>
    </w:rPr>
  </w:style>
  <w:style w:type="paragraph" w:styleId="TOC9">
    <w:name w:val="toc 9"/>
    <w:basedOn w:val="Normal"/>
    <w:next w:val="Normal"/>
    <w:autoRedefine/>
    <w:semiHidden/>
    <w:rsid w:val="00166D09"/>
    <w:pPr>
      <w:spacing w:before="0"/>
      <w:ind w:left="1920"/>
    </w:pPr>
    <w:rPr>
      <w:sz w:val="18"/>
      <w:szCs w:val="21"/>
    </w:rPr>
  </w:style>
  <w:style w:type="paragraph" w:customStyle="1" w:styleId="FigureNotitle">
    <w:name w:val="Figure_No &amp; title"/>
    <w:basedOn w:val="Normal"/>
    <w:next w:val="Normal"/>
    <w:qFormat/>
    <w:rsid w:val="00EF328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lang w:val="en-GB" w:eastAsia="en-US"/>
    </w:rPr>
  </w:style>
  <w:style w:type="paragraph" w:styleId="BalloonText">
    <w:name w:val="Balloon Text"/>
    <w:basedOn w:val="Normal"/>
    <w:semiHidden/>
    <w:rsid w:val="00FE7DA8"/>
    <w:rPr>
      <w:rFonts w:ascii="ヒラギノ角ゴ Pro W3" w:eastAsia="ヒラギノ角ゴ Pro W3"/>
      <w:sz w:val="18"/>
      <w:szCs w:val="18"/>
    </w:rPr>
  </w:style>
  <w:style w:type="paragraph" w:styleId="CommentSubject">
    <w:name w:val="annotation subject"/>
    <w:basedOn w:val="CommentText"/>
    <w:next w:val="CommentText"/>
    <w:semiHidden/>
    <w:rsid w:val="00003CAA"/>
    <w:rPr>
      <w:rFonts w:eastAsia="MS Mincho"/>
      <w:b/>
      <w:bCs/>
      <w:lang w:eastAsia="zh-CN"/>
    </w:rPr>
  </w:style>
  <w:style w:type="paragraph" w:customStyle="1" w:styleId="TableNotitle">
    <w:name w:val="Table_No &amp; title"/>
    <w:basedOn w:val="Normal"/>
    <w:next w:val="Normal"/>
    <w:qFormat/>
    <w:rsid w:val="00C4250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b/>
      <w:lang w:val="en-GB" w:eastAsia="en-US"/>
    </w:rPr>
  </w:style>
  <w:style w:type="paragraph" w:customStyle="1" w:styleId="Equation">
    <w:name w:val="Equation"/>
    <w:basedOn w:val="Normal"/>
    <w:rsid w:val="00C42501"/>
    <w:pPr>
      <w:tabs>
        <w:tab w:val="left" w:pos="794"/>
        <w:tab w:val="center" w:pos="4820"/>
        <w:tab w:val="right" w:pos="9639"/>
      </w:tabs>
      <w:overflowPunct w:val="0"/>
      <w:autoSpaceDE w:val="0"/>
      <w:autoSpaceDN w:val="0"/>
      <w:adjustRightInd w:val="0"/>
      <w:textAlignment w:val="baseline"/>
    </w:pPr>
    <w:rPr>
      <w:rFonts w:eastAsia="Times New Roman"/>
      <w:lang w:val="en-GB" w:eastAsia="en-US"/>
    </w:rPr>
  </w:style>
  <w:style w:type="paragraph" w:customStyle="1" w:styleId="Headingb">
    <w:name w:val="Heading_b"/>
    <w:basedOn w:val="Normal"/>
    <w:next w:val="Normal"/>
    <w:qFormat/>
    <w:rsid w:val="00F14A92"/>
    <w:pPr>
      <w:keepNext/>
      <w:tabs>
        <w:tab w:val="left" w:pos="794"/>
        <w:tab w:val="left" w:pos="1191"/>
        <w:tab w:val="left" w:pos="1588"/>
        <w:tab w:val="left" w:pos="1985"/>
      </w:tabs>
      <w:overflowPunct w:val="0"/>
      <w:autoSpaceDE w:val="0"/>
      <w:autoSpaceDN w:val="0"/>
      <w:adjustRightInd w:val="0"/>
      <w:spacing w:before="160"/>
      <w:textAlignment w:val="baseline"/>
    </w:pPr>
    <w:rPr>
      <w:b/>
      <w:lang w:val="en-GB" w:eastAsia="ja-JP"/>
    </w:rPr>
  </w:style>
  <w:style w:type="paragraph" w:customStyle="1" w:styleId="AnnexNotitle">
    <w:name w:val="Annex_No &amp; title"/>
    <w:basedOn w:val="Normal"/>
    <w:next w:val="Normal"/>
    <w:rsid w:val="0029185B"/>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lang w:val="en-GB" w:eastAsia="en-US"/>
    </w:rPr>
  </w:style>
  <w:style w:type="paragraph" w:customStyle="1" w:styleId="AppendixNotitle">
    <w:name w:val="Appendix_No &amp; title"/>
    <w:basedOn w:val="AnnexNotitle"/>
    <w:next w:val="Normal"/>
    <w:rsid w:val="0029185B"/>
  </w:style>
  <w:style w:type="paragraph" w:styleId="TableofFigures">
    <w:name w:val="table of figures"/>
    <w:basedOn w:val="Normal"/>
    <w:next w:val="Normal"/>
    <w:uiPriority w:val="99"/>
    <w:rsid w:val="00F14A92"/>
    <w:pPr>
      <w:tabs>
        <w:tab w:val="right" w:leader="dot" w:pos="9639"/>
      </w:tabs>
      <w:overflowPunct w:val="0"/>
      <w:autoSpaceDE w:val="0"/>
      <w:autoSpaceDN w:val="0"/>
      <w:adjustRightInd w:val="0"/>
      <w:textAlignment w:val="baseline"/>
    </w:pPr>
    <w:rPr>
      <w:smallCaps/>
      <w:sz w:val="20"/>
      <w:szCs w:val="24"/>
      <w:lang w:val="en-GB" w:eastAsia="en-US"/>
    </w:rPr>
  </w:style>
  <w:style w:type="paragraph" w:customStyle="1" w:styleId="Heading1Centered">
    <w:name w:val="Heading 1 Centered"/>
    <w:basedOn w:val="Heading1"/>
    <w:rsid w:val="00F14A92"/>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paragraph" w:customStyle="1" w:styleId="Headingi">
    <w:name w:val="Heading_i"/>
    <w:basedOn w:val="Normal"/>
    <w:next w:val="Normal"/>
    <w:rsid w:val="00F14A92"/>
    <w:pPr>
      <w:keepNext/>
      <w:tabs>
        <w:tab w:val="left" w:pos="794"/>
        <w:tab w:val="left" w:pos="1191"/>
        <w:tab w:val="left" w:pos="1588"/>
        <w:tab w:val="left" w:pos="1985"/>
      </w:tabs>
      <w:overflowPunct w:val="0"/>
      <w:autoSpaceDE w:val="0"/>
      <w:autoSpaceDN w:val="0"/>
      <w:adjustRightInd w:val="0"/>
      <w:spacing w:before="160"/>
      <w:textAlignment w:val="baseline"/>
    </w:pPr>
    <w:rPr>
      <w:i/>
      <w:lang w:val="en-GB" w:eastAsia="ja-JP"/>
    </w:rPr>
  </w:style>
  <w:style w:type="paragraph" w:customStyle="1" w:styleId="Headingib">
    <w:name w:val="Heading_ib"/>
    <w:basedOn w:val="Headingi"/>
    <w:qFormat/>
    <w:rsid w:val="00F14A92"/>
    <w:rPr>
      <w:b/>
      <w:bCs/>
    </w:rPr>
  </w:style>
  <w:style w:type="paragraph" w:customStyle="1" w:styleId="Tablehead">
    <w:name w:val="Table_head"/>
    <w:basedOn w:val="Normal"/>
    <w:next w:val="Normal"/>
    <w:rsid w:val="00F14A92"/>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lang w:val="en-GB" w:eastAsia="en-US"/>
    </w:rPr>
  </w:style>
  <w:style w:type="paragraph" w:customStyle="1" w:styleId="Tabletext">
    <w:name w:val="Table_text"/>
    <w:basedOn w:val="Normal"/>
    <w:rsid w:val="00F14A9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Figure">
    <w:name w:val="Figure"/>
    <w:basedOn w:val="Normal"/>
    <w:next w:val="Normal"/>
    <w:rsid w:val="00F14A92"/>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lang w:val="en-GB" w:eastAsia="en-US"/>
    </w:rPr>
  </w:style>
  <w:style w:type="paragraph" w:customStyle="1" w:styleId="toc0">
    <w:name w:val="toc 0"/>
    <w:basedOn w:val="Normal"/>
    <w:next w:val="TOC1"/>
    <w:rsid w:val="00F05ED5"/>
    <w:pPr>
      <w:tabs>
        <w:tab w:val="right" w:pos="9639"/>
      </w:tabs>
      <w:overflowPunct w:val="0"/>
      <w:autoSpaceDE w:val="0"/>
      <w:autoSpaceDN w:val="0"/>
      <w:adjustRightInd w:val="0"/>
      <w:jc w:val="right"/>
      <w:textAlignment w:val="baseline"/>
    </w:pPr>
    <w:rPr>
      <w:rFonts w:eastAsia="Times New Roman"/>
      <w:b/>
      <w:lang w:val="en-GB" w:eastAsia="en-US"/>
    </w:rPr>
  </w:style>
  <w:style w:type="paragraph" w:styleId="List2">
    <w:name w:val="List 2"/>
    <w:basedOn w:val="Normal"/>
    <w:rsid w:val="0060241A"/>
    <w:pPr>
      <w:tabs>
        <w:tab w:val="left" w:pos="794"/>
        <w:tab w:val="left" w:pos="1191"/>
        <w:tab w:val="left" w:pos="1588"/>
        <w:tab w:val="left" w:pos="1985"/>
      </w:tabs>
      <w:overflowPunct w:val="0"/>
      <w:autoSpaceDE w:val="0"/>
      <w:autoSpaceDN w:val="0"/>
      <w:adjustRightInd w:val="0"/>
      <w:ind w:left="566" w:hanging="283"/>
      <w:textAlignment w:val="baseline"/>
    </w:pPr>
    <w:rPr>
      <w:rFonts w:eastAsia="Times New Roman"/>
      <w:szCs w:val="24"/>
      <w:lang w:val="en-GB" w:eastAsia="en-US"/>
    </w:rPr>
  </w:style>
  <w:style w:type="paragraph" w:styleId="List3">
    <w:name w:val="List 3"/>
    <w:basedOn w:val="Normal"/>
    <w:rsid w:val="0060241A"/>
    <w:pPr>
      <w:tabs>
        <w:tab w:val="left" w:pos="794"/>
        <w:tab w:val="left" w:pos="1191"/>
        <w:tab w:val="left" w:pos="1588"/>
        <w:tab w:val="left" w:pos="1985"/>
      </w:tabs>
      <w:overflowPunct w:val="0"/>
      <w:autoSpaceDE w:val="0"/>
      <w:autoSpaceDN w:val="0"/>
      <w:adjustRightInd w:val="0"/>
      <w:ind w:left="849" w:hanging="283"/>
      <w:textAlignment w:val="baseline"/>
    </w:pPr>
    <w:rPr>
      <w:rFonts w:eastAsia="Times New Roman"/>
      <w:szCs w:val="24"/>
      <w:lang w:val="en-GB" w:eastAsia="en-US"/>
    </w:rPr>
  </w:style>
  <w:style w:type="paragraph" w:styleId="List4">
    <w:name w:val="List 4"/>
    <w:basedOn w:val="Normal"/>
    <w:rsid w:val="0060241A"/>
    <w:pPr>
      <w:tabs>
        <w:tab w:val="left" w:pos="794"/>
        <w:tab w:val="left" w:pos="1191"/>
        <w:tab w:val="left" w:pos="1588"/>
        <w:tab w:val="left" w:pos="1985"/>
      </w:tabs>
      <w:overflowPunct w:val="0"/>
      <w:autoSpaceDE w:val="0"/>
      <w:autoSpaceDN w:val="0"/>
      <w:adjustRightInd w:val="0"/>
      <w:ind w:left="1132" w:hanging="283"/>
      <w:textAlignment w:val="baseline"/>
    </w:pPr>
    <w:rPr>
      <w:rFonts w:eastAsia="Times New Roman"/>
      <w:szCs w:val="24"/>
      <w:lang w:val="en-GB" w:eastAsia="en-US"/>
    </w:rPr>
  </w:style>
  <w:style w:type="paragraph" w:styleId="List5">
    <w:name w:val="List 5"/>
    <w:basedOn w:val="Normal"/>
    <w:rsid w:val="0060241A"/>
    <w:pPr>
      <w:tabs>
        <w:tab w:val="left" w:pos="794"/>
        <w:tab w:val="left" w:pos="1191"/>
        <w:tab w:val="left" w:pos="1588"/>
        <w:tab w:val="left" w:pos="1985"/>
      </w:tabs>
      <w:overflowPunct w:val="0"/>
      <w:autoSpaceDE w:val="0"/>
      <w:autoSpaceDN w:val="0"/>
      <w:adjustRightInd w:val="0"/>
      <w:ind w:left="1415" w:hanging="283"/>
      <w:textAlignment w:val="baseline"/>
    </w:pPr>
    <w:rPr>
      <w:rFonts w:eastAsia="Times New Roman"/>
      <w:szCs w:val="24"/>
      <w:lang w:val="en-GB" w:eastAsia="en-US"/>
    </w:rPr>
  </w:style>
  <w:style w:type="paragraph" w:styleId="Caption">
    <w:name w:val="caption"/>
    <w:basedOn w:val="Normal"/>
    <w:next w:val="Normal"/>
    <w:rsid w:val="0060241A"/>
    <w:pPr>
      <w:spacing w:after="120"/>
      <w:jc w:val="center"/>
    </w:pPr>
    <w:rPr>
      <w:rFonts w:eastAsia="Times New Roman"/>
      <w:b/>
      <w:bCs/>
      <w:szCs w:val="24"/>
      <w:lang w:val="en-GB" w:eastAsia="en-US"/>
    </w:rPr>
  </w:style>
  <w:style w:type="paragraph" w:customStyle="1" w:styleId="Tablelegend">
    <w:name w:val="Table_legend"/>
    <w:basedOn w:val="Normal"/>
    <w:rsid w:val="0060241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lang w:val="en-GB" w:eastAsia="en-US"/>
    </w:rPr>
  </w:style>
  <w:style w:type="paragraph" w:styleId="TOCHeading">
    <w:name w:val="TOC Heading"/>
    <w:basedOn w:val="Heading1"/>
    <w:next w:val="Normal"/>
    <w:uiPriority w:val="39"/>
    <w:semiHidden/>
    <w:unhideWhenUsed/>
    <w:qFormat/>
    <w:rsid w:val="0060241A"/>
    <w:pPr>
      <w:keepLines/>
      <w:numPr>
        <w:numId w:val="0"/>
      </w:numPr>
      <w:spacing w:before="480" w:after="0" w:line="276" w:lineRule="auto"/>
      <w:outlineLvl w:val="9"/>
    </w:pPr>
    <w:rPr>
      <w:rFonts w:ascii="Cambria" w:eastAsia="SimSun" w:hAnsi="Cambria" w:cs="Times New Roman"/>
      <w:color w:val="365F91"/>
      <w:kern w:val="0"/>
      <w:sz w:val="28"/>
      <w:szCs w:val="28"/>
      <w:lang w:val="en-US" w:eastAsia="en-US"/>
    </w:rPr>
  </w:style>
  <w:style w:type="character" w:customStyle="1" w:styleId="Heading1Char">
    <w:name w:val="Heading 1 Char"/>
    <w:link w:val="Heading1"/>
    <w:rsid w:val="009635CB"/>
    <w:rPr>
      <w:rFonts w:cs="Arial"/>
      <w:b/>
      <w:bCs/>
      <w:kern w:val="32"/>
      <w:sz w:val="24"/>
      <w:szCs w:val="32"/>
      <w:lang w:val="en-GB" w:eastAsia="ja-JP"/>
    </w:rPr>
  </w:style>
  <w:style w:type="paragraph" w:styleId="Revision">
    <w:name w:val="Revision"/>
    <w:hidden/>
    <w:uiPriority w:val="99"/>
    <w:semiHidden/>
    <w:rsid w:val="009635CB"/>
    <w:rPr>
      <w:sz w:val="24"/>
    </w:rPr>
  </w:style>
  <w:style w:type="character" w:styleId="Emphasis">
    <w:name w:val="Emphasis"/>
    <w:rsid w:val="009635CB"/>
    <w:rPr>
      <w:i/>
      <w:iCs/>
    </w:rPr>
  </w:style>
  <w:style w:type="character" w:styleId="Strong">
    <w:name w:val="Strong"/>
    <w:rsid w:val="009635CB"/>
    <w:rPr>
      <w:b/>
      <w:bCs/>
    </w:rPr>
  </w:style>
  <w:style w:type="paragraph" w:styleId="Quote">
    <w:name w:val="Quote"/>
    <w:basedOn w:val="Normal"/>
    <w:next w:val="Normal"/>
    <w:link w:val="QuoteChar"/>
    <w:uiPriority w:val="29"/>
    <w:rsid w:val="009635CB"/>
    <w:pPr>
      <w:spacing w:before="200" w:after="160"/>
      <w:ind w:left="864" w:right="864"/>
      <w:jc w:val="center"/>
    </w:pPr>
    <w:rPr>
      <w:i/>
      <w:iCs/>
      <w:color w:val="404040"/>
    </w:rPr>
  </w:style>
  <w:style w:type="character" w:customStyle="1" w:styleId="QuoteChar">
    <w:name w:val="Quote Char"/>
    <w:link w:val="Quote"/>
    <w:uiPriority w:val="29"/>
    <w:rsid w:val="009635CB"/>
    <w:rPr>
      <w:i/>
      <w:iCs/>
      <w:color w:val="404040"/>
      <w:sz w:val="24"/>
    </w:rPr>
  </w:style>
  <w:style w:type="character" w:customStyle="1" w:styleId="CommentTextChar">
    <w:name w:val="Comment Text Char"/>
    <w:basedOn w:val="DefaultParagraphFont"/>
    <w:link w:val="CommentText"/>
    <w:uiPriority w:val="99"/>
    <w:semiHidden/>
    <w:rsid w:val="00127BD2"/>
    <w:rPr>
      <w:rFonts w:eastAsia="Times New Roman"/>
      <w:lang w:eastAsia="en-US"/>
    </w:rPr>
  </w:style>
  <w:style w:type="character" w:customStyle="1" w:styleId="Mention1">
    <w:name w:val="Mention1"/>
    <w:basedOn w:val="DefaultParagraphFont"/>
    <w:uiPriority w:val="99"/>
    <w:unhideWhenUsed/>
    <w:rsid w:val="00127BD2"/>
    <w:rPr>
      <w:color w:val="2B579A"/>
      <w:shd w:val="clear" w:color="auto" w:fill="E1DFDD"/>
    </w:rPr>
  </w:style>
  <w:style w:type="paragraph" w:customStyle="1" w:styleId="VenueDate">
    <w:name w:val="VenueDate"/>
    <w:basedOn w:val="Normal"/>
    <w:qFormat/>
    <w:rsid w:val="00127BD2"/>
    <w:pPr>
      <w:overflowPunct w:val="0"/>
      <w:autoSpaceDE w:val="0"/>
      <w:autoSpaceDN w:val="0"/>
      <w:adjustRightInd w:val="0"/>
      <w:jc w:val="right"/>
      <w:textAlignment w:val="baseline"/>
    </w:pPr>
    <w:rPr>
      <w:rFonts w:eastAsia="Times New Roman"/>
      <w:lang w:val="en-GB" w:eastAsia="en-US"/>
    </w:rPr>
  </w:style>
  <w:style w:type="paragraph" w:customStyle="1" w:styleId="TPapproval">
    <w:name w:val="TPapproval"/>
    <w:basedOn w:val="Normal"/>
    <w:rsid w:val="00A40B6A"/>
    <w:pPr>
      <w:wordWrap w:val="0"/>
      <w:spacing w:before="284"/>
      <w:jc w:val="right"/>
    </w:pPr>
    <w:rPr>
      <w:rFonts w:ascii="Arial" w:hAnsi="Arial"/>
      <w:sz w:val="28"/>
      <w:lang w:val="en-GB"/>
    </w:rPr>
  </w:style>
  <w:style w:type="paragraph" w:customStyle="1" w:styleId="TRnumber">
    <w:name w:val="TRnumber"/>
    <w:basedOn w:val="Normal"/>
    <w:rsid w:val="00CB74EE"/>
    <w:pPr>
      <w:tabs>
        <w:tab w:val="right" w:pos="9639"/>
      </w:tabs>
    </w:pPr>
    <w:rPr>
      <w:rFonts w:ascii="Arial" w:hAnsi="Arial" w:cs="Arial"/>
      <w:b/>
      <w:bCs/>
      <w:sz w:val="36"/>
      <w:lang w:val="en-GB"/>
    </w:rPr>
  </w:style>
  <w:style w:type="paragraph" w:customStyle="1" w:styleId="TRtitle">
    <w:name w:val="TRtitle"/>
    <w:basedOn w:val="Normal"/>
    <w:rsid w:val="00CB74EE"/>
    <w:pPr>
      <w:tabs>
        <w:tab w:val="right" w:pos="9639"/>
      </w:tabs>
      <w:spacing w:before="0"/>
    </w:pPr>
    <w:rPr>
      <w:rFonts w:ascii="Arial" w:hAnsi="Arial" w:cs="Arial"/>
      <w:b/>
      <w:bCs/>
      <w:sz w:val="36"/>
      <w:lang w:val="en-GB"/>
    </w:rPr>
  </w:style>
  <w:style w:type="paragraph" w:customStyle="1" w:styleId="TSBHeaderQuestion">
    <w:name w:val="TSBHeaderQuestion"/>
    <w:basedOn w:val="Normal"/>
    <w:qFormat/>
    <w:rsid w:val="000A4539"/>
    <w:rPr>
      <w:rFonts w:eastAsiaTheme="minorEastAsia"/>
      <w:szCs w:val="24"/>
      <w:lang w:val="en-GB" w:eastAsia="ja-JP"/>
    </w:rPr>
  </w:style>
  <w:style w:type="paragraph" w:customStyle="1" w:styleId="TSBHeaderSource">
    <w:name w:val="TSBHeaderSource"/>
    <w:basedOn w:val="Normal"/>
    <w:qFormat/>
    <w:rsid w:val="000A4539"/>
    <w:rPr>
      <w:rFonts w:eastAsiaTheme="minorEastAsia"/>
      <w:szCs w:val="24"/>
      <w:lang w:val="en-GB" w:eastAsia="ja-JP"/>
    </w:rPr>
  </w:style>
  <w:style w:type="paragraph" w:customStyle="1" w:styleId="TSBHeaderTitle">
    <w:name w:val="TSBHeaderTitle"/>
    <w:basedOn w:val="Normal"/>
    <w:qFormat/>
    <w:rsid w:val="000A4539"/>
    <w:rPr>
      <w:rFonts w:eastAsiaTheme="minorEastAsia"/>
      <w:szCs w:val="24"/>
      <w:lang w:val="en-GB" w:eastAsia="ja-JP"/>
    </w:rPr>
  </w:style>
  <w:style w:type="paragraph" w:customStyle="1" w:styleId="TSBHeaderSummary">
    <w:name w:val="TSBHeaderSummary"/>
    <w:basedOn w:val="Normal"/>
    <w:rsid w:val="000A4539"/>
    <w:rPr>
      <w:rFonts w:eastAsiaTheme="minorEastAsia"/>
      <w:szCs w:val="24"/>
      <w:lang w:val="en-GB" w:eastAsia="ja-JP"/>
    </w:rPr>
  </w:style>
  <w:style w:type="paragraph" w:customStyle="1" w:styleId="Docnumber">
    <w:name w:val="Docnumber"/>
    <w:basedOn w:val="Normal"/>
    <w:link w:val="DocnumberChar"/>
    <w:qFormat/>
    <w:rsid w:val="00D710AF"/>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lang w:val="en-GB" w:eastAsia="en-US"/>
    </w:rPr>
  </w:style>
  <w:style w:type="character" w:customStyle="1" w:styleId="DocnumberChar">
    <w:name w:val="Docnumber Char"/>
    <w:link w:val="Docnumber"/>
    <w:rsid w:val="00D710AF"/>
    <w:rPr>
      <w:rFonts w:eastAsia="SimSun"/>
      <w:b/>
      <w:sz w:val="32"/>
      <w:lang w:val="en-GB" w:eastAsia="en-US"/>
    </w:rPr>
  </w:style>
  <w:style w:type="paragraph" w:customStyle="1" w:styleId="TSBHeaderRight14">
    <w:name w:val="TSBHeaderRight14"/>
    <w:basedOn w:val="Normal"/>
    <w:qFormat/>
    <w:rsid w:val="00D710AF"/>
    <w:pPr>
      <w:jc w:val="right"/>
    </w:pPr>
    <w:rPr>
      <w:rFonts w:eastAsiaTheme="minorEastAsia"/>
      <w:b/>
      <w:bCs/>
      <w:sz w:val="28"/>
      <w:szCs w:val="28"/>
      <w:lang w:val="en-GB" w:eastAsia="ja-JP"/>
    </w:rPr>
  </w:style>
  <w:style w:type="paragraph" w:styleId="ListParagraph">
    <w:name w:val="List Paragraph"/>
    <w:basedOn w:val="Normal"/>
    <w:qFormat/>
    <w:rsid w:val="00DE2D8D"/>
    <w:pPr>
      <w:ind w:left="720"/>
      <w:contextualSpacing/>
    </w:pPr>
    <w:rPr>
      <w:rFonts w:eastAsiaTheme="minorEastAsia"/>
      <w:szCs w:val="24"/>
      <w:lang w:val="en-GB" w:eastAsia="ja-JP"/>
    </w:rPr>
  </w:style>
  <w:style w:type="paragraph" w:customStyle="1" w:styleId="Body">
    <w:name w:val="Body"/>
    <w:rsid w:val="00B27C89"/>
    <w:pPr>
      <w:pBdr>
        <w:top w:val="nil"/>
        <w:left w:val="nil"/>
        <w:bottom w:val="nil"/>
        <w:right w:val="nil"/>
        <w:between w:val="nil"/>
        <w:bar w:val="nil"/>
      </w:pBdr>
      <w:spacing w:before="120"/>
    </w:pPr>
    <w:rPr>
      <w:rFonts w:eastAsia="Arial Unicode MS" w:cs="Arial Unicode MS"/>
      <w:color w:val="000000"/>
      <w:sz w:val="24"/>
      <w:szCs w:val="24"/>
      <w:u w:color="000000"/>
      <w:bdr w:val="nil"/>
      <w:lang w:val="de-DE" w:eastAsia="en-US"/>
      <w14:textOutline w14:w="0" w14:cap="flat" w14:cmpd="sng" w14:algn="ctr">
        <w14:noFill/>
        <w14:prstDash w14:val="solid"/>
        <w14:bevel/>
      </w14:textOutline>
    </w:rPr>
  </w:style>
  <w:style w:type="numbering" w:customStyle="1" w:styleId="ImportedStyle2">
    <w:name w:val="Imported Style 2"/>
    <w:rsid w:val="00B27C89"/>
    <w:pPr>
      <w:numPr>
        <w:numId w:val="3"/>
      </w:numPr>
    </w:pPr>
  </w:style>
  <w:style w:type="character" w:customStyle="1" w:styleId="UnresolvedMention1">
    <w:name w:val="Unresolved Mention1"/>
    <w:basedOn w:val="DefaultParagraphFont"/>
    <w:uiPriority w:val="99"/>
    <w:semiHidden/>
    <w:unhideWhenUsed/>
    <w:rsid w:val="004953E5"/>
    <w:rPr>
      <w:color w:val="605E5C"/>
      <w:shd w:val="clear" w:color="auto" w:fill="E1DFDD"/>
    </w:rPr>
  </w:style>
  <w:style w:type="character" w:customStyle="1" w:styleId="UnresolvedMention">
    <w:name w:val="Unresolved Mention"/>
    <w:basedOn w:val="DefaultParagraphFont"/>
    <w:uiPriority w:val="99"/>
    <w:semiHidden/>
    <w:unhideWhenUsed/>
    <w:rsid w:val="008B0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81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tu.int/md/T22-SG09-220906-TD-GEN-0159" TargetMode="Externa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rajivkhattar@gmail.com" TargetMode="External"/><Relationship Id="rId7" Type="http://schemas.openxmlformats.org/officeDocument/2006/relationships/settings" Target="settings.xml"/><Relationship Id="rId12" Type="http://schemas.openxmlformats.org/officeDocument/2006/relationships/hyperlink" Target="mailto:avinash.70@gov.in" TargetMode="External"/><Relationship Id="rId17" Type="http://schemas.openxmlformats.org/officeDocument/2006/relationships/footer" Target="foot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mailto:avinash.70@gov.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itu.int/md/meetingdoc.asp?lang=en&amp;parent=T22-SG09-230509-TD-GEN-0297" TargetMode="Externa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tranet.itu.int/meetings/ITU-T/T22-SG09RGM/Q11-221201/DOCs/T22-SG09RGM-Q11-221201-DOC-0002.docx" TargetMode="External"/><Relationship Id="rId22" Type="http://schemas.openxmlformats.org/officeDocument/2006/relationships/header" Target="header3.xml"/><Relationship Id="rId27"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mtgdoc" ma:contentTypeID="0x01010072A901B997EC694AA911983CD90730E700A3DD2D32CF371241B55F8E6175F1F13C" ma:contentTypeVersion="0" ma:contentTypeDescription="" ma:contentTypeScope="" ma:versionID="53bfa32ddec9aa1454e3b8c7b5bb3fc7">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e646c1f7117cf0a88fe59a6721224632"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element name="DocStatusText" ma:index="38"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When xmlns="3f6fad35-1f81-480e-a4e5-6e5474dcfb96">2022-12-01</When>
    <Meeting xmlns="3f6fad35-1f81-480e-a4e5-6e5474dcfb96">678</Meeting>
    <DocumentSource xmlns="3f6fad35-1f81-480e-a4e5-6e5474dcfb96">Editor JSTR.LCAP</DocumentSource>
    <IsReservedDoc xmlns="3f6fad35-1f81-480e-a4e5-6e5474dcfb96">false</IsReservedDoc>
    <SgText xmlns="3f6fad35-1f81-480e-a4e5-6e5474dcfb96">Study Group 09</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Q11/9</TermName>
          <TermId xmlns="http://schemas.microsoft.com/office/infopath/2007/PartnerControls">91e8ad51-d1ad-49f0-aa0b-978368ba742a</TermId>
        </TermInfo>
      </Terms>
    </g7c634529dc642298f3d45250a210339>
    <IsRevision xmlns="3f6fad35-1f81-480e-a4e5-6e5474dcfb96">false</IsRevision>
    <Purpose1 xmlns="3f6fad35-1f81-480e-a4e5-6e5474dcfb96">Information</Purpose1>
    <kff1d517de484045a83a22a3bdda4134 xmlns="3f6fad35-1f81-480e-a4e5-6e5474dcfb96">
      <Terms xmlns="http://schemas.microsoft.com/office/infopath/2007/PartnerControls"/>
    </kff1d517de484045a83a22a3bdda4134>
    <Abstract xmlns="3f6fad35-1f81-480e-a4e5-6e5474dcfb96">This TD contains the draft baseline text for the proposed draft new ITU-T Technical Report JSTR.LCAP on Technical advances, challenges, and best practices in live captioning based on the contribution from India (Q11/9-DOC2 (221201) during the Rapporteur Group Meeting of Q11/9 held on 01 December 2022.</Abstract>
    <TaxCatchAll xmlns="3f6fad35-1f81-480e-a4e5-6e5474dcfb96">
      <Value>1184</Value>
    </TaxCatchAll>
    <SourceRGM xmlns="3f6fad35-1f81-480e-a4e5-6e5474dcfb96">Editor JSTR.LCAP</SourceRGM>
    <DocStatus xmlns="3f6fad35-1f81-480e-a4e5-6e5474dcfb96">accepted</DocStatus>
    <IsAttachment xmlns="3f6fad35-1f81-480e-a4e5-6e5474dcfb96">false</IsAttachment>
    <StudyGroup xmlns="3f6fad35-1f81-480e-a4e5-6e5474dcfb96">11</StudyGroup>
    <DocType xmlns="3f6fad35-1f81-480e-a4e5-6e5474dcfb96">DOC</DocType>
    <QuestionText xmlns="3f6fad35-1f81-480e-a4e5-6e5474dcfb96">Q11/9</QuestionText>
    <DocTypeText xmlns="3f6fad35-1f81-480e-a4e5-6e5474dcfb96">DOC</DocTypeText>
    <CategoryDescription xmlns="http://schemas.microsoft.com/sharepoint.v3">Q11/9 Rapporteur meeting</CategoryDescription>
    <DocStatusText xmlns="3f6fad35-1f81-480e-a4e5-6e5474dcfb96" xsi:nil="true"/>
    <ShortName xmlns="3f6fad35-1f81-480e-a4e5-6e5474dcfb96">Q11/9-DOC3 (221201)</ShortName>
    <Place xmlns="3f6fad35-1f81-480e-a4e5-6e5474dcfb96">E-Meeting</Place>
    <IsTooLateSubmitted xmlns="3f6fad35-1f81-480e-a4e5-6e5474dcfb96">false</IsTooLateSubmitted>
    <IsLastVersion xmlns="3f6fad35-1f81-480e-a4e5-6e5474dcfb96">true</IsLastVersion>
    <Observations xmlns="3f6fad35-1f81-480e-a4e5-6e5474dcfb96" xsi:nil="true"/>
    <IsUpdated xmlns="3f6fad35-1f81-480e-a4e5-6e5474dcfb96">true</IsUpdated>
    <Area xmlns="3f6fad35-1f81-480e-a4e5-6e5474dcfb96" xsi:nil="true"/>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AC5A9728-E211-4A3B-BCEF-901E9E60B34A}">
  <ds:schemaRefs>
    <ds:schemaRef ds:uri="http://schemas.microsoft.com/sharepoint/v3/contenttype/forms"/>
  </ds:schemaRefs>
</ds:datastoreItem>
</file>

<file path=customXml/itemProps2.xml><?xml version="1.0" encoding="utf-8"?>
<ds:datastoreItem xmlns:ds="http://schemas.openxmlformats.org/officeDocument/2006/customXml" ds:itemID="{83651066-A348-49C9-9A5A-9E3C78662D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21E2B6-F73A-4F77-A433-10E0079BA3EE}">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4.xml><?xml version="1.0" encoding="utf-8"?>
<ds:datastoreItem xmlns:ds="http://schemas.openxmlformats.org/officeDocument/2006/customXml" ds:itemID="{DB4988B9-981C-4FC5-9E42-F6EE1435C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3503</Words>
  <Characters>19973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Output - Proposed baseline text for the proposed draft new ITU-T Technical Report JSTR.LCAP "Technical advances, challenges, and best practices in live captioning"</vt:lpstr>
    </vt:vector>
  </TitlesOfParts>
  <Manager>ITU-T</Manager>
  <Company>International Telecommunication Union (ITU)</Company>
  <LinksUpToDate>false</LinksUpToDate>
  <CharactersWithSpaces>23430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 - Proposed baseline text for the proposed draft new ITU-T Technical Report JSTR.LCAP "Technical advances, challenges, and best practices in live captioning"</dc:title>
  <dc:creator>Editor JSTR.LCAP</dc:creator>
  <cp:keywords/>
  <dc:description>SG9-TD297  For: Bangalore, 9-18 May 2023_x000d_Document date: _x000d_Saved by ITU51014266 at 12:49:51 on 18.04.2023</dc:description>
  <cp:lastModifiedBy>Microsoft account</cp:lastModifiedBy>
  <cp:revision>2</cp:revision>
  <cp:lastPrinted>2006-11-21T13:52:00Z</cp:lastPrinted>
  <dcterms:created xsi:type="dcterms:W3CDTF">2023-04-25T13:01:00Z</dcterms:created>
  <dcterms:modified xsi:type="dcterms:W3CDTF">2023-04-25T13:01:00Z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SG9-TD297</vt:lpwstr>
  </property>
  <property fmtid="{D5CDD505-2E9C-101B-9397-08002B2CF9AE}" pid="3" name="Docdate">
    <vt:lpwstr/>
  </property>
  <property fmtid="{D5CDD505-2E9C-101B-9397-08002B2CF9AE}" pid="4" name="Docorlang">
    <vt:lpwstr/>
  </property>
  <property fmtid="{D5CDD505-2E9C-101B-9397-08002B2CF9AE}" pid="5" name="Docbluepink">
    <vt:lpwstr>11/9</vt:lpwstr>
  </property>
  <property fmtid="{D5CDD505-2E9C-101B-9397-08002B2CF9AE}" pid="6" name="Docdest">
    <vt:lpwstr>Bangalore, 9-18 May 2023</vt:lpwstr>
  </property>
  <property fmtid="{D5CDD505-2E9C-101B-9397-08002B2CF9AE}" pid="7" name="Docauthor">
    <vt:lpwstr>Editor JSTR.LCAP</vt:lpwstr>
  </property>
  <property fmtid="{D5CDD505-2E9C-101B-9397-08002B2CF9AE}" pid="8" name="ContentTypeId">
    <vt:lpwstr>0x01010072A901B997EC694AA911983CD90730E700A3DD2D32CF371241B55F8E6175F1F13C</vt:lpwstr>
  </property>
  <property fmtid="{D5CDD505-2E9C-101B-9397-08002B2CF9AE}" pid="9" name="SourceC">
    <vt:lpwstr/>
  </property>
  <property fmtid="{D5CDD505-2E9C-101B-9397-08002B2CF9AE}" pid="10" name="Questions">
    <vt:lpwstr>1184;#Q11/9|91e8ad51-d1ad-49f0-aa0b-978368ba742a</vt:lpwstr>
  </property>
</Properties>
</file>