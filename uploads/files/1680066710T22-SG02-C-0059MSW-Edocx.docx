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E55967" w:rsidRPr="00A87144" w14:paraId="79DAC85A" w14:textId="77777777" w:rsidTr="0081064E">
        <w:trPr>
          <w:cantSplit/>
          <w:jc w:val="center"/>
        </w:trPr>
        <w:tc>
          <w:tcPr>
            <w:tcW w:w="1134" w:type="dxa"/>
            <w:vMerge w:val="restart"/>
            <w:vAlign w:val="center"/>
          </w:tcPr>
          <w:p w14:paraId="769B849F" w14:textId="77777777" w:rsidR="00E55967" w:rsidRPr="00567F52" w:rsidRDefault="00E55967" w:rsidP="0081064E">
            <w:pPr>
              <w:spacing w:before="0"/>
              <w:jc w:val="center"/>
            </w:pPr>
            <w:r>
              <w:rPr>
                <w:noProof/>
                <w:lang w:val="en-US" w:eastAsia="en-US" w:bidi="hi-IN"/>
              </w:rPr>
              <w:drawing>
                <wp:inline distT="0" distB="0" distL="0" distR="0" wp14:anchorId="32A0B33E" wp14:editId="5A092BF6">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473BAF50" w14:textId="77777777" w:rsidR="00E55967" w:rsidRPr="00F70513" w:rsidRDefault="00E55967" w:rsidP="009F42B3">
            <w:pPr>
              <w:rPr>
                <w:sz w:val="16"/>
                <w:szCs w:val="16"/>
              </w:rPr>
            </w:pPr>
            <w:r w:rsidRPr="00F70513">
              <w:rPr>
                <w:sz w:val="16"/>
                <w:szCs w:val="16"/>
              </w:rPr>
              <w:t>INTERNATIONAL TELECOMMUNICATION UNION</w:t>
            </w:r>
          </w:p>
          <w:p w14:paraId="57C16B19" w14:textId="77777777" w:rsidR="00E55967" w:rsidRPr="006264C9" w:rsidRDefault="00E55967" w:rsidP="009F42B3">
            <w:pPr>
              <w:rPr>
                <w:b/>
                <w:bCs/>
                <w:sz w:val="26"/>
                <w:szCs w:val="26"/>
              </w:rPr>
            </w:pPr>
            <w:r w:rsidRPr="006264C9">
              <w:rPr>
                <w:b/>
                <w:bCs/>
                <w:sz w:val="26"/>
                <w:szCs w:val="26"/>
              </w:rPr>
              <w:t>TELECOMMUNICATION</w:t>
            </w:r>
            <w:r w:rsidRPr="006264C9">
              <w:rPr>
                <w:b/>
                <w:bCs/>
                <w:sz w:val="26"/>
                <w:szCs w:val="26"/>
              </w:rPr>
              <w:br/>
              <w:t>STANDARDIZATION SECTOR</w:t>
            </w:r>
          </w:p>
          <w:p w14:paraId="32369286" w14:textId="77777777" w:rsidR="00E55967" w:rsidRPr="007F664D" w:rsidRDefault="00E55967"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14:paraId="729FDC7E" w14:textId="14CCEBE6" w:rsidR="00E55967" w:rsidRPr="008E4071" w:rsidRDefault="00E55967" w:rsidP="00406740">
            <w:pPr>
              <w:pStyle w:val="Docnumber"/>
              <w:rPr>
                <w:lang w:val="ru-RU"/>
              </w:rPr>
            </w:pPr>
            <w:r w:rsidRPr="00A87144">
              <w:rPr>
                <w:noProof/>
              </w:rPr>
              <w:t>SG2</w:t>
            </w:r>
            <w:r w:rsidRPr="00A87144">
              <w:t>-</w:t>
            </w:r>
            <w:r w:rsidR="00482A1B">
              <w:t>C059</w:t>
            </w:r>
          </w:p>
        </w:tc>
      </w:tr>
      <w:tr w:rsidR="00E55967" w:rsidRPr="00A87144" w14:paraId="4E3D5F04" w14:textId="77777777" w:rsidTr="009B75B3">
        <w:trPr>
          <w:cantSplit/>
          <w:jc w:val="center"/>
        </w:trPr>
        <w:tc>
          <w:tcPr>
            <w:tcW w:w="1134" w:type="dxa"/>
            <w:vMerge/>
          </w:tcPr>
          <w:p w14:paraId="59452B31" w14:textId="77777777" w:rsidR="00E55967" w:rsidRPr="00072A4E" w:rsidRDefault="00E55967" w:rsidP="00FD35D4">
            <w:pPr>
              <w:rPr>
                <w:smallCaps/>
                <w:sz w:val="20"/>
              </w:rPr>
            </w:pPr>
          </w:p>
        </w:tc>
        <w:tc>
          <w:tcPr>
            <w:tcW w:w="3969" w:type="dxa"/>
            <w:gridSpan w:val="2"/>
            <w:vMerge/>
          </w:tcPr>
          <w:p w14:paraId="4D96D270" w14:textId="77777777" w:rsidR="00E55967" w:rsidRPr="00072A4E" w:rsidRDefault="00E55967" w:rsidP="00FD35D4">
            <w:pPr>
              <w:rPr>
                <w:smallCaps/>
                <w:sz w:val="20"/>
              </w:rPr>
            </w:pPr>
          </w:p>
        </w:tc>
        <w:tc>
          <w:tcPr>
            <w:tcW w:w="4537" w:type="dxa"/>
            <w:gridSpan w:val="3"/>
          </w:tcPr>
          <w:p w14:paraId="2E13F226" w14:textId="77777777" w:rsidR="00E55967" w:rsidRPr="00A87144" w:rsidRDefault="00E55967" w:rsidP="00FD35D4">
            <w:pPr>
              <w:pStyle w:val="TSBHeaderRight14"/>
            </w:pPr>
            <w:r w:rsidRPr="00A87144">
              <w:rPr>
                <w:noProof/>
              </w:rPr>
              <w:t>STUDY GROUP 2</w:t>
            </w:r>
          </w:p>
        </w:tc>
      </w:tr>
      <w:tr w:rsidR="00E55967" w:rsidRPr="00A87144" w14:paraId="6838ABF7" w14:textId="77777777" w:rsidTr="009B75B3">
        <w:trPr>
          <w:cantSplit/>
          <w:jc w:val="center"/>
        </w:trPr>
        <w:tc>
          <w:tcPr>
            <w:tcW w:w="1134" w:type="dxa"/>
            <w:vMerge/>
            <w:tcBorders>
              <w:bottom w:val="single" w:sz="12" w:space="0" w:color="auto"/>
            </w:tcBorders>
          </w:tcPr>
          <w:p w14:paraId="2372F3AC" w14:textId="77777777" w:rsidR="00E55967" w:rsidRPr="0037415F" w:rsidRDefault="00E55967" w:rsidP="00691C94">
            <w:pPr>
              <w:rPr>
                <w:b/>
                <w:bCs/>
                <w:sz w:val="26"/>
              </w:rPr>
            </w:pPr>
          </w:p>
        </w:tc>
        <w:tc>
          <w:tcPr>
            <w:tcW w:w="3969" w:type="dxa"/>
            <w:gridSpan w:val="2"/>
            <w:vMerge/>
            <w:tcBorders>
              <w:bottom w:val="single" w:sz="12" w:space="0" w:color="auto"/>
            </w:tcBorders>
          </w:tcPr>
          <w:p w14:paraId="0BFAD173" w14:textId="77777777" w:rsidR="00E55967" w:rsidRPr="0037415F" w:rsidRDefault="00E55967" w:rsidP="00691C94">
            <w:pPr>
              <w:rPr>
                <w:b/>
                <w:bCs/>
                <w:sz w:val="26"/>
              </w:rPr>
            </w:pPr>
          </w:p>
        </w:tc>
        <w:tc>
          <w:tcPr>
            <w:tcW w:w="4537" w:type="dxa"/>
            <w:gridSpan w:val="3"/>
            <w:tcBorders>
              <w:bottom w:val="single" w:sz="12" w:space="0" w:color="auto"/>
            </w:tcBorders>
            <w:vAlign w:val="center"/>
          </w:tcPr>
          <w:p w14:paraId="3041D297" w14:textId="77777777" w:rsidR="00E55967" w:rsidRPr="00A87144" w:rsidRDefault="00E55967" w:rsidP="006F4361">
            <w:pPr>
              <w:pStyle w:val="TSBHeaderRight14"/>
            </w:pPr>
            <w:r w:rsidRPr="00A87144">
              <w:t>Original: English</w:t>
            </w:r>
          </w:p>
        </w:tc>
      </w:tr>
      <w:tr w:rsidR="00E55967" w:rsidRPr="0037415F" w14:paraId="21BAE240" w14:textId="77777777" w:rsidTr="00D57D7F">
        <w:trPr>
          <w:cantSplit/>
          <w:jc w:val="center"/>
        </w:trPr>
        <w:tc>
          <w:tcPr>
            <w:tcW w:w="1418" w:type="dxa"/>
            <w:gridSpan w:val="2"/>
          </w:tcPr>
          <w:p w14:paraId="612A1D03" w14:textId="77777777" w:rsidR="00E55967" w:rsidRPr="0037415F" w:rsidRDefault="00E55967" w:rsidP="00691C94">
            <w:pPr>
              <w:rPr>
                <w:b/>
                <w:bCs/>
              </w:rPr>
            </w:pPr>
            <w:r w:rsidRPr="0037415F">
              <w:rPr>
                <w:b/>
                <w:bCs/>
              </w:rPr>
              <w:t>Question(s):</w:t>
            </w:r>
          </w:p>
        </w:tc>
        <w:tc>
          <w:tcPr>
            <w:tcW w:w="3827" w:type="dxa"/>
            <w:gridSpan w:val="2"/>
          </w:tcPr>
          <w:p w14:paraId="27A7E6B7" w14:textId="77777777" w:rsidR="00E55967" w:rsidRPr="00120D00" w:rsidRDefault="00E55967" w:rsidP="00120D00">
            <w:pPr>
              <w:pStyle w:val="TSBHeaderQuestion"/>
            </w:pPr>
            <w:r w:rsidRPr="00120D00">
              <w:rPr>
                <w:noProof/>
              </w:rPr>
              <w:t>1/2</w:t>
            </w:r>
          </w:p>
        </w:tc>
        <w:tc>
          <w:tcPr>
            <w:tcW w:w="4395" w:type="dxa"/>
            <w:gridSpan w:val="2"/>
          </w:tcPr>
          <w:p w14:paraId="6F4AC029" w14:textId="77777777" w:rsidR="00E55967" w:rsidRPr="0037415F" w:rsidRDefault="00406740" w:rsidP="009506EF">
            <w:pPr>
              <w:pStyle w:val="VenueDate"/>
            </w:pPr>
            <w:r>
              <w:t>Virtual</w:t>
            </w:r>
            <w:r w:rsidR="00120D00" w:rsidRPr="005A6E50">
              <w:t>, 1</w:t>
            </w:r>
            <w:r>
              <w:rPr>
                <w:lang w:val="en-IN"/>
              </w:rPr>
              <w:t>3</w:t>
            </w:r>
            <w:r>
              <w:t>-22 March</w:t>
            </w:r>
            <w:r w:rsidR="00120D00" w:rsidRPr="005A6E50">
              <w:t xml:space="preserve"> 202</w:t>
            </w:r>
            <w:r>
              <w:t>3</w:t>
            </w:r>
          </w:p>
        </w:tc>
      </w:tr>
      <w:tr w:rsidR="00E55967" w:rsidRPr="00A4045F" w14:paraId="58EC0A87" w14:textId="77777777" w:rsidTr="00BC1FAE">
        <w:trPr>
          <w:cantSplit/>
          <w:jc w:val="center"/>
        </w:trPr>
        <w:tc>
          <w:tcPr>
            <w:tcW w:w="9640" w:type="dxa"/>
            <w:gridSpan w:val="6"/>
          </w:tcPr>
          <w:p w14:paraId="198686BF" w14:textId="77777777" w:rsidR="00E55967" w:rsidRPr="002534C9" w:rsidRDefault="00E55967" w:rsidP="0095099F">
            <w:pPr>
              <w:jc w:val="center"/>
              <w:rPr>
                <w:b/>
                <w:bCs/>
              </w:rPr>
            </w:pPr>
            <w:r w:rsidRPr="002534C9">
              <w:rPr>
                <w:b/>
                <w:bCs/>
              </w:rPr>
              <w:t>CONTRIBUTION</w:t>
            </w:r>
          </w:p>
        </w:tc>
      </w:tr>
      <w:tr w:rsidR="00E55967" w:rsidRPr="0037415F" w14:paraId="2F11523A" w14:textId="77777777" w:rsidTr="00D57D7F">
        <w:trPr>
          <w:cantSplit/>
          <w:jc w:val="center"/>
        </w:trPr>
        <w:tc>
          <w:tcPr>
            <w:tcW w:w="1418" w:type="dxa"/>
            <w:gridSpan w:val="2"/>
          </w:tcPr>
          <w:p w14:paraId="725CBF45" w14:textId="77777777" w:rsidR="00E55967" w:rsidRPr="0037415F" w:rsidRDefault="00E55967" w:rsidP="00691C94">
            <w:pPr>
              <w:rPr>
                <w:b/>
                <w:bCs/>
              </w:rPr>
            </w:pPr>
            <w:r>
              <w:rPr>
                <w:b/>
                <w:bCs/>
              </w:rPr>
              <w:t>Source:</w:t>
            </w:r>
          </w:p>
        </w:tc>
        <w:tc>
          <w:tcPr>
            <w:tcW w:w="8222" w:type="dxa"/>
            <w:gridSpan w:val="4"/>
          </w:tcPr>
          <w:p w14:paraId="6B22BF49" w14:textId="77777777" w:rsidR="00E55967" w:rsidRPr="00FA2E6D" w:rsidRDefault="00275668" w:rsidP="00120D00">
            <w:pPr>
              <w:pStyle w:val="TSBHeaderSource"/>
              <w:rPr>
                <w:highlight w:val="yellow"/>
              </w:rPr>
            </w:pPr>
            <w:r>
              <w:t>India</w:t>
            </w:r>
          </w:p>
        </w:tc>
      </w:tr>
      <w:tr w:rsidR="00E55967" w:rsidRPr="0037415F" w14:paraId="24B78C0D" w14:textId="77777777" w:rsidTr="00D57D7F">
        <w:trPr>
          <w:cantSplit/>
          <w:jc w:val="center"/>
        </w:trPr>
        <w:tc>
          <w:tcPr>
            <w:tcW w:w="1418" w:type="dxa"/>
            <w:gridSpan w:val="2"/>
          </w:tcPr>
          <w:p w14:paraId="468C348A" w14:textId="77777777" w:rsidR="00E55967" w:rsidRPr="0037415F" w:rsidRDefault="00E55967" w:rsidP="00691C94">
            <w:r w:rsidRPr="0037415F">
              <w:rPr>
                <w:b/>
                <w:bCs/>
              </w:rPr>
              <w:t>Title:</w:t>
            </w:r>
          </w:p>
        </w:tc>
        <w:tc>
          <w:tcPr>
            <w:tcW w:w="8222" w:type="dxa"/>
            <w:gridSpan w:val="4"/>
          </w:tcPr>
          <w:p w14:paraId="0BC87830" w14:textId="62EDACF2" w:rsidR="00E55967" w:rsidRPr="00A12386" w:rsidRDefault="006405EB" w:rsidP="00275668">
            <w:pPr>
              <w:pStyle w:val="TSBHeaderTitle"/>
              <w:rPr>
                <w:highlight w:val="yellow"/>
                <w:lang w:val="en-US"/>
              </w:rPr>
            </w:pPr>
            <w:r w:rsidRPr="006405EB">
              <w:t>Proposed amendments to Recommendation ITU-T E</w:t>
            </w:r>
            <w:r>
              <w:t>.156</w:t>
            </w:r>
          </w:p>
        </w:tc>
      </w:tr>
      <w:tr w:rsidR="00051961" w:rsidRPr="0037415F" w14:paraId="2A8D6047" w14:textId="77777777" w:rsidTr="0081064E">
        <w:trPr>
          <w:cantSplit/>
          <w:jc w:val="center"/>
        </w:trPr>
        <w:tc>
          <w:tcPr>
            <w:tcW w:w="1418" w:type="dxa"/>
            <w:gridSpan w:val="2"/>
            <w:tcBorders>
              <w:top w:val="single" w:sz="6" w:space="0" w:color="auto"/>
              <w:bottom w:val="single" w:sz="6" w:space="0" w:color="auto"/>
            </w:tcBorders>
          </w:tcPr>
          <w:p w14:paraId="3084948F" w14:textId="77777777" w:rsidR="00051961" w:rsidRPr="008F7104" w:rsidRDefault="00051961" w:rsidP="005C4F27">
            <w:pPr>
              <w:rPr>
                <w:b/>
                <w:bCs/>
              </w:rPr>
            </w:pPr>
            <w:r w:rsidRPr="008F7104">
              <w:rPr>
                <w:b/>
                <w:bCs/>
              </w:rPr>
              <w:t>Contact:</w:t>
            </w:r>
          </w:p>
        </w:tc>
        <w:tc>
          <w:tcPr>
            <w:tcW w:w="4111" w:type="dxa"/>
            <w:gridSpan w:val="3"/>
            <w:tcBorders>
              <w:top w:val="single" w:sz="6" w:space="0" w:color="auto"/>
              <w:bottom w:val="single" w:sz="6" w:space="0" w:color="auto"/>
            </w:tcBorders>
          </w:tcPr>
          <w:p w14:paraId="6943F083" w14:textId="77777777" w:rsidR="00051961" w:rsidRPr="00972DFE" w:rsidRDefault="00275668" w:rsidP="00275668">
            <w:r>
              <w:t>Tejpal Singh</w:t>
            </w:r>
            <w:r w:rsidR="00051961" w:rsidRPr="00972DFE">
              <w:br/>
            </w:r>
            <w:r>
              <w:t>India</w:t>
            </w:r>
          </w:p>
        </w:tc>
        <w:tc>
          <w:tcPr>
            <w:tcW w:w="4111" w:type="dxa"/>
            <w:tcBorders>
              <w:top w:val="single" w:sz="6" w:space="0" w:color="auto"/>
              <w:bottom w:val="single" w:sz="6" w:space="0" w:color="auto"/>
            </w:tcBorders>
          </w:tcPr>
          <w:p w14:paraId="6E6EC520" w14:textId="77777777" w:rsidR="00051961" w:rsidRPr="00972DFE" w:rsidRDefault="00051961" w:rsidP="00275668">
            <w:pPr>
              <w:tabs>
                <w:tab w:val="left" w:pos="794"/>
              </w:tabs>
            </w:pPr>
            <w:r w:rsidRPr="00972DFE">
              <w:t>Tel:</w:t>
            </w:r>
            <w:r w:rsidRPr="00972DFE">
              <w:tab/>
            </w:r>
            <w:r w:rsidRPr="001D7E90">
              <w:t>+</w:t>
            </w:r>
            <w:r w:rsidR="00275668">
              <w:t>919818885790</w:t>
            </w:r>
            <w:r w:rsidRPr="00972DFE">
              <w:br/>
              <w:t>E-mail:</w:t>
            </w:r>
            <w:r w:rsidRPr="00972DFE">
              <w:tab/>
            </w:r>
            <w:hyperlink r:id="rId12" w:history="1">
              <w:r w:rsidR="00275668" w:rsidRPr="00DF5705">
                <w:rPr>
                  <w:rStyle w:val="Hyperlink"/>
                </w:rPr>
                <w:t>tejpal.singh70@gov.in</w:t>
              </w:r>
            </w:hyperlink>
          </w:p>
        </w:tc>
      </w:tr>
    </w:tbl>
    <w:p w14:paraId="0CB33CD1" w14:textId="77777777" w:rsidR="00E55967" w:rsidRDefault="00E55967" w:rsidP="0089088E"/>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E55967" w:rsidRPr="0037415F" w14:paraId="56C966F4" w14:textId="77777777" w:rsidTr="00D57D7F">
        <w:trPr>
          <w:cantSplit/>
          <w:jc w:val="center"/>
        </w:trPr>
        <w:tc>
          <w:tcPr>
            <w:tcW w:w="1418" w:type="dxa"/>
          </w:tcPr>
          <w:p w14:paraId="5330DA2B" w14:textId="77777777" w:rsidR="00E55967" w:rsidRPr="00A12386" w:rsidRDefault="00E55967" w:rsidP="00EB6775">
            <w:pPr>
              <w:rPr>
                <w:b/>
                <w:bCs/>
              </w:rPr>
            </w:pPr>
            <w:r w:rsidRPr="00A12386">
              <w:rPr>
                <w:b/>
                <w:bCs/>
              </w:rPr>
              <w:t>Abstract:</w:t>
            </w:r>
          </w:p>
        </w:tc>
        <w:tc>
          <w:tcPr>
            <w:tcW w:w="8222" w:type="dxa"/>
          </w:tcPr>
          <w:p w14:paraId="142E7EF6" w14:textId="1482A203" w:rsidR="00E55967" w:rsidRPr="00A12386" w:rsidRDefault="0083330D" w:rsidP="00275668">
            <w:pPr>
              <w:pStyle w:val="TSBHeaderSummary"/>
            </w:pPr>
            <w:r>
              <w:t xml:space="preserve">This </w:t>
            </w:r>
            <w:r w:rsidR="00275668">
              <w:t xml:space="preserve">contribution </w:t>
            </w:r>
            <w:r>
              <w:t xml:space="preserve">proposes to revise Appendix I </w:t>
            </w:r>
            <w:r w:rsidR="00275668">
              <w:t xml:space="preserve">and Appendix II </w:t>
            </w:r>
            <w:r>
              <w:t>of E.156</w:t>
            </w:r>
            <w:r w:rsidR="001E637E">
              <w:t xml:space="preserve"> under work item E.156</w:t>
            </w:r>
            <w:r>
              <w:t>.</w:t>
            </w:r>
          </w:p>
        </w:tc>
      </w:tr>
    </w:tbl>
    <w:p w14:paraId="077F7257" w14:textId="77777777" w:rsidR="00E55967" w:rsidRDefault="00E55967" w:rsidP="0089088E"/>
    <w:p w14:paraId="3F5222F6" w14:textId="77777777" w:rsidR="0083330D" w:rsidRPr="00CA214D" w:rsidRDefault="00CA214D" w:rsidP="0089088E">
      <w:pPr>
        <w:rPr>
          <w:b/>
        </w:rPr>
      </w:pPr>
      <w:r w:rsidRPr="00CA214D">
        <w:rPr>
          <w:b/>
        </w:rPr>
        <w:t>Proposals</w:t>
      </w:r>
    </w:p>
    <w:p w14:paraId="4D14096A" w14:textId="77777777" w:rsidR="00653A4B" w:rsidRDefault="00653A4B" w:rsidP="006405EB"/>
    <w:p w14:paraId="14B9FD61" w14:textId="13F6A9DF" w:rsidR="006C4F36" w:rsidRDefault="006405EB" w:rsidP="006405EB">
      <w:r>
        <w:t>1.</w:t>
      </w:r>
      <w:r>
        <w:tab/>
      </w:r>
      <w:r w:rsidR="001D32B8">
        <w:t>ITU-T E.156 define misuse as ‘</w:t>
      </w:r>
      <w:r w:rsidR="001D32B8" w:rsidRPr="006405EB">
        <w:rPr>
          <w:i/>
          <w:iCs/>
        </w:rPr>
        <w:t>The use of international telecommunication numbering resources specified in ITU-T Recommendations other than by the assignee or for purposes other than those for which they were assigned or use of unassigned resources</w:t>
      </w:r>
      <w:r w:rsidR="001D32B8">
        <w:t>.’</w:t>
      </w:r>
      <w:r w:rsidR="00436367">
        <w:t xml:space="preserve"> </w:t>
      </w:r>
    </w:p>
    <w:p w14:paraId="3E3A2BDC" w14:textId="77777777" w:rsidR="001D32B8" w:rsidRDefault="00271D2F" w:rsidP="006405EB">
      <w:r>
        <w:t>Therefore</w:t>
      </w:r>
      <w:r w:rsidR="00436367">
        <w:t xml:space="preserve">, </w:t>
      </w:r>
      <w:r>
        <w:t xml:space="preserve">‘spoofing’ and ‘tampering’ of International Calling Party Number </w:t>
      </w:r>
      <w:r w:rsidR="00653A4B">
        <w:t>Delivery (</w:t>
      </w:r>
      <w:r>
        <w:t xml:space="preserve">ICPND) is </w:t>
      </w:r>
      <w:r w:rsidR="006C4F36">
        <w:t xml:space="preserve">also a </w:t>
      </w:r>
      <w:r>
        <w:t xml:space="preserve">misuse of numbering resources </w:t>
      </w:r>
      <w:proofErr w:type="gramStart"/>
      <w:r>
        <w:t>and</w:t>
      </w:r>
      <w:r w:rsidR="006C4F36">
        <w:t xml:space="preserve"> also</w:t>
      </w:r>
      <w:proofErr w:type="gramEnd"/>
      <w:r w:rsidR="006C4F36">
        <w:t xml:space="preserve"> a</w:t>
      </w:r>
      <w:r>
        <w:t xml:space="preserve"> non-compliance of ITU-T Recommendation E.157.  Misuse of ICPND through </w:t>
      </w:r>
      <w:r w:rsidR="006C4F36">
        <w:t>‘</w:t>
      </w:r>
      <w:r>
        <w:t>spoofing</w:t>
      </w:r>
      <w:r w:rsidR="006C4F36">
        <w:t>’</w:t>
      </w:r>
      <w:r>
        <w:t xml:space="preserve"> and </w:t>
      </w:r>
      <w:r w:rsidR="006C4F36">
        <w:t>‘</w:t>
      </w:r>
      <w:r>
        <w:t>tampering</w:t>
      </w:r>
      <w:r w:rsidR="006C4F36">
        <w:t>’</w:t>
      </w:r>
      <w:r>
        <w:t xml:space="preserve"> may </w:t>
      </w:r>
      <w:r w:rsidR="006C4F36">
        <w:t>result</w:t>
      </w:r>
      <w:r>
        <w:t xml:space="preserve"> in many frauds and </w:t>
      </w:r>
      <w:r w:rsidR="00653A4B">
        <w:t>affects national security. Therefore, the Appendix II should also include possible actions for this scenario of misuse.</w:t>
      </w:r>
    </w:p>
    <w:p w14:paraId="58B1648C" w14:textId="57B229FC" w:rsidR="00B31461" w:rsidRDefault="006405EB" w:rsidP="006405EB">
      <w:r>
        <w:t>2.</w:t>
      </w:r>
      <w:r>
        <w:tab/>
      </w:r>
      <w:r w:rsidR="00B31461">
        <w:t xml:space="preserve">Appendix I uses two terms </w:t>
      </w:r>
      <w:proofErr w:type="gramStart"/>
      <w:r w:rsidR="00B31461">
        <w:t>i.e.</w:t>
      </w:r>
      <w:proofErr w:type="gramEnd"/>
      <w:r w:rsidR="00B31461">
        <w:t xml:space="preserve"> ‘calling party’ in section 1 and ‘calling subscriber’ in remaining sections. These terms are neither defined nor any distinction explained. It is proposed to use the same term </w:t>
      </w:r>
      <w:proofErr w:type="gramStart"/>
      <w:r w:rsidR="00B31461">
        <w:t>i.e.</w:t>
      </w:r>
      <w:proofErr w:type="gramEnd"/>
      <w:r w:rsidR="00B31461">
        <w:t xml:space="preserve"> ‘calling party’ for consistency. This term is also used in Appendix IV.</w:t>
      </w:r>
    </w:p>
    <w:p w14:paraId="7C5B05F5" w14:textId="77777777" w:rsidR="006405EB" w:rsidRDefault="006405EB">
      <w:pPr>
        <w:spacing w:before="0" w:after="160" w:line="259" w:lineRule="auto"/>
      </w:pPr>
      <w:r>
        <w:br w:type="page"/>
      </w:r>
    </w:p>
    <w:p w14:paraId="5BB04A9A" w14:textId="6901926B" w:rsidR="00406740" w:rsidRPr="00406740" w:rsidRDefault="00406740" w:rsidP="00406740">
      <w:pPr>
        <w:jc w:val="center"/>
        <w:rPr>
          <w:b/>
          <w:bCs/>
        </w:rPr>
      </w:pPr>
      <w:r w:rsidRPr="00406740">
        <w:rPr>
          <w:b/>
          <w:bCs/>
        </w:rPr>
        <w:lastRenderedPageBreak/>
        <w:t>Appendix I</w:t>
      </w:r>
    </w:p>
    <w:p w14:paraId="152ACF30" w14:textId="77777777" w:rsidR="00406740" w:rsidRDefault="00406740" w:rsidP="00406740">
      <w:pPr>
        <w:jc w:val="center"/>
      </w:pPr>
      <w:r>
        <w:t>Examples of number resource misuse</w:t>
      </w:r>
    </w:p>
    <w:p w14:paraId="265B24BA" w14:textId="77777777" w:rsidR="00406740" w:rsidRDefault="00406740" w:rsidP="00406740">
      <w:pPr>
        <w:jc w:val="center"/>
      </w:pPr>
      <w:r>
        <w:t>(This appendix does not form an integral part of this Recommendation.)</w:t>
      </w:r>
    </w:p>
    <w:p w14:paraId="119CC791" w14:textId="77777777" w:rsidR="00406740" w:rsidRDefault="00406740" w:rsidP="00406740">
      <w:r>
        <w:t>The following constitute examples of misuse.</w:t>
      </w:r>
    </w:p>
    <w:p w14:paraId="46A0D0E7" w14:textId="77777777" w:rsidR="00406740" w:rsidRDefault="00406740" w:rsidP="00406740">
      <w:pPr>
        <w:jc w:val="both"/>
      </w:pPr>
      <w:r>
        <w:t xml:space="preserve">1. The calling party does not have any reserved or allocated number (e.g., when delivering web or voice over Internet protocol communication services) </w:t>
      </w:r>
      <w:del w:id="0" w:author="Tejpal Singh" w:date="2023-01-15T19:04:00Z">
        <w:r w:rsidDel="006A7EBF">
          <w:delText xml:space="preserve">with </w:delText>
        </w:r>
      </w:del>
      <w:ins w:id="1" w:author="Tejpal Singh" w:date="2023-01-15T19:04:00Z">
        <w:r w:rsidR="006A7EBF">
          <w:t xml:space="preserve"> for </w:t>
        </w:r>
      </w:ins>
      <w:r>
        <w:t xml:space="preserve">access to public telephone networks, and for call handling requires that an operator or service provider assign that party an ITU-T E.164 number that is random or does not belong to that </w:t>
      </w:r>
      <w:ins w:id="2" w:author="Tejpal Singh" w:date="2023-01-15T19:04:00Z">
        <w:r w:rsidR="006A7EBF">
          <w:t xml:space="preserve">calling </w:t>
        </w:r>
      </w:ins>
      <w:r>
        <w:t>party or is not bound to a user, and the number is transferred over the network.</w:t>
      </w:r>
    </w:p>
    <w:p w14:paraId="227B15D8" w14:textId="77777777" w:rsidR="00406740" w:rsidRDefault="00406740" w:rsidP="00406740">
      <w:pPr>
        <w:jc w:val="both"/>
      </w:pPr>
      <w:r>
        <w:t xml:space="preserve">2. The calling </w:t>
      </w:r>
      <w:del w:id="3" w:author="Tejpal Singh" w:date="2023-01-15T19:04:00Z">
        <w:r w:rsidDel="006A7EBF">
          <w:delText xml:space="preserve">subscriber </w:delText>
        </w:r>
      </w:del>
      <w:ins w:id="4" w:author="Tejpal Singh" w:date="2023-01-15T19:04:00Z">
        <w:r w:rsidR="006A7EBF">
          <w:t xml:space="preserve"> party </w:t>
        </w:r>
      </w:ins>
      <w:r>
        <w:t>has a reserved or allocated number, but during call handling</w:t>
      </w:r>
      <w:ins w:id="5" w:author="Tejpal Singh" w:date="2023-01-15T19:05:00Z">
        <w:r w:rsidR="006A7EBF">
          <w:t>,</w:t>
        </w:r>
      </w:ins>
      <w:r>
        <w:t xml:space="preserve"> </w:t>
      </w:r>
      <w:del w:id="6" w:author="Tejpal Singh" w:date="2023-01-15T19:05:00Z">
        <w:r w:rsidDel="006A7EBF">
          <w:delText xml:space="preserve">that </w:delText>
        </w:r>
      </w:del>
      <w:ins w:id="7" w:author="Tejpal Singh" w:date="2023-01-15T19:05:00Z">
        <w:r w:rsidR="006A7EBF">
          <w:t>calling</w:t>
        </w:r>
      </w:ins>
      <w:del w:id="8" w:author="Tejpal Singh" w:date="2023-01-15T19:04:00Z">
        <w:r w:rsidDel="006A7EBF">
          <w:delText xml:space="preserve">subscriber’s </w:delText>
        </w:r>
      </w:del>
      <w:ins w:id="9" w:author="Tejpal Singh" w:date="2023-01-15T19:04:00Z">
        <w:r w:rsidR="006A7EBF">
          <w:t xml:space="preserve"> party </w:t>
        </w:r>
      </w:ins>
      <w:r>
        <w:t>number is substituted with another number without any justification or agreement</w:t>
      </w:r>
      <w:ins w:id="10" w:author="Tejpal Singh" w:date="2023-01-15T19:09:00Z">
        <w:r w:rsidR="00402842">
          <w:t xml:space="preserve"> in accordance with ITU-T E.157</w:t>
        </w:r>
      </w:ins>
      <w:r>
        <w:t>.</w:t>
      </w:r>
    </w:p>
    <w:p w14:paraId="6701D6D5" w14:textId="77777777" w:rsidR="00406740" w:rsidRDefault="00406740" w:rsidP="00406740">
      <w:pPr>
        <w:jc w:val="both"/>
      </w:pPr>
      <w:r>
        <w:t xml:space="preserve">3. The calling </w:t>
      </w:r>
      <w:del w:id="11" w:author="Tejpal Singh" w:date="2023-01-15T19:05:00Z">
        <w:r w:rsidDel="006A7EBF">
          <w:delText xml:space="preserve">subscriber </w:delText>
        </w:r>
      </w:del>
      <w:ins w:id="12" w:author="Tejpal Singh" w:date="2023-01-15T19:05:00Z">
        <w:r w:rsidR="006A7EBF">
          <w:t xml:space="preserve"> party </w:t>
        </w:r>
      </w:ins>
      <w:r>
        <w:t xml:space="preserve">has no reserved or allocated number; in routing an operator or a service provider </w:t>
      </w:r>
      <w:del w:id="13" w:author="Tejpal Singh" w:date="2023-01-15T19:06:00Z">
        <w:r w:rsidDel="006A7EBF">
          <w:delText xml:space="preserve">shall </w:delText>
        </w:r>
      </w:del>
      <w:ins w:id="14" w:author="Tejpal Singh" w:date="2023-01-15T19:06:00Z">
        <w:r w:rsidR="006A7EBF">
          <w:t xml:space="preserve"> does </w:t>
        </w:r>
      </w:ins>
      <w:r>
        <w:t xml:space="preserve">not transfer any identifiers of a calling </w:t>
      </w:r>
      <w:del w:id="15" w:author="Tejpal Singh" w:date="2023-01-15T19:06:00Z">
        <w:r w:rsidDel="006A7EBF">
          <w:delText xml:space="preserve">subscriber </w:delText>
        </w:r>
      </w:del>
      <w:ins w:id="16" w:author="Tejpal Singh" w:date="2023-01-15T19:06:00Z">
        <w:r w:rsidR="006A7EBF">
          <w:t xml:space="preserve"> party </w:t>
        </w:r>
      </w:ins>
      <w:r>
        <w:t>(nor transfer it partly).</w:t>
      </w:r>
    </w:p>
    <w:p w14:paraId="4C9BA1A3" w14:textId="77777777" w:rsidR="00E55967" w:rsidRDefault="00406740" w:rsidP="00406740">
      <w:pPr>
        <w:jc w:val="both"/>
        <w:rPr>
          <w:ins w:id="17" w:author="Tejpal Singh" w:date="2023-01-15T19:48:00Z"/>
        </w:rPr>
      </w:pPr>
      <w:r>
        <w:t xml:space="preserve">4. The calling </w:t>
      </w:r>
      <w:del w:id="18" w:author="Tejpal Singh" w:date="2023-01-15T19:06:00Z">
        <w:r w:rsidDel="006A7EBF">
          <w:delText xml:space="preserve">subscriber </w:delText>
        </w:r>
      </w:del>
      <w:ins w:id="19" w:author="Tejpal Singh" w:date="2023-01-15T19:06:00Z">
        <w:r w:rsidR="006A7EBF">
          <w:t xml:space="preserve"> party </w:t>
        </w:r>
      </w:ins>
      <w:r>
        <w:t xml:space="preserve">has a reserved or allocated number and during call handling an operator or a service provider ceases the transfer of such a number as an identifier of that </w:t>
      </w:r>
      <w:del w:id="20" w:author="Tejpal Singh" w:date="2023-01-15T19:07:00Z">
        <w:r w:rsidDel="006A7EBF">
          <w:delText>subscriber</w:delText>
        </w:r>
      </w:del>
      <w:ins w:id="21" w:author="Tejpal Singh" w:date="2023-01-15T19:07:00Z">
        <w:r w:rsidR="006A7EBF">
          <w:t xml:space="preserve"> calling party</w:t>
        </w:r>
      </w:ins>
    </w:p>
    <w:p w14:paraId="0994D883" w14:textId="77777777" w:rsidR="00304C5B" w:rsidRDefault="00304C5B" w:rsidP="00406740">
      <w:pPr>
        <w:jc w:val="both"/>
        <w:rPr>
          <w:ins w:id="22" w:author="Tejpal Singh" w:date="2023-01-15T19:48:00Z"/>
        </w:rPr>
      </w:pPr>
      <w:ins w:id="23" w:author="Tejpal Singh" w:date="2023-01-15T19:48:00Z">
        <w:r>
          <w:t>5. Calling party uses rented number</w:t>
        </w:r>
      </w:ins>
      <w:ins w:id="24" w:author="Tejpal Singh" w:date="2023-01-15T19:49:00Z">
        <w:r>
          <w:t>ing resource from other party</w:t>
        </w:r>
      </w:ins>
      <w:ins w:id="25" w:author="Tejpal Singh" w:date="2023-01-15T19:48:00Z">
        <w:r>
          <w:t xml:space="preserve"> for making call</w:t>
        </w:r>
      </w:ins>
      <w:ins w:id="26" w:author="Tejpal Singh" w:date="2023-01-15T19:50:00Z">
        <w:r>
          <w:t>s</w:t>
        </w:r>
      </w:ins>
      <w:ins w:id="27" w:author="Tejpal Singh" w:date="2023-01-15T19:48:00Z">
        <w:r>
          <w:t xml:space="preserve"> </w:t>
        </w:r>
      </w:ins>
      <w:ins w:id="28" w:author="Tejpal Singh" w:date="2023-01-15T19:50:00Z">
        <w:r>
          <w:t xml:space="preserve">for the purpose of concealing the delivery of </w:t>
        </w:r>
      </w:ins>
      <w:ins w:id="29" w:author="Tejpal Singh" w:date="2023-01-15T19:51:00Z">
        <w:r>
          <w:t>International Calling Party Number delivery in violation of ITU-T Recommendation E.157</w:t>
        </w:r>
      </w:ins>
    </w:p>
    <w:p w14:paraId="2E42DB74" w14:textId="77777777" w:rsidR="00304C5B" w:rsidRDefault="00304C5B" w:rsidP="00406740">
      <w:pPr>
        <w:jc w:val="both"/>
      </w:pPr>
      <w:ins w:id="30" w:author="Tejpal Singh" w:date="2023-01-15T19:49:00Z">
        <w:r>
          <w:t xml:space="preserve">6. The </w:t>
        </w:r>
      </w:ins>
      <w:ins w:id="31" w:author="Tejpal Singh" w:date="2023-01-15T19:52:00Z">
        <w:r>
          <w:t>International Calling Party Number delivery is ‘spoofed’ or ‘tampered’</w:t>
        </w:r>
        <w:r w:rsidR="006A3564">
          <w:t xml:space="preserve"> by calling party or any other </w:t>
        </w:r>
      </w:ins>
      <w:ins w:id="32" w:author="Tejpal Singh" w:date="2023-01-15T21:17:00Z">
        <w:r w:rsidR="00E77FD6">
          <w:t>transit operators</w:t>
        </w:r>
      </w:ins>
      <w:ins w:id="33" w:author="Tejpal Singh" w:date="2023-01-15T19:52:00Z">
        <w:r w:rsidR="00E77FD6">
          <w:t xml:space="preserve"> in</w:t>
        </w:r>
      </w:ins>
      <w:ins w:id="34" w:author="Tejpal Singh" w:date="2023-01-15T21:17:00Z">
        <w:r w:rsidR="00E77FD6">
          <w:t xml:space="preserve"> the call completion</w:t>
        </w:r>
      </w:ins>
      <w:ins w:id="35" w:author="Tejpal Singh" w:date="2023-01-15T19:52:00Z">
        <w:r w:rsidR="006A3564">
          <w:t>.</w:t>
        </w:r>
        <w:r>
          <w:t xml:space="preserve"> </w:t>
        </w:r>
      </w:ins>
    </w:p>
    <w:p w14:paraId="6E762B00" w14:textId="77777777" w:rsidR="006405EB" w:rsidRDefault="006405EB">
      <w:pPr>
        <w:spacing w:before="0" w:after="160" w:line="259" w:lineRule="auto"/>
      </w:pPr>
      <w:r>
        <w:br w:type="page"/>
      </w:r>
    </w:p>
    <w:p w14:paraId="0B9BD821" w14:textId="4B008835" w:rsidR="00406740" w:rsidRPr="00406740" w:rsidRDefault="00406740" w:rsidP="00406740">
      <w:pPr>
        <w:jc w:val="center"/>
        <w:rPr>
          <w:b/>
          <w:bCs/>
        </w:rPr>
      </w:pPr>
      <w:r w:rsidRPr="00406740">
        <w:rPr>
          <w:b/>
          <w:bCs/>
        </w:rPr>
        <w:lastRenderedPageBreak/>
        <w:t>Appendix II</w:t>
      </w:r>
    </w:p>
    <w:p w14:paraId="74BF16CB" w14:textId="77777777" w:rsidR="00406740" w:rsidRPr="00406740" w:rsidRDefault="00406740" w:rsidP="00406740">
      <w:pPr>
        <w:jc w:val="center"/>
        <w:rPr>
          <w:b/>
          <w:bCs/>
        </w:rPr>
      </w:pPr>
      <w:r w:rsidRPr="00406740">
        <w:rPr>
          <w:b/>
          <w:bCs/>
        </w:rPr>
        <w:t xml:space="preserve">Possible national actions in case of misuse of indirectly assigned </w:t>
      </w:r>
      <w:proofErr w:type="gramStart"/>
      <w:r w:rsidRPr="00406740">
        <w:rPr>
          <w:b/>
          <w:bCs/>
        </w:rPr>
        <w:t>resources</w:t>
      </w:r>
      <w:proofErr w:type="gramEnd"/>
    </w:p>
    <w:p w14:paraId="61DA5B69" w14:textId="77777777" w:rsidR="00406740" w:rsidRDefault="00406740" w:rsidP="00406740">
      <w:pPr>
        <w:jc w:val="center"/>
      </w:pPr>
      <w:r>
        <w:t>(This appendix does not form an integral part of this Recommendation.)</w:t>
      </w:r>
    </w:p>
    <w:p w14:paraId="10F1BA1E" w14:textId="77777777" w:rsidR="00406740" w:rsidRDefault="00406740" w:rsidP="00406740"/>
    <w:p w14:paraId="247DC4C0" w14:textId="77777777" w:rsidR="00406740" w:rsidRDefault="00406740" w:rsidP="00406740">
      <w:pPr>
        <w:jc w:val="both"/>
      </w:pPr>
      <w:r>
        <w:t>Administrations may consider taking the following actions in the case of misuse.</w:t>
      </w:r>
    </w:p>
    <w:p w14:paraId="07F1C7E7" w14:textId="77777777" w:rsidR="00406740" w:rsidRDefault="00406740" w:rsidP="00406740">
      <w:pPr>
        <w:spacing w:line="276" w:lineRule="auto"/>
        <w:jc w:val="both"/>
      </w:pPr>
      <w:r>
        <w:t>1) Initiate an investigation that initially will include the following:</w:t>
      </w:r>
    </w:p>
    <w:p w14:paraId="618EADB3" w14:textId="77777777" w:rsidR="00406740" w:rsidRDefault="00406740" w:rsidP="00406740">
      <w:pPr>
        <w:spacing w:line="276" w:lineRule="auto"/>
        <w:ind w:left="720"/>
        <w:jc w:val="both"/>
      </w:pPr>
      <w:r>
        <w:t xml:space="preserve">a. requesting information from the OA regarding how the disputed calls have been transited to </w:t>
      </w:r>
      <w:del w:id="36" w:author="Tejpal Singh" w:date="2023-01-15T19:11:00Z">
        <w:r w:rsidDel="00561936">
          <w:delText xml:space="preserve">their </w:delText>
        </w:r>
      </w:del>
      <w:proofErr w:type="gramStart"/>
      <w:ins w:id="37" w:author="Tejpal Singh" w:date="2023-01-15T19:11:00Z">
        <w:r w:rsidR="00561936">
          <w:t xml:space="preserve">the  </w:t>
        </w:r>
      </w:ins>
      <w:r>
        <w:t>destination</w:t>
      </w:r>
      <w:proofErr w:type="gramEnd"/>
      <w:r>
        <w:t>;</w:t>
      </w:r>
    </w:p>
    <w:p w14:paraId="39AAA27D" w14:textId="77777777" w:rsidR="00406740" w:rsidRDefault="00406740" w:rsidP="00406740">
      <w:pPr>
        <w:spacing w:line="276" w:lineRule="auto"/>
        <w:ind w:left="720"/>
        <w:jc w:val="both"/>
      </w:pPr>
      <w:r>
        <w:t>b. requesting information from the number</w:t>
      </w:r>
      <w:ins w:id="38" w:author="Tejpal Singh" w:date="2023-01-15T19:12:00Z">
        <w:r w:rsidR="00561936">
          <w:t>ing resource</w:t>
        </w:r>
      </w:ins>
      <w:r>
        <w:t xml:space="preserve"> </w:t>
      </w:r>
      <w:del w:id="39" w:author="Tejpal Singh" w:date="2023-01-15T19:12:00Z">
        <w:r w:rsidDel="00561936">
          <w:delText xml:space="preserve">range </w:delText>
        </w:r>
      </w:del>
      <w:ins w:id="40" w:author="Tejpal Singh" w:date="2023-01-15T19:12:00Z">
        <w:r w:rsidR="00561936">
          <w:t xml:space="preserve">  </w:t>
        </w:r>
      </w:ins>
      <w:r>
        <w:t xml:space="preserve">owner to determine whether the calls had terminated through their </w:t>
      </w:r>
      <w:proofErr w:type="gramStart"/>
      <w:r>
        <w:t>switch;</w:t>
      </w:r>
      <w:proofErr w:type="gramEnd"/>
    </w:p>
    <w:p w14:paraId="622875EB" w14:textId="77777777" w:rsidR="00406740" w:rsidRDefault="00406740" w:rsidP="00406740">
      <w:pPr>
        <w:spacing w:line="276" w:lineRule="auto"/>
        <w:ind w:left="720"/>
        <w:jc w:val="both"/>
      </w:pPr>
      <w:r>
        <w:t>c. obtaining full call records from the OA operator so that these can be examined to determine whether there is evidence of traffic inflation (overlapping calls etc.</w:t>
      </w:r>
      <w:proofErr w:type="gramStart"/>
      <w:r>
        <w:t>);</w:t>
      </w:r>
      <w:proofErr w:type="gramEnd"/>
    </w:p>
    <w:p w14:paraId="45409069" w14:textId="77777777" w:rsidR="00406740" w:rsidRDefault="00406740" w:rsidP="00406740">
      <w:pPr>
        <w:spacing w:line="276" w:lineRule="auto"/>
        <w:ind w:left="720"/>
        <w:jc w:val="both"/>
      </w:pPr>
      <w:r>
        <w:t xml:space="preserve">d. if the alleged misuse involves a private branch exchange (PBX) or international call forwarding, checking with any </w:t>
      </w:r>
      <w:proofErr w:type="gramStart"/>
      <w:r>
        <w:t>third party</w:t>
      </w:r>
      <w:proofErr w:type="gramEnd"/>
      <w:r>
        <w:t xml:space="preserve"> carriers to determine whether the calling line identities (CLIs) are genuine or "spoofed".</w:t>
      </w:r>
    </w:p>
    <w:p w14:paraId="58F0F664" w14:textId="77777777" w:rsidR="00406740" w:rsidRDefault="00406740" w:rsidP="00406740">
      <w:pPr>
        <w:spacing w:line="276" w:lineRule="auto"/>
        <w:jc w:val="both"/>
      </w:pPr>
      <w:r>
        <w:t xml:space="preserve">2) From these investigations, which should be completed as soon as possible, the administration may determine whether this is misuse or misappropriation </w:t>
      </w:r>
      <w:proofErr w:type="gramStart"/>
      <w:r>
        <w:t>and also</w:t>
      </w:r>
      <w:proofErr w:type="gramEnd"/>
      <w:r>
        <w:t xml:space="preserve"> whether the misuse of misappropriation has occurred using number hijacking (i.e., the misuse of a valid number in order to generate revenue for the originator of the misuse).</w:t>
      </w:r>
    </w:p>
    <w:p w14:paraId="2F2949E6" w14:textId="77777777" w:rsidR="00406740" w:rsidRDefault="00406740" w:rsidP="00406740">
      <w:pPr>
        <w:spacing w:line="276" w:lineRule="auto"/>
        <w:jc w:val="both"/>
      </w:pPr>
      <w:r>
        <w:t>3) If it involves number hijacking, the administration may recommend that payment be stopped on the basis that the service being charged for has never been delivered, e.g., a call billed to a specific country has been “short-stopped” elsewhere.</w:t>
      </w:r>
    </w:p>
    <w:p w14:paraId="5E04C1C9" w14:textId="77777777" w:rsidR="00406740" w:rsidRDefault="00406740" w:rsidP="00406740">
      <w:pPr>
        <w:spacing w:line="276" w:lineRule="auto"/>
        <w:jc w:val="both"/>
        <w:rPr>
          <w:ins w:id="41" w:author="Tejpal Singh" w:date="2023-01-15T19:15:00Z"/>
        </w:rPr>
      </w:pPr>
      <w:r>
        <w:t>4) If the incident involves obvious misuse or misappropriation (traffic inflation, multiple overlapping calls etc.) and involves numbers from the operators who make numbers available for international premium rate number (IPRN) services, then it is also recommended that payment be stopped, and that the IPRN provider who has been assigned these numbers is advised that payment will be withheld.</w:t>
      </w:r>
    </w:p>
    <w:p w14:paraId="778B35ED" w14:textId="465C7F5C" w:rsidR="00561936" w:rsidRDefault="00561936" w:rsidP="00406740">
      <w:pPr>
        <w:spacing w:line="276" w:lineRule="auto"/>
        <w:jc w:val="both"/>
      </w:pPr>
      <w:ins w:id="42" w:author="Tejpal Singh" w:date="2023-01-15T19:15:00Z">
        <w:r>
          <w:t>5)</w:t>
        </w:r>
      </w:ins>
      <w:ins w:id="43" w:author="Tejpal Singh" w:date="2023-01-15T21:06:00Z">
        <w:r w:rsidR="00B31461">
          <w:t xml:space="preserve"> If the incident involves spoofing or tampering </w:t>
        </w:r>
      </w:ins>
      <w:ins w:id="44" w:author="Tejpal Singh" w:date="2023-01-15T21:09:00Z">
        <w:r w:rsidR="00B31461">
          <w:t>of International</w:t>
        </w:r>
      </w:ins>
      <w:ins w:id="45" w:author="Tejpal Singh" w:date="2023-01-15T21:08:00Z">
        <w:r w:rsidR="00B31461">
          <w:t xml:space="preserve"> Calling Party Number Delivery (ICPND)</w:t>
        </w:r>
      </w:ins>
      <w:ins w:id="46" w:author="Tejpal Singh" w:date="2023-01-15T21:09:00Z">
        <w:r w:rsidR="00B31461">
          <w:t xml:space="preserve"> using national numbering resources of Member State</w:t>
        </w:r>
      </w:ins>
      <w:ins w:id="47" w:author="Tejpal Singh" w:date="2023-01-15T21:08:00Z">
        <w:r w:rsidR="00B31461">
          <w:t xml:space="preserve">, then it is recommended that </w:t>
        </w:r>
      </w:ins>
      <w:ins w:id="48" w:author="Tejpal Singh" w:date="2023-01-15T21:09:00Z">
        <w:r w:rsidR="00B31461">
          <w:t xml:space="preserve">Member States may </w:t>
        </w:r>
      </w:ins>
      <w:ins w:id="49" w:author="Tejpal Singh" w:date="2023-01-15T21:10:00Z">
        <w:r w:rsidR="00B31461">
          <w:t>implement</w:t>
        </w:r>
      </w:ins>
      <w:ins w:id="50" w:author="Tejpal Singh" w:date="2023-01-15T21:09:00Z">
        <w:r w:rsidR="00B31461">
          <w:t xml:space="preserve"> technical measures to </w:t>
        </w:r>
      </w:ins>
      <w:ins w:id="51" w:author="Tejpal Singh" w:date="2023-01-15T21:10:00Z">
        <w:r w:rsidR="00B31461">
          <w:t xml:space="preserve">drop the calls at International Gateway while allowing calls </w:t>
        </w:r>
      </w:ins>
      <w:ins w:id="52" w:author="Tejpal Singh" w:date="2023-01-15T21:11:00Z">
        <w:r w:rsidR="00B31461">
          <w:t xml:space="preserve">with calling line identification </w:t>
        </w:r>
      </w:ins>
      <w:ins w:id="53" w:author="Tejpal Singh" w:date="2023-01-15T21:13:00Z">
        <w:r w:rsidR="00B31461">
          <w:t>of</w:t>
        </w:r>
      </w:ins>
      <w:ins w:id="54" w:author="Tejpal Singh" w:date="2023-01-15T21:10:00Z">
        <w:r w:rsidR="00B31461">
          <w:t xml:space="preserve"> mobile </w:t>
        </w:r>
      </w:ins>
      <w:ins w:id="55" w:author="Tejpal Singh" w:date="2023-01-15T21:12:00Z">
        <w:r w:rsidR="00B31461">
          <w:t>numbers roaming outside the Member State.</w:t>
        </w:r>
      </w:ins>
    </w:p>
    <w:p w14:paraId="658EB6AD" w14:textId="2F02E4EA" w:rsidR="006405EB" w:rsidRDefault="006405EB" w:rsidP="00406740">
      <w:pPr>
        <w:spacing w:line="276" w:lineRule="auto"/>
        <w:jc w:val="both"/>
      </w:pPr>
    </w:p>
    <w:p w14:paraId="1D14A539" w14:textId="59018CB1" w:rsidR="006405EB" w:rsidRDefault="006405EB" w:rsidP="006405EB">
      <w:pPr>
        <w:spacing w:line="276" w:lineRule="auto"/>
        <w:jc w:val="center"/>
      </w:pPr>
      <w:r>
        <w:t>_____________________</w:t>
      </w:r>
    </w:p>
    <w:sectPr w:rsidR="006405EB" w:rsidSect="009E75D6">
      <w:headerReference w:type="default" r:id="rId13"/>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97D6E" w14:textId="77777777" w:rsidR="00967389" w:rsidRDefault="00967389" w:rsidP="00C42125">
      <w:pPr>
        <w:spacing w:before="0"/>
      </w:pPr>
      <w:r>
        <w:separator/>
      </w:r>
    </w:p>
  </w:endnote>
  <w:endnote w:type="continuationSeparator" w:id="0">
    <w:p w14:paraId="6B56404F" w14:textId="77777777" w:rsidR="00967389" w:rsidRDefault="00967389"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
    <w:altName w:val="MS Gothic"/>
    <w:panose1 w:val="00000000000000000000"/>
    <w:charset w:val="80"/>
    <w:family w:val="auto"/>
    <w:notTrueType/>
    <w:pitch w:val="variable"/>
    <w:sig w:usb0="00000001" w:usb1="08070000" w:usb2="00000010" w:usb3="00000000" w:csb0="00020000"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85F6D" w14:textId="77777777" w:rsidR="00967389" w:rsidRDefault="00967389" w:rsidP="00C42125">
      <w:pPr>
        <w:spacing w:before="0"/>
      </w:pPr>
      <w:r>
        <w:separator/>
      </w:r>
    </w:p>
  </w:footnote>
  <w:footnote w:type="continuationSeparator" w:id="0">
    <w:p w14:paraId="76453E09" w14:textId="77777777" w:rsidR="00967389" w:rsidRDefault="00967389"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5F442" w14:textId="77777777" w:rsidR="00C42125" w:rsidRPr="00C42125" w:rsidRDefault="00C42125" w:rsidP="007E53E4">
    <w:pPr>
      <w:pStyle w:val="Header"/>
    </w:pPr>
    <w:r w:rsidRPr="00C42125">
      <w:t xml:space="preserve">- </w:t>
    </w:r>
    <w:r w:rsidR="0069451E" w:rsidRPr="00C42125">
      <w:fldChar w:fldCharType="begin"/>
    </w:r>
    <w:r w:rsidRPr="00C42125">
      <w:instrText xml:space="preserve"> PAGE  \* MERGEFORMAT </w:instrText>
    </w:r>
    <w:r w:rsidR="0069451E" w:rsidRPr="00C42125">
      <w:fldChar w:fldCharType="separate"/>
    </w:r>
    <w:r w:rsidR="00C4038E">
      <w:rPr>
        <w:noProof/>
      </w:rPr>
      <w:t>2</w:t>
    </w:r>
    <w:r w:rsidR="0069451E" w:rsidRPr="00C42125">
      <w:fldChar w:fldCharType="end"/>
    </w:r>
    <w:r w:rsidRPr="00C42125">
      <w:t xml:space="preserve"> -</w:t>
    </w:r>
  </w:p>
  <w:p w14:paraId="3AC865F0" w14:textId="524E2E45" w:rsidR="00C42125" w:rsidRPr="00C42125" w:rsidRDefault="006405EB" w:rsidP="006405EB">
    <w:pPr>
      <w:pStyle w:val="Header"/>
    </w:pPr>
    <w:r>
      <w:t>SG2-C059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42101AA"/>
    <w:multiLevelType w:val="hybridMultilevel"/>
    <w:tmpl w:val="CC521F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223E9D"/>
    <w:multiLevelType w:val="hybridMultilevel"/>
    <w:tmpl w:val="042A02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2094439">
    <w:abstractNumId w:val="9"/>
  </w:num>
  <w:num w:numId="2" w16cid:durableId="1299456988">
    <w:abstractNumId w:val="7"/>
  </w:num>
  <w:num w:numId="3" w16cid:durableId="526985215">
    <w:abstractNumId w:val="6"/>
  </w:num>
  <w:num w:numId="4" w16cid:durableId="449127825">
    <w:abstractNumId w:val="5"/>
  </w:num>
  <w:num w:numId="5" w16cid:durableId="1721246823">
    <w:abstractNumId w:val="4"/>
  </w:num>
  <w:num w:numId="6" w16cid:durableId="942616956">
    <w:abstractNumId w:val="8"/>
  </w:num>
  <w:num w:numId="7" w16cid:durableId="209808978">
    <w:abstractNumId w:val="3"/>
  </w:num>
  <w:num w:numId="8" w16cid:durableId="2021539829">
    <w:abstractNumId w:val="2"/>
  </w:num>
  <w:num w:numId="9" w16cid:durableId="828399840">
    <w:abstractNumId w:val="1"/>
  </w:num>
  <w:num w:numId="10" w16cid:durableId="1489437299">
    <w:abstractNumId w:val="0"/>
  </w:num>
  <w:num w:numId="11" w16cid:durableId="1182007602">
    <w:abstractNumId w:val="10"/>
  </w:num>
  <w:num w:numId="12" w16cid:durableId="671369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00"/>
    <w:rsid w:val="000171DB"/>
    <w:rsid w:val="00023D9A"/>
    <w:rsid w:val="0002490E"/>
    <w:rsid w:val="00037538"/>
    <w:rsid w:val="00043D75"/>
    <w:rsid w:val="00051961"/>
    <w:rsid w:val="00054813"/>
    <w:rsid w:val="00057000"/>
    <w:rsid w:val="000640E0"/>
    <w:rsid w:val="00064226"/>
    <w:rsid w:val="00095CE3"/>
    <w:rsid w:val="000A5A3F"/>
    <w:rsid w:val="000A5CA2"/>
    <w:rsid w:val="000B25B1"/>
    <w:rsid w:val="000B4523"/>
    <w:rsid w:val="000C3DDD"/>
    <w:rsid w:val="0011153E"/>
    <w:rsid w:val="00120D00"/>
    <w:rsid w:val="001251DA"/>
    <w:rsid w:val="00125432"/>
    <w:rsid w:val="00137F40"/>
    <w:rsid w:val="00165942"/>
    <w:rsid w:val="0017240B"/>
    <w:rsid w:val="001871EC"/>
    <w:rsid w:val="001A670F"/>
    <w:rsid w:val="001C3FE2"/>
    <w:rsid w:val="001C62B8"/>
    <w:rsid w:val="001D32B8"/>
    <w:rsid w:val="001E637E"/>
    <w:rsid w:val="001E7B0E"/>
    <w:rsid w:val="001F141D"/>
    <w:rsid w:val="00200A06"/>
    <w:rsid w:val="00225175"/>
    <w:rsid w:val="00231DC5"/>
    <w:rsid w:val="00233CE4"/>
    <w:rsid w:val="00241832"/>
    <w:rsid w:val="002534C9"/>
    <w:rsid w:val="00253DBE"/>
    <w:rsid w:val="002622FA"/>
    <w:rsid w:val="00263518"/>
    <w:rsid w:val="00271D2F"/>
    <w:rsid w:val="00275668"/>
    <w:rsid w:val="002759E7"/>
    <w:rsid w:val="00275ED1"/>
    <w:rsid w:val="00277326"/>
    <w:rsid w:val="002A49E0"/>
    <w:rsid w:val="002C015C"/>
    <w:rsid w:val="002C26C0"/>
    <w:rsid w:val="002C2BC5"/>
    <w:rsid w:val="002E021D"/>
    <w:rsid w:val="002E2053"/>
    <w:rsid w:val="002E79CB"/>
    <w:rsid w:val="002F1CFE"/>
    <w:rsid w:val="002F7F55"/>
    <w:rsid w:val="00304C5B"/>
    <w:rsid w:val="0030745F"/>
    <w:rsid w:val="00314630"/>
    <w:rsid w:val="0032090A"/>
    <w:rsid w:val="00321CDE"/>
    <w:rsid w:val="00333E15"/>
    <w:rsid w:val="00336046"/>
    <w:rsid w:val="00345FDC"/>
    <w:rsid w:val="00350492"/>
    <w:rsid w:val="0035343D"/>
    <w:rsid w:val="0037422B"/>
    <w:rsid w:val="0038715D"/>
    <w:rsid w:val="00394DBF"/>
    <w:rsid w:val="003957A6"/>
    <w:rsid w:val="00395C05"/>
    <w:rsid w:val="003A43EF"/>
    <w:rsid w:val="003A5982"/>
    <w:rsid w:val="003C7445"/>
    <w:rsid w:val="003D2CC8"/>
    <w:rsid w:val="003F2BED"/>
    <w:rsid w:val="00402842"/>
    <w:rsid w:val="00404998"/>
    <w:rsid w:val="00406740"/>
    <w:rsid w:val="00436367"/>
    <w:rsid w:val="00443878"/>
    <w:rsid w:val="0044609F"/>
    <w:rsid w:val="004539A8"/>
    <w:rsid w:val="004712CA"/>
    <w:rsid w:val="0047422E"/>
    <w:rsid w:val="00482A1B"/>
    <w:rsid w:val="0049674B"/>
    <w:rsid w:val="004C0673"/>
    <w:rsid w:val="004C4E4E"/>
    <w:rsid w:val="004D7C9A"/>
    <w:rsid w:val="004F3816"/>
    <w:rsid w:val="004F6151"/>
    <w:rsid w:val="005155ED"/>
    <w:rsid w:val="00543D41"/>
    <w:rsid w:val="00552142"/>
    <w:rsid w:val="0055782F"/>
    <w:rsid w:val="00561936"/>
    <w:rsid w:val="00566EDA"/>
    <w:rsid w:val="00567F52"/>
    <w:rsid w:val="00572654"/>
    <w:rsid w:val="00577559"/>
    <w:rsid w:val="00583CED"/>
    <w:rsid w:val="005B3023"/>
    <w:rsid w:val="005B5629"/>
    <w:rsid w:val="005C0300"/>
    <w:rsid w:val="005C4F27"/>
    <w:rsid w:val="005F4B6A"/>
    <w:rsid w:val="006010F3"/>
    <w:rsid w:val="00604127"/>
    <w:rsid w:val="00610EB4"/>
    <w:rsid w:val="00615A0A"/>
    <w:rsid w:val="006243D6"/>
    <w:rsid w:val="006333D4"/>
    <w:rsid w:val="006369B2"/>
    <w:rsid w:val="006405EB"/>
    <w:rsid w:val="00642D16"/>
    <w:rsid w:val="00647525"/>
    <w:rsid w:val="00653927"/>
    <w:rsid w:val="00653A4B"/>
    <w:rsid w:val="006567D6"/>
    <w:rsid w:val="006570B0"/>
    <w:rsid w:val="0069180E"/>
    <w:rsid w:val="00691C94"/>
    <w:rsid w:val="0069210B"/>
    <w:rsid w:val="0069451E"/>
    <w:rsid w:val="006A3564"/>
    <w:rsid w:val="006A4055"/>
    <w:rsid w:val="006A7457"/>
    <w:rsid w:val="006A7EBF"/>
    <w:rsid w:val="006C34D2"/>
    <w:rsid w:val="006C4F36"/>
    <w:rsid w:val="006C5641"/>
    <w:rsid w:val="006D1089"/>
    <w:rsid w:val="006D1B86"/>
    <w:rsid w:val="006D7355"/>
    <w:rsid w:val="006E24CF"/>
    <w:rsid w:val="006F2ACE"/>
    <w:rsid w:val="006F4361"/>
    <w:rsid w:val="00715B22"/>
    <w:rsid w:val="00715CA6"/>
    <w:rsid w:val="00731135"/>
    <w:rsid w:val="007324AF"/>
    <w:rsid w:val="007409B4"/>
    <w:rsid w:val="00741974"/>
    <w:rsid w:val="0075525E"/>
    <w:rsid w:val="00756D3D"/>
    <w:rsid w:val="007745D0"/>
    <w:rsid w:val="007806C2"/>
    <w:rsid w:val="007903F8"/>
    <w:rsid w:val="00794F4F"/>
    <w:rsid w:val="007974BE"/>
    <w:rsid w:val="007A0916"/>
    <w:rsid w:val="007A0DFD"/>
    <w:rsid w:val="007A59C4"/>
    <w:rsid w:val="007A6474"/>
    <w:rsid w:val="007C7122"/>
    <w:rsid w:val="007D3F11"/>
    <w:rsid w:val="007D6BA3"/>
    <w:rsid w:val="007E53E4"/>
    <w:rsid w:val="007E656A"/>
    <w:rsid w:val="007F664D"/>
    <w:rsid w:val="0081064E"/>
    <w:rsid w:val="008128CE"/>
    <w:rsid w:val="0083330D"/>
    <w:rsid w:val="0083773E"/>
    <w:rsid w:val="00841217"/>
    <w:rsid w:val="00842137"/>
    <w:rsid w:val="00855D14"/>
    <w:rsid w:val="00864D45"/>
    <w:rsid w:val="00887ED8"/>
    <w:rsid w:val="0089088E"/>
    <w:rsid w:val="00892297"/>
    <w:rsid w:val="00893996"/>
    <w:rsid w:val="008B6F4A"/>
    <w:rsid w:val="008D0C7E"/>
    <w:rsid w:val="008D68C3"/>
    <w:rsid w:val="008D6E9E"/>
    <w:rsid w:val="008E0172"/>
    <w:rsid w:val="008E31DC"/>
    <w:rsid w:val="008E370F"/>
    <w:rsid w:val="008E4071"/>
    <w:rsid w:val="00914912"/>
    <w:rsid w:val="00932AB7"/>
    <w:rsid w:val="00934405"/>
    <w:rsid w:val="00934C5D"/>
    <w:rsid w:val="009406B5"/>
    <w:rsid w:val="00943FFC"/>
    <w:rsid w:val="00946166"/>
    <w:rsid w:val="00947A28"/>
    <w:rsid w:val="009506EF"/>
    <w:rsid w:val="0095099F"/>
    <w:rsid w:val="00967389"/>
    <w:rsid w:val="00983164"/>
    <w:rsid w:val="009972EF"/>
    <w:rsid w:val="009B75B3"/>
    <w:rsid w:val="009C3160"/>
    <w:rsid w:val="009E75D6"/>
    <w:rsid w:val="009E766E"/>
    <w:rsid w:val="009F1960"/>
    <w:rsid w:val="009F42B3"/>
    <w:rsid w:val="009F715E"/>
    <w:rsid w:val="00A10DBB"/>
    <w:rsid w:val="00A12386"/>
    <w:rsid w:val="00A16253"/>
    <w:rsid w:val="00A304DD"/>
    <w:rsid w:val="00A31D47"/>
    <w:rsid w:val="00A4013E"/>
    <w:rsid w:val="00A4045F"/>
    <w:rsid w:val="00A427CD"/>
    <w:rsid w:val="00A4600B"/>
    <w:rsid w:val="00A50506"/>
    <w:rsid w:val="00A51EF0"/>
    <w:rsid w:val="00A67A81"/>
    <w:rsid w:val="00A730A6"/>
    <w:rsid w:val="00A84C94"/>
    <w:rsid w:val="00A87144"/>
    <w:rsid w:val="00A971A0"/>
    <w:rsid w:val="00AA1F22"/>
    <w:rsid w:val="00AA203F"/>
    <w:rsid w:val="00AB0B51"/>
    <w:rsid w:val="00AB7B0F"/>
    <w:rsid w:val="00AC1950"/>
    <w:rsid w:val="00AC6FE4"/>
    <w:rsid w:val="00AE38E1"/>
    <w:rsid w:val="00B05821"/>
    <w:rsid w:val="00B26C28"/>
    <w:rsid w:val="00B31461"/>
    <w:rsid w:val="00B4174C"/>
    <w:rsid w:val="00B453F5"/>
    <w:rsid w:val="00B52517"/>
    <w:rsid w:val="00B56FD7"/>
    <w:rsid w:val="00B57342"/>
    <w:rsid w:val="00B61624"/>
    <w:rsid w:val="00B718A5"/>
    <w:rsid w:val="00B8261A"/>
    <w:rsid w:val="00BC1FAE"/>
    <w:rsid w:val="00BC62E2"/>
    <w:rsid w:val="00BE36F8"/>
    <w:rsid w:val="00BF0E60"/>
    <w:rsid w:val="00C01673"/>
    <w:rsid w:val="00C22C5F"/>
    <w:rsid w:val="00C37FDD"/>
    <w:rsid w:val="00C4038E"/>
    <w:rsid w:val="00C42125"/>
    <w:rsid w:val="00C62814"/>
    <w:rsid w:val="00C74937"/>
    <w:rsid w:val="00CA214D"/>
    <w:rsid w:val="00CB381C"/>
    <w:rsid w:val="00CF34A7"/>
    <w:rsid w:val="00D44EEB"/>
    <w:rsid w:val="00D57D7F"/>
    <w:rsid w:val="00D73137"/>
    <w:rsid w:val="00D838A1"/>
    <w:rsid w:val="00DA313C"/>
    <w:rsid w:val="00DB1307"/>
    <w:rsid w:val="00DC0323"/>
    <w:rsid w:val="00DC48DC"/>
    <w:rsid w:val="00DD50DE"/>
    <w:rsid w:val="00DE3062"/>
    <w:rsid w:val="00E015D6"/>
    <w:rsid w:val="00E01E12"/>
    <w:rsid w:val="00E07600"/>
    <w:rsid w:val="00E204DD"/>
    <w:rsid w:val="00E2145E"/>
    <w:rsid w:val="00E24D43"/>
    <w:rsid w:val="00E353EC"/>
    <w:rsid w:val="00E53C24"/>
    <w:rsid w:val="00E55967"/>
    <w:rsid w:val="00E625BC"/>
    <w:rsid w:val="00E77FD6"/>
    <w:rsid w:val="00EB444A"/>
    <w:rsid w:val="00EB444D"/>
    <w:rsid w:val="00ED369D"/>
    <w:rsid w:val="00F02294"/>
    <w:rsid w:val="00F02937"/>
    <w:rsid w:val="00F25254"/>
    <w:rsid w:val="00F30BF0"/>
    <w:rsid w:val="00F3364A"/>
    <w:rsid w:val="00F35F57"/>
    <w:rsid w:val="00F403F5"/>
    <w:rsid w:val="00F50467"/>
    <w:rsid w:val="00F562A0"/>
    <w:rsid w:val="00F8791A"/>
    <w:rsid w:val="00FA2177"/>
    <w:rsid w:val="00FA2E6D"/>
    <w:rsid w:val="00FB0A28"/>
    <w:rsid w:val="00FB3E3F"/>
    <w:rsid w:val="00FD01DA"/>
    <w:rsid w:val="00FD35D4"/>
    <w:rsid w:val="00FD439E"/>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475869F"/>
  <w15:docId w15:val="{4739D436-DE50-42E6-A6FE-41882EC61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75D6"/>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E75D6"/>
  </w:style>
  <w:style w:type="paragraph" w:customStyle="1" w:styleId="CorrectionSeparatorBegin">
    <w:name w:val="Correction Separator Begin"/>
    <w:basedOn w:val="Normal"/>
    <w:rsid w:val="009E75D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E75D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E75D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9E75D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9E75D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E75D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9E75D6"/>
    <w:rPr>
      <w:b/>
      <w:bCs/>
    </w:rPr>
  </w:style>
  <w:style w:type="paragraph" w:customStyle="1" w:styleId="Normalbeforetable">
    <w:name w:val="Normal before table"/>
    <w:basedOn w:val="Normal"/>
    <w:rsid w:val="009E75D6"/>
    <w:pPr>
      <w:keepNext/>
      <w:spacing w:after="120"/>
    </w:pPr>
    <w:rPr>
      <w:rFonts w:eastAsia="????"/>
      <w:lang w:eastAsia="en-US"/>
    </w:rPr>
  </w:style>
  <w:style w:type="paragraph" w:customStyle="1" w:styleId="RecNo">
    <w:name w:val="Rec_No"/>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E75D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9E75D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9E75D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9E75D6"/>
    <w:pPr>
      <w:tabs>
        <w:tab w:val="right" w:leader="dot" w:pos="9639"/>
      </w:tabs>
    </w:pPr>
    <w:rPr>
      <w:rFonts w:eastAsia="MS Mincho"/>
    </w:rPr>
  </w:style>
  <w:style w:type="paragraph" w:styleId="TOC1">
    <w:name w:val="toc 1"/>
    <w:basedOn w:val="Normal"/>
    <w:uiPriority w:val="39"/>
    <w:rsid w:val="009E75D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E75D6"/>
    <w:pPr>
      <w:tabs>
        <w:tab w:val="clear" w:pos="964"/>
      </w:tabs>
      <w:spacing w:before="80"/>
      <w:ind w:left="1531" w:hanging="851"/>
    </w:pPr>
  </w:style>
  <w:style w:type="paragraph" w:styleId="TOC3">
    <w:name w:val="toc 3"/>
    <w:basedOn w:val="TOC2"/>
    <w:rsid w:val="009E75D6"/>
    <w:pPr>
      <w:ind w:left="2269"/>
    </w:pPr>
  </w:style>
  <w:style w:type="character" w:styleId="Hyperlink">
    <w:name w:val="Hyperlink"/>
    <w:basedOn w:val="DefaultParagraphFont"/>
    <w:rsid w:val="009E75D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9E75D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E75D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9E75D6"/>
    <w:rPr>
      <w:rFonts w:ascii="Arial" w:hAnsi="Arial" w:cs="Arial"/>
      <w:sz w:val="18"/>
      <w:szCs w:val="18"/>
    </w:rPr>
  </w:style>
  <w:style w:type="paragraph" w:customStyle="1" w:styleId="Title4">
    <w:name w:val="Title 4"/>
    <w:basedOn w:val="Normal"/>
    <w:next w:val="Heading1"/>
    <w:rsid w:val="009E75D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9E75D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AppendixNoTitle0">
    <w:name w:val="Appendix_NoTitle"/>
    <w:basedOn w:val="Normal"/>
    <w:next w:val="Normalaftertitle"/>
    <w:rsid w:val="0083330D"/>
    <w:pPr>
      <w:keepNext/>
      <w:keepLines/>
      <w:tabs>
        <w:tab w:val="left" w:pos="794"/>
        <w:tab w:val="left" w:pos="1191"/>
        <w:tab w:val="left" w:pos="1588"/>
        <w:tab w:val="left" w:pos="1985"/>
      </w:tabs>
      <w:overflowPunct w:val="0"/>
      <w:autoSpaceDE w:val="0"/>
      <w:autoSpaceDN w:val="0"/>
      <w:adjustRightInd w:val="0"/>
      <w:spacing w:before="720"/>
      <w:jc w:val="center"/>
      <w:textAlignment w:val="baseline"/>
      <w:outlineLvl w:val="0"/>
    </w:pPr>
    <w:rPr>
      <w:rFonts w:eastAsia="Times New Roman"/>
      <w:b/>
      <w:sz w:val="28"/>
      <w:szCs w:val="20"/>
      <w:lang w:eastAsia="en-US"/>
    </w:rPr>
  </w:style>
  <w:style w:type="paragraph" w:customStyle="1" w:styleId="Normalaftertitle">
    <w:name w:val="Normal_after_title"/>
    <w:basedOn w:val="Normal"/>
    <w:next w:val="Normal"/>
    <w:rsid w:val="0083330D"/>
    <w:pPr>
      <w:tabs>
        <w:tab w:val="left" w:pos="794"/>
        <w:tab w:val="left" w:pos="1191"/>
        <w:tab w:val="left" w:pos="1588"/>
        <w:tab w:val="left" w:pos="1985"/>
      </w:tabs>
      <w:overflowPunct w:val="0"/>
      <w:autoSpaceDE w:val="0"/>
      <w:autoSpaceDN w:val="0"/>
      <w:adjustRightInd w:val="0"/>
      <w:spacing w:before="360"/>
      <w:jc w:val="both"/>
      <w:textAlignment w:val="baseline"/>
    </w:pPr>
    <w:rPr>
      <w:rFonts w:eastAsia="Times New Roman"/>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ejpal.singh70@gov.i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1753EE-1043-4484-8EF1-0B35E6D35F65}">
  <ds:schemaRefs>
    <ds:schemaRef ds:uri="http://schemas.openxmlformats.org/officeDocument/2006/bibliography"/>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B02D1173-E60D-44E3-8210-F704F127D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777</Words>
  <Characters>4656</Characters>
  <Application>Microsoft Office Word</Application>
  <DocSecurity>0</DocSecurity>
  <Lines>310</Lines>
  <Paragraphs>208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DDP template for SG02 (2022-2024 study period)</vt:lpstr>
      <vt:lpstr>DDP template for SG02 (2022-2024 study period)</vt:lpstr>
    </vt:vector>
  </TitlesOfParts>
  <Manager>ITU-T</Manager>
  <Company>International Telecommunication Union (ITU)</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SG02 (2022-2024 study period)</dc:title>
  <dc:creator>TSB (2022-03-15);Tejpal Singh</dc:creator>
  <dc:description>DDP-SG02.docx  For: _x000d_Document date: _x000d_Saved by ITU51014895 at 16:14:57 on 15/03/2022</dc:description>
  <cp:lastModifiedBy>TSB (JB)</cp:lastModifiedBy>
  <cp:revision>2</cp:revision>
  <cp:lastPrinted>2023-02-01T03:43:00Z</cp:lastPrinted>
  <dcterms:created xsi:type="dcterms:W3CDTF">2023-02-17T13:46:00Z</dcterms:created>
  <dcterms:modified xsi:type="dcterms:W3CDTF">2023-02-17T13:46:00Z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DDP-SG02.docx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