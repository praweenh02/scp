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D710AF" w:rsidRPr="0037415F" w14:paraId="51E04613" w14:textId="77777777" w:rsidTr="00440A48">
        <w:trPr>
          <w:cantSplit/>
          <w:jc w:val="center"/>
        </w:trPr>
        <w:tc>
          <w:tcPr>
            <w:tcW w:w="1134" w:type="dxa"/>
            <w:vMerge w:val="restart"/>
            <w:vAlign w:val="center"/>
          </w:tcPr>
          <w:p w14:paraId="7A198616" w14:textId="77777777" w:rsidR="00D710AF" w:rsidRPr="00567F52" w:rsidRDefault="00D710AF" w:rsidP="00440A48">
            <w:pPr>
              <w:spacing w:before="0"/>
              <w:jc w:val="center"/>
            </w:pPr>
            <w:r>
              <w:rPr>
                <w:noProof/>
                <w:lang w:val="en-IN" w:eastAsia="en-IN" w:bidi="hi-IN"/>
              </w:rPr>
              <w:drawing>
                <wp:inline distT="0" distB="0" distL="0" distR="0" wp14:anchorId="3131993E" wp14:editId="56D0ADD3">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039FE2A" w14:textId="77777777" w:rsidR="00D710AF" w:rsidRPr="00F70513" w:rsidRDefault="00D710AF" w:rsidP="00440A48">
            <w:pPr>
              <w:rPr>
                <w:sz w:val="16"/>
                <w:szCs w:val="16"/>
              </w:rPr>
            </w:pPr>
            <w:r w:rsidRPr="00F70513">
              <w:rPr>
                <w:sz w:val="16"/>
                <w:szCs w:val="16"/>
              </w:rPr>
              <w:t>INTERNATIONAL TELECOMMUNICATION UNION</w:t>
            </w:r>
          </w:p>
          <w:p w14:paraId="0BD87AFC" w14:textId="77777777" w:rsidR="00D710AF" w:rsidRPr="006264C9" w:rsidRDefault="00D710AF" w:rsidP="00440A48">
            <w:pPr>
              <w:rPr>
                <w:b/>
                <w:bCs/>
                <w:sz w:val="26"/>
                <w:szCs w:val="26"/>
              </w:rPr>
            </w:pPr>
            <w:r w:rsidRPr="006264C9">
              <w:rPr>
                <w:b/>
                <w:bCs/>
                <w:sz w:val="26"/>
                <w:szCs w:val="26"/>
              </w:rPr>
              <w:t>TELECOMMUNICATION</w:t>
            </w:r>
            <w:r w:rsidRPr="006264C9">
              <w:rPr>
                <w:b/>
                <w:bCs/>
                <w:sz w:val="26"/>
                <w:szCs w:val="26"/>
              </w:rPr>
              <w:br/>
              <w:t>STANDARDIZATION SECTOR</w:t>
            </w:r>
          </w:p>
          <w:p w14:paraId="0AF2D457" w14:textId="77777777" w:rsidR="00D710AF" w:rsidRPr="007F664D" w:rsidRDefault="00D710AF" w:rsidP="00440A48">
            <w:pPr>
              <w:rPr>
                <w:sz w:val="20"/>
              </w:rPr>
            </w:pPr>
            <w:r w:rsidRPr="006264C9">
              <w:rPr>
                <w:sz w:val="20"/>
              </w:rPr>
              <w:t xml:space="preserve">STUDY PERIOD </w:t>
            </w:r>
            <w:r>
              <w:rPr>
                <w:sz w:val="20"/>
              </w:rPr>
              <w:t>2022-2024</w:t>
            </w:r>
          </w:p>
        </w:tc>
        <w:tc>
          <w:tcPr>
            <w:tcW w:w="4537" w:type="dxa"/>
            <w:gridSpan w:val="3"/>
            <w:vAlign w:val="center"/>
          </w:tcPr>
          <w:p w14:paraId="20C8C953" w14:textId="79F3565A" w:rsidR="00D710AF" w:rsidRPr="0095099F" w:rsidRDefault="00855699" w:rsidP="00855699">
            <w:pPr>
              <w:pStyle w:val="Docnumber"/>
              <w:rPr>
                <w:highlight w:val="yellow"/>
              </w:rPr>
            </w:pPr>
            <w:del w:id="0" w:author="TSB (HT)" w:date="2022-08-23T16:51:00Z">
              <w:r w:rsidDel="00397277">
                <w:rPr>
                  <w:noProof/>
                </w:rPr>
                <w:delText>T22-</w:delText>
              </w:r>
            </w:del>
            <w:r w:rsidR="00D710AF" w:rsidRPr="001970B3">
              <w:rPr>
                <w:noProof/>
              </w:rPr>
              <w:t>SG</w:t>
            </w:r>
            <w:del w:id="1" w:author="TSB (HT)" w:date="2022-08-23T16:51:00Z">
              <w:r w:rsidDel="00397277">
                <w:rPr>
                  <w:noProof/>
                </w:rPr>
                <w:delText>0</w:delText>
              </w:r>
            </w:del>
            <w:r w:rsidR="00D710AF" w:rsidRPr="001970B3">
              <w:rPr>
                <w:noProof/>
              </w:rPr>
              <w:t>9</w:t>
            </w:r>
            <w:r w:rsidR="00D710AF" w:rsidRPr="005C4F27">
              <w:t>-C</w:t>
            </w:r>
            <w:del w:id="2" w:author="TSB (HT)" w:date="2022-08-23T16:51:00Z">
              <w:r w:rsidDel="00397277">
                <w:delText>-00</w:delText>
              </w:r>
            </w:del>
            <w:r>
              <w:t>34</w:t>
            </w:r>
            <w:ins w:id="3" w:author="TSB (HT)" w:date="2022-08-24T17:16:00Z">
              <w:r w:rsidR="00D10FC9">
                <w:t>-</w:t>
              </w:r>
            </w:ins>
            <w:ins w:id="4" w:author="Stefano" w:date="2022-08-24T16:22:00Z">
              <w:r w:rsidR="00872AFE">
                <w:t>R1</w:t>
              </w:r>
            </w:ins>
          </w:p>
        </w:tc>
      </w:tr>
      <w:tr w:rsidR="00D710AF" w:rsidRPr="0095099F" w14:paraId="5238E127" w14:textId="77777777" w:rsidTr="00440A48">
        <w:trPr>
          <w:cantSplit/>
          <w:jc w:val="center"/>
        </w:trPr>
        <w:tc>
          <w:tcPr>
            <w:tcW w:w="1134" w:type="dxa"/>
            <w:vMerge/>
          </w:tcPr>
          <w:p w14:paraId="23ED2756" w14:textId="77777777" w:rsidR="00D710AF" w:rsidRPr="00072A4E" w:rsidRDefault="00D710AF" w:rsidP="00440A48">
            <w:pPr>
              <w:rPr>
                <w:smallCaps/>
                <w:sz w:val="20"/>
              </w:rPr>
            </w:pPr>
          </w:p>
        </w:tc>
        <w:tc>
          <w:tcPr>
            <w:tcW w:w="3969" w:type="dxa"/>
            <w:gridSpan w:val="2"/>
            <w:vMerge/>
          </w:tcPr>
          <w:p w14:paraId="5C0ADF50" w14:textId="77777777" w:rsidR="00D710AF" w:rsidRPr="00072A4E" w:rsidRDefault="00D710AF" w:rsidP="00440A48">
            <w:pPr>
              <w:rPr>
                <w:smallCaps/>
                <w:sz w:val="20"/>
              </w:rPr>
            </w:pPr>
          </w:p>
        </w:tc>
        <w:tc>
          <w:tcPr>
            <w:tcW w:w="4537" w:type="dxa"/>
            <w:gridSpan w:val="3"/>
          </w:tcPr>
          <w:p w14:paraId="2825EE6F" w14:textId="77777777" w:rsidR="00D710AF" w:rsidRPr="0095099F" w:rsidRDefault="00D710AF" w:rsidP="00440A48">
            <w:pPr>
              <w:pStyle w:val="TSBHeaderRight14"/>
            </w:pPr>
            <w:r w:rsidRPr="001970B3">
              <w:rPr>
                <w:noProof/>
              </w:rPr>
              <w:t>STUDY GROUP 9</w:t>
            </w:r>
            <w:r w:rsidRPr="0095099F">
              <w:t xml:space="preserve"> </w:t>
            </w:r>
          </w:p>
        </w:tc>
      </w:tr>
      <w:tr w:rsidR="00D710AF" w:rsidRPr="0037415F" w14:paraId="13E1F03A" w14:textId="77777777" w:rsidTr="00440A48">
        <w:trPr>
          <w:cantSplit/>
          <w:jc w:val="center"/>
        </w:trPr>
        <w:tc>
          <w:tcPr>
            <w:tcW w:w="1134" w:type="dxa"/>
            <w:vMerge/>
            <w:tcBorders>
              <w:bottom w:val="single" w:sz="12" w:space="0" w:color="auto"/>
            </w:tcBorders>
          </w:tcPr>
          <w:p w14:paraId="6B228449" w14:textId="77777777" w:rsidR="00D710AF" w:rsidRPr="0037415F" w:rsidRDefault="00D710AF" w:rsidP="00440A48">
            <w:pPr>
              <w:rPr>
                <w:b/>
                <w:bCs/>
                <w:sz w:val="26"/>
              </w:rPr>
            </w:pPr>
          </w:p>
        </w:tc>
        <w:tc>
          <w:tcPr>
            <w:tcW w:w="3969" w:type="dxa"/>
            <w:gridSpan w:val="2"/>
            <w:vMerge/>
            <w:tcBorders>
              <w:bottom w:val="single" w:sz="12" w:space="0" w:color="auto"/>
            </w:tcBorders>
          </w:tcPr>
          <w:p w14:paraId="2639CCAC" w14:textId="77777777" w:rsidR="00D710AF" w:rsidRPr="0037415F" w:rsidRDefault="00D710AF" w:rsidP="00440A48">
            <w:pPr>
              <w:rPr>
                <w:b/>
                <w:bCs/>
                <w:sz w:val="26"/>
              </w:rPr>
            </w:pPr>
          </w:p>
        </w:tc>
        <w:tc>
          <w:tcPr>
            <w:tcW w:w="4537" w:type="dxa"/>
            <w:gridSpan w:val="3"/>
            <w:tcBorders>
              <w:bottom w:val="single" w:sz="12" w:space="0" w:color="auto"/>
            </w:tcBorders>
            <w:vAlign w:val="center"/>
          </w:tcPr>
          <w:p w14:paraId="126DA865" w14:textId="77777777" w:rsidR="00D710AF" w:rsidRPr="000C054C" w:rsidRDefault="00D710AF" w:rsidP="00440A48">
            <w:pPr>
              <w:pStyle w:val="TSBHeaderRight14"/>
            </w:pPr>
            <w:r w:rsidRPr="000C054C">
              <w:t>Original: English</w:t>
            </w:r>
          </w:p>
        </w:tc>
      </w:tr>
      <w:tr w:rsidR="00D710AF" w:rsidRPr="000C054C" w14:paraId="5C68BCBB" w14:textId="77777777" w:rsidTr="00440A48">
        <w:trPr>
          <w:cantSplit/>
          <w:jc w:val="center"/>
        </w:trPr>
        <w:tc>
          <w:tcPr>
            <w:tcW w:w="1418" w:type="dxa"/>
            <w:gridSpan w:val="2"/>
          </w:tcPr>
          <w:p w14:paraId="5DC9AA20" w14:textId="77777777" w:rsidR="00D710AF" w:rsidRPr="000C054C" w:rsidRDefault="00D710AF" w:rsidP="00440A48">
            <w:pPr>
              <w:rPr>
                <w:b/>
                <w:bCs/>
              </w:rPr>
            </w:pPr>
            <w:r w:rsidRPr="000C054C">
              <w:rPr>
                <w:b/>
                <w:bCs/>
              </w:rPr>
              <w:t>Question(s):</w:t>
            </w:r>
          </w:p>
        </w:tc>
        <w:tc>
          <w:tcPr>
            <w:tcW w:w="3827" w:type="dxa"/>
            <w:gridSpan w:val="2"/>
          </w:tcPr>
          <w:p w14:paraId="1C906B4A" w14:textId="77777777" w:rsidR="00D710AF" w:rsidRPr="000C054C" w:rsidRDefault="00D710AF" w:rsidP="00440A48">
            <w:pPr>
              <w:pStyle w:val="TSBHeaderQuestion"/>
            </w:pPr>
            <w:r w:rsidRPr="000C054C">
              <w:rPr>
                <w:noProof/>
              </w:rPr>
              <w:t>1/9</w:t>
            </w:r>
          </w:p>
        </w:tc>
        <w:tc>
          <w:tcPr>
            <w:tcW w:w="4395" w:type="dxa"/>
            <w:gridSpan w:val="2"/>
          </w:tcPr>
          <w:p w14:paraId="6B70AB4E" w14:textId="73610A14" w:rsidR="00D710AF" w:rsidRPr="000C054C" w:rsidRDefault="00D710AF" w:rsidP="00440A48">
            <w:pPr>
              <w:pStyle w:val="VenueDate"/>
            </w:pPr>
            <w:del w:id="5" w:author="TSB (HT)" w:date="2022-08-23T16:52:00Z">
              <w:r w:rsidRPr="000C054C" w:rsidDel="00397277">
                <w:delText>Geneva</w:delText>
              </w:r>
            </w:del>
            <w:ins w:id="6" w:author="TSB (HT)" w:date="2022-08-23T16:52:00Z">
              <w:r w:rsidR="00397277">
                <w:t>E-meeting</w:t>
              </w:r>
            </w:ins>
            <w:r w:rsidRPr="000C054C">
              <w:t>, 06-14 Sep 2022</w:t>
            </w:r>
          </w:p>
        </w:tc>
      </w:tr>
      <w:tr w:rsidR="00D710AF" w:rsidRPr="000C054C" w14:paraId="30448FAC" w14:textId="77777777" w:rsidTr="00440A48">
        <w:trPr>
          <w:cantSplit/>
          <w:jc w:val="center"/>
        </w:trPr>
        <w:tc>
          <w:tcPr>
            <w:tcW w:w="9640" w:type="dxa"/>
            <w:gridSpan w:val="6"/>
          </w:tcPr>
          <w:p w14:paraId="391D3344" w14:textId="77777777" w:rsidR="00D710AF" w:rsidRPr="000C054C" w:rsidRDefault="00D710AF" w:rsidP="00440A48">
            <w:pPr>
              <w:jc w:val="center"/>
              <w:rPr>
                <w:b/>
                <w:bCs/>
              </w:rPr>
            </w:pPr>
            <w:r w:rsidRPr="000C054C">
              <w:rPr>
                <w:b/>
                <w:bCs/>
              </w:rPr>
              <w:t>CONTRIBUTION</w:t>
            </w:r>
          </w:p>
        </w:tc>
      </w:tr>
      <w:tr w:rsidR="00D710AF" w:rsidRPr="0037415F" w14:paraId="0055D640" w14:textId="77777777" w:rsidTr="00440A48">
        <w:trPr>
          <w:cantSplit/>
          <w:jc w:val="center"/>
        </w:trPr>
        <w:tc>
          <w:tcPr>
            <w:tcW w:w="1418" w:type="dxa"/>
            <w:gridSpan w:val="2"/>
          </w:tcPr>
          <w:p w14:paraId="51487666" w14:textId="77777777" w:rsidR="00D710AF" w:rsidRPr="000C054C" w:rsidRDefault="00D710AF" w:rsidP="00440A48">
            <w:pPr>
              <w:rPr>
                <w:b/>
                <w:bCs/>
              </w:rPr>
            </w:pPr>
            <w:r w:rsidRPr="000C054C">
              <w:rPr>
                <w:b/>
                <w:bCs/>
              </w:rPr>
              <w:t>Source:</w:t>
            </w:r>
          </w:p>
        </w:tc>
        <w:tc>
          <w:tcPr>
            <w:tcW w:w="8222" w:type="dxa"/>
            <w:gridSpan w:val="4"/>
          </w:tcPr>
          <w:p w14:paraId="63F31ABE" w14:textId="77777777" w:rsidR="00D710AF" w:rsidRPr="000C054C" w:rsidRDefault="00D710AF" w:rsidP="00440A48">
            <w:pPr>
              <w:pStyle w:val="TSBHeaderSource"/>
            </w:pPr>
            <w:r w:rsidRPr="000C054C">
              <w:t>Ministry of Communications, India; Centre for Development of Telematics, India</w:t>
            </w:r>
          </w:p>
        </w:tc>
      </w:tr>
      <w:tr w:rsidR="00D710AF" w:rsidRPr="0037415F" w14:paraId="74F67944" w14:textId="77777777" w:rsidTr="00440A48">
        <w:trPr>
          <w:cantSplit/>
          <w:jc w:val="center"/>
        </w:trPr>
        <w:tc>
          <w:tcPr>
            <w:tcW w:w="1418" w:type="dxa"/>
            <w:gridSpan w:val="2"/>
          </w:tcPr>
          <w:p w14:paraId="780905F3" w14:textId="77777777" w:rsidR="00D710AF" w:rsidRPr="0037415F" w:rsidRDefault="00D710AF" w:rsidP="00440A48">
            <w:r w:rsidRPr="0037415F">
              <w:rPr>
                <w:b/>
                <w:bCs/>
              </w:rPr>
              <w:t>Title:</w:t>
            </w:r>
          </w:p>
        </w:tc>
        <w:tc>
          <w:tcPr>
            <w:tcW w:w="8222" w:type="dxa"/>
            <w:gridSpan w:val="4"/>
          </w:tcPr>
          <w:p w14:paraId="0D363E08" w14:textId="77777777" w:rsidR="00D710AF" w:rsidRPr="00FA2E6D" w:rsidRDefault="00D710AF" w:rsidP="00440A48">
            <w:pPr>
              <w:pStyle w:val="TSBHeaderTitle"/>
              <w:rPr>
                <w:highlight w:val="yellow"/>
              </w:rPr>
            </w:pPr>
            <w:r w:rsidRPr="00E11793">
              <w:t xml:space="preserve">Proposed </w:t>
            </w:r>
            <w:r>
              <w:t>baseline text for the</w:t>
            </w:r>
            <w:r w:rsidRPr="00E11793">
              <w:t xml:space="preserve"> proposed draft </w:t>
            </w:r>
            <w:r>
              <w:t xml:space="preserve">new </w:t>
            </w:r>
            <w:r w:rsidRPr="00E11793">
              <w:t xml:space="preserve">ITU-T </w:t>
            </w:r>
            <w:r>
              <w:t>Technical Report</w:t>
            </w:r>
            <w:r w:rsidRPr="00E11793">
              <w:t xml:space="preserve"> </w:t>
            </w:r>
            <w:r>
              <w:t xml:space="preserve">JSTR.WIFI-TV </w:t>
            </w:r>
            <w:r w:rsidRPr="00E11793">
              <w:t>"</w:t>
            </w:r>
            <w:r>
              <w:t xml:space="preserve">Secondary distribution of digital television and audiovisual content </w:t>
            </w:r>
            <w:r w:rsidRPr="00A6004F">
              <w:t xml:space="preserve">to portable devices </w:t>
            </w:r>
            <w:r>
              <w:t>using WiFi”</w:t>
            </w:r>
          </w:p>
        </w:tc>
      </w:tr>
      <w:tr w:rsidR="00D710AF" w:rsidRPr="000C054C" w14:paraId="246EEC2D" w14:textId="77777777" w:rsidTr="00440A48">
        <w:trPr>
          <w:cantSplit/>
          <w:jc w:val="center"/>
        </w:trPr>
        <w:tc>
          <w:tcPr>
            <w:tcW w:w="1418" w:type="dxa"/>
            <w:gridSpan w:val="2"/>
            <w:tcBorders>
              <w:top w:val="single" w:sz="6" w:space="0" w:color="auto"/>
              <w:bottom w:val="single" w:sz="6" w:space="0" w:color="auto"/>
            </w:tcBorders>
          </w:tcPr>
          <w:p w14:paraId="2E972708" w14:textId="77777777" w:rsidR="00D710AF" w:rsidRPr="000C054C" w:rsidRDefault="00D710AF" w:rsidP="00440A48">
            <w:pPr>
              <w:rPr>
                <w:b/>
                <w:bCs/>
              </w:rPr>
            </w:pPr>
            <w:r w:rsidRPr="000C054C">
              <w:rPr>
                <w:b/>
                <w:bCs/>
              </w:rPr>
              <w:t>Contact:</w:t>
            </w:r>
          </w:p>
        </w:tc>
        <w:tc>
          <w:tcPr>
            <w:tcW w:w="4111" w:type="dxa"/>
            <w:gridSpan w:val="3"/>
            <w:tcBorders>
              <w:top w:val="single" w:sz="6" w:space="0" w:color="auto"/>
              <w:bottom w:val="single" w:sz="6" w:space="0" w:color="auto"/>
            </w:tcBorders>
          </w:tcPr>
          <w:p w14:paraId="77C12503" w14:textId="77777777" w:rsidR="00D710AF" w:rsidRPr="000C054C" w:rsidRDefault="00D710AF" w:rsidP="00440A48">
            <w:r w:rsidRPr="000C054C">
              <w:t>Avinash Agarwal</w:t>
            </w:r>
            <w:r w:rsidRPr="000C054C">
              <w:br/>
              <w:t>Ministry of Communications</w:t>
            </w:r>
            <w:r w:rsidRPr="000C054C">
              <w:br/>
              <w:t>India</w:t>
            </w:r>
          </w:p>
        </w:tc>
        <w:tc>
          <w:tcPr>
            <w:tcW w:w="4111" w:type="dxa"/>
            <w:tcBorders>
              <w:top w:val="single" w:sz="6" w:space="0" w:color="auto"/>
              <w:bottom w:val="single" w:sz="6" w:space="0" w:color="auto"/>
            </w:tcBorders>
          </w:tcPr>
          <w:p w14:paraId="47B5CC64" w14:textId="029F5EA7" w:rsidR="00D710AF" w:rsidRPr="000C054C" w:rsidRDefault="00D710AF" w:rsidP="00440A48">
            <w:pPr>
              <w:tabs>
                <w:tab w:val="left" w:pos="794"/>
              </w:tabs>
            </w:pPr>
            <w:r w:rsidRPr="000C054C">
              <w:t>Tel:</w:t>
            </w:r>
            <w:r w:rsidRPr="000C054C">
              <w:tab/>
              <w:t>+91-9868171222</w:t>
            </w:r>
            <w:r w:rsidRPr="000C054C">
              <w:br/>
              <w:t>E-mail:</w:t>
            </w:r>
            <w:r w:rsidRPr="000C054C">
              <w:tab/>
            </w:r>
            <w:r w:rsidR="00DE2D8D" w:rsidRPr="00540244">
              <w:t>avinash.70@gov.in</w:t>
            </w:r>
          </w:p>
        </w:tc>
      </w:tr>
      <w:tr w:rsidR="00540244" w:rsidRPr="0037415F" w14:paraId="1E3AE7B6" w14:textId="77777777" w:rsidTr="00B35948">
        <w:trPr>
          <w:cantSplit/>
          <w:jc w:val="center"/>
        </w:trPr>
        <w:tc>
          <w:tcPr>
            <w:tcW w:w="1418" w:type="dxa"/>
            <w:gridSpan w:val="2"/>
            <w:tcBorders>
              <w:top w:val="single" w:sz="6" w:space="0" w:color="auto"/>
              <w:bottom w:val="single" w:sz="6" w:space="0" w:color="auto"/>
            </w:tcBorders>
          </w:tcPr>
          <w:p w14:paraId="73BBB6A1" w14:textId="77777777" w:rsidR="00540244" w:rsidRPr="000C054C" w:rsidRDefault="00540244" w:rsidP="00B35948">
            <w:pPr>
              <w:rPr>
                <w:b/>
                <w:bCs/>
              </w:rPr>
            </w:pPr>
            <w:r w:rsidRPr="000C054C">
              <w:rPr>
                <w:b/>
                <w:bCs/>
              </w:rPr>
              <w:t>Contact:</w:t>
            </w:r>
          </w:p>
        </w:tc>
        <w:tc>
          <w:tcPr>
            <w:tcW w:w="4111" w:type="dxa"/>
            <w:gridSpan w:val="3"/>
            <w:tcBorders>
              <w:top w:val="single" w:sz="6" w:space="0" w:color="auto"/>
              <w:bottom w:val="single" w:sz="6" w:space="0" w:color="auto"/>
            </w:tcBorders>
          </w:tcPr>
          <w:p w14:paraId="035A304F" w14:textId="77777777" w:rsidR="00540244" w:rsidRPr="000C054C" w:rsidRDefault="00540244" w:rsidP="00B35948">
            <w:r w:rsidRPr="000C054C">
              <w:t>Pallab Dutta</w:t>
            </w:r>
            <w:r w:rsidRPr="000C054C">
              <w:br/>
              <w:t>Centre for Development of Telematics</w:t>
            </w:r>
            <w:r w:rsidRPr="000C054C">
              <w:br/>
              <w:t>India</w:t>
            </w:r>
          </w:p>
        </w:tc>
        <w:tc>
          <w:tcPr>
            <w:tcW w:w="4111" w:type="dxa"/>
            <w:tcBorders>
              <w:top w:val="single" w:sz="6" w:space="0" w:color="auto"/>
              <w:bottom w:val="single" w:sz="6" w:space="0" w:color="auto"/>
            </w:tcBorders>
          </w:tcPr>
          <w:p w14:paraId="35FBF6E1" w14:textId="5F943546" w:rsidR="00540244" w:rsidRPr="000C054C" w:rsidRDefault="00540244" w:rsidP="00B35948">
            <w:pPr>
              <w:tabs>
                <w:tab w:val="left" w:pos="794"/>
              </w:tabs>
            </w:pPr>
            <w:r w:rsidRPr="000C054C">
              <w:t>Tel:</w:t>
            </w:r>
            <w:r>
              <w:tab/>
              <w:t>+91-9343795475</w:t>
            </w:r>
            <w:r>
              <w:br/>
              <w:t>E-mail:</w:t>
            </w:r>
            <w:r>
              <w:tab/>
            </w:r>
            <w:r w:rsidRPr="00540244">
              <w:t>pallab@cdot.in</w:t>
            </w:r>
          </w:p>
        </w:tc>
      </w:tr>
      <w:tr w:rsidR="00540244" w:rsidRPr="0037415F" w14:paraId="3D23140A" w14:textId="77777777" w:rsidTr="00946B56">
        <w:trPr>
          <w:cantSplit/>
          <w:jc w:val="center"/>
        </w:trPr>
        <w:tc>
          <w:tcPr>
            <w:tcW w:w="1418" w:type="dxa"/>
            <w:gridSpan w:val="2"/>
            <w:tcBorders>
              <w:top w:val="single" w:sz="6" w:space="0" w:color="auto"/>
              <w:bottom w:val="single" w:sz="6" w:space="0" w:color="auto"/>
            </w:tcBorders>
          </w:tcPr>
          <w:p w14:paraId="2C492C4B" w14:textId="77777777" w:rsidR="00540244" w:rsidRPr="000C054C" w:rsidRDefault="00540244" w:rsidP="00946B56">
            <w:pPr>
              <w:rPr>
                <w:b/>
                <w:bCs/>
              </w:rPr>
            </w:pPr>
            <w:r w:rsidRPr="000C054C">
              <w:rPr>
                <w:b/>
                <w:bCs/>
              </w:rPr>
              <w:t>Contact:</w:t>
            </w:r>
          </w:p>
        </w:tc>
        <w:tc>
          <w:tcPr>
            <w:tcW w:w="4111" w:type="dxa"/>
            <w:gridSpan w:val="3"/>
            <w:tcBorders>
              <w:top w:val="single" w:sz="6" w:space="0" w:color="auto"/>
              <w:bottom w:val="single" w:sz="6" w:space="0" w:color="auto"/>
            </w:tcBorders>
          </w:tcPr>
          <w:p w14:paraId="0E34F711" w14:textId="77777777" w:rsidR="00540244" w:rsidRPr="000C054C" w:rsidRDefault="00540244" w:rsidP="00946B56">
            <w:r w:rsidRPr="00385B86">
              <w:t>Manavdeep Singh</w:t>
            </w:r>
            <w:r w:rsidRPr="000C054C">
              <w:br/>
              <w:t>Centre for Development of Telematics</w:t>
            </w:r>
            <w:r w:rsidRPr="000C054C">
              <w:br/>
              <w:t>India</w:t>
            </w:r>
          </w:p>
        </w:tc>
        <w:tc>
          <w:tcPr>
            <w:tcW w:w="4111" w:type="dxa"/>
            <w:tcBorders>
              <w:top w:val="single" w:sz="6" w:space="0" w:color="auto"/>
              <w:bottom w:val="single" w:sz="6" w:space="0" w:color="auto"/>
            </w:tcBorders>
          </w:tcPr>
          <w:p w14:paraId="20F6F509" w14:textId="05F4633C" w:rsidR="00540244" w:rsidRPr="000C054C" w:rsidRDefault="00540244" w:rsidP="00946B56">
            <w:pPr>
              <w:tabs>
                <w:tab w:val="left" w:pos="794"/>
              </w:tabs>
            </w:pPr>
            <w:r w:rsidRPr="000C054C">
              <w:t>Tel</w:t>
            </w:r>
            <w:r>
              <w:t>:</w:t>
            </w:r>
            <w:r>
              <w:tab/>
              <w:t>+91-</w:t>
            </w:r>
            <w:r w:rsidRPr="00385B86">
              <w:t>9971350079</w:t>
            </w:r>
            <w:r>
              <w:br/>
              <w:t>E-mail:</w:t>
            </w:r>
            <w:r>
              <w:tab/>
              <w:t>msingh@cdot.in</w:t>
            </w:r>
          </w:p>
        </w:tc>
      </w:tr>
    </w:tbl>
    <w:p w14:paraId="762ED24C" w14:textId="77777777" w:rsidR="00D710AF" w:rsidRDefault="00D710AF" w:rsidP="00D710AF"/>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D710AF" w:rsidRPr="0037415F" w14:paraId="3D136996" w14:textId="77777777" w:rsidTr="00440A48">
        <w:trPr>
          <w:cantSplit/>
          <w:jc w:val="center"/>
        </w:trPr>
        <w:tc>
          <w:tcPr>
            <w:tcW w:w="1418" w:type="dxa"/>
          </w:tcPr>
          <w:p w14:paraId="7D469216" w14:textId="77777777" w:rsidR="00D710AF" w:rsidRPr="008F7104" w:rsidRDefault="00D710AF" w:rsidP="00440A48">
            <w:pPr>
              <w:rPr>
                <w:b/>
                <w:bCs/>
              </w:rPr>
            </w:pPr>
            <w:r w:rsidRPr="008F7104">
              <w:rPr>
                <w:b/>
                <w:bCs/>
              </w:rPr>
              <w:t>Abstract:</w:t>
            </w:r>
          </w:p>
        </w:tc>
        <w:tc>
          <w:tcPr>
            <w:tcW w:w="8222" w:type="dxa"/>
          </w:tcPr>
          <w:p w14:paraId="175F462A" w14:textId="5B314B2E" w:rsidR="00D710AF" w:rsidRPr="00E82F8E" w:rsidRDefault="00D710AF" w:rsidP="00440A48">
            <w:pPr>
              <w:pStyle w:val="TSBHeaderSummary"/>
            </w:pPr>
            <w:r>
              <w:t>This contribution contains the draft</w:t>
            </w:r>
            <w:r w:rsidRPr="00DA7A36">
              <w:t xml:space="preserve"> </w:t>
            </w:r>
            <w:r>
              <w:t>baseline text</w:t>
            </w:r>
            <w:r w:rsidRPr="00DA7A36">
              <w:t xml:space="preserve"> for </w:t>
            </w:r>
            <w:r>
              <w:t xml:space="preserve">the </w:t>
            </w:r>
            <w:r w:rsidRPr="00DA7A36">
              <w:t xml:space="preserve">proposed draft new ITU-T Technical Report </w:t>
            </w:r>
            <w:r>
              <w:t xml:space="preserve">JSTR.WIFI-TV on </w:t>
            </w:r>
            <w:r w:rsidRPr="00DA7A36">
              <w:t>Secondary distribution of digital television and</w:t>
            </w:r>
            <w:r>
              <w:t xml:space="preserve"> audiovisual content </w:t>
            </w:r>
            <w:r w:rsidRPr="00A6004F">
              <w:t xml:space="preserve">to portable devices </w:t>
            </w:r>
            <w:r>
              <w:t>using WiFi and other Wireless Local Area Networks.</w:t>
            </w:r>
            <w:ins w:id="7" w:author="Stefano" w:date="2022-08-24T16:20:00Z">
              <w:r w:rsidR="00456818">
                <w:t xml:space="preserve"> See </w:t>
              </w:r>
            </w:ins>
            <w:ins w:id="8" w:author="Stefano" w:date="2022-08-24T16:21:00Z">
              <w:r w:rsidR="00456818">
                <w:t>SG9-</w:t>
              </w:r>
            </w:ins>
            <w:ins w:id="9" w:author="Stefano" w:date="2022-08-24T16:20:00Z">
              <w:r w:rsidR="00456818">
                <w:t>C33</w:t>
              </w:r>
            </w:ins>
            <w:ins w:id="10" w:author="Stefano" w:date="2022-08-24T16:21:00Z">
              <w:r w:rsidR="00456818">
                <w:t xml:space="preserve"> for the A.13 justification.</w:t>
              </w:r>
            </w:ins>
          </w:p>
        </w:tc>
      </w:tr>
      <w:tr w:rsidR="00D710AF" w:rsidRPr="0037415F" w14:paraId="4D0C62AF" w14:textId="77777777" w:rsidTr="00440A48">
        <w:trPr>
          <w:cantSplit/>
          <w:jc w:val="center"/>
        </w:trPr>
        <w:tc>
          <w:tcPr>
            <w:tcW w:w="1418" w:type="dxa"/>
          </w:tcPr>
          <w:p w14:paraId="2CC67F67" w14:textId="77777777" w:rsidR="00D710AF" w:rsidRPr="008F7104" w:rsidRDefault="00D710AF" w:rsidP="00440A48">
            <w:pPr>
              <w:rPr>
                <w:b/>
                <w:bCs/>
              </w:rPr>
            </w:pPr>
            <w:r>
              <w:rPr>
                <w:b/>
                <w:bCs/>
              </w:rPr>
              <w:t>Summary and Rationale</w:t>
            </w:r>
            <w:r w:rsidRPr="008F7104">
              <w:rPr>
                <w:b/>
                <w:bCs/>
              </w:rPr>
              <w:t>:</w:t>
            </w:r>
          </w:p>
        </w:tc>
        <w:tc>
          <w:tcPr>
            <w:tcW w:w="8222" w:type="dxa"/>
          </w:tcPr>
          <w:p w14:paraId="56125913" w14:textId="77777777" w:rsidR="00D710AF" w:rsidRDefault="00D710AF" w:rsidP="00440A48">
            <w:pPr>
              <w:pStyle w:val="TSBHeaderSummary"/>
            </w:pPr>
            <w:r>
              <w:t xml:space="preserve">The proposed Technical Report will address aspects related to delivering television and other audiovisual signals to smartphones and other portable devices without using the mobile data and the mobile networks, while using WiFi or other Wireless Local Area Networks (WLANs) for secondary distribution and the conventional modes of satellite, cable, or terrestrial transmission for primary distribution. The proposed Technical Report would cover the network architecture, transcoding requirements, other technical requirements, mechanism to facilitate local content distribution, local advertisement insertion, logging end user statistics, case studies, and more. </w:t>
            </w:r>
          </w:p>
          <w:p w14:paraId="18F012C2" w14:textId="77777777" w:rsidR="00D710AF" w:rsidRPr="00165942" w:rsidRDefault="00D710AF" w:rsidP="00440A48">
            <w:pPr>
              <w:pStyle w:val="TSBHeaderSummary"/>
              <w:rPr>
                <w:highlight w:val="yellow"/>
              </w:rPr>
            </w:pPr>
            <w:r>
              <w:t>The objective of the proposed Technical Report is to enhance the use of widely available WiFi networks and other Wireless LAN networks for the last mile delivery of linear television and audiovisual content to portable devices in a manner that is cost-effective for the end users and does not load the mobile networks.</w:t>
            </w:r>
          </w:p>
        </w:tc>
      </w:tr>
      <w:tr w:rsidR="00D710AF" w:rsidRPr="0037415F" w14:paraId="0483BE23" w14:textId="77777777" w:rsidTr="00440A48">
        <w:trPr>
          <w:cantSplit/>
          <w:jc w:val="center"/>
        </w:trPr>
        <w:tc>
          <w:tcPr>
            <w:tcW w:w="1418" w:type="dxa"/>
          </w:tcPr>
          <w:p w14:paraId="6F32B4FA" w14:textId="77777777" w:rsidR="00D710AF" w:rsidRPr="008F7104" w:rsidRDefault="00D710AF" w:rsidP="00440A48">
            <w:pPr>
              <w:rPr>
                <w:b/>
                <w:bCs/>
              </w:rPr>
            </w:pPr>
            <w:r>
              <w:rPr>
                <w:b/>
                <w:bCs/>
              </w:rPr>
              <w:t>Proposal</w:t>
            </w:r>
            <w:r w:rsidRPr="008F7104">
              <w:rPr>
                <w:b/>
                <w:bCs/>
              </w:rPr>
              <w:t>:</w:t>
            </w:r>
          </w:p>
        </w:tc>
        <w:tc>
          <w:tcPr>
            <w:tcW w:w="8222" w:type="dxa"/>
          </w:tcPr>
          <w:p w14:paraId="0755E01F" w14:textId="77777777" w:rsidR="00D710AF" w:rsidRPr="00E82F8E" w:rsidRDefault="00D710AF" w:rsidP="00440A48">
            <w:pPr>
              <w:pStyle w:val="TSBHeaderSummary"/>
            </w:pPr>
            <w:r>
              <w:t>The draft</w:t>
            </w:r>
            <w:r w:rsidRPr="00DA7A36">
              <w:t xml:space="preserve"> </w:t>
            </w:r>
            <w:r>
              <w:t>baseline text</w:t>
            </w:r>
            <w:r w:rsidRPr="00DA7A36">
              <w:t xml:space="preserve"> for </w:t>
            </w:r>
            <w:r>
              <w:t xml:space="preserve">the </w:t>
            </w:r>
            <w:r w:rsidRPr="00DA7A36">
              <w:t xml:space="preserve">proposed draft new ITU-T Technical Report </w:t>
            </w:r>
            <w:r>
              <w:t>JSTR.WIFI-TV is placed as ANNEX-1.</w:t>
            </w:r>
          </w:p>
        </w:tc>
      </w:tr>
      <w:tr w:rsidR="00D710AF" w:rsidRPr="0037415F" w14:paraId="62510DE4" w14:textId="77777777" w:rsidTr="00440A48">
        <w:trPr>
          <w:cantSplit/>
          <w:jc w:val="center"/>
        </w:trPr>
        <w:tc>
          <w:tcPr>
            <w:tcW w:w="1418" w:type="dxa"/>
          </w:tcPr>
          <w:p w14:paraId="4D21F305" w14:textId="77777777" w:rsidR="00D710AF" w:rsidRPr="008F7104" w:rsidRDefault="00D710AF" w:rsidP="00440A48">
            <w:pPr>
              <w:rPr>
                <w:b/>
                <w:bCs/>
              </w:rPr>
            </w:pPr>
          </w:p>
        </w:tc>
        <w:tc>
          <w:tcPr>
            <w:tcW w:w="8222" w:type="dxa"/>
          </w:tcPr>
          <w:p w14:paraId="2A74EA66" w14:textId="77777777" w:rsidR="00D710AF" w:rsidRDefault="00D710AF" w:rsidP="00440A48">
            <w:pPr>
              <w:pStyle w:val="TSBHeaderSummary"/>
            </w:pPr>
          </w:p>
        </w:tc>
      </w:tr>
    </w:tbl>
    <w:p w14:paraId="3ED285CB" w14:textId="77777777" w:rsidR="00FD181F" w:rsidRDefault="00FD181F" w:rsidP="00E02690"/>
    <w:p w14:paraId="2D63807C" w14:textId="77777777" w:rsidR="00FD181F" w:rsidRDefault="00FD181F" w:rsidP="00E02690">
      <w:pPr>
        <w:sectPr w:rsidR="00FD181F" w:rsidSect="00B22DA4">
          <w:footerReference w:type="first" r:id="rId12"/>
          <w:pgSz w:w="11907" w:h="16840" w:code="9"/>
          <w:pgMar w:top="1225" w:right="1281" w:bottom="1440" w:left="1140" w:header="720" w:footer="720" w:gutter="0"/>
          <w:cols w:space="720"/>
          <w:titlePg/>
          <w:docGrid w:linePitch="326"/>
        </w:sectPr>
      </w:pPr>
    </w:p>
    <w:tbl>
      <w:tblPr>
        <w:tblW w:w="9948" w:type="dxa"/>
        <w:tblLayout w:type="fixed"/>
        <w:tblLook w:val="0000" w:firstRow="0" w:lastRow="0" w:firstColumn="0" w:lastColumn="0" w:noHBand="0" w:noVBand="0"/>
      </w:tblPr>
      <w:tblGrid>
        <w:gridCol w:w="1418"/>
        <w:gridCol w:w="10"/>
        <w:gridCol w:w="2520"/>
        <w:gridCol w:w="2029"/>
        <w:gridCol w:w="3971"/>
      </w:tblGrid>
      <w:tr w:rsidR="00E02690" w14:paraId="07416C7A" w14:textId="77777777" w:rsidTr="00E02690">
        <w:trPr>
          <w:trHeight w:hRule="exact" w:val="1418"/>
        </w:trPr>
        <w:tc>
          <w:tcPr>
            <w:tcW w:w="1428" w:type="dxa"/>
            <w:gridSpan w:val="2"/>
          </w:tcPr>
          <w:p w14:paraId="5D44D050" w14:textId="77777777" w:rsidR="00E02690" w:rsidRDefault="00E02690" w:rsidP="00E02690"/>
          <w:p w14:paraId="33F880E7" w14:textId="77777777" w:rsidR="00E02690" w:rsidRDefault="00E02690" w:rsidP="00E02690">
            <w:pPr>
              <w:spacing w:before="0"/>
              <w:rPr>
                <w:b/>
                <w:sz w:val="16"/>
              </w:rPr>
            </w:pPr>
          </w:p>
        </w:tc>
        <w:tc>
          <w:tcPr>
            <w:tcW w:w="8520" w:type="dxa"/>
            <w:gridSpan w:val="3"/>
          </w:tcPr>
          <w:p w14:paraId="5F75F0B6" w14:textId="77777777" w:rsidR="00E02690" w:rsidRDefault="00E02690" w:rsidP="00E02690">
            <w:pPr>
              <w:spacing w:before="0"/>
              <w:rPr>
                <w:rFonts w:ascii="Arial" w:hAnsi="Arial" w:cs="Arial"/>
              </w:rPr>
            </w:pPr>
          </w:p>
          <w:p w14:paraId="4AA06B4E" w14:textId="77777777" w:rsidR="00E02690" w:rsidRDefault="00E02690" w:rsidP="00E02690">
            <w:pPr>
              <w:spacing w:before="284"/>
              <w:rPr>
                <w:rFonts w:ascii="Arial" w:hAnsi="Arial" w:cs="Arial"/>
                <w:b/>
                <w:bCs/>
                <w:sz w:val="18"/>
              </w:rPr>
            </w:pPr>
            <w:r>
              <w:rPr>
                <w:rFonts w:ascii="Arial" w:hAnsi="Arial" w:cs="Arial"/>
                <w:b/>
                <w:bCs/>
                <w:color w:val="808080"/>
                <w:spacing w:val="100"/>
              </w:rPr>
              <w:t xml:space="preserve">International Telecommunication </w:t>
            </w:r>
            <w:smartTag w:uri="urn:schemas-microsoft-com:office:smarttags" w:element="place">
              <w:r>
                <w:rPr>
                  <w:rFonts w:ascii="Arial" w:hAnsi="Arial" w:cs="Arial"/>
                  <w:b/>
                  <w:bCs/>
                  <w:color w:val="808080"/>
                  <w:spacing w:val="100"/>
                </w:rPr>
                <w:t>Union</w:t>
              </w:r>
            </w:smartTag>
          </w:p>
        </w:tc>
      </w:tr>
      <w:tr w:rsidR="00E02690" w14:paraId="71D43A79" w14:textId="77777777" w:rsidTr="00E02690">
        <w:trPr>
          <w:trHeight w:hRule="exact" w:val="992"/>
        </w:trPr>
        <w:tc>
          <w:tcPr>
            <w:tcW w:w="1428" w:type="dxa"/>
            <w:gridSpan w:val="2"/>
          </w:tcPr>
          <w:p w14:paraId="73EB2F54" w14:textId="77777777" w:rsidR="00E02690" w:rsidRDefault="00E02690" w:rsidP="00E02690">
            <w:pPr>
              <w:spacing w:before="0"/>
            </w:pPr>
          </w:p>
        </w:tc>
        <w:tc>
          <w:tcPr>
            <w:tcW w:w="8520" w:type="dxa"/>
            <w:gridSpan w:val="3"/>
          </w:tcPr>
          <w:p w14:paraId="20838D66" w14:textId="77777777" w:rsidR="00E02690" w:rsidRDefault="00E02690" w:rsidP="00E02690"/>
        </w:tc>
      </w:tr>
      <w:tr w:rsidR="00E02690" w14:paraId="31E934B7" w14:textId="77777777" w:rsidTr="00E02690">
        <w:tblPrEx>
          <w:tblCellMar>
            <w:left w:w="85" w:type="dxa"/>
            <w:right w:w="85" w:type="dxa"/>
          </w:tblCellMar>
        </w:tblPrEx>
        <w:trPr>
          <w:gridBefore w:val="2"/>
          <w:wBefore w:w="1428" w:type="dxa"/>
        </w:trPr>
        <w:tc>
          <w:tcPr>
            <w:tcW w:w="2520" w:type="dxa"/>
          </w:tcPr>
          <w:p w14:paraId="75D42B8A" w14:textId="77777777" w:rsidR="00E02690" w:rsidRDefault="00E02690" w:rsidP="00E02690">
            <w:pPr>
              <w:rPr>
                <w:b/>
                <w:sz w:val="18"/>
              </w:rPr>
            </w:pPr>
            <w:bookmarkStart w:id="11" w:name="dnume" w:colFirst="1" w:colLast="1"/>
            <w:r>
              <w:rPr>
                <w:rFonts w:ascii="Arial" w:hAnsi="Arial"/>
                <w:b/>
                <w:spacing w:val="40"/>
                <w:sz w:val="72"/>
              </w:rPr>
              <w:t>ITU-T</w:t>
            </w:r>
          </w:p>
        </w:tc>
        <w:tc>
          <w:tcPr>
            <w:tcW w:w="6000" w:type="dxa"/>
            <w:gridSpan w:val="2"/>
          </w:tcPr>
          <w:p w14:paraId="67974970" w14:textId="77777777" w:rsidR="00E02690" w:rsidRPr="00C92738" w:rsidRDefault="00E02690" w:rsidP="00C26533">
            <w:pPr>
              <w:spacing w:before="240"/>
              <w:jc w:val="right"/>
              <w:rPr>
                <w:rFonts w:ascii="Arial" w:hAnsi="Arial" w:cs="Arial"/>
                <w:b/>
                <w:sz w:val="60"/>
              </w:rPr>
            </w:pPr>
            <w:r w:rsidRPr="007777D2">
              <w:rPr>
                <w:rFonts w:ascii="Arial" w:hAnsi="Arial"/>
                <w:b/>
                <w:sz w:val="60"/>
                <w:lang w:val="en-GB"/>
              </w:rPr>
              <w:t xml:space="preserve">Technical </w:t>
            </w:r>
            <w:r w:rsidR="00C26533">
              <w:rPr>
                <w:rFonts w:ascii="Arial" w:hAnsi="Arial"/>
                <w:b/>
                <w:sz w:val="60"/>
                <w:lang w:val="en-GB"/>
              </w:rPr>
              <w:t>Report</w:t>
            </w:r>
          </w:p>
        </w:tc>
      </w:tr>
      <w:tr w:rsidR="00E02690" w14:paraId="1988F5DC" w14:textId="77777777" w:rsidTr="00E02690">
        <w:tblPrEx>
          <w:tblCellMar>
            <w:left w:w="85" w:type="dxa"/>
            <w:right w:w="85" w:type="dxa"/>
          </w:tblCellMar>
        </w:tblPrEx>
        <w:trPr>
          <w:gridBefore w:val="2"/>
          <w:wBefore w:w="1428" w:type="dxa"/>
          <w:trHeight w:val="974"/>
        </w:trPr>
        <w:tc>
          <w:tcPr>
            <w:tcW w:w="4549" w:type="dxa"/>
            <w:gridSpan w:val="2"/>
          </w:tcPr>
          <w:p w14:paraId="5A9820F4" w14:textId="77777777" w:rsidR="00E02690" w:rsidRPr="007777D2" w:rsidRDefault="00E02690" w:rsidP="00E02690">
            <w:pPr>
              <w:rPr>
                <w:b/>
                <w:lang w:val="en-GB"/>
              </w:rPr>
            </w:pPr>
            <w:bookmarkStart w:id="12" w:name="ddatee" w:colFirst="1" w:colLast="1"/>
            <w:bookmarkEnd w:id="11"/>
            <w:r w:rsidRPr="007777D2">
              <w:rPr>
                <w:rFonts w:ascii="Arial" w:hAnsi="Arial"/>
                <w:lang w:val="en-GB"/>
              </w:rPr>
              <w:t>TELECOMMUNICATION</w:t>
            </w:r>
            <w:r w:rsidRPr="007777D2">
              <w:rPr>
                <w:rFonts w:ascii="Arial" w:hAnsi="Arial"/>
                <w:lang w:val="en-GB"/>
              </w:rPr>
              <w:br/>
              <w:t>STANDARDIZATION  SECTOR</w:t>
            </w:r>
            <w:r w:rsidRPr="007777D2">
              <w:rPr>
                <w:rFonts w:ascii="Arial" w:hAnsi="Arial"/>
                <w:lang w:val="en-GB"/>
              </w:rPr>
              <w:br/>
              <w:t>OF  ITU</w:t>
            </w:r>
          </w:p>
        </w:tc>
        <w:tc>
          <w:tcPr>
            <w:tcW w:w="3971" w:type="dxa"/>
          </w:tcPr>
          <w:p w14:paraId="19350DA1" w14:textId="77777777" w:rsidR="00E02690" w:rsidRPr="009635CB" w:rsidRDefault="00E02690" w:rsidP="00E02690">
            <w:pPr>
              <w:spacing w:before="284"/>
            </w:pPr>
          </w:p>
          <w:p w14:paraId="23589CED" w14:textId="433295F8" w:rsidR="00E02690" w:rsidRPr="007777D2" w:rsidRDefault="00E02690" w:rsidP="00D710AF">
            <w:pPr>
              <w:pStyle w:val="TPapproval"/>
            </w:pPr>
            <w:r>
              <w:t>(</w:t>
            </w:r>
            <w:r w:rsidR="00D710AF">
              <w:t>06</w:t>
            </w:r>
            <w:r>
              <w:t xml:space="preserve"> </w:t>
            </w:r>
            <w:r w:rsidR="00D710AF">
              <w:t>SEP 2022</w:t>
            </w:r>
            <w:r>
              <w:t>)</w:t>
            </w:r>
          </w:p>
        </w:tc>
      </w:tr>
      <w:tr w:rsidR="00E02690" w14:paraId="6289F6F2" w14:textId="77777777" w:rsidTr="00E02690">
        <w:trPr>
          <w:cantSplit/>
          <w:trHeight w:hRule="exact" w:val="3402"/>
        </w:trPr>
        <w:tc>
          <w:tcPr>
            <w:tcW w:w="1418" w:type="dxa"/>
          </w:tcPr>
          <w:p w14:paraId="364CB085" w14:textId="77777777" w:rsidR="00E02690" w:rsidRDefault="00E02690" w:rsidP="00E02690">
            <w:pPr>
              <w:tabs>
                <w:tab w:val="right" w:pos="9639"/>
              </w:tabs>
              <w:rPr>
                <w:rFonts w:ascii="Arial" w:hAnsi="Arial"/>
                <w:sz w:val="18"/>
              </w:rPr>
            </w:pPr>
            <w:bookmarkStart w:id="13" w:name="dsece" w:colFirst="1" w:colLast="1"/>
            <w:bookmarkEnd w:id="12"/>
          </w:p>
        </w:tc>
        <w:tc>
          <w:tcPr>
            <w:tcW w:w="8530" w:type="dxa"/>
            <w:gridSpan w:val="4"/>
            <w:tcBorders>
              <w:bottom w:val="single" w:sz="12" w:space="0" w:color="auto"/>
            </w:tcBorders>
            <w:vAlign w:val="bottom"/>
          </w:tcPr>
          <w:p w14:paraId="371CAF9D" w14:textId="77777777" w:rsidR="00E02690" w:rsidRPr="007777D2" w:rsidRDefault="00E02690" w:rsidP="00E02690">
            <w:pPr>
              <w:tabs>
                <w:tab w:val="right" w:pos="9639"/>
              </w:tabs>
              <w:rPr>
                <w:rFonts w:ascii="Arial" w:hAnsi="Arial"/>
                <w:sz w:val="32"/>
                <w:lang w:val="en-GB"/>
              </w:rPr>
            </w:pPr>
          </w:p>
        </w:tc>
      </w:tr>
      <w:tr w:rsidR="00E02690" w14:paraId="123ED74B" w14:textId="77777777" w:rsidTr="00E02690">
        <w:trPr>
          <w:cantSplit/>
          <w:trHeight w:hRule="exact" w:val="4536"/>
        </w:trPr>
        <w:tc>
          <w:tcPr>
            <w:tcW w:w="1418" w:type="dxa"/>
          </w:tcPr>
          <w:p w14:paraId="61D384BE" w14:textId="77777777" w:rsidR="00E02690" w:rsidRDefault="00E02690" w:rsidP="00E02690">
            <w:pPr>
              <w:tabs>
                <w:tab w:val="right" w:pos="9639"/>
              </w:tabs>
              <w:rPr>
                <w:rFonts w:ascii="Arial" w:hAnsi="Arial"/>
                <w:sz w:val="18"/>
              </w:rPr>
            </w:pPr>
            <w:bookmarkStart w:id="14" w:name="c1tite" w:colFirst="1" w:colLast="1"/>
            <w:bookmarkEnd w:id="13"/>
          </w:p>
        </w:tc>
        <w:tc>
          <w:tcPr>
            <w:tcW w:w="8530" w:type="dxa"/>
            <w:gridSpan w:val="4"/>
          </w:tcPr>
          <w:p w14:paraId="2A991937" w14:textId="2EC152ED" w:rsidR="005939F7" w:rsidRDefault="00D710AF" w:rsidP="00A74437">
            <w:pPr>
              <w:pStyle w:val="TRnumber"/>
              <w:rPr>
                <w:highlight w:val="yellow"/>
              </w:rPr>
            </w:pPr>
            <w:r w:rsidRPr="00D710AF">
              <w:t>JSTR.WIFI-TV</w:t>
            </w:r>
          </w:p>
          <w:p w14:paraId="0A985D45" w14:textId="7AD54BE8" w:rsidR="00E02690" w:rsidRPr="00737170" w:rsidRDefault="00D710AF" w:rsidP="00D710AF">
            <w:pPr>
              <w:tabs>
                <w:tab w:val="right" w:pos="9639"/>
              </w:tabs>
              <w:spacing w:before="0"/>
              <w:rPr>
                <w:rFonts w:ascii="Arial" w:hAnsi="Arial" w:cs="Arial"/>
                <w:b/>
                <w:bCs/>
                <w:sz w:val="36"/>
                <w:lang w:val="en-GB"/>
              </w:rPr>
            </w:pPr>
            <w:r w:rsidRPr="00D710AF">
              <w:rPr>
                <w:rFonts w:ascii="Arial" w:hAnsi="Arial" w:cs="Arial"/>
                <w:b/>
                <w:bCs/>
                <w:sz w:val="36"/>
                <w:lang w:val="en-GB"/>
              </w:rPr>
              <w:t>Secondary distribution of digital television and audiovisual content to portable devices using WiFi</w:t>
            </w:r>
          </w:p>
        </w:tc>
      </w:tr>
      <w:bookmarkEnd w:id="14"/>
      <w:tr w:rsidR="00E02690" w14:paraId="4B249F74" w14:textId="77777777" w:rsidTr="00E02690">
        <w:trPr>
          <w:cantSplit/>
          <w:trHeight w:hRule="exact" w:val="1418"/>
        </w:trPr>
        <w:tc>
          <w:tcPr>
            <w:tcW w:w="1418" w:type="dxa"/>
          </w:tcPr>
          <w:p w14:paraId="0FD606B4" w14:textId="77777777" w:rsidR="00E02690" w:rsidRDefault="00E02690" w:rsidP="00E02690">
            <w:pPr>
              <w:tabs>
                <w:tab w:val="right" w:pos="9639"/>
              </w:tabs>
              <w:rPr>
                <w:rFonts w:ascii="Arial" w:hAnsi="Arial"/>
                <w:sz w:val="18"/>
              </w:rPr>
            </w:pPr>
          </w:p>
        </w:tc>
        <w:tc>
          <w:tcPr>
            <w:tcW w:w="8530" w:type="dxa"/>
            <w:gridSpan w:val="4"/>
            <w:vAlign w:val="bottom"/>
          </w:tcPr>
          <w:p w14:paraId="20CBF28C" w14:textId="77777777" w:rsidR="00E02690" w:rsidRPr="00C92738" w:rsidRDefault="00E02690" w:rsidP="00E02690">
            <w:pPr>
              <w:tabs>
                <w:tab w:val="right" w:pos="9639"/>
              </w:tabs>
              <w:spacing w:before="60"/>
              <w:jc w:val="right"/>
              <w:rPr>
                <w:rFonts w:ascii="Arial" w:hAnsi="Arial" w:cs="Arial"/>
                <w:sz w:val="32"/>
              </w:rPr>
            </w:pPr>
            <w:bookmarkStart w:id="15" w:name="dnum2e"/>
            <w:bookmarkEnd w:id="15"/>
          </w:p>
        </w:tc>
      </w:tr>
    </w:tbl>
    <w:p w14:paraId="570600A1" w14:textId="77777777" w:rsidR="00E02690" w:rsidRPr="007777D2" w:rsidRDefault="00E02690" w:rsidP="00737170">
      <w:pPr>
        <w:spacing w:after="120"/>
        <w:jc w:val="center"/>
        <w:rPr>
          <w:lang w:val="en-GB"/>
        </w:rPr>
        <w:sectPr w:rsidR="00E02690" w:rsidRPr="007777D2" w:rsidSect="00B22DA4">
          <w:headerReference w:type="first" r:id="rId13"/>
          <w:footerReference w:type="first" r:id="rId14"/>
          <w:pgSz w:w="11907" w:h="16840" w:code="9"/>
          <w:pgMar w:top="1225" w:right="1281" w:bottom="1440" w:left="1140" w:header="720" w:footer="720" w:gutter="0"/>
          <w:cols w:space="720"/>
          <w:titlePg/>
          <w:docGrid w:linePitch="326"/>
        </w:sectPr>
      </w:pPr>
    </w:p>
    <w:p w14:paraId="1C52F203" w14:textId="77777777" w:rsidR="004B39E2" w:rsidRPr="007777D2" w:rsidRDefault="004B39E2" w:rsidP="00737170">
      <w:pPr>
        <w:pStyle w:val="Headingb"/>
      </w:pPr>
      <w:bookmarkStart w:id="16" w:name="_Toc44995568"/>
      <w:r w:rsidRPr="007777D2">
        <w:lastRenderedPageBreak/>
        <w:t>Summary</w:t>
      </w:r>
    </w:p>
    <w:bookmarkEnd w:id="16"/>
    <w:p w14:paraId="163291CB" w14:textId="3AAEBA49" w:rsidR="00A864F9" w:rsidRPr="00A864F9" w:rsidRDefault="004B39E2" w:rsidP="00A864F9">
      <w:pPr>
        <w:rPr>
          <w:lang w:val="en-GB" w:bidi="ar-DZ"/>
        </w:rPr>
      </w:pPr>
      <w:r w:rsidRPr="007777D2">
        <w:rPr>
          <w:lang w:val="en-GB" w:bidi="ar-DZ"/>
        </w:rPr>
        <w:t xml:space="preserve">This technical </w:t>
      </w:r>
      <w:r w:rsidR="00C26533">
        <w:rPr>
          <w:lang w:val="en-GB" w:bidi="ar-DZ"/>
        </w:rPr>
        <w:t>report</w:t>
      </w:r>
      <w:r w:rsidRPr="007777D2">
        <w:rPr>
          <w:lang w:val="en-GB" w:bidi="ar-DZ"/>
        </w:rPr>
        <w:t xml:space="preserve"> </w:t>
      </w:r>
      <w:r w:rsidR="00A864F9" w:rsidRPr="00A864F9">
        <w:rPr>
          <w:lang w:val="en-GB" w:bidi="ar-DZ"/>
        </w:rPr>
        <w:t xml:space="preserve">addresses aspects related to delivering television and other audiovisual signals to smartphones and other portable devices without using the mobile data and the mobile networks, while using WiFi or other Wireless Local Area Networks (WLANs) for secondary distribution and the conventional modes of satellite, cable, or terrestrial transmission for primary distribution. </w:t>
      </w:r>
    </w:p>
    <w:p w14:paraId="2D0FE939" w14:textId="77777777" w:rsidR="00A864F9" w:rsidRPr="00A864F9" w:rsidRDefault="00A864F9" w:rsidP="00A864F9">
      <w:pPr>
        <w:rPr>
          <w:lang w:val="en-GB" w:bidi="ar-DZ"/>
        </w:rPr>
      </w:pPr>
      <w:r w:rsidRPr="00A864F9">
        <w:rPr>
          <w:lang w:val="en-GB" w:bidi="ar-DZ"/>
        </w:rPr>
        <w:t xml:space="preserve">This concept has high value propositions in rural areas, public utility places such as railway stations and airports, and even in moving vehicles such as buses, taxis, etc. </w:t>
      </w:r>
    </w:p>
    <w:p w14:paraId="351B288B" w14:textId="2631C195" w:rsidR="004B39E2" w:rsidRDefault="004D3BA7" w:rsidP="00A864F9">
      <w:pPr>
        <w:rPr>
          <w:lang w:val="en-GB" w:bidi="ar-DZ"/>
        </w:rPr>
      </w:pPr>
      <w:r>
        <w:rPr>
          <w:lang w:val="en-GB" w:bidi="ar-DZ"/>
        </w:rPr>
        <w:t>The r</w:t>
      </w:r>
      <w:r w:rsidR="00A864F9" w:rsidRPr="00A864F9">
        <w:rPr>
          <w:lang w:val="en-GB" w:bidi="ar-DZ"/>
        </w:rPr>
        <w:t xml:space="preserve">eport covers the network architecture, transcoding requirements, other technical requirements, mechanism to facilitate local content distribution, local advertisement insertion, logging end </w:t>
      </w:r>
      <w:r>
        <w:rPr>
          <w:lang w:val="en-GB" w:bidi="ar-DZ"/>
        </w:rPr>
        <w:t>user statistics, and more. The r</w:t>
      </w:r>
      <w:r w:rsidR="00A864F9" w:rsidRPr="00A864F9">
        <w:rPr>
          <w:lang w:val="en-GB" w:bidi="ar-DZ"/>
        </w:rPr>
        <w:t>eport also provides global best practices through case studies.</w:t>
      </w:r>
    </w:p>
    <w:p w14:paraId="6DEF32F6" w14:textId="77777777" w:rsidR="00B847E7" w:rsidRDefault="00B847E7" w:rsidP="004B39E2">
      <w:pPr>
        <w:rPr>
          <w:lang w:val="en-GB" w:bidi="ar-DZ"/>
        </w:rPr>
      </w:pPr>
    </w:p>
    <w:p w14:paraId="0C82F8BD" w14:textId="77777777" w:rsidR="00B847E7" w:rsidRPr="00A864F9" w:rsidRDefault="00B847E7" w:rsidP="00B847E7">
      <w:pPr>
        <w:pStyle w:val="Headingb"/>
      </w:pPr>
      <w:r w:rsidRPr="00A864F9">
        <w:t>Keywords</w:t>
      </w:r>
    </w:p>
    <w:p w14:paraId="178D1765" w14:textId="5F16B1DD" w:rsidR="00B847E7" w:rsidRDefault="00A864F9" w:rsidP="004B39E2">
      <w:pPr>
        <w:rPr>
          <w:lang w:val="en-GB" w:bidi="ar-DZ"/>
        </w:rPr>
      </w:pPr>
      <w:r w:rsidRPr="00A864F9">
        <w:rPr>
          <w:lang w:val="en-GB" w:bidi="ar-DZ"/>
        </w:rPr>
        <w:t>Converged assess node, WiFi, secondary distribution, smartphone</w:t>
      </w:r>
    </w:p>
    <w:p w14:paraId="1AC74207" w14:textId="77777777" w:rsidR="00B847E7" w:rsidRDefault="00B847E7" w:rsidP="004B39E2">
      <w:pPr>
        <w:rPr>
          <w:lang w:val="en-GB" w:bidi="ar-DZ"/>
        </w:rPr>
      </w:pPr>
    </w:p>
    <w:p w14:paraId="693CD331" w14:textId="77777777" w:rsidR="004B39E2" w:rsidRPr="007777D2" w:rsidRDefault="004B39E2" w:rsidP="00737170">
      <w:pPr>
        <w:pStyle w:val="Headingb"/>
      </w:pPr>
      <w:r w:rsidRPr="007777D2">
        <w:t>Change Log</w:t>
      </w:r>
    </w:p>
    <w:p w14:paraId="5D7EF809" w14:textId="0CE2CC3C" w:rsidR="00737170" w:rsidRDefault="004B39E2" w:rsidP="00142879">
      <w:pPr>
        <w:rPr>
          <w:lang w:val="en-GB"/>
        </w:rPr>
      </w:pPr>
      <w:r w:rsidRPr="007777D2">
        <w:rPr>
          <w:lang w:val="en-GB"/>
        </w:rPr>
        <w:t xml:space="preserve">This document contains </w:t>
      </w:r>
      <w:r w:rsidR="00737170">
        <w:rPr>
          <w:lang w:val="en-GB"/>
        </w:rPr>
        <w:t xml:space="preserve">Version </w:t>
      </w:r>
      <w:r w:rsidR="00D710AF">
        <w:rPr>
          <w:lang w:val="en-GB"/>
        </w:rPr>
        <w:t>1</w:t>
      </w:r>
      <w:r w:rsidRPr="007777D2">
        <w:rPr>
          <w:lang w:val="en-GB"/>
        </w:rPr>
        <w:t xml:space="preserve"> of the ITU-T Technical </w:t>
      </w:r>
      <w:r w:rsidR="00C26533">
        <w:rPr>
          <w:lang w:val="en-GB"/>
        </w:rPr>
        <w:t>Report</w:t>
      </w:r>
      <w:r w:rsidRPr="007777D2">
        <w:rPr>
          <w:lang w:val="en-GB"/>
        </w:rPr>
        <w:t xml:space="preserve"> </w:t>
      </w:r>
      <w:r w:rsidR="00142879">
        <w:rPr>
          <w:lang w:val="en-GB"/>
        </w:rPr>
        <w:fldChar w:fldCharType="begin"/>
      </w:r>
      <w:r w:rsidR="00142879">
        <w:rPr>
          <w:lang w:val="en-GB"/>
        </w:rPr>
        <w:instrText xml:space="preserve"> styleref TRnumber </w:instrText>
      </w:r>
      <w:r w:rsidR="00142879">
        <w:rPr>
          <w:lang w:val="en-GB"/>
        </w:rPr>
        <w:fldChar w:fldCharType="separate"/>
      </w:r>
      <w:r w:rsidR="00D710AF">
        <w:rPr>
          <w:noProof/>
          <w:lang w:val="en-GB"/>
        </w:rPr>
        <w:t>JSTR.WIFI-TV</w:t>
      </w:r>
      <w:r w:rsidR="00142879">
        <w:rPr>
          <w:lang w:val="en-GB"/>
        </w:rPr>
        <w:fldChar w:fldCharType="end"/>
      </w:r>
      <w:r w:rsidR="00142879">
        <w:rPr>
          <w:lang w:val="en-GB"/>
        </w:rPr>
        <w:t xml:space="preserve"> </w:t>
      </w:r>
      <w:r w:rsidRPr="007777D2">
        <w:rPr>
          <w:lang w:val="en-GB"/>
        </w:rPr>
        <w:t xml:space="preserve">on </w:t>
      </w:r>
      <w:r w:rsidR="000B0226">
        <w:rPr>
          <w:lang w:val="en-GB"/>
        </w:rPr>
        <w:t>"</w:t>
      </w:r>
      <w:r w:rsidR="00D710AF" w:rsidRPr="00D710AF">
        <w:rPr>
          <w:lang w:val="en-GB"/>
        </w:rPr>
        <w:t>Secondary distribution of digital television and audiovisual content to portable devices using WiFi</w:t>
      </w:r>
      <w:r w:rsidR="000B0226">
        <w:rPr>
          <w:lang w:val="en-GB"/>
        </w:rPr>
        <w:t>"</w:t>
      </w:r>
      <w:r w:rsidRPr="007777D2">
        <w:rPr>
          <w:lang w:val="en-GB"/>
        </w:rPr>
        <w:t xml:space="preserve"> approved at the ITU-T Study Group </w:t>
      </w:r>
      <w:r w:rsidR="00D710AF">
        <w:rPr>
          <w:lang w:val="en-GB"/>
        </w:rPr>
        <w:t>09</w:t>
      </w:r>
      <w:r w:rsidRPr="007777D2">
        <w:rPr>
          <w:lang w:val="en-GB"/>
        </w:rPr>
        <w:t xml:space="preserve"> meeting held in </w:t>
      </w:r>
      <w:r w:rsidR="00D710AF" w:rsidRPr="00D710AF">
        <w:rPr>
          <w:lang w:val="en-GB"/>
        </w:rPr>
        <w:t>Geneva, 06-14 Sep</w:t>
      </w:r>
      <w:r w:rsidR="00D710AF">
        <w:rPr>
          <w:lang w:val="en-GB"/>
        </w:rPr>
        <w:t>t.</w:t>
      </w:r>
      <w:r w:rsidR="00D710AF" w:rsidRPr="00D710AF">
        <w:rPr>
          <w:lang w:val="en-GB"/>
        </w:rPr>
        <w:t xml:space="preserve"> 2022</w:t>
      </w:r>
      <w:r w:rsidRPr="007777D2">
        <w:rPr>
          <w:lang w:val="en-GB"/>
        </w:rPr>
        <w:t>.</w:t>
      </w:r>
      <w:r w:rsidR="00737170">
        <w:rPr>
          <w:lang w:val="en-GB"/>
        </w:rPr>
        <w:t xml:space="preserve"> </w:t>
      </w:r>
    </w:p>
    <w:p w14:paraId="37F909D4" w14:textId="77777777" w:rsidR="00737170" w:rsidRPr="009635CB" w:rsidRDefault="00737170" w:rsidP="004B39E2"/>
    <w:tbl>
      <w:tblPr>
        <w:tblW w:w="9923" w:type="dxa"/>
        <w:jc w:val="center"/>
        <w:tblLayout w:type="fixed"/>
        <w:tblCellMar>
          <w:left w:w="57" w:type="dxa"/>
          <w:right w:w="57" w:type="dxa"/>
        </w:tblCellMar>
        <w:tblLook w:val="0000" w:firstRow="0" w:lastRow="0" w:firstColumn="0" w:lastColumn="0" w:noHBand="0" w:noVBand="0"/>
      </w:tblPr>
      <w:tblGrid>
        <w:gridCol w:w="1617"/>
        <w:gridCol w:w="4394"/>
        <w:gridCol w:w="3912"/>
      </w:tblGrid>
      <w:tr w:rsidR="00A864F9" w:rsidRPr="004C46CD" w14:paraId="5FF800BC" w14:textId="77777777" w:rsidTr="00440A48">
        <w:trPr>
          <w:cantSplit/>
          <w:trHeight w:val="204"/>
          <w:jc w:val="center"/>
        </w:trPr>
        <w:tc>
          <w:tcPr>
            <w:tcW w:w="1617" w:type="dxa"/>
          </w:tcPr>
          <w:p w14:paraId="3153F958" w14:textId="77777777" w:rsidR="00A864F9" w:rsidRPr="009635CB" w:rsidRDefault="00A864F9" w:rsidP="00440A48">
            <w:pPr>
              <w:rPr>
                <w:b/>
                <w:bCs/>
              </w:rPr>
            </w:pPr>
            <w:r w:rsidRPr="009635CB">
              <w:rPr>
                <w:b/>
                <w:bCs/>
              </w:rPr>
              <w:t>Editor:</w:t>
            </w:r>
          </w:p>
        </w:tc>
        <w:tc>
          <w:tcPr>
            <w:tcW w:w="4394" w:type="dxa"/>
          </w:tcPr>
          <w:p w14:paraId="7D9170DE" w14:textId="77777777" w:rsidR="00A864F9" w:rsidRPr="004C46CD" w:rsidRDefault="00A864F9" w:rsidP="00440A48">
            <w:pPr>
              <w:rPr>
                <w:lang w:val="en-GB"/>
              </w:rPr>
            </w:pPr>
            <w:r w:rsidRPr="00D710AF">
              <w:rPr>
                <w:lang w:val="en-GB"/>
              </w:rPr>
              <w:t>Avinash Agarwal</w:t>
            </w:r>
            <w:r w:rsidRPr="002D41EB">
              <w:rPr>
                <w:highlight w:val="yellow"/>
                <w:lang w:val="en-GB" w:bidi="he-IL"/>
              </w:rPr>
              <w:br/>
            </w:r>
            <w:r w:rsidRPr="00D710AF">
              <w:rPr>
                <w:lang w:val="en-GB"/>
              </w:rPr>
              <w:t>Ministry of Communications</w:t>
            </w:r>
            <w:r w:rsidRPr="002D41EB">
              <w:rPr>
                <w:highlight w:val="yellow"/>
                <w:lang w:val="en-GB"/>
              </w:rPr>
              <w:br/>
            </w:r>
            <w:r w:rsidRPr="00D710AF">
              <w:rPr>
                <w:lang w:val="en-GB"/>
              </w:rPr>
              <w:t>India</w:t>
            </w:r>
          </w:p>
        </w:tc>
        <w:tc>
          <w:tcPr>
            <w:tcW w:w="3912" w:type="dxa"/>
          </w:tcPr>
          <w:p w14:paraId="4FA3F4ED" w14:textId="77777777" w:rsidR="00A864F9" w:rsidRPr="004C46CD" w:rsidRDefault="00A864F9" w:rsidP="00440A48">
            <w:pPr>
              <w:rPr>
                <w:lang w:val="en-GB"/>
              </w:rPr>
            </w:pPr>
            <w:r w:rsidRPr="004C46CD">
              <w:rPr>
                <w:lang w:val="en-GB"/>
              </w:rPr>
              <w:t xml:space="preserve">Tel: </w:t>
            </w:r>
            <w:r w:rsidRPr="00D710AF">
              <w:rPr>
                <w:lang w:val="en-GB"/>
              </w:rPr>
              <w:t>+91-9868171222</w:t>
            </w:r>
            <w:r>
              <w:rPr>
                <w:lang w:val="en-GB"/>
              </w:rPr>
              <w:br/>
            </w:r>
            <w:r w:rsidRPr="004C46CD">
              <w:rPr>
                <w:lang w:val="en-GB"/>
              </w:rPr>
              <w:t xml:space="preserve">Email: </w:t>
            </w:r>
            <w:hyperlink r:id="rId15" w:history="1">
              <w:r w:rsidRPr="000E4D76">
                <w:rPr>
                  <w:rStyle w:val="Hyperlink"/>
                  <w:lang w:val="en-GB"/>
                </w:rPr>
                <w:t>avinash.70@gov.in</w:t>
              </w:r>
            </w:hyperlink>
            <w:r>
              <w:rPr>
                <w:lang w:val="en-GB"/>
              </w:rPr>
              <w:t xml:space="preserve"> </w:t>
            </w:r>
          </w:p>
        </w:tc>
      </w:tr>
      <w:tr w:rsidR="00737170" w:rsidRPr="00D10FC9" w14:paraId="0D65F0FB" w14:textId="77777777">
        <w:trPr>
          <w:cantSplit/>
          <w:trHeight w:val="204"/>
          <w:jc w:val="center"/>
        </w:trPr>
        <w:tc>
          <w:tcPr>
            <w:tcW w:w="1617" w:type="dxa"/>
          </w:tcPr>
          <w:p w14:paraId="67FADBC3" w14:textId="07EC71B4" w:rsidR="00737170" w:rsidRPr="009635CB" w:rsidRDefault="00737170" w:rsidP="00737170">
            <w:pPr>
              <w:rPr>
                <w:b/>
                <w:bCs/>
              </w:rPr>
            </w:pPr>
          </w:p>
        </w:tc>
        <w:tc>
          <w:tcPr>
            <w:tcW w:w="4394" w:type="dxa"/>
          </w:tcPr>
          <w:p w14:paraId="1DCDA833" w14:textId="1B93C20C" w:rsidR="00737170" w:rsidRPr="004C46CD" w:rsidRDefault="00A864F9" w:rsidP="00D710AF">
            <w:pPr>
              <w:rPr>
                <w:lang w:val="en-GB"/>
              </w:rPr>
            </w:pPr>
            <w:r w:rsidRPr="000C054C">
              <w:t>Pallab Dutta</w:t>
            </w:r>
            <w:r w:rsidRPr="000C054C">
              <w:br/>
              <w:t>Centre for Development of Telematics</w:t>
            </w:r>
            <w:r w:rsidRPr="000C054C">
              <w:br/>
              <w:t>India</w:t>
            </w:r>
          </w:p>
        </w:tc>
        <w:tc>
          <w:tcPr>
            <w:tcW w:w="3912" w:type="dxa"/>
          </w:tcPr>
          <w:p w14:paraId="75BA76A1" w14:textId="5FA63FDA" w:rsidR="00737170" w:rsidRPr="00397277" w:rsidRDefault="00A864F9" w:rsidP="00737170">
            <w:pPr>
              <w:rPr>
                <w:lang w:val="fr-CH"/>
                <w:rPrChange w:id="17" w:author="TSB (HT)" w:date="2022-08-23T16:51:00Z">
                  <w:rPr>
                    <w:lang w:val="en-GB"/>
                  </w:rPr>
                </w:rPrChange>
              </w:rPr>
            </w:pPr>
            <w:r w:rsidRPr="00397277">
              <w:rPr>
                <w:lang w:val="fr-CH"/>
                <w:rPrChange w:id="18" w:author="TSB (HT)" w:date="2022-08-23T16:51:00Z">
                  <w:rPr/>
                </w:rPrChange>
              </w:rPr>
              <w:t>Tel: +91-9343795475</w:t>
            </w:r>
            <w:r w:rsidRPr="00397277">
              <w:rPr>
                <w:lang w:val="fr-CH"/>
                <w:rPrChange w:id="19" w:author="TSB (HT)" w:date="2022-08-23T16:51:00Z">
                  <w:rPr/>
                </w:rPrChange>
              </w:rPr>
              <w:br/>
              <w:t xml:space="preserve">E-mail: </w:t>
            </w:r>
            <w:r w:rsidR="00397277">
              <w:fldChar w:fldCharType="begin"/>
            </w:r>
            <w:r w:rsidR="00397277" w:rsidRPr="00397277">
              <w:rPr>
                <w:lang w:val="fr-CH"/>
                <w:rPrChange w:id="20" w:author="TSB (HT)" w:date="2022-08-23T16:51:00Z">
                  <w:rPr/>
                </w:rPrChange>
              </w:rPr>
              <w:instrText xml:space="preserve"> HYPERLINK "mailto:pallab@cdot.in" </w:instrText>
            </w:r>
            <w:r w:rsidR="00397277">
              <w:fldChar w:fldCharType="separate"/>
            </w:r>
            <w:r w:rsidRPr="00397277">
              <w:rPr>
                <w:rStyle w:val="Hyperlink"/>
                <w:lang w:val="fr-CH"/>
                <w:rPrChange w:id="21" w:author="TSB (HT)" w:date="2022-08-23T16:51:00Z">
                  <w:rPr>
                    <w:rStyle w:val="Hyperlink"/>
                  </w:rPr>
                </w:rPrChange>
              </w:rPr>
              <w:t>pallab@cdot.in</w:t>
            </w:r>
            <w:r w:rsidR="00397277">
              <w:rPr>
                <w:rStyle w:val="Hyperlink"/>
              </w:rPr>
              <w:fldChar w:fldCharType="end"/>
            </w:r>
            <w:r w:rsidR="00D710AF" w:rsidRPr="00397277">
              <w:rPr>
                <w:lang w:val="fr-CH"/>
                <w:rPrChange w:id="22" w:author="TSB (HT)" w:date="2022-08-23T16:51:00Z">
                  <w:rPr>
                    <w:lang w:val="en-GB"/>
                  </w:rPr>
                </w:rPrChange>
              </w:rPr>
              <w:t xml:space="preserve"> </w:t>
            </w:r>
          </w:p>
        </w:tc>
      </w:tr>
    </w:tbl>
    <w:p w14:paraId="1ADA95A4" w14:textId="77777777" w:rsidR="004B39E2" w:rsidRPr="00397277" w:rsidRDefault="004B39E2" w:rsidP="00F05ED5">
      <w:pPr>
        <w:rPr>
          <w:lang w:val="fr-CH"/>
          <w:rPrChange w:id="23" w:author="TSB (HT)" w:date="2022-08-23T16:51:00Z">
            <w:rPr/>
          </w:rPrChange>
        </w:rPr>
      </w:pPr>
    </w:p>
    <w:p w14:paraId="4EAB80DB" w14:textId="77777777" w:rsidR="004B39E2" w:rsidRPr="00397277" w:rsidRDefault="004B39E2" w:rsidP="009635CB">
      <w:pPr>
        <w:jc w:val="center"/>
        <w:rPr>
          <w:lang w:val="fr-CH"/>
          <w:rPrChange w:id="24" w:author="TSB (HT)" w:date="2022-08-23T16:51:00Z">
            <w:rPr/>
          </w:rPrChange>
        </w:rPr>
      </w:pPr>
      <w:r w:rsidRPr="00397277">
        <w:rPr>
          <w:lang w:val="fr-CH"/>
          <w:rPrChange w:id="25" w:author="TSB (HT)" w:date="2022-08-23T16:51:00Z">
            <w:rPr>
              <w:lang w:val="en-GB"/>
            </w:rPr>
          </w:rPrChange>
        </w:rPr>
        <w:br w:type="page"/>
      </w:r>
    </w:p>
    <w:p w14:paraId="247B27F4" w14:textId="77777777" w:rsidR="009635CB" w:rsidRPr="001E1939" w:rsidRDefault="009635CB" w:rsidP="0066077C">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9635CB" w:rsidRPr="00D8148E" w14:paraId="7806E6FC" w14:textId="77777777" w:rsidTr="00058629">
        <w:trPr>
          <w:tblHeader/>
        </w:trPr>
        <w:tc>
          <w:tcPr>
            <w:tcW w:w="9889" w:type="dxa"/>
          </w:tcPr>
          <w:p w14:paraId="23B87FAD" w14:textId="77777777" w:rsidR="009635CB" w:rsidRPr="00D8148E" w:rsidRDefault="009635CB" w:rsidP="00CB0330">
            <w:pPr>
              <w:pStyle w:val="toc0"/>
            </w:pPr>
            <w:r w:rsidRPr="00D8148E">
              <w:tab/>
              <w:t>Page</w:t>
            </w:r>
          </w:p>
        </w:tc>
      </w:tr>
      <w:tr w:rsidR="009635CB" w:rsidRPr="00D8148E" w14:paraId="609C9C0E" w14:textId="77777777" w:rsidTr="00058629">
        <w:tc>
          <w:tcPr>
            <w:tcW w:w="9889" w:type="dxa"/>
          </w:tcPr>
          <w:p w14:paraId="15666EF8" w14:textId="77777777" w:rsidR="00D30A67" w:rsidRDefault="009635CB">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r>
              <w:rPr>
                <w:noProof/>
                <w:szCs w:val="20"/>
                <w:lang w:eastAsia="en-US"/>
              </w:rPr>
              <w:fldChar w:fldCharType="begin"/>
            </w:r>
            <w:r>
              <w:instrText xml:space="preserve"> TOC \o "1-3" \h \z \t "Annex_NoTitle,1,Appendix_NoTitle,1,Annex_No &amp; title,1,Appendix_No &amp; title,1" </w:instrText>
            </w:r>
            <w:r>
              <w:rPr>
                <w:noProof/>
                <w:szCs w:val="20"/>
                <w:lang w:eastAsia="en-US"/>
              </w:rPr>
              <w:fldChar w:fldCharType="separate"/>
            </w:r>
            <w:hyperlink w:anchor="_Toc111359575" w:history="1">
              <w:r w:rsidR="00D30A67" w:rsidRPr="00120BB6">
                <w:rPr>
                  <w:rStyle w:val="Hyperlink"/>
                  <w:noProof/>
                  <w:lang w:bidi="ar-DZ"/>
                </w:rPr>
                <w:t>1</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Scope</w:t>
              </w:r>
              <w:r w:rsidR="00D30A67">
                <w:rPr>
                  <w:noProof/>
                  <w:webHidden/>
                </w:rPr>
                <w:tab/>
              </w:r>
              <w:r w:rsidR="00D30A67">
                <w:rPr>
                  <w:noProof/>
                  <w:webHidden/>
                </w:rPr>
                <w:fldChar w:fldCharType="begin"/>
              </w:r>
              <w:r w:rsidR="00D30A67">
                <w:rPr>
                  <w:noProof/>
                  <w:webHidden/>
                </w:rPr>
                <w:instrText xml:space="preserve"> PAGEREF _Toc111359575 \h </w:instrText>
              </w:r>
              <w:r w:rsidR="00D30A67">
                <w:rPr>
                  <w:noProof/>
                  <w:webHidden/>
                </w:rPr>
              </w:r>
              <w:r w:rsidR="00D30A67">
                <w:rPr>
                  <w:noProof/>
                  <w:webHidden/>
                </w:rPr>
                <w:fldChar w:fldCharType="separate"/>
              </w:r>
              <w:r w:rsidR="00D30A67">
                <w:rPr>
                  <w:noProof/>
                  <w:webHidden/>
                </w:rPr>
                <w:t>1</w:t>
              </w:r>
              <w:r w:rsidR="00D30A67">
                <w:rPr>
                  <w:noProof/>
                  <w:webHidden/>
                </w:rPr>
                <w:fldChar w:fldCharType="end"/>
              </w:r>
            </w:hyperlink>
          </w:p>
          <w:p w14:paraId="15BBE601"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76" w:history="1">
              <w:r w:rsidR="00D30A67" w:rsidRPr="00120BB6">
                <w:rPr>
                  <w:rStyle w:val="Hyperlink"/>
                  <w:noProof/>
                  <w:lang w:bidi="ar-DZ"/>
                </w:rPr>
                <w:t>2</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References</w:t>
              </w:r>
              <w:r w:rsidR="00D30A67">
                <w:rPr>
                  <w:noProof/>
                  <w:webHidden/>
                </w:rPr>
                <w:tab/>
              </w:r>
              <w:r w:rsidR="00D30A67">
                <w:rPr>
                  <w:noProof/>
                  <w:webHidden/>
                </w:rPr>
                <w:fldChar w:fldCharType="begin"/>
              </w:r>
              <w:r w:rsidR="00D30A67">
                <w:rPr>
                  <w:noProof/>
                  <w:webHidden/>
                </w:rPr>
                <w:instrText xml:space="preserve"> PAGEREF _Toc111359576 \h </w:instrText>
              </w:r>
              <w:r w:rsidR="00D30A67">
                <w:rPr>
                  <w:noProof/>
                  <w:webHidden/>
                </w:rPr>
              </w:r>
              <w:r w:rsidR="00D30A67">
                <w:rPr>
                  <w:noProof/>
                  <w:webHidden/>
                </w:rPr>
                <w:fldChar w:fldCharType="separate"/>
              </w:r>
              <w:r w:rsidR="00D30A67">
                <w:rPr>
                  <w:noProof/>
                  <w:webHidden/>
                </w:rPr>
                <w:t>1</w:t>
              </w:r>
              <w:r w:rsidR="00D30A67">
                <w:rPr>
                  <w:noProof/>
                  <w:webHidden/>
                </w:rPr>
                <w:fldChar w:fldCharType="end"/>
              </w:r>
            </w:hyperlink>
          </w:p>
          <w:p w14:paraId="647379E5"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77" w:history="1">
              <w:r w:rsidR="00D30A67" w:rsidRPr="00120BB6">
                <w:rPr>
                  <w:rStyle w:val="Hyperlink"/>
                  <w:noProof/>
                  <w:lang w:bidi="ar-DZ"/>
                </w:rPr>
                <w:t>3</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Terms and definitions</w:t>
              </w:r>
              <w:r w:rsidR="00D30A67">
                <w:rPr>
                  <w:noProof/>
                  <w:webHidden/>
                </w:rPr>
                <w:tab/>
              </w:r>
              <w:r w:rsidR="00D30A67">
                <w:rPr>
                  <w:noProof/>
                  <w:webHidden/>
                </w:rPr>
                <w:fldChar w:fldCharType="begin"/>
              </w:r>
              <w:r w:rsidR="00D30A67">
                <w:rPr>
                  <w:noProof/>
                  <w:webHidden/>
                </w:rPr>
                <w:instrText xml:space="preserve"> PAGEREF _Toc111359577 \h </w:instrText>
              </w:r>
              <w:r w:rsidR="00D30A67">
                <w:rPr>
                  <w:noProof/>
                  <w:webHidden/>
                </w:rPr>
              </w:r>
              <w:r w:rsidR="00D30A67">
                <w:rPr>
                  <w:noProof/>
                  <w:webHidden/>
                </w:rPr>
                <w:fldChar w:fldCharType="separate"/>
              </w:r>
              <w:r w:rsidR="00D30A67">
                <w:rPr>
                  <w:noProof/>
                  <w:webHidden/>
                </w:rPr>
                <w:t>1</w:t>
              </w:r>
              <w:r w:rsidR="00D30A67">
                <w:rPr>
                  <w:noProof/>
                  <w:webHidden/>
                </w:rPr>
                <w:fldChar w:fldCharType="end"/>
              </w:r>
            </w:hyperlink>
          </w:p>
          <w:p w14:paraId="3D18359C" w14:textId="77777777" w:rsidR="00D30A67" w:rsidRDefault="00D10FC9">
            <w:pPr>
              <w:pStyle w:val="TOC2"/>
              <w:tabs>
                <w:tab w:val="left" w:pos="720"/>
                <w:tab w:val="right" w:leader="dot" w:pos="9629"/>
              </w:tabs>
              <w:rPr>
                <w:rFonts w:asciiTheme="minorHAnsi" w:eastAsiaTheme="minorEastAsia" w:hAnsiTheme="minorHAnsi" w:cs="Mangal"/>
                <w:smallCaps w:val="0"/>
                <w:noProof/>
                <w:sz w:val="22"/>
                <w:szCs w:val="20"/>
                <w:lang w:val="en-IN" w:eastAsia="en-IN" w:bidi="hi-IN"/>
              </w:rPr>
            </w:pPr>
            <w:hyperlink w:anchor="_Toc111359578" w:history="1">
              <w:r w:rsidR="00D30A67" w:rsidRPr="00120BB6">
                <w:rPr>
                  <w:rStyle w:val="Hyperlink"/>
                  <w:noProof/>
                  <w:lang w:bidi="ar-DZ"/>
                </w:rPr>
                <w:t>3.1</w:t>
              </w:r>
              <w:r w:rsidR="00D30A67">
                <w:rPr>
                  <w:rFonts w:asciiTheme="minorHAnsi" w:eastAsiaTheme="minorEastAsia" w:hAnsiTheme="minorHAnsi" w:cs="Mangal"/>
                  <w:smallCaps w:val="0"/>
                  <w:noProof/>
                  <w:sz w:val="22"/>
                  <w:szCs w:val="20"/>
                  <w:lang w:val="en-IN" w:eastAsia="en-IN" w:bidi="hi-IN"/>
                </w:rPr>
                <w:tab/>
              </w:r>
              <w:r w:rsidR="00D30A67" w:rsidRPr="00120BB6">
                <w:rPr>
                  <w:rStyle w:val="Hyperlink"/>
                  <w:noProof/>
                  <w:lang w:bidi="ar-DZ"/>
                </w:rPr>
                <w:t>Terms defined elsewhere</w:t>
              </w:r>
              <w:r w:rsidR="00D30A67">
                <w:rPr>
                  <w:noProof/>
                  <w:webHidden/>
                </w:rPr>
                <w:tab/>
              </w:r>
              <w:r w:rsidR="00D30A67">
                <w:rPr>
                  <w:noProof/>
                  <w:webHidden/>
                </w:rPr>
                <w:fldChar w:fldCharType="begin"/>
              </w:r>
              <w:r w:rsidR="00D30A67">
                <w:rPr>
                  <w:noProof/>
                  <w:webHidden/>
                </w:rPr>
                <w:instrText xml:space="preserve"> PAGEREF _Toc111359578 \h </w:instrText>
              </w:r>
              <w:r w:rsidR="00D30A67">
                <w:rPr>
                  <w:noProof/>
                  <w:webHidden/>
                </w:rPr>
              </w:r>
              <w:r w:rsidR="00D30A67">
                <w:rPr>
                  <w:noProof/>
                  <w:webHidden/>
                </w:rPr>
                <w:fldChar w:fldCharType="separate"/>
              </w:r>
              <w:r w:rsidR="00D30A67">
                <w:rPr>
                  <w:noProof/>
                  <w:webHidden/>
                </w:rPr>
                <w:t>1</w:t>
              </w:r>
              <w:r w:rsidR="00D30A67">
                <w:rPr>
                  <w:noProof/>
                  <w:webHidden/>
                </w:rPr>
                <w:fldChar w:fldCharType="end"/>
              </w:r>
            </w:hyperlink>
          </w:p>
          <w:p w14:paraId="64CD7F55" w14:textId="77777777" w:rsidR="00D30A67" w:rsidRDefault="00D10FC9">
            <w:pPr>
              <w:pStyle w:val="TOC2"/>
              <w:tabs>
                <w:tab w:val="left" w:pos="720"/>
                <w:tab w:val="right" w:leader="dot" w:pos="9629"/>
              </w:tabs>
              <w:rPr>
                <w:rFonts w:asciiTheme="minorHAnsi" w:eastAsiaTheme="minorEastAsia" w:hAnsiTheme="minorHAnsi" w:cs="Mangal"/>
                <w:smallCaps w:val="0"/>
                <w:noProof/>
                <w:sz w:val="22"/>
                <w:szCs w:val="20"/>
                <w:lang w:val="en-IN" w:eastAsia="en-IN" w:bidi="hi-IN"/>
              </w:rPr>
            </w:pPr>
            <w:hyperlink w:anchor="_Toc111359579" w:history="1">
              <w:r w:rsidR="00D30A67" w:rsidRPr="00120BB6">
                <w:rPr>
                  <w:rStyle w:val="Hyperlink"/>
                  <w:noProof/>
                  <w:lang w:bidi="ar-DZ"/>
                </w:rPr>
                <w:t>3.2</w:t>
              </w:r>
              <w:r w:rsidR="00D30A67">
                <w:rPr>
                  <w:rFonts w:asciiTheme="minorHAnsi" w:eastAsiaTheme="minorEastAsia" w:hAnsiTheme="minorHAnsi" w:cs="Mangal"/>
                  <w:smallCaps w:val="0"/>
                  <w:noProof/>
                  <w:sz w:val="22"/>
                  <w:szCs w:val="20"/>
                  <w:lang w:val="en-IN" w:eastAsia="en-IN" w:bidi="hi-IN"/>
                </w:rPr>
                <w:tab/>
              </w:r>
              <w:r w:rsidR="00D30A67" w:rsidRPr="00120BB6">
                <w:rPr>
                  <w:rStyle w:val="Hyperlink"/>
                  <w:noProof/>
                  <w:lang w:bidi="ar-DZ"/>
                </w:rPr>
                <w:t>Terms defined here</w:t>
              </w:r>
              <w:r w:rsidR="00D30A67">
                <w:rPr>
                  <w:noProof/>
                  <w:webHidden/>
                </w:rPr>
                <w:tab/>
              </w:r>
              <w:r w:rsidR="00D30A67">
                <w:rPr>
                  <w:noProof/>
                  <w:webHidden/>
                </w:rPr>
                <w:fldChar w:fldCharType="begin"/>
              </w:r>
              <w:r w:rsidR="00D30A67">
                <w:rPr>
                  <w:noProof/>
                  <w:webHidden/>
                </w:rPr>
                <w:instrText xml:space="preserve"> PAGEREF _Toc111359579 \h </w:instrText>
              </w:r>
              <w:r w:rsidR="00D30A67">
                <w:rPr>
                  <w:noProof/>
                  <w:webHidden/>
                </w:rPr>
              </w:r>
              <w:r w:rsidR="00D30A67">
                <w:rPr>
                  <w:noProof/>
                  <w:webHidden/>
                </w:rPr>
                <w:fldChar w:fldCharType="separate"/>
              </w:r>
              <w:r w:rsidR="00D30A67">
                <w:rPr>
                  <w:noProof/>
                  <w:webHidden/>
                </w:rPr>
                <w:t>1</w:t>
              </w:r>
              <w:r w:rsidR="00D30A67">
                <w:rPr>
                  <w:noProof/>
                  <w:webHidden/>
                </w:rPr>
                <w:fldChar w:fldCharType="end"/>
              </w:r>
            </w:hyperlink>
          </w:p>
          <w:p w14:paraId="3A9ABBAB"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0" w:history="1">
              <w:r w:rsidR="00D30A67" w:rsidRPr="00120BB6">
                <w:rPr>
                  <w:rStyle w:val="Hyperlink"/>
                  <w:noProof/>
                  <w:lang w:bidi="ar-DZ"/>
                </w:rPr>
                <w:t>4</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Abbreviations</w:t>
              </w:r>
              <w:r w:rsidR="00D30A67">
                <w:rPr>
                  <w:noProof/>
                  <w:webHidden/>
                </w:rPr>
                <w:tab/>
              </w:r>
              <w:r w:rsidR="00D30A67">
                <w:rPr>
                  <w:noProof/>
                  <w:webHidden/>
                </w:rPr>
                <w:fldChar w:fldCharType="begin"/>
              </w:r>
              <w:r w:rsidR="00D30A67">
                <w:rPr>
                  <w:noProof/>
                  <w:webHidden/>
                </w:rPr>
                <w:instrText xml:space="preserve"> PAGEREF _Toc111359580 \h </w:instrText>
              </w:r>
              <w:r w:rsidR="00D30A67">
                <w:rPr>
                  <w:noProof/>
                  <w:webHidden/>
                </w:rPr>
              </w:r>
              <w:r w:rsidR="00D30A67">
                <w:rPr>
                  <w:noProof/>
                  <w:webHidden/>
                </w:rPr>
                <w:fldChar w:fldCharType="separate"/>
              </w:r>
              <w:r w:rsidR="00D30A67">
                <w:rPr>
                  <w:noProof/>
                  <w:webHidden/>
                </w:rPr>
                <w:t>1</w:t>
              </w:r>
              <w:r w:rsidR="00D30A67">
                <w:rPr>
                  <w:noProof/>
                  <w:webHidden/>
                </w:rPr>
                <w:fldChar w:fldCharType="end"/>
              </w:r>
            </w:hyperlink>
          </w:p>
          <w:p w14:paraId="5D1E5627"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1" w:history="1">
              <w:r w:rsidR="00D30A67" w:rsidRPr="00120BB6">
                <w:rPr>
                  <w:rStyle w:val="Hyperlink"/>
                  <w:noProof/>
                  <w:lang w:bidi="ar-DZ"/>
                </w:rPr>
                <w:t>5</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Introduction</w:t>
              </w:r>
              <w:r w:rsidR="00D30A67">
                <w:rPr>
                  <w:noProof/>
                  <w:webHidden/>
                </w:rPr>
                <w:tab/>
              </w:r>
              <w:r w:rsidR="00D30A67">
                <w:rPr>
                  <w:noProof/>
                  <w:webHidden/>
                </w:rPr>
                <w:fldChar w:fldCharType="begin"/>
              </w:r>
              <w:r w:rsidR="00D30A67">
                <w:rPr>
                  <w:noProof/>
                  <w:webHidden/>
                </w:rPr>
                <w:instrText xml:space="preserve"> PAGEREF _Toc111359581 \h </w:instrText>
              </w:r>
              <w:r w:rsidR="00D30A67">
                <w:rPr>
                  <w:noProof/>
                  <w:webHidden/>
                </w:rPr>
              </w:r>
              <w:r w:rsidR="00D30A67">
                <w:rPr>
                  <w:noProof/>
                  <w:webHidden/>
                </w:rPr>
                <w:fldChar w:fldCharType="separate"/>
              </w:r>
              <w:r w:rsidR="00D30A67">
                <w:rPr>
                  <w:noProof/>
                  <w:webHidden/>
                </w:rPr>
                <w:t>1</w:t>
              </w:r>
              <w:r w:rsidR="00D30A67">
                <w:rPr>
                  <w:noProof/>
                  <w:webHidden/>
                </w:rPr>
                <w:fldChar w:fldCharType="end"/>
              </w:r>
            </w:hyperlink>
          </w:p>
          <w:p w14:paraId="6FDBF77F"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2" w:history="1">
              <w:r w:rsidR="00D30A67" w:rsidRPr="00120BB6">
                <w:rPr>
                  <w:rStyle w:val="Hyperlink"/>
                  <w:noProof/>
                  <w:lang w:bidi="ar-DZ"/>
                </w:rPr>
                <w:t>6</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Network architecture for secondary distribution using WiFi or WLAN</w:t>
              </w:r>
              <w:r w:rsidR="00D30A67">
                <w:rPr>
                  <w:noProof/>
                  <w:webHidden/>
                </w:rPr>
                <w:tab/>
              </w:r>
              <w:r w:rsidR="00D30A67">
                <w:rPr>
                  <w:noProof/>
                  <w:webHidden/>
                </w:rPr>
                <w:fldChar w:fldCharType="begin"/>
              </w:r>
              <w:r w:rsidR="00D30A67">
                <w:rPr>
                  <w:noProof/>
                  <w:webHidden/>
                </w:rPr>
                <w:instrText xml:space="preserve"> PAGEREF _Toc111359582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64B2C177"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3" w:history="1">
              <w:r w:rsidR="00D30A67" w:rsidRPr="00120BB6">
                <w:rPr>
                  <w:rStyle w:val="Hyperlink"/>
                  <w:noProof/>
                  <w:lang w:bidi="ar-DZ"/>
                </w:rPr>
                <w:t>7</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Converged access node requirements</w:t>
              </w:r>
              <w:r w:rsidR="00D30A67">
                <w:rPr>
                  <w:noProof/>
                  <w:webHidden/>
                </w:rPr>
                <w:tab/>
              </w:r>
              <w:r w:rsidR="00D30A67">
                <w:rPr>
                  <w:noProof/>
                  <w:webHidden/>
                </w:rPr>
                <w:fldChar w:fldCharType="begin"/>
              </w:r>
              <w:r w:rsidR="00D30A67">
                <w:rPr>
                  <w:noProof/>
                  <w:webHidden/>
                </w:rPr>
                <w:instrText xml:space="preserve"> PAGEREF _Toc111359583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38B4D583"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4" w:history="1">
              <w:r w:rsidR="00D30A67" w:rsidRPr="00120BB6">
                <w:rPr>
                  <w:rStyle w:val="Hyperlink"/>
                  <w:noProof/>
                  <w:lang w:bidi="ar-DZ"/>
                </w:rPr>
                <w:t>8</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Transcoding requirements</w:t>
              </w:r>
              <w:r w:rsidR="00D30A67">
                <w:rPr>
                  <w:noProof/>
                  <w:webHidden/>
                </w:rPr>
                <w:tab/>
              </w:r>
              <w:r w:rsidR="00D30A67">
                <w:rPr>
                  <w:noProof/>
                  <w:webHidden/>
                </w:rPr>
                <w:fldChar w:fldCharType="begin"/>
              </w:r>
              <w:r w:rsidR="00D30A67">
                <w:rPr>
                  <w:noProof/>
                  <w:webHidden/>
                </w:rPr>
                <w:instrText xml:space="preserve"> PAGEREF _Toc111359584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0C6FCFEB"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5" w:history="1">
              <w:r w:rsidR="00D30A67" w:rsidRPr="00120BB6">
                <w:rPr>
                  <w:rStyle w:val="Hyperlink"/>
                  <w:noProof/>
                  <w:lang w:bidi="ar-DZ"/>
                </w:rPr>
                <w:t>9</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Requirements to meet regulatory compliance for encrypted channels</w:t>
              </w:r>
              <w:r w:rsidR="00D30A67">
                <w:rPr>
                  <w:noProof/>
                  <w:webHidden/>
                </w:rPr>
                <w:tab/>
              </w:r>
              <w:r w:rsidR="00D30A67">
                <w:rPr>
                  <w:noProof/>
                  <w:webHidden/>
                </w:rPr>
                <w:fldChar w:fldCharType="begin"/>
              </w:r>
              <w:r w:rsidR="00D30A67">
                <w:rPr>
                  <w:noProof/>
                  <w:webHidden/>
                </w:rPr>
                <w:instrText xml:space="preserve"> PAGEREF _Toc111359585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38882F3B"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6" w:history="1">
              <w:r w:rsidR="00D30A67" w:rsidRPr="00120BB6">
                <w:rPr>
                  <w:rStyle w:val="Hyperlink"/>
                  <w:noProof/>
                  <w:lang w:bidi="ar-DZ"/>
                </w:rPr>
                <w:t>10</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Local content distribution</w:t>
              </w:r>
              <w:r w:rsidR="00D30A67">
                <w:rPr>
                  <w:noProof/>
                  <w:webHidden/>
                </w:rPr>
                <w:tab/>
              </w:r>
              <w:r w:rsidR="00D30A67">
                <w:rPr>
                  <w:noProof/>
                  <w:webHidden/>
                </w:rPr>
                <w:fldChar w:fldCharType="begin"/>
              </w:r>
              <w:r w:rsidR="00D30A67">
                <w:rPr>
                  <w:noProof/>
                  <w:webHidden/>
                </w:rPr>
                <w:instrText xml:space="preserve"> PAGEREF _Toc111359586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5B88C180"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7" w:history="1">
              <w:r w:rsidR="00D30A67" w:rsidRPr="00120BB6">
                <w:rPr>
                  <w:rStyle w:val="Hyperlink"/>
                  <w:noProof/>
                  <w:lang w:bidi="ar-DZ"/>
                </w:rPr>
                <w:t>11</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Local advertisement insertion</w:t>
              </w:r>
              <w:r w:rsidR="00D30A67">
                <w:rPr>
                  <w:noProof/>
                  <w:webHidden/>
                </w:rPr>
                <w:tab/>
              </w:r>
              <w:r w:rsidR="00D30A67">
                <w:rPr>
                  <w:noProof/>
                  <w:webHidden/>
                </w:rPr>
                <w:fldChar w:fldCharType="begin"/>
              </w:r>
              <w:r w:rsidR="00D30A67">
                <w:rPr>
                  <w:noProof/>
                  <w:webHidden/>
                </w:rPr>
                <w:instrText xml:space="preserve"> PAGEREF _Toc111359587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287427E3"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8" w:history="1">
              <w:r w:rsidR="00D30A67" w:rsidRPr="00120BB6">
                <w:rPr>
                  <w:rStyle w:val="Hyperlink"/>
                  <w:noProof/>
                  <w:lang w:bidi="ar-DZ"/>
                </w:rPr>
                <w:t>12</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End user statistics logging</w:t>
              </w:r>
              <w:r w:rsidR="00D30A67">
                <w:rPr>
                  <w:noProof/>
                  <w:webHidden/>
                </w:rPr>
                <w:tab/>
              </w:r>
              <w:r w:rsidR="00D30A67">
                <w:rPr>
                  <w:noProof/>
                  <w:webHidden/>
                </w:rPr>
                <w:fldChar w:fldCharType="begin"/>
              </w:r>
              <w:r w:rsidR="00D30A67">
                <w:rPr>
                  <w:noProof/>
                  <w:webHidden/>
                </w:rPr>
                <w:instrText xml:space="preserve"> PAGEREF _Toc111359588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0B2B07E2"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89" w:history="1">
              <w:r w:rsidR="00D30A67" w:rsidRPr="00120BB6">
                <w:rPr>
                  <w:rStyle w:val="Hyperlink"/>
                  <w:noProof/>
                  <w:lang w:bidi="ar-DZ"/>
                </w:rPr>
                <w:t>13</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Case studies and global best practices</w:t>
              </w:r>
              <w:r w:rsidR="00D30A67">
                <w:rPr>
                  <w:noProof/>
                  <w:webHidden/>
                </w:rPr>
                <w:tab/>
              </w:r>
              <w:r w:rsidR="00D30A67">
                <w:rPr>
                  <w:noProof/>
                  <w:webHidden/>
                </w:rPr>
                <w:fldChar w:fldCharType="begin"/>
              </w:r>
              <w:r w:rsidR="00D30A67">
                <w:rPr>
                  <w:noProof/>
                  <w:webHidden/>
                </w:rPr>
                <w:instrText xml:space="preserve"> PAGEREF _Toc111359589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0CDA2978"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90" w:history="1">
              <w:r w:rsidR="00D30A67" w:rsidRPr="00120BB6">
                <w:rPr>
                  <w:rStyle w:val="Hyperlink"/>
                  <w:noProof/>
                  <w:lang w:bidi="ar-DZ"/>
                </w:rPr>
                <w:t>14</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Concluding Remarks</w:t>
              </w:r>
              <w:r w:rsidR="00D30A67">
                <w:rPr>
                  <w:noProof/>
                  <w:webHidden/>
                </w:rPr>
                <w:tab/>
              </w:r>
              <w:r w:rsidR="00D30A67">
                <w:rPr>
                  <w:noProof/>
                  <w:webHidden/>
                </w:rPr>
                <w:fldChar w:fldCharType="begin"/>
              </w:r>
              <w:r w:rsidR="00D30A67">
                <w:rPr>
                  <w:noProof/>
                  <w:webHidden/>
                </w:rPr>
                <w:instrText xml:space="preserve"> PAGEREF _Toc111359590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28759532" w14:textId="77777777" w:rsidR="00D30A67" w:rsidRDefault="00D10FC9">
            <w:pPr>
              <w:pStyle w:val="TOC1"/>
              <w:tabs>
                <w:tab w:val="left" w:pos="480"/>
                <w:tab w:val="right" w:leader="dot" w:pos="9629"/>
              </w:tabs>
              <w:rPr>
                <w:rFonts w:asciiTheme="minorHAnsi" w:eastAsiaTheme="minorEastAsia" w:hAnsiTheme="minorHAnsi" w:cs="Mangal"/>
                <w:b w:val="0"/>
                <w:bCs w:val="0"/>
                <w:caps w:val="0"/>
                <w:noProof/>
                <w:sz w:val="22"/>
                <w:szCs w:val="20"/>
                <w:lang w:val="en-IN" w:eastAsia="en-IN" w:bidi="hi-IN"/>
              </w:rPr>
            </w:pPr>
            <w:hyperlink w:anchor="_Toc111359591" w:history="1">
              <w:r w:rsidR="00D30A67" w:rsidRPr="00120BB6">
                <w:rPr>
                  <w:rStyle w:val="Hyperlink"/>
                  <w:noProof/>
                  <w:lang w:bidi="ar-DZ"/>
                </w:rPr>
                <w:t>15</w:t>
              </w:r>
              <w:r w:rsidR="00D30A67">
                <w:rPr>
                  <w:rFonts w:asciiTheme="minorHAnsi" w:eastAsiaTheme="minorEastAsia" w:hAnsiTheme="minorHAnsi" w:cs="Mangal"/>
                  <w:b w:val="0"/>
                  <w:bCs w:val="0"/>
                  <w:caps w:val="0"/>
                  <w:noProof/>
                  <w:sz w:val="22"/>
                  <w:szCs w:val="20"/>
                  <w:lang w:val="en-IN" w:eastAsia="en-IN" w:bidi="hi-IN"/>
                </w:rPr>
                <w:tab/>
              </w:r>
              <w:r w:rsidR="00D30A67" w:rsidRPr="00120BB6">
                <w:rPr>
                  <w:rStyle w:val="Hyperlink"/>
                  <w:noProof/>
                  <w:lang w:bidi="ar-DZ"/>
                </w:rPr>
                <w:t>Bibliography</w:t>
              </w:r>
              <w:r w:rsidR="00D30A67">
                <w:rPr>
                  <w:noProof/>
                  <w:webHidden/>
                </w:rPr>
                <w:tab/>
              </w:r>
              <w:r w:rsidR="00D30A67">
                <w:rPr>
                  <w:noProof/>
                  <w:webHidden/>
                </w:rPr>
                <w:fldChar w:fldCharType="begin"/>
              </w:r>
              <w:r w:rsidR="00D30A67">
                <w:rPr>
                  <w:noProof/>
                  <w:webHidden/>
                </w:rPr>
                <w:instrText xml:space="preserve"> PAGEREF _Toc111359591 \h </w:instrText>
              </w:r>
              <w:r w:rsidR="00D30A67">
                <w:rPr>
                  <w:noProof/>
                  <w:webHidden/>
                </w:rPr>
              </w:r>
              <w:r w:rsidR="00D30A67">
                <w:rPr>
                  <w:noProof/>
                  <w:webHidden/>
                </w:rPr>
                <w:fldChar w:fldCharType="separate"/>
              </w:r>
              <w:r w:rsidR="00D30A67">
                <w:rPr>
                  <w:noProof/>
                  <w:webHidden/>
                </w:rPr>
                <w:t>2</w:t>
              </w:r>
              <w:r w:rsidR="00D30A67">
                <w:rPr>
                  <w:noProof/>
                  <w:webHidden/>
                </w:rPr>
                <w:fldChar w:fldCharType="end"/>
              </w:r>
            </w:hyperlink>
          </w:p>
          <w:p w14:paraId="2A74DF05" w14:textId="3E7131C2" w:rsidR="009635CB" w:rsidRPr="0060241A" w:rsidRDefault="009635CB" w:rsidP="00CB0330">
            <w:pPr>
              <w:pStyle w:val="TableofFigures"/>
              <w:rPr>
                <w:rFonts w:eastAsia="Times New Roman"/>
              </w:rPr>
            </w:pPr>
            <w:r>
              <w:rPr>
                <w:rFonts w:eastAsia="Batang"/>
              </w:rPr>
              <w:fldChar w:fldCharType="end"/>
            </w:r>
          </w:p>
        </w:tc>
      </w:tr>
    </w:tbl>
    <w:p w14:paraId="731BABBC" w14:textId="77777777" w:rsidR="009635CB" w:rsidRDefault="009635CB" w:rsidP="0066077C"/>
    <w:p w14:paraId="079845A9" w14:textId="77777777" w:rsidR="009635CB" w:rsidRPr="001E1939" w:rsidRDefault="009635CB" w:rsidP="0066077C">
      <w:pPr>
        <w:keepNext/>
        <w:jc w:val="center"/>
        <w:rPr>
          <w:b/>
          <w:bCs/>
        </w:rPr>
      </w:pPr>
      <w:r w:rsidRPr="001E1939">
        <w:rPr>
          <w:b/>
          <w:bCs/>
        </w:rPr>
        <w:t>List of Tables</w:t>
      </w:r>
    </w:p>
    <w:tbl>
      <w:tblPr>
        <w:tblW w:w="9889" w:type="dxa"/>
        <w:tblLayout w:type="fixed"/>
        <w:tblLook w:val="04A0" w:firstRow="1" w:lastRow="0" w:firstColumn="1" w:lastColumn="0" w:noHBand="0" w:noVBand="1"/>
      </w:tblPr>
      <w:tblGrid>
        <w:gridCol w:w="9889"/>
      </w:tblGrid>
      <w:tr w:rsidR="009635CB" w:rsidRPr="00D8148E" w14:paraId="7733F0C5" w14:textId="77777777" w:rsidTr="00CB0330">
        <w:trPr>
          <w:tblHeader/>
        </w:trPr>
        <w:tc>
          <w:tcPr>
            <w:tcW w:w="9889" w:type="dxa"/>
          </w:tcPr>
          <w:p w14:paraId="77B50955" w14:textId="77777777" w:rsidR="009635CB" w:rsidRPr="00D8148E" w:rsidRDefault="009635CB" w:rsidP="00CB0330">
            <w:pPr>
              <w:pStyle w:val="toc0"/>
              <w:keepNext/>
            </w:pPr>
            <w:r w:rsidRPr="00D8148E">
              <w:tab/>
              <w:t>Page</w:t>
            </w:r>
          </w:p>
        </w:tc>
      </w:tr>
      <w:tr w:rsidR="009635CB" w:rsidRPr="00D8148E" w14:paraId="05472F0C" w14:textId="77777777" w:rsidTr="00CB0330">
        <w:tc>
          <w:tcPr>
            <w:tcW w:w="9889" w:type="dxa"/>
          </w:tcPr>
          <w:p w14:paraId="485523B2" w14:textId="57A72EF8" w:rsidR="009635CB" w:rsidRPr="0060241A" w:rsidRDefault="009635CB" w:rsidP="00CB0330">
            <w:pPr>
              <w:pStyle w:val="TableofFigures"/>
              <w:rPr>
                <w:rFonts w:eastAsia="Times New Roman"/>
              </w:rPr>
            </w:pPr>
            <w:r w:rsidRPr="0060241A">
              <w:rPr>
                <w:rFonts w:eastAsia="Times New Roman"/>
              </w:rPr>
              <w:fldChar w:fldCharType="begin"/>
            </w:r>
            <w:r w:rsidRPr="0060241A">
              <w:rPr>
                <w:rFonts w:eastAsia="Times New Roman"/>
              </w:rPr>
              <w:instrText xml:space="preserve"> TOC \h \z \t "Table_No &amp; title" \c </w:instrText>
            </w:r>
            <w:r w:rsidRPr="0060241A">
              <w:rPr>
                <w:rFonts w:eastAsia="Times New Roman"/>
              </w:rPr>
              <w:fldChar w:fldCharType="separate"/>
            </w:r>
            <w:r w:rsidR="00D30A67">
              <w:rPr>
                <w:rFonts w:eastAsia="Times New Roman"/>
                <w:b/>
                <w:bCs/>
                <w:noProof/>
                <w:lang w:val="en-US"/>
              </w:rPr>
              <w:t>No table of figures entries found.</w:t>
            </w:r>
            <w:r w:rsidRPr="0060241A">
              <w:rPr>
                <w:rFonts w:eastAsia="Times New Roman"/>
              </w:rPr>
              <w:fldChar w:fldCharType="end"/>
            </w:r>
          </w:p>
        </w:tc>
      </w:tr>
    </w:tbl>
    <w:p w14:paraId="16E4887F" w14:textId="77777777" w:rsidR="009635CB" w:rsidRDefault="009635CB" w:rsidP="0066077C"/>
    <w:p w14:paraId="58553F43" w14:textId="77777777" w:rsidR="009635CB" w:rsidRPr="001E1939" w:rsidRDefault="009635CB" w:rsidP="0066077C">
      <w:pPr>
        <w:keepNext/>
        <w:jc w:val="center"/>
        <w:rPr>
          <w:b/>
          <w:bCs/>
        </w:rPr>
      </w:pPr>
      <w:r w:rsidRPr="001E1939">
        <w:rPr>
          <w:b/>
          <w:bCs/>
        </w:rPr>
        <w:t>List of Figures</w:t>
      </w:r>
    </w:p>
    <w:tbl>
      <w:tblPr>
        <w:tblW w:w="9889" w:type="dxa"/>
        <w:tblLayout w:type="fixed"/>
        <w:tblLook w:val="04A0" w:firstRow="1" w:lastRow="0" w:firstColumn="1" w:lastColumn="0" w:noHBand="0" w:noVBand="1"/>
      </w:tblPr>
      <w:tblGrid>
        <w:gridCol w:w="9889"/>
      </w:tblGrid>
      <w:tr w:rsidR="009635CB" w:rsidRPr="00D8148E" w14:paraId="229A0DCD" w14:textId="77777777" w:rsidTr="00CB0330">
        <w:trPr>
          <w:tblHeader/>
        </w:trPr>
        <w:tc>
          <w:tcPr>
            <w:tcW w:w="9889" w:type="dxa"/>
          </w:tcPr>
          <w:p w14:paraId="5968BFFC" w14:textId="77777777" w:rsidR="009635CB" w:rsidRPr="00D8148E" w:rsidRDefault="009635CB" w:rsidP="00CB0330">
            <w:pPr>
              <w:pStyle w:val="toc0"/>
              <w:keepNext/>
            </w:pPr>
            <w:r w:rsidRPr="00D8148E">
              <w:tab/>
              <w:t>Page</w:t>
            </w:r>
          </w:p>
        </w:tc>
      </w:tr>
      <w:tr w:rsidR="009635CB" w:rsidRPr="00D8148E" w14:paraId="1771A9D5" w14:textId="77777777" w:rsidTr="00CB0330">
        <w:tc>
          <w:tcPr>
            <w:tcW w:w="9889" w:type="dxa"/>
          </w:tcPr>
          <w:p w14:paraId="0720FC09" w14:textId="0C980991" w:rsidR="009635CB" w:rsidRPr="0060241A" w:rsidRDefault="009635CB" w:rsidP="00CB0330">
            <w:pPr>
              <w:pStyle w:val="TableofFigures"/>
              <w:rPr>
                <w:rFonts w:eastAsia="Times New Roman"/>
              </w:rPr>
            </w:pPr>
            <w:r w:rsidRPr="0060241A">
              <w:rPr>
                <w:rFonts w:eastAsia="Times New Roman"/>
              </w:rPr>
              <w:fldChar w:fldCharType="begin"/>
            </w:r>
            <w:r w:rsidRPr="0060241A">
              <w:rPr>
                <w:rFonts w:eastAsia="Times New Roman"/>
              </w:rPr>
              <w:instrText xml:space="preserve"> TOC \h \z \t "Figure_No &amp; title" \c </w:instrText>
            </w:r>
            <w:r w:rsidRPr="0060241A">
              <w:rPr>
                <w:rFonts w:eastAsia="Times New Roman"/>
              </w:rPr>
              <w:fldChar w:fldCharType="separate"/>
            </w:r>
            <w:r w:rsidR="00D30A67">
              <w:rPr>
                <w:rFonts w:eastAsia="Times New Roman"/>
                <w:b/>
                <w:bCs/>
                <w:noProof/>
                <w:lang w:val="en-US"/>
              </w:rPr>
              <w:t>No table of figures entries found.</w:t>
            </w:r>
            <w:r w:rsidRPr="0060241A">
              <w:rPr>
                <w:rFonts w:eastAsia="Times New Roman"/>
              </w:rPr>
              <w:fldChar w:fldCharType="end"/>
            </w:r>
          </w:p>
        </w:tc>
      </w:tr>
    </w:tbl>
    <w:p w14:paraId="7E8D0B92" w14:textId="77777777" w:rsidR="009635CB" w:rsidRPr="007F15CA" w:rsidRDefault="009635CB" w:rsidP="0066077C"/>
    <w:p w14:paraId="0401CCEA" w14:textId="77777777" w:rsidR="004B39E2" w:rsidRDefault="004B39E2" w:rsidP="00F14A92">
      <w:pPr>
        <w:rPr>
          <w:lang w:val="en-GB"/>
        </w:rPr>
      </w:pPr>
    </w:p>
    <w:p w14:paraId="541EDDA3" w14:textId="77777777" w:rsidR="00F14A92" w:rsidRPr="007777D2" w:rsidRDefault="00F14A92" w:rsidP="00F14A92">
      <w:pPr>
        <w:rPr>
          <w:lang w:val="en-GB"/>
        </w:rPr>
        <w:sectPr w:rsidR="00F14A92" w:rsidRPr="007777D2" w:rsidSect="00614441">
          <w:headerReference w:type="even" r:id="rId16"/>
          <w:headerReference w:type="default" r:id="rId17"/>
          <w:footerReference w:type="default" r:id="rId18"/>
          <w:headerReference w:type="first" r:id="rId19"/>
          <w:footerReference w:type="first" r:id="rId20"/>
          <w:pgSz w:w="11907" w:h="16840" w:code="9"/>
          <w:pgMar w:top="851" w:right="1134" w:bottom="851" w:left="1134" w:header="567" w:footer="567" w:gutter="0"/>
          <w:pgNumType w:fmt="lowerRoman" w:start="1"/>
          <w:cols w:space="720"/>
          <w:docGrid w:linePitch="326"/>
        </w:sectPr>
      </w:pPr>
    </w:p>
    <w:p w14:paraId="3F298BA2" w14:textId="4BB0ED9C" w:rsidR="00737170" w:rsidRDefault="00737170" w:rsidP="009635CB">
      <w:pPr>
        <w:pStyle w:val="RecNo"/>
      </w:pPr>
      <w:r>
        <w:lastRenderedPageBreak/>
        <w:t xml:space="preserve">Technical </w:t>
      </w:r>
      <w:r w:rsidR="00C26533">
        <w:t>Report</w:t>
      </w:r>
      <w:r>
        <w:t xml:space="preserve"> </w:t>
      </w:r>
      <w:r w:rsidR="00C26533">
        <w:t xml:space="preserve">ITU-T </w:t>
      </w:r>
      <w:r>
        <w:fldChar w:fldCharType="begin"/>
      </w:r>
      <w:r>
        <w:instrText xml:space="preserve"> styleref TRnumber </w:instrText>
      </w:r>
      <w:r>
        <w:fldChar w:fldCharType="separate"/>
      </w:r>
      <w:r w:rsidR="00DE2D8D">
        <w:rPr>
          <w:noProof/>
        </w:rPr>
        <w:t>J</w:t>
      </w:r>
      <w:r w:rsidR="00B8367E" w:rsidRPr="00058629">
        <w:rPr>
          <w:noProof/>
        </w:rPr>
        <w:t>ST</w:t>
      </w:r>
      <w:r w:rsidR="00DE2D8D">
        <w:rPr>
          <w:noProof/>
        </w:rPr>
        <w:t>R.WIFI-TV</w:t>
      </w:r>
      <w:r>
        <w:fldChar w:fldCharType="end"/>
      </w:r>
    </w:p>
    <w:p w14:paraId="37DEA264" w14:textId="4B8A3D55" w:rsidR="00737170" w:rsidRPr="007777D2" w:rsidRDefault="12C9BFC7" w:rsidP="00058629">
      <w:pPr>
        <w:pStyle w:val="Rectitle"/>
        <w:rPr>
          <w:highlight w:val="yellow"/>
        </w:rPr>
      </w:pPr>
      <w:r>
        <w:t xml:space="preserve">ITU-T </w:t>
      </w:r>
      <w:r w:rsidR="00737170">
        <w:t xml:space="preserve">Technical </w:t>
      </w:r>
      <w:r w:rsidR="00C26533">
        <w:t xml:space="preserve">Report </w:t>
      </w:r>
      <w:r w:rsidR="00DE2D8D">
        <w:t xml:space="preserve">on </w:t>
      </w:r>
      <w:r w:rsidR="00DE2D8D" w:rsidRPr="00DE2D8D">
        <w:t>Secondary distribution of digital television and audiovisual content to portable devices using WiFi</w:t>
      </w:r>
    </w:p>
    <w:p w14:paraId="73089650" w14:textId="77777777" w:rsidR="004B39E2" w:rsidRPr="007777D2" w:rsidRDefault="004B39E2" w:rsidP="004B39E2">
      <w:pPr>
        <w:rPr>
          <w:lang w:val="en-GB" w:eastAsia="en-US" w:bidi="ar-DZ"/>
        </w:rPr>
      </w:pPr>
    </w:p>
    <w:p w14:paraId="2B7B7FE9" w14:textId="77777777" w:rsidR="004B39E2" w:rsidRPr="007777D2" w:rsidRDefault="004B39E2" w:rsidP="00A93B35">
      <w:pPr>
        <w:pStyle w:val="Headingb"/>
      </w:pPr>
      <w:r w:rsidRPr="007777D2">
        <w:t>Summary</w:t>
      </w:r>
    </w:p>
    <w:p w14:paraId="32D499FE" w14:textId="77777777" w:rsidR="00A864F9" w:rsidRDefault="00D30A67" w:rsidP="00A864F9">
      <w:bookmarkStart w:id="26" w:name="_Toc110785330"/>
      <w:r>
        <w:t>The Technical Report address</w:t>
      </w:r>
      <w:r w:rsidR="00A864F9">
        <w:t>es</w:t>
      </w:r>
      <w:r>
        <w:t xml:space="preserve"> aspects related to delivering television and other audiovisual signals to smartphones and other portable devices without using the mobile data and the mobile networks, while using WiFi or other Wireless Local Area Networks (WLANs) for secondary distribution and the conventional modes of satellite, cable, or terrestrial transmission for primary distribution. </w:t>
      </w:r>
    </w:p>
    <w:p w14:paraId="4AF0AD60" w14:textId="77777777" w:rsidR="00A864F9" w:rsidRDefault="00A864F9" w:rsidP="00A864F9">
      <w:r>
        <w:t xml:space="preserve">This concept has high value propositions in rural areas, public utility places such as railway stations and airports, and even in moving vehicles such as buses, taxis, etc. </w:t>
      </w:r>
    </w:p>
    <w:p w14:paraId="25A4C67B" w14:textId="0FFDF641" w:rsidR="00A864F9" w:rsidRDefault="00D30A67" w:rsidP="00A864F9">
      <w:r>
        <w:t>The Report cover</w:t>
      </w:r>
      <w:r w:rsidR="00A864F9">
        <w:t>s</w:t>
      </w:r>
      <w:r>
        <w:t xml:space="preserve"> the network architecture, transcoding requirements, other technical requirements, mechanism to facilitate local content distribution, local advertisement insertion, logging end user statistics, and more. </w:t>
      </w:r>
      <w:r w:rsidR="00A864F9">
        <w:t>The Report also provides global best practices through case studies.</w:t>
      </w:r>
    </w:p>
    <w:p w14:paraId="24960E5C" w14:textId="5F389569" w:rsidR="00467172" w:rsidRPr="00467172" w:rsidRDefault="00467172" w:rsidP="00467172">
      <w:pPr>
        <w:pStyle w:val="Heading1"/>
        <w:rPr>
          <w:lang w:bidi="ar-DZ"/>
        </w:rPr>
      </w:pPr>
      <w:bookmarkStart w:id="27" w:name="_Toc401158818"/>
      <w:bookmarkStart w:id="28" w:name="_Toc111359575"/>
      <w:bookmarkEnd w:id="26"/>
      <w:r>
        <w:rPr>
          <w:lang w:bidi="ar-DZ"/>
        </w:rPr>
        <w:t>S</w:t>
      </w:r>
      <w:r w:rsidRPr="00467172">
        <w:rPr>
          <w:lang w:bidi="ar-DZ"/>
        </w:rPr>
        <w:t>cope</w:t>
      </w:r>
      <w:bookmarkEnd w:id="27"/>
      <w:bookmarkEnd w:id="28"/>
      <w:r w:rsidR="00D96FEB">
        <w:rPr>
          <w:lang w:bidi="ar-DZ"/>
        </w:rPr>
        <w:t xml:space="preserve"> </w:t>
      </w:r>
    </w:p>
    <w:p w14:paraId="1E9E1D1C" w14:textId="77777777" w:rsidR="00D96FEB" w:rsidRDefault="00D96FEB" w:rsidP="00D96FEB">
      <w:r>
        <w:t xml:space="preserve">The Technical Report addresses aspects related to delivering television and other audiovisual signals to smartphones and other portable devices without using the mobile data and the mobile networks, while using WiFi or other Wireless Local Area Networks (WLANs) for secondary distribution and the conventional modes of satellite, cable, or terrestrial transmission for primary distribution. </w:t>
      </w:r>
    </w:p>
    <w:p w14:paraId="2BB19A64" w14:textId="35D13FA4" w:rsidR="004B39E2" w:rsidRPr="009635CB" w:rsidRDefault="00D96FEB" w:rsidP="00D96FEB">
      <w:r>
        <w:t>The objective of the Technical Report is to enhance the use of widely available WiFi networks and other Wireless LAN networks for the last mile delivery of linear television and audiovisual content to portable devices in a manner that is cost-effective for the end users and does not load the mobile networks.</w:t>
      </w:r>
    </w:p>
    <w:p w14:paraId="577CC64B" w14:textId="77777777" w:rsidR="00467172" w:rsidRPr="00467172" w:rsidRDefault="00467172" w:rsidP="00467172">
      <w:pPr>
        <w:pStyle w:val="Heading1"/>
        <w:rPr>
          <w:lang w:bidi="ar-DZ"/>
        </w:rPr>
      </w:pPr>
      <w:bookmarkStart w:id="29" w:name="_Toc401158819"/>
      <w:bookmarkStart w:id="30" w:name="_Toc111359576"/>
      <w:r w:rsidRPr="00467172">
        <w:rPr>
          <w:lang w:bidi="ar-DZ"/>
        </w:rPr>
        <w:t>References</w:t>
      </w:r>
      <w:bookmarkEnd w:id="29"/>
      <w:bookmarkEnd w:id="30"/>
    </w:p>
    <w:p w14:paraId="7196000A" w14:textId="115FC484" w:rsidR="00C71DFD" w:rsidRPr="005E04E3" w:rsidRDefault="00D96FEB" w:rsidP="00D150B8">
      <w:pPr>
        <w:numPr>
          <w:ilvl w:val="0"/>
          <w:numId w:val="1"/>
        </w:numPr>
        <w:tabs>
          <w:tab w:val="clear" w:pos="576"/>
        </w:tabs>
        <w:overflowPunct w:val="0"/>
        <w:autoSpaceDE w:val="0"/>
        <w:autoSpaceDN w:val="0"/>
        <w:adjustRightInd w:val="0"/>
        <w:ind w:left="567" w:hanging="567"/>
        <w:textAlignment w:val="baseline"/>
        <w:rPr>
          <w:lang w:val="en-GB"/>
        </w:rPr>
      </w:pPr>
      <w:bookmarkStart w:id="31" w:name="_Toc401158820"/>
      <w:r>
        <w:rPr>
          <w:highlight w:val="yellow"/>
          <w:lang w:val="en-GB"/>
        </w:rPr>
        <w:t>To be added as t</w:t>
      </w:r>
      <w:r w:rsidR="00DE2D8D">
        <w:rPr>
          <w:highlight w:val="yellow"/>
          <w:lang w:val="en-GB"/>
        </w:rPr>
        <w:t>h</w:t>
      </w:r>
      <w:r>
        <w:rPr>
          <w:highlight w:val="yellow"/>
          <w:lang w:val="en-GB"/>
        </w:rPr>
        <w:t>e study progresses</w:t>
      </w:r>
      <w:r w:rsidR="00C71DFD" w:rsidRPr="00058629">
        <w:rPr>
          <w:highlight w:val="yellow"/>
          <w:lang w:val="en-GB"/>
        </w:rPr>
        <w:t>.</w:t>
      </w:r>
    </w:p>
    <w:p w14:paraId="10CA1E5F" w14:textId="77777777" w:rsidR="009635CB" w:rsidRDefault="009635CB" w:rsidP="00467172">
      <w:pPr>
        <w:pStyle w:val="Heading1"/>
        <w:rPr>
          <w:lang w:bidi="ar-DZ"/>
        </w:rPr>
      </w:pPr>
      <w:bookmarkStart w:id="32" w:name="_Toc111359577"/>
      <w:r>
        <w:rPr>
          <w:lang w:bidi="ar-DZ"/>
        </w:rPr>
        <w:t>Terms and definitions</w:t>
      </w:r>
      <w:bookmarkEnd w:id="31"/>
      <w:bookmarkEnd w:id="32"/>
    </w:p>
    <w:p w14:paraId="34FBE75F" w14:textId="77777777" w:rsidR="009635CB" w:rsidRDefault="009635CB" w:rsidP="009635CB">
      <w:pPr>
        <w:pStyle w:val="Heading2"/>
        <w:rPr>
          <w:lang w:bidi="ar-DZ"/>
        </w:rPr>
      </w:pPr>
      <w:bookmarkStart w:id="33" w:name="_Toc401158821"/>
      <w:bookmarkStart w:id="34" w:name="_Toc111359578"/>
      <w:r>
        <w:rPr>
          <w:lang w:bidi="ar-DZ"/>
        </w:rPr>
        <w:t>Terms defined elsewhere</w:t>
      </w:r>
      <w:bookmarkEnd w:id="33"/>
      <w:bookmarkEnd w:id="34"/>
    </w:p>
    <w:p w14:paraId="3EE7FE94" w14:textId="77777777" w:rsidR="009635CB" w:rsidRDefault="009635CB" w:rsidP="009635CB">
      <w:r w:rsidRPr="0078001F">
        <w:t xml:space="preserve">This </w:t>
      </w:r>
      <w:r>
        <w:t xml:space="preserve">Technical </w:t>
      </w:r>
      <w:r w:rsidR="00C26533">
        <w:t>Report</w:t>
      </w:r>
      <w:r w:rsidRPr="0078001F">
        <w:t xml:space="preserve"> uses the following terms defined elsewhere</w:t>
      </w:r>
      <w:r>
        <w:t>:</w:t>
      </w:r>
    </w:p>
    <w:p w14:paraId="651E5026" w14:textId="77777777" w:rsidR="009635CB" w:rsidRDefault="009635CB" w:rsidP="009635CB">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Pr>
          <w:b/>
          <w:bCs/>
          <w:noProof/>
        </w:rPr>
        <w:t>1</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56F5C095" w14:textId="77777777" w:rsidR="009635CB" w:rsidRDefault="009635CB" w:rsidP="009635CB">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Pr>
          <w:b/>
          <w:bCs/>
          <w:noProof/>
        </w:rPr>
        <w:t>2</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2CE9FADB" w14:textId="77777777" w:rsidR="009635CB" w:rsidRPr="009635CB" w:rsidRDefault="009635CB" w:rsidP="009635CB">
      <w:pPr>
        <w:pStyle w:val="Heading2"/>
        <w:rPr>
          <w:lang w:bidi="ar-DZ"/>
        </w:rPr>
      </w:pPr>
      <w:bookmarkStart w:id="35" w:name="_Toc401158822"/>
      <w:bookmarkStart w:id="36" w:name="_Toc111359579"/>
      <w:r>
        <w:rPr>
          <w:lang w:bidi="ar-DZ"/>
        </w:rPr>
        <w:t>Terms defined here</w:t>
      </w:r>
      <w:bookmarkEnd w:id="35"/>
      <w:bookmarkEnd w:id="36"/>
    </w:p>
    <w:p w14:paraId="27497E86" w14:textId="77777777" w:rsidR="009635CB" w:rsidRPr="00650EC2" w:rsidRDefault="009635CB" w:rsidP="00C26533">
      <w:r w:rsidRPr="0078001F">
        <w:t xml:space="preserve">This </w:t>
      </w:r>
      <w:r w:rsidR="00C26533">
        <w:t>Technical Report</w:t>
      </w:r>
      <w:r w:rsidRPr="0078001F">
        <w:t xml:space="preserve"> defines the following terms</w:t>
      </w:r>
      <w:r>
        <w:t>:</w:t>
      </w:r>
    </w:p>
    <w:p w14:paraId="4987A1C9" w14:textId="77777777" w:rsidR="009635CB" w:rsidRDefault="009635CB" w:rsidP="009635CB">
      <w:r w:rsidRPr="009635CB">
        <w:rPr>
          <w:b/>
          <w:bCs/>
        </w:rPr>
        <w:t>3.1.</w:t>
      </w:r>
      <w:r w:rsidRPr="009635CB">
        <w:rPr>
          <w:b/>
          <w:bCs/>
        </w:rPr>
        <w:fldChar w:fldCharType="begin"/>
      </w:r>
      <w:r w:rsidRPr="009635CB">
        <w:rPr>
          <w:b/>
          <w:bCs/>
        </w:rPr>
        <w:instrText xml:space="preserve"> SEQ D</w:instrText>
      </w:r>
      <w:r>
        <w:rPr>
          <w:b/>
          <w:bCs/>
        </w:rPr>
        <w:instrText>EF32</w:instrText>
      </w:r>
      <w:r w:rsidRPr="009635CB">
        <w:rPr>
          <w:b/>
          <w:bCs/>
        </w:rPr>
        <w:instrText xml:space="preserve"> </w:instrText>
      </w:r>
      <w:r w:rsidRPr="009635CB">
        <w:rPr>
          <w:b/>
          <w:bCs/>
        </w:rPr>
        <w:fldChar w:fldCharType="separate"/>
      </w:r>
      <w:r>
        <w:rPr>
          <w:b/>
          <w:bCs/>
          <w:noProof/>
        </w:rPr>
        <w:t>1</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73568451" w14:textId="77777777" w:rsidR="009635CB" w:rsidRDefault="009635CB" w:rsidP="009635CB">
      <w:r w:rsidRPr="009635CB">
        <w:rPr>
          <w:b/>
          <w:bCs/>
        </w:rPr>
        <w:t>3.1.</w:t>
      </w:r>
      <w:r w:rsidRPr="009635CB">
        <w:rPr>
          <w:b/>
          <w:bCs/>
        </w:rPr>
        <w:fldChar w:fldCharType="begin"/>
      </w:r>
      <w:r w:rsidRPr="009635CB">
        <w:rPr>
          <w:b/>
          <w:bCs/>
        </w:rPr>
        <w:instrText xml:space="preserve"> SEQ D</w:instrText>
      </w:r>
      <w:r>
        <w:rPr>
          <w:b/>
          <w:bCs/>
        </w:rPr>
        <w:instrText>EF32</w:instrText>
      </w:r>
      <w:r w:rsidRPr="009635CB">
        <w:rPr>
          <w:b/>
          <w:bCs/>
        </w:rPr>
        <w:instrText xml:space="preserve"> </w:instrText>
      </w:r>
      <w:r w:rsidRPr="009635CB">
        <w:rPr>
          <w:b/>
          <w:bCs/>
        </w:rPr>
        <w:fldChar w:fldCharType="separate"/>
      </w:r>
      <w:r>
        <w:rPr>
          <w:b/>
          <w:bCs/>
          <w:noProof/>
        </w:rPr>
        <w:t>2</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15EA90AC" w14:textId="77777777" w:rsidR="00A864F9" w:rsidRPr="00640D7B" w:rsidRDefault="00A864F9" w:rsidP="00A864F9">
      <w:pPr>
        <w:rPr>
          <w:highlight w:val="yellow"/>
        </w:rPr>
      </w:pPr>
      <w:r w:rsidRPr="00640D7B">
        <w:rPr>
          <w:highlight w:val="yellow"/>
        </w:rPr>
        <w:t>[To be added as the study progresses.]</w:t>
      </w:r>
    </w:p>
    <w:p w14:paraId="591F11A2" w14:textId="77777777" w:rsidR="00467172" w:rsidRPr="00467172" w:rsidRDefault="00467172" w:rsidP="00467172">
      <w:pPr>
        <w:pStyle w:val="Heading1"/>
        <w:rPr>
          <w:lang w:bidi="ar-DZ"/>
        </w:rPr>
      </w:pPr>
      <w:bookmarkStart w:id="37" w:name="_Toc401158823"/>
      <w:bookmarkStart w:id="38" w:name="_Toc111359580"/>
      <w:r w:rsidRPr="00467172">
        <w:rPr>
          <w:lang w:bidi="ar-DZ"/>
        </w:rPr>
        <w:lastRenderedPageBreak/>
        <w:t>Abbreviations</w:t>
      </w:r>
      <w:bookmarkEnd w:id="37"/>
      <w:bookmarkEnd w:id="38"/>
    </w:p>
    <w:tbl>
      <w:tblPr>
        <w:tblW w:w="0" w:type="auto"/>
        <w:tblLook w:val="01E0" w:firstRow="1" w:lastRow="1" w:firstColumn="1" w:lastColumn="1" w:noHBand="0" w:noVBand="0"/>
      </w:tblPr>
      <w:tblGrid>
        <w:gridCol w:w="1368"/>
        <w:gridCol w:w="8208"/>
      </w:tblGrid>
      <w:tr w:rsidR="004B39E2" w:rsidRPr="00320C88" w14:paraId="4A5ED36A" w14:textId="77777777" w:rsidTr="00320C88">
        <w:tc>
          <w:tcPr>
            <w:tcW w:w="1368" w:type="dxa"/>
          </w:tcPr>
          <w:p w14:paraId="17F45795" w14:textId="7D0F7D72" w:rsidR="004B39E2" w:rsidRPr="009635CB" w:rsidRDefault="00D96FEB" w:rsidP="004B39E2">
            <w:pPr>
              <w:rPr>
                <w:highlight w:val="yellow"/>
              </w:rPr>
            </w:pPr>
            <w:r w:rsidRPr="00D96FEB">
              <w:t>WLAN</w:t>
            </w:r>
          </w:p>
        </w:tc>
        <w:tc>
          <w:tcPr>
            <w:tcW w:w="8208" w:type="dxa"/>
          </w:tcPr>
          <w:p w14:paraId="13D0BFE8" w14:textId="355E135F" w:rsidR="004B39E2" w:rsidRPr="009635CB" w:rsidRDefault="00D96FEB" w:rsidP="004B39E2">
            <w:r w:rsidRPr="00D96FEB">
              <w:t>Wireless Local Area Network</w:t>
            </w:r>
          </w:p>
        </w:tc>
      </w:tr>
      <w:tr w:rsidR="004B39E2" w:rsidRPr="00320C88" w14:paraId="079E5D86" w14:textId="77777777" w:rsidTr="00320C88">
        <w:tc>
          <w:tcPr>
            <w:tcW w:w="1368" w:type="dxa"/>
          </w:tcPr>
          <w:p w14:paraId="32E162D3" w14:textId="77777777" w:rsidR="004B39E2" w:rsidRPr="00320C88" w:rsidRDefault="004B39E2" w:rsidP="004B39E2">
            <w:pPr>
              <w:rPr>
                <w:rFonts w:eastAsia="Times New Roman"/>
                <w:szCs w:val="24"/>
                <w:lang w:val="en-GB" w:bidi="ar-DZ"/>
              </w:rPr>
            </w:pPr>
          </w:p>
        </w:tc>
        <w:tc>
          <w:tcPr>
            <w:tcW w:w="8208" w:type="dxa"/>
          </w:tcPr>
          <w:p w14:paraId="0B98FFEA" w14:textId="77777777" w:rsidR="004B39E2" w:rsidRPr="00320C88" w:rsidRDefault="004B39E2" w:rsidP="004B39E2">
            <w:pPr>
              <w:rPr>
                <w:rFonts w:eastAsia="Times New Roman"/>
                <w:szCs w:val="24"/>
                <w:lang w:val="en-GB" w:bidi="ar-DZ"/>
              </w:rPr>
            </w:pPr>
          </w:p>
        </w:tc>
      </w:tr>
    </w:tbl>
    <w:p w14:paraId="5332A604" w14:textId="51A5AE05" w:rsidR="00467172" w:rsidRPr="00467172" w:rsidRDefault="00D96FEB" w:rsidP="00467172">
      <w:pPr>
        <w:pStyle w:val="Heading1"/>
        <w:rPr>
          <w:lang w:bidi="ar-DZ"/>
        </w:rPr>
      </w:pPr>
      <w:bookmarkStart w:id="39" w:name="_Toc401158824"/>
      <w:bookmarkStart w:id="40" w:name="_Toc111359581"/>
      <w:r>
        <w:rPr>
          <w:lang w:bidi="ar-DZ"/>
        </w:rPr>
        <w:t>I</w:t>
      </w:r>
      <w:r w:rsidR="00467172" w:rsidRPr="00467172">
        <w:rPr>
          <w:lang w:bidi="ar-DZ"/>
        </w:rPr>
        <w:t>ntroduction</w:t>
      </w:r>
      <w:bookmarkEnd w:id="39"/>
      <w:bookmarkEnd w:id="40"/>
    </w:p>
    <w:p w14:paraId="11C9316A" w14:textId="77777777" w:rsidR="00D96FEB" w:rsidRDefault="00D96FEB" w:rsidP="00D96FEB">
      <w:r>
        <w:t>Mobile handsets, tablets and laptops are becoming the preferred devices for viewing linear television and audiovisual content. This however consumes a lot of mobile data and is costly for the consumers. Also, many concurrent users may create network congestion in typical mobile networks, thus limiting the Quality of Service. Harnessing the digital satellite and digital cable platforms requires the receiving device to have an integrated or separate DVB-T2/S2 receiver module. This is not feasible for smartphones and other mobile devices.</w:t>
      </w:r>
    </w:p>
    <w:p w14:paraId="6E797437" w14:textId="77777777" w:rsidR="00D96FEB" w:rsidRDefault="00D96FEB" w:rsidP="00D96FEB">
      <w:r>
        <w:t>The solution exists in using a converged access node as a middleware, which receives the linear television and other signals through the conventional modes such as satellite, cable or terrestrial, and then distributes them using WiFi or other WLAN. The end users can view the television or other audiovisual content on their portable devices without consuming mobile data and without requiring any additional hardware or plugin, etc.</w:t>
      </w:r>
    </w:p>
    <w:p w14:paraId="446C5179" w14:textId="77777777" w:rsidR="00D96FEB" w:rsidRDefault="00D96FEB" w:rsidP="00D96FEB">
      <w:r>
        <w:t xml:space="preserve">This concept has high value propositions in rural areas, public utility places such as railway stations and airports, and even in moving vehicles such as buses, taxis, etc. </w:t>
      </w:r>
    </w:p>
    <w:p w14:paraId="5917C137" w14:textId="067C97BE" w:rsidR="002D41EB" w:rsidRPr="00D8681F" w:rsidRDefault="00D96FEB" w:rsidP="00D96FEB">
      <w:pPr>
        <w:rPr>
          <w:smallCaps/>
        </w:rPr>
      </w:pPr>
      <w:r>
        <w:t xml:space="preserve">The proposed Technical Report aims to provide guidance on technical aspects and also share global best </w:t>
      </w:r>
      <w:r w:rsidR="00D30A67">
        <w:t>practices through case studies.</w:t>
      </w:r>
    </w:p>
    <w:p w14:paraId="7A7EE976" w14:textId="77777777" w:rsidR="00DE2D8D" w:rsidRPr="00DE2D8D" w:rsidRDefault="00DE2D8D" w:rsidP="00DE2D8D">
      <w:pPr>
        <w:pStyle w:val="Heading1"/>
        <w:rPr>
          <w:lang w:bidi="ar-DZ"/>
        </w:rPr>
      </w:pPr>
      <w:bookmarkStart w:id="41" w:name="_Toc111359582"/>
      <w:r w:rsidRPr="00E64BA1">
        <w:rPr>
          <w:lang w:bidi="ar-DZ"/>
        </w:rPr>
        <w:t>Network architecture for secondary distribution using WiFi or WLAN</w:t>
      </w:r>
      <w:bookmarkEnd w:id="41"/>
      <w:r w:rsidRPr="009F0764">
        <w:rPr>
          <w:lang w:bidi="ar-DZ"/>
        </w:rPr>
        <w:t xml:space="preserve"> </w:t>
      </w:r>
    </w:p>
    <w:p w14:paraId="71CF49BA" w14:textId="77777777" w:rsidR="00DE2D8D" w:rsidRPr="00EB70E5" w:rsidRDefault="00DE2D8D" w:rsidP="00DE2D8D">
      <w:pPr>
        <w:rPr>
          <w:highlight w:val="yellow"/>
        </w:rPr>
      </w:pPr>
      <w:r w:rsidRPr="009F0764">
        <w:rPr>
          <w:highlight w:val="yellow"/>
        </w:rPr>
        <w:t>[</w:t>
      </w:r>
      <w:r>
        <w:rPr>
          <w:highlight w:val="yellow"/>
        </w:rPr>
        <w:t xml:space="preserve">Editor’s note: </w:t>
      </w:r>
      <w:r w:rsidRPr="009F0764">
        <w:rPr>
          <w:highlight w:val="yellow"/>
        </w:rPr>
        <w:t>Text to be drafted</w:t>
      </w:r>
      <w:r>
        <w:rPr>
          <w:highlight w:val="yellow"/>
        </w:rPr>
        <w:t xml:space="preserve"> – contributions encouraged</w:t>
      </w:r>
      <w:r w:rsidRPr="009F0764">
        <w:rPr>
          <w:highlight w:val="yellow"/>
        </w:rPr>
        <w:t>.]</w:t>
      </w:r>
      <w:r w:rsidRPr="00EB70E5">
        <w:rPr>
          <w:highlight w:val="yellow"/>
        </w:rPr>
        <w:t xml:space="preserve"> </w:t>
      </w:r>
    </w:p>
    <w:p w14:paraId="384C5A22" w14:textId="77777777" w:rsidR="00DE2D8D" w:rsidRPr="00DE2D8D" w:rsidRDefault="00DE2D8D" w:rsidP="00DE2D8D">
      <w:pPr>
        <w:pStyle w:val="Heading1"/>
        <w:rPr>
          <w:lang w:bidi="ar-DZ"/>
        </w:rPr>
      </w:pPr>
      <w:bookmarkStart w:id="42" w:name="_Toc111359583"/>
      <w:r w:rsidRPr="00E64BA1">
        <w:rPr>
          <w:lang w:bidi="ar-DZ"/>
        </w:rPr>
        <w:t>Converged access node requirements</w:t>
      </w:r>
      <w:bookmarkEnd w:id="42"/>
    </w:p>
    <w:p w14:paraId="642AA40A"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52E3FDBB" w14:textId="77777777" w:rsidR="00DE2D8D" w:rsidRPr="00DE2D8D" w:rsidRDefault="00DE2D8D" w:rsidP="00DE2D8D">
      <w:pPr>
        <w:pStyle w:val="Heading1"/>
        <w:rPr>
          <w:lang w:bidi="ar-DZ"/>
        </w:rPr>
      </w:pPr>
      <w:bookmarkStart w:id="43" w:name="_Toc111359584"/>
      <w:r w:rsidRPr="00E64BA1">
        <w:rPr>
          <w:lang w:bidi="ar-DZ"/>
        </w:rPr>
        <w:t>Transcoding requirements</w:t>
      </w:r>
      <w:bookmarkEnd w:id="43"/>
    </w:p>
    <w:p w14:paraId="0F89D092"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35131827" w14:textId="77777777" w:rsidR="00DE2D8D" w:rsidRPr="00DE2D8D" w:rsidRDefault="00DE2D8D" w:rsidP="00DE2D8D">
      <w:pPr>
        <w:pStyle w:val="Heading1"/>
        <w:rPr>
          <w:lang w:bidi="ar-DZ"/>
        </w:rPr>
      </w:pPr>
      <w:bookmarkStart w:id="44" w:name="_Toc111359585"/>
      <w:r w:rsidRPr="00E64BA1">
        <w:rPr>
          <w:lang w:bidi="ar-DZ"/>
        </w:rPr>
        <w:t>Requirements to meet regulatory</w:t>
      </w:r>
      <w:r>
        <w:rPr>
          <w:lang w:bidi="ar-DZ"/>
        </w:rPr>
        <w:t xml:space="preserve"> compliance for encrypted channels</w:t>
      </w:r>
      <w:bookmarkEnd w:id="44"/>
    </w:p>
    <w:p w14:paraId="389262F7"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62EB6C8E" w14:textId="77777777" w:rsidR="00DE2D8D" w:rsidRPr="00DE2D8D" w:rsidRDefault="00DE2D8D" w:rsidP="00DE2D8D">
      <w:pPr>
        <w:pStyle w:val="Heading1"/>
        <w:rPr>
          <w:lang w:bidi="ar-DZ"/>
        </w:rPr>
      </w:pPr>
      <w:bookmarkStart w:id="45" w:name="_Toc111359586"/>
      <w:r w:rsidRPr="00E64BA1">
        <w:rPr>
          <w:lang w:bidi="ar-DZ"/>
        </w:rPr>
        <w:t>Local content distribution</w:t>
      </w:r>
      <w:bookmarkEnd w:id="45"/>
    </w:p>
    <w:p w14:paraId="7CB060B8" w14:textId="32644FCC" w:rsidR="00DE2D8D" w:rsidRPr="00EB70E5" w:rsidRDefault="00DE2D8D" w:rsidP="00DE2D8D">
      <w:pPr>
        <w:rPr>
          <w:highlight w:val="yellow"/>
        </w:rPr>
      </w:pPr>
      <w:r w:rsidRPr="009F0764">
        <w:rPr>
          <w:highlight w:val="yellow"/>
        </w:rPr>
        <w:t>[</w:t>
      </w:r>
      <w:r w:rsidRPr="00640D7B">
        <w:rPr>
          <w:highlight w:val="yellow"/>
        </w:rPr>
        <w:t>Editor’s note: Text to be drafted – contributions encouraged</w:t>
      </w:r>
      <w:r>
        <w:rPr>
          <w:highlight w:val="yellow"/>
        </w:rPr>
        <w:t>.</w:t>
      </w:r>
      <w:r w:rsidRPr="009F0764">
        <w:rPr>
          <w:highlight w:val="yellow"/>
        </w:rPr>
        <w:t>]</w:t>
      </w:r>
      <w:r w:rsidRPr="00EB70E5">
        <w:rPr>
          <w:highlight w:val="yellow"/>
        </w:rPr>
        <w:t xml:space="preserve"> </w:t>
      </w:r>
    </w:p>
    <w:p w14:paraId="157B6A95" w14:textId="77777777" w:rsidR="00DE2D8D" w:rsidRPr="00DE2D8D" w:rsidRDefault="00DE2D8D" w:rsidP="00DE2D8D">
      <w:pPr>
        <w:pStyle w:val="Heading1"/>
        <w:rPr>
          <w:lang w:bidi="ar-DZ"/>
        </w:rPr>
      </w:pPr>
      <w:bookmarkStart w:id="46" w:name="_Toc111359587"/>
      <w:r w:rsidRPr="00E64BA1">
        <w:rPr>
          <w:lang w:bidi="ar-DZ"/>
        </w:rPr>
        <w:t>Local advertisement insertion</w:t>
      </w:r>
      <w:bookmarkEnd w:id="46"/>
    </w:p>
    <w:p w14:paraId="3AB493A5"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3C90FFA7" w14:textId="77777777" w:rsidR="00DE2D8D" w:rsidRPr="00DE2D8D" w:rsidRDefault="00DE2D8D" w:rsidP="00DE2D8D">
      <w:pPr>
        <w:pStyle w:val="Heading1"/>
        <w:rPr>
          <w:lang w:bidi="ar-DZ"/>
        </w:rPr>
      </w:pPr>
      <w:bookmarkStart w:id="47" w:name="_Toc111359588"/>
      <w:r w:rsidRPr="00E64BA1">
        <w:rPr>
          <w:lang w:bidi="ar-DZ"/>
        </w:rPr>
        <w:t>End user statistics logging</w:t>
      </w:r>
      <w:bookmarkEnd w:id="47"/>
    </w:p>
    <w:p w14:paraId="21AC73ED"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6FE7FECC" w14:textId="77777777" w:rsidR="00DE2D8D" w:rsidRPr="00DE2D8D" w:rsidRDefault="00DE2D8D" w:rsidP="00DE2D8D">
      <w:pPr>
        <w:pStyle w:val="Heading1"/>
        <w:rPr>
          <w:lang w:bidi="ar-DZ"/>
        </w:rPr>
      </w:pPr>
      <w:bookmarkStart w:id="48" w:name="_Toc111359589"/>
      <w:r w:rsidRPr="009F0764">
        <w:rPr>
          <w:lang w:bidi="ar-DZ"/>
        </w:rPr>
        <w:t xml:space="preserve">Case studies </w:t>
      </w:r>
      <w:r w:rsidRPr="00E64BA1">
        <w:rPr>
          <w:lang w:bidi="ar-DZ"/>
        </w:rPr>
        <w:t>and global best practices</w:t>
      </w:r>
      <w:bookmarkEnd w:id="48"/>
      <w:r w:rsidRPr="009F0764">
        <w:rPr>
          <w:lang w:bidi="ar-DZ"/>
        </w:rPr>
        <w:t xml:space="preserve"> </w:t>
      </w:r>
    </w:p>
    <w:p w14:paraId="3226BEB0"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136E330B" w14:textId="77777777" w:rsidR="00DE2D8D" w:rsidRPr="00DE2D8D" w:rsidRDefault="00DE2D8D" w:rsidP="00DE2D8D">
      <w:pPr>
        <w:pStyle w:val="Heading1"/>
        <w:rPr>
          <w:lang w:bidi="ar-DZ"/>
        </w:rPr>
      </w:pPr>
      <w:bookmarkStart w:id="49" w:name="_Toc111359590"/>
      <w:r w:rsidRPr="009F0764">
        <w:rPr>
          <w:lang w:bidi="ar-DZ"/>
        </w:rPr>
        <w:t>Concluding Remarks</w:t>
      </w:r>
      <w:bookmarkEnd w:id="49"/>
    </w:p>
    <w:p w14:paraId="05A8DCF4"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3A3139B5" w14:textId="77777777" w:rsidR="00DE2D8D" w:rsidRPr="00DE2D8D" w:rsidRDefault="00DE2D8D" w:rsidP="00DE2D8D">
      <w:pPr>
        <w:pStyle w:val="Heading1"/>
        <w:rPr>
          <w:lang w:bidi="ar-DZ"/>
        </w:rPr>
      </w:pPr>
      <w:bookmarkStart w:id="50" w:name="_Toc111359591"/>
      <w:r w:rsidRPr="009F0764">
        <w:rPr>
          <w:lang w:bidi="ar-DZ"/>
        </w:rPr>
        <w:lastRenderedPageBreak/>
        <w:t>Bibliography</w:t>
      </w:r>
      <w:bookmarkEnd w:id="50"/>
    </w:p>
    <w:p w14:paraId="0D7FB005" w14:textId="77777777" w:rsidR="00DE2D8D" w:rsidRPr="00640D7B" w:rsidRDefault="00DE2D8D" w:rsidP="00DE2D8D">
      <w:pPr>
        <w:rPr>
          <w:highlight w:val="yellow"/>
        </w:rPr>
      </w:pPr>
      <w:r w:rsidRPr="00640D7B">
        <w:rPr>
          <w:highlight w:val="yellow"/>
        </w:rPr>
        <w:t>[To be added as the study progresses.]</w:t>
      </w:r>
    </w:p>
    <w:p w14:paraId="61FD3726" w14:textId="77777777" w:rsidR="00ED5DD3" w:rsidRPr="009635CB" w:rsidRDefault="00ED5DD3" w:rsidP="00ED5DD3"/>
    <w:sectPr w:rsidR="00ED5DD3" w:rsidRPr="009635CB" w:rsidSect="00614441">
      <w:footerReference w:type="first" r:id="rId21"/>
      <w:pgSz w:w="11907" w:h="16840" w:code="9"/>
      <w:pgMar w:top="1210" w:right="1134" w:bottom="1079"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90E75" w14:textId="77777777" w:rsidR="0085271C" w:rsidRDefault="0085271C">
      <w:r>
        <w:separator/>
      </w:r>
    </w:p>
  </w:endnote>
  <w:endnote w:type="continuationSeparator" w:id="0">
    <w:p w14:paraId="620B2174" w14:textId="77777777" w:rsidR="0085271C" w:rsidRDefault="00852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Mincho"/>
    <w:charset w:val="80"/>
    <w:family w:val="auto"/>
    <w:pitch w:val="variable"/>
    <w:sig w:usb0="01000000" w:usb1="00000000" w:usb2="07040001"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pitch w:val="variable"/>
    <w:sig w:usb0="00003A87" w:usb1="00000000" w:usb2="00000000" w:usb3="00000000" w:csb0="0000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689ED" w14:textId="77777777" w:rsidR="00E02690" w:rsidRDefault="00E02690">
    <w:pPr>
      <w:pStyle w:val="Footer"/>
      <w:tabs>
        <w:tab w:val="left" w:pos="5245"/>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6DFD6" w14:textId="77777777" w:rsidR="00FD181F" w:rsidRDefault="00FD181F">
    <w:pPr>
      <w:pStyle w:val="Footer"/>
      <w:tabs>
        <w:tab w:val="left" w:pos="5245"/>
      </w:tabs>
      <w:rPr>
        <w:sz w:val="16"/>
      </w:rPr>
    </w:pPr>
    <w:r>
      <w:rPr>
        <w:noProof/>
        <w:sz w:val="16"/>
        <w:lang w:val="en-IN" w:eastAsia="en-IN" w:bidi="hi-IN"/>
      </w:rPr>
      <w:drawing>
        <wp:anchor distT="0" distB="0" distL="114300" distR="114300" simplePos="0" relativeHeight="251662336" behindDoc="0" locked="0" layoutInCell="1" allowOverlap="1" wp14:anchorId="77E55861" wp14:editId="347C6DA9">
          <wp:simplePos x="0" y="0"/>
          <wp:positionH relativeFrom="column">
            <wp:posOffset>5182235</wp:posOffset>
          </wp:positionH>
          <wp:positionV relativeFrom="paragraph">
            <wp:posOffset>-137160</wp:posOffset>
          </wp:positionV>
          <wp:extent cx="1504315" cy="634365"/>
          <wp:effectExtent l="0" t="0" r="0" b="0"/>
          <wp:wrapNone/>
          <wp:docPr id="4" name="Picture 4" descr="ITU-logo_on-light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U-logo_on-light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315" cy="63436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ADB15" w14:textId="2CEC4C36" w:rsidR="00E02690" w:rsidRPr="0084023B" w:rsidRDefault="006558EC" w:rsidP="00B22DA4">
    <w:pPr>
      <w:pStyle w:val="Footer"/>
      <w:tabs>
        <w:tab w:val="clear" w:pos="4320"/>
        <w:tab w:val="clear" w:pos="8640"/>
      </w:tabs>
      <w:jc w:val="right"/>
      <w:rPr>
        <w:b/>
        <w:sz w:val="20"/>
      </w:rPr>
    </w:pPr>
    <w:r w:rsidRPr="00D8681F">
      <w:rPr>
        <w:b/>
        <w:bCs/>
        <w:sz w:val="20"/>
      </w:rPr>
      <w:fldChar w:fldCharType="begin"/>
    </w:r>
    <w:r w:rsidRPr="00D8681F">
      <w:rPr>
        <w:b/>
        <w:bCs/>
        <w:sz w:val="20"/>
      </w:rPr>
      <w:instrText xml:space="preserve"> styleref TRnumber </w:instrText>
    </w:r>
    <w:r w:rsidRPr="00D8681F">
      <w:rPr>
        <w:b/>
        <w:bCs/>
        <w:sz w:val="20"/>
      </w:rPr>
      <w:fldChar w:fldCharType="separate"/>
    </w:r>
    <w:r w:rsidR="00D10FC9">
      <w:rPr>
        <w:b/>
        <w:bCs/>
        <w:noProof/>
        <w:sz w:val="20"/>
      </w:rPr>
      <w:t>JSTR.WIFI-TV</w:t>
    </w:r>
    <w:r w:rsidRPr="00D8681F">
      <w:rPr>
        <w:b/>
        <w:bCs/>
        <w:sz w:val="20"/>
      </w:rPr>
      <w:fldChar w:fldCharType="end"/>
    </w:r>
    <w:r w:rsidRPr="00D8681F">
      <w:rPr>
        <w:b/>
        <w:bCs/>
        <w:sz w:val="20"/>
      </w:rPr>
      <w:t xml:space="preserve"> </w:t>
    </w:r>
    <w:r w:rsidR="00E02690" w:rsidRPr="00D8681F">
      <w:rPr>
        <w:b/>
        <w:bCs/>
        <w:sz w:val="20"/>
      </w:rPr>
      <w:t>(</w:t>
    </w:r>
    <w:r w:rsidR="00E02690" w:rsidRPr="009635CB">
      <w:rPr>
        <w:b/>
        <w:sz w:val="20"/>
        <w:highlight w:val="yellow"/>
      </w:rPr>
      <w:t>YYYY-MM</w:t>
    </w:r>
    <w:r w:rsidR="00E02690" w:rsidRPr="0084023B">
      <w:rPr>
        <w:b/>
        <w:sz w:val="20"/>
      </w:rPr>
      <w:t xml:space="preserve">) </w:t>
    </w:r>
    <w:r w:rsidR="00E02690" w:rsidRPr="0084023B">
      <w:rPr>
        <w:b/>
        <w:sz w:val="20"/>
      </w:rPr>
      <w:tab/>
    </w:r>
    <w:r w:rsidR="00E02690" w:rsidRPr="0084023B">
      <w:rPr>
        <w:rStyle w:val="PageNumber"/>
        <w:rFonts w:ascii="Times New Roman Bold" w:hAnsi="Times New Roman Bold"/>
        <w:b/>
        <w:bCs/>
        <w:sz w:val="20"/>
      </w:rPr>
      <w:fldChar w:fldCharType="begin"/>
    </w:r>
    <w:r w:rsidR="00E02690" w:rsidRPr="0084023B">
      <w:rPr>
        <w:rStyle w:val="PageNumber"/>
        <w:rFonts w:ascii="Times New Roman Bold" w:hAnsi="Times New Roman Bold"/>
        <w:b/>
        <w:bCs/>
        <w:sz w:val="20"/>
      </w:rPr>
      <w:instrText xml:space="preserve"> PAGE </w:instrText>
    </w:r>
    <w:r w:rsidR="00E02690" w:rsidRPr="0084023B">
      <w:rPr>
        <w:rStyle w:val="PageNumber"/>
        <w:rFonts w:ascii="Times New Roman Bold" w:hAnsi="Times New Roman Bold"/>
        <w:b/>
        <w:bCs/>
        <w:sz w:val="20"/>
      </w:rPr>
      <w:fldChar w:fldCharType="separate"/>
    </w:r>
    <w:r w:rsidR="00855699">
      <w:rPr>
        <w:rStyle w:val="PageNumber"/>
        <w:rFonts w:ascii="Times New Roman Bold" w:hAnsi="Times New Roman Bold"/>
        <w:b/>
        <w:bCs/>
        <w:noProof/>
        <w:sz w:val="20"/>
      </w:rPr>
      <w:t>i</w:t>
    </w:r>
    <w:r w:rsidR="00E02690" w:rsidRPr="0084023B">
      <w:rPr>
        <w:rStyle w:val="PageNumber"/>
        <w:rFonts w:ascii="Times New Roman Bold" w:hAnsi="Times New Roman Bold"/>
        <w:b/>
        <w:bCs/>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9E1D2" w14:textId="77777777" w:rsidR="00E02690" w:rsidRDefault="00E02690">
    <w:pPr>
      <w:pStyle w:val="Footer"/>
      <w:tabs>
        <w:tab w:val="clear" w:pos="4320"/>
        <w:tab w:val="clear" w:pos="8640"/>
        <w:tab w:val="left" w:pos="360"/>
        <w:tab w:val="right" w:pos="9600"/>
      </w:tabs>
      <w:ind w:right="-162" w:firstLine="360"/>
      <w:rPr>
        <w:b/>
        <w:bCs/>
        <w:sz w:val="22"/>
      </w:rPr>
    </w:pPr>
    <w:r>
      <w:rPr>
        <w:b/>
        <w:bCs/>
        <w:sz w:val="22"/>
      </w:rPr>
      <w:t xml:space="preserve">Implementers Guide for </w:t>
    </w:r>
    <w:r>
      <w:rPr>
        <w:b/>
        <w:bCs/>
        <w:sz w:val="22"/>
        <w:highlight w:val="yellow"/>
      </w:rPr>
      <w:t>{Rec # | Series}</w:t>
    </w:r>
    <w:r>
      <w:rPr>
        <w:b/>
        <w:bCs/>
        <w:sz w:val="22"/>
      </w:rPr>
      <w:tab/>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25</w:t>
    </w:r>
    <w:r>
      <w:rPr>
        <w:rStyle w:val="PageNumbe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F2124" w14:textId="77777777" w:rsidR="00E02690" w:rsidRPr="00B22DA4" w:rsidRDefault="00E02690" w:rsidP="00B22DA4">
    <w:pPr>
      <w:pStyle w:val="Footer"/>
      <w:tabs>
        <w:tab w:val="clear" w:pos="4320"/>
        <w:tab w:val="clear" w:pos="8640"/>
      </w:tabs>
      <w:jc w:val="right"/>
      <w:rPr>
        <w:b/>
        <w:sz w:val="20"/>
      </w:rPr>
    </w:pPr>
    <w:r>
      <w:rPr>
        <w:b/>
        <w:sz w:val="20"/>
      </w:rPr>
      <w:t>FS</w:t>
    </w:r>
    <w:r w:rsidRPr="00D04546">
      <w:rPr>
        <w:b/>
        <w:sz w:val="20"/>
      </w:rPr>
      <w:t>TP-</w:t>
    </w:r>
    <w:r>
      <w:rPr>
        <w:b/>
        <w:sz w:val="20"/>
      </w:rPr>
      <w:t>FNTP</w:t>
    </w:r>
    <w:r w:rsidRPr="00D04546">
      <w:rPr>
        <w:b/>
        <w:sz w:val="20"/>
      </w:rPr>
      <w:t xml:space="preserve"> (2006-11) </w:t>
    </w:r>
    <w:r w:rsidRPr="00D04546">
      <w:rPr>
        <w:b/>
        <w:sz w:val="20"/>
      </w:rPr>
      <w:tab/>
    </w:r>
    <w:r w:rsidRPr="00D04546">
      <w:rPr>
        <w:rStyle w:val="PageNumber"/>
        <w:rFonts w:ascii="Times New Roman Bold" w:hAnsi="Times New Roman Bold"/>
        <w:b/>
        <w:bCs/>
        <w:caps/>
        <w:sz w:val="20"/>
      </w:rPr>
      <w:fldChar w:fldCharType="begin"/>
    </w:r>
    <w:r w:rsidRPr="00D04546">
      <w:rPr>
        <w:rStyle w:val="PageNumber"/>
        <w:rFonts w:ascii="Times New Roman Bold" w:hAnsi="Times New Roman Bold"/>
        <w:b/>
        <w:bCs/>
        <w:caps/>
        <w:sz w:val="20"/>
      </w:rPr>
      <w:instrText xml:space="preserve"> PAGE </w:instrText>
    </w:r>
    <w:r w:rsidRPr="00D04546">
      <w:rPr>
        <w:rStyle w:val="PageNumber"/>
        <w:rFonts w:ascii="Times New Roman Bold" w:hAnsi="Times New Roman Bold"/>
        <w:b/>
        <w:bCs/>
        <w:caps/>
        <w:sz w:val="20"/>
      </w:rPr>
      <w:fldChar w:fldCharType="separate"/>
    </w:r>
    <w:r>
      <w:rPr>
        <w:rStyle w:val="PageNumber"/>
        <w:rFonts w:ascii="Times New Roman Bold" w:hAnsi="Times New Roman Bold"/>
        <w:b/>
        <w:bCs/>
        <w:caps/>
        <w:noProof/>
        <w:sz w:val="20"/>
      </w:rPr>
      <w:t>4</w:t>
    </w:r>
    <w:r w:rsidRPr="00D04546">
      <w:rPr>
        <w:rStyle w:val="PageNumber"/>
        <w:rFonts w:ascii="Times New Roman Bold" w:hAnsi="Times New Roman Bold"/>
        <w:b/>
        <w:bCs/>
        <w:cap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77F20" w14:textId="77777777" w:rsidR="0085271C" w:rsidRDefault="0085271C">
      <w:r>
        <w:separator/>
      </w:r>
    </w:p>
  </w:footnote>
  <w:footnote w:type="continuationSeparator" w:id="0">
    <w:p w14:paraId="72379761" w14:textId="77777777" w:rsidR="0085271C" w:rsidRDefault="00852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11680" w14:textId="77777777" w:rsidR="00FD181F" w:rsidRDefault="00FD181F">
    <w:pPr>
      <w:pStyle w:val="Header"/>
    </w:pPr>
    <w:r>
      <w:rPr>
        <w:noProof/>
        <w:lang w:val="en-IN" w:eastAsia="en-IN" w:bidi="hi-IN"/>
      </w:rPr>
      <w:drawing>
        <wp:anchor distT="0" distB="0" distL="114300" distR="114300" simplePos="0" relativeHeight="251660288" behindDoc="0" locked="0" layoutInCell="1" allowOverlap="1" wp14:anchorId="3B95B22E" wp14:editId="78E15777">
          <wp:simplePos x="0" y="0"/>
          <wp:positionH relativeFrom="column">
            <wp:posOffset>-762000</wp:posOffset>
          </wp:positionH>
          <wp:positionV relativeFrom="paragraph">
            <wp:posOffset>-492760</wp:posOffset>
          </wp:positionV>
          <wp:extent cx="1569720" cy="10771505"/>
          <wp:effectExtent l="0" t="0" r="0" b="0"/>
          <wp:wrapNone/>
          <wp:docPr id="2" name="Picture 2" descr="Fond-Rec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Rec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107715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63219" w14:textId="77777777" w:rsidR="00E02690" w:rsidRDefault="00E026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9CBB7" w14:textId="77777777" w:rsidR="00E02690" w:rsidRPr="00B22DA4" w:rsidRDefault="00E02690" w:rsidP="00B22D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137A4" w14:textId="77777777" w:rsidR="00E02690" w:rsidRPr="00B22DA4" w:rsidRDefault="00E02690" w:rsidP="00B22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7445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6B743CB"/>
    <w:multiLevelType w:val="hybridMultilevel"/>
    <w:tmpl w:val="66E82984"/>
    <w:lvl w:ilvl="0" w:tplc="F3324A9A">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053230972">
    <w:abstractNumId w:val="0"/>
  </w:num>
  <w:num w:numId="2" w16cid:durableId="912278847">
    <w:abstractNumId w:val="2"/>
  </w:num>
  <w:num w:numId="3" w16cid:durableId="738291470">
    <w:abstractNumId w:val="1"/>
  </w:num>
  <w:num w:numId="4" w16cid:durableId="1241714685">
    <w:abstractNumId w:val="2"/>
  </w:num>
  <w:num w:numId="5" w16cid:durableId="795562875">
    <w:abstractNumId w:val="2"/>
  </w:num>
  <w:num w:numId="6" w16cid:durableId="1166168160">
    <w:abstractNumId w:val="2"/>
  </w:num>
  <w:num w:numId="7" w16cid:durableId="323511508">
    <w:abstractNumId w:val="2"/>
  </w:num>
  <w:num w:numId="8" w16cid:durableId="2060780419">
    <w:abstractNumId w:val="2"/>
  </w:num>
  <w:num w:numId="9" w16cid:durableId="511575863">
    <w:abstractNumId w:val="2"/>
  </w:num>
  <w:num w:numId="10" w16cid:durableId="569196298">
    <w:abstractNumId w:val="2"/>
  </w:num>
  <w:num w:numId="11" w16cid:durableId="804392577">
    <w:abstractNumId w:val="2"/>
  </w:num>
  <w:num w:numId="12" w16cid:durableId="396050503">
    <w:abstractNumId w:val="2"/>
  </w:num>
  <w:num w:numId="13" w16cid:durableId="1893612902">
    <w:abstractNumId w:val="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SB (HT)">
    <w15:presenceInfo w15:providerId="None" w15:userId="TSB (HT)"/>
  </w15:person>
  <w15:person w15:author="Stefano">
    <w15:presenceInfo w15:providerId="None" w15:userId="Stefa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rawingGridHorizontalSpacing w:val="120"/>
  <w:displayHorizontalDrawingGridEvery w:val="2"/>
  <w:noPunctuationKerning/>
  <w:characterSpacingControl w:val="doNotCompress"/>
  <w:hdrShapeDefaults>
    <o:shapedefaults v:ext="edit" spidmax="8193">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35CB"/>
    <w:rsid w:val="00003CAA"/>
    <w:rsid w:val="00004A38"/>
    <w:rsid w:val="00006FD8"/>
    <w:rsid w:val="00007949"/>
    <w:rsid w:val="0003282B"/>
    <w:rsid w:val="00034049"/>
    <w:rsid w:val="00058629"/>
    <w:rsid w:val="00067382"/>
    <w:rsid w:val="00087100"/>
    <w:rsid w:val="000A4539"/>
    <w:rsid w:val="000B0226"/>
    <w:rsid w:val="000B48B5"/>
    <w:rsid w:val="000C6849"/>
    <w:rsid w:val="000E6528"/>
    <w:rsid w:val="001010EC"/>
    <w:rsid w:val="00127BD2"/>
    <w:rsid w:val="00127CDE"/>
    <w:rsid w:val="00133E4A"/>
    <w:rsid w:val="00142879"/>
    <w:rsid w:val="00146A98"/>
    <w:rsid w:val="00152C27"/>
    <w:rsid w:val="00190A2B"/>
    <w:rsid w:val="00194D55"/>
    <w:rsid w:val="001C1902"/>
    <w:rsid w:val="001E0A1C"/>
    <w:rsid w:val="00216074"/>
    <w:rsid w:val="002240A7"/>
    <w:rsid w:val="002378FD"/>
    <w:rsid w:val="002506D1"/>
    <w:rsid w:val="002667D8"/>
    <w:rsid w:val="0029185B"/>
    <w:rsid w:val="00297FFA"/>
    <w:rsid w:val="002A45A6"/>
    <w:rsid w:val="002B0E11"/>
    <w:rsid w:val="002C1A6F"/>
    <w:rsid w:val="002C67BB"/>
    <w:rsid w:val="002D1C18"/>
    <w:rsid w:val="002D41EB"/>
    <w:rsid w:val="0030222D"/>
    <w:rsid w:val="003076FB"/>
    <w:rsid w:val="00320C88"/>
    <w:rsid w:val="003233ED"/>
    <w:rsid w:val="00355736"/>
    <w:rsid w:val="003859FC"/>
    <w:rsid w:val="00397277"/>
    <w:rsid w:val="003A4716"/>
    <w:rsid w:val="003B5C40"/>
    <w:rsid w:val="003D6ABF"/>
    <w:rsid w:val="003E4AF9"/>
    <w:rsid w:val="003F03EC"/>
    <w:rsid w:val="0040627C"/>
    <w:rsid w:val="00412492"/>
    <w:rsid w:val="00456818"/>
    <w:rsid w:val="00467172"/>
    <w:rsid w:val="00467B14"/>
    <w:rsid w:val="00490C80"/>
    <w:rsid w:val="00492BA3"/>
    <w:rsid w:val="004B39E2"/>
    <w:rsid w:val="004C062A"/>
    <w:rsid w:val="004C46CD"/>
    <w:rsid w:val="004D3BA7"/>
    <w:rsid w:val="00501B49"/>
    <w:rsid w:val="00540244"/>
    <w:rsid w:val="005939F7"/>
    <w:rsid w:val="005C712C"/>
    <w:rsid w:val="0060241A"/>
    <w:rsid w:val="00614441"/>
    <w:rsid w:val="00620605"/>
    <w:rsid w:val="00633928"/>
    <w:rsid w:val="00641720"/>
    <w:rsid w:val="0064792C"/>
    <w:rsid w:val="006558EC"/>
    <w:rsid w:val="00665E46"/>
    <w:rsid w:val="00671B11"/>
    <w:rsid w:val="006727AE"/>
    <w:rsid w:val="00673A4E"/>
    <w:rsid w:val="00675621"/>
    <w:rsid w:val="006935CA"/>
    <w:rsid w:val="006D2635"/>
    <w:rsid w:val="00721F06"/>
    <w:rsid w:val="00737170"/>
    <w:rsid w:val="00785779"/>
    <w:rsid w:val="0078796F"/>
    <w:rsid w:val="007F417E"/>
    <w:rsid w:val="0083023F"/>
    <w:rsid w:val="0084023B"/>
    <w:rsid w:val="00844F16"/>
    <w:rsid w:val="0085271C"/>
    <w:rsid w:val="00855699"/>
    <w:rsid w:val="00872AFE"/>
    <w:rsid w:val="00886202"/>
    <w:rsid w:val="008A693C"/>
    <w:rsid w:val="008B001E"/>
    <w:rsid w:val="008C2F1C"/>
    <w:rsid w:val="008D24BE"/>
    <w:rsid w:val="008E6D55"/>
    <w:rsid w:val="00907B6B"/>
    <w:rsid w:val="00911869"/>
    <w:rsid w:val="009452D2"/>
    <w:rsid w:val="0095330F"/>
    <w:rsid w:val="00960647"/>
    <w:rsid w:val="00962424"/>
    <w:rsid w:val="00962725"/>
    <w:rsid w:val="009635CB"/>
    <w:rsid w:val="00970CD5"/>
    <w:rsid w:val="00981C2C"/>
    <w:rsid w:val="009A4898"/>
    <w:rsid w:val="009A4F98"/>
    <w:rsid w:val="009C01D1"/>
    <w:rsid w:val="009C46D8"/>
    <w:rsid w:val="009D26EB"/>
    <w:rsid w:val="009D76F7"/>
    <w:rsid w:val="00A01C5E"/>
    <w:rsid w:val="00A36E26"/>
    <w:rsid w:val="00A40B6A"/>
    <w:rsid w:val="00A6449D"/>
    <w:rsid w:val="00A74437"/>
    <w:rsid w:val="00A7792D"/>
    <w:rsid w:val="00A864F9"/>
    <w:rsid w:val="00A90B48"/>
    <w:rsid w:val="00A93B35"/>
    <w:rsid w:val="00AA4884"/>
    <w:rsid w:val="00AF0764"/>
    <w:rsid w:val="00AF3A7B"/>
    <w:rsid w:val="00B22DA4"/>
    <w:rsid w:val="00B3067F"/>
    <w:rsid w:val="00B51CCD"/>
    <w:rsid w:val="00B6296C"/>
    <w:rsid w:val="00B639E4"/>
    <w:rsid w:val="00B8367E"/>
    <w:rsid w:val="00B847E7"/>
    <w:rsid w:val="00B87323"/>
    <w:rsid w:val="00B93849"/>
    <w:rsid w:val="00BB7441"/>
    <w:rsid w:val="00BD6371"/>
    <w:rsid w:val="00BF6782"/>
    <w:rsid w:val="00C066A8"/>
    <w:rsid w:val="00C078B7"/>
    <w:rsid w:val="00C1062C"/>
    <w:rsid w:val="00C26533"/>
    <w:rsid w:val="00C42501"/>
    <w:rsid w:val="00C71DFD"/>
    <w:rsid w:val="00C80C5B"/>
    <w:rsid w:val="00C932B1"/>
    <w:rsid w:val="00CA3F8B"/>
    <w:rsid w:val="00CA6A4B"/>
    <w:rsid w:val="00CA7EB6"/>
    <w:rsid w:val="00CB74EE"/>
    <w:rsid w:val="00CE189D"/>
    <w:rsid w:val="00D10FC9"/>
    <w:rsid w:val="00D150B8"/>
    <w:rsid w:val="00D30A67"/>
    <w:rsid w:val="00D46926"/>
    <w:rsid w:val="00D509D0"/>
    <w:rsid w:val="00D710AF"/>
    <w:rsid w:val="00D8681F"/>
    <w:rsid w:val="00D9069A"/>
    <w:rsid w:val="00D96FEB"/>
    <w:rsid w:val="00DE07BE"/>
    <w:rsid w:val="00DE2D8D"/>
    <w:rsid w:val="00DF41E8"/>
    <w:rsid w:val="00E02690"/>
    <w:rsid w:val="00E41D57"/>
    <w:rsid w:val="00E46AC6"/>
    <w:rsid w:val="00E92B39"/>
    <w:rsid w:val="00E93439"/>
    <w:rsid w:val="00EB3B4B"/>
    <w:rsid w:val="00ED5DD3"/>
    <w:rsid w:val="00EE54CA"/>
    <w:rsid w:val="00F01019"/>
    <w:rsid w:val="00F014D0"/>
    <w:rsid w:val="00F040F0"/>
    <w:rsid w:val="00F05ED5"/>
    <w:rsid w:val="00F07D06"/>
    <w:rsid w:val="00F14A92"/>
    <w:rsid w:val="00F62345"/>
    <w:rsid w:val="00FA0911"/>
    <w:rsid w:val="00FC1669"/>
    <w:rsid w:val="00FC331F"/>
    <w:rsid w:val="00FC51E5"/>
    <w:rsid w:val="00FD181F"/>
    <w:rsid w:val="00FD7800"/>
    <w:rsid w:val="12C9BFC7"/>
    <w:rsid w:val="579B9F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8193">
      <v:textbox inset="5.85pt,.7pt,5.85pt,.7pt"/>
    </o:shapedefaults>
    <o:shapelayout v:ext="edit">
      <o:idmap v:ext="edit" data="1"/>
    </o:shapelayout>
  </w:shapeDefaults>
  <w:decimalSymbol w:val=","/>
  <w:listSeparator w:val=";"/>
  <w14:docId w14:val="06DB4856"/>
  <w15:docId w15:val="{05F377C5-6F3A-4428-89F0-BCAAE3259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6D09"/>
    <w:pPr>
      <w:spacing w:before="120"/>
    </w:pPr>
    <w:rPr>
      <w:sz w:val="24"/>
    </w:rPr>
  </w:style>
  <w:style w:type="paragraph" w:styleId="Heading1">
    <w:name w:val="heading 1"/>
    <w:basedOn w:val="Normal"/>
    <w:next w:val="Normal"/>
    <w:link w:val="Heading1Char"/>
    <w:rsid w:val="00F14A92"/>
    <w:pPr>
      <w:keepNext/>
      <w:numPr>
        <w:numId w:val="2"/>
      </w:numPr>
      <w:spacing w:before="240" w:after="60"/>
      <w:outlineLvl w:val="0"/>
    </w:pPr>
    <w:rPr>
      <w:rFonts w:cs="Arial"/>
      <w:b/>
      <w:bCs/>
      <w:kern w:val="32"/>
      <w:szCs w:val="32"/>
      <w:lang w:val="en-GB" w:eastAsia="ja-JP"/>
    </w:rPr>
  </w:style>
  <w:style w:type="paragraph" w:styleId="Heading2">
    <w:name w:val="heading 2"/>
    <w:basedOn w:val="Normal"/>
    <w:next w:val="Normal"/>
    <w:rsid w:val="00F14A92"/>
    <w:pPr>
      <w:keepNext/>
      <w:numPr>
        <w:ilvl w:val="1"/>
        <w:numId w:val="2"/>
      </w:numPr>
      <w:spacing w:before="240" w:after="60"/>
      <w:outlineLvl w:val="1"/>
    </w:pPr>
    <w:rPr>
      <w:rFonts w:cs="Arial"/>
      <w:b/>
      <w:bCs/>
      <w:iCs/>
      <w:szCs w:val="28"/>
      <w:lang w:val="en-GB" w:eastAsia="ja-JP"/>
    </w:rPr>
  </w:style>
  <w:style w:type="paragraph" w:styleId="Heading3">
    <w:name w:val="heading 3"/>
    <w:basedOn w:val="Normal"/>
    <w:next w:val="Normal"/>
    <w:rsid w:val="00F14A92"/>
    <w:pPr>
      <w:keepNext/>
      <w:numPr>
        <w:ilvl w:val="2"/>
        <w:numId w:val="2"/>
      </w:numPr>
      <w:spacing w:before="240" w:after="60"/>
      <w:outlineLvl w:val="2"/>
    </w:pPr>
    <w:rPr>
      <w:rFonts w:cs="Arial"/>
      <w:b/>
      <w:bCs/>
      <w:szCs w:val="26"/>
      <w:lang w:val="en-GB" w:eastAsia="ja-JP"/>
    </w:rPr>
  </w:style>
  <w:style w:type="paragraph" w:styleId="Heading4">
    <w:name w:val="heading 4"/>
    <w:basedOn w:val="Normal"/>
    <w:next w:val="Normal"/>
    <w:qFormat/>
    <w:rsid w:val="00F14A92"/>
    <w:pPr>
      <w:keepNext/>
      <w:numPr>
        <w:ilvl w:val="3"/>
        <w:numId w:val="2"/>
      </w:numPr>
      <w:spacing w:before="240" w:after="60"/>
      <w:outlineLvl w:val="3"/>
    </w:pPr>
    <w:rPr>
      <w:b/>
      <w:bCs/>
      <w:szCs w:val="28"/>
      <w:lang w:val="en-GB" w:eastAsia="ja-JP"/>
    </w:rPr>
  </w:style>
  <w:style w:type="paragraph" w:styleId="Heading5">
    <w:name w:val="heading 5"/>
    <w:basedOn w:val="Normal"/>
    <w:next w:val="Normal"/>
    <w:qFormat/>
    <w:rsid w:val="00F14A92"/>
    <w:pPr>
      <w:numPr>
        <w:ilvl w:val="4"/>
        <w:numId w:val="2"/>
      </w:numPr>
      <w:spacing w:before="240" w:after="60"/>
      <w:outlineLvl w:val="4"/>
    </w:pPr>
    <w:rPr>
      <w:b/>
      <w:bCs/>
      <w:i/>
      <w:iCs/>
      <w:szCs w:val="26"/>
      <w:lang w:val="en-GB" w:eastAsia="ja-JP"/>
    </w:rPr>
  </w:style>
  <w:style w:type="paragraph" w:styleId="Heading6">
    <w:name w:val="heading 6"/>
    <w:basedOn w:val="Normal"/>
    <w:next w:val="Normal"/>
    <w:rsid w:val="00F14A92"/>
    <w:pPr>
      <w:numPr>
        <w:ilvl w:val="5"/>
        <w:numId w:val="2"/>
      </w:numPr>
      <w:spacing w:before="240" w:after="60"/>
      <w:outlineLvl w:val="5"/>
    </w:pPr>
    <w:rPr>
      <w:b/>
      <w:bCs/>
      <w:szCs w:val="22"/>
      <w:lang w:val="en-GB" w:eastAsia="ja-JP"/>
    </w:rPr>
  </w:style>
  <w:style w:type="paragraph" w:styleId="Heading7">
    <w:name w:val="heading 7"/>
    <w:basedOn w:val="Normal"/>
    <w:next w:val="Normal"/>
    <w:rsid w:val="00F14A92"/>
    <w:pPr>
      <w:numPr>
        <w:ilvl w:val="6"/>
        <w:numId w:val="2"/>
      </w:numPr>
      <w:spacing w:before="240" w:after="60"/>
      <w:outlineLvl w:val="6"/>
    </w:pPr>
    <w:rPr>
      <w:szCs w:val="24"/>
      <w:lang w:val="en-GB" w:eastAsia="ja-JP"/>
    </w:rPr>
  </w:style>
  <w:style w:type="paragraph" w:styleId="Heading8">
    <w:name w:val="heading 8"/>
    <w:basedOn w:val="Normal"/>
    <w:next w:val="Normal"/>
    <w:rsid w:val="00F14A92"/>
    <w:pPr>
      <w:numPr>
        <w:ilvl w:val="7"/>
        <w:numId w:val="2"/>
      </w:numPr>
      <w:spacing w:before="240" w:after="60"/>
      <w:outlineLvl w:val="7"/>
    </w:pPr>
    <w:rPr>
      <w:i/>
      <w:iCs/>
      <w:szCs w:val="24"/>
      <w:lang w:val="en-GB" w:eastAsia="ja-JP"/>
    </w:rPr>
  </w:style>
  <w:style w:type="paragraph" w:styleId="Heading9">
    <w:name w:val="heading 9"/>
    <w:basedOn w:val="Normal"/>
    <w:next w:val="Normal"/>
    <w:rsid w:val="00F14A92"/>
    <w:pPr>
      <w:numPr>
        <w:ilvl w:val="8"/>
        <w:numId w:val="2"/>
      </w:numPr>
      <w:spacing w:before="240" w:after="60"/>
      <w:outlineLvl w:val="8"/>
    </w:pPr>
    <w:rPr>
      <w:rFonts w:cs="Arial"/>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ASN1">
    <w:name w:val="ASN.1"/>
    <w:rsid w:val="00873B88"/>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Times New Roman" w:hAnsi="Courier New"/>
      <w:b/>
      <w:noProof/>
      <w:lang w:val="en-GB" w:eastAsia="en-US"/>
    </w:rPr>
  </w:style>
  <w:style w:type="table" w:styleId="TableGrid">
    <w:name w:val="Table Grid"/>
    <w:basedOn w:val="TableNormal"/>
    <w:rsid w:val="00A0117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95595B"/>
    <w:pPr>
      <w:spacing w:after="120"/>
    </w:pPr>
    <w:rPr>
      <w:b/>
      <w:bCs/>
      <w:caps/>
      <w:sz w:val="20"/>
      <w:szCs w:val="24"/>
    </w:rPr>
  </w:style>
  <w:style w:type="paragraph" w:styleId="TOC2">
    <w:name w:val="toc 2"/>
    <w:basedOn w:val="Normal"/>
    <w:next w:val="Normal"/>
    <w:autoRedefine/>
    <w:uiPriority w:val="39"/>
    <w:rsid w:val="00A0117B"/>
    <w:pPr>
      <w:spacing w:before="0"/>
      <w:ind w:left="240"/>
    </w:pPr>
    <w:rPr>
      <w:smallCaps/>
      <w:sz w:val="20"/>
      <w:szCs w:val="24"/>
    </w:rPr>
  </w:style>
  <w:style w:type="paragraph" w:styleId="TOC3">
    <w:name w:val="toc 3"/>
    <w:basedOn w:val="Normal"/>
    <w:next w:val="Normal"/>
    <w:autoRedefine/>
    <w:uiPriority w:val="39"/>
    <w:rsid w:val="00A0117B"/>
    <w:pPr>
      <w:spacing w:before="0"/>
      <w:ind w:left="480"/>
    </w:pPr>
    <w:rPr>
      <w:i/>
      <w:iCs/>
      <w:sz w:val="20"/>
      <w:szCs w:val="24"/>
    </w:rPr>
  </w:style>
  <w:style w:type="character" w:styleId="Hyperlink">
    <w:name w:val="Hyperlink"/>
    <w:uiPriority w:val="99"/>
    <w:rsid w:val="00A0117B"/>
    <w:rPr>
      <w:color w:val="0000FF"/>
      <w:u w:val="single"/>
    </w:rPr>
  </w:style>
  <w:style w:type="paragraph" w:styleId="CommentText">
    <w:name w:val="annotation text"/>
    <w:basedOn w:val="Normal"/>
    <w:link w:val="CommentTextChar"/>
    <w:uiPriority w:val="99"/>
    <w:semiHidden/>
    <w:rsid w:val="00A0117B"/>
    <w:rPr>
      <w:rFonts w:eastAsia="Times New Roman"/>
      <w:sz w:val="20"/>
      <w:lang w:eastAsia="en-US"/>
    </w:rPr>
  </w:style>
  <w:style w:type="character" w:styleId="FollowedHyperlink">
    <w:name w:val="FollowedHyperlink"/>
    <w:rsid w:val="00A0117B"/>
    <w:rPr>
      <w:color w:val="800080"/>
      <w:u w:val="single"/>
    </w:rPr>
  </w:style>
  <w:style w:type="paragraph" w:customStyle="1" w:styleId="Figurelegend">
    <w:name w:val="Figure_legend"/>
    <w:basedOn w:val="Normal"/>
    <w:rsid w:val="00F27B26"/>
    <w:pPr>
      <w:keepNext/>
      <w:keepLines/>
      <w:overflowPunct w:val="0"/>
      <w:autoSpaceDE w:val="0"/>
      <w:autoSpaceDN w:val="0"/>
      <w:adjustRightInd w:val="0"/>
      <w:spacing w:before="20" w:after="20"/>
    </w:pPr>
    <w:rPr>
      <w:rFonts w:eastAsia="Times New Roman"/>
      <w:sz w:val="18"/>
      <w:lang w:val="en-GB" w:eastAsia="en-US"/>
    </w:rPr>
  </w:style>
  <w:style w:type="paragraph" w:customStyle="1" w:styleId="Normalaftertitle">
    <w:name w:val="Normal after title"/>
    <w:basedOn w:val="Normal"/>
    <w:next w:val="Normal"/>
    <w:rsid w:val="00166D09"/>
    <w:pPr>
      <w:tabs>
        <w:tab w:val="left" w:pos="794"/>
        <w:tab w:val="left" w:pos="1191"/>
        <w:tab w:val="left" w:pos="1588"/>
        <w:tab w:val="left" w:pos="1985"/>
      </w:tabs>
      <w:spacing w:before="320"/>
    </w:pPr>
    <w:rPr>
      <w:rFonts w:eastAsia="SimSun"/>
      <w:lang w:val="en-GB" w:eastAsia="en-US"/>
    </w:rPr>
  </w:style>
  <w:style w:type="character" w:styleId="CommentReference">
    <w:name w:val="annotation reference"/>
    <w:uiPriority w:val="99"/>
    <w:semiHidden/>
    <w:rsid w:val="00166D09"/>
    <w:rPr>
      <w:sz w:val="16"/>
    </w:rPr>
  </w:style>
  <w:style w:type="paragraph" w:customStyle="1" w:styleId="Normalaftertitle0">
    <w:name w:val="Normal_after_title"/>
    <w:basedOn w:val="Normal"/>
    <w:next w:val="Normal"/>
    <w:rsid w:val="00166D09"/>
    <w:pPr>
      <w:tabs>
        <w:tab w:val="left" w:pos="794"/>
        <w:tab w:val="left" w:pos="1191"/>
        <w:tab w:val="left" w:pos="1588"/>
        <w:tab w:val="left" w:pos="1985"/>
      </w:tabs>
      <w:overflowPunct w:val="0"/>
      <w:autoSpaceDE w:val="0"/>
      <w:autoSpaceDN w:val="0"/>
      <w:adjustRightInd w:val="0"/>
      <w:spacing w:before="360"/>
      <w:textAlignment w:val="baseline"/>
    </w:pPr>
    <w:rPr>
      <w:rFonts w:eastAsia="SimSun"/>
      <w:lang w:val="en-GB" w:eastAsia="en-US"/>
    </w:rPr>
  </w:style>
  <w:style w:type="paragraph" w:customStyle="1" w:styleId="Rectitle">
    <w:name w:val="Rec_title"/>
    <w:basedOn w:val="Normal"/>
    <w:next w:val="Normalaftertitle0"/>
    <w:rsid w:val="00166D0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SimSun"/>
      <w:b/>
      <w:sz w:val="28"/>
      <w:lang w:val="en-GB" w:eastAsia="en-US"/>
    </w:rPr>
  </w:style>
  <w:style w:type="paragraph" w:customStyle="1" w:styleId="RecNo">
    <w:name w:val="Rec_No"/>
    <w:basedOn w:val="Normal"/>
    <w:next w:val="Normal"/>
    <w:rsid w:val="00166D09"/>
    <w:pPr>
      <w:keepNext/>
      <w:keepLines/>
      <w:tabs>
        <w:tab w:val="left" w:pos="794"/>
        <w:tab w:val="left" w:pos="1191"/>
        <w:tab w:val="left" w:pos="1588"/>
        <w:tab w:val="left" w:pos="1985"/>
      </w:tabs>
      <w:overflowPunct w:val="0"/>
      <w:autoSpaceDE w:val="0"/>
      <w:autoSpaceDN w:val="0"/>
      <w:adjustRightInd w:val="0"/>
      <w:textAlignment w:val="baseline"/>
    </w:pPr>
    <w:rPr>
      <w:rFonts w:eastAsia="Times New Roman"/>
      <w:b/>
      <w:sz w:val="28"/>
      <w:lang w:val="en-GB" w:eastAsia="en-US"/>
    </w:rPr>
  </w:style>
  <w:style w:type="paragraph" w:styleId="TOC4">
    <w:name w:val="toc 4"/>
    <w:basedOn w:val="Normal"/>
    <w:next w:val="Normal"/>
    <w:autoRedefine/>
    <w:semiHidden/>
    <w:rsid w:val="00166D09"/>
    <w:pPr>
      <w:spacing w:before="0"/>
      <w:ind w:left="720"/>
    </w:pPr>
    <w:rPr>
      <w:sz w:val="18"/>
      <w:szCs w:val="21"/>
    </w:rPr>
  </w:style>
  <w:style w:type="paragraph" w:styleId="TOC5">
    <w:name w:val="toc 5"/>
    <w:basedOn w:val="Normal"/>
    <w:next w:val="Normal"/>
    <w:autoRedefine/>
    <w:semiHidden/>
    <w:rsid w:val="00166D09"/>
    <w:pPr>
      <w:spacing w:before="0"/>
      <w:ind w:left="960"/>
    </w:pPr>
    <w:rPr>
      <w:sz w:val="18"/>
      <w:szCs w:val="21"/>
    </w:rPr>
  </w:style>
  <w:style w:type="paragraph" w:styleId="TOC6">
    <w:name w:val="toc 6"/>
    <w:basedOn w:val="Normal"/>
    <w:next w:val="Normal"/>
    <w:autoRedefine/>
    <w:semiHidden/>
    <w:rsid w:val="00166D09"/>
    <w:pPr>
      <w:spacing w:before="0"/>
      <w:ind w:left="1200"/>
    </w:pPr>
    <w:rPr>
      <w:sz w:val="18"/>
      <w:szCs w:val="21"/>
    </w:rPr>
  </w:style>
  <w:style w:type="paragraph" w:styleId="TOC7">
    <w:name w:val="toc 7"/>
    <w:basedOn w:val="Normal"/>
    <w:next w:val="Normal"/>
    <w:autoRedefine/>
    <w:semiHidden/>
    <w:rsid w:val="00166D09"/>
    <w:pPr>
      <w:spacing w:before="0"/>
      <w:ind w:left="1440"/>
    </w:pPr>
    <w:rPr>
      <w:sz w:val="18"/>
      <w:szCs w:val="21"/>
    </w:rPr>
  </w:style>
  <w:style w:type="paragraph" w:styleId="TOC8">
    <w:name w:val="toc 8"/>
    <w:basedOn w:val="Normal"/>
    <w:next w:val="Normal"/>
    <w:autoRedefine/>
    <w:semiHidden/>
    <w:rsid w:val="00166D09"/>
    <w:pPr>
      <w:spacing w:before="0"/>
      <w:ind w:left="1680"/>
    </w:pPr>
    <w:rPr>
      <w:sz w:val="18"/>
      <w:szCs w:val="21"/>
    </w:rPr>
  </w:style>
  <w:style w:type="paragraph" w:styleId="TOC9">
    <w:name w:val="toc 9"/>
    <w:basedOn w:val="Normal"/>
    <w:next w:val="Normal"/>
    <w:autoRedefine/>
    <w:semiHidden/>
    <w:rsid w:val="00166D09"/>
    <w:pPr>
      <w:spacing w:before="0"/>
      <w:ind w:left="1920"/>
    </w:pPr>
    <w:rPr>
      <w:sz w:val="18"/>
      <w:szCs w:val="21"/>
    </w:rPr>
  </w:style>
  <w:style w:type="paragraph" w:customStyle="1" w:styleId="FigureNotitle">
    <w:name w:val="Figure_No &amp; title"/>
    <w:basedOn w:val="Normal"/>
    <w:next w:val="Normal"/>
    <w:qFormat/>
    <w:rsid w:val="00EF32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lang w:val="en-GB" w:eastAsia="en-US"/>
    </w:rPr>
  </w:style>
  <w:style w:type="paragraph" w:styleId="BalloonText">
    <w:name w:val="Balloon Text"/>
    <w:basedOn w:val="Normal"/>
    <w:semiHidden/>
    <w:rsid w:val="00FE7DA8"/>
    <w:rPr>
      <w:rFonts w:ascii="ヒラギノ角ゴ Pro W3" w:eastAsia="ヒラギノ角ゴ Pro W3"/>
      <w:sz w:val="18"/>
      <w:szCs w:val="18"/>
    </w:rPr>
  </w:style>
  <w:style w:type="paragraph" w:styleId="CommentSubject">
    <w:name w:val="annotation subject"/>
    <w:basedOn w:val="CommentText"/>
    <w:next w:val="CommentText"/>
    <w:semiHidden/>
    <w:rsid w:val="00003CAA"/>
    <w:rPr>
      <w:rFonts w:eastAsia="MS Mincho"/>
      <w:b/>
      <w:bCs/>
      <w:lang w:eastAsia="zh-CN"/>
    </w:rPr>
  </w:style>
  <w:style w:type="paragraph" w:customStyle="1" w:styleId="TableNotitle">
    <w:name w:val="Table_No &amp; title"/>
    <w:basedOn w:val="Normal"/>
    <w:next w:val="Normal"/>
    <w:qFormat/>
    <w:rsid w:val="00C4250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b/>
      <w:lang w:val="en-GB" w:eastAsia="en-US"/>
    </w:rPr>
  </w:style>
  <w:style w:type="paragraph" w:customStyle="1" w:styleId="Equation">
    <w:name w:val="Equation"/>
    <w:basedOn w:val="Normal"/>
    <w:rsid w:val="00C42501"/>
    <w:pPr>
      <w:tabs>
        <w:tab w:val="left" w:pos="794"/>
        <w:tab w:val="center" w:pos="4820"/>
        <w:tab w:val="right" w:pos="9639"/>
      </w:tabs>
      <w:overflowPunct w:val="0"/>
      <w:autoSpaceDE w:val="0"/>
      <w:autoSpaceDN w:val="0"/>
      <w:adjustRightInd w:val="0"/>
      <w:textAlignment w:val="baseline"/>
    </w:pPr>
    <w:rPr>
      <w:rFonts w:eastAsia="Times New Roman"/>
      <w:lang w:val="en-GB" w:eastAsia="en-US"/>
    </w:rPr>
  </w:style>
  <w:style w:type="paragraph" w:customStyle="1" w:styleId="Headingb">
    <w:name w:val="Heading_b"/>
    <w:basedOn w:val="Normal"/>
    <w:next w:val="Normal"/>
    <w:qFormat/>
    <w:rsid w:val="00F14A92"/>
    <w:pPr>
      <w:keepNext/>
      <w:tabs>
        <w:tab w:val="left" w:pos="794"/>
        <w:tab w:val="left" w:pos="1191"/>
        <w:tab w:val="left" w:pos="1588"/>
        <w:tab w:val="left" w:pos="1985"/>
      </w:tabs>
      <w:overflowPunct w:val="0"/>
      <w:autoSpaceDE w:val="0"/>
      <w:autoSpaceDN w:val="0"/>
      <w:adjustRightInd w:val="0"/>
      <w:spacing w:before="160"/>
      <w:textAlignment w:val="baseline"/>
    </w:pPr>
    <w:rPr>
      <w:b/>
      <w:lang w:val="en-GB" w:eastAsia="ja-JP"/>
    </w:rPr>
  </w:style>
  <w:style w:type="paragraph" w:customStyle="1" w:styleId="AnnexNotitle">
    <w:name w:val="Annex_No &amp; title"/>
    <w:basedOn w:val="Normal"/>
    <w:next w:val="Normal"/>
    <w:rsid w:val="0029185B"/>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lang w:val="en-GB" w:eastAsia="en-US"/>
    </w:rPr>
  </w:style>
  <w:style w:type="paragraph" w:customStyle="1" w:styleId="AppendixNotitle">
    <w:name w:val="Appendix_No &amp; title"/>
    <w:basedOn w:val="AnnexNotitle"/>
    <w:next w:val="Normal"/>
    <w:rsid w:val="0029185B"/>
  </w:style>
  <w:style w:type="paragraph" w:styleId="TableofFigures">
    <w:name w:val="table of figures"/>
    <w:basedOn w:val="Normal"/>
    <w:next w:val="Normal"/>
    <w:uiPriority w:val="99"/>
    <w:rsid w:val="00F14A92"/>
    <w:pPr>
      <w:tabs>
        <w:tab w:val="right" w:leader="dot" w:pos="9639"/>
      </w:tabs>
      <w:overflowPunct w:val="0"/>
      <w:autoSpaceDE w:val="0"/>
      <w:autoSpaceDN w:val="0"/>
      <w:adjustRightInd w:val="0"/>
      <w:textAlignment w:val="baseline"/>
    </w:pPr>
    <w:rPr>
      <w:smallCaps/>
      <w:sz w:val="20"/>
      <w:szCs w:val="24"/>
      <w:lang w:val="en-GB" w:eastAsia="en-US"/>
    </w:rPr>
  </w:style>
  <w:style w:type="paragraph" w:customStyle="1" w:styleId="Heading1Centered">
    <w:name w:val="Heading 1 Centered"/>
    <w:basedOn w:val="Heading1"/>
    <w:rsid w:val="00F14A92"/>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paragraph" w:customStyle="1" w:styleId="Headingi">
    <w:name w:val="Heading_i"/>
    <w:basedOn w:val="Normal"/>
    <w:next w:val="Normal"/>
    <w:rsid w:val="00F14A92"/>
    <w:pPr>
      <w:keepNext/>
      <w:tabs>
        <w:tab w:val="left" w:pos="794"/>
        <w:tab w:val="left" w:pos="1191"/>
        <w:tab w:val="left" w:pos="1588"/>
        <w:tab w:val="left" w:pos="1985"/>
      </w:tabs>
      <w:overflowPunct w:val="0"/>
      <w:autoSpaceDE w:val="0"/>
      <w:autoSpaceDN w:val="0"/>
      <w:adjustRightInd w:val="0"/>
      <w:spacing w:before="160"/>
      <w:textAlignment w:val="baseline"/>
    </w:pPr>
    <w:rPr>
      <w:i/>
      <w:lang w:val="en-GB" w:eastAsia="ja-JP"/>
    </w:rPr>
  </w:style>
  <w:style w:type="paragraph" w:customStyle="1" w:styleId="Headingib">
    <w:name w:val="Heading_ib"/>
    <w:basedOn w:val="Headingi"/>
    <w:qFormat/>
    <w:rsid w:val="00F14A92"/>
    <w:rPr>
      <w:b/>
      <w:bCs/>
    </w:rPr>
  </w:style>
  <w:style w:type="paragraph" w:customStyle="1" w:styleId="Tablehead">
    <w:name w:val="Table_head"/>
    <w:basedOn w:val="Normal"/>
    <w:next w:val="Normal"/>
    <w:rsid w:val="00F14A9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lang w:val="en-GB" w:eastAsia="en-US"/>
    </w:rPr>
  </w:style>
  <w:style w:type="paragraph" w:customStyle="1" w:styleId="Tabletext">
    <w:name w:val="Table_text"/>
    <w:basedOn w:val="Normal"/>
    <w:rsid w:val="00F14A9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Figure">
    <w:name w:val="Figure"/>
    <w:basedOn w:val="Normal"/>
    <w:next w:val="Normal"/>
    <w:rsid w:val="00F14A9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lang w:val="en-GB" w:eastAsia="en-US"/>
    </w:rPr>
  </w:style>
  <w:style w:type="paragraph" w:customStyle="1" w:styleId="toc0">
    <w:name w:val="toc 0"/>
    <w:basedOn w:val="Normal"/>
    <w:next w:val="TOC1"/>
    <w:rsid w:val="00F05ED5"/>
    <w:pPr>
      <w:tabs>
        <w:tab w:val="right" w:pos="9639"/>
      </w:tabs>
      <w:overflowPunct w:val="0"/>
      <w:autoSpaceDE w:val="0"/>
      <w:autoSpaceDN w:val="0"/>
      <w:adjustRightInd w:val="0"/>
      <w:jc w:val="right"/>
      <w:textAlignment w:val="baseline"/>
    </w:pPr>
    <w:rPr>
      <w:rFonts w:eastAsia="Times New Roman"/>
      <w:b/>
      <w:lang w:val="en-GB" w:eastAsia="en-US"/>
    </w:rPr>
  </w:style>
  <w:style w:type="paragraph" w:styleId="List2">
    <w:name w:val="List 2"/>
    <w:basedOn w:val="Normal"/>
    <w:rsid w:val="0060241A"/>
    <w:pPr>
      <w:tabs>
        <w:tab w:val="left" w:pos="794"/>
        <w:tab w:val="left" w:pos="1191"/>
        <w:tab w:val="left" w:pos="1588"/>
        <w:tab w:val="left" w:pos="1985"/>
      </w:tabs>
      <w:overflowPunct w:val="0"/>
      <w:autoSpaceDE w:val="0"/>
      <w:autoSpaceDN w:val="0"/>
      <w:adjustRightInd w:val="0"/>
      <w:ind w:left="566" w:hanging="283"/>
      <w:textAlignment w:val="baseline"/>
    </w:pPr>
    <w:rPr>
      <w:rFonts w:eastAsia="Times New Roman"/>
      <w:szCs w:val="24"/>
      <w:lang w:val="en-GB" w:eastAsia="en-US"/>
    </w:rPr>
  </w:style>
  <w:style w:type="paragraph" w:styleId="List3">
    <w:name w:val="List 3"/>
    <w:basedOn w:val="Normal"/>
    <w:rsid w:val="0060241A"/>
    <w:pPr>
      <w:tabs>
        <w:tab w:val="left" w:pos="794"/>
        <w:tab w:val="left" w:pos="1191"/>
        <w:tab w:val="left" w:pos="1588"/>
        <w:tab w:val="left" w:pos="1985"/>
      </w:tabs>
      <w:overflowPunct w:val="0"/>
      <w:autoSpaceDE w:val="0"/>
      <w:autoSpaceDN w:val="0"/>
      <w:adjustRightInd w:val="0"/>
      <w:ind w:left="849" w:hanging="283"/>
      <w:textAlignment w:val="baseline"/>
    </w:pPr>
    <w:rPr>
      <w:rFonts w:eastAsia="Times New Roman"/>
      <w:szCs w:val="24"/>
      <w:lang w:val="en-GB" w:eastAsia="en-US"/>
    </w:rPr>
  </w:style>
  <w:style w:type="paragraph" w:styleId="List4">
    <w:name w:val="List 4"/>
    <w:basedOn w:val="Normal"/>
    <w:rsid w:val="0060241A"/>
    <w:pPr>
      <w:tabs>
        <w:tab w:val="left" w:pos="794"/>
        <w:tab w:val="left" w:pos="1191"/>
        <w:tab w:val="left" w:pos="1588"/>
        <w:tab w:val="left" w:pos="1985"/>
      </w:tabs>
      <w:overflowPunct w:val="0"/>
      <w:autoSpaceDE w:val="0"/>
      <w:autoSpaceDN w:val="0"/>
      <w:adjustRightInd w:val="0"/>
      <w:ind w:left="1132" w:hanging="283"/>
      <w:textAlignment w:val="baseline"/>
    </w:pPr>
    <w:rPr>
      <w:rFonts w:eastAsia="Times New Roman"/>
      <w:szCs w:val="24"/>
      <w:lang w:val="en-GB" w:eastAsia="en-US"/>
    </w:rPr>
  </w:style>
  <w:style w:type="paragraph" w:styleId="List5">
    <w:name w:val="List 5"/>
    <w:basedOn w:val="Normal"/>
    <w:rsid w:val="0060241A"/>
    <w:pPr>
      <w:tabs>
        <w:tab w:val="left" w:pos="794"/>
        <w:tab w:val="left" w:pos="1191"/>
        <w:tab w:val="left" w:pos="1588"/>
        <w:tab w:val="left" w:pos="1985"/>
      </w:tabs>
      <w:overflowPunct w:val="0"/>
      <w:autoSpaceDE w:val="0"/>
      <w:autoSpaceDN w:val="0"/>
      <w:adjustRightInd w:val="0"/>
      <w:ind w:left="1415" w:hanging="283"/>
      <w:textAlignment w:val="baseline"/>
    </w:pPr>
    <w:rPr>
      <w:rFonts w:eastAsia="Times New Roman"/>
      <w:szCs w:val="24"/>
      <w:lang w:val="en-GB" w:eastAsia="en-US"/>
    </w:rPr>
  </w:style>
  <w:style w:type="paragraph" w:styleId="Caption">
    <w:name w:val="caption"/>
    <w:basedOn w:val="Normal"/>
    <w:next w:val="Normal"/>
    <w:rsid w:val="0060241A"/>
    <w:pPr>
      <w:spacing w:after="120"/>
      <w:jc w:val="center"/>
    </w:pPr>
    <w:rPr>
      <w:rFonts w:eastAsia="Times New Roman"/>
      <w:b/>
      <w:bCs/>
      <w:szCs w:val="24"/>
      <w:lang w:val="en-GB" w:eastAsia="en-US"/>
    </w:rPr>
  </w:style>
  <w:style w:type="paragraph" w:customStyle="1" w:styleId="Tablelegend">
    <w:name w:val="Table_legend"/>
    <w:basedOn w:val="Normal"/>
    <w:rsid w:val="0060241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lang w:val="en-GB" w:eastAsia="en-US"/>
    </w:rPr>
  </w:style>
  <w:style w:type="paragraph" w:styleId="TOCHeading">
    <w:name w:val="TOC Heading"/>
    <w:basedOn w:val="Heading1"/>
    <w:next w:val="Normal"/>
    <w:uiPriority w:val="39"/>
    <w:semiHidden/>
    <w:unhideWhenUsed/>
    <w:qFormat/>
    <w:rsid w:val="0060241A"/>
    <w:pPr>
      <w:keepLines/>
      <w:numPr>
        <w:numId w:val="0"/>
      </w:numPr>
      <w:spacing w:before="480" w:after="0" w:line="276" w:lineRule="auto"/>
      <w:outlineLvl w:val="9"/>
    </w:pPr>
    <w:rPr>
      <w:rFonts w:ascii="Cambria" w:eastAsia="SimSun" w:hAnsi="Cambria" w:cs="Times New Roman"/>
      <w:color w:val="365F91"/>
      <w:kern w:val="0"/>
      <w:sz w:val="28"/>
      <w:szCs w:val="28"/>
      <w:lang w:val="en-US" w:eastAsia="en-US"/>
    </w:rPr>
  </w:style>
  <w:style w:type="character" w:customStyle="1" w:styleId="Heading1Char">
    <w:name w:val="Heading 1 Char"/>
    <w:link w:val="Heading1"/>
    <w:rsid w:val="009635CB"/>
    <w:rPr>
      <w:rFonts w:cs="Arial"/>
      <w:b/>
      <w:bCs/>
      <w:kern w:val="32"/>
      <w:sz w:val="24"/>
      <w:szCs w:val="32"/>
      <w:lang w:val="en-GB" w:eastAsia="ja-JP"/>
    </w:rPr>
  </w:style>
  <w:style w:type="paragraph" w:styleId="Revision">
    <w:name w:val="Revision"/>
    <w:hidden/>
    <w:uiPriority w:val="99"/>
    <w:semiHidden/>
    <w:rsid w:val="009635CB"/>
    <w:rPr>
      <w:sz w:val="24"/>
    </w:rPr>
  </w:style>
  <w:style w:type="character" w:styleId="Emphasis">
    <w:name w:val="Emphasis"/>
    <w:rsid w:val="009635CB"/>
    <w:rPr>
      <w:i/>
      <w:iCs/>
    </w:rPr>
  </w:style>
  <w:style w:type="character" w:styleId="Strong">
    <w:name w:val="Strong"/>
    <w:rsid w:val="009635CB"/>
    <w:rPr>
      <w:b/>
      <w:bCs/>
    </w:rPr>
  </w:style>
  <w:style w:type="paragraph" w:styleId="Quote">
    <w:name w:val="Quote"/>
    <w:basedOn w:val="Normal"/>
    <w:next w:val="Normal"/>
    <w:link w:val="QuoteChar"/>
    <w:uiPriority w:val="29"/>
    <w:rsid w:val="009635CB"/>
    <w:pPr>
      <w:spacing w:before="200" w:after="160"/>
      <w:ind w:left="864" w:right="864"/>
      <w:jc w:val="center"/>
    </w:pPr>
    <w:rPr>
      <w:i/>
      <w:iCs/>
      <w:color w:val="404040"/>
    </w:rPr>
  </w:style>
  <w:style w:type="character" w:customStyle="1" w:styleId="QuoteChar">
    <w:name w:val="Quote Char"/>
    <w:link w:val="Quote"/>
    <w:uiPriority w:val="29"/>
    <w:rsid w:val="009635CB"/>
    <w:rPr>
      <w:i/>
      <w:iCs/>
      <w:color w:val="404040"/>
      <w:sz w:val="24"/>
    </w:rPr>
  </w:style>
  <w:style w:type="character" w:customStyle="1" w:styleId="CommentTextChar">
    <w:name w:val="Comment Text Char"/>
    <w:basedOn w:val="DefaultParagraphFont"/>
    <w:link w:val="CommentText"/>
    <w:uiPriority w:val="99"/>
    <w:semiHidden/>
    <w:rsid w:val="00127BD2"/>
    <w:rPr>
      <w:rFonts w:eastAsia="Times New Roman"/>
      <w:lang w:eastAsia="en-US"/>
    </w:rPr>
  </w:style>
  <w:style w:type="character" w:customStyle="1" w:styleId="Mention1">
    <w:name w:val="Mention1"/>
    <w:basedOn w:val="DefaultParagraphFont"/>
    <w:uiPriority w:val="99"/>
    <w:unhideWhenUsed/>
    <w:rsid w:val="00127BD2"/>
    <w:rPr>
      <w:color w:val="2B579A"/>
      <w:shd w:val="clear" w:color="auto" w:fill="E1DFDD"/>
    </w:rPr>
  </w:style>
  <w:style w:type="paragraph" w:customStyle="1" w:styleId="VenueDate">
    <w:name w:val="VenueDate"/>
    <w:basedOn w:val="Normal"/>
    <w:rsid w:val="00127BD2"/>
    <w:pPr>
      <w:overflowPunct w:val="0"/>
      <w:autoSpaceDE w:val="0"/>
      <w:autoSpaceDN w:val="0"/>
      <w:adjustRightInd w:val="0"/>
      <w:jc w:val="right"/>
      <w:textAlignment w:val="baseline"/>
    </w:pPr>
    <w:rPr>
      <w:rFonts w:eastAsia="Times New Roman"/>
      <w:lang w:val="en-GB" w:eastAsia="en-US"/>
    </w:rPr>
  </w:style>
  <w:style w:type="paragraph" w:customStyle="1" w:styleId="TPapproval">
    <w:name w:val="TPapproval"/>
    <w:basedOn w:val="Normal"/>
    <w:rsid w:val="00A40B6A"/>
    <w:pPr>
      <w:wordWrap w:val="0"/>
      <w:spacing w:before="284"/>
      <w:jc w:val="right"/>
    </w:pPr>
    <w:rPr>
      <w:rFonts w:ascii="Arial" w:hAnsi="Arial"/>
      <w:sz w:val="28"/>
      <w:lang w:val="en-GB"/>
    </w:rPr>
  </w:style>
  <w:style w:type="paragraph" w:customStyle="1" w:styleId="TRnumber">
    <w:name w:val="TRnumber"/>
    <w:basedOn w:val="Normal"/>
    <w:rsid w:val="00CB74EE"/>
    <w:pPr>
      <w:tabs>
        <w:tab w:val="right" w:pos="9639"/>
      </w:tabs>
    </w:pPr>
    <w:rPr>
      <w:rFonts w:ascii="Arial" w:hAnsi="Arial" w:cs="Arial"/>
      <w:b/>
      <w:bCs/>
      <w:sz w:val="36"/>
      <w:lang w:val="en-GB"/>
    </w:rPr>
  </w:style>
  <w:style w:type="paragraph" w:customStyle="1" w:styleId="TRtitle">
    <w:name w:val="TRtitle"/>
    <w:basedOn w:val="Normal"/>
    <w:rsid w:val="00CB74EE"/>
    <w:pPr>
      <w:tabs>
        <w:tab w:val="right" w:pos="9639"/>
      </w:tabs>
      <w:spacing w:before="0"/>
    </w:pPr>
    <w:rPr>
      <w:rFonts w:ascii="Arial" w:hAnsi="Arial" w:cs="Arial"/>
      <w:b/>
      <w:bCs/>
      <w:sz w:val="36"/>
      <w:lang w:val="en-GB"/>
    </w:rPr>
  </w:style>
  <w:style w:type="paragraph" w:customStyle="1" w:styleId="TSBHeaderQuestion">
    <w:name w:val="TSBHeaderQuestion"/>
    <w:basedOn w:val="Normal"/>
    <w:rsid w:val="000A4539"/>
    <w:rPr>
      <w:rFonts w:eastAsiaTheme="minorEastAsia"/>
      <w:szCs w:val="24"/>
      <w:lang w:val="en-GB" w:eastAsia="ja-JP"/>
    </w:rPr>
  </w:style>
  <w:style w:type="paragraph" w:customStyle="1" w:styleId="TSBHeaderSource">
    <w:name w:val="TSBHeaderSource"/>
    <w:basedOn w:val="Normal"/>
    <w:rsid w:val="000A4539"/>
    <w:rPr>
      <w:rFonts w:eastAsiaTheme="minorEastAsia"/>
      <w:szCs w:val="24"/>
      <w:lang w:val="en-GB" w:eastAsia="ja-JP"/>
    </w:rPr>
  </w:style>
  <w:style w:type="paragraph" w:customStyle="1" w:styleId="TSBHeaderTitle">
    <w:name w:val="TSBHeaderTitle"/>
    <w:basedOn w:val="Normal"/>
    <w:rsid w:val="000A4539"/>
    <w:rPr>
      <w:rFonts w:eastAsiaTheme="minorEastAsia"/>
      <w:szCs w:val="24"/>
      <w:lang w:val="en-GB" w:eastAsia="ja-JP"/>
    </w:rPr>
  </w:style>
  <w:style w:type="paragraph" w:customStyle="1" w:styleId="TSBHeaderSummary">
    <w:name w:val="TSBHeaderSummary"/>
    <w:basedOn w:val="Normal"/>
    <w:rsid w:val="000A4539"/>
    <w:rPr>
      <w:rFonts w:eastAsiaTheme="minorEastAsia"/>
      <w:szCs w:val="24"/>
      <w:lang w:val="en-GB" w:eastAsia="ja-JP"/>
    </w:rPr>
  </w:style>
  <w:style w:type="paragraph" w:customStyle="1" w:styleId="Docnumber">
    <w:name w:val="Docnumber"/>
    <w:basedOn w:val="Normal"/>
    <w:link w:val="DocnumberChar"/>
    <w:rsid w:val="00D710AF"/>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lang w:val="en-GB" w:eastAsia="en-US"/>
    </w:rPr>
  </w:style>
  <w:style w:type="character" w:customStyle="1" w:styleId="DocnumberChar">
    <w:name w:val="Docnumber Char"/>
    <w:link w:val="Docnumber"/>
    <w:rsid w:val="00D710AF"/>
    <w:rPr>
      <w:rFonts w:eastAsia="SimSun"/>
      <w:b/>
      <w:sz w:val="32"/>
      <w:lang w:val="en-GB" w:eastAsia="en-US"/>
    </w:rPr>
  </w:style>
  <w:style w:type="paragraph" w:customStyle="1" w:styleId="TSBHeaderRight14">
    <w:name w:val="TSBHeaderRight14"/>
    <w:basedOn w:val="Normal"/>
    <w:rsid w:val="00D710AF"/>
    <w:pPr>
      <w:jc w:val="right"/>
    </w:pPr>
    <w:rPr>
      <w:rFonts w:eastAsiaTheme="minorEastAsia"/>
      <w:b/>
      <w:bCs/>
      <w:sz w:val="28"/>
      <w:szCs w:val="28"/>
      <w:lang w:val="en-GB" w:eastAsia="ja-JP"/>
    </w:rPr>
  </w:style>
  <w:style w:type="paragraph" w:styleId="ListParagraph">
    <w:name w:val="List Paragraph"/>
    <w:basedOn w:val="Normal"/>
    <w:uiPriority w:val="34"/>
    <w:qFormat/>
    <w:rsid w:val="00DE2D8D"/>
    <w:pPr>
      <w:ind w:left="720"/>
      <w:contextualSpacing/>
    </w:pPr>
    <w:rPr>
      <w:rFonts w:eastAsiaTheme="minorEastAsia"/>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81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avinash.70@gov.in"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0E1485F74E9F4F9B7D2D3E37BF4067" ma:contentTypeVersion="3" ma:contentTypeDescription="Create a new document." ma:contentTypeScope="" ma:versionID="729a038b4746369b0e35c611ddcce3a4">
  <xsd:schema xmlns:xsd="http://www.w3.org/2001/XMLSchema" xmlns:xs="http://www.w3.org/2001/XMLSchema" xmlns:p="http://schemas.microsoft.com/office/2006/metadata/properties" xmlns:ns1="http://schemas.microsoft.com/sharepoint/v3" xmlns:ns2="1aaea1ea-72e4-4374-b05e-72e2f16fb7ae" targetNamespace="http://schemas.microsoft.com/office/2006/metadata/properties" ma:root="true" ma:fieldsID="2ed1aefac7e885f4ca034ae4f6afb486" ns1:_="" ns2:_="">
    <xsd:import namespace="http://schemas.microsoft.com/sharepoint/v3"/>
    <xsd:import namespace="1aaea1ea-72e4-4374-b05e-72e2f16fb7ae"/>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ea1ea-72e4-4374-b05e-72e2f16fb7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AC5A9728-E211-4A3B-BCEF-901E9E60B34A}">
  <ds:schemaRefs>
    <ds:schemaRef ds:uri="http://schemas.microsoft.com/sharepoint/v3/contenttype/forms"/>
  </ds:schemaRefs>
</ds:datastoreItem>
</file>

<file path=customXml/itemProps2.xml><?xml version="1.0" encoding="utf-8"?>
<ds:datastoreItem xmlns:ds="http://schemas.openxmlformats.org/officeDocument/2006/customXml" ds:itemID="{3021E2B6-F73A-4F77-A433-10E0079BA3E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90EAB1B-F76D-4AE7-84C1-F53664171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aea1ea-72e4-4374-b05e-72e2f16fb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27D118-C40C-4ACD-8669-C36CCAEFD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1572</Words>
  <Characters>8966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Technical Report - Unformatted template (T21)</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 Unformatted template (T21)</dc:title>
  <dc:creator>TSB</dc:creator>
  <dc:description>Template updated 2014-10-24</dc:description>
  <cp:lastModifiedBy>TSB (HT)</cp:lastModifiedBy>
  <cp:revision>6</cp:revision>
  <cp:lastPrinted>2006-11-21T13:52:00Z</cp:lastPrinted>
  <dcterms:created xsi:type="dcterms:W3CDTF">2022-08-23T14:51:00Z</dcterms:created>
  <dcterms:modified xsi:type="dcterms:W3CDTF">2022-08-24T15:16:00Z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TD 311 (PLEN/16)</vt:lpwstr>
  </property>
  <property fmtid="{D5CDD505-2E9C-101B-9397-08002B2CF9AE}" pid="3" name="Docdate">
    <vt:lpwstr/>
  </property>
  <property fmtid="{D5CDD505-2E9C-101B-9397-08002B2CF9AE}" pid="4" name="Docorlang">
    <vt:lpwstr>English only Original: English</vt:lpwstr>
  </property>
  <property fmtid="{D5CDD505-2E9C-101B-9397-08002B2CF9AE}" pid="5" name="Docbluepink">
    <vt:lpwstr>5/16</vt:lpwstr>
  </property>
  <property fmtid="{D5CDD505-2E9C-101B-9397-08002B2CF9AE}" pid="6" name="Docdest">
    <vt:lpwstr>Geneva, 14 - 24 November 2006</vt:lpwstr>
  </property>
  <property fmtid="{D5CDD505-2E9C-101B-9397-08002B2CF9AE}" pid="7" name="Docauthor">
    <vt:lpwstr>Editor TP.FNTP</vt:lpwstr>
  </property>
  <property fmtid="{D5CDD505-2E9C-101B-9397-08002B2CF9AE}" pid="8" name="ContentTypeId">
    <vt:lpwstr>0x0101003B0E1485F74E9F4F9B7D2D3E37BF4067</vt:lpwstr>
  </property>
</Properties>
</file>