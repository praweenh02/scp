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40" w:type="dxa"/>
        <w:jc w:val="center"/>
        <w:tblLayout w:type="fixed"/>
        <w:tblCellMar>
          <w:left w:w="57" w:type="dxa"/>
          <w:right w:w="57" w:type="dxa"/>
        </w:tblCellMar>
        <w:tblLook w:val="04A0" w:firstRow="1" w:lastRow="0" w:firstColumn="1" w:lastColumn="0" w:noHBand="0" w:noVBand="1"/>
      </w:tblPr>
      <w:tblGrid>
        <w:gridCol w:w="1134"/>
        <w:gridCol w:w="284"/>
        <w:gridCol w:w="3685"/>
        <w:gridCol w:w="142"/>
        <w:gridCol w:w="284"/>
        <w:gridCol w:w="4111"/>
      </w:tblGrid>
      <w:tr w:rsidR="00ED1169" w14:paraId="6F193836" w14:textId="77777777">
        <w:trPr>
          <w:cantSplit/>
          <w:jc w:val="center"/>
        </w:trPr>
        <w:tc>
          <w:tcPr>
            <w:tcW w:w="1134" w:type="dxa"/>
            <w:vMerge w:val="restart"/>
            <w:vAlign w:val="center"/>
          </w:tcPr>
          <w:p w14:paraId="3978D90A" w14:textId="77777777" w:rsidR="00ED1169" w:rsidRDefault="00196C27">
            <w:pPr>
              <w:spacing w:before="0"/>
              <w:jc w:val="center"/>
            </w:pPr>
            <w:r>
              <w:rPr>
                <w:noProof/>
                <w:lang w:val="en-US" w:eastAsia="en-US"/>
              </w:rPr>
              <w:drawing>
                <wp:inline distT="0" distB="0" distL="0" distR="0" wp14:anchorId="15EF0F8E" wp14:editId="0F346A05">
                  <wp:extent cx="647700" cy="7048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47700" cy="704850"/>
                          </a:xfrm>
                          <a:prstGeom prst="rect">
                            <a:avLst/>
                          </a:prstGeom>
                          <a:noFill/>
                          <a:ln>
                            <a:noFill/>
                          </a:ln>
                        </pic:spPr>
                      </pic:pic>
                    </a:graphicData>
                  </a:graphic>
                </wp:inline>
              </w:drawing>
            </w:r>
          </w:p>
        </w:tc>
        <w:tc>
          <w:tcPr>
            <w:tcW w:w="3969" w:type="dxa"/>
            <w:gridSpan w:val="2"/>
            <w:vMerge w:val="restart"/>
            <w:vAlign w:val="center"/>
          </w:tcPr>
          <w:p w14:paraId="6C2B3523" w14:textId="77777777" w:rsidR="00ED1169" w:rsidRDefault="00196C27">
            <w:pPr>
              <w:rPr>
                <w:sz w:val="16"/>
                <w:szCs w:val="16"/>
              </w:rPr>
            </w:pPr>
            <w:r>
              <w:rPr>
                <w:sz w:val="16"/>
                <w:szCs w:val="16"/>
              </w:rPr>
              <w:t>INTERNATIONAL TELECOMMUNICATION UNION</w:t>
            </w:r>
          </w:p>
          <w:p w14:paraId="50A27E1E" w14:textId="77777777" w:rsidR="00ED1169" w:rsidRDefault="00196C27">
            <w:pPr>
              <w:rPr>
                <w:b/>
                <w:bCs/>
                <w:sz w:val="26"/>
                <w:szCs w:val="26"/>
              </w:rPr>
            </w:pPr>
            <w:r>
              <w:rPr>
                <w:b/>
                <w:bCs/>
                <w:sz w:val="26"/>
                <w:szCs w:val="26"/>
              </w:rPr>
              <w:t>TELECOMMUNICATION</w:t>
            </w:r>
            <w:r>
              <w:rPr>
                <w:b/>
                <w:bCs/>
                <w:sz w:val="26"/>
                <w:szCs w:val="26"/>
              </w:rPr>
              <w:br/>
              <w:t>STANDARDIZATION SECTOR</w:t>
            </w:r>
          </w:p>
          <w:p w14:paraId="04CD2F3A" w14:textId="77777777" w:rsidR="00ED1169" w:rsidRDefault="00196C27">
            <w:pPr>
              <w:rPr>
                <w:sz w:val="20"/>
                <w:szCs w:val="20"/>
              </w:rPr>
            </w:pPr>
            <w:r>
              <w:rPr>
                <w:sz w:val="20"/>
                <w:szCs w:val="20"/>
              </w:rPr>
              <w:t>STUDY PERIOD 2022-2024</w:t>
            </w:r>
          </w:p>
        </w:tc>
        <w:tc>
          <w:tcPr>
            <w:tcW w:w="4537" w:type="dxa"/>
            <w:gridSpan w:val="3"/>
            <w:vAlign w:val="center"/>
          </w:tcPr>
          <w:p w14:paraId="4E996DE1" w14:textId="11079702" w:rsidR="00ED1169" w:rsidRDefault="00196C27" w:rsidP="0002071D">
            <w:pPr>
              <w:pStyle w:val="Docnumber"/>
              <w:wordWrap w:val="0"/>
              <w:rPr>
                <w:lang w:val="en-US" w:eastAsia="zh-CN"/>
              </w:rPr>
            </w:pPr>
            <w:r>
              <w:t>SG17-</w:t>
            </w:r>
            <w:r w:rsidR="0002071D">
              <w:t>TD</w:t>
            </w:r>
            <w:r w:rsidR="00517906">
              <w:rPr>
                <w:lang w:eastAsia="zh-CN"/>
              </w:rPr>
              <w:t>942</w:t>
            </w:r>
            <w:r w:rsidR="00415DA3">
              <w:rPr>
                <w:lang w:eastAsia="zh-CN"/>
              </w:rPr>
              <w:t>R</w:t>
            </w:r>
            <w:r w:rsidR="005805F9">
              <w:rPr>
                <w:lang w:eastAsia="zh-CN"/>
              </w:rPr>
              <w:t>2</w:t>
            </w:r>
          </w:p>
        </w:tc>
      </w:tr>
      <w:tr w:rsidR="00ED1169" w14:paraId="26DABAAF" w14:textId="77777777">
        <w:trPr>
          <w:cantSplit/>
          <w:jc w:val="center"/>
        </w:trPr>
        <w:tc>
          <w:tcPr>
            <w:tcW w:w="1134" w:type="dxa"/>
            <w:vMerge/>
          </w:tcPr>
          <w:p w14:paraId="358E69E7" w14:textId="77777777" w:rsidR="00ED1169" w:rsidRDefault="00ED1169">
            <w:pPr>
              <w:rPr>
                <w:smallCaps/>
                <w:sz w:val="20"/>
              </w:rPr>
            </w:pPr>
          </w:p>
        </w:tc>
        <w:tc>
          <w:tcPr>
            <w:tcW w:w="3969" w:type="dxa"/>
            <w:gridSpan w:val="2"/>
            <w:vMerge/>
          </w:tcPr>
          <w:p w14:paraId="3381872E" w14:textId="77777777" w:rsidR="00ED1169" w:rsidRDefault="00ED1169">
            <w:pPr>
              <w:rPr>
                <w:smallCaps/>
                <w:sz w:val="20"/>
              </w:rPr>
            </w:pPr>
          </w:p>
        </w:tc>
        <w:tc>
          <w:tcPr>
            <w:tcW w:w="4537" w:type="dxa"/>
            <w:gridSpan w:val="3"/>
          </w:tcPr>
          <w:p w14:paraId="0B2BB566" w14:textId="77777777" w:rsidR="00ED1169" w:rsidRDefault="00196C27">
            <w:pPr>
              <w:pStyle w:val="TSBHeaderRight14"/>
            </w:pPr>
            <w:r>
              <w:t xml:space="preserve">STUDY GROUP 17 </w:t>
            </w:r>
          </w:p>
        </w:tc>
      </w:tr>
      <w:tr w:rsidR="00ED1169" w14:paraId="144ACAB6" w14:textId="77777777">
        <w:trPr>
          <w:cantSplit/>
          <w:jc w:val="center"/>
        </w:trPr>
        <w:tc>
          <w:tcPr>
            <w:tcW w:w="1134" w:type="dxa"/>
            <w:vMerge/>
            <w:tcBorders>
              <w:bottom w:val="single" w:sz="12" w:space="0" w:color="auto"/>
            </w:tcBorders>
          </w:tcPr>
          <w:p w14:paraId="3038A0FE" w14:textId="77777777" w:rsidR="00ED1169" w:rsidRDefault="00ED1169">
            <w:pPr>
              <w:rPr>
                <w:b/>
                <w:bCs/>
                <w:sz w:val="26"/>
              </w:rPr>
            </w:pPr>
          </w:p>
        </w:tc>
        <w:tc>
          <w:tcPr>
            <w:tcW w:w="3969" w:type="dxa"/>
            <w:gridSpan w:val="2"/>
            <w:vMerge/>
            <w:tcBorders>
              <w:bottom w:val="single" w:sz="12" w:space="0" w:color="auto"/>
            </w:tcBorders>
          </w:tcPr>
          <w:p w14:paraId="07850CD0" w14:textId="77777777" w:rsidR="00ED1169" w:rsidRDefault="00ED1169">
            <w:pPr>
              <w:rPr>
                <w:b/>
                <w:bCs/>
                <w:sz w:val="26"/>
              </w:rPr>
            </w:pPr>
          </w:p>
        </w:tc>
        <w:tc>
          <w:tcPr>
            <w:tcW w:w="4537" w:type="dxa"/>
            <w:gridSpan w:val="3"/>
            <w:tcBorders>
              <w:bottom w:val="single" w:sz="12" w:space="0" w:color="auto"/>
            </w:tcBorders>
            <w:vAlign w:val="center"/>
          </w:tcPr>
          <w:p w14:paraId="1649478E" w14:textId="77777777" w:rsidR="00ED1169" w:rsidRDefault="00196C27">
            <w:pPr>
              <w:pStyle w:val="TSBHeaderRight14"/>
            </w:pPr>
            <w:r>
              <w:t>Original: English</w:t>
            </w:r>
          </w:p>
        </w:tc>
      </w:tr>
      <w:tr w:rsidR="00ED1169" w14:paraId="2C049AA4" w14:textId="77777777">
        <w:trPr>
          <w:cantSplit/>
          <w:trHeight w:val="90"/>
          <w:jc w:val="center"/>
        </w:trPr>
        <w:tc>
          <w:tcPr>
            <w:tcW w:w="1418" w:type="dxa"/>
            <w:gridSpan w:val="2"/>
          </w:tcPr>
          <w:p w14:paraId="144F5D78" w14:textId="77777777" w:rsidR="00ED1169" w:rsidRDefault="00196C27">
            <w:pPr>
              <w:rPr>
                <w:b/>
                <w:bCs/>
              </w:rPr>
            </w:pPr>
            <w:r>
              <w:rPr>
                <w:b/>
                <w:bCs/>
              </w:rPr>
              <w:t>Question(s):</w:t>
            </w:r>
          </w:p>
        </w:tc>
        <w:tc>
          <w:tcPr>
            <w:tcW w:w="3827" w:type="dxa"/>
            <w:gridSpan w:val="2"/>
          </w:tcPr>
          <w:p w14:paraId="43C184A8" w14:textId="77777777" w:rsidR="00ED1169" w:rsidRDefault="00196C27">
            <w:pPr>
              <w:pStyle w:val="TSBHeaderQuestion"/>
              <w:rPr>
                <w:highlight w:val="yellow"/>
                <w:lang w:val="en-US" w:eastAsia="zh-CN"/>
              </w:rPr>
            </w:pPr>
            <w:r>
              <w:rPr>
                <w:rFonts w:hint="eastAsia"/>
                <w:lang w:val="en-US" w:eastAsia="zh-CN"/>
              </w:rPr>
              <w:t>7/17</w:t>
            </w:r>
          </w:p>
        </w:tc>
        <w:bookmarkStart w:id="0" w:name="OLE_LINK4"/>
        <w:tc>
          <w:tcPr>
            <w:tcW w:w="4395" w:type="dxa"/>
            <w:gridSpan w:val="2"/>
          </w:tcPr>
          <w:p w14:paraId="720B067B" w14:textId="0C752BF9" w:rsidR="00ED1169" w:rsidRDefault="002E3517" w:rsidP="0015388E">
            <w:pPr>
              <w:pStyle w:val="VenueDate"/>
            </w:pPr>
            <w:sdt>
              <w:sdtPr>
                <w:rPr>
                  <w:rFonts w:asciiTheme="majorBidi" w:hAnsiTheme="majorBidi" w:cstheme="majorBidi"/>
                  <w:b/>
                  <w:bCs/>
                  <w:color w:val="444444"/>
                  <w:bdr w:val="none" w:sz="0" w:space="0" w:color="auto" w:frame="1"/>
                  <w:shd w:val="clear" w:color="auto" w:fill="FFFFFF"/>
                </w:rPr>
                <w:alias w:val="Place"/>
                <w:tag w:val="Place"/>
                <w:id w:val="594904712"/>
                <w:lock w:val="sdtLocked"/>
                <w:placeholder>
                  <w:docPart w:val="{3b8e1448-43b3-4be2-a964-12ba1872d575}"/>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Place[1]" w:storeItemID="{EF8523CC-DEB2-463D-9A27-DF0B8D2CAEC3}"/>
                <w:text/>
              </w:sdtPr>
              <w:sdtEndPr/>
              <w:sdtContent>
                <w:proofErr w:type="spellStart"/>
                <w:r w:rsidR="0015388E" w:rsidRPr="0015388E">
                  <w:rPr>
                    <w:rFonts w:asciiTheme="majorBidi" w:hAnsiTheme="majorBidi" w:cstheme="majorBidi"/>
                    <w:b/>
                    <w:bCs/>
                    <w:color w:val="444444"/>
                    <w:bdr w:val="none" w:sz="0" w:space="0" w:color="auto" w:frame="1"/>
                    <w:shd w:val="clear" w:color="auto" w:fill="FFFFFF"/>
                  </w:rPr>
                  <w:t>Goyang</w:t>
                </w:r>
                <w:proofErr w:type="spellEnd"/>
                <w:r w:rsidR="0015388E" w:rsidRPr="0015388E">
                  <w:rPr>
                    <w:rFonts w:asciiTheme="majorBidi" w:hAnsiTheme="majorBidi" w:cstheme="majorBidi"/>
                    <w:b/>
                    <w:bCs/>
                    <w:color w:val="444444"/>
                    <w:bdr w:val="none" w:sz="0" w:space="0" w:color="auto" w:frame="1"/>
                    <w:shd w:val="clear" w:color="auto" w:fill="FFFFFF"/>
                  </w:rPr>
                  <w:t>, Korea (Rep. of),</w:t>
                </w:r>
              </w:sdtContent>
            </w:sdt>
            <w:r w:rsidR="00196C27">
              <w:rPr>
                <w:color w:val="FF0000"/>
              </w:rPr>
              <w:t xml:space="preserve"> </w:t>
            </w:r>
            <w:sdt>
              <w:sdtPr>
                <w:rPr>
                  <w:rFonts w:asciiTheme="majorBidi" w:hAnsiTheme="majorBidi" w:cstheme="majorBidi"/>
                  <w:b/>
                  <w:bCs/>
                  <w:color w:val="444444"/>
                  <w:bdr w:val="none" w:sz="0" w:space="0" w:color="auto" w:frame="1"/>
                  <w:shd w:val="clear" w:color="auto" w:fill="FFFFFF"/>
                </w:rPr>
                <w:alias w:val="When"/>
                <w:tag w:val="When"/>
                <w:id w:val="542724177"/>
                <w:lock w:val="sdtLocked"/>
                <w:placeholder>
                  <w:docPart w:val="{8ab9e2ee-0faf-43ff-8393-1f0c80bfc377}"/>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When[1]" w:storeItemID="{EF8523CC-DEB2-463D-9A27-DF0B8D2CAEC3}"/>
                <w:text/>
              </w:sdtPr>
              <w:sdtEndPr/>
              <w:sdtContent>
                <w:r w:rsidR="0015388E" w:rsidRPr="0015388E">
                  <w:rPr>
                    <w:rFonts w:asciiTheme="majorBidi" w:hAnsiTheme="majorBidi" w:cstheme="majorBidi"/>
                    <w:b/>
                    <w:bCs/>
                    <w:color w:val="444444"/>
                    <w:bdr w:val="none" w:sz="0" w:space="0" w:color="auto" w:frame="1"/>
                    <w:shd w:val="clear" w:color="auto" w:fill="FFFFFF"/>
                  </w:rPr>
                  <w:t>29 August - 8 September 2023</w:t>
                </w:r>
              </w:sdtContent>
            </w:sdt>
            <w:bookmarkEnd w:id="0"/>
          </w:p>
        </w:tc>
      </w:tr>
      <w:tr w:rsidR="00ED1169" w14:paraId="5D66C941" w14:textId="77777777">
        <w:trPr>
          <w:cantSplit/>
          <w:jc w:val="center"/>
        </w:trPr>
        <w:tc>
          <w:tcPr>
            <w:tcW w:w="9640" w:type="dxa"/>
            <w:gridSpan w:val="6"/>
          </w:tcPr>
          <w:p w14:paraId="47AD4617" w14:textId="154FEB50" w:rsidR="00ED1169" w:rsidRDefault="0015388E">
            <w:pPr>
              <w:jc w:val="center"/>
              <w:rPr>
                <w:b/>
                <w:bCs/>
              </w:rPr>
            </w:pPr>
            <w:r>
              <w:rPr>
                <w:b/>
                <w:bCs/>
              </w:rPr>
              <w:t>C</w:t>
            </w:r>
          </w:p>
        </w:tc>
      </w:tr>
      <w:tr w:rsidR="00ED1169" w14:paraId="50C6E755" w14:textId="77777777">
        <w:trPr>
          <w:cantSplit/>
          <w:jc w:val="center"/>
        </w:trPr>
        <w:tc>
          <w:tcPr>
            <w:tcW w:w="1418" w:type="dxa"/>
            <w:gridSpan w:val="2"/>
          </w:tcPr>
          <w:p w14:paraId="4B43A7D7" w14:textId="77777777" w:rsidR="00ED1169" w:rsidRDefault="00196C27">
            <w:pPr>
              <w:rPr>
                <w:b/>
                <w:bCs/>
              </w:rPr>
            </w:pPr>
            <w:r>
              <w:rPr>
                <w:b/>
                <w:bCs/>
              </w:rPr>
              <w:t>Source:</w:t>
            </w:r>
          </w:p>
        </w:tc>
        <w:tc>
          <w:tcPr>
            <w:tcW w:w="8222" w:type="dxa"/>
            <w:gridSpan w:val="4"/>
          </w:tcPr>
          <w:sdt>
            <w:sdtPr>
              <w:rPr>
                <w:rFonts w:hint="eastAsia"/>
                <w:lang w:eastAsia="zh-CN"/>
              </w:rPr>
              <w:alias w:val="DocumentSource"/>
              <w:tag w:val="DocumentSource"/>
              <w:id w:val="-1547363769"/>
              <w:lock w:val="sdtLocked"/>
              <w:placeholder>
                <w:docPart w:val="{7aa1d547-184b-4c9f-be1c-ca4c6e4176a6}"/>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DocumentSource[1]" w:storeItemID="{EF8523CC-DEB2-463D-9A27-DF0B8D2CAEC3}"/>
              <w:text/>
            </w:sdtPr>
            <w:sdtEndPr/>
            <w:sdtContent>
              <w:p w14:paraId="7D8ACC27" w14:textId="1B8BFCF4" w:rsidR="00ED1169" w:rsidRDefault="00DF0D16">
                <w:pPr>
                  <w:pStyle w:val="TSBHeaderSource"/>
                </w:pPr>
                <w:r w:rsidRPr="00DF0D16">
                  <w:rPr>
                    <w:lang w:eastAsia="zh-CN"/>
                  </w:rPr>
                  <w:t>Ministry of Communications, India</w:t>
                </w:r>
              </w:p>
            </w:sdtContent>
          </w:sdt>
        </w:tc>
      </w:tr>
      <w:tr w:rsidR="00ED1169" w14:paraId="67AF2010" w14:textId="77777777">
        <w:trPr>
          <w:cantSplit/>
          <w:jc w:val="center"/>
        </w:trPr>
        <w:tc>
          <w:tcPr>
            <w:tcW w:w="1418" w:type="dxa"/>
            <w:gridSpan w:val="2"/>
          </w:tcPr>
          <w:p w14:paraId="79A588C2" w14:textId="77777777" w:rsidR="00ED1169" w:rsidRDefault="00196C27">
            <w:r>
              <w:rPr>
                <w:b/>
                <w:bCs/>
              </w:rPr>
              <w:t>Title:</w:t>
            </w:r>
          </w:p>
        </w:tc>
        <w:tc>
          <w:tcPr>
            <w:tcW w:w="8222" w:type="dxa"/>
            <w:gridSpan w:val="4"/>
          </w:tcPr>
          <w:p w14:paraId="5E7C755C" w14:textId="5C2B0804" w:rsidR="00ED1169" w:rsidRDefault="00196C27" w:rsidP="00D37B4A">
            <w:pPr>
              <w:pStyle w:val="TSBHeaderTitle"/>
              <w:rPr>
                <w:highlight w:val="yellow"/>
                <w:lang w:val="en-US" w:eastAsia="zh-CN"/>
              </w:rPr>
            </w:pPr>
            <w:r>
              <w:rPr>
                <w:rFonts w:hint="eastAsia"/>
                <w:lang w:val="en-US" w:eastAsia="zh-CN"/>
              </w:rPr>
              <w:t>Propo</w:t>
            </w:r>
            <w:r w:rsidR="002D3356">
              <w:rPr>
                <w:lang w:val="en-US" w:eastAsia="zh-CN"/>
              </w:rPr>
              <w:t>sed revision of</w:t>
            </w:r>
            <w:r w:rsidR="002D3356" w:rsidRPr="002D3356">
              <w:t xml:space="preserve"> </w:t>
            </w:r>
            <w:r w:rsidR="002D3356" w:rsidRPr="002D3356">
              <w:rPr>
                <w:lang w:eastAsia="zh-CN"/>
              </w:rPr>
              <w:t>SG17-TD942R2</w:t>
            </w:r>
            <w:r w:rsidR="002D3356">
              <w:rPr>
                <w:lang w:val="en-US" w:eastAsia="zh-CN"/>
              </w:rPr>
              <w:t xml:space="preserve">  </w:t>
            </w:r>
            <w:bookmarkStart w:id="1" w:name="OLE_LINK2"/>
            <w:r w:rsidR="008F4F64">
              <w:rPr>
                <w:lang w:val="en-US" w:eastAsia="zh-CN"/>
              </w:rPr>
              <w:t xml:space="preserve">: </w:t>
            </w:r>
            <w:r w:rsidR="00D37B4A">
              <w:rPr>
                <w:lang w:val="en-US" w:eastAsia="zh-CN"/>
              </w:rPr>
              <w:t>Security r</w:t>
            </w:r>
            <w:r w:rsidR="007F6421">
              <w:rPr>
                <w:rFonts w:hint="eastAsia"/>
                <w:lang w:val="en-US" w:eastAsia="zh-CN"/>
              </w:rPr>
              <w:t>e</w:t>
            </w:r>
            <w:r w:rsidR="007F6421">
              <w:rPr>
                <w:lang w:val="en-US" w:eastAsia="zh-CN"/>
              </w:rPr>
              <w:t>quirements</w:t>
            </w:r>
            <w:r w:rsidR="007F6421">
              <w:rPr>
                <w:rFonts w:hint="eastAsia"/>
                <w:lang w:val="en-US" w:eastAsia="zh-CN"/>
              </w:rPr>
              <w:t xml:space="preserve"> and </w:t>
            </w:r>
            <w:r w:rsidR="007F6421">
              <w:rPr>
                <w:lang w:val="en-US" w:eastAsia="zh-CN"/>
              </w:rPr>
              <w:t>guidelines</w:t>
            </w:r>
            <w:r w:rsidR="00FA5D85">
              <w:rPr>
                <w:rFonts w:hint="eastAsia"/>
                <w:lang w:val="en-US" w:eastAsia="zh-CN"/>
              </w:rPr>
              <w:t xml:space="preserve"> </w:t>
            </w:r>
            <w:r w:rsidR="00E258B5">
              <w:rPr>
                <w:lang w:val="en-US" w:eastAsia="zh-CN"/>
              </w:rPr>
              <w:t xml:space="preserve">of application and service </w:t>
            </w:r>
            <w:r w:rsidR="007E355E">
              <w:rPr>
                <w:lang w:val="en-US" w:eastAsia="zh-CN"/>
              </w:rPr>
              <w:t xml:space="preserve">for </w:t>
            </w:r>
            <w:r w:rsidR="007E355E">
              <w:rPr>
                <w:rFonts w:eastAsia="SimSun" w:hint="eastAsia"/>
                <w:lang w:val="en-US" w:eastAsia="zh-CN"/>
              </w:rPr>
              <w:t>smart city platform</w:t>
            </w:r>
            <w:bookmarkEnd w:id="1"/>
          </w:p>
        </w:tc>
      </w:tr>
      <w:tr w:rsidR="00ED1169" w14:paraId="4B4D1859" w14:textId="77777777">
        <w:trPr>
          <w:cantSplit/>
          <w:jc w:val="center"/>
        </w:trPr>
        <w:tc>
          <w:tcPr>
            <w:tcW w:w="1418" w:type="dxa"/>
            <w:gridSpan w:val="2"/>
            <w:tcBorders>
              <w:top w:val="single" w:sz="6" w:space="0" w:color="auto"/>
              <w:bottom w:val="single" w:sz="6" w:space="0" w:color="auto"/>
            </w:tcBorders>
          </w:tcPr>
          <w:p w14:paraId="446DF741" w14:textId="77777777" w:rsidR="00ED1169" w:rsidRDefault="00196C27">
            <w:pPr>
              <w:rPr>
                <w:b/>
                <w:bCs/>
              </w:rPr>
            </w:pPr>
            <w:r>
              <w:rPr>
                <w:b/>
                <w:bCs/>
              </w:rPr>
              <w:t>Contact:</w:t>
            </w:r>
          </w:p>
        </w:tc>
        <w:tc>
          <w:tcPr>
            <w:tcW w:w="4111" w:type="dxa"/>
            <w:gridSpan w:val="3"/>
            <w:tcBorders>
              <w:top w:val="single" w:sz="6" w:space="0" w:color="auto"/>
              <w:bottom w:val="single" w:sz="6" w:space="0" w:color="auto"/>
            </w:tcBorders>
          </w:tcPr>
          <w:p w14:paraId="49B3529A" w14:textId="169A1430" w:rsidR="00ED1169" w:rsidRDefault="002E3517" w:rsidP="00DC2440">
            <w:pPr>
              <w:rPr>
                <w:highlight w:val="yellow"/>
              </w:rPr>
            </w:pPr>
            <w:customXmlDelRangeStart w:id="2" w:author="acer" w:date="2023-06-22T10:18:00Z"/>
            <w:sdt>
              <w:sdtPr>
                <w:rPr>
                  <w:lang w:eastAsia="zh-CN"/>
                </w:rPr>
                <w:alias w:val="ContactNameOrgCountry"/>
                <w:tag w:val="ContactNameOrgCountry"/>
                <w:id w:val="-450624836"/>
                <w:placeholder>
                  <w:docPart w:val="{6f5b4089-f2f5-43ec-8664-68ed1d887ded}"/>
                </w:placeholder>
                <w:text w:multiLine="1"/>
              </w:sdtPr>
              <w:sdtEndPr/>
              <w:sdtContent>
                <w:customXmlDelRangeEnd w:id="2"/>
                <w:del w:id="3" w:author="acer" w:date="2023-06-22T10:18:00Z">
                  <w:r w:rsidR="00DC2440" w:rsidDel="00DC2440">
                    <w:rPr>
                      <w:lang w:eastAsia="zh-CN"/>
                    </w:rPr>
                    <w:br/>
                  </w:r>
                </w:del>
                <w:proofErr w:type="spellStart"/>
                <w:r w:rsidR="00DC2440">
                  <w:rPr>
                    <w:lang w:eastAsia="zh-CN"/>
                  </w:rPr>
                  <w:t>Jyoti</w:t>
                </w:r>
                <w:proofErr w:type="spellEnd"/>
                <w:r w:rsidR="00DC2440">
                  <w:rPr>
                    <w:lang w:eastAsia="zh-CN"/>
                  </w:rPr>
                  <w:t xml:space="preserve"> </w:t>
                </w:r>
                <w:proofErr w:type="spellStart"/>
                <w:r w:rsidR="00DC2440">
                  <w:rPr>
                    <w:lang w:eastAsia="zh-CN"/>
                  </w:rPr>
                  <w:t>Sengar</w:t>
                </w:r>
                <w:proofErr w:type="spellEnd"/>
                <w:r w:rsidR="00DC2440">
                  <w:rPr>
                    <w:lang w:eastAsia="zh-CN"/>
                  </w:rPr>
                  <w:br/>
                  <w:t>Ministry of Communications</w:t>
                </w:r>
                <w:r w:rsidR="00DC2440">
                  <w:rPr>
                    <w:lang w:eastAsia="zh-CN"/>
                  </w:rPr>
                  <w:br/>
                  <w:t>India</w:t>
                </w:r>
                <w:customXmlDelRangeStart w:id="4" w:author="acer" w:date="2023-06-22T10:18:00Z"/>
              </w:sdtContent>
            </w:sdt>
            <w:customXmlDelRangeEnd w:id="4"/>
          </w:p>
        </w:tc>
        <w:tc>
          <w:tcPr>
            <w:tcW w:w="4111" w:type="dxa"/>
            <w:tcBorders>
              <w:top w:val="single" w:sz="6" w:space="0" w:color="auto"/>
              <w:bottom w:val="single" w:sz="6" w:space="0" w:color="auto"/>
            </w:tcBorders>
          </w:tcPr>
          <w:sdt>
            <w:sdtPr>
              <w:alias w:val="ContactTelFaxEmail"/>
              <w:tag w:val="ContactTelFaxEmail"/>
              <w:id w:val="882757341"/>
              <w:placeholder>
                <w:docPart w:val="1CE6664E06784C80A911294AC6F1238F"/>
              </w:placeholder>
            </w:sdtPr>
            <w:sdtEndPr>
              <w:rPr>
                <w:lang w:eastAsia="zh-CN"/>
              </w:rPr>
            </w:sdtEndPr>
            <w:sdtContent>
              <w:p w14:paraId="3C98C1BC" w14:textId="1F59D152" w:rsidR="00ED1169" w:rsidRPr="0002071D" w:rsidRDefault="0002071D" w:rsidP="00DC2440">
                <w:pPr>
                  <w:rPr>
                    <w:lang w:eastAsia="zh-CN"/>
                  </w:rPr>
                </w:pPr>
                <w:r w:rsidRPr="005C521A">
                  <w:rPr>
                    <w:lang w:eastAsia="zh-CN"/>
                  </w:rPr>
                  <w:t xml:space="preserve">Tel.: </w:t>
                </w:r>
                <w:r>
                  <w:rPr>
                    <w:lang w:eastAsia="zh-CN"/>
                  </w:rPr>
                  <w:tab/>
                </w:r>
                <w:r w:rsidR="00DC2440">
                  <w:rPr>
                    <w:lang w:eastAsia="zh-CN"/>
                  </w:rPr>
                  <w:t>+91 9997998435</w:t>
                </w:r>
                <w:r>
                  <w:rPr>
                    <w:lang w:eastAsia="zh-CN"/>
                  </w:rPr>
                  <w:br/>
                </w:r>
                <w:del w:id="5" w:author="acer" w:date="2023-06-22T10:18:00Z">
                  <w:r w:rsidRPr="005C521A" w:rsidDel="00DC2440">
                    <w:rPr>
                      <w:rFonts w:hint="eastAsia"/>
                      <w:lang w:eastAsia="zh-CN"/>
                    </w:rPr>
                    <w:br/>
                  </w:r>
                </w:del>
                <w:r w:rsidRPr="005C521A">
                  <w:rPr>
                    <w:lang w:eastAsia="zh-CN"/>
                  </w:rPr>
                  <w:t xml:space="preserve">Email: </w:t>
                </w:r>
                <w:r w:rsidR="00DC2440">
                  <w:rPr>
                    <w:rStyle w:val="Hyperlink"/>
                  </w:rPr>
                  <w:t>jyoti.sengar@gov.in</w:t>
                </w:r>
              </w:p>
            </w:sdtContent>
          </w:sdt>
        </w:tc>
      </w:tr>
      <w:tr w:rsidR="00ED1169" w14:paraId="44D78DE1" w14:textId="77777777">
        <w:trPr>
          <w:cantSplit/>
          <w:jc w:val="center"/>
        </w:trPr>
        <w:tc>
          <w:tcPr>
            <w:tcW w:w="1418" w:type="dxa"/>
            <w:gridSpan w:val="2"/>
            <w:tcBorders>
              <w:top w:val="single" w:sz="6" w:space="0" w:color="auto"/>
              <w:bottom w:val="single" w:sz="6" w:space="0" w:color="auto"/>
            </w:tcBorders>
          </w:tcPr>
          <w:p w14:paraId="67ABDA02" w14:textId="77777777" w:rsidR="00ED1169" w:rsidRDefault="00196C27">
            <w:pPr>
              <w:rPr>
                <w:b/>
                <w:bCs/>
              </w:rPr>
            </w:pPr>
            <w:r>
              <w:rPr>
                <w:b/>
                <w:bCs/>
              </w:rPr>
              <w:t>Contact:</w:t>
            </w:r>
          </w:p>
        </w:tc>
        <w:tc>
          <w:tcPr>
            <w:tcW w:w="4111" w:type="dxa"/>
            <w:gridSpan w:val="3"/>
            <w:tcBorders>
              <w:top w:val="single" w:sz="6" w:space="0" w:color="auto"/>
              <w:bottom w:val="single" w:sz="6" w:space="0" w:color="auto"/>
            </w:tcBorders>
          </w:tcPr>
          <w:p w14:paraId="46D76A19" w14:textId="31258047" w:rsidR="00ED1169" w:rsidRDefault="002E3517" w:rsidP="00DC2440">
            <w:pPr>
              <w:rPr>
                <w:highlight w:val="yellow"/>
              </w:rPr>
            </w:pPr>
            <w:sdt>
              <w:sdtPr>
                <w:rPr>
                  <w:lang w:eastAsia="zh-CN"/>
                </w:rPr>
                <w:alias w:val="ContactNameOrgCountry"/>
                <w:tag w:val="ContactNameOrgCountry"/>
                <w:id w:val="997003386"/>
                <w:placeholder>
                  <w:docPart w:val="{e0b20b74-6ca0-41b5-a7ca-bd3eea2e40b6}"/>
                </w:placeholder>
                <w:text w:multiLine="1"/>
              </w:sdtPr>
              <w:sdtEndPr/>
              <w:sdtContent>
                <w:r w:rsidR="00DC2440" w:rsidRPr="00DC2440">
                  <w:rPr>
                    <w:lang w:eastAsia="zh-CN"/>
                  </w:rPr>
                  <w:t>Shekhar Singh</w:t>
                </w:r>
                <w:r w:rsidR="00DC2440" w:rsidRPr="00DC2440">
                  <w:rPr>
                    <w:lang w:eastAsia="zh-CN"/>
                  </w:rPr>
                  <w:br/>
                  <w:t>Ministry of Communications</w:t>
                </w:r>
                <w:r w:rsidR="00DC2440">
                  <w:rPr>
                    <w:lang w:eastAsia="zh-CN"/>
                  </w:rPr>
                  <w:br/>
                </w:r>
                <w:r w:rsidR="00DC2440" w:rsidRPr="00DC2440">
                  <w:rPr>
                    <w:lang w:eastAsia="zh-CN"/>
                  </w:rPr>
                  <w:t>India</w:t>
                </w:r>
              </w:sdtContent>
            </w:sdt>
          </w:p>
        </w:tc>
        <w:tc>
          <w:tcPr>
            <w:tcW w:w="4111" w:type="dxa"/>
            <w:tcBorders>
              <w:top w:val="single" w:sz="6" w:space="0" w:color="auto"/>
              <w:bottom w:val="single" w:sz="6" w:space="0" w:color="auto"/>
            </w:tcBorders>
          </w:tcPr>
          <w:sdt>
            <w:sdtPr>
              <w:alias w:val="ContactTelFaxEmail"/>
              <w:tag w:val="ContactTelFaxEmail"/>
              <w:id w:val="1050803327"/>
              <w:placeholder>
                <w:docPart w:val="{1457d3f6-1183-4cc8-9c7a-6c1feaf91f61}"/>
              </w:placeholder>
            </w:sdtPr>
            <w:sdtEndPr/>
            <w:sdtContent>
              <w:p w14:paraId="26D7EE23" w14:textId="16DAA181" w:rsidR="00ED1169" w:rsidRPr="00517906" w:rsidRDefault="002E3517" w:rsidP="00DC2440">
                <w:sdt>
                  <w:sdtPr>
                    <w:alias w:val="ContactTelFaxEmail"/>
                    <w:tag w:val="ContactTelFaxEmail"/>
                    <w:id w:val="-1400744340"/>
                    <w:placeholder>
                      <w:docPart w:val="{50159105-a929-4342-ac2f-d147022b4875}"/>
                    </w:placeholder>
                  </w:sdtPr>
                  <w:sdtEndPr/>
                  <w:sdtContent>
                    <w:r w:rsidR="00196C27">
                      <w:t>Tel:</w:t>
                    </w:r>
                    <w:r w:rsidR="00196C27">
                      <w:tab/>
                    </w:r>
                    <w:r w:rsidR="00196C27">
                      <w:rPr>
                        <w:rFonts w:hint="eastAsia"/>
                        <w:lang w:val="it-IT" w:eastAsia="zh-CN"/>
                      </w:rPr>
                      <w:t>+</w:t>
                    </w:r>
                    <w:r w:rsidR="00DC2440">
                      <w:t>91 9899649905</w:t>
                    </w:r>
                    <w:r w:rsidR="00196C27">
                      <w:br/>
                      <w:t>Email:</w:t>
                    </w:r>
                    <w:r w:rsidR="00DC2440" w:rsidDel="00DC2440">
                      <w:rPr>
                        <w:rStyle w:val="Hyperlink"/>
                        <w:rFonts w:eastAsia="SimSun" w:hint="eastAsia"/>
                      </w:rPr>
                      <w:t xml:space="preserve"> </w:t>
                    </w:r>
                    <w:r w:rsidR="00DC2440" w:rsidRPr="00DC2440">
                      <w:rPr>
                        <w:rStyle w:val="Hyperlink"/>
                        <w:rFonts w:eastAsia="SimSun"/>
                      </w:rPr>
                      <w:t>ad.iot-tec@gov.in</w:t>
                    </w:r>
                  </w:sdtContent>
                </w:sdt>
              </w:p>
            </w:sdtContent>
          </w:sdt>
        </w:tc>
      </w:tr>
    </w:tbl>
    <w:p w14:paraId="58C95E76" w14:textId="77777777" w:rsidR="00ED1169" w:rsidRDefault="00ED1169"/>
    <w:tbl>
      <w:tblPr>
        <w:tblW w:w="9640" w:type="dxa"/>
        <w:jc w:val="center"/>
        <w:tblLayout w:type="fixed"/>
        <w:tblCellMar>
          <w:left w:w="57" w:type="dxa"/>
          <w:right w:w="57" w:type="dxa"/>
        </w:tblCellMar>
        <w:tblLook w:val="04A0" w:firstRow="1" w:lastRow="0" w:firstColumn="1" w:lastColumn="0" w:noHBand="0" w:noVBand="1"/>
      </w:tblPr>
      <w:tblGrid>
        <w:gridCol w:w="1418"/>
        <w:gridCol w:w="8222"/>
      </w:tblGrid>
      <w:tr w:rsidR="00ED1169" w14:paraId="020BB26E" w14:textId="77777777">
        <w:trPr>
          <w:cantSplit/>
          <w:jc w:val="center"/>
        </w:trPr>
        <w:tc>
          <w:tcPr>
            <w:tcW w:w="1418" w:type="dxa"/>
          </w:tcPr>
          <w:p w14:paraId="4039AE68" w14:textId="77777777" w:rsidR="00ED1169" w:rsidRDefault="00196C27">
            <w:pPr>
              <w:rPr>
                <w:b/>
                <w:bCs/>
              </w:rPr>
            </w:pPr>
            <w:r w:rsidRPr="009858FC">
              <w:rPr>
                <w:b/>
                <w:bCs/>
              </w:rPr>
              <w:t>Abstract:</w:t>
            </w:r>
          </w:p>
        </w:tc>
        <w:tc>
          <w:tcPr>
            <w:tcW w:w="8222" w:type="dxa"/>
          </w:tcPr>
          <w:p w14:paraId="7FE4A7F1" w14:textId="3707F9B1" w:rsidR="00ED1169" w:rsidRDefault="002E3517" w:rsidP="005C1CC1">
            <w:pPr>
              <w:pStyle w:val="TSBHeaderSummary"/>
              <w:jc w:val="both"/>
              <w:rPr>
                <w:highlight w:val="yellow"/>
              </w:rPr>
            </w:pPr>
            <w:sdt>
              <w:sdtPr>
                <w:rPr>
                  <w:rFonts w:hint="eastAsia"/>
                  <w:lang w:eastAsia="zh-CN"/>
                </w:rPr>
                <w:alias w:val="Abstract"/>
                <w:tag w:val="Abstract"/>
                <w:id w:val="-939903723"/>
                <w:lock w:val="sdtLocked"/>
                <w:placeholder>
                  <w:docPart w:val="{381eb22f-a709-4837-9b0c-862109999751}"/>
                </w:placeholder>
                <w:dataBinding w:prefixMappings="xmlns:ns0='http://schemas.microsoft.com/office/2006/metadata/properties' xmlns:ns1='http://www.w3.org/2001/XMLSchema-instance' xmlns:ns2='http://schemas.microsoft.com/office/infopath/2007/PartnerControls' xmlns:ns3='3f6fad35-1f81-480e-a4e5-6e5474dcfb96' " w:xpath="/ns0:properties[1]/documentManagement[1]/ns3:Abstract[1]" w:storeItemID="{EF8523CC-DEB2-463D-9A27-DF0B8D2CAEC3}"/>
                <w:text w:multiLine="1"/>
              </w:sdtPr>
              <w:sdtEndPr/>
              <w:sdtContent>
                <w:r w:rsidR="004B02D2" w:rsidRPr="004B02D2">
                  <w:rPr>
                    <w:lang w:eastAsia="zh-CN"/>
                  </w:rPr>
                  <w:t xml:space="preserve"> It is proposed that the revision of SG17-TD942R2  </w:t>
                </w:r>
              </w:sdtContent>
            </w:sdt>
          </w:p>
        </w:tc>
      </w:tr>
    </w:tbl>
    <w:p w14:paraId="15C8CC67" w14:textId="77777777" w:rsidR="00ED1169" w:rsidRPr="00CB3EC3" w:rsidRDefault="00ED1169"/>
    <w:p w14:paraId="58888811" w14:textId="74ED2843" w:rsidR="0002071D" w:rsidRDefault="0002071D">
      <w:pPr>
        <w:spacing w:before="0"/>
        <w:rPr>
          <w:b/>
          <w:szCs w:val="20"/>
          <w:lang w:eastAsia="zh-CN"/>
        </w:rPr>
      </w:pPr>
      <w:r>
        <w:rPr>
          <w:b/>
          <w:szCs w:val="20"/>
          <w:lang w:eastAsia="zh-CN"/>
        </w:rPr>
        <w:br w:type="page"/>
      </w:r>
    </w:p>
    <w:p w14:paraId="2ECA78FB" w14:textId="6B514191" w:rsidR="00ED1169" w:rsidRDefault="00196C27">
      <w:pPr>
        <w:pStyle w:val="AnnexNoTitle"/>
        <w:spacing w:before="360"/>
      </w:pPr>
      <w:r>
        <w:lastRenderedPageBreak/>
        <w:t>A</w:t>
      </w:r>
      <w:r>
        <w:rPr>
          <w:rFonts w:hint="eastAsia"/>
        </w:rPr>
        <w:t>nnex</w:t>
      </w:r>
      <w:r>
        <w:t xml:space="preserve"> B</w:t>
      </w:r>
    </w:p>
    <w:p w14:paraId="274D3BC8" w14:textId="77777777" w:rsidR="00006106" w:rsidRPr="00006106" w:rsidRDefault="00006106" w:rsidP="00006106">
      <w:pPr>
        <w:rPr>
          <w:rFonts w:eastAsia="MS Mincho"/>
        </w:rPr>
      </w:pPr>
    </w:p>
    <w:p w14:paraId="35C61715" w14:textId="298A4B62" w:rsidR="00ED1169" w:rsidRPr="008F4F64" w:rsidRDefault="00621D07" w:rsidP="008F4F64">
      <w:pPr>
        <w:pStyle w:val="RecNo"/>
        <w:rPr>
          <w:lang w:val="fr-CH"/>
        </w:rPr>
      </w:pPr>
      <w:proofErr w:type="spellStart"/>
      <w:r w:rsidRPr="008F4F64">
        <w:rPr>
          <w:rFonts w:hint="eastAsia"/>
          <w:lang w:val="fr-CH" w:eastAsia="zh-CN"/>
        </w:rPr>
        <w:t>Draft</w:t>
      </w:r>
      <w:proofErr w:type="spellEnd"/>
      <w:r w:rsidRPr="008F4F64">
        <w:rPr>
          <w:rFonts w:hint="eastAsia"/>
          <w:lang w:val="fr-CH" w:eastAsia="zh-CN"/>
        </w:rPr>
        <w:t xml:space="preserve"> </w:t>
      </w:r>
      <w:proofErr w:type="spellStart"/>
      <w:r w:rsidR="007D774B" w:rsidRPr="008F4F64">
        <w:rPr>
          <w:lang w:val="fr-CH" w:eastAsia="zh-CN"/>
        </w:rPr>
        <w:t>Recommendation</w:t>
      </w:r>
      <w:proofErr w:type="spellEnd"/>
      <w:r w:rsidR="007D774B" w:rsidRPr="008F4F64">
        <w:rPr>
          <w:lang w:val="fr-CH" w:eastAsia="zh-CN"/>
        </w:rPr>
        <w:t xml:space="preserve"> </w:t>
      </w:r>
      <w:r w:rsidR="00196C27" w:rsidRPr="008F4F64">
        <w:rPr>
          <w:lang w:val="fr-CH"/>
        </w:rPr>
        <w:t xml:space="preserve">ITU-T </w:t>
      </w:r>
      <w:proofErr w:type="spellStart"/>
      <w:proofErr w:type="gramStart"/>
      <w:r w:rsidR="00196C27" w:rsidRPr="008F4F64">
        <w:rPr>
          <w:lang w:val="fr-CH"/>
        </w:rPr>
        <w:t>X.</w:t>
      </w:r>
      <w:r w:rsidR="00AB04DF">
        <w:rPr>
          <w:lang w:val="fr-CH"/>
        </w:rPr>
        <w:t>s</w:t>
      </w:r>
      <w:r w:rsidR="006C1BB2" w:rsidRPr="008F4F64">
        <w:rPr>
          <w:bCs/>
          <w:szCs w:val="28"/>
          <w:lang w:val="fr-CH" w:eastAsia="zh-CN"/>
        </w:rPr>
        <w:t>rg</w:t>
      </w:r>
      <w:r w:rsidR="00196C27" w:rsidRPr="008F4F64">
        <w:rPr>
          <w:rFonts w:hint="eastAsia"/>
          <w:bCs/>
          <w:szCs w:val="28"/>
          <w:lang w:val="fr-CH" w:eastAsia="zh-CN"/>
        </w:rPr>
        <w:t>sc</w:t>
      </w:r>
      <w:proofErr w:type="spellEnd"/>
      <w:proofErr w:type="gramEnd"/>
    </w:p>
    <w:p w14:paraId="0B704FFB" w14:textId="28164DC0" w:rsidR="00ED1169" w:rsidRDefault="00AB04DF" w:rsidP="008F4F64">
      <w:pPr>
        <w:pStyle w:val="Rectitle"/>
        <w:rPr>
          <w:lang w:val="en-US" w:eastAsia="zh-CN"/>
        </w:rPr>
      </w:pPr>
      <w:r>
        <w:rPr>
          <w:lang w:val="fr-CH" w:eastAsia="zh-CN"/>
        </w:rPr>
        <w:t xml:space="preserve">Security </w:t>
      </w:r>
      <w:r>
        <w:rPr>
          <w:lang w:val="en-US" w:eastAsia="zh-CN"/>
        </w:rPr>
        <w:t>r</w:t>
      </w:r>
      <w:r w:rsidR="009104A8">
        <w:rPr>
          <w:lang w:val="en-US" w:eastAsia="zh-CN"/>
        </w:rPr>
        <w:t xml:space="preserve">equirements </w:t>
      </w:r>
      <w:r w:rsidR="006C1BB2">
        <w:rPr>
          <w:lang w:val="en-US" w:eastAsia="zh-CN"/>
        </w:rPr>
        <w:t>and g</w:t>
      </w:r>
      <w:r w:rsidR="00196C27">
        <w:rPr>
          <w:rFonts w:hint="eastAsia"/>
          <w:lang w:val="en-US" w:eastAsia="zh-CN"/>
        </w:rPr>
        <w:t xml:space="preserve">uidelines </w:t>
      </w:r>
      <w:r w:rsidR="008C1750">
        <w:rPr>
          <w:lang w:val="en-US" w:eastAsia="zh-CN"/>
        </w:rPr>
        <w:t xml:space="preserve">of </w:t>
      </w:r>
      <w:r w:rsidR="001C7766">
        <w:rPr>
          <w:lang w:val="en-US" w:eastAsia="zh-CN"/>
        </w:rPr>
        <w:t xml:space="preserve">application and service </w:t>
      </w:r>
      <w:r w:rsidR="008C1750">
        <w:rPr>
          <w:lang w:val="en-US" w:eastAsia="zh-CN"/>
        </w:rPr>
        <w:t xml:space="preserve">for </w:t>
      </w:r>
      <w:r w:rsidR="008C1750" w:rsidRPr="00BB4EAE">
        <w:rPr>
          <w:lang w:val="en-US" w:eastAsia="zh-CN"/>
        </w:rPr>
        <w:t>smart city platform</w:t>
      </w:r>
    </w:p>
    <w:p w14:paraId="7AB9AACA" w14:textId="77777777" w:rsidR="006C1BB2" w:rsidRPr="009104A8" w:rsidRDefault="006C1BB2">
      <w:pPr>
        <w:pStyle w:val="FootnoteText"/>
        <w:jc w:val="center"/>
        <w:rPr>
          <w:rFonts w:eastAsia="SimSun"/>
          <w:b/>
          <w:bCs/>
          <w:sz w:val="28"/>
          <w:szCs w:val="28"/>
          <w:lang w:val="en-US" w:eastAsia="zh-CN"/>
        </w:rPr>
      </w:pPr>
    </w:p>
    <w:p w14:paraId="6EB9115E" w14:textId="77777777" w:rsidR="00ED1169" w:rsidRDefault="00196C27">
      <w:pPr>
        <w:pStyle w:val="Headingb"/>
        <w:rPr>
          <w:lang w:val="en-US" w:eastAsia="zh-CN"/>
        </w:rPr>
      </w:pPr>
      <w:r>
        <w:t>Summary</w:t>
      </w:r>
    </w:p>
    <w:p w14:paraId="04E8EFDD" w14:textId="45F722DA" w:rsidR="00CA7558" w:rsidRDefault="00A079FF" w:rsidP="00CA7558">
      <w:r w:rsidRPr="001C6F18">
        <w:t xml:space="preserve">As a fundamental platform supporting the services and applications of a smart city, smart city platform (SCP) which introduced in ITU-T Y.4201 is designed to provide means for enabling new smart city applications to be rapidly created, deployed, extended and managed. </w:t>
      </w:r>
      <w:r w:rsidR="00CA7558" w:rsidRPr="00CA7558">
        <w:rPr>
          <w:rFonts w:hint="eastAsia"/>
        </w:rPr>
        <w:t xml:space="preserve">The </w:t>
      </w:r>
      <w:r w:rsidR="00A17716" w:rsidRPr="009D46C6">
        <w:t>application and service interacts with</w:t>
      </w:r>
      <w:r w:rsidR="00A17716" w:rsidRPr="00CA7558">
        <w:rPr>
          <w:rFonts w:hint="eastAsia"/>
        </w:rPr>
        <w:t xml:space="preserve"> </w:t>
      </w:r>
      <w:r w:rsidR="00CA7558" w:rsidRPr="00CA7558">
        <w:rPr>
          <w:rFonts w:hint="eastAsia"/>
        </w:rPr>
        <w:t>smart cit</w:t>
      </w:r>
      <w:r>
        <w:t>y</w:t>
      </w:r>
      <w:r w:rsidR="00CA7558" w:rsidRPr="00CA7558">
        <w:rPr>
          <w:rFonts w:hint="eastAsia"/>
        </w:rPr>
        <w:t xml:space="preserve"> </w:t>
      </w:r>
      <w:r w:rsidRPr="001C6F18">
        <w:t xml:space="preserve">platform </w:t>
      </w:r>
      <w:r w:rsidR="00CA7558" w:rsidRPr="00CA7558">
        <w:t xml:space="preserve">may bring unexpected </w:t>
      </w:r>
      <w:r w:rsidR="00CA7558" w:rsidRPr="00CA7558">
        <w:rPr>
          <w:rFonts w:hint="eastAsia"/>
        </w:rPr>
        <w:t>security threats.</w:t>
      </w:r>
      <w:r w:rsidR="00CA7558" w:rsidRPr="00CA7558">
        <w:t xml:space="preserve"> </w:t>
      </w:r>
      <w:r w:rsidR="00CA7558" w:rsidRPr="00CA7558">
        <w:rPr>
          <w:rFonts w:hint="eastAsia"/>
        </w:rPr>
        <w:t xml:space="preserve">The </w:t>
      </w:r>
      <w:r w:rsidR="00CA7558" w:rsidRPr="00CA7558">
        <w:t>utilized</w:t>
      </w:r>
      <w:r w:rsidR="00CA7558" w:rsidRPr="00CA7558">
        <w:rPr>
          <w:rFonts w:hint="eastAsia"/>
        </w:rPr>
        <w:t xml:space="preserve"> new technologies and complicated </w:t>
      </w:r>
      <w:r>
        <w:t xml:space="preserve">interactions </w:t>
      </w:r>
      <w:r w:rsidR="00CA7558" w:rsidRPr="00CA7558">
        <w:t>may</w:t>
      </w:r>
      <w:r w:rsidR="00CA7558" w:rsidRPr="00CA7558">
        <w:rPr>
          <w:rFonts w:hint="eastAsia"/>
        </w:rPr>
        <w:t xml:space="preserve"> bring new potential security threats</w:t>
      </w:r>
      <w:r w:rsidRPr="001C6F18">
        <w:t xml:space="preserve"> for </w:t>
      </w:r>
      <w:r w:rsidR="00C416D2" w:rsidRPr="009D46C6">
        <w:t xml:space="preserve">the application and service of </w:t>
      </w:r>
      <w:r w:rsidRPr="001C6F18">
        <w:t>smart city platform</w:t>
      </w:r>
      <w:r w:rsidR="00CA7558" w:rsidRPr="00CA7558">
        <w:rPr>
          <w:rFonts w:hint="eastAsia"/>
        </w:rPr>
        <w:t xml:space="preserve">. </w:t>
      </w:r>
    </w:p>
    <w:p w14:paraId="74828AF6" w14:textId="5775C8EA" w:rsidR="0068156A" w:rsidRPr="009D46C6" w:rsidRDefault="00C416D2" w:rsidP="0068156A">
      <w:r w:rsidRPr="009D46C6">
        <w:t xml:space="preserve">Accordingly, the security threats and security requirements of application and service for </w:t>
      </w:r>
      <w:r w:rsidRPr="009D46C6">
        <w:rPr>
          <w:rFonts w:hint="eastAsia"/>
        </w:rPr>
        <w:t>smart city platform</w:t>
      </w:r>
      <w:r w:rsidRPr="009D46C6">
        <w:t xml:space="preserve"> need to be</w:t>
      </w:r>
      <w:r w:rsidR="003343BC">
        <w:t xml:space="preserve"> analysed to secure the application and service</w:t>
      </w:r>
      <w:r w:rsidRPr="009D46C6">
        <w:t xml:space="preserve"> of smart city platform. </w:t>
      </w:r>
    </w:p>
    <w:p w14:paraId="1F8F653E" w14:textId="5A668CFD" w:rsidR="00295880" w:rsidRPr="00295880" w:rsidRDefault="00295880" w:rsidP="00295880">
      <w:r w:rsidRPr="00295880">
        <w:rPr>
          <w:rFonts w:hint="eastAsia"/>
        </w:rPr>
        <w:t xml:space="preserve">This recommendation provides a description of the security </w:t>
      </w:r>
      <w:r w:rsidR="009D46C6">
        <w:t xml:space="preserve">threats and </w:t>
      </w:r>
      <w:r w:rsidR="0068156A">
        <w:t xml:space="preserve">requirements </w:t>
      </w:r>
      <w:r w:rsidRPr="00295880">
        <w:t xml:space="preserve">for </w:t>
      </w:r>
      <w:r w:rsidR="009D46C6">
        <w:t xml:space="preserve">application and service for </w:t>
      </w:r>
      <w:r w:rsidRPr="00295880">
        <w:t>s</w:t>
      </w:r>
      <w:r w:rsidRPr="00295880">
        <w:rPr>
          <w:rFonts w:hint="eastAsia"/>
        </w:rPr>
        <w:t>mart city platform</w:t>
      </w:r>
      <w:r w:rsidRPr="00295880">
        <w:t xml:space="preserve"> </w:t>
      </w:r>
      <w:r w:rsidRPr="00295880">
        <w:rPr>
          <w:rFonts w:hint="eastAsia"/>
        </w:rPr>
        <w:t xml:space="preserve">and provides </w:t>
      </w:r>
      <w:r w:rsidR="006168F9" w:rsidRPr="000F7365">
        <w:rPr>
          <w:rFonts w:hint="eastAsia"/>
        </w:rPr>
        <w:t xml:space="preserve">methods for </w:t>
      </w:r>
      <w:r w:rsidRPr="00295880">
        <w:rPr>
          <w:rFonts w:hint="eastAsia"/>
        </w:rPr>
        <w:t xml:space="preserve">security </w:t>
      </w:r>
      <w:r w:rsidR="009D46C6">
        <w:t xml:space="preserve">protection of </w:t>
      </w:r>
      <w:r w:rsidR="009D46C6" w:rsidRPr="009D46C6">
        <w:t>application and service</w:t>
      </w:r>
      <w:r w:rsidR="0068156A">
        <w:t xml:space="preserve"> </w:t>
      </w:r>
      <w:r w:rsidR="00256E15">
        <w:t>for</w:t>
      </w:r>
      <w:r w:rsidR="006168F9" w:rsidRPr="000F7365">
        <w:t xml:space="preserve"> smart city platform</w:t>
      </w:r>
      <w:r w:rsidRPr="00295880">
        <w:rPr>
          <w:rFonts w:hint="eastAsia"/>
        </w:rPr>
        <w:t>.</w:t>
      </w:r>
    </w:p>
    <w:p w14:paraId="0849FF71" w14:textId="77777777" w:rsidR="00CA7558" w:rsidRPr="0068156A" w:rsidRDefault="00CA7558" w:rsidP="00CA7558">
      <w:pPr>
        <w:pStyle w:val="FootnoteText"/>
        <w:rPr>
          <w:rFonts w:eastAsia="MS Mincho"/>
        </w:rPr>
      </w:pPr>
    </w:p>
    <w:p w14:paraId="6798988A" w14:textId="77777777" w:rsidR="00ED1169" w:rsidRDefault="00196C27">
      <w:pPr>
        <w:pStyle w:val="Headingb"/>
      </w:pPr>
      <w:r>
        <w:t>Keywords</w:t>
      </w:r>
    </w:p>
    <w:p w14:paraId="6420E762" w14:textId="2A71EEA8" w:rsidR="00ED1169" w:rsidRDefault="00196C27">
      <w:pPr>
        <w:jc w:val="both"/>
        <w:rPr>
          <w:rFonts w:eastAsia="SimSun"/>
          <w:lang w:val="en-US" w:eastAsia="zh-CN"/>
        </w:rPr>
      </w:pPr>
      <w:r>
        <w:rPr>
          <w:rFonts w:eastAsia="SimSun" w:hint="eastAsia"/>
          <w:lang w:val="en-US" w:eastAsia="zh-CN"/>
        </w:rPr>
        <w:t xml:space="preserve">security </w:t>
      </w:r>
      <w:r w:rsidR="00642BCC">
        <w:rPr>
          <w:rFonts w:eastAsia="SimSun"/>
          <w:lang w:val="en-US" w:eastAsia="zh-CN"/>
        </w:rPr>
        <w:t>requirements</w:t>
      </w:r>
      <w:r w:rsidR="00754068">
        <w:rPr>
          <w:rFonts w:eastAsia="SimSun"/>
          <w:lang w:val="en-US" w:eastAsia="zh-CN"/>
        </w:rPr>
        <w:t>,</w:t>
      </w:r>
      <w:r w:rsidR="00754068" w:rsidRPr="00754068">
        <w:t xml:space="preserve"> </w:t>
      </w:r>
      <w:r w:rsidR="00D866B7">
        <w:t xml:space="preserve">guidelines, </w:t>
      </w:r>
      <w:r w:rsidR="00754068" w:rsidRPr="009412C4">
        <w:t>smart city platform</w:t>
      </w:r>
      <w:r w:rsidR="00754068">
        <w:rPr>
          <w:rFonts w:eastAsia="SimSun"/>
          <w:lang w:val="en-US" w:eastAsia="zh-CN"/>
        </w:rPr>
        <w:t xml:space="preserve"> </w:t>
      </w:r>
    </w:p>
    <w:p w14:paraId="5D59811A" w14:textId="77777777" w:rsidR="00ED1169" w:rsidRDefault="00196C27">
      <w:pPr>
        <w:pStyle w:val="Headingb"/>
      </w:pPr>
      <w:r>
        <w:t>Introduction</w:t>
      </w:r>
    </w:p>
    <w:p w14:paraId="4DBAAEDE" w14:textId="773CFEC7" w:rsidR="00701B2E" w:rsidRDefault="00196C27">
      <w:r>
        <w:t>&lt;Optional – This clause should appear only if it contains information different from that in Scope and Summary&gt;</w:t>
      </w:r>
    </w:p>
    <w:p w14:paraId="4FFD4743" w14:textId="77777777" w:rsidR="008F4F64" w:rsidRDefault="008F4F64">
      <w:pPr>
        <w:spacing w:before="0"/>
        <w:rPr>
          <w:sz w:val="18"/>
        </w:rPr>
      </w:pPr>
      <w:r>
        <w:rPr>
          <w:sz w:val="18"/>
        </w:rPr>
        <w:br w:type="page"/>
      </w:r>
    </w:p>
    <w:p w14:paraId="3EAED950" w14:textId="16567CE6" w:rsidR="008F4F64" w:rsidRPr="008F4F64" w:rsidRDefault="008F4F64" w:rsidP="008F4F64">
      <w:pPr>
        <w:pStyle w:val="RecNo"/>
        <w:rPr>
          <w:lang w:val="fr-CH"/>
        </w:rPr>
      </w:pPr>
      <w:proofErr w:type="spellStart"/>
      <w:r w:rsidRPr="008F4F64">
        <w:rPr>
          <w:rFonts w:hint="eastAsia"/>
          <w:lang w:val="fr-CH" w:eastAsia="zh-CN"/>
        </w:rPr>
        <w:lastRenderedPageBreak/>
        <w:t>Draft</w:t>
      </w:r>
      <w:proofErr w:type="spellEnd"/>
      <w:r w:rsidRPr="008F4F64">
        <w:rPr>
          <w:rFonts w:hint="eastAsia"/>
          <w:lang w:val="fr-CH" w:eastAsia="zh-CN"/>
        </w:rPr>
        <w:t xml:space="preserve"> </w:t>
      </w:r>
      <w:proofErr w:type="spellStart"/>
      <w:r w:rsidRPr="008F4F64">
        <w:rPr>
          <w:lang w:val="fr-CH" w:eastAsia="zh-CN"/>
        </w:rPr>
        <w:t>Recommendation</w:t>
      </w:r>
      <w:proofErr w:type="spellEnd"/>
      <w:r w:rsidRPr="008F4F64">
        <w:rPr>
          <w:lang w:val="fr-CH" w:eastAsia="zh-CN"/>
        </w:rPr>
        <w:t xml:space="preserve"> </w:t>
      </w:r>
      <w:r w:rsidRPr="008F4F64">
        <w:rPr>
          <w:lang w:val="fr-CH"/>
        </w:rPr>
        <w:t xml:space="preserve">ITU-T </w:t>
      </w:r>
      <w:proofErr w:type="spellStart"/>
      <w:proofErr w:type="gramStart"/>
      <w:r w:rsidRPr="008F4F64">
        <w:rPr>
          <w:lang w:val="fr-CH"/>
        </w:rPr>
        <w:t>X.</w:t>
      </w:r>
      <w:r w:rsidR="00D72B60">
        <w:rPr>
          <w:lang w:val="fr-CH"/>
        </w:rPr>
        <w:t>s</w:t>
      </w:r>
      <w:r w:rsidRPr="008F4F64">
        <w:rPr>
          <w:bCs/>
          <w:szCs w:val="28"/>
          <w:lang w:val="fr-CH" w:eastAsia="zh-CN"/>
        </w:rPr>
        <w:t>rg</w:t>
      </w:r>
      <w:r w:rsidRPr="008F4F64">
        <w:rPr>
          <w:rFonts w:hint="eastAsia"/>
          <w:bCs/>
          <w:szCs w:val="28"/>
          <w:lang w:val="fr-CH" w:eastAsia="zh-CN"/>
        </w:rPr>
        <w:t>sc</w:t>
      </w:r>
      <w:proofErr w:type="spellEnd"/>
      <w:proofErr w:type="gramEnd"/>
    </w:p>
    <w:p w14:paraId="486BCE94" w14:textId="1A85DCCE" w:rsidR="008F4F64" w:rsidRDefault="00D72B60" w:rsidP="008F4F64">
      <w:pPr>
        <w:pStyle w:val="Rectitle"/>
        <w:rPr>
          <w:lang w:val="en-US" w:eastAsia="zh-CN"/>
        </w:rPr>
      </w:pPr>
      <w:r>
        <w:rPr>
          <w:lang w:val="fr-CH" w:eastAsia="zh-CN"/>
        </w:rPr>
        <w:t xml:space="preserve">Security </w:t>
      </w:r>
      <w:r>
        <w:rPr>
          <w:lang w:val="en-US" w:eastAsia="zh-CN"/>
        </w:rPr>
        <w:t>r</w:t>
      </w:r>
      <w:r w:rsidR="008F4F64">
        <w:rPr>
          <w:lang w:val="en-US" w:eastAsia="zh-CN"/>
        </w:rPr>
        <w:t>equirements and g</w:t>
      </w:r>
      <w:r w:rsidR="008F4F64">
        <w:rPr>
          <w:rFonts w:hint="eastAsia"/>
          <w:lang w:val="en-US" w:eastAsia="zh-CN"/>
        </w:rPr>
        <w:t xml:space="preserve">uidelines </w:t>
      </w:r>
      <w:r w:rsidR="008F4F64">
        <w:rPr>
          <w:lang w:val="en-US" w:eastAsia="zh-CN"/>
        </w:rPr>
        <w:t xml:space="preserve">of </w:t>
      </w:r>
      <w:r w:rsidR="006B576D">
        <w:rPr>
          <w:lang w:val="en-US" w:eastAsia="zh-CN"/>
        </w:rPr>
        <w:t xml:space="preserve">application and service </w:t>
      </w:r>
      <w:r w:rsidR="008F4F64">
        <w:rPr>
          <w:lang w:val="en-US" w:eastAsia="zh-CN"/>
        </w:rPr>
        <w:t xml:space="preserve">for </w:t>
      </w:r>
      <w:r w:rsidR="008F4F64" w:rsidRPr="00BB4EAE">
        <w:rPr>
          <w:lang w:val="en-US" w:eastAsia="zh-CN"/>
        </w:rPr>
        <w:t>smart city platform</w:t>
      </w:r>
    </w:p>
    <w:p w14:paraId="0DD34E1F" w14:textId="69356F7D" w:rsidR="00ED1169" w:rsidRDefault="00196C27" w:rsidP="008F4F64">
      <w:pPr>
        <w:keepNext/>
        <w:keepLines/>
        <w:overflowPunct w:val="0"/>
        <w:autoSpaceDE w:val="0"/>
        <w:autoSpaceDN w:val="0"/>
        <w:adjustRightInd w:val="0"/>
        <w:spacing w:before="360"/>
        <w:ind w:left="709" w:hanging="709"/>
        <w:textAlignment w:val="baseline"/>
        <w:outlineLvl w:val="0"/>
        <w:rPr>
          <w:rFonts w:eastAsia="Times New Roman"/>
          <w:b/>
          <w:szCs w:val="20"/>
          <w:lang w:eastAsia="en-US"/>
        </w:rPr>
      </w:pPr>
      <w:r>
        <w:rPr>
          <w:rFonts w:eastAsia="SimSun" w:hint="eastAsia"/>
          <w:b/>
          <w:szCs w:val="20"/>
          <w:lang w:val="en-US" w:eastAsia="zh-CN"/>
        </w:rPr>
        <w:t>1</w:t>
      </w:r>
      <w:r w:rsidR="008F4F64">
        <w:rPr>
          <w:rFonts w:eastAsia="SimSun"/>
          <w:b/>
          <w:szCs w:val="20"/>
          <w:lang w:val="en-US" w:eastAsia="zh-CN"/>
        </w:rPr>
        <w:tab/>
      </w:r>
      <w:r>
        <w:rPr>
          <w:rFonts w:eastAsia="Times New Roman"/>
          <w:b/>
          <w:szCs w:val="20"/>
          <w:lang w:eastAsia="en-US"/>
        </w:rPr>
        <w:t>Scope</w:t>
      </w:r>
    </w:p>
    <w:p w14:paraId="7E68BC12" w14:textId="1C74891B" w:rsidR="00ED1169" w:rsidRDefault="00196C27">
      <w:pPr>
        <w:rPr>
          <w:color w:val="000000"/>
          <w:lang w:val="en-US" w:eastAsia="zh-CN"/>
        </w:rPr>
      </w:pPr>
      <w:r>
        <w:rPr>
          <w:color w:val="000000"/>
          <w:lang w:val="en-US" w:eastAsia="zh-CN"/>
        </w:rPr>
        <w:t xml:space="preserve">This draft </w:t>
      </w:r>
      <w:r w:rsidR="00404E19">
        <w:rPr>
          <w:color w:val="000000"/>
          <w:lang w:val="en-US" w:eastAsia="zh-CN"/>
        </w:rPr>
        <w:t xml:space="preserve">Recommendation </w:t>
      </w:r>
      <w:r>
        <w:rPr>
          <w:color w:val="000000"/>
          <w:lang w:val="en-US" w:eastAsia="zh-CN"/>
        </w:rPr>
        <w:t>provides</w:t>
      </w:r>
      <w:r w:rsidR="00CA7558">
        <w:rPr>
          <w:rFonts w:hint="eastAsia"/>
          <w:color w:val="000000"/>
          <w:lang w:val="en-US" w:eastAsia="zh-CN"/>
        </w:rPr>
        <w:t xml:space="preserve"> </w:t>
      </w:r>
      <w:r w:rsidR="00E77D74">
        <w:rPr>
          <w:color w:val="000000"/>
          <w:lang w:val="en-US" w:eastAsia="zh-CN"/>
        </w:rPr>
        <w:t xml:space="preserve">security </w:t>
      </w:r>
      <w:r w:rsidR="00CA7558">
        <w:rPr>
          <w:rFonts w:hint="eastAsia"/>
          <w:color w:val="000000"/>
          <w:lang w:val="en-US" w:eastAsia="zh-CN"/>
        </w:rPr>
        <w:t>g</w:t>
      </w:r>
      <w:r>
        <w:rPr>
          <w:rFonts w:hint="eastAsia"/>
          <w:color w:val="000000"/>
          <w:lang w:val="en-US" w:eastAsia="zh-CN"/>
        </w:rPr>
        <w:t xml:space="preserve">uidelines and requirements </w:t>
      </w:r>
      <w:r w:rsidR="00917E89">
        <w:rPr>
          <w:color w:val="000000"/>
          <w:lang w:val="en-US" w:eastAsia="zh-CN"/>
        </w:rPr>
        <w:t>of</w:t>
      </w:r>
      <w:r>
        <w:rPr>
          <w:rFonts w:hint="eastAsia"/>
          <w:color w:val="000000"/>
          <w:lang w:val="en-US" w:eastAsia="zh-CN"/>
        </w:rPr>
        <w:t xml:space="preserve"> </w:t>
      </w:r>
      <w:r w:rsidR="00FD6409">
        <w:rPr>
          <w:color w:val="000000"/>
          <w:lang w:val="en-US" w:eastAsia="zh-CN"/>
        </w:rPr>
        <w:t xml:space="preserve">application and service </w:t>
      </w:r>
      <w:r w:rsidR="006579E7">
        <w:rPr>
          <w:color w:val="000000"/>
          <w:lang w:val="en-US" w:eastAsia="zh-CN"/>
        </w:rPr>
        <w:t xml:space="preserve">for </w:t>
      </w:r>
      <w:r w:rsidR="006579E7" w:rsidRPr="009412C4">
        <w:t>smart city platform</w:t>
      </w:r>
      <w:r>
        <w:rPr>
          <w:color w:val="000000"/>
          <w:lang w:val="en-US" w:eastAsia="zh-CN"/>
        </w:rPr>
        <w:t xml:space="preserve">, </w:t>
      </w:r>
      <w:r>
        <w:rPr>
          <w:color w:val="000000"/>
        </w:rPr>
        <w:t>in particular</w:t>
      </w:r>
      <w:r>
        <w:rPr>
          <w:color w:val="000000"/>
          <w:lang w:val="en-US" w:eastAsia="zh-CN"/>
        </w:rPr>
        <w:t>:</w:t>
      </w:r>
    </w:p>
    <w:p w14:paraId="1E9E4256" w14:textId="6B78D99F" w:rsidR="002528EC" w:rsidRPr="002528EC" w:rsidRDefault="002528EC" w:rsidP="002528EC">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Chars="100" w:left="240"/>
        <w:rPr>
          <w:lang w:val="en-US" w:eastAsia="zh-CN"/>
        </w:rPr>
      </w:pPr>
      <w:r w:rsidRPr="00764292">
        <w:rPr>
          <w:rFonts w:hint="eastAsia"/>
          <w:sz w:val="24"/>
          <w:szCs w:val="24"/>
          <w:lang w:eastAsia="zh-CN"/>
        </w:rPr>
        <w:t>–</w:t>
      </w:r>
      <w:r w:rsidRPr="00764292">
        <w:rPr>
          <w:rFonts w:hint="eastAsia"/>
          <w:sz w:val="24"/>
          <w:szCs w:val="24"/>
          <w:lang w:eastAsia="zh-CN"/>
        </w:rPr>
        <w:tab/>
      </w:r>
      <w:r w:rsidRPr="00764292">
        <w:rPr>
          <w:sz w:val="24"/>
          <w:szCs w:val="24"/>
          <w:lang w:eastAsia="zh-CN"/>
        </w:rPr>
        <w:t>Analys</w:t>
      </w:r>
      <w:r w:rsidRPr="00797716">
        <w:rPr>
          <w:rFonts w:eastAsiaTheme="minorEastAsia"/>
          <w:sz w:val="24"/>
          <w:szCs w:val="24"/>
          <w:lang w:eastAsia="ja-JP"/>
        </w:rPr>
        <w:t>e the security threats of application and service for smart city platform;</w:t>
      </w:r>
    </w:p>
    <w:p w14:paraId="564684D3" w14:textId="03D859F2" w:rsidR="00764292" w:rsidRPr="00764292" w:rsidRDefault="00764292" w:rsidP="00764292">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Chars="100" w:left="240"/>
        <w:rPr>
          <w:sz w:val="24"/>
          <w:szCs w:val="24"/>
          <w:lang w:eastAsia="zh-CN"/>
        </w:rPr>
      </w:pPr>
      <w:r w:rsidRPr="00764292">
        <w:rPr>
          <w:rFonts w:hint="eastAsia"/>
          <w:sz w:val="24"/>
          <w:szCs w:val="24"/>
          <w:lang w:eastAsia="zh-CN"/>
        </w:rPr>
        <w:t>–</w:t>
      </w:r>
      <w:r w:rsidRPr="00764292">
        <w:rPr>
          <w:rFonts w:hint="eastAsia"/>
          <w:sz w:val="24"/>
          <w:szCs w:val="24"/>
          <w:lang w:eastAsia="zh-CN"/>
        </w:rPr>
        <w:tab/>
      </w:r>
      <w:r w:rsidRPr="00764292">
        <w:rPr>
          <w:sz w:val="24"/>
          <w:szCs w:val="24"/>
          <w:lang w:eastAsia="zh-CN"/>
        </w:rPr>
        <w:t xml:space="preserve">Analyse the </w:t>
      </w:r>
      <w:r w:rsidR="00EE7F44">
        <w:rPr>
          <w:sz w:val="24"/>
          <w:szCs w:val="24"/>
          <w:lang w:eastAsia="zh-CN"/>
        </w:rPr>
        <w:t xml:space="preserve">security </w:t>
      </w:r>
      <w:r w:rsidRPr="00764292">
        <w:rPr>
          <w:sz w:val="24"/>
          <w:szCs w:val="24"/>
          <w:lang w:eastAsia="zh-CN"/>
        </w:rPr>
        <w:t>requirements</w:t>
      </w:r>
      <w:r w:rsidRPr="00764292">
        <w:rPr>
          <w:rFonts w:hint="eastAsia"/>
          <w:sz w:val="24"/>
          <w:szCs w:val="24"/>
          <w:lang w:eastAsia="zh-CN"/>
        </w:rPr>
        <w:t xml:space="preserve"> of </w:t>
      </w:r>
      <w:r w:rsidR="002528EC">
        <w:rPr>
          <w:sz w:val="24"/>
          <w:szCs w:val="24"/>
          <w:lang w:eastAsia="zh-CN"/>
        </w:rPr>
        <w:t xml:space="preserve">application and service </w:t>
      </w:r>
      <w:r w:rsidRPr="00764292">
        <w:rPr>
          <w:sz w:val="24"/>
          <w:szCs w:val="24"/>
          <w:lang w:eastAsia="zh-CN"/>
        </w:rPr>
        <w:t>for smart city platform</w:t>
      </w:r>
      <w:r w:rsidRPr="00764292">
        <w:rPr>
          <w:rFonts w:hint="eastAsia"/>
          <w:sz w:val="24"/>
          <w:szCs w:val="24"/>
          <w:lang w:eastAsia="zh-CN"/>
        </w:rPr>
        <w:t>;</w:t>
      </w:r>
    </w:p>
    <w:p w14:paraId="6A627DCC" w14:textId="3510744D" w:rsidR="00764292" w:rsidRPr="00764292" w:rsidRDefault="00764292" w:rsidP="00764292">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Chars="100" w:left="240"/>
        <w:rPr>
          <w:sz w:val="24"/>
          <w:szCs w:val="24"/>
          <w:lang w:eastAsia="zh-CN"/>
        </w:rPr>
      </w:pPr>
      <w:r w:rsidRPr="00764292">
        <w:rPr>
          <w:rFonts w:hint="eastAsia"/>
          <w:sz w:val="24"/>
          <w:szCs w:val="24"/>
          <w:lang w:eastAsia="zh-CN"/>
        </w:rPr>
        <w:t>–</w:t>
      </w:r>
      <w:r w:rsidRPr="00764292">
        <w:rPr>
          <w:rFonts w:hint="eastAsia"/>
          <w:sz w:val="24"/>
          <w:szCs w:val="24"/>
          <w:lang w:eastAsia="zh-CN"/>
        </w:rPr>
        <w:tab/>
      </w:r>
      <w:r w:rsidR="00D42C09">
        <w:rPr>
          <w:sz w:val="24"/>
          <w:szCs w:val="24"/>
          <w:lang w:eastAsia="zh-CN"/>
        </w:rPr>
        <w:t>M</w:t>
      </w:r>
      <w:r w:rsidRPr="00764292">
        <w:rPr>
          <w:rFonts w:hint="eastAsia"/>
          <w:sz w:val="24"/>
          <w:szCs w:val="24"/>
          <w:lang w:eastAsia="zh-CN"/>
        </w:rPr>
        <w:t xml:space="preserve">ethods for security </w:t>
      </w:r>
      <w:r w:rsidR="004C37DC">
        <w:rPr>
          <w:sz w:val="24"/>
          <w:szCs w:val="24"/>
          <w:lang w:eastAsia="zh-CN"/>
        </w:rPr>
        <w:t>protection</w:t>
      </w:r>
      <w:r w:rsidR="00EE7F44">
        <w:rPr>
          <w:sz w:val="24"/>
          <w:szCs w:val="24"/>
          <w:lang w:eastAsia="zh-CN"/>
        </w:rPr>
        <w:t xml:space="preserve"> </w:t>
      </w:r>
      <w:r w:rsidRPr="00764292">
        <w:rPr>
          <w:sz w:val="24"/>
          <w:szCs w:val="24"/>
          <w:lang w:eastAsia="zh-CN"/>
        </w:rPr>
        <w:t xml:space="preserve">of </w:t>
      </w:r>
      <w:r w:rsidR="004C37DC">
        <w:rPr>
          <w:sz w:val="24"/>
          <w:szCs w:val="24"/>
          <w:lang w:eastAsia="zh-CN"/>
        </w:rPr>
        <w:t xml:space="preserve">application and service for </w:t>
      </w:r>
      <w:r w:rsidRPr="00764292">
        <w:rPr>
          <w:sz w:val="24"/>
          <w:szCs w:val="24"/>
          <w:lang w:eastAsia="zh-CN"/>
        </w:rPr>
        <w:t>smart city platform</w:t>
      </w:r>
      <w:r w:rsidR="00D42C09">
        <w:rPr>
          <w:sz w:val="24"/>
          <w:szCs w:val="24"/>
          <w:lang w:eastAsia="zh-CN"/>
        </w:rPr>
        <w:t>.</w:t>
      </w:r>
    </w:p>
    <w:p w14:paraId="43931162" w14:textId="77777777" w:rsidR="00ED1169" w:rsidRDefault="00ED1169">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p w14:paraId="7C0EC1AD" w14:textId="7898677E" w:rsidR="00ED1169" w:rsidRDefault="00196C27" w:rsidP="008F4F64">
      <w:pPr>
        <w:keepNext/>
        <w:keepLines/>
        <w:overflowPunct w:val="0"/>
        <w:autoSpaceDE w:val="0"/>
        <w:autoSpaceDN w:val="0"/>
        <w:adjustRightInd w:val="0"/>
        <w:spacing w:before="360"/>
        <w:ind w:left="709" w:hanging="709"/>
        <w:textAlignment w:val="baseline"/>
        <w:outlineLvl w:val="0"/>
        <w:rPr>
          <w:rFonts w:eastAsia="Times New Roman"/>
          <w:b/>
          <w:szCs w:val="20"/>
          <w:lang w:eastAsia="en-US"/>
        </w:rPr>
      </w:pPr>
      <w:r>
        <w:rPr>
          <w:rFonts w:eastAsia="Times New Roman"/>
          <w:b/>
          <w:szCs w:val="20"/>
          <w:lang w:eastAsia="en-US"/>
        </w:rPr>
        <w:t>2</w:t>
      </w:r>
      <w:r w:rsidR="008F4F64">
        <w:rPr>
          <w:rFonts w:eastAsia="SimSun"/>
          <w:b/>
          <w:szCs w:val="20"/>
          <w:lang w:val="en-US" w:eastAsia="zh-CN"/>
        </w:rPr>
        <w:tab/>
      </w:r>
      <w:r>
        <w:rPr>
          <w:rFonts w:eastAsia="Times New Roman"/>
          <w:b/>
          <w:szCs w:val="20"/>
          <w:lang w:eastAsia="en-US"/>
        </w:rPr>
        <w:t>References</w:t>
      </w:r>
    </w:p>
    <w:p w14:paraId="5D290B53" w14:textId="77777777" w:rsidR="00ED1169" w:rsidRDefault="00196C27">
      <w:pPr>
        <w:jc w:val="both"/>
      </w:pPr>
      <w:r>
        <w:t>The following ITU-T Recommendations and other references contain provisions which, through reference in this text, constitute provisions of this Recommendation. At the time of publication, the editions indicated were valid. All Recommendations and other references are subject to revision; users of this Recommendation are therefore encouraged to investigate the possibility of applying the most recent edition of the Recommendations and other references listed below. A list of the currently valid ITU-T Recommendations is regularly published. The reference to a document within this Recommendation does not give it, as a stand-alone document, the status of a Recommendation.</w:t>
      </w:r>
    </w:p>
    <w:p w14:paraId="549CE94D" w14:textId="7602D80E" w:rsidR="00ED1169" w:rsidRDefault="00196C27">
      <w:pPr>
        <w:pStyle w:val="Reftext"/>
      </w:pPr>
      <w:r w:rsidRPr="00601F6D">
        <w:rPr>
          <w:rFonts w:hint="eastAsia"/>
        </w:rPr>
        <w:t xml:space="preserve">[ITU-T Y.4200] </w:t>
      </w:r>
      <w:bookmarkStart w:id="6" w:name="OLE_LINK9"/>
      <w:r>
        <w:t xml:space="preserve">Recommendation ITU-T </w:t>
      </w:r>
      <w:r>
        <w:rPr>
          <w:rFonts w:eastAsia="SimSun" w:hint="eastAsia"/>
          <w:lang w:val="en-US" w:eastAsia="zh-CN"/>
        </w:rPr>
        <w:t>Y</w:t>
      </w:r>
      <w:r>
        <w:t>.</w:t>
      </w:r>
      <w:r>
        <w:rPr>
          <w:rFonts w:eastAsia="SimSun" w:hint="eastAsia"/>
          <w:lang w:val="en-US" w:eastAsia="zh-CN"/>
        </w:rPr>
        <w:t>4200</w:t>
      </w:r>
      <w:r>
        <w:t xml:space="preserve"> (</w:t>
      </w:r>
      <w:r>
        <w:rPr>
          <w:rFonts w:hint="eastAsia"/>
        </w:rPr>
        <w:t>02/2018</w:t>
      </w:r>
      <w:r>
        <w:t>),</w:t>
      </w:r>
      <w:bookmarkEnd w:id="6"/>
      <w:r>
        <w:t xml:space="preserve"> </w:t>
      </w:r>
      <w:r>
        <w:rPr>
          <w:rFonts w:hint="eastAsia"/>
          <w:i/>
          <w:iCs/>
        </w:rPr>
        <w:t>Requirements for the interoperability of smart city platforms</w:t>
      </w:r>
      <w:r>
        <w:t>.</w:t>
      </w:r>
    </w:p>
    <w:p w14:paraId="22AF0B96" w14:textId="21254D06" w:rsidR="00ED1169" w:rsidRDefault="00196C27">
      <w:pPr>
        <w:pStyle w:val="Reftext"/>
      </w:pPr>
      <w:r w:rsidRPr="00601F6D">
        <w:rPr>
          <w:rFonts w:hint="eastAsia"/>
        </w:rPr>
        <w:t>[ITU-T Y.4201]</w:t>
      </w:r>
      <w:r w:rsidR="00601F6D">
        <w:rPr>
          <w:rFonts w:eastAsia="SimSun" w:hint="eastAsia"/>
          <w:lang w:val="en-US" w:eastAsia="zh-CN"/>
        </w:rPr>
        <w:t xml:space="preserve"> </w:t>
      </w:r>
      <w:r>
        <w:t xml:space="preserve">Recommendation ITU-T </w:t>
      </w:r>
      <w:r>
        <w:rPr>
          <w:rFonts w:eastAsia="SimSun" w:hint="eastAsia"/>
          <w:lang w:val="en-US" w:eastAsia="zh-CN"/>
        </w:rPr>
        <w:t>Y</w:t>
      </w:r>
      <w:r>
        <w:t>.</w:t>
      </w:r>
      <w:r>
        <w:rPr>
          <w:rFonts w:eastAsia="SimSun" w:hint="eastAsia"/>
          <w:lang w:val="en-US" w:eastAsia="zh-CN"/>
        </w:rPr>
        <w:t>4201</w:t>
      </w:r>
      <w:r>
        <w:t xml:space="preserve"> (</w:t>
      </w:r>
      <w:r>
        <w:rPr>
          <w:rFonts w:hint="eastAsia"/>
        </w:rPr>
        <w:t>02/2018</w:t>
      </w:r>
      <w:r>
        <w:t xml:space="preserve">), </w:t>
      </w:r>
      <w:r>
        <w:rPr>
          <w:rFonts w:hint="eastAsia"/>
          <w:i/>
          <w:iCs/>
        </w:rPr>
        <w:t>High-level requirements and reference framework of smart city platforms</w:t>
      </w:r>
      <w:r>
        <w:t>.</w:t>
      </w:r>
    </w:p>
    <w:p w14:paraId="02259C77" w14:textId="5EF790F3" w:rsidR="00B04C98" w:rsidRDefault="00B04C98" w:rsidP="00B04C98">
      <w:pPr>
        <w:pStyle w:val="Reftext"/>
        <w:rPr>
          <w:ins w:id="7" w:author="acer" w:date="2023-06-22T10:14:00Z"/>
          <w:i/>
          <w:iCs/>
          <w:lang w:val="en-US" w:eastAsia="zh-CN"/>
        </w:rPr>
      </w:pPr>
      <w:r w:rsidRPr="00601F6D">
        <w:rPr>
          <w:rFonts w:hint="eastAsia"/>
        </w:rPr>
        <w:t>[ITU-T X.805]</w:t>
      </w:r>
      <w:r>
        <w:rPr>
          <w:rFonts w:eastAsia="SimSun" w:hint="eastAsia"/>
          <w:lang w:val="en-US" w:eastAsia="zh-CN"/>
        </w:rPr>
        <w:t xml:space="preserve"> Recommendation ITU-T X.805 (10/2003),</w:t>
      </w:r>
      <w:r w:rsidR="0066460C">
        <w:rPr>
          <w:rFonts w:eastAsia="SimSun"/>
          <w:lang w:val="en-US" w:eastAsia="zh-CN"/>
        </w:rPr>
        <w:t xml:space="preserve"> </w:t>
      </w:r>
      <w:r>
        <w:rPr>
          <w:rFonts w:hint="eastAsia"/>
          <w:i/>
          <w:iCs/>
          <w:lang w:val="en-US" w:eastAsia="zh-CN"/>
        </w:rPr>
        <w:t>Security architecture for systems providing end-to-end communications.</w:t>
      </w:r>
    </w:p>
    <w:p w14:paraId="2B9A2624" w14:textId="19E19362" w:rsidR="00EE0F7A" w:rsidRPr="000445FA" w:rsidRDefault="00EE0F7A" w:rsidP="00EE0F7A">
      <w:pPr>
        <w:pStyle w:val="Reftext"/>
        <w:rPr>
          <w:ins w:id="8" w:author="acer" w:date="2023-06-22T10:14:00Z"/>
          <w:b/>
          <w:bCs/>
          <w:lang w:val="en-US"/>
        </w:rPr>
      </w:pPr>
      <w:ins w:id="9" w:author="acer" w:date="2023-06-22T10:14:00Z">
        <w:r>
          <w:t xml:space="preserve">[ISO/IEC 27034-1:2011] </w:t>
        </w:r>
        <w:r w:rsidRPr="000445FA">
          <w:rPr>
            <w:lang w:val="en-US"/>
          </w:rPr>
          <w:t>Information technology — Security techniques — Application security</w:t>
        </w:r>
        <w:r>
          <w:rPr>
            <w:lang w:val="en-US"/>
          </w:rPr>
          <w:t xml:space="preserve"> </w:t>
        </w:r>
        <w:r w:rsidRPr="000445FA">
          <w:rPr>
            <w:b/>
            <w:bCs/>
            <w:lang w:val="en-US"/>
          </w:rPr>
          <w:t>Part 1: </w:t>
        </w:r>
        <w:r w:rsidRPr="000445FA">
          <w:rPr>
            <w:lang w:val="en-US"/>
          </w:rPr>
          <w:t>Overview and concepts</w:t>
        </w:r>
      </w:ins>
    </w:p>
    <w:p w14:paraId="3B64F866" w14:textId="77777777" w:rsidR="00EE0F7A" w:rsidRDefault="00EE0F7A" w:rsidP="00B04C98">
      <w:pPr>
        <w:pStyle w:val="Reftext"/>
        <w:rPr>
          <w:i/>
          <w:iCs/>
          <w:lang w:val="en-US" w:eastAsia="zh-CN"/>
        </w:rPr>
      </w:pPr>
    </w:p>
    <w:p w14:paraId="305C4073" w14:textId="77777777" w:rsidR="00ED1169" w:rsidRDefault="00ED1169">
      <w:pPr>
        <w:pStyle w:val="Reftext"/>
      </w:pPr>
    </w:p>
    <w:p w14:paraId="5E215624" w14:textId="2CBAF45D" w:rsidR="00ED1169" w:rsidRDefault="00196C27" w:rsidP="008F4F64">
      <w:pPr>
        <w:keepNext/>
        <w:keepLines/>
        <w:overflowPunct w:val="0"/>
        <w:autoSpaceDE w:val="0"/>
        <w:autoSpaceDN w:val="0"/>
        <w:adjustRightInd w:val="0"/>
        <w:spacing w:before="360"/>
        <w:ind w:left="709" w:hanging="709"/>
        <w:textAlignment w:val="baseline"/>
        <w:outlineLvl w:val="0"/>
        <w:rPr>
          <w:rFonts w:eastAsia="Malgun Gothic"/>
          <w:b/>
          <w:lang w:val="en-US" w:eastAsia="zh-CN" w:bidi="ar"/>
        </w:rPr>
      </w:pPr>
      <w:r>
        <w:rPr>
          <w:rFonts w:eastAsia="SimSun" w:hint="eastAsia"/>
          <w:b/>
          <w:lang w:val="en-US" w:eastAsia="zh-CN" w:bidi="ar"/>
        </w:rPr>
        <w:t>3</w:t>
      </w:r>
      <w:r w:rsidR="008F4F64">
        <w:rPr>
          <w:rFonts w:eastAsia="SimSun"/>
          <w:b/>
          <w:lang w:val="en-US" w:eastAsia="zh-CN" w:bidi="ar"/>
        </w:rPr>
        <w:tab/>
      </w:r>
      <w:r>
        <w:rPr>
          <w:rFonts w:eastAsia="SimSun" w:hint="eastAsia"/>
          <w:b/>
          <w:lang w:val="en-US" w:eastAsia="zh-CN" w:bidi="ar"/>
        </w:rPr>
        <w:t>Definitions</w:t>
      </w:r>
    </w:p>
    <w:p w14:paraId="3FF27F2A" w14:textId="77777777" w:rsidR="00ED1169" w:rsidRDefault="00196C27">
      <w:pPr>
        <w:keepNext/>
        <w:keepLines/>
        <w:overflowPunct w:val="0"/>
        <w:autoSpaceDE w:val="0"/>
        <w:autoSpaceDN w:val="0"/>
        <w:adjustRightInd w:val="0"/>
        <w:spacing w:before="240"/>
        <w:ind w:left="792" w:hanging="792"/>
        <w:outlineLvl w:val="1"/>
        <w:rPr>
          <w:rFonts w:eastAsia="Gulim"/>
          <w:b/>
          <w:szCs w:val="20"/>
          <w:lang w:eastAsia="en-US"/>
        </w:rPr>
      </w:pPr>
      <w:r>
        <w:rPr>
          <w:rFonts w:eastAsia="Gulim"/>
          <w:b/>
          <w:szCs w:val="20"/>
          <w:lang w:eastAsia="en-US"/>
        </w:rPr>
        <w:t>3.1</w:t>
      </w:r>
      <w:r>
        <w:rPr>
          <w:rFonts w:eastAsia="Gulim"/>
          <w:b/>
          <w:szCs w:val="20"/>
          <w:lang w:eastAsia="en-US"/>
        </w:rPr>
        <w:tab/>
        <w:t>Terms defined elsewhere</w:t>
      </w:r>
    </w:p>
    <w:p w14:paraId="5505512A" w14:textId="77777777" w:rsidR="00ED1169" w:rsidRDefault="00196C27">
      <w:pPr>
        <w:rPr>
          <w:rFonts w:eastAsia="SimSun"/>
          <w:lang w:val="en-US" w:eastAsia="zh-CN"/>
        </w:rPr>
      </w:pPr>
      <w:r>
        <w:rPr>
          <w:rFonts w:eastAsia="SimSun"/>
          <w:lang w:val="en-US" w:eastAsia="zh-CN"/>
        </w:rPr>
        <w:t>This Recommendation uses the following terms defined elsewhere:</w:t>
      </w:r>
    </w:p>
    <w:p w14:paraId="4807891B" w14:textId="77777777" w:rsidR="00ED1169" w:rsidRDefault="00196C27">
      <w:r>
        <w:rPr>
          <w:rFonts w:eastAsia="Batang"/>
          <w:b/>
          <w:bCs/>
        </w:rPr>
        <w:t xml:space="preserve">3.1.1 </w:t>
      </w:r>
      <w:r>
        <w:rPr>
          <w:rFonts w:eastAsia="SimSun" w:hint="eastAsia"/>
          <w:b/>
          <w:bCs/>
          <w:lang w:val="en-US" w:eastAsia="zh-CN"/>
        </w:rPr>
        <w:t>city</w:t>
      </w:r>
      <w:r>
        <w:rPr>
          <w:rFonts w:eastAsia="Batang"/>
          <w:b/>
          <w:bCs/>
        </w:rPr>
        <w:t xml:space="preserve"> </w:t>
      </w:r>
      <w:r>
        <w:rPr>
          <w:rFonts w:eastAsia="Batang"/>
          <w:bCs/>
        </w:rPr>
        <w:t>[</w:t>
      </w:r>
      <w:r>
        <w:rPr>
          <w:rFonts w:eastAsia="Batang" w:hint="eastAsia"/>
          <w:bCs/>
        </w:rPr>
        <w:t>I</w:t>
      </w:r>
      <w:r>
        <w:rPr>
          <w:rFonts w:eastAsia="Batang"/>
          <w:bCs/>
        </w:rPr>
        <w:t>TU-T Y.</w:t>
      </w:r>
      <w:r>
        <w:rPr>
          <w:rFonts w:eastAsia="SimSun" w:hint="eastAsia"/>
          <w:bCs/>
          <w:lang w:val="en-US" w:eastAsia="zh-CN"/>
        </w:rPr>
        <w:t>4900</w:t>
      </w:r>
      <w:r>
        <w:rPr>
          <w:rFonts w:eastAsia="Batang"/>
          <w:bCs/>
        </w:rPr>
        <w:t>]</w:t>
      </w:r>
      <w:r>
        <w:rPr>
          <w:rFonts w:eastAsia="Batang"/>
        </w:rPr>
        <w:t>:</w:t>
      </w:r>
      <w:r>
        <w:t xml:space="preserve"> </w:t>
      </w:r>
      <w:r>
        <w:rPr>
          <w:rFonts w:hint="eastAsia"/>
        </w:rPr>
        <w:t xml:space="preserve">An urban geographical area with one (or several) local government and </w:t>
      </w:r>
    </w:p>
    <w:p w14:paraId="6423AA45" w14:textId="77777777" w:rsidR="00ED1169" w:rsidRDefault="00196C27">
      <w:r>
        <w:rPr>
          <w:rFonts w:hint="eastAsia"/>
        </w:rPr>
        <w:t>planning authorities.</w:t>
      </w:r>
    </w:p>
    <w:p w14:paraId="4748149F" w14:textId="5E340536" w:rsidR="00ED1169" w:rsidRDefault="00196C27">
      <w:pPr>
        <w:pStyle w:val="FootnoteText"/>
        <w:rPr>
          <w:ins w:id="10" w:author="acer" w:date="2023-06-22T10:15:00Z"/>
          <w:rFonts w:eastAsia="Batang"/>
          <w:sz w:val="24"/>
        </w:rPr>
      </w:pPr>
      <w:r>
        <w:rPr>
          <w:rFonts w:eastAsia="Batang"/>
          <w:b/>
          <w:bCs/>
          <w:sz w:val="24"/>
        </w:rPr>
        <w:t>3.1.</w:t>
      </w:r>
      <w:r>
        <w:rPr>
          <w:rFonts w:eastAsia="SimSun" w:hint="eastAsia"/>
          <w:b/>
          <w:bCs/>
          <w:sz w:val="24"/>
          <w:lang w:val="en-US" w:eastAsia="zh-CN"/>
        </w:rPr>
        <w:t>2</w:t>
      </w:r>
      <w:r>
        <w:rPr>
          <w:rFonts w:eastAsia="Batang"/>
          <w:b/>
          <w:bCs/>
          <w:sz w:val="24"/>
        </w:rPr>
        <w:t xml:space="preserve"> </w:t>
      </w:r>
      <w:r>
        <w:rPr>
          <w:rFonts w:eastAsia="Batang" w:hint="eastAsia"/>
          <w:b/>
          <w:bCs/>
          <w:sz w:val="24"/>
        </w:rPr>
        <w:t>smart city platform (SCP)</w:t>
      </w:r>
      <w:r>
        <w:rPr>
          <w:rFonts w:eastAsia="Batang"/>
          <w:b/>
          <w:bCs/>
          <w:sz w:val="24"/>
        </w:rPr>
        <w:t xml:space="preserve"> </w:t>
      </w:r>
      <w:r>
        <w:rPr>
          <w:rFonts w:eastAsia="Batang"/>
          <w:bCs/>
          <w:sz w:val="24"/>
        </w:rPr>
        <w:t>[</w:t>
      </w:r>
      <w:r>
        <w:rPr>
          <w:rFonts w:eastAsia="Batang" w:hint="eastAsia"/>
          <w:bCs/>
          <w:sz w:val="24"/>
        </w:rPr>
        <w:t>I</w:t>
      </w:r>
      <w:r>
        <w:rPr>
          <w:rFonts w:eastAsia="Batang"/>
          <w:bCs/>
          <w:sz w:val="24"/>
        </w:rPr>
        <w:t>TU-T Y.</w:t>
      </w:r>
      <w:r>
        <w:rPr>
          <w:rFonts w:eastAsia="SimSun" w:hint="eastAsia"/>
          <w:bCs/>
          <w:sz w:val="24"/>
          <w:lang w:val="en-US" w:eastAsia="zh-CN"/>
        </w:rPr>
        <w:t>4201</w:t>
      </w:r>
      <w:r>
        <w:rPr>
          <w:rFonts w:eastAsia="Batang"/>
          <w:bCs/>
          <w:sz w:val="24"/>
        </w:rPr>
        <w:t>]</w:t>
      </w:r>
      <w:r>
        <w:rPr>
          <w:rFonts w:eastAsia="Batang"/>
          <w:sz w:val="24"/>
        </w:rPr>
        <w:t>:</w:t>
      </w:r>
      <w:r w:rsidR="00AA7031">
        <w:rPr>
          <w:rFonts w:eastAsia="Batang"/>
          <w:sz w:val="24"/>
        </w:rPr>
        <w:t xml:space="preserve"> </w:t>
      </w:r>
      <w:r>
        <w:rPr>
          <w:rFonts w:eastAsia="Batang" w:hint="eastAsia"/>
          <w:sz w:val="24"/>
        </w:rPr>
        <w:t>A city platform that offers direct integration of city platforms and systems, or through open interfaces between city platforms and third parties, in order to offer urban operation and services supporting the functioning of city services, as well as efficiency,</w:t>
      </w:r>
      <w:r w:rsidR="00FD474D">
        <w:rPr>
          <w:rFonts w:eastAsia="Batang"/>
          <w:sz w:val="24"/>
        </w:rPr>
        <w:t xml:space="preserve"> </w:t>
      </w:r>
      <w:r>
        <w:rPr>
          <w:rFonts w:eastAsia="Batang" w:hint="eastAsia"/>
          <w:sz w:val="24"/>
        </w:rPr>
        <w:t>performance, security and scalability.</w:t>
      </w:r>
    </w:p>
    <w:p w14:paraId="2D7E9C7F" w14:textId="65CE18EB" w:rsidR="00EE0F7A" w:rsidRDefault="00EE0F7A" w:rsidP="00EE0F7A">
      <w:pPr>
        <w:pStyle w:val="FootnoteText"/>
        <w:rPr>
          <w:ins w:id="11" w:author="acer" w:date="2023-06-22T10:15:00Z"/>
          <w:rFonts w:eastAsia="Batang"/>
          <w:sz w:val="24"/>
        </w:rPr>
      </w:pPr>
      <w:ins w:id="12" w:author="acer" w:date="2023-06-22T10:15:00Z">
        <w:r>
          <w:rPr>
            <w:rFonts w:eastAsia="Batang"/>
            <w:sz w:val="24"/>
          </w:rPr>
          <w:t xml:space="preserve">3.1.3 Application [ ITU-T </w:t>
        </w:r>
        <w:proofErr w:type="gramStart"/>
        <w:r>
          <w:rPr>
            <w:rFonts w:eastAsia="Batang"/>
            <w:sz w:val="24"/>
          </w:rPr>
          <w:t>Y.2261 ]</w:t>
        </w:r>
        <w:proofErr w:type="gramEnd"/>
        <w:r>
          <w:rPr>
            <w:rFonts w:eastAsia="Batang"/>
            <w:sz w:val="24"/>
          </w:rPr>
          <w:t xml:space="preserve"> : </w:t>
        </w:r>
        <w:r w:rsidRPr="0014616B">
          <w:rPr>
            <w:rFonts w:eastAsia="Batang"/>
            <w:sz w:val="24"/>
          </w:rPr>
          <w:t>A structured set of capabilities, which provide value-added functionality supported by one or more services, which may be supported by an API interface.</w:t>
        </w:r>
      </w:ins>
    </w:p>
    <w:p w14:paraId="46E12012" w14:textId="22CFCA61" w:rsidR="00EE0F7A" w:rsidRPr="0014616B" w:rsidRDefault="00EE0F7A" w:rsidP="00EE0F7A">
      <w:pPr>
        <w:pStyle w:val="FootnoteText"/>
        <w:rPr>
          <w:ins w:id="13" w:author="acer" w:date="2023-06-22T10:15:00Z"/>
          <w:rFonts w:eastAsia="Batang"/>
          <w:sz w:val="24"/>
        </w:rPr>
      </w:pPr>
      <w:ins w:id="14" w:author="acer" w:date="2023-06-22T10:15:00Z">
        <w:r>
          <w:rPr>
            <w:rFonts w:eastAsia="Batang"/>
            <w:sz w:val="24"/>
          </w:rPr>
          <w:lastRenderedPageBreak/>
          <w:t xml:space="preserve">3.1.4 </w:t>
        </w:r>
      </w:ins>
      <w:ins w:id="15" w:author="Shekhar Singh" w:date="2023-07-05T12:14:00Z">
        <w:r w:rsidR="006C3107">
          <w:rPr>
            <w:rFonts w:eastAsia="Batang"/>
            <w:sz w:val="24"/>
          </w:rPr>
          <w:t>s</w:t>
        </w:r>
      </w:ins>
      <w:ins w:id="16" w:author="acer" w:date="2023-06-22T10:15:00Z">
        <w:r>
          <w:rPr>
            <w:rFonts w:eastAsia="Batang"/>
            <w:sz w:val="24"/>
          </w:rPr>
          <w:t>ervice [</w:t>
        </w:r>
        <w:r w:rsidRPr="0014616B">
          <w:rPr>
            <w:rFonts w:eastAsia="Batang"/>
            <w:sz w:val="24"/>
          </w:rPr>
          <w:t>[ITU-T Z.100 Sup.1</w:t>
        </w:r>
        <w:proofErr w:type="gramStart"/>
        <w:r>
          <w:rPr>
            <w:rFonts w:eastAsia="Batang"/>
            <w:sz w:val="24"/>
          </w:rPr>
          <w:t>] :</w:t>
        </w:r>
        <w:proofErr w:type="gramEnd"/>
        <w:r>
          <w:rPr>
            <w:rFonts w:eastAsia="Batang"/>
            <w:sz w:val="24"/>
          </w:rPr>
          <w:t xml:space="preserve"> </w:t>
        </w:r>
        <w:r w:rsidRPr="0014616B">
          <w:rPr>
            <w:rFonts w:eastAsia="Batang"/>
            <w:sz w:val="24"/>
          </w:rPr>
          <w:t>A set of functions and facilities offered to a user by a provider.</w:t>
        </w:r>
      </w:ins>
    </w:p>
    <w:p w14:paraId="45982509" w14:textId="77777777" w:rsidR="00EE0F7A" w:rsidRDefault="00EE0F7A" w:rsidP="00EE0F7A">
      <w:pPr>
        <w:pStyle w:val="FootnoteText"/>
        <w:rPr>
          <w:ins w:id="17" w:author="acer" w:date="2023-06-22T10:15:00Z"/>
          <w:rFonts w:eastAsia="Batang"/>
          <w:sz w:val="24"/>
        </w:rPr>
      </w:pPr>
      <w:ins w:id="18" w:author="acer" w:date="2023-06-22T10:15:00Z">
        <w:r w:rsidRPr="0014616B">
          <w:rPr>
            <w:rFonts w:eastAsia="Batang"/>
            <w:sz w:val="24"/>
          </w:rPr>
          <w:t>NOTE – In this definition, the "user" and "provider" may be a pair such as application/application, human/computer, subscriber/organization (operator). The different types of service included in this definition are data transmission service and telecommunications service offered by an operating agency to its customers, and service offered by one layer in a layered protocol to other layers</w:t>
        </w:r>
        <w:r>
          <w:rPr>
            <w:rFonts w:eastAsia="Batang"/>
            <w:sz w:val="24"/>
          </w:rPr>
          <w:t>.</w:t>
        </w:r>
      </w:ins>
    </w:p>
    <w:p w14:paraId="78D1A395" w14:textId="7B543095" w:rsidR="00EE0F7A" w:rsidRDefault="00EE0F7A" w:rsidP="00EE0F7A">
      <w:pPr>
        <w:pStyle w:val="FootnoteText"/>
        <w:rPr>
          <w:ins w:id="19" w:author="acer" w:date="2023-06-22T10:15:00Z"/>
          <w:rFonts w:eastAsia="Batang"/>
          <w:sz w:val="24"/>
        </w:rPr>
      </w:pPr>
      <w:ins w:id="20" w:author="acer" w:date="2023-06-22T10:15:00Z">
        <w:r>
          <w:rPr>
            <w:rFonts w:eastAsia="Batang"/>
            <w:sz w:val="24"/>
          </w:rPr>
          <w:t xml:space="preserve">3.1.5 </w:t>
        </w:r>
      </w:ins>
      <w:ins w:id="21" w:author="Shekhar Singh" w:date="2023-07-05T12:15:00Z">
        <w:r w:rsidR="006C3107">
          <w:rPr>
            <w:rFonts w:eastAsia="Batang"/>
            <w:sz w:val="24"/>
          </w:rPr>
          <w:t>i</w:t>
        </w:r>
      </w:ins>
      <w:ins w:id="22" w:author="acer" w:date="2023-06-22T10:15:00Z">
        <w:r>
          <w:rPr>
            <w:rFonts w:eastAsia="Batang"/>
            <w:sz w:val="24"/>
          </w:rPr>
          <w:t>nternet of Things(</w:t>
        </w:r>
        <w:proofErr w:type="spellStart"/>
        <w:r>
          <w:rPr>
            <w:rFonts w:eastAsia="Batang"/>
            <w:sz w:val="24"/>
          </w:rPr>
          <w:t>IoT</w:t>
        </w:r>
        <w:proofErr w:type="spellEnd"/>
        <w:r>
          <w:rPr>
            <w:rFonts w:eastAsia="Batang"/>
            <w:sz w:val="24"/>
          </w:rPr>
          <w:t>) [ITU-T Y.4000</w:t>
        </w:r>
        <w:proofErr w:type="gramStart"/>
        <w:r>
          <w:rPr>
            <w:rFonts w:eastAsia="Batang"/>
            <w:sz w:val="24"/>
          </w:rPr>
          <w:t>] :</w:t>
        </w:r>
        <w:proofErr w:type="gramEnd"/>
        <w:r>
          <w:rPr>
            <w:rFonts w:eastAsia="Batang"/>
            <w:sz w:val="24"/>
          </w:rPr>
          <w:t xml:space="preserve"> </w:t>
        </w:r>
        <w:r w:rsidRPr="000445FA">
          <w:rPr>
            <w:rFonts w:eastAsia="Batang"/>
            <w:sz w:val="24"/>
          </w:rPr>
          <w:t xml:space="preserve">A global infrastructure for the information society, enabling advanced services by interconnecting (physical and virtual) things based on existing and evolving interoperable information and communication technologies. </w:t>
        </w:r>
      </w:ins>
    </w:p>
    <w:p w14:paraId="1D7D78C0" w14:textId="77777777" w:rsidR="00EE0F7A" w:rsidRDefault="00EE0F7A" w:rsidP="00EE0F7A">
      <w:pPr>
        <w:pStyle w:val="FootnoteText"/>
        <w:rPr>
          <w:ins w:id="23" w:author="acer" w:date="2023-06-22T10:15:00Z"/>
          <w:rFonts w:eastAsia="Batang"/>
          <w:sz w:val="24"/>
        </w:rPr>
      </w:pPr>
      <w:ins w:id="24" w:author="acer" w:date="2023-06-22T10:15:00Z">
        <w:r w:rsidRPr="000445FA">
          <w:rPr>
            <w:rFonts w:eastAsia="Batang"/>
            <w:sz w:val="24"/>
          </w:rPr>
          <w:t xml:space="preserve">NOTE 1 – Through the exploitation of identification, data capture, processing and communication capabilities, the </w:t>
        </w:r>
        <w:proofErr w:type="spellStart"/>
        <w:r w:rsidRPr="000445FA">
          <w:rPr>
            <w:rFonts w:eastAsia="Batang"/>
            <w:sz w:val="24"/>
          </w:rPr>
          <w:t>IoT</w:t>
        </w:r>
        <w:proofErr w:type="spellEnd"/>
        <w:r w:rsidRPr="000445FA">
          <w:rPr>
            <w:rFonts w:eastAsia="Batang"/>
            <w:sz w:val="24"/>
          </w:rPr>
          <w:t xml:space="preserve"> makes full use of things to offer services to all kinds of applications, whilst ensuring that security and privacy requirements are fulfilled.</w:t>
        </w:r>
      </w:ins>
    </w:p>
    <w:p w14:paraId="718E2DB2" w14:textId="77777777" w:rsidR="00EE0F7A" w:rsidRPr="000445FA" w:rsidRDefault="00EE0F7A" w:rsidP="00EE0F7A">
      <w:pPr>
        <w:pStyle w:val="FootnoteText"/>
        <w:rPr>
          <w:ins w:id="25" w:author="acer" w:date="2023-06-22T10:15:00Z"/>
          <w:rFonts w:eastAsia="Batang"/>
          <w:sz w:val="24"/>
        </w:rPr>
      </w:pPr>
      <w:ins w:id="26" w:author="acer" w:date="2023-06-22T10:15:00Z">
        <w:r w:rsidRPr="000445FA">
          <w:rPr>
            <w:rFonts w:eastAsia="Batang"/>
            <w:sz w:val="24"/>
          </w:rPr>
          <w:t xml:space="preserve"> NOTE 2 – From a broader perspective, the </w:t>
        </w:r>
        <w:proofErr w:type="spellStart"/>
        <w:r w:rsidRPr="000445FA">
          <w:rPr>
            <w:rFonts w:eastAsia="Batang"/>
            <w:sz w:val="24"/>
          </w:rPr>
          <w:t>IoT</w:t>
        </w:r>
        <w:proofErr w:type="spellEnd"/>
        <w:r w:rsidRPr="000445FA">
          <w:rPr>
            <w:rFonts w:eastAsia="Batang"/>
            <w:sz w:val="24"/>
          </w:rPr>
          <w:t xml:space="preserve"> can be perceived as a vision with technological and societal implications.</w:t>
        </w:r>
      </w:ins>
    </w:p>
    <w:p w14:paraId="653B42CD" w14:textId="30E2931C" w:rsidR="00EE0F7A" w:rsidRDefault="00240B7E">
      <w:pPr>
        <w:pStyle w:val="FootnoteText"/>
        <w:rPr>
          <w:rFonts w:eastAsia="Batang"/>
          <w:sz w:val="24"/>
        </w:rPr>
      </w:pPr>
      <w:ins w:id="27" w:author="Shekhar Singh" w:date="2023-07-05T13:03:00Z">
        <w:r>
          <w:rPr>
            <w:rFonts w:eastAsia="Batang"/>
            <w:sz w:val="24"/>
          </w:rPr>
          <w:t>3.1.6 threat [</w:t>
        </w:r>
      </w:ins>
      <w:ins w:id="28" w:author="Shekhar Singh" w:date="2023-07-05T13:04:00Z">
        <w:r>
          <w:rPr>
            <w:rFonts w:eastAsia="Batang"/>
            <w:sz w:val="24"/>
          </w:rPr>
          <w:t>ITU-T X.1601</w:t>
        </w:r>
      </w:ins>
      <w:ins w:id="29" w:author="Shekhar Singh" w:date="2023-07-05T13:34:00Z">
        <w:r w:rsidR="006301CE">
          <w:rPr>
            <w:rFonts w:eastAsia="Batang"/>
            <w:sz w:val="24"/>
          </w:rPr>
          <w:t>]</w:t>
        </w:r>
      </w:ins>
      <w:bookmarkStart w:id="30" w:name="_GoBack"/>
      <w:bookmarkEnd w:id="30"/>
      <w:ins w:id="31" w:author="Shekhar Singh" w:date="2023-07-05T13:04:00Z">
        <w:r>
          <w:rPr>
            <w:rFonts w:eastAsia="Batang"/>
            <w:sz w:val="24"/>
          </w:rPr>
          <w:t xml:space="preserve"> : </w:t>
        </w:r>
        <w:r w:rsidRPr="00240B7E">
          <w:rPr>
            <w:rFonts w:eastAsia="Batang"/>
            <w:sz w:val="24"/>
          </w:rPr>
          <w:t>A potential cause of an unwanted incident, which may result in harm to a system or organization.</w:t>
        </w:r>
      </w:ins>
    </w:p>
    <w:p w14:paraId="7C878A26" w14:textId="77777777" w:rsidR="00ED1169" w:rsidRDefault="00196C27">
      <w:pPr>
        <w:keepNext/>
        <w:keepLines/>
        <w:overflowPunct w:val="0"/>
        <w:autoSpaceDE w:val="0"/>
        <w:autoSpaceDN w:val="0"/>
        <w:adjustRightInd w:val="0"/>
        <w:spacing w:before="240"/>
        <w:ind w:left="792" w:hanging="792"/>
        <w:outlineLvl w:val="1"/>
        <w:rPr>
          <w:rFonts w:eastAsia="Gulim"/>
          <w:b/>
          <w:szCs w:val="20"/>
          <w:lang w:eastAsia="en-US"/>
        </w:rPr>
      </w:pPr>
      <w:r>
        <w:rPr>
          <w:rFonts w:eastAsia="Gulim"/>
          <w:b/>
          <w:szCs w:val="20"/>
          <w:lang w:eastAsia="en-US"/>
        </w:rPr>
        <w:t>3.2</w:t>
      </w:r>
      <w:r>
        <w:rPr>
          <w:rFonts w:eastAsia="Gulim"/>
          <w:b/>
          <w:szCs w:val="20"/>
          <w:lang w:eastAsia="en-US"/>
        </w:rPr>
        <w:tab/>
        <w:t>Terms defined in this Recommendation</w:t>
      </w:r>
    </w:p>
    <w:p w14:paraId="76CBD1AE" w14:textId="0286C024" w:rsidR="00ED1169" w:rsidRDefault="00196C27">
      <w:r>
        <w:t>This Recommendation defines the following terms:</w:t>
      </w:r>
    </w:p>
    <w:p w14:paraId="0685E153" w14:textId="18F0AF46" w:rsidR="00525FF2" w:rsidRDefault="00525FF2" w:rsidP="00BB4EAE">
      <w:pPr>
        <w:pStyle w:val="FootnoteText"/>
        <w:rPr>
          <w:sz w:val="24"/>
        </w:rPr>
      </w:pPr>
      <w:r w:rsidRPr="00BB4EAE">
        <w:rPr>
          <w:sz w:val="24"/>
        </w:rPr>
        <w:t>TBD.</w:t>
      </w:r>
    </w:p>
    <w:p w14:paraId="6480CDDE" w14:textId="77777777" w:rsidR="00BB079A" w:rsidRPr="00525FF2" w:rsidRDefault="00BB079A" w:rsidP="00BB4EAE">
      <w:pPr>
        <w:pStyle w:val="FootnoteText"/>
      </w:pPr>
    </w:p>
    <w:p w14:paraId="745AA9E8" w14:textId="5A93C94C" w:rsidR="00ED1169" w:rsidRDefault="00196C27" w:rsidP="008F4F64">
      <w:pPr>
        <w:keepNext/>
        <w:keepLines/>
        <w:overflowPunct w:val="0"/>
        <w:autoSpaceDE w:val="0"/>
        <w:autoSpaceDN w:val="0"/>
        <w:adjustRightInd w:val="0"/>
        <w:spacing w:before="360"/>
        <w:ind w:left="709" w:hanging="709"/>
        <w:textAlignment w:val="baseline"/>
        <w:outlineLvl w:val="0"/>
        <w:rPr>
          <w:rFonts w:eastAsia="Malgun Gothic"/>
          <w:b/>
          <w:lang w:val="en-US" w:eastAsia="zh-CN" w:bidi="ar"/>
        </w:rPr>
      </w:pPr>
      <w:r>
        <w:rPr>
          <w:rFonts w:eastAsia="SimSun" w:hint="eastAsia"/>
          <w:b/>
          <w:lang w:val="en-US" w:eastAsia="zh-CN" w:bidi="ar"/>
        </w:rPr>
        <w:t>4</w:t>
      </w:r>
      <w:r w:rsidR="008F4F64">
        <w:rPr>
          <w:rFonts w:eastAsia="SimSun"/>
          <w:b/>
          <w:lang w:val="en-US" w:eastAsia="zh-CN" w:bidi="ar"/>
        </w:rPr>
        <w:tab/>
      </w:r>
      <w:r>
        <w:rPr>
          <w:rFonts w:eastAsia="SimSun" w:hint="eastAsia"/>
          <w:b/>
          <w:lang w:val="en-US" w:eastAsia="zh-CN" w:bidi="ar"/>
        </w:rPr>
        <w:t>Abbreviations</w:t>
      </w:r>
    </w:p>
    <w:p w14:paraId="711587EE" w14:textId="5E7F1168" w:rsidR="00ED1169" w:rsidRDefault="00196C27">
      <w:pPr>
        <w:rPr>
          <w:lang w:val="en-US" w:eastAsia="zh-CN"/>
        </w:rPr>
      </w:pPr>
      <w:proofErr w:type="gramStart"/>
      <w:r>
        <w:rPr>
          <w:rFonts w:hint="eastAsia"/>
        </w:rPr>
        <w:t>SCP</w:t>
      </w:r>
      <w:r w:rsidR="00B457E6">
        <w:rPr>
          <w:rFonts w:hint="eastAsia"/>
          <w:lang w:val="en-US" w:eastAsia="zh-CN"/>
        </w:rPr>
        <w:t xml:space="preserve"> </w:t>
      </w:r>
      <w:r w:rsidR="00B457E6">
        <w:rPr>
          <w:lang w:val="en-US" w:eastAsia="zh-CN"/>
        </w:rPr>
        <w:t xml:space="preserve"> </w:t>
      </w:r>
      <w:r>
        <w:rPr>
          <w:rFonts w:hint="eastAsia"/>
          <w:lang w:val="en-US" w:eastAsia="zh-CN"/>
        </w:rPr>
        <w:t>Smart</w:t>
      </w:r>
      <w:proofErr w:type="gramEnd"/>
      <w:r>
        <w:rPr>
          <w:rFonts w:hint="eastAsia"/>
          <w:lang w:val="en-US" w:eastAsia="zh-CN"/>
        </w:rPr>
        <w:t xml:space="preserve"> City Platform</w:t>
      </w:r>
    </w:p>
    <w:p w14:paraId="0A33E203" w14:textId="77777777" w:rsidR="00ED1169" w:rsidRPr="00B457E6" w:rsidRDefault="00ED1169">
      <w:pPr>
        <w:pStyle w:val="FootnoteText"/>
        <w:rPr>
          <w:rFonts w:eastAsia="SimSun"/>
          <w:b/>
          <w:bCs/>
          <w:sz w:val="24"/>
          <w:lang w:val="en-US" w:eastAsia="zh-CN"/>
        </w:rPr>
      </w:pPr>
    </w:p>
    <w:p w14:paraId="037238A1" w14:textId="03453360" w:rsidR="00ED1169" w:rsidRDefault="00196C27" w:rsidP="008F4F64">
      <w:pPr>
        <w:keepNext/>
        <w:keepLines/>
        <w:overflowPunct w:val="0"/>
        <w:autoSpaceDE w:val="0"/>
        <w:autoSpaceDN w:val="0"/>
        <w:adjustRightInd w:val="0"/>
        <w:spacing w:before="360"/>
        <w:ind w:left="709" w:hanging="709"/>
        <w:textAlignment w:val="baseline"/>
        <w:outlineLvl w:val="0"/>
        <w:rPr>
          <w:rFonts w:eastAsia="Malgun Gothic"/>
          <w:b/>
          <w:lang w:val="en-US" w:eastAsia="zh-CN" w:bidi="ar"/>
        </w:rPr>
      </w:pPr>
      <w:r>
        <w:rPr>
          <w:rFonts w:eastAsia="SimSun" w:hint="eastAsia"/>
          <w:b/>
          <w:lang w:val="en-US" w:eastAsia="zh-CN" w:bidi="ar"/>
        </w:rPr>
        <w:t>5</w:t>
      </w:r>
      <w:r w:rsidR="008F4F64">
        <w:rPr>
          <w:rFonts w:eastAsia="SimSun"/>
          <w:b/>
          <w:lang w:val="en-US" w:eastAsia="zh-CN" w:bidi="ar"/>
        </w:rPr>
        <w:tab/>
      </w:r>
      <w:r>
        <w:rPr>
          <w:rFonts w:eastAsia="SimSun" w:hint="eastAsia"/>
          <w:b/>
          <w:lang w:val="en-US" w:eastAsia="zh-CN" w:bidi="ar"/>
        </w:rPr>
        <w:t>Conventions</w:t>
      </w:r>
    </w:p>
    <w:p w14:paraId="4FF31A0E" w14:textId="77777777" w:rsidR="00ED1169" w:rsidRDefault="00196C27">
      <w:pPr>
        <w:rPr>
          <w:lang w:val="en-US" w:eastAsia="zh-CN"/>
        </w:rPr>
      </w:pPr>
      <w:r>
        <w:rPr>
          <w:rFonts w:eastAsia="SimSun" w:hint="eastAsia"/>
          <w:bCs/>
          <w:lang w:val="en-US" w:eastAsia="zh-CN"/>
        </w:rPr>
        <w:t>TBD.</w:t>
      </w:r>
    </w:p>
    <w:p w14:paraId="3C3B7350" w14:textId="77777777" w:rsidR="00ED1169" w:rsidRDefault="00ED1169">
      <w:pPr>
        <w:pStyle w:val="Reftext"/>
      </w:pPr>
    </w:p>
    <w:p w14:paraId="4FC390F0" w14:textId="45062C98" w:rsidR="00ED1169" w:rsidRDefault="00196C27" w:rsidP="008F4F64">
      <w:pPr>
        <w:keepNext/>
        <w:keepLines/>
        <w:overflowPunct w:val="0"/>
        <w:autoSpaceDE w:val="0"/>
        <w:autoSpaceDN w:val="0"/>
        <w:adjustRightInd w:val="0"/>
        <w:spacing w:before="360"/>
        <w:ind w:left="709" w:hanging="709"/>
        <w:textAlignment w:val="baseline"/>
        <w:outlineLvl w:val="0"/>
        <w:rPr>
          <w:rFonts w:eastAsia="SimSun"/>
          <w:b/>
          <w:lang w:val="en-US" w:eastAsia="zh-CN" w:bidi="ar"/>
        </w:rPr>
      </w:pPr>
      <w:r>
        <w:rPr>
          <w:rFonts w:eastAsia="SimSun" w:hint="eastAsia"/>
          <w:b/>
          <w:lang w:val="en-US" w:eastAsia="zh-CN" w:bidi="ar"/>
        </w:rPr>
        <w:t>6</w:t>
      </w:r>
      <w:r w:rsidR="008F4F64">
        <w:rPr>
          <w:rFonts w:eastAsia="SimSun"/>
          <w:b/>
          <w:lang w:val="en-US" w:eastAsia="zh-CN" w:bidi="ar"/>
        </w:rPr>
        <w:tab/>
      </w:r>
      <w:r>
        <w:rPr>
          <w:rFonts w:eastAsia="SimSun" w:hint="eastAsia"/>
          <w:b/>
          <w:lang w:val="en-US" w:eastAsia="zh-CN" w:bidi="ar"/>
        </w:rPr>
        <w:t>Overview</w:t>
      </w:r>
    </w:p>
    <w:p w14:paraId="4E2A28FB" w14:textId="1F2F108C" w:rsidR="003E216B" w:rsidRDefault="00EE0F7A" w:rsidP="003E216B">
      <w:pPr>
        <w:pStyle w:val="FootnoteText"/>
        <w:rPr>
          <w:rFonts w:eastAsia="SimSun"/>
          <w:sz w:val="24"/>
          <w:lang w:val="en-US" w:eastAsia="zh-CN"/>
        </w:rPr>
      </w:pPr>
      <w:ins w:id="32" w:author="acer" w:date="2023-06-22T10:15:00Z">
        <w:r>
          <w:rPr>
            <w:sz w:val="24"/>
          </w:rPr>
          <w:t xml:space="preserve">The </w:t>
        </w:r>
        <w:r w:rsidRPr="00412B6B">
          <w:rPr>
            <w:sz w:val="24"/>
          </w:rPr>
          <w:t>services and applications offer advanced solutions for managing urban areas, supporting the emergence of innovative business models, and generating additional value for the city</w:t>
        </w:r>
        <w:r>
          <w:rPr>
            <w:sz w:val="24"/>
          </w:rPr>
          <w:t>.</w:t>
        </w:r>
        <w:r w:rsidRPr="00412B6B">
          <w:rPr>
            <w:sz w:val="24"/>
          </w:rPr>
          <w:t xml:space="preserve"> </w:t>
        </w:r>
      </w:ins>
      <w:r w:rsidR="005D1FAD" w:rsidRPr="001C6F18">
        <w:rPr>
          <w:sz w:val="24"/>
        </w:rPr>
        <w:t xml:space="preserve">As a fundamental platform supporting the services and applications of a smart city, smart city platform (SCP) which introduced in ITU-T Y.4201 is designed to provide means for enabling new </w:t>
      </w:r>
      <w:r w:rsidR="005D1FAD" w:rsidRPr="00FD57F6">
        <w:rPr>
          <w:rFonts w:eastAsia="SimSun"/>
          <w:sz w:val="24"/>
          <w:lang w:val="en-US" w:eastAsia="zh-CN"/>
        </w:rPr>
        <w:t xml:space="preserve">smart city applications to be rapidly created, deployed, extended and managed. </w:t>
      </w:r>
      <w:r w:rsidR="003E216B">
        <w:rPr>
          <w:rFonts w:eastAsia="SimSun" w:hint="eastAsia"/>
          <w:sz w:val="24"/>
          <w:lang w:val="en-US" w:eastAsia="zh-CN"/>
        </w:rPr>
        <w:t xml:space="preserve">The </w:t>
      </w:r>
      <w:r w:rsidR="008C03E5" w:rsidRPr="00FD57F6">
        <w:rPr>
          <w:rFonts w:eastAsia="SimSun"/>
          <w:sz w:val="24"/>
          <w:lang w:val="en-US" w:eastAsia="zh-CN"/>
        </w:rPr>
        <w:t>application and service interacts with</w:t>
      </w:r>
      <w:r w:rsidR="008C03E5">
        <w:rPr>
          <w:rFonts w:eastAsia="SimSun" w:hint="eastAsia"/>
          <w:sz w:val="24"/>
          <w:lang w:val="en-US" w:eastAsia="zh-CN"/>
        </w:rPr>
        <w:t xml:space="preserve"> </w:t>
      </w:r>
      <w:r w:rsidR="003E216B">
        <w:rPr>
          <w:rFonts w:eastAsia="SimSun" w:hint="eastAsia"/>
          <w:sz w:val="24"/>
          <w:lang w:val="en-US" w:eastAsia="zh-CN"/>
        </w:rPr>
        <w:t>smart cit</w:t>
      </w:r>
      <w:r w:rsidR="005D1FAD">
        <w:rPr>
          <w:rFonts w:eastAsia="SimSun"/>
          <w:sz w:val="24"/>
          <w:lang w:val="en-US" w:eastAsia="zh-CN"/>
        </w:rPr>
        <w:t>y</w:t>
      </w:r>
      <w:r w:rsidR="003E216B">
        <w:rPr>
          <w:rFonts w:eastAsia="SimSun" w:hint="eastAsia"/>
          <w:sz w:val="24"/>
          <w:lang w:val="en-US" w:eastAsia="zh-CN"/>
        </w:rPr>
        <w:t xml:space="preserve"> </w:t>
      </w:r>
      <w:r w:rsidR="005D1FAD" w:rsidRPr="00FD57F6">
        <w:rPr>
          <w:rFonts w:eastAsia="SimSun"/>
          <w:sz w:val="24"/>
          <w:lang w:val="en-US" w:eastAsia="zh-CN"/>
        </w:rPr>
        <w:t xml:space="preserve">platform </w:t>
      </w:r>
      <w:r w:rsidR="003E216B">
        <w:rPr>
          <w:rFonts w:eastAsia="SimSun"/>
          <w:sz w:val="24"/>
          <w:lang w:val="en-US" w:eastAsia="zh-CN"/>
        </w:rPr>
        <w:t xml:space="preserve">may bring unexpected </w:t>
      </w:r>
      <w:r w:rsidR="003E216B">
        <w:rPr>
          <w:rFonts w:eastAsia="SimSun" w:hint="eastAsia"/>
          <w:sz w:val="24"/>
          <w:lang w:val="en-US" w:eastAsia="zh-CN"/>
        </w:rPr>
        <w:t>security threats.</w:t>
      </w:r>
      <w:r w:rsidR="003E216B">
        <w:rPr>
          <w:rFonts w:eastAsia="SimSun"/>
          <w:sz w:val="24"/>
          <w:lang w:val="en-US" w:eastAsia="zh-CN"/>
        </w:rPr>
        <w:t xml:space="preserve"> </w:t>
      </w:r>
      <w:r w:rsidR="003E216B">
        <w:rPr>
          <w:rFonts w:eastAsia="SimSun" w:hint="eastAsia"/>
          <w:sz w:val="24"/>
          <w:lang w:val="en-US" w:eastAsia="zh-CN"/>
        </w:rPr>
        <w:t xml:space="preserve">The </w:t>
      </w:r>
      <w:r w:rsidR="003E216B">
        <w:rPr>
          <w:rFonts w:eastAsia="SimSun"/>
          <w:sz w:val="24"/>
          <w:lang w:val="en-US" w:eastAsia="zh-CN"/>
        </w:rPr>
        <w:t>utilized</w:t>
      </w:r>
      <w:r w:rsidR="003E216B">
        <w:rPr>
          <w:rFonts w:eastAsia="SimSun" w:hint="eastAsia"/>
          <w:sz w:val="24"/>
          <w:lang w:val="en-US" w:eastAsia="zh-CN"/>
        </w:rPr>
        <w:t xml:space="preserve"> new technologies and complicated </w:t>
      </w:r>
      <w:r w:rsidR="005D1FAD">
        <w:rPr>
          <w:rFonts w:eastAsia="SimSun"/>
          <w:sz w:val="24"/>
          <w:lang w:val="en-US" w:eastAsia="zh-CN"/>
        </w:rPr>
        <w:t xml:space="preserve">interactions </w:t>
      </w:r>
      <w:r w:rsidR="003E216B">
        <w:rPr>
          <w:rFonts w:eastAsia="SimSun" w:hint="eastAsia"/>
          <w:sz w:val="24"/>
          <w:lang w:val="en-US" w:eastAsia="zh-CN"/>
        </w:rPr>
        <w:t xml:space="preserve">and </w:t>
      </w:r>
      <w:r w:rsidR="003E216B">
        <w:rPr>
          <w:rFonts w:eastAsia="SimSun"/>
          <w:sz w:val="24"/>
          <w:lang w:val="en-US" w:eastAsia="zh-CN"/>
        </w:rPr>
        <w:t>may</w:t>
      </w:r>
      <w:r w:rsidR="003E216B">
        <w:rPr>
          <w:rFonts w:eastAsia="SimSun" w:hint="eastAsia"/>
          <w:sz w:val="24"/>
          <w:lang w:val="en-US" w:eastAsia="zh-CN"/>
        </w:rPr>
        <w:t xml:space="preserve"> bring new potential security threats</w:t>
      </w:r>
      <w:r w:rsidR="005D1FAD">
        <w:rPr>
          <w:rFonts w:eastAsia="SimSun"/>
          <w:sz w:val="24"/>
          <w:lang w:val="en-US" w:eastAsia="zh-CN"/>
        </w:rPr>
        <w:t xml:space="preserve"> </w:t>
      </w:r>
      <w:r w:rsidR="008C03E5" w:rsidRPr="00FD57F6">
        <w:rPr>
          <w:rFonts w:eastAsia="SimSun"/>
          <w:sz w:val="24"/>
          <w:lang w:val="en-US" w:eastAsia="zh-CN"/>
        </w:rPr>
        <w:t>for the application and service of smart city platform</w:t>
      </w:r>
      <w:r w:rsidR="003E216B">
        <w:rPr>
          <w:rFonts w:eastAsia="SimSun" w:hint="eastAsia"/>
          <w:sz w:val="24"/>
          <w:lang w:val="en-US" w:eastAsia="zh-CN"/>
        </w:rPr>
        <w:t xml:space="preserve">. </w:t>
      </w:r>
    </w:p>
    <w:p w14:paraId="6EDE317C" w14:textId="77777777" w:rsidR="00C3429C" w:rsidRDefault="00C3429C" w:rsidP="00BB4EAE">
      <w:pPr>
        <w:pStyle w:val="FootnoteText"/>
        <w:rPr>
          <w:rFonts w:eastAsia="SimSun"/>
          <w:sz w:val="24"/>
          <w:lang w:val="en-US" w:eastAsia="zh-CN"/>
        </w:rPr>
      </w:pPr>
    </w:p>
    <w:p w14:paraId="38AA8DA7" w14:textId="0796D9B3" w:rsidR="00C052E2" w:rsidRDefault="00C052E2" w:rsidP="002E37BA">
      <w:pPr>
        <w:pStyle w:val="FootnoteText"/>
        <w:jc w:val="center"/>
        <w:rPr>
          <w:rFonts w:eastAsia="SimSun"/>
          <w:sz w:val="24"/>
          <w:lang w:val="en-US" w:eastAsia="zh-CN"/>
        </w:rPr>
      </w:pPr>
      <w:r w:rsidRPr="00BB4EAE">
        <w:rPr>
          <w:rFonts w:eastAsia="SimSun"/>
          <w:noProof/>
          <w:sz w:val="24"/>
          <w:lang w:val="en-US" w:eastAsia="en-US"/>
        </w:rPr>
        <w:lastRenderedPageBreak/>
        <w:drawing>
          <wp:inline distT="0" distB="0" distL="0" distR="0" wp14:anchorId="00E3C73B" wp14:editId="486EABCB">
            <wp:extent cx="3958876" cy="2945782"/>
            <wp:effectExtent l="0" t="0" r="3810" b="6985"/>
            <wp:docPr id="3" name="图片 3" descr="C:\Users\Unicom\Documents\WeChat Files\wxid_e9myni3ftut012\FileStorage\Temp\16741792083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nicom\Documents\WeChat Files\wxid_e9myni3ftut012\FileStorage\Temp\1674179208385.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62341" cy="2948360"/>
                    </a:xfrm>
                    <a:prstGeom prst="rect">
                      <a:avLst/>
                    </a:prstGeom>
                    <a:noFill/>
                    <a:ln>
                      <a:noFill/>
                    </a:ln>
                  </pic:spPr>
                </pic:pic>
              </a:graphicData>
            </a:graphic>
          </wp:inline>
        </w:drawing>
      </w:r>
    </w:p>
    <w:p w14:paraId="412A51EA" w14:textId="14913196" w:rsidR="000256C8" w:rsidRPr="00BB4EAE" w:rsidRDefault="000256C8" w:rsidP="002E37BA">
      <w:pPr>
        <w:pStyle w:val="FootnoteText"/>
        <w:jc w:val="center"/>
        <w:rPr>
          <w:rFonts w:eastAsia="SimSun"/>
          <w:sz w:val="24"/>
          <w:lang w:val="en-US" w:eastAsia="zh-CN"/>
        </w:rPr>
      </w:pPr>
    </w:p>
    <w:p w14:paraId="02091205" w14:textId="4F98A5DA" w:rsidR="00C052E2" w:rsidRPr="009412C4" w:rsidRDefault="00C052E2" w:rsidP="00C052E2">
      <w:pPr>
        <w:pStyle w:val="FootnoteText"/>
        <w:jc w:val="center"/>
        <w:rPr>
          <w:rFonts w:eastAsia="SimSun"/>
          <w:b/>
          <w:bCs/>
          <w:sz w:val="24"/>
          <w:lang w:val="en-US" w:eastAsia="zh-CN"/>
        </w:rPr>
      </w:pPr>
      <w:r w:rsidRPr="009412C4">
        <w:rPr>
          <w:rFonts w:eastAsia="SimSun"/>
          <w:b/>
          <w:bCs/>
          <w:sz w:val="24"/>
          <w:lang w:val="en-US" w:eastAsia="zh-CN"/>
        </w:rPr>
        <w:t>Figure 1 – Overview of an SCP and external systems/platforms</w:t>
      </w:r>
      <w:r>
        <w:rPr>
          <w:rFonts w:eastAsia="SimSun"/>
          <w:b/>
          <w:bCs/>
          <w:sz w:val="24"/>
          <w:lang w:val="en-US" w:eastAsia="zh-CN"/>
        </w:rPr>
        <w:t xml:space="preserve"> [ITU-T Y.4200]</w:t>
      </w:r>
    </w:p>
    <w:p w14:paraId="3104EED5" w14:textId="77777777" w:rsidR="00C052E2" w:rsidRPr="009412C4" w:rsidRDefault="00C052E2" w:rsidP="00C052E2">
      <w:pPr>
        <w:pStyle w:val="FootnoteText"/>
        <w:rPr>
          <w:lang w:val="en-US" w:eastAsia="zh-CN"/>
        </w:rPr>
      </w:pPr>
    </w:p>
    <w:p w14:paraId="07851576" w14:textId="781B8BCC" w:rsidR="00C052E2" w:rsidRDefault="0050336B" w:rsidP="00C052E2">
      <w:pPr>
        <w:rPr>
          <w:lang w:eastAsia="en-US"/>
        </w:rPr>
      </w:pPr>
      <w:r>
        <w:rPr>
          <w:rFonts w:eastAsia="SimSun"/>
          <w:lang w:val="en-US" w:eastAsia="zh-CN"/>
        </w:rPr>
        <w:t>Based on t</w:t>
      </w:r>
      <w:r w:rsidR="00C052E2" w:rsidRPr="009412C4">
        <w:rPr>
          <w:lang w:eastAsia="en-US"/>
        </w:rPr>
        <w:t xml:space="preserve">he </w:t>
      </w:r>
      <w:r>
        <w:rPr>
          <w:lang w:eastAsia="en-US"/>
        </w:rPr>
        <w:t xml:space="preserve">overview of </w:t>
      </w:r>
      <w:r w:rsidR="00C052E2" w:rsidRPr="009412C4">
        <w:rPr>
          <w:rFonts w:hint="eastAsia"/>
          <w:lang w:eastAsia="en-US"/>
        </w:rPr>
        <w:t>smart city platform</w:t>
      </w:r>
      <w:r w:rsidR="00C052E2" w:rsidRPr="009412C4">
        <w:rPr>
          <w:lang w:eastAsia="en-US"/>
        </w:rPr>
        <w:t xml:space="preserve"> </w:t>
      </w:r>
      <w:r w:rsidR="0053371F">
        <w:rPr>
          <w:lang w:eastAsia="zh-CN"/>
        </w:rPr>
        <w:t xml:space="preserve">introduced </w:t>
      </w:r>
      <w:r>
        <w:rPr>
          <w:lang w:eastAsia="en-US"/>
        </w:rPr>
        <w:t xml:space="preserve">in ITU-T Y.4200, </w:t>
      </w:r>
      <w:r w:rsidR="00B920DC">
        <w:rPr>
          <w:lang w:eastAsia="en-US"/>
        </w:rPr>
        <w:t xml:space="preserve">a </w:t>
      </w:r>
      <w:r>
        <w:rPr>
          <w:lang w:eastAsia="en-US"/>
        </w:rPr>
        <w:t xml:space="preserve">SCP </w:t>
      </w:r>
      <w:r w:rsidR="00646DBA">
        <w:t>directly integrates city platforms and systems</w:t>
      </w:r>
      <w:r w:rsidR="00646DBA" w:rsidRPr="009412C4">
        <w:rPr>
          <w:lang w:eastAsia="en-US"/>
        </w:rPr>
        <w:t xml:space="preserve"> </w:t>
      </w:r>
      <w:r w:rsidR="00646DBA">
        <w:rPr>
          <w:lang w:eastAsia="en-US"/>
        </w:rPr>
        <w:t xml:space="preserve">or </w:t>
      </w:r>
      <w:r w:rsidR="00646DBA">
        <w:t>through open interfaces between the SCP and external providers to offer application and service.</w:t>
      </w:r>
      <w:r w:rsidR="00646DBA" w:rsidRPr="009412C4">
        <w:rPr>
          <w:lang w:eastAsia="en-US"/>
        </w:rPr>
        <w:t xml:space="preserve"> </w:t>
      </w:r>
      <w:r>
        <w:rPr>
          <w:lang w:eastAsia="en-US"/>
        </w:rPr>
        <w:t>T</w:t>
      </w:r>
      <w:r w:rsidR="00B41CEE">
        <w:rPr>
          <w:lang w:eastAsia="en-US"/>
        </w:rPr>
        <w:t xml:space="preserve">o secure </w:t>
      </w:r>
      <w:r w:rsidR="00646DBA">
        <w:rPr>
          <w:lang w:eastAsia="en-US"/>
        </w:rPr>
        <w:t xml:space="preserve">application and service of </w:t>
      </w:r>
      <w:r w:rsidR="00B41CEE">
        <w:rPr>
          <w:lang w:eastAsia="en-US"/>
        </w:rPr>
        <w:t xml:space="preserve">smart city platform, </w:t>
      </w:r>
      <w:r w:rsidR="00C052E2">
        <w:rPr>
          <w:lang w:eastAsia="en-US"/>
        </w:rPr>
        <w:t xml:space="preserve">the security </w:t>
      </w:r>
      <w:r w:rsidR="00B41CEE">
        <w:rPr>
          <w:lang w:eastAsia="en-US"/>
        </w:rPr>
        <w:t xml:space="preserve">requirements </w:t>
      </w:r>
      <w:r w:rsidR="00C052E2">
        <w:rPr>
          <w:lang w:eastAsia="en-US"/>
        </w:rPr>
        <w:t>need to consider followings:</w:t>
      </w:r>
    </w:p>
    <w:p w14:paraId="4F7F87EE" w14:textId="498D27EC" w:rsidR="00C052E2" w:rsidRDefault="00C052E2" w:rsidP="00BB4EAE">
      <w:pPr>
        <w:pStyle w:val="ListParagraph"/>
        <w:numPr>
          <w:ilvl w:val="0"/>
          <w:numId w:val="12"/>
        </w:numPr>
        <w:rPr>
          <w:rFonts w:eastAsia="SimSun"/>
          <w:lang w:val="en-US" w:eastAsia="zh-CN"/>
        </w:rPr>
      </w:pPr>
      <w:r>
        <w:rPr>
          <w:lang w:eastAsia="en-US"/>
        </w:rPr>
        <w:t>security</w:t>
      </w:r>
      <w:r w:rsidR="00646DBA">
        <w:rPr>
          <w:lang w:eastAsia="en-US"/>
        </w:rPr>
        <w:t xml:space="preserve"> aspects</w:t>
      </w:r>
      <w:r>
        <w:rPr>
          <w:lang w:eastAsia="en-US"/>
        </w:rPr>
        <w:t xml:space="preserve"> </w:t>
      </w:r>
      <w:r>
        <w:rPr>
          <w:rFonts w:eastAsia="SimSun"/>
          <w:lang w:val="en-US" w:eastAsia="zh-CN"/>
        </w:rPr>
        <w:t xml:space="preserve">of </w:t>
      </w:r>
      <w:r w:rsidR="008B762E">
        <w:rPr>
          <w:rFonts w:eastAsia="SimSun"/>
          <w:lang w:val="en-US" w:eastAsia="zh-CN"/>
        </w:rPr>
        <w:t xml:space="preserve">application and </w:t>
      </w:r>
      <w:r w:rsidRPr="00BB4EAE">
        <w:rPr>
          <w:rFonts w:eastAsia="SimSun"/>
          <w:lang w:val="en-US" w:eastAsia="zh-CN"/>
        </w:rPr>
        <w:t xml:space="preserve">service </w:t>
      </w:r>
      <w:r w:rsidR="0011573C">
        <w:rPr>
          <w:rFonts w:eastAsia="SimSun"/>
          <w:lang w:val="en-US" w:eastAsia="zh-CN"/>
        </w:rPr>
        <w:t>of smart city platform</w:t>
      </w:r>
    </w:p>
    <w:p w14:paraId="02F541D6" w14:textId="620FC3E3" w:rsidR="00646DBA" w:rsidRPr="00DD663D" w:rsidRDefault="002D798F" w:rsidP="00DD663D">
      <w:pPr>
        <w:pStyle w:val="FootnoteText"/>
        <w:numPr>
          <w:ilvl w:val="0"/>
          <w:numId w:val="12"/>
        </w:numPr>
        <w:rPr>
          <w:rFonts w:eastAsia="SimSun"/>
          <w:lang w:val="en-US" w:eastAsia="zh-CN"/>
        </w:rPr>
      </w:pPr>
      <w:r>
        <w:rPr>
          <w:rFonts w:eastAsia="SimSun"/>
          <w:sz w:val="24"/>
          <w:lang w:val="en-US" w:eastAsia="zh-CN"/>
        </w:rPr>
        <w:t xml:space="preserve">security aspect of interaction between application and service </w:t>
      </w:r>
      <w:r>
        <w:rPr>
          <w:rFonts w:eastAsia="SimSun" w:hint="eastAsia"/>
          <w:sz w:val="24"/>
          <w:lang w:val="en-US" w:eastAsia="zh-CN"/>
        </w:rPr>
        <w:t>of</w:t>
      </w:r>
      <w:r>
        <w:rPr>
          <w:rFonts w:eastAsia="SimSun"/>
          <w:sz w:val="24"/>
          <w:lang w:val="en-US" w:eastAsia="zh-CN"/>
        </w:rPr>
        <w:t xml:space="preserve"> smart city platform</w:t>
      </w:r>
    </w:p>
    <w:p w14:paraId="46679D38" w14:textId="461E9D11" w:rsidR="00ED1169" w:rsidRDefault="00196C27" w:rsidP="008F4F64">
      <w:pPr>
        <w:pStyle w:val="Heading1"/>
        <w:numPr>
          <w:ilvl w:val="255"/>
          <w:numId w:val="0"/>
        </w:numPr>
        <w:tabs>
          <w:tab w:val="left" w:pos="709"/>
          <w:tab w:val="left" w:pos="1191"/>
          <w:tab w:val="left" w:pos="1588"/>
          <w:tab w:val="left" w:pos="1985"/>
        </w:tabs>
        <w:overflowPunct w:val="0"/>
        <w:autoSpaceDE w:val="0"/>
        <w:autoSpaceDN w:val="0"/>
        <w:adjustRightInd w:val="0"/>
        <w:spacing w:before="360" w:after="0" w:line="240" w:lineRule="auto"/>
        <w:ind w:left="709" w:hanging="709"/>
        <w:jc w:val="both"/>
        <w:textAlignment w:val="baseline"/>
        <w:rPr>
          <w:lang w:eastAsia="en-US"/>
        </w:rPr>
      </w:pPr>
      <w:r w:rsidRPr="00C87439">
        <w:rPr>
          <w:rFonts w:eastAsia="Times New Roman" w:hint="eastAsia"/>
          <w:kern w:val="0"/>
          <w:szCs w:val="20"/>
          <w:lang w:eastAsia="zh-CN"/>
        </w:rPr>
        <w:t>7</w:t>
      </w:r>
      <w:r w:rsidR="008F4F64">
        <w:rPr>
          <w:rFonts w:eastAsia="Times New Roman"/>
          <w:kern w:val="0"/>
          <w:szCs w:val="20"/>
          <w:lang w:eastAsia="zh-CN"/>
        </w:rPr>
        <w:tab/>
      </w:r>
      <w:r w:rsidR="00F36B72">
        <w:rPr>
          <w:rFonts w:eastAsia="Times New Roman"/>
          <w:kern w:val="0"/>
          <w:szCs w:val="20"/>
          <w:lang w:eastAsia="zh-CN"/>
        </w:rPr>
        <w:t>S</w:t>
      </w:r>
      <w:r w:rsidRPr="00C87439">
        <w:rPr>
          <w:rFonts w:eastAsia="Times New Roman"/>
          <w:kern w:val="0"/>
          <w:szCs w:val="20"/>
          <w:lang w:eastAsia="zh-CN"/>
        </w:rPr>
        <w:t xml:space="preserve">ecurity </w:t>
      </w:r>
      <w:r w:rsidR="00BD0099">
        <w:rPr>
          <w:rFonts w:eastAsia="Times New Roman"/>
          <w:kern w:val="0"/>
          <w:szCs w:val="20"/>
          <w:lang w:eastAsia="zh-CN"/>
        </w:rPr>
        <w:t>threats</w:t>
      </w:r>
      <w:r w:rsidR="008A7AF5">
        <w:rPr>
          <w:rFonts w:eastAsia="Times New Roman"/>
          <w:kern w:val="0"/>
          <w:szCs w:val="20"/>
          <w:lang w:eastAsia="zh-CN"/>
        </w:rPr>
        <w:t xml:space="preserve"> </w:t>
      </w:r>
      <w:r w:rsidR="00F36B72">
        <w:rPr>
          <w:rFonts w:eastAsia="Times New Roman"/>
          <w:kern w:val="0"/>
          <w:szCs w:val="20"/>
          <w:lang w:eastAsia="zh-CN"/>
        </w:rPr>
        <w:t xml:space="preserve">of </w:t>
      </w:r>
      <w:r w:rsidR="00BD0099">
        <w:rPr>
          <w:rFonts w:eastAsia="Times New Roman"/>
          <w:kern w:val="0"/>
          <w:szCs w:val="20"/>
          <w:lang w:eastAsia="zh-CN"/>
        </w:rPr>
        <w:t xml:space="preserve">application and service for </w:t>
      </w:r>
      <w:r w:rsidR="00037AFA" w:rsidRPr="009412C4">
        <w:rPr>
          <w:rFonts w:hint="eastAsia"/>
          <w:lang w:eastAsia="en-US"/>
        </w:rPr>
        <w:t>smart city platform</w:t>
      </w:r>
    </w:p>
    <w:p w14:paraId="29EF4F8A" w14:textId="70547FAF" w:rsidR="00306137" w:rsidRDefault="00306137" w:rsidP="00306137">
      <w:pPr>
        <w:jc w:val="both"/>
        <w:rPr>
          <w:ins w:id="33" w:author="Shekhar Singh" w:date="2023-07-05T11:16:00Z"/>
          <w:i/>
          <w:lang w:eastAsia="zh-CN"/>
        </w:rPr>
      </w:pPr>
      <w:r w:rsidRPr="003915F1">
        <w:rPr>
          <w:i/>
          <w:lang w:val="en-US" w:eastAsia="zh-CN"/>
        </w:rPr>
        <w:t>Editor’s</w:t>
      </w:r>
      <w:r w:rsidRPr="003915F1">
        <w:rPr>
          <w:rFonts w:hint="eastAsia"/>
          <w:i/>
          <w:lang w:val="en-US" w:eastAsia="zh-CN"/>
        </w:rPr>
        <w:t xml:space="preserve"> note: This </w:t>
      </w:r>
      <w:r w:rsidRPr="003915F1">
        <w:rPr>
          <w:i/>
          <w:lang w:val="en-US" w:eastAsia="zh-CN"/>
        </w:rPr>
        <w:t>section</w:t>
      </w:r>
      <w:r w:rsidRPr="003915F1">
        <w:rPr>
          <w:rFonts w:hint="eastAsia"/>
          <w:i/>
          <w:lang w:val="en-US" w:eastAsia="zh-CN"/>
        </w:rPr>
        <w:t xml:space="preserve"> </w:t>
      </w:r>
      <w:r w:rsidRPr="003915F1">
        <w:rPr>
          <w:i/>
          <w:lang w:val="en-US" w:eastAsia="zh-CN"/>
        </w:rPr>
        <w:t xml:space="preserve">describes threats of </w:t>
      </w:r>
      <w:r>
        <w:rPr>
          <w:i/>
          <w:lang w:eastAsia="zh-CN"/>
        </w:rPr>
        <w:t>application and service for smart city platform</w:t>
      </w:r>
      <w:r w:rsidR="00BB1BF5">
        <w:rPr>
          <w:i/>
          <w:lang w:eastAsia="zh-CN"/>
        </w:rPr>
        <w:t>.</w:t>
      </w:r>
    </w:p>
    <w:p w14:paraId="74B3567B" w14:textId="5BB6380F" w:rsidR="00494001" w:rsidRPr="008636A4" w:rsidRDefault="008636A4" w:rsidP="003C41AF">
      <w:pPr>
        <w:pStyle w:val="FootnoteText"/>
        <w:rPr>
          <w:sz w:val="24"/>
          <w:lang w:eastAsia="zh-CN"/>
        </w:rPr>
      </w:pPr>
      <w:ins w:id="34" w:author="Shekhar Singh" w:date="2023-07-05T12:33:00Z">
        <w:r w:rsidRPr="00F77073">
          <w:rPr>
            <w:sz w:val="24"/>
            <w:lang w:val="en-US" w:eastAsia="en-US"/>
          </w:rPr>
          <w:t xml:space="preserve">The application and service ecosystem of a smart city platform is exposed to a wide range of security threats. </w:t>
        </w:r>
      </w:ins>
      <w:ins w:id="35" w:author="Shekhar Singh" w:date="2023-07-05T12:34:00Z">
        <w:r w:rsidRPr="008636A4">
          <w:rPr>
            <w:sz w:val="24"/>
            <w:lang w:eastAsia="zh-CN"/>
          </w:rPr>
          <w:t xml:space="preserve">Web attacks, unauthorized access, elevation of privileges, and service vulnerabilities are among the various threats that can compromise the security of applications. </w:t>
        </w:r>
      </w:ins>
      <w:ins w:id="36" w:author="Shekhar Singh" w:date="2023-07-05T12:30:00Z">
        <w:r>
          <w:rPr>
            <w:sz w:val="24"/>
            <w:lang w:eastAsia="zh-CN"/>
          </w:rPr>
          <w:t>[</w:t>
        </w:r>
      </w:ins>
      <w:ins w:id="37" w:author="Shekhar Singh" w:date="2023-07-05T12:28:00Z">
        <w:r>
          <w:rPr>
            <w:sz w:val="24"/>
            <w:lang w:eastAsia="zh-CN"/>
          </w:rPr>
          <w:t>b- ITU-T X.1369</w:t>
        </w:r>
      </w:ins>
      <w:ins w:id="38" w:author="Shekhar Singh" w:date="2023-07-05T12:29:00Z">
        <w:r>
          <w:rPr>
            <w:sz w:val="24"/>
            <w:lang w:eastAsia="zh-CN"/>
          </w:rPr>
          <w:t>]</w:t>
        </w:r>
      </w:ins>
    </w:p>
    <w:p w14:paraId="4F80FD79" w14:textId="18CD4422" w:rsidR="003C41AF" w:rsidRPr="00F77073" w:rsidRDefault="003C41AF" w:rsidP="003C41AF">
      <w:pPr>
        <w:pStyle w:val="FootnoteText"/>
        <w:rPr>
          <w:ins w:id="39" w:author="Shekhar Singh" w:date="2023-07-05T11:27:00Z"/>
          <w:sz w:val="24"/>
          <w:lang w:val="en-US" w:eastAsia="en-US"/>
        </w:rPr>
      </w:pPr>
      <w:ins w:id="40" w:author="Shekhar Singh" w:date="2023-07-05T11:27:00Z">
        <w:r w:rsidRPr="00F77073">
          <w:rPr>
            <w:sz w:val="24"/>
            <w:lang w:val="en-US" w:eastAsia="en-US"/>
          </w:rPr>
          <w:t xml:space="preserve">Broken Access Control poses a risk by allowing unauthorized users to exploit weaknesses in access restrictions, gaining unauthorized access to sensitive data and performing unauthorized activities. Cryptographic Failures can leave the platform vulnerable to data breaches and fraud, as inadequate protection of sensitive information, such as financial data and personally identifiable information (PII), can be exploited by attackers. </w:t>
        </w:r>
      </w:ins>
    </w:p>
    <w:p w14:paraId="2288DA9C" w14:textId="77777777" w:rsidR="003C41AF" w:rsidRPr="00F77073" w:rsidRDefault="003C41AF" w:rsidP="003C41AF">
      <w:pPr>
        <w:pStyle w:val="FootnoteText"/>
        <w:rPr>
          <w:ins w:id="41" w:author="Shekhar Singh" w:date="2023-07-05T11:27:00Z"/>
          <w:sz w:val="24"/>
          <w:lang w:val="en-US" w:eastAsia="en-US"/>
        </w:rPr>
      </w:pPr>
      <w:ins w:id="42" w:author="Shekhar Singh" w:date="2023-07-05T11:27:00Z">
        <w:r w:rsidRPr="00F77073">
          <w:rPr>
            <w:sz w:val="24"/>
            <w:lang w:val="en-US" w:eastAsia="en-US"/>
          </w:rPr>
          <w:t xml:space="preserve">Injection attacks, including SQL injection, present a significant threat where malicious actors can manipulate the system by injecting unauthorized commands or gaining access to unauthorized data. Insecure Design is another concern as it encompasses weaknesses arising from neglecting design best practices, leading to potential security flaws in the implementation. Security Misconfiguration is a significant threat that arises when security settings, permissions, or access controls are improperly configured, allowing attackers to exploit vulnerabilities. The use of Vulnerable and Outdated Components within the application and service ecosystem increases the risk of exploitation as these components may contain known security flaws that can be leveraged by attackers. </w:t>
        </w:r>
      </w:ins>
    </w:p>
    <w:p w14:paraId="7737495E" w14:textId="1E4BACB5" w:rsidR="003C41AF" w:rsidRPr="00F77073" w:rsidRDefault="003C41AF" w:rsidP="003C41AF">
      <w:pPr>
        <w:pStyle w:val="FootnoteText"/>
        <w:rPr>
          <w:ins w:id="43" w:author="Shekhar Singh" w:date="2023-07-05T11:27:00Z"/>
          <w:sz w:val="24"/>
          <w:lang w:val="en-US" w:eastAsia="en-US"/>
        </w:rPr>
      </w:pPr>
      <w:ins w:id="44" w:author="Shekhar Singh" w:date="2023-07-05T11:27:00Z">
        <w:r w:rsidRPr="00F77073">
          <w:rPr>
            <w:sz w:val="24"/>
            <w:lang w:val="en-US" w:eastAsia="en-US"/>
          </w:rPr>
          <w:lastRenderedPageBreak/>
          <w:t>Identification and Authentication Failures can enable unauthorized access and impersonation of legitimate users if weak or improperly implemented mechanisms are present. Software and Data Integrity Failures can result in unauthorized access, data manipulation, and compromise of user privacy due to the lack of measures to safeguard against integrity violations.  Also, Security Logging and Monitoring Failures hinder the detection and mitigation of potential threats by inadequately recording and monitoring activities, making it challenging to identify and respond to security incidents in a timely manner.</w:t>
        </w:r>
      </w:ins>
      <w:ins w:id="45" w:author="Shekhar Singh" w:date="2023-07-05T11:55:00Z">
        <w:r w:rsidR="00F601D9" w:rsidRPr="00F601D9">
          <w:rPr>
            <w:sz w:val="24"/>
            <w:lang w:val="en-US" w:eastAsia="en-US"/>
          </w:rPr>
          <w:t xml:space="preserve"> [</w:t>
        </w:r>
      </w:ins>
      <w:ins w:id="46" w:author="Shekhar Singh" w:date="2023-07-05T11:59:00Z">
        <w:r w:rsidR="00F601D9">
          <w:rPr>
            <w:sz w:val="24"/>
            <w:lang w:val="en-US" w:eastAsia="en-US"/>
          </w:rPr>
          <w:t>b-</w:t>
        </w:r>
      </w:ins>
      <w:ins w:id="47" w:author="Shekhar Singh" w:date="2023-07-05T11:57:00Z">
        <w:r w:rsidR="00F601D9" w:rsidRPr="00F77073">
          <w:rPr>
            <w:sz w:val="24"/>
            <w:lang w:eastAsia="zh-CN"/>
          </w:rPr>
          <w:t>OWASP</w:t>
        </w:r>
      </w:ins>
      <w:ins w:id="48" w:author="Shekhar Singh" w:date="2023-07-05T11:55:00Z">
        <w:r w:rsidR="00F601D9" w:rsidRPr="00F601D9">
          <w:rPr>
            <w:sz w:val="24"/>
            <w:lang w:val="en-US" w:eastAsia="en-US"/>
          </w:rPr>
          <w:t>]</w:t>
        </w:r>
      </w:ins>
    </w:p>
    <w:p w14:paraId="60992E14" w14:textId="363954BE" w:rsidR="00EE0F7A" w:rsidRPr="003C41AF" w:rsidRDefault="00EE0F7A" w:rsidP="00EE0F7A">
      <w:pPr>
        <w:pStyle w:val="FootnoteText"/>
        <w:rPr>
          <w:ins w:id="49" w:author="acer" w:date="2023-06-22T10:16:00Z"/>
          <w:sz w:val="24"/>
          <w:lang w:val="en-US" w:eastAsia="en-US"/>
        </w:rPr>
      </w:pPr>
    </w:p>
    <w:p w14:paraId="6F89AAFA" w14:textId="77777777" w:rsidR="00EE0F7A" w:rsidRDefault="00EE0F7A" w:rsidP="00EE0F7A">
      <w:pPr>
        <w:pStyle w:val="FootnoteText"/>
        <w:rPr>
          <w:ins w:id="50" w:author="acer" w:date="2023-06-22T10:16:00Z"/>
          <w:lang w:val="en-US" w:eastAsia="en-US"/>
        </w:rPr>
      </w:pPr>
    </w:p>
    <w:p w14:paraId="0F712060" w14:textId="30AA63B3" w:rsidR="00EE0F7A" w:rsidRDefault="00EE0F7A" w:rsidP="00EE0F7A">
      <w:pPr>
        <w:pStyle w:val="FootnoteText"/>
        <w:rPr>
          <w:ins w:id="51" w:author="acer" w:date="2023-06-22T10:16:00Z"/>
          <w:lang w:eastAsia="en-US"/>
        </w:rPr>
      </w:pPr>
    </w:p>
    <w:p w14:paraId="01F3B78E" w14:textId="77777777" w:rsidR="00EE0F7A" w:rsidRPr="0068793D" w:rsidRDefault="00EE0F7A" w:rsidP="00EE0F7A">
      <w:pPr>
        <w:pStyle w:val="FootnoteText"/>
        <w:rPr>
          <w:ins w:id="52" w:author="acer" w:date="2023-06-22T10:16:00Z"/>
          <w:lang w:val="en-US" w:eastAsia="en-US"/>
        </w:rPr>
      </w:pPr>
    </w:p>
    <w:p w14:paraId="7F59359A" w14:textId="61D7F8A5" w:rsidR="00EE0F7A" w:rsidDel="00D91B55" w:rsidRDefault="00EE0F7A" w:rsidP="00EE0F7A">
      <w:pPr>
        <w:pStyle w:val="FootnoteText"/>
        <w:rPr>
          <w:ins w:id="53" w:author="acer" w:date="2023-06-22T10:16:00Z"/>
          <w:del w:id="54" w:author="Shekhar Singh" w:date="2023-06-30T17:34:00Z"/>
          <w:lang w:eastAsia="zh-CN"/>
        </w:rPr>
      </w:pPr>
    </w:p>
    <w:p w14:paraId="1C6A5274" w14:textId="10F12FE1" w:rsidR="00EE0F7A" w:rsidRPr="0068793D" w:rsidDel="00D91B55" w:rsidRDefault="00EE0F7A" w:rsidP="00EE0F7A">
      <w:pPr>
        <w:pStyle w:val="FootnoteText"/>
        <w:rPr>
          <w:ins w:id="55" w:author="acer" w:date="2023-06-22T10:16:00Z"/>
          <w:del w:id="56" w:author="Shekhar Singh" w:date="2023-06-30T17:34:00Z"/>
          <w:lang w:eastAsia="zh-CN"/>
        </w:rPr>
      </w:pPr>
    </w:p>
    <w:p w14:paraId="4D26C9A8" w14:textId="784BF8BA" w:rsidR="00306137" w:rsidRPr="00306137" w:rsidDel="00D91B55" w:rsidRDefault="00306137" w:rsidP="00A43C08">
      <w:pPr>
        <w:rPr>
          <w:del w:id="57" w:author="Shekhar Singh" w:date="2023-06-30T17:34:00Z"/>
          <w:lang w:eastAsia="zh-CN"/>
        </w:rPr>
      </w:pPr>
    </w:p>
    <w:p w14:paraId="31A157A9" w14:textId="77777777" w:rsidR="00BA4017" w:rsidRPr="001130BC" w:rsidRDefault="00BA4017" w:rsidP="00DD663D">
      <w:pPr>
        <w:pStyle w:val="FootnoteText"/>
        <w:rPr>
          <w:lang w:eastAsia="zh-CN"/>
        </w:rPr>
      </w:pPr>
    </w:p>
    <w:p w14:paraId="04D14876" w14:textId="4507B66D" w:rsidR="00A43C08" w:rsidRPr="00A43C08" w:rsidRDefault="00A43C08" w:rsidP="00A43C08">
      <w:pPr>
        <w:pStyle w:val="Heading1"/>
        <w:numPr>
          <w:ilvl w:val="255"/>
          <w:numId w:val="0"/>
        </w:numPr>
        <w:tabs>
          <w:tab w:val="left" w:pos="709"/>
          <w:tab w:val="left" w:pos="1191"/>
          <w:tab w:val="left" w:pos="1588"/>
          <w:tab w:val="left" w:pos="1985"/>
        </w:tabs>
        <w:overflowPunct w:val="0"/>
        <w:autoSpaceDE w:val="0"/>
        <w:autoSpaceDN w:val="0"/>
        <w:adjustRightInd w:val="0"/>
        <w:spacing w:before="360" w:after="0" w:line="240" w:lineRule="auto"/>
        <w:ind w:left="709" w:hanging="709"/>
        <w:jc w:val="both"/>
        <w:textAlignment w:val="baseline"/>
        <w:rPr>
          <w:rFonts w:eastAsia="Times New Roman"/>
          <w:kern w:val="0"/>
          <w:szCs w:val="20"/>
          <w:lang w:eastAsia="zh-CN"/>
        </w:rPr>
      </w:pPr>
      <w:r>
        <w:rPr>
          <w:rFonts w:eastAsia="Times New Roman"/>
          <w:kern w:val="0"/>
          <w:szCs w:val="20"/>
          <w:lang w:eastAsia="zh-CN"/>
        </w:rPr>
        <w:t>8</w:t>
      </w:r>
      <w:r>
        <w:rPr>
          <w:rFonts w:eastAsia="Times New Roman"/>
          <w:kern w:val="0"/>
          <w:szCs w:val="20"/>
          <w:lang w:eastAsia="zh-CN"/>
        </w:rPr>
        <w:tab/>
        <w:t>S</w:t>
      </w:r>
      <w:r w:rsidRPr="00C87439">
        <w:rPr>
          <w:rFonts w:eastAsia="Times New Roman"/>
          <w:kern w:val="0"/>
          <w:szCs w:val="20"/>
          <w:lang w:eastAsia="zh-CN"/>
        </w:rPr>
        <w:t xml:space="preserve">ecurity </w:t>
      </w:r>
      <w:r>
        <w:rPr>
          <w:rFonts w:eastAsia="Times New Roman"/>
          <w:kern w:val="0"/>
          <w:szCs w:val="20"/>
          <w:lang w:eastAsia="zh-CN"/>
        </w:rPr>
        <w:t xml:space="preserve">requirements of application and service for </w:t>
      </w:r>
      <w:r w:rsidRPr="00A43C08">
        <w:rPr>
          <w:rFonts w:eastAsia="Times New Roman" w:hint="eastAsia"/>
          <w:kern w:val="0"/>
          <w:szCs w:val="20"/>
          <w:lang w:eastAsia="zh-CN"/>
        </w:rPr>
        <w:t>smart city platform</w:t>
      </w:r>
    </w:p>
    <w:p w14:paraId="344B220F" w14:textId="44D1D0B4" w:rsidR="00BB1BF5" w:rsidRDefault="00BB1BF5" w:rsidP="00A850B1">
      <w:pPr>
        <w:rPr>
          <w:i/>
          <w:lang w:eastAsia="zh-CN"/>
        </w:rPr>
      </w:pPr>
      <w:r w:rsidRPr="003915F1">
        <w:rPr>
          <w:i/>
          <w:lang w:val="en-US" w:eastAsia="zh-CN"/>
        </w:rPr>
        <w:t>Editor’s</w:t>
      </w:r>
      <w:r w:rsidRPr="003915F1">
        <w:rPr>
          <w:rFonts w:hint="eastAsia"/>
          <w:i/>
          <w:lang w:val="en-US" w:eastAsia="zh-CN"/>
        </w:rPr>
        <w:t xml:space="preserve"> note: This </w:t>
      </w:r>
      <w:r w:rsidRPr="003915F1">
        <w:rPr>
          <w:i/>
          <w:lang w:val="en-US" w:eastAsia="zh-CN"/>
        </w:rPr>
        <w:t>section</w:t>
      </w:r>
      <w:r w:rsidRPr="003915F1">
        <w:rPr>
          <w:rFonts w:hint="eastAsia"/>
          <w:i/>
          <w:lang w:val="en-US" w:eastAsia="zh-CN"/>
        </w:rPr>
        <w:t xml:space="preserve"> </w:t>
      </w:r>
      <w:r w:rsidRPr="003915F1">
        <w:rPr>
          <w:i/>
          <w:lang w:val="en-US" w:eastAsia="zh-CN"/>
        </w:rPr>
        <w:t>describes</w:t>
      </w:r>
      <w:r>
        <w:rPr>
          <w:i/>
          <w:lang w:val="en-US" w:eastAsia="zh-CN"/>
        </w:rPr>
        <w:t xml:space="preserve"> the security requirements</w:t>
      </w:r>
      <w:r w:rsidRPr="003915F1">
        <w:rPr>
          <w:i/>
          <w:lang w:val="en-US" w:eastAsia="zh-CN"/>
        </w:rPr>
        <w:t xml:space="preserve"> of </w:t>
      </w:r>
      <w:r>
        <w:rPr>
          <w:i/>
          <w:lang w:eastAsia="zh-CN"/>
        </w:rPr>
        <w:t>application and service for smart city platform.</w:t>
      </w:r>
    </w:p>
    <w:p w14:paraId="453D9A5B" w14:textId="305F0A47" w:rsidR="00A850B1" w:rsidDel="00EB6245" w:rsidRDefault="006301CE" w:rsidP="00EB6245">
      <w:pPr>
        <w:pStyle w:val="FootnoteText"/>
        <w:rPr>
          <w:del w:id="58" w:author="Shekhar Singh" w:date="2023-07-05T12:51:00Z"/>
          <w:sz w:val="24"/>
          <w:lang w:eastAsia="zh-CN"/>
        </w:rPr>
      </w:pPr>
      <w:ins w:id="59" w:author="Shekhar Singh" w:date="2023-07-05T13:32:00Z">
        <w:r w:rsidRPr="006301CE">
          <w:rPr>
            <w:sz w:val="24"/>
            <w:lang w:eastAsia="zh-CN"/>
          </w:rPr>
          <w:t>Application security requirements are determined through a comprehensive evaluation of risks and their mitigation. Factors such as application specifications, the environment in which the application operates (including business, regulatory, and technological aspects), critical data involved, and decisions made by the application owner influence these requirements. Functional security requirements pertain to the specific security functionalities to be incorporated into the application, while non-functional security requirements focus on the desired security qualities the application should possess. It is important that these controls have been previously defined and approved by the</w:t>
        </w:r>
        <w:r>
          <w:rPr>
            <w:sz w:val="24"/>
            <w:lang w:eastAsia="zh-CN"/>
          </w:rPr>
          <w:t xml:space="preserve"> organization at a global level.[b-ISO/IEC 27034-1]</w:t>
        </w:r>
      </w:ins>
    </w:p>
    <w:p w14:paraId="0352E039" w14:textId="6D968BAA" w:rsidR="00EB6245" w:rsidRDefault="00156027" w:rsidP="00EB6245">
      <w:pPr>
        <w:pStyle w:val="FootnoteText"/>
        <w:rPr>
          <w:ins w:id="60" w:author="Shekhar Singh" w:date="2023-07-05T12:53:00Z"/>
          <w:sz w:val="24"/>
          <w:lang w:eastAsia="zh-CN"/>
        </w:rPr>
      </w:pPr>
      <w:ins w:id="61" w:author="Shekhar Singh" w:date="2023-07-05T13:16:00Z">
        <w:r w:rsidRPr="00156027">
          <w:rPr>
            <w:sz w:val="24"/>
            <w:lang w:eastAsia="zh-CN"/>
          </w:rPr>
          <w:t>Application security requirements encompass guidelines, practices, and specifications necessary to protect an application from security threats. Key requirements include strong authentication and authorization mechanisms, input validation and output encoding to prevent attacks, secure communication using protocols like HTTPS/TLS, data encryption for sensitive information, secure configuration management, proper error and exception handling, vulnerability management through testing and patching, secure session management, safe file handling, and regular security testing. These requirements mitigate risks, protect data, maintain user trust, and ensure the application's overall security and reliability.</w:t>
        </w:r>
      </w:ins>
    </w:p>
    <w:p w14:paraId="6FFA4416" w14:textId="77777777" w:rsidR="00EB6245" w:rsidRPr="00EB6245" w:rsidRDefault="00EB6245" w:rsidP="00EB6245">
      <w:pPr>
        <w:pStyle w:val="FootnoteText"/>
        <w:rPr>
          <w:ins w:id="62" w:author="Shekhar Singh" w:date="2023-07-05T12:53:00Z"/>
          <w:sz w:val="24"/>
          <w:lang w:eastAsia="zh-CN"/>
        </w:rPr>
      </w:pPr>
    </w:p>
    <w:p w14:paraId="7FE4DC64" w14:textId="526D829F" w:rsidR="00BD0099" w:rsidRDefault="00A43C08" w:rsidP="00A43C08">
      <w:pPr>
        <w:pStyle w:val="Heading1"/>
        <w:numPr>
          <w:ilvl w:val="255"/>
          <w:numId w:val="0"/>
        </w:numPr>
        <w:tabs>
          <w:tab w:val="left" w:pos="709"/>
          <w:tab w:val="left" w:pos="1191"/>
          <w:tab w:val="left" w:pos="1588"/>
          <w:tab w:val="left" w:pos="1985"/>
        </w:tabs>
        <w:overflowPunct w:val="0"/>
        <w:autoSpaceDE w:val="0"/>
        <w:autoSpaceDN w:val="0"/>
        <w:adjustRightInd w:val="0"/>
        <w:spacing w:before="360" w:after="0" w:line="240" w:lineRule="auto"/>
        <w:ind w:left="709" w:hanging="709"/>
        <w:jc w:val="both"/>
        <w:textAlignment w:val="baseline"/>
        <w:rPr>
          <w:rFonts w:eastAsia="Times New Roman"/>
          <w:kern w:val="0"/>
          <w:szCs w:val="20"/>
          <w:lang w:eastAsia="zh-CN"/>
        </w:rPr>
      </w:pPr>
      <w:r>
        <w:rPr>
          <w:rFonts w:eastAsia="Times New Roman"/>
          <w:kern w:val="0"/>
          <w:szCs w:val="20"/>
          <w:lang w:eastAsia="zh-CN"/>
        </w:rPr>
        <w:t>9</w:t>
      </w:r>
      <w:r>
        <w:rPr>
          <w:rFonts w:eastAsia="Times New Roman"/>
          <w:kern w:val="0"/>
          <w:szCs w:val="20"/>
          <w:lang w:eastAsia="zh-CN"/>
        </w:rPr>
        <w:tab/>
        <w:t>Method for s</w:t>
      </w:r>
      <w:r w:rsidRPr="00C87439">
        <w:rPr>
          <w:rFonts w:eastAsia="Times New Roman"/>
          <w:kern w:val="0"/>
          <w:szCs w:val="20"/>
          <w:lang w:eastAsia="zh-CN"/>
        </w:rPr>
        <w:t xml:space="preserve">ecurity </w:t>
      </w:r>
      <w:r>
        <w:rPr>
          <w:rFonts w:eastAsia="Times New Roman"/>
          <w:kern w:val="0"/>
          <w:szCs w:val="20"/>
          <w:lang w:eastAsia="zh-CN"/>
        </w:rPr>
        <w:t xml:space="preserve">protection of application and service for </w:t>
      </w:r>
      <w:r w:rsidRPr="00A43C08">
        <w:rPr>
          <w:rFonts w:eastAsia="Times New Roman" w:hint="eastAsia"/>
          <w:kern w:val="0"/>
          <w:szCs w:val="20"/>
          <w:lang w:eastAsia="zh-CN"/>
        </w:rPr>
        <w:t>smart city platform</w:t>
      </w:r>
    </w:p>
    <w:p w14:paraId="57C62F74" w14:textId="2112AA98" w:rsidR="00461FDD" w:rsidRDefault="00461FDD" w:rsidP="00461FDD">
      <w:pPr>
        <w:rPr>
          <w:i/>
          <w:lang w:eastAsia="zh-CN"/>
        </w:rPr>
      </w:pPr>
      <w:r w:rsidRPr="003915F1">
        <w:rPr>
          <w:i/>
          <w:lang w:val="en-US" w:eastAsia="zh-CN"/>
        </w:rPr>
        <w:t>Editor’s</w:t>
      </w:r>
      <w:r w:rsidRPr="003915F1">
        <w:rPr>
          <w:rFonts w:hint="eastAsia"/>
          <w:i/>
          <w:lang w:val="en-US" w:eastAsia="zh-CN"/>
        </w:rPr>
        <w:t xml:space="preserve"> note: This </w:t>
      </w:r>
      <w:r w:rsidRPr="003915F1">
        <w:rPr>
          <w:i/>
          <w:lang w:val="en-US" w:eastAsia="zh-CN"/>
        </w:rPr>
        <w:t>section</w:t>
      </w:r>
      <w:r w:rsidRPr="003915F1">
        <w:rPr>
          <w:rFonts w:hint="eastAsia"/>
          <w:i/>
          <w:lang w:val="en-US" w:eastAsia="zh-CN"/>
        </w:rPr>
        <w:t xml:space="preserve"> </w:t>
      </w:r>
      <w:r>
        <w:rPr>
          <w:i/>
          <w:lang w:val="en-US" w:eastAsia="zh-CN"/>
        </w:rPr>
        <w:t>provides the method for security protection</w:t>
      </w:r>
      <w:r w:rsidRPr="003915F1">
        <w:rPr>
          <w:i/>
          <w:lang w:val="en-US" w:eastAsia="zh-CN"/>
        </w:rPr>
        <w:t xml:space="preserve"> of </w:t>
      </w:r>
      <w:r>
        <w:rPr>
          <w:i/>
          <w:lang w:eastAsia="zh-CN"/>
        </w:rPr>
        <w:t>application and service for smart city platform.</w:t>
      </w:r>
    </w:p>
    <w:p w14:paraId="437246CD" w14:textId="46F87001" w:rsidR="00A43C08" w:rsidRPr="00461FDD" w:rsidRDefault="00A43C08" w:rsidP="00A43C08">
      <w:pPr>
        <w:rPr>
          <w:lang w:eastAsia="zh-CN"/>
        </w:rPr>
      </w:pPr>
    </w:p>
    <w:p w14:paraId="27D315A8" w14:textId="77777777" w:rsidR="00F601D9" w:rsidRPr="00515881" w:rsidRDefault="00F601D9" w:rsidP="00F601D9">
      <w:pPr>
        <w:pStyle w:val="FootnoteText"/>
        <w:rPr>
          <w:ins w:id="63" w:author="Shekhar Singh" w:date="2023-07-05T11:55:00Z"/>
          <w:b/>
          <w:bCs/>
          <w:sz w:val="24"/>
          <w:lang w:eastAsia="zh-CN"/>
        </w:rPr>
      </w:pPr>
      <w:ins w:id="64" w:author="Shekhar Singh" w:date="2023-07-05T11:55:00Z">
        <w:r w:rsidRPr="00515881">
          <w:rPr>
            <w:b/>
            <w:bCs/>
            <w:sz w:val="24"/>
            <w:lang w:eastAsia="zh-CN"/>
          </w:rPr>
          <w:t>Bibliography</w:t>
        </w:r>
      </w:ins>
    </w:p>
    <w:p w14:paraId="08753386" w14:textId="3D645D76" w:rsidR="008636A4" w:rsidRDefault="008636A4" w:rsidP="008636A4">
      <w:pPr>
        <w:pStyle w:val="FootnoteText"/>
        <w:rPr>
          <w:ins w:id="65" w:author="Shekhar Singh" w:date="2023-07-05T12:29:00Z"/>
          <w:sz w:val="24"/>
          <w:lang w:eastAsia="zh-CN"/>
        </w:rPr>
      </w:pPr>
      <w:ins w:id="66" w:author="Shekhar Singh" w:date="2023-07-05T12:29:00Z">
        <w:r>
          <w:rPr>
            <w:sz w:val="24"/>
            <w:lang w:eastAsia="zh-CN"/>
          </w:rPr>
          <w:t>[b- ITU-T X.1369]</w:t>
        </w:r>
        <w:r>
          <w:rPr>
            <w:sz w:val="24"/>
            <w:lang w:eastAsia="zh-CN"/>
          </w:rPr>
          <w:t xml:space="preserve"> </w:t>
        </w:r>
        <w:r w:rsidRPr="008636A4">
          <w:rPr>
            <w:sz w:val="24"/>
            <w:lang w:eastAsia="zh-CN"/>
          </w:rPr>
          <w:t xml:space="preserve">Security requirements for </w:t>
        </w:r>
        <w:proofErr w:type="spellStart"/>
        <w:r w:rsidRPr="008636A4">
          <w:rPr>
            <w:sz w:val="24"/>
            <w:lang w:eastAsia="zh-CN"/>
          </w:rPr>
          <w:t>IoT</w:t>
        </w:r>
        <w:proofErr w:type="spellEnd"/>
        <w:r w:rsidRPr="008636A4">
          <w:rPr>
            <w:sz w:val="24"/>
            <w:lang w:eastAsia="zh-CN"/>
          </w:rPr>
          <w:t xml:space="preserve"> service platform</w:t>
        </w:r>
      </w:ins>
    </w:p>
    <w:p w14:paraId="4E62553A" w14:textId="28BCE9C6" w:rsidR="008636A4" w:rsidRPr="008636A4" w:rsidRDefault="008636A4" w:rsidP="008636A4">
      <w:pPr>
        <w:pStyle w:val="FootnoteText"/>
        <w:rPr>
          <w:ins w:id="67" w:author="Shekhar Singh" w:date="2023-07-05T12:29:00Z"/>
          <w:sz w:val="24"/>
          <w:lang w:eastAsia="zh-CN"/>
        </w:rPr>
      </w:pPr>
      <w:ins w:id="68" w:author="Shekhar Singh" w:date="2023-07-05T12:29:00Z">
        <w:r>
          <w:rPr>
            <w:sz w:val="24"/>
            <w:lang w:eastAsia="zh-CN"/>
          </w:rPr>
          <w:tab/>
        </w:r>
        <w:r>
          <w:rPr>
            <w:sz w:val="24"/>
            <w:lang w:eastAsia="zh-CN"/>
          </w:rPr>
          <w:tab/>
        </w:r>
        <w:r>
          <w:rPr>
            <w:sz w:val="24"/>
            <w:lang w:eastAsia="zh-CN"/>
          </w:rPr>
          <w:tab/>
        </w:r>
        <w:r>
          <w:rPr>
            <w:sz w:val="24"/>
            <w:lang w:eastAsia="zh-CN"/>
          </w:rPr>
          <w:tab/>
          <w:t xml:space="preserve">  </w:t>
        </w:r>
        <w:r w:rsidRPr="008636A4">
          <w:rPr>
            <w:sz w:val="24"/>
            <w:lang w:eastAsia="zh-CN"/>
          </w:rPr>
          <w:t>https://www.itu.int/rec/T-REC-X.1369-202201-I</w:t>
        </w:r>
      </w:ins>
    </w:p>
    <w:p w14:paraId="598FBEB6" w14:textId="6515CB62" w:rsidR="008636A4" w:rsidRDefault="006301CE" w:rsidP="006301CE">
      <w:pPr>
        <w:pStyle w:val="FootnoteText"/>
        <w:ind w:left="2160" w:hanging="2160"/>
        <w:rPr>
          <w:ins w:id="69" w:author="Shekhar Singh" w:date="2023-07-05T13:34:00Z"/>
          <w:sz w:val="24"/>
          <w:lang w:eastAsia="zh-CN"/>
        </w:rPr>
      </w:pPr>
      <w:proofErr w:type="gramStart"/>
      <w:ins w:id="70" w:author="Shekhar Singh" w:date="2023-07-05T13:33:00Z">
        <w:r>
          <w:rPr>
            <w:sz w:val="24"/>
            <w:lang w:eastAsia="zh-CN"/>
          </w:rPr>
          <w:lastRenderedPageBreak/>
          <w:t>.[</w:t>
        </w:r>
        <w:proofErr w:type="gramEnd"/>
        <w:r>
          <w:rPr>
            <w:sz w:val="24"/>
            <w:lang w:eastAsia="zh-CN"/>
          </w:rPr>
          <w:t>b-ISO/IEC 27034-1]</w:t>
        </w:r>
        <w:r>
          <w:rPr>
            <w:sz w:val="24"/>
            <w:lang w:eastAsia="zh-CN"/>
          </w:rPr>
          <w:t xml:space="preserve"> </w:t>
        </w:r>
        <w:r w:rsidRPr="006301CE">
          <w:rPr>
            <w:sz w:val="24"/>
            <w:lang w:eastAsia="zh-CN"/>
          </w:rPr>
          <w:t>Information Technology — Security Techniques — Application Security Part 1 Overview and Concepts</w:t>
        </w:r>
      </w:ins>
    </w:p>
    <w:p w14:paraId="10284F6A" w14:textId="20DB41FB" w:rsidR="006301CE" w:rsidRDefault="006301CE" w:rsidP="006301CE">
      <w:pPr>
        <w:pStyle w:val="FootnoteText"/>
        <w:ind w:left="2160" w:hanging="2160"/>
        <w:rPr>
          <w:ins w:id="71" w:author="Shekhar Singh" w:date="2023-07-05T12:29:00Z"/>
          <w:sz w:val="24"/>
          <w:lang w:eastAsia="zh-CN"/>
        </w:rPr>
      </w:pPr>
      <w:ins w:id="72" w:author="Shekhar Singh" w:date="2023-07-05T13:34:00Z">
        <w:r>
          <w:rPr>
            <w:sz w:val="24"/>
            <w:lang w:eastAsia="zh-CN"/>
          </w:rPr>
          <w:tab/>
        </w:r>
        <w:r>
          <w:rPr>
            <w:sz w:val="24"/>
            <w:lang w:eastAsia="zh-CN"/>
          </w:rPr>
          <w:tab/>
        </w:r>
        <w:r w:rsidRPr="006301CE">
          <w:rPr>
            <w:sz w:val="24"/>
            <w:lang w:eastAsia="zh-CN"/>
          </w:rPr>
          <w:t>https://www.iso.org/standard/44378.html</w:t>
        </w:r>
      </w:ins>
    </w:p>
    <w:p w14:paraId="45F22A61" w14:textId="6978C7A4" w:rsidR="00F601D9" w:rsidRDefault="00F601D9" w:rsidP="00F601D9">
      <w:pPr>
        <w:pStyle w:val="FootnoteText"/>
        <w:rPr>
          <w:ins w:id="73" w:author="Shekhar Singh" w:date="2023-07-05T12:00:00Z"/>
          <w:iCs/>
          <w:sz w:val="24"/>
          <w:lang w:eastAsia="zh-CN"/>
        </w:rPr>
      </w:pPr>
      <w:ins w:id="74" w:author="Shekhar Singh" w:date="2023-07-05T11:55:00Z">
        <w:r w:rsidRPr="00515881">
          <w:rPr>
            <w:sz w:val="24"/>
            <w:lang w:eastAsia="zh-CN"/>
          </w:rPr>
          <w:t>[</w:t>
        </w:r>
      </w:ins>
      <w:ins w:id="75" w:author="Shekhar Singh" w:date="2023-07-05T12:00:00Z">
        <w:r>
          <w:rPr>
            <w:sz w:val="24"/>
            <w:lang w:eastAsia="zh-CN"/>
          </w:rPr>
          <w:t>b-</w:t>
        </w:r>
      </w:ins>
      <w:ins w:id="76" w:author="Shekhar Singh" w:date="2023-07-05T11:58:00Z">
        <w:r w:rsidRPr="00623584">
          <w:rPr>
            <w:sz w:val="24"/>
            <w:lang w:eastAsia="zh-CN"/>
          </w:rPr>
          <w:t>OWASP</w:t>
        </w:r>
      </w:ins>
      <w:ins w:id="77" w:author="Shekhar Singh" w:date="2023-07-05T11:55:00Z">
        <w:r w:rsidRPr="00515881">
          <w:rPr>
            <w:sz w:val="24"/>
            <w:lang w:eastAsia="zh-CN"/>
          </w:rPr>
          <w:t>]</w:t>
        </w:r>
      </w:ins>
      <w:ins w:id="78" w:author="Shekhar Singh" w:date="2023-07-05T11:58:00Z">
        <w:r>
          <w:rPr>
            <w:sz w:val="24"/>
            <w:lang w:eastAsia="zh-CN"/>
          </w:rPr>
          <w:t xml:space="preserve"> </w:t>
        </w:r>
      </w:ins>
      <w:ins w:id="79" w:author="Shekhar Singh" w:date="2023-07-05T11:55:00Z">
        <w:r w:rsidRPr="00F601D9">
          <w:rPr>
            <w:sz w:val="24"/>
            <w:lang w:eastAsia="zh-CN"/>
            <w:rPrChange w:id="80" w:author="Shekhar Singh" w:date="2023-07-05T11:55:00Z">
              <w:rPr>
                <w:lang w:eastAsia="zh-CN"/>
              </w:rPr>
            </w:rPrChange>
          </w:rPr>
          <w:tab/>
        </w:r>
        <w:r w:rsidRPr="00F601D9">
          <w:rPr>
            <w:iCs/>
            <w:sz w:val="24"/>
            <w:lang w:eastAsia="zh-CN"/>
            <w:rPrChange w:id="81" w:author="Shekhar Singh" w:date="2023-07-05T11:55:00Z">
              <w:rPr>
                <w:iCs/>
                <w:lang w:eastAsia="zh-CN"/>
              </w:rPr>
            </w:rPrChange>
          </w:rPr>
          <w:t xml:space="preserve"> </w:t>
        </w:r>
      </w:ins>
      <w:ins w:id="82" w:author="Shekhar Singh" w:date="2023-07-05T12:00:00Z">
        <w:r w:rsidRPr="00F601D9">
          <w:rPr>
            <w:iCs/>
            <w:sz w:val="24"/>
            <w:lang w:eastAsia="zh-CN"/>
          </w:rPr>
          <w:t xml:space="preserve">OWASP Top 10 Application Security Risks </w:t>
        </w:r>
      </w:ins>
    </w:p>
    <w:p w14:paraId="67F294E9" w14:textId="6D9807F7" w:rsidR="00F601D9" w:rsidRPr="00515881" w:rsidRDefault="00F601D9" w:rsidP="00515881">
      <w:pPr>
        <w:pStyle w:val="FootnoteText"/>
        <w:ind w:left="1680"/>
        <w:rPr>
          <w:ins w:id="83" w:author="Shekhar Singh" w:date="2023-07-05T11:55:00Z"/>
          <w:i/>
          <w:iCs/>
          <w:sz w:val="24"/>
          <w:lang w:eastAsia="zh-CN"/>
        </w:rPr>
      </w:pPr>
      <w:ins w:id="84" w:author="Shekhar Singh" w:date="2023-07-05T12:00:00Z">
        <w:r>
          <w:rPr>
            <w:iCs/>
            <w:sz w:val="24"/>
            <w:lang w:eastAsia="zh-CN"/>
          </w:rPr>
          <w:t xml:space="preserve">  </w:t>
        </w:r>
        <w:r w:rsidRPr="00F601D9">
          <w:rPr>
            <w:iCs/>
            <w:sz w:val="24"/>
            <w:lang w:eastAsia="zh-CN"/>
          </w:rPr>
          <w:fldChar w:fldCharType="begin"/>
        </w:r>
        <w:r w:rsidRPr="00F601D9">
          <w:rPr>
            <w:iCs/>
            <w:sz w:val="24"/>
            <w:lang w:eastAsia="zh-CN"/>
          </w:rPr>
          <w:instrText xml:space="preserve"> HYPERLINK "https://owasp.org/Top10/" </w:instrText>
        </w:r>
        <w:r w:rsidRPr="00F601D9">
          <w:rPr>
            <w:iCs/>
            <w:sz w:val="24"/>
            <w:lang w:eastAsia="zh-CN"/>
          </w:rPr>
          <w:fldChar w:fldCharType="separate"/>
        </w:r>
        <w:r w:rsidRPr="00F601D9">
          <w:rPr>
            <w:rStyle w:val="Hyperlink"/>
            <w:iCs/>
            <w:sz w:val="24"/>
            <w:lang w:eastAsia="zh-CN"/>
          </w:rPr>
          <w:t>https://owasp.org/Top10/</w:t>
        </w:r>
        <w:r w:rsidRPr="00F601D9">
          <w:rPr>
            <w:iCs/>
            <w:sz w:val="24"/>
            <w:lang w:eastAsia="zh-CN"/>
          </w:rPr>
          <w:fldChar w:fldCharType="end"/>
        </w:r>
      </w:ins>
    </w:p>
    <w:p w14:paraId="43EDA676" w14:textId="77777777" w:rsidR="00A43C08" w:rsidRPr="00A43C08" w:rsidRDefault="00A43C08" w:rsidP="00A43C08">
      <w:pPr>
        <w:pStyle w:val="FootnoteText"/>
        <w:rPr>
          <w:lang w:eastAsia="zh-CN"/>
        </w:rPr>
      </w:pPr>
    </w:p>
    <w:p w14:paraId="6C0E8B67" w14:textId="55E02CEC" w:rsidR="008F4F64" w:rsidRDefault="008F4F64" w:rsidP="008F4F64">
      <w:pPr>
        <w:pStyle w:val="FootnoteText"/>
        <w:jc w:val="center"/>
        <w:rPr>
          <w:sz w:val="24"/>
          <w:lang w:val="en-US" w:eastAsia="zh-CN"/>
        </w:rPr>
      </w:pPr>
      <w:r>
        <w:rPr>
          <w:sz w:val="24"/>
          <w:lang w:val="en-US" w:eastAsia="zh-CN"/>
        </w:rPr>
        <w:t>_______________</w:t>
      </w:r>
    </w:p>
    <w:sectPr w:rsidR="008F4F64">
      <w:headerReference w:type="default" r:id="rId10"/>
      <w:pgSz w:w="11907" w:h="16840"/>
      <w:pgMar w:top="1134" w:right="1134" w:bottom="1134" w:left="1134" w:header="425" w:footer="709" w:gutter="0"/>
      <w:cols w:space="720"/>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41CAE1" w16cex:dateUtc="2023-06-24T14:34:00Z"/>
  <w16cex:commentExtensible w16cex:durableId="2841CB57" w16cex:dateUtc="2023-06-24T14: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9BC3826" w16cid:durableId="2841CAE1"/>
  <w16cid:commentId w16cid:paraId="22F4E769" w16cid:durableId="2841CB57"/>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38C7B9" w14:textId="77777777" w:rsidR="002E3517" w:rsidRDefault="002E3517">
      <w:pPr>
        <w:spacing w:before="0"/>
      </w:pPr>
      <w:r>
        <w:separator/>
      </w:r>
    </w:p>
  </w:endnote>
  <w:endnote w:type="continuationSeparator" w:id="0">
    <w:p w14:paraId="6F47DFA2" w14:textId="77777777" w:rsidR="002E3517" w:rsidRDefault="002E3517">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Malgun Gothic Semilight"/>
    <w:panose1 w:val="02010600030101010101"/>
    <w:charset w:val="86"/>
    <w:family w:val="modern"/>
    <w:pitch w:val="fixed"/>
    <w:sig w:usb0="00000000" w:usb1="38CF7CFA" w:usb2="00000016" w:usb3="00000000" w:csb0="00040001" w:csb1="00000000"/>
  </w:font>
  <w:font w:name="times new">
    <w:altName w:val="Segoe Print"/>
    <w:charset w:val="00"/>
    <w:family w:val="auto"/>
    <w:pitch w:val="default"/>
  </w:font>
  <w:font w:name="Arial">
    <w:panose1 w:val="020B0604020202020204"/>
    <w:charset w:val="00"/>
    <w:family w:val="swiss"/>
    <w:pitch w:val="variable"/>
    <w:sig w:usb0="E0002AFF" w:usb1="C0007843"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Gulim">
    <w:altName w:val="Malgun Gothic Semilight"/>
    <w:panose1 w:val="020B0600000101010101"/>
    <w:charset w:val="81"/>
    <w:family w:val="swiss"/>
    <w:pitch w:val="variable"/>
    <w:sig w:usb0="00000000" w:usb1="69D77CFB" w:usb2="00000030" w:usb3="00000000" w:csb0="0008009F" w:csb1="00000000"/>
  </w:font>
  <w:font w:name="Batang">
    <w:altName w:val="Malgun Gothic Semilight"/>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8496B3" w14:textId="77777777" w:rsidR="002E3517" w:rsidRDefault="002E3517">
      <w:pPr>
        <w:spacing w:before="0"/>
      </w:pPr>
      <w:r>
        <w:separator/>
      </w:r>
    </w:p>
  </w:footnote>
  <w:footnote w:type="continuationSeparator" w:id="0">
    <w:p w14:paraId="079A5767" w14:textId="77777777" w:rsidR="002E3517" w:rsidRDefault="002E3517">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8DD76E" w14:textId="03E7C32C" w:rsidR="001130BC" w:rsidRDefault="001130BC" w:rsidP="008F4F64">
    <w:pPr>
      <w:pStyle w:val="Header"/>
    </w:pPr>
    <w:r>
      <w:t xml:space="preserve">- </w:t>
    </w:r>
    <w:r>
      <w:fldChar w:fldCharType="begin"/>
    </w:r>
    <w:r>
      <w:instrText xml:space="preserve"> PAGE  \* MERGEFORMAT </w:instrText>
    </w:r>
    <w:r>
      <w:fldChar w:fldCharType="separate"/>
    </w:r>
    <w:r w:rsidR="006301CE">
      <w:rPr>
        <w:noProof/>
      </w:rPr>
      <w:t>6</w:t>
    </w:r>
    <w:r>
      <w:fldChar w:fldCharType="end"/>
    </w:r>
    <w:r>
      <w:t xml:space="preserve"> -</w:t>
    </w:r>
  </w:p>
  <w:p w14:paraId="388E48DD" w14:textId="79768069" w:rsidR="001130BC" w:rsidRDefault="001130BC" w:rsidP="008F4F64">
    <w:pPr>
      <w:pStyle w:val="Header"/>
      <w:spacing w:before="0"/>
    </w:pPr>
    <w:r>
      <w:fldChar w:fldCharType="begin"/>
    </w:r>
    <w:r>
      <w:instrText xml:space="preserve"> STYLEREF  Docnumber  </w:instrText>
    </w:r>
    <w:r>
      <w:fldChar w:fldCharType="separate"/>
    </w:r>
    <w:r w:rsidR="006301CE">
      <w:rPr>
        <w:noProof/>
      </w:rPr>
      <w:t>SG17-TD942R2</w:t>
    </w:r>
    <w: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781B519"/>
    <w:multiLevelType w:val="singleLevel"/>
    <w:tmpl w:val="A781B519"/>
    <w:lvl w:ilvl="0">
      <w:start w:val="5"/>
      <w:numFmt w:val="upperLetter"/>
      <w:suff w:val="nothing"/>
      <w:lvlText w:val="%1-"/>
      <w:lvlJc w:val="left"/>
    </w:lvl>
  </w:abstractNum>
  <w:abstractNum w:abstractNumId="1" w15:restartNumberingAfterBreak="0">
    <w:nsid w:val="C29E56F9"/>
    <w:multiLevelType w:val="multilevel"/>
    <w:tmpl w:val="C29E56F9"/>
    <w:lvl w:ilvl="0">
      <w:start w:val="1"/>
      <w:numFmt w:val="bullet"/>
      <w:lvlText w:val=""/>
      <w:lvlJc w:val="left"/>
      <w:pPr>
        <w:ind w:left="360" w:hanging="360"/>
      </w:pPr>
      <w:rPr>
        <w:rFonts w:ascii="Symbol" w:hAnsi="Symbol" w:cs="Symbol" w:hint="default"/>
      </w:rPr>
    </w:lvl>
    <w:lvl w:ilvl="1">
      <w:start w:val="1"/>
      <w:numFmt w:val="bullet"/>
      <w:lvlText w:val=""/>
      <w:lvlJc w:val="left"/>
      <w:pPr>
        <w:ind w:left="1080" w:hanging="360"/>
      </w:pPr>
      <w:rPr>
        <w:rFonts w:ascii="Symbol" w:hAnsi="Symbol" w:cs="Symbol"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2" w15:restartNumberingAfterBreak="0">
    <w:nsid w:val="0000266A"/>
    <w:multiLevelType w:val="multilevel"/>
    <w:tmpl w:val="0000266A"/>
    <w:lvl w:ilvl="0">
      <w:start w:val="1"/>
      <w:numFmt w:val="decimal"/>
      <w:lvlText w:val="%1."/>
      <w:lvlJc w:val="left"/>
      <w:pPr>
        <w:ind w:left="420" w:hanging="420"/>
      </w:pPr>
      <w:rPr>
        <w:rFonts w:cs="Times New Roman"/>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3" w15:restartNumberingAfterBreak="0">
    <w:nsid w:val="15185E6C"/>
    <w:multiLevelType w:val="hybridMultilevel"/>
    <w:tmpl w:val="815E5DFE"/>
    <w:lvl w:ilvl="0" w:tplc="A6F0F722">
      <w:start w:val="1"/>
      <w:numFmt w:val="bullet"/>
      <w:lvlText w:val="-"/>
      <w:lvlJc w:val="left"/>
      <w:pPr>
        <w:ind w:left="480" w:hanging="360"/>
      </w:pPr>
      <w:rPr>
        <w:rFonts w:ascii="Times New Roman" w:eastAsia="SimSun" w:hAnsi="Times New Roman" w:cs="Times New Roman" w:hint="default"/>
      </w:rPr>
    </w:lvl>
    <w:lvl w:ilvl="1" w:tplc="04090003" w:tentative="1">
      <w:start w:val="1"/>
      <w:numFmt w:val="bullet"/>
      <w:lvlText w:val=""/>
      <w:lvlJc w:val="left"/>
      <w:pPr>
        <w:ind w:left="960" w:hanging="420"/>
      </w:pPr>
      <w:rPr>
        <w:rFonts w:ascii="Wingdings" w:hAnsi="Wingdings" w:hint="default"/>
      </w:rPr>
    </w:lvl>
    <w:lvl w:ilvl="2" w:tplc="04090005" w:tentative="1">
      <w:start w:val="1"/>
      <w:numFmt w:val="bullet"/>
      <w:lvlText w:val=""/>
      <w:lvlJc w:val="left"/>
      <w:pPr>
        <w:ind w:left="1380" w:hanging="420"/>
      </w:pPr>
      <w:rPr>
        <w:rFonts w:ascii="Wingdings" w:hAnsi="Wingdings" w:hint="default"/>
      </w:rPr>
    </w:lvl>
    <w:lvl w:ilvl="3" w:tplc="04090001" w:tentative="1">
      <w:start w:val="1"/>
      <w:numFmt w:val="bullet"/>
      <w:lvlText w:val=""/>
      <w:lvlJc w:val="left"/>
      <w:pPr>
        <w:ind w:left="1800" w:hanging="420"/>
      </w:pPr>
      <w:rPr>
        <w:rFonts w:ascii="Wingdings" w:hAnsi="Wingdings" w:hint="default"/>
      </w:rPr>
    </w:lvl>
    <w:lvl w:ilvl="4" w:tplc="04090003" w:tentative="1">
      <w:start w:val="1"/>
      <w:numFmt w:val="bullet"/>
      <w:lvlText w:val=""/>
      <w:lvlJc w:val="left"/>
      <w:pPr>
        <w:ind w:left="2220" w:hanging="420"/>
      </w:pPr>
      <w:rPr>
        <w:rFonts w:ascii="Wingdings" w:hAnsi="Wingdings" w:hint="default"/>
      </w:rPr>
    </w:lvl>
    <w:lvl w:ilvl="5" w:tplc="04090005" w:tentative="1">
      <w:start w:val="1"/>
      <w:numFmt w:val="bullet"/>
      <w:lvlText w:val=""/>
      <w:lvlJc w:val="left"/>
      <w:pPr>
        <w:ind w:left="2640" w:hanging="420"/>
      </w:pPr>
      <w:rPr>
        <w:rFonts w:ascii="Wingdings" w:hAnsi="Wingdings" w:hint="default"/>
      </w:rPr>
    </w:lvl>
    <w:lvl w:ilvl="6" w:tplc="04090001" w:tentative="1">
      <w:start w:val="1"/>
      <w:numFmt w:val="bullet"/>
      <w:lvlText w:val=""/>
      <w:lvlJc w:val="left"/>
      <w:pPr>
        <w:ind w:left="3060" w:hanging="420"/>
      </w:pPr>
      <w:rPr>
        <w:rFonts w:ascii="Wingdings" w:hAnsi="Wingdings" w:hint="default"/>
      </w:rPr>
    </w:lvl>
    <w:lvl w:ilvl="7" w:tplc="04090003" w:tentative="1">
      <w:start w:val="1"/>
      <w:numFmt w:val="bullet"/>
      <w:lvlText w:val=""/>
      <w:lvlJc w:val="left"/>
      <w:pPr>
        <w:ind w:left="3480" w:hanging="420"/>
      </w:pPr>
      <w:rPr>
        <w:rFonts w:ascii="Wingdings" w:hAnsi="Wingdings" w:hint="default"/>
      </w:rPr>
    </w:lvl>
    <w:lvl w:ilvl="8" w:tplc="04090005" w:tentative="1">
      <w:start w:val="1"/>
      <w:numFmt w:val="bullet"/>
      <w:lvlText w:val=""/>
      <w:lvlJc w:val="left"/>
      <w:pPr>
        <w:ind w:left="3900" w:hanging="420"/>
      </w:pPr>
      <w:rPr>
        <w:rFonts w:ascii="Wingdings" w:hAnsi="Wingdings" w:hint="default"/>
      </w:rPr>
    </w:lvl>
  </w:abstractNum>
  <w:abstractNum w:abstractNumId="4" w15:restartNumberingAfterBreak="0">
    <w:nsid w:val="1F46370C"/>
    <w:multiLevelType w:val="multilevel"/>
    <w:tmpl w:val="1F46370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1F814CDF"/>
    <w:multiLevelType w:val="multilevel"/>
    <w:tmpl w:val="1F814CDF"/>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420" w:hanging="420"/>
      </w:pPr>
      <w:rPr>
        <w:rFonts w:ascii="Wingdings" w:hAnsi="Wingdings" w:hint="default"/>
        <w:sz w:val="16"/>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2116F313"/>
    <w:multiLevelType w:val="singleLevel"/>
    <w:tmpl w:val="2116F313"/>
    <w:lvl w:ilvl="0">
      <w:start w:val="1"/>
      <w:numFmt w:val="decimal"/>
      <w:suff w:val="space"/>
      <w:lvlText w:val="%1)"/>
      <w:lvlJc w:val="left"/>
    </w:lvl>
  </w:abstractNum>
  <w:abstractNum w:abstractNumId="7" w15:restartNumberingAfterBreak="0">
    <w:nsid w:val="320E0CA9"/>
    <w:multiLevelType w:val="hybridMultilevel"/>
    <w:tmpl w:val="ADD2E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DF4F86"/>
    <w:multiLevelType w:val="multilevel"/>
    <w:tmpl w:val="36DF4F86"/>
    <w:lvl w:ilvl="0">
      <w:start w:val="1"/>
      <w:numFmt w:val="bullet"/>
      <w:lvlText w:val=""/>
      <w:lvlJc w:val="left"/>
      <w:pPr>
        <w:ind w:left="1680" w:hanging="420"/>
      </w:pPr>
      <w:rPr>
        <w:rFonts w:ascii="Wingdings" w:hAnsi="Wingdings" w:hint="default"/>
      </w:rPr>
    </w:lvl>
    <w:lvl w:ilvl="1">
      <w:start w:val="1"/>
      <w:numFmt w:val="bullet"/>
      <w:lvlText w:val=""/>
      <w:lvlJc w:val="left"/>
      <w:pPr>
        <w:ind w:left="2100" w:hanging="420"/>
      </w:pPr>
      <w:rPr>
        <w:rFonts w:ascii="Wingdings" w:hAnsi="Wingdings" w:hint="default"/>
      </w:rPr>
    </w:lvl>
    <w:lvl w:ilvl="2">
      <w:start w:val="1"/>
      <w:numFmt w:val="bullet"/>
      <w:lvlText w:val=""/>
      <w:lvlJc w:val="left"/>
      <w:pPr>
        <w:ind w:left="2520" w:hanging="420"/>
      </w:pPr>
      <w:rPr>
        <w:rFonts w:ascii="Wingdings" w:hAnsi="Wingdings" w:hint="default"/>
      </w:rPr>
    </w:lvl>
    <w:lvl w:ilvl="3">
      <w:start w:val="1"/>
      <w:numFmt w:val="bullet"/>
      <w:lvlText w:val=""/>
      <w:lvlJc w:val="left"/>
      <w:pPr>
        <w:ind w:left="2940" w:hanging="420"/>
      </w:pPr>
      <w:rPr>
        <w:rFonts w:ascii="Wingdings" w:hAnsi="Wingdings" w:hint="default"/>
      </w:rPr>
    </w:lvl>
    <w:lvl w:ilvl="4">
      <w:start w:val="1"/>
      <w:numFmt w:val="bullet"/>
      <w:lvlText w:val=""/>
      <w:lvlJc w:val="left"/>
      <w:pPr>
        <w:ind w:left="3360" w:hanging="420"/>
      </w:pPr>
      <w:rPr>
        <w:rFonts w:ascii="Wingdings" w:hAnsi="Wingdings" w:hint="default"/>
      </w:rPr>
    </w:lvl>
    <w:lvl w:ilvl="5">
      <w:start w:val="1"/>
      <w:numFmt w:val="bullet"/>
      <w:lvlText w:val=""/>
      <w:lvlJc w:val="left"/>
      <w:pPr>
        <w:ind w:left="3780" w:hanging="420"/>
      </w:pPr>
      <w:rPr>
        <w:rFonts w:ascii="Wingdings" w:hAnsi="Wingdings" w:hint="default"/>
      </w:rPr>
    </w:lvl>
    <w:lvl w:ilvl="6">
      <w:start w:val="1"/>
      <w:numFmt w:val="bullet"/>
      <w:lvlText w:val=""/>
      <w:lvlJc w:val="left"/>
      <w:pPr>
        <w:ind w:left="4200" w:hanging="420"/>
      </w:pPr>
      <w:rPr>
        <w:rFonts w:ascii="Wingdings" w:hAnsi="Wingdings" w:hint="default"/>
      </w:rPr>
    </w:lvl>
    <w:lvl w:ilvl="7">
      <w:start w:val="1"/>
      <w:numFmt w:val="bullet"/>
      <w:lvlText w:val=""/>
      <w:lvlJc w:val="left"/>
      <w:pPr>
        <w:ind w:left="4620" w:hanging="420"/>
      </w:pPr>
      <w:rPr>
        <w:rFonts w:ascii="Wingdings" w:hAnsi="Wingdings" w:hint="default"/>
      </w:rPr>
    </w:lvl>
    <w:lvl w:ilvl="8">
      <w:start w:val="1"/>
      <w:numFmt w:val="bullet"/>
      <w:lvlText w:val=""/>
      <w:lvlJc w:val="left"/>
      <w:pPr>
        <w:ind w:left="5040" w:hanging="420"/>
      </w:pPr>
      <w:rPr>
        <w:rFonts w:ascii="Wingdings" w:hAnsi="Wingdings" w:hint="default"/>
      </w:rPr>
    </w:lvl>
  </w:abstractNum>
  <w:abstractNum w:abstractNumId="9" w15:restartNumberingAfterBreak="0">
    <w:nsid w:val="3CE96EFC"/>
    <w:multiLevelType w:val="multilevel"/>
    <w:tmpl w:val="3CE96EFC"/>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420" w:hanging="420"/>
      </w:pPr>
      <w:rPr>
        <w:rFonts w:ascii="Wingdings" w:hAnsi="Wingdings" w:hint="default"/>
        <w:sz w:val="16"/>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0" w15:restartNumberingAfterBreak="0">
    <w:nsid w:val="40D86324"/>
    <w:multiLevelType w:val="multilevel"/>
    <w:tmpl w:val="40D86324"/>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1" w15:restartNumberingAfterBreak="0">
    <w:nsid w:val="4537154D"/>
    <w:multiLevelType w:val="multilevel"/>
    <w:tmpl w:val="4537154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52623BA3"/>
    <w:multiLevelType w:val="multilevel"/>
    <w:tmpl w:val="52623BA3"/>
    <w:lvl w:ilvl="0">
      <w:start w:val="1"/>
      <w:numFmt w:val="bullet"/>
      <w:lvlText w:val=""/>
      <w:lvlJc w:val="left"/>
      <w:pPr>
        <w:ind w:left="360" w:hanging="360"/>
      </w:pPr>
      <w:rPr>
        <w:rFonts w:ascii="Symbol" w:eastAsia="SimSun" w:hAnsi="Symbol" w:hint="default"/>
        <w:u w:val="none"/>
      </w:rPr>
    </w:lvl>
    <w:lvl w:ilvl="1">
      <w:start w:val="1"/>
      <w:numFmt w:val="bullet"/>
      <w:lvlText w:val=""/>
      <w:lvlJc w:val="left"/>
      <w:pPr>
        <w:ind w:left="1080" w:hanging="360"/>
      </w:pPr>
      <w:rPr>
        <w:rFonts w:ascii="Symbol" w:eastAsia="SimSun" w:hAnsi="Symbol" w:hint="default"/>
        <w:u w:val="none"/>
      </w:rPr>
    </w:lvl>
    <w:lvl w:ilvl="2">
      <w:start w:val="1"/>
      <w:numFmt w:val="bullet"/>
      <w:lvlText w:val=""/>
      <w:lvlJc w:val="left"/>
      <w:pPr>
        <w:ind w:left="1800" w:hanging="360"/>
      </w:pPr>
      <w:rPr>
        <w:rFonts w:ascii="Wingdings" w:eastAsia="SimSun" w:hAnsi="Wingdings" w:hint="default"/>
        <w:u w:val="none"/>
      </w:rPr>
    </w:lvl>
    <w:lvl w:ilvl="3">
      <w:start w:val="1"/>
      <w:numFmt w:val="bullet"/>
      <w:lvlText w:val=""/>
      <w:lvlJc w:val="left"/>
      <w:pPr>
        <w:ind w:left="2520" w:hanging="360"/>
      </w:pPr>
      <w:rPr>
        <w:rFonts w:ascii="Symbol" w:eastAsia="SimSun" w:hAnsi="Symbol" w:hint="default"/>
        <w:u w:val="none"/>
      </w:rPr>
    </w:lvl>
    <w:lvl w:ilvl="4">
      <w:start w:val="1"/>
      <w:numFmt w:val="bullet"/>
      <w:lvlText w:val="o"/>
      <w:lvlJc w:val="left"/>
      <w:pPr>
        <w:ind w:left="3240" w:hanging="360"/>
      </w:pPr>
      <w:rPr>
        <w:rFonts w:ascii="Courier New" w:eastAsia="SimSun" w:hAnsi="Courier New" w:cs="Courier New" w:hint="default"/>
        <w:u w:val="none"/>
      </w:rPr>
    </w:lvl>
    <w:lvl w:ilvl="5">
      <w:start w:val="1"/>
      <w:numFmt w:val="bullet"/>
      <w:lvlText w:val=""/>
      <w:lvlJc w:val="left"/>
      <w:pPr>
        <w:ind w:left="3960" w:hanging="360"/>
      </w:pPr>
      <w:rPr>
        <w:rFonts w:ascii="Wingdings" w:eastAsia="SimSun" w:hAnsi="Wingdings" w:hint="default"/>
        <w:u w:val="none"/>
      </w:rPr>
    </w:lvl>
    <w:lvl w:ilvl="6">
      <w:start w:val="1"/>
      <w:numFmt w:val="bullet"/>
      <w:lvlText w:val=""/>
      <w:lvlJc w:val="left"/>
      <w:pPr>
        <w:ind w:left="4680" w:hanging="360"/>
      </w:pPr>
      <w:rPr>
        <w:rFonts w:ascii="Symbol" w:eastAsia="SimSun" w:hAnsi="Symbol" w:hint="default"/>
        <w:u w:val="none"/>
      </w:rPr>
    </w:lvl>
    <w:lvl w:ilvl="7">
      <w:start w:val="1"/>
      <w:numFmt w:val="bullet"/>
      <w:lvlText w:val="o"/>
      <w:lvlJc w:val="left"/>
      <w:pPr>
        <w:ind w:left="5400" w:hanging="360"/>
      </w:pPr>
      <w:rPr>
        <w:rFonts w:ascii="Courier New" w:eastAsia="SimSun" w:hAnsi="Courier New" w:cs="Courier New" w:hint="default"/>
        <w:u w:val="none"/>
      </w:rPr>
    </w:lvl>
    <w:lvl w:ilvl="8">
      <w:start w:val="1"/>
      <w:numFmt w:val="bullet"/>
      <w:lvlText w:val=""/>
      <w:lvlJc w:val="left"/>
      <w:pPr>
        <w:ind w:left="6120" w:hanging="360"/>
      </w:pPr>
      <w:rPr>
        <w:rFonts w:ascii="Wingdings" w:eastAsia="SimSun" w:hAnsi="Wingdings" w:hint="default"/>
        <w:u w:val="none"/>
      </w:rPr>
    </w:lvl>
  </w:abstractNum>
  <w:abstractNum w:abstractNumId="13" w15:restartNumberingAfterBreak="0">
    <w:nsid w:val="6D553744"/>
    <w:multiLevelType w:val="hybridMultilevel"/>
    <w:tmpl w:val="8E46BC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11"/>
  </w:num>
  <w:num w:numId="4">
    <w:abstractNumId w:val="10"/>
  </w:num>
  <w:num w:numId="5">
    <w:abstractNumId w:val="9"/>
  </w:num>
  <w:num w:numId="6">
    <w:abstractNumId w:val="5"/>
  </w:num>
  <w:num w:numId="7">
    <w:abstractNumId w:val="2"/>
  </w:num>
  <w:num w:numId="8">
    <w:abstractNumId w:val="12"/>
  </w:num>
  <w:num w:numId="9">
    <w:abstractNumId w:val="1"/>
  </w:num>
  <w:num w:numId="10">
    <w:abstractNumId w:val="8"/>
  </w:num>
  <w:num w:numId="11">
    <w:abstractNumId w:val="6"/>
  </w:num>
  <w:num w:numId="12">
    <w:abstractNumId w:val="3"/>
  </w:num>
  <w:num w:numId="13">
    <w:abstractNumId w:val="7"/>
  </w:num>
  <w:num w:numId="14">
    <w:abstractNumId w:val="13"/>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hekhar Singh">
    <w15:presenceInfo w15:providerId="Windows Live" w15:userId="b96d47a65b3355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trackRevisions/>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NmMzI4NjI2NzhhYmMzMTY1NjdhY2JlMjNhNTczMjkifQ=="/>
  </w:docVars>
  <w:rsids>
    <w:rsidRoot w:val="00172A27"/>
    <w:rsid w:val="00003005"/>
    <w:rsid w:val="00006106"/>
    <w:rsid w:val="00012719"/>
    <w:rsid w:val="00014BAE"/>
    <w:rsid w:val="0002071D"/>
    <w:rsid w:val="00020B6F"/>
    <w:rsid w:val="000256C8"/>
    <w:rsid w:val="00027662"/>
    <w:rsid w:val="00037AFA"/>
    <w:rsid w:val="0004214E"/>
    <w:rsid w:val="00055E75"/>
    <w:rsid w:val="00060295"/>
    <w:rsid w:val="00067864"/>
    <w:rsid w:val="000854D0"/>
    <w:rsid w:val="000863D6"/>
    <w:rsid w:val="00087EC0"/>
    <w:rsid w:val="00090740"/>
    <w:rsid w:val="000923AF"/>
    <w:rsid w:val="0009556E"/>
    <w:rsid w:val="000962F6"/>
    <w:rsid w:val="000A263C"/>
    <w:rsid w:val="000B3E64"/>
    <w:rsid w:val="000B54CC"/>
    <w:rsid w:val="000B5CC1"/>
    <w:rsid w:val="000C071A"/>
    <w:rsid w:val="000C1090"/>
    <w:rsid w:val="000C5CBC"/>
    <w:rsid w:val="000F1172"/>
    <w:rsid w:val="000F28F6"/>
    <w:rsid w:val="000F64C0"/>
    <w:rsid w:val="000F7365"/>
    <w:rsid w:val="00110BA6"/>
    <w:rsid w:val="001130BC"/>
    <w:rsid w:val="001132A0"/>
    <w:rsid w:val="0011573C"/>
    <w:rsid w:val="001164EC"/>
    <w:rsid w:val="00116959"/>
    <w:rsid w:val="00120A3C"/>
    <w:rsid w:val="00136D53"/>
    <w:rsid w:val="00151C80"/>
    <w:rsid w:val="00152F7B"/>
    <w:rsid w:val="0015388E"/>
    <w:rsid w:val="00156027"/>
    <w:rsid w:val="00165641"/>
    <w:rsid w:val="00172A27"/>
    <w:rsid w:val="00173BF1"/>
    <w:rsid w:val="00187487"/>
    <w:rsid w:val="00196C27"/>
    <w:rsid w:val="00197A65"/>
    <w:rsid w:val="001A4C8C"/>
    <w:rsid w:val="001B5A65"/>
    <w:rsid w:val="001B7F2F"/>
    <w:rsid w:val="001C0466"/>
    <w:rsid w:val="001C1817"/>
    <w:rsid w:val="001C3E63"/>
    <w:rsid w:val="001C6F18"/>
    <w:rsid w:val="001C7766"/>
    <w:rsid w:val="001D5A48"/>
    <w:rsid w:val="001F343D"/>
    <w:rsid w:val="001F6B1C"/>
    <w:rsid w:val="00203028"/>
    <w:rsid w:val="002108F4"/>
    <w:rsid w:val="00220D38"/>
    <w:rsid w:val="00223E81"/>
    <w:rsid w:val="002346E4"/>
    <w:rsid w:val="00235304"/>
    <w:rsid w:val="00240B7E"/>
    <w:rsid w:val="00241CAD"/>
    <w:rsid w:val="002528EC"/>
    <w:rsid w:val="0025636A"/>
    <w:rsid w:val="00256B3B"/>
    <w:rsid w:val="00256E15"/>
    <w:rsid w:val="00261490"/>
    <w:rsid w:val="002625AF"/>
    <w:rsid w:val="002627B6"/>
    <w:rsid w:val="00264D4E"/>
    <w:rsid w:val="00272D61"/>
    <w:rsid w:val="00277541"/>
    <w:rsid w:val="00291984"/>
    <w:rsid w:val="00295880"/>
    <w:rsid w:val="002966DB"/>
    <w:rsid w:val="002A61A1"/>
    <w:rsid w:val="002B274B"/>
    <w:rsid w:val="002B312F"/>
    <w:rsid w:val="002D3356"/>
    <w:rsid w:val="002D42D0"/>
    <w:rsid w:val="002D4B27"/>
    <w:rsid w:val="002D578A"/>
    <w:rsid w:val="002D798F"/>
    <w:rsid w:val="002E0395"/>
    <w:rsid w:val="002E0A73"/>
    <w:rsid w:val="002E3517"/>
    <w:rsid w:val="002E37BA"/>
    <w:rsid w:val="002E6C54"/>
    <w:rsid w:val="002F5EFA"/>
    <w:rsid w:val="002F7F42"/>
    <w:rsid w:val="00306137"/>
    <w:rsid w:val="00320274"/>
    <w:rsid w:val="0032271E"/>
    <w:rsid w:val="00324768"/>
    <w:rsid w:val="003259D1"/>
    <w:rsid w:val="003279AF"/>
    <w:rsid w:val="003343BC"/>
    <w:rsid w:val="00340F13"/>
    <w:rsid w:val="00344BF6"/>
    <w:rsid w:val="00354BC9"/>
    <w:rsid w:val="00355B08"/>
    <w:rsid w:val="003565E3"/>
    <w:rsid w:val="00366275"/>
    <w:rsid w:val="003706D7"/>
    <w:rsid w:val="00380190"/>
    <w:rsid w:val="00394FCC"/>
    <w:rsid w:val="00395752"/>
    <w:rsid w:val="003975A7"/>
    <w:rsid w:val="003A403C"/>
    <w:rsid w:val="003A479D"/>
    <w:rsid w:val="003C3D96"/>
    <w:rsid w:val="003C41AF"/>
    <w:rsid w:val="003D2C1B"/>
    <w:rsid w:val="003D6484"/>
    <w:rsid w:val="003E216B"/>
    <w:rsid w:val="003F3D52"/>
    <w:rsid w:val="003F6C33"/>
    <w:rsid w:val="00404E19"/>
    <w:rsid w:val="00407CC5"/>
    <w:rsid w:val="00415DA3"/>
    <w:rsid w:val="00422F92"/>
    <w:rsid w:val="00435C86"/>
    <w:rsid w:val="00443E5C"/>
    <w:rsid w:val="00461FDD"/>
    <w:rsid w:val="00466154"/>
    <w:rsid w:val="00466FA5"/>
    <w:rsid w:val="00473F17"/>
    <w:rsid w:val="00474099"/>
    <w:rsid w:val="0047492E"/>
    <w:rsid w:val="00494001"/>
    <w:rsid w:val="004A2D24"/>
    <w:rsid w:val="004A327D"/>
    <w:rsid w:val="004A3E76"/>
    <w:rsid w:val="004B02D2"/>
    <w:rsid w:val="004B3865"/>
    <w:rsid w:val="004B5356"/>
    <w:rsid w:val="004C37DC"/>
    <w:rsid w:val="004C6BF9"/>
    <w:rsid w:val="004D3773"/>
    <w:rsid w:val="004D3D8B"/>
    <w:rsid w:val="004D40BA"/>
    <w:rsid w:val="004D67DC"/>
    <w:rsid w:val="004E4509"/>
    <w:rsid w:val="004F1A72"/>
    <w:rsid w:val="004F7741"/>
    <w:rsid w:val="0050025E"/>
    <w:rsid w:val="0050336B"/>
    <w:rsid w:val="005035FD"/>
    <w:rsid w:val="00512BA2"/>
    <w:rsid w:val="00515881"/>
    <w:rsid w:val="00517906"/>
    <w:rsid w:val="0052173F"/>
    <w:rsid w:val="00525FF2"/>
    <w:rsid w:val="0053371F"/>
    <w:rsid w:val="00535883"/>
    <w:rsid w:val="0054017E"/>
    <w:rsid w:val="00540767"/>
    <w:rsid w:val="00551C19"/>
    <w:rsid w:val="005805F9"/>
    <w:rsid w:val="005912C8"/>
    <w:rsid w:val="005923F5"/>
    <w:rsid w:val="00594573"/>
    <w:rsid w:val="00596342"/>
    <w:rsid w:val="005A2681"/>
    <w:rsid w:val="005A4821"/>
    <w:rsid w:val="005A59BC"/>
    <w:rsid w:val="005A7E5F"/>
    <w:rsid w:val="005B6015"/>
    <w:rsid w:val="005C1CC1"/>
    <w:rsid w:val="005C1D79"/>
    <w:rsid w:val="005D1FAD"/>
    <w:rsid w:val="005D5696"/>
    <w:rsid w:val="005E5905"/>
    <w:rsid w:val="005F2C1B"/>
    <w:rsid w:val="005F7CDE"/>
    <w:rsid w:val="00601F6D"/>
    <w:rsid w:val="0060259D"/>
    <w:rsid w:val="00605A58"/>
    <w:rsid w:val="00612D61"/>
    <w:rsid w:val="00613D91"/>
    <w:rsid w:val="006168F9"/>
    <w:rsid w:val="00621A25"/>
    <w:rsid w:val="00621D07"/>
    <w:rsid w:val="00622182"/>
    <w:rsid w:val="00625746"/>
    <w:rsid w:val="006301CE"/>
    <w:rsid w:val="00631B46"/>
    <w:rsid w:val="00634B14"/>
    <w:rsid w:val="00636DBE"/>
    <w:rsid w:val="00641DAC"/>
    <w:rsid w:val="00642BCC"/>
    <w:rsid w:val="00646DBA"/>
    <w:rsid w:val="006476C9"/>
    <w:rsid w:val="006579E7"/>
    <w:rsid w:val="00661E2D"/>
    <w:rsid w:val="00662725"/>
    <w:rsid w:val="0066460C"/>
    <w:rsid w:val="0068156A"/>
    <w:rsid w:val="00683738"/>
    <w:rsid w:val="006847B7"/>
    <w:rsid w:val="00686ECB"/>
    <w:rsid w:val="0069168B"/>
    <w:rsid w:val="006A05A8"/>
    <w:rsid w:val="006A373A"/>
    <w:rsid w:val="006A5C59"/>
    <w:rsid w:val="006B0768"/>
    <w:rsid w:val="006B0955"/>
    <w:rsid w:val="006B26E1"/>
    <w:rsid w:val="006B576D"/>
    <w:rsid w:val="006B6873"/>
    <w:rsid w:val="006C1BB2"/>
    <w:rsid w:val="006C3107"/>
    <w:rsid w:val="006C3FE0"/>
    <w:rsid w:val="006C52F1"/>
    <w:rsid w:val="006D104C"/>
    <w:rsid w:val="006D10FA"/>
    <w:rsid w:val="006D3D42"/>
    <w:rsid w:val="006E17B8"/>
    <w:rsid w:val="006F2EE1"/>
    <w:rsid w:val="00701B2E"/>
    <w:rsid w:val="007032D5"/>
    <w:rsid w:val="0071282B"/>
    <w:rsid w:val="00714BB3"/>
    <w:rsid w:val="0071649C"/>
    <w:rsid w:val="00725D3B"/>
    <w:rsid w:val="007301D0"/>
    <w:rsid w:val="0073136B"/>
    <w:rsid w:val="00733A44"/>
    <w:rsid w:val="00754068"/>
    <w:rsid w:val="00757BA2"/>
    <w:rsid w:val="00761A64"/>
    <w:rsid w:val="00761AF4"/>
    <w:rsid w:val="00764292"/>
    <w:rsid w:val="007719B2"/>
    <w:rsid w:val="00772DF1"/>
    <w:rsid w:val="007756FF"/>
    <w:rsid w:val="007775AF"/>
    <w:rsid w:val="00784288"/>
    <w:rsid w:val="007930F4"/>
    <w:rsid w:val="00797716"/>
    <w:rsid w:val="00797FBF"/>
    <w:rsid w:val="007A3A1D"/>
    <w:rsid w:val="007A7EBC"/>
    <w:rsid w:val="007A7F45"/>
    <w:rsid w:val="007B2671"/>
    <w:rsid w:val="007B3626"/>
    <w:rsid w:val="007B5512"/>
    <w:rsid w:val="007B58E3"/>
    <w:rsid w:val="007C2646"/>
    <w:rsid w:val="007C3011"/>
    <w:rsid w:val="007C4675"/>
    <w:rsid w:val="007D0D94"/>
    <w:rsid w:val="007D774B"/>
    <w:rsid w:val="007E2F5B"/>
    <w:rsid w:val="007E355E"/>
    <w:rsid w:val="007E4545"/>
    <w:rsid w:val="007F1344"/>
    <w:rsid w:val="007F4D3A"/>
    <w:rsid w:val="007F54FF"/>
    <w:rsid w:val="007F5D90"/>
    <w:rsid w:val="007F6421"/>
    <w:rsid w:val="0080194C"/>
    <w:rsid w:val="0080572B"/>
    <w:rsid w:val="0080686D"/>
    <w:rsid w:val="008078BC"/>
    <w:rsid w:val="00811380"/>
    <w:rsid w:val="00812D07"/>
    <w:rsid w:val="008220BA"/>
    <w:rsid w:val="008505ED"/>
    <w:rsid w:val="0085469C"/>
    <w:rsid w:val="00862D97"/>
    <w:rsid w:val="008636A4"/>
    <w:rsid w:val="00867C5E"/>
    <w:rsid w:val="00873AF2"/>
    <w:rsid w:val="00873BD3"/>
    <w:rsid w:val="008744A4"/>
    <w:rsid w:val="00880F91"/>
    <w:rsid w:val="00880FAB"/>
    <w:rsid w:val="00882638"/>
    <w:rsid w:val="008956DC"/>
    <w:rsid w:val="008A130A"/>
    <w:rsid w:val="008A7AF5"/>
    <w:rsid w:val="008B0423"/>
    <w:rsid w:val="008B1A1C"/>
    <w:rsid w:val="008B762E"/>
    <w:rsid w:val="008C03E5"/>
    <w:rsid w:val="008C1750"/>
    <w:rsid w:val="008C1CBB"/>
    <w:rsid w:val="008C3AE2"/>
    <w:rsid w:val="008C3E93"/>
    <w:rsid w:val="008C57EC"/>
    <w:rsid w:val="008C6A43"/>
    <w:rsid w:val="008D465F"/>
    <w:rsid w:val="008F3574"/>
    <w:rsid w:val="008F4F64"/>
    <w:rsid w:val="008F5C8C"/>
    <w:rsid w:val="00902705"/>
    <w:rsid w:val="009104A8"/>
    <w:rsid w:val="00916C16"/>
    <w:rsid w:val="0091754A"/>
    <w:rsid w:val="009175AD"/>
    <w:rsid w:val="00917E89"/>
    <w:rsid w:val="009215FA"/>
    <w:rsid w:val="00922BE8"/>
    <w:rsid w:val="009242FA"/>
    <w:rsid w:val="00927F73"/>
    <w:rsid w:val="00932A37"/>
    <w:rsid w:val="0093628B"/>
    <w:rsid w:val="0094220F"/>
    <w:rsid w:val="0094268B"/>
    <w:rsid w:val="00947912"/>
    <w:rsid w:val="0095650C"/>
    <w:rsid w:val="00957CA9"/>
    <w:rsid w:val="0096062E"/>
    <w:rsid w:val="009634AB"/>
    <w:rsid w:val="00964F94"/>
    <w:rsid w:val="00965AAB"/>
    <w:rsid w:val="0097138A"/>
    <w:rsid w:val="00980CBB"/>
    <w:rsid w:val="009858FC"/>
    <w:rsid w:val="00992BB0"/>
    <w:rsid w:val="00992F0E"/>
    <w:rsid w:val="009A0B8E"/>
    <w:rsid w:val="009A52B5"/>
    <w:rsid w:val="009B0597"/>
    <w:rsid w:val="009B3813"/>
    <w:rsid w:val="009B6E82"/>
    <w:rsid w:val="009B75BB"/>
    <w:rsid w:val="009C1924"/>
    <w:rsid w:val="009C3B7D"/>
    <w:rsid w:val="009C73AD"/>
    <w:rsid w:val="009D1327"/>
    <w:rsid w:val="009D27E3"/>
    <w:rsid w:val="009D46C6"/>
    <w:rsid w:val="009D57DF"/>
    <w:rsid w:val="009D61A3"/>
    <w:rsid w:val="009F550F"/>
    <w:rsid w:val="009F6968"/>
    <w:rsid w:val="00A02FF9"/>
    <w:rsid w:val="00A03949"/>
    <w:rsid w:val="00A066F5"/>
    <w:rsid w:val="00A079FF"/>
    <w:rsid w:val="00A1018F"/>
    <w:rsid w:val="00A14EC2"/>
    <w:rsid w:val="00A17716"/>
    <w:rsid w:val="00A17D09"/>
    <w:rsid w:val="00A24504"/>
    <w:rsid w:val="00A327CF"/>
    <w:rsid w:val="00A348E6"/>
    <w:rsid w:val="00A36827"/>
    <w:rsid w:val="00A407FA"/>
    <w:rsid w:val="00A40A8E"/>
    <w:rsid w:val="00A42180"/>
    <w:rsid w:val="00A43C08"/>
    <w:rsid w:val="00A44D4C"/>
    <w:rsid w:val="00A5306B"/>
    <w:rsid w:val="00A66576"/>
    <w:rsid w:val="00A77141"/>
    <w:rsid w:val="00A80FBA"/>
    <w:rsid w:val="00A84032"/>
    <w:rsid w:val="00A850B1"/>
    <w:rsid w:val="00AA41E5"/>
    <w:rsid w:val="00AA7031"/>
    <w:rsid w:val="00AB04DF"/>
    <w:rsid w:val="00AB54C6"/>
    <w:rsid w:val="00AB643A"/>
    <w:rsid w:val="00AD10F7"/>
    <w:rsid w:val="00AE147C"/>
    <w:rsid w:val="00AE2036"/>
    <w:rsid w:val="00AF2CEA"/>
    <w:rsid w:val="00AF300F"/>
    <w:rsid w:val="00AF462B"/>
    <w:rsid w:val="00AF7620"/>
    <w:rsid w:val="00B04C98"/>
    <w:rsid w:val="00B17F4A"/>
    <w:rsid w:val="00B22AF7"/>
    <w:rsid w:val="00B27551"/>
    <w:rsid w:val="00B34D0E"/>
    <w:rsid w:val="00B41CEE"/>
    <w:rsid w:val="00B457E6"/>
    <w:rsid w:val="00B5418C"/>
    <w:rsid w:val="00B62B51"/>
    <w:rsid w:val="00B67C4A"/>
    <w:rsid w:val="00B828F6"/>
    <w:rsid w:val="00B858B0"/>
    <w:rsid w:val="00B87FCA"/>
    <w:rsid w:val="00B920DC"/>
    <w:rsid w:val="00B950EE"/>
    <w:rsid w:val="00BA3CC6"/>
    <w:rsid w:val="00BA4017"/>
    <w:rsid w:val="00BB079A"/>
    <w:rsid w:val="00BB1BF5"/>
    <w:rsid w:val="00BB280A"/>
    <w:rsid w:val="00BB4EAE"/>
    <w:rsid w:val="00BB5FD1"/>
    <w:rsid w:val="00BB7F20"/>
    <w:rsid w:val="00BC07BB"/>
    <w:rsid w:val="00BC5022"/>
    <w:rsid w:val="00BD0099"/>
    <w:rsid w:val="00BD21FB"/>
    <w:rsid w:val="00BD2D2E"/>
    <w:rsid w:val="00BE051F"/>
    <w:rsid w:val="00BE1EFC"/>
    <w:rsid w:val="00BF1B7C"/>
    <w:rsid w:val="00BF32AC"/>
    <w:rsid w:val="00BF5C73"/>
    <w:rsid w:val="00C02CF0"/>
    <w:rsid w:val="00C052E2"/>
    <w:rsid w:val="00C06DDC"/>
    <w:rsid w:val="00C0733A"/>
    <w:rsid w:val="00C07E6B"/>
    <w:rsid w:val="00C13568"/>
    <w:rsid w:val="00C144E8"/>
    <w:rsid w:val="00C1786E"/>
    <w:rsid w:val="00C223C4"/>
    <w:rsid w:val="00C32518"/>
    <w:rsid w:val="00C3429C"/>
    <w:rsid w:val="00C40170"/>
    <w:rsid w:val="00C4132E"/>
    <w:rsid w:val="00C416D2"/>
    <w:rsid w:val="00C42547"/>
    <w:rsid w:val="00C43D40"/>
    <w:rsid w:val="00C46BC4"/>
    <w:rsid w:val="00C47143"/>
    <w:rsid w:val="00C52AB9"/>
    <w:rsid w:val="00C54324"/>
    <w:rsid w:val="00C54AE2"/>
    <w:rsid w:val="00C717DC"/>
    <w:rsid w:val="00C75123"/>
    <w:rsid w:val="00C80CB9"/>
    <w:rsid w:val="00C82684"/>
    <w:rsid w:val="00C84B3F"/>
    <w:rsid w:val="00C855E0"/>
    <w:rsid w:val="00C87439"/>
    <w:rsid w:val="00C95A39"/>
    <w:rsid w:val="00CA1080"/>
    <w:rsid w:val="00CA1EE0"/>
    <w:rsid w:val="00CA2035"/>
    <w:rsid w:val="00CA7558"/>
    <w:rsid w:val="00CB3EC3"/>
    <w:rsid w:val="00CC00BD"/>
    <w:rsid w:val="00CC6591"/>
    <w:rsid w:val="00CF0134"/>
    <w:rsid w:val="00CF1956"/>
    <w:rsid w:val="00CF58C0"/>
    <w:rsid w:val="00CF5FC9"/>
    <w:rsid w:val="00D00F2F"/>
    <w:rsid w:val="00D04D53"/>
    <w:rsid w:val="00D1703C"/>
    <w:rsid w:val="00D2059F"/>
    <w:rsid w:val="00D22663"/>
    <w:rsid w:val="00D23271"/>
    <w:rsid w:val="00D355A4"/>
    <w:rsid w:val="00D37B4A"/>
    <w:rsid w:val="00D4153C"/>
    <w:rsid w:val="00D42C09"/>
    <w:rsid w:val="00D45EF4"/>
    <w:rsid w:val="00D52EC6"/>
    <w:rsid w:val="00D57055"/>
    <w:rsid w:val="00D601BC"/>
    <w:rsid w:val="00D64521"/>
    <w:rsid w:val="00D667E0"/>
    <w:rsid w:val="00D72B60"/>
    <w:rsid w:val="00D7462C"/>
    <w:rsid w:val="00D778DB"/>
    <w:rsid w:val="00D80CC2"/>
    <w:rsid w:val="00D866B7"/>
    <w:rsid w:val="00D91B55"/>
    <w:rsid w:val="00D92151"/>
    <w:rsid w:val="00DA1C17"/>
    <w:rsid w:val="00DA30AD"/>
    <w:rsid w:val="00DA70E7"/>
    <w:rsid w:val="00DB39D5"/>
    <w:rsid w:val="00DB45DC"/>
    <w:rsid w:val="00DC0FAC"/>
    <w:rsid w:val="00DC2440"/>
    <w:rsid w:val="00DC2E74"/>
    <w:rsid w:val="00DC43E5"/>
    <w:rsid w:val="00DD195D"/>
    <w:rsid w:val="00DD35D7"/>
    <w:rsid w:val="00DD663D"/>
    <w:rsid w:val="00DD7248"/>
    <w:rsid w:val="00DE20BC"/>
    <w:rsid w:val="00DE4DE7"/>
    <w:rsid w:val="00DF0D16"/>
    <w:rsid w:val="00E01056"/>
    <w:rsid w:val="00E02B1D"/>
    <w:rsid w:val="00E070D7"/>
    <w:rsid w:val="00E258B5"/>
    <w:rsid w:val="00E36CB3"/>
    <w:rsid w:val="00E54860"/>
    <w:rsid w:val="00E6267F"/>
    <w:rsid w:val="00E62D71"/>
    <w:rsid w:val="00E66819"/>
    <w:rsid w:val="00E720E9"/>
    <w:rsid w:val="00E75972"/>
    <w:rsid w:val="00E77D74"/>
    <w:rsid w:val="00E87D8A"/>
    <w:rsid w:val="00E905CB"/>
    <w:rsid w:val="00E907B0"/>
    <w:rsid w:val="00E91E42"/>
    <w:rsid w:val="00E93A8C"/>
    <w:rsid w:val="00E95D8F"/>
    <w:rsid w:val="00E9755D"/>
    <w:rsid w:val="00EA29CB"/>
    <w:rsid w:val="00EA7787"/>
    <w:rsid w:val="00EB5F0C"/>
    <w:rsid w:val="00EB6245"/>
    <w:rsid w:val="00EB7EBB"/>
    <w:rsid w:val="00EC24C0"/>
    <w:rsid w:val="00EC527D"/>
    <w:rsid w:val="00ED0EBA"/>
    <w:rsid w:val="00ED1169"/>
    <w:rsid w:val="00ED2884"/>
    <w:rsid w:val="00EE0F7A"/>
    <w:rsid w:val="00EE7F44"/>
    <w:rsid w:val="00EF4260"/>
    <w:rsid w:val="00EF4CB1"/>
    <w:rsid w:val="00F00B91"/>
    <w:rsid w:val="00F03D27"/>
    <w:rsid w:val="00F14EF3"/>
    <w:rsid w:val="00F15897"/>
    <w:rsid w:val="00F170BC"/>
    <w:rsid w:val="00F2324B"/>
    <w:rsid w:val="00F30F56"/>
    <w:rsid w:val="00F36B72"/>
    <w:rsid w:val="00F43C99"/>
    <w:rsid w:val="00F443ED"/>
    <w:rsid w:val="00F5159B"/>
    <w:rsid w:val="00F527B9"/>
    <w:rsid w:val="00F53C94"/>
    <w:rsid w:val="00F57743"/>
    <w:rsid w:val="00F601D9"/>
    <w:rsid w:val="00F62BB6"/>
    <w:rsid w:val="00F7329A"/>
    <w:rsid w:val="00F77073"/>
    <w:rsid w:val="00F91BC7"/>
    <w:rsid w:val="00F92748"/>
    <w:rsid w:val="00F96EB6"/>
    <w:rsid w:val="00FA5D85"/>
    <w:rsid w:val="00FB1AC1"/>
    <w:rsid w:val="00FB49BB"/>
    <w:rsid w:val="00FD0CD9"/>
    <w:rsid w:val="00FD474D"/>
    <w:rsid w:val="00FD57F6"/>
    <w:rsid w:val="00FD6409"/>
    <w:rsid w:val="00FD6D29"/>
    <w:rsid w:val="00FE6281"/>
    <w:rsid w:val="00FF1389"/>
    <w:rsid w:val="00FF4F9B"/>
    <w:rsid w:val="01996A66"/>
    <w:rsid w:val="02FF402E"/>
    <w:rsid w:val="05A80D62"/>
    <w:rsid w:val="06210DD1"/>
    <w:rsid w:val="07647238"/>
    <w:rsid w:val="077A3CEC"/>
    <w:rsid w:val="094A258B"/>
    <w:rsid w:val="097C3D4B"/>
    <w:rsid w:val="09D30340"/>
    <w:rsid w:val="0A7964DD"/>
    <w:rsid w:val="0C240AE4"/>
    <w:rsid w:val="0C4801A4"/>
    <w:rsid w:val="0E0037A5"/>
    <w:rsid w:val="13562A7D"/>
    <w:rsid w:val="14162828"/>
    <w:rsid w:val="145E715B"/>
    <w:rsid w:val="16297C07"/>
    <w:rsid w:val="16930926"/>
    <w:rsid w:val="18C80D5B"/>
    <w:rsid w:val="198A4263"/>
    <w:rsid w:val="1D3455F6"/>
    <w:rsid w:val="1D397ADD"/>
    <w:rsid w:val="1E1E4F79"/>
    <w:rsid w:val="22C15195"/>
    <w:rsid w:val="24BF2016"/>
    <w:rsid w:val="24DC58AF"/>
    <w:rsid w:val="266B450E"/>
    <w:rsid w:val="26DF3441"/>
    <w:rsid w:val="27DB72D1"/>
    <w:rsid w:val="27F2173F"/>
    <w:rsid w:val="28484FF4"/>
    <w:rsid w:val="2FE14059"/>
    <w:rsid w:val="30190DE7"/>
    <w:rsid w:val="30550CCF"/>
    <w:rsid w:val="314A271A"/>
    <w:rsid w:val="317558BE"/>
    <w:rsid w:val="327171DF"/>
    <w:rsid w:val="32D6698C"/>
    <w:rsid w:val="33103E1B"/>
    <w:rsid w:val="33273346"/>
    <w:rsid w:val="33723946"/>
    <w:rsid w:val="33D36510"/>
    <w:rsid w:val="367D6C91"/>
    <w:rsid w:val="36F74A22"/>
    <w:rsid w:val="3A903A88"/>
    <w:rsid w:val="3B52630A"/>
    <w:rsid w:val="3C753521"/>
    <w:rsid w:val="3DB73A6B"/>
    <w:rsid w:val="3E057FAE"/>
    <w:rsid w:val="3F1E7077"/>
    <w:rsid w:val="40C450B9"/>
    <w:rsid w:val="41C24228"/>
    <w:rsid w:val="41E7549A"/>
    <w:rsid w:val="42C74424"/>
    <w:rsid w:val="42D912F5"/>
    <w:rsid w:val="43081BD1"/>
    <w:rsid w:val="445A645C"/>
    <w:rsid w:val="4504286C"/>
    <w:rsid w:val="4549618A"/>
    <w:rsid w:val="45BB117C"/>
    <w:rsid w:val="475D552C"/>
    <w:rsid w:val="49380BD5"/>
    <w:rsid w:val="49FC20A6"/>
    <w:rsid w:val="4A007AA5"/>
    <w:rsid w:val="51C77D78"/>
    <w:rsid w:val="529D772A"/>
    <w:rsid w:val="555E11A4"/>
    <w:rsid w:val="56D54068"/>
    <w:rsid w:val="5730129E"/>
    <w:rsid w:val="58913FBE"/>
    <w:rsid w:val="5A2F3CAC"/>
    <w:rsid w:val="5C5D2B35"/>
    <w:rsid w:val="5E316028"/>
    <w:rsid w:val="5E4775F9"/>
    <w:rsid w:val="5E5B47C0"/>
    <w:rsid w:val="5F11259D"/>
    <w:rsid w:val="60AF592A"/>
    <w:rsid w:val="60DE0255"/>
    <w:rsid w:val="61C50A3D"/>
    <w:rsid w:val="624F2F20"/>
    <w:rsid w:val="626258D7"/>
    <w:rsid w:val="6382339D"/>
    <w:rsid w:val="64CA7204"/>
    <w:rsid w:val="656B4CEC"/>
    <w:rsid w:val="68664B20"/>
    <w:rsid w:val="68896072"/>
    <w:rsid w:val="6A374FF4"/>
    <w:rsid w:val="6A7276FA"/>
    <w:rsid w:val="6BDC15A2"/>
    <w:rsid w:val="6CEF15F9"/>
    <w:rsid w:val="70291255"/>
    <w:rsid w:val="70725E40"/>
    <w:rsid w:val="70E9120D"/>
    <w:rsid w:val="724D09B3"/>
    <w:rsid w:val="73C01974"/>
    <w:rsid w:val="773758DC"/>
    <w:rsid w:val="778B7EF0"/>
    <w:rsid w:val="77C33D3D"/>
    <w:rsid w:val="79442C5B"/>
    <w:rsid w:val="7BE349AD"/>
    <w:rsid w:val="7C2C431A"/>
    <w:rsid w:val="7D2C413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7407977"/>
  <w15:docId w15:val="{0F8B6B6B-36F1-B54B-A09E-76E0E0AD4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footnote text" w:uiPriority="99" w:qFormat="1"/>
    <w:lsdException w:name="annotation text" w:qFormat="1"/>
    <w:lsdException w:name="header" w:qFormat="1"/>
    <w:lsdException w:name="caption" w:semiHidden="1" w:unhideWhenUsed="1" w:qFormat="1"/>
    <w:lsdException w:name="annotation reference" w:semiHidden="1" w:uiPriority="99" w:unhideWhenUsed="1"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Keyboard"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next w:val="FootnoteText"/>
    <w:qFormat/>
    <w:rsid w:val="00DC2440"/>
    <w:pPr>
      <w:spacing w:before="120"/>
    </w:pPr>
    <w:rPr>
      <w:rFonts w:eastAsiaTheme="minorEastAsia"/>
      <w:sz w:val="24"/>
      <w:szCs w:val="24"/>
      <w:lang w:val="en-GB" w:eastAsia="ja-JP"/>
    </w:rPr>
  </w:style>
  <w:style w:type="paragraph" w:styleId="Heading1">
    <w:name w:val="heading 1"/>
    <w:basedOn w:val="Normal"/>
    <w:next w:val="Normal"/>
    <w:link w:val="Heading1Char"/>
    <w:qFormat/>
    <w:pPr>
      <w:keepNext/>
      <w:keepLines/>
      <w:spacing w:before="340" w:after="330" w:line="576" w:lineRule="auto"/>
      <w:outlineLvl w:val="0"/>
    </w:pPr>
    <w:rPr>
      <w:b/>
      <w:kern w:val="44"/>
    </w:rPr>
  </w:style>
  <w:style w:type="paragraph" w:styleId="Heading2">
    <w:name w:val="heading 2"/>
    <w:basedOn w:val="Heading1"/>
    <w:next w:val="Normal"/>
    <w:link w:val="Heading2Char"/>
    <w:unhideWhenUsed/>
    <w:qFormat/>
    <w:pPr>
      <w:numPr>
        <w:ilvl w:val="1"/>
      </w:numPr>
      <w:spacing w:before="260" w:after="260" w:line="413" w:lineRule="auto"/>
      <w:outlineLvl w:val="1"/>
    </w:pPr>
    <w:rPr>
      <w:rFonts w:eastAsia="SimHei"/>
    </w:rPr>
  </w:style>
  <w:style w:type="paragraph" w:styleId="Heading3">
    <w:name w:val="heading 3"/>
    <w:basedOn w:val="Heading2"/>
    <w:next w:val="Normal"/>
    <w:link w:val="Heading3Char"/>
    <w:unhideWhenUsed/>
    <w:qFormat/>
    <w:pPr>
      <w:numPr>
        <w:ilvl w:val="2"/>
      </w:numPr>
      <w:spacing w:beforeLines="50" w:before="50" w:afterLines="50" w:after="50"/>
      <w:ind w:leftChars="200" w:left="200"/>
      <w:outlineLvl w:val="2"/>
    </w:pPr>
    <w:rPr>
      <w:rFonts w:eastAsia="times new"/>
      <w:szCs w:val="30"/>
      <w:lang w:bidi="he-IL"/>
    </w:rPr>
  </w:style>
  <w:style w:type="paragraph" w:styleId="Heading4">
    <w:name w:val="heading 4"/>
    <w:basedOn w:val="Normal"/>
    <w:next w:val="Normal"/>
    <w:semiHidden/>
    <w:unhideWhenUsed/>
    <w:qFormat/>
    <w:pPr>
      <w:keepNext/>
      <w:keepLines/>
      <w:numPr>
        <w:ilvl w:val="3"/>
        <w:numId w:val="1"/>
      </w:numPr>
      <w:spacing w:before="280" w:after="290" w:line="372" w:lineRule="auto"/>
      <w:outlineLvl w:val="3"/>
    </w:pPr>
    <w:rPr>
      <w:rFonts w:ascii="Arial" w:eastAsia="SimHei" w:hAnsi="Arial"/>
      <w:b/>
      <w:sz w:val="28"/>
    </w:rPr>
  </w:style>
  <w:style w:type="paragraph" w:styleId="Heading5">
    <w:name w:val="heading 5"/>
    <w:basedOn w:val="Normal"/>
    <w:next w:val="Normal"/>
    <w:semiHidden/>
    <w:unhideWhenUsed/>
    <w:qFormat/>
    <w:pPr>
      <w:keepNext/>
      <w:keepLines/>
      <w:numPr>
        <w:ilvl w:val="4"/>
        <w:numId w:val="1"/>
      </w:numPr>
      <w:spacing w:before="280" w:after="290" w:line="372" w:lineRule="auto"/>
      <w:outlineLvl w:val="4"/>
    </w:pPr>
    <w:rPr>
      <w:b/>
      <w:sz w:val="28"/>
    </w:rPr>
  </w:style>
  <w:style w:type="paragraph" w:styleId="Heading6">
    <w:name w:val="heading 6"/>
    <w:basedOn w:val="Normal"/>
    <w:next w:val="Normal"/>
    <w:semiHidden/>
    <w:unhideWhenUsed/>
    <w:qFormat/>
    <w:pPr>
      <w:keepNext/>
      <w:keepLines/>
      <w:numPr>
        <w:ilvl w:val="5"/>
        <w:numId w:val="1"/>
      </w:numPr>
      <w:spacing w:before="240" w:after="64" w:line="317" w:lineRule="auto"/>
      <w:outlineLvl w:val="5"/>
    </w:pPr>
    <w:rPr>
      <w:rFonts w:ascii="Arial" w:eastAsia="SimHei" w:hAnsi="Arial"/>
      <w:b/>
    </w:rPr>
  </w:style>
  <w:style w:type="paragraph" w:styleId="Heading7">
    <w:name w:val="heading 7"/>
    <w:basedOn w:val="Normal"/>
    <w:next w:val="Normal"/>
    <w:semiHidden/>
    <w:unhideWhenUsed/>
    <w:qFormat/>
    <w:pPr>
      <w:keepNext/>
      <w:keepLines/>
      <w:numPr>
        <w:ilvl w:val="6"/>
        <w:numId w:val="1"/>
      </w:numPr>
      <w:spacing w:before="240" w:after="64" w:line="317" w:lineRule="auto"/>
      <w:outlineLvl w:val="6"/>
    </w:pPr>
    <w:rPr>
      <w:b/>
    </w:rPr>
  </w:style>
  <w:style w:type="paragraph" w:styleId="Heading8">
    <w:name w:val="heading 8"/>
    <w:basedOn w:val="Normal"/>
    <w:next w:val="Normal"/>
    <w:semiHidden/>
    <w:unhideWhenUsed/>
    <w:qFormat/>
    <w:pPr>
      <w:keepNext/>
      <w:keepLines/>
      <w:numPr>
        <w:ilvl w:val="7"/>
        <w:numId w:val="1"/>
      </w:numPr>
      <w:spacing w:before="240" w:after="64" w:line="317" w:lineRule="auto"/>
      <w:outlineLvl w:val="7"/>
    </w:pPr>
    <w:rPr>
      <w:rFonts w:ascii="Arial" w:eastAsia="SimHei" w:hAnsi="Arial"/>
    </w:rPr>
  </w:style>
  <w:style w:type="paragraph" w:styleId="Heading9">
    <w:name w:val="heading 9"/>
    <w:basedOn w:val="Normal"/>
    <w:next w:val="Normal"/>
    <w:semiHidden/>
    <w:unhideWhenUsed/>
    <w:qFormat/>
    <w:pPr>
      <w:keepNext/>
      <w:keepLines/>
      <w:numPr>
        <w:ilvl w:val="8"/>
        <w:numId w:val="1"/>
      </w:numPr>
      <w:spacing w:before="240" w:after="64" w:line="317" w:lineRule="auto"/>
      <w:outlineLvl w:val="8"/>
    </w:pPr>
    <w:rPr>
      <w:rFonts w:ascii="Arial" w:eastAsia="SimHei" w:hAnsi="Arial"/>
      <w:sz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qFormat/>
    <w:pPr>
      <w:snapToGrid w:val="0"/>
    </w:pPr>
    <w:rPr>
      <w:sz w:val="18"/>
    </w:rPr>
  </w:style>
  <w:style w:type="paragraph" w:styleId="NormalIndent">
    <w:name w:val="Normal Indent"/>
    <w:basedOn w:val="Normal"/>
    <w:qFormat/>
    <w:pPr>
      <w:ind w:firstLineChars="200" w:firstLine="420"/>
    </w:pPr>
  </w:style>
  <w:style w:type="paragraph" w:styleId="CommentText">
    <w:name w:val="annotation text"/>
    <w:basedOn w:val="Normal"/>
    <w:link w:val="CommentTextChar"/>
    <w:qFormat/>
  </w:style>
  <w:style w:type="paragraph" w:styleId="BalloonText">
    <w:name w:val="Balloon Text"/>
    <w:basedOn w:val="Normal"/>
    <w:link w:val="BalloonTextChar"/>
    <w:qFormat/>
    <w:pPr>
      <w:spacing w:before="0"/>
    </w:pPr>
    <w:rPr>
      <w:sz w:val="18"/>
      <w:szCs w:val="18"/>
    </w:rPr>
  </w:style>
  <w:style w:type="paragraph" w:styleId="Header">
    <w:name w:val="header"/>
    <w:basedOn w:val="Normal"/>
    <w:qFormat/>
    <w:pPr>
      <w:overflowPunct w:val="0"/>
      <w:autoSpaceDE w:val="0"/>
      <w:autoSpaceDN w:val="0"/>
      <w:adjustRightInd w:val="0"/>
      <w:jc w:val="center"/>
      <w:textAlignment w:val="baseline"/>
    </w:pPr>
    <w:rPr>
      <w:rFonts w:eastAsia="Times New Roman"/>
      <w:sz w:val="18"/>
      <w:lang w:eastAsia="en-US"/>
    </w:rPr>
  </w:style>
  <w:style w:type="paragraph" w:styleId="NormalWeb">
    <w:name w:val="Normal (Web)"/>
    <w:basedOn w:val="Normal"/>
    <w:uiPriority w:val="99"/>
    <w:qFormat/>
  </w:style>
  <w:style w:type="paragraph" w:styleId="CommentSubject">
    <w:name w:val="annotation subject"/>
    <w:basedOn w:val="CommentText"/>
    <w:next w:val="CommentText"/>
    <w:link w:val="CommentSubjectChar"/>
    <w:qFormat/>
    <w:rPr>
      <w:b/>
      <w:bCs/>
    </w:rPr>
  </w:style>
  <w:style w:type="table" w:styleId="TableGrid">
    <w:name w:val="Table Grid"/>
    <w:basedOn w:val="TableNormal"/>
    <w:semiHidden/>
    <w:unhideWhenUse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aliases w:val="超级链接,Style 58,하이퍼링크2,超?级链,하이퍼링크21,超????,超??级链Ú,fL????,fL?级,超??级链,CEO_Hyperlink"/>
    <w:qFormat/>
    <w:rPr>
      <w:color w:val="0000FF"/>
      <w:u w:val="single"/>
    </w:rPr>
  </w:style>
  <w:style w:type="character" w:styleId="CommentReference">
    <w:name w:val="annotation reference"/>
    <w:uiPriority w:val="99"/>
    <w:semiHidden/>
    <w:unhideWhenUsed/>
    <w:qFormat/>
    <w:rPr>
      <w:sz w:val="16"/>
      <w:szCs w:val="16"/>
    </w:rPr>
  </w:style>
  <w:style w:type="character" w:customStyle="1" w:styleId="Heading3Char">
    <w:name w:val="Heading 3 Char"/>
    <w:basedOn w:val="DefaultParagraphFont"/>
    <w:link w:val="Heading3"/>
    <w:qFormat/>
    <w:rPr>
      <w:rFonts w:ascii="Times New Roman" w:eastAsia="times new" w:hAnsi="Times New Roman" w:cs="Times New Roman"/>
      <w:b/>
      <w:bCs/>
      <w:kern w:val="2"/>
      <w:sz w:val="24"/>
      <w:szCs w:val="30"/>
      <w:lang w:bidi="he-IL"/>
    </w:rPr>
  </w:style>
  <w:style w:type="paragraph" w:customStyle="1" w:styleId="Docnumber">
    <w:name w:val="Docnumber"/>
    <w:qFormat/>
    <w:pPr>
      <w:tabs>
        <w:tab w:val="left" w:pos="794"/>
        <w:tab w:val="left" w:pos="1191"/>
        <w:tab w:val="left" w:pos="1588"/>
        <w:tab w:val="left" w:pos="1985"/>
      </w:tabs>
      <w:overflowPunct w:val="0"/>
      <w:autoSpaceDE w:val="0"/>
      <w:autoSpaceDN w:val="0"/>
      <w:adjustRightInd w:val="0"/>
      <w:spacing w:before="120"/>
      <w:jc w:val="right"/>
      <w:textAlignment w:val="baseline"/>
    </w:pPr>
    <w:rPr>
      <w:b/>
      <w:sz w:val="32"/>
      <w:lang w:val="en-GB" w:eastAsia="en-US"/>
    </w:rPr>
  </w:style>
  <w:style w:type="paragraph" w:customStyle="1" w:styleId="TSBHeaderRight14">
    <w:name w:val="TSBHeaderRight14"/>
    <w:qFormat/>
    <w:pPr>
      <w:spacing w:before="120"/>
      <w:jc w:val="right"/>
    </w:pPr>
    <w:rPr>
      <w:rFonts w:eastAsiaTheme="minorEastAsia"/>
      <w:b/>
      <w:bCs/>
      <w:sz w:val="28"/>
      <w:szCs w:val="28"/>
      <w:lang w:val="en-GB" w:eastAsia="ja-JP"/>
    </w:rPr>
  </w:style>
  <w:style w:type="paragraph" w:customStyle="1" w:styleId="TSBHeaderQuestion">
    <w:name w:val="TSBHeaderQuestion"/>
    <w:qFormat/>
    <w:pPr>
      <w:spacing w:before="120"/>
    </w:pPr>
    <w:rPr>
      <w:rFonts w:eastAsiaTheme="minorEastAsia"/>
      <w:sz w:val="24"/>
      <w:szCs w:val="24"/>
      <w:lang w:val="en-GB" w:eastAsia="ja-JP"/>
    </w:rPr>
  </w:style>
  <w:style w:type="paragraph" w:customStyle="1" w:styleId="VenueDate">
    <w:name w:val="VenueDate"/>
    <w:qFormat/>
    <w:pPr>
      <w:spacing w:before="120"/>
      <w:jc w:val="right"/>
    </w:pPr>
    <w:rPr>
      <w:rFonts w:eastAsiaTheme="minorEastAsia"/>
      <w:sz w:val="24"/>
      <w:szCs w:val="24"/>
      <w:lang w:val="en-GB" w:eastAsia="ja-JP"/>
    </w:rPr>
  </w:style>
  <w:style w:type="paragraph" w:customStyle="1" w:styleId="TSBHeaderSource">
    <w:name w:val="TSBHeaderSource"/>
    <w:qFormat/>
    <w:pPr>
      <w:spacing w:before="120"/>
    </w:pPr>
    <w:rPr>
      <w:rFonts w:eastAsiaTheme="minorEastAsia"/>
      <w:sz w:val="24"/>
      <w:szCs w:val="24"/>
      <w:lang w:val="en-GB" w:eastAsia="ja-JP"/>
    </w:rPr>
  </w:style>
  <w:style w:type="paragraph" w:customStyle="1" w:styleId="TSBHeaderTitle">
    <w:name w:val="TSBHeaderTitle"/>
    <w:qFormat/>
    <w:pPr>
      <w:spacing w:before="120"/>
    </w:pPr>
    <w:rPr>
      <w:rFonts w:eastAsiaTheme="minorEastAsia"/>
      <w:sz w:val="24"/>
      <w:szCs w:val="24"/>
      <w:lang w:val="en-GB" w:eastAsia="ja-JP"/>
    </w:rPr>
  </w:style>
  <w:style w:type="paragraph" w:customStyle="1" w:styleId="TSBHeaderSummary">
    <w:name w:val="TSBHeaderSummary"/>
    <w:qFormat/>
    <w:pPr>
      <w:spacing w:before="120"/>
    </w:pPr>
    <w:rPr>
      <w:rFonts w:eastAsiaTheme="minorEastAsia"/>
      <w:sz w:val="24"/>
      <w:szCs w:val="24"/>
      <w:lang w:val="en-GB" w:eastAsia="ja-JP"/>
    </w:rPr>
  </w:style>
  <w:style w:type="paragraph" w:styleId="ListParagraph">
    <w:name w:val="List Paragraph"/>
    <w:basedOn w:val="Normal"/>
    <w:uiPriority w:val="34"/>
    <w:qFormat/>
    <w:pPr>
      <w:ind w:left="720"/>
      <w:contextualSpacing/>
    </w:pPr>
  </w:style>
  <w:style w:type="paragraph" w:customStyle="1" w:styleId="AnnexNoTitle">
    <w:name w:val="Annex_NoTitle"/>
    <w:next w:val="Normal"/>
    <w:qFormat/>
    <w:pPr>
      <w:keepNext/>
      <w:keepLines/>
      <w:tabs>
        <w:tab w:val="left" w:pos="794"/>
        <w:tab w:val="left" w:pos="1191"/>
        <w:tab w:val="left" w:pos="1588"/>
        <w:tab w:val="left" w:pos="1985"/>
      </w:tabs>
      <w:spacing w:before="720"/>
      <w:jc w:val="center"/>
      <w:outlineLvl w:val="0"/>
    </w:pPr>
    <w:rPr>
      <w:rFonts w:eastAsiaTheme="minorEastAsia"/>
      <w:b/>
      <w:sz w:val="28"/>
      <w:szCs w:val="24"/>
      <w:lang w:val="en-GB" w:eastAsia="ja-JP"/>
    </w:rPr>
  </w:style>
  <w:style w:type="paragraph" w:customStyle="1" w:styleId="Tabletext">
    <w:name w:val="Table_text"/>
    <w:qFormat/>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lang w:val="en-GB" w:eastAsia="en-US"/>
    </w:rPr>
  </w:style>
  <w:style w:type="paragraph" w:customStyle="1" w:styleId="RecNo">
    <w:name w:val="Rec_No"/>
    <w:next w:val="Normal"/>
    <w:qFormat/>
    <w:pPr>
      <w:keepNext/>
      <w:keepLines/>
      <w:tabs>
        <w:tab w:val="left" w:pos="794"/>
        <w:tab w:val="left" w:pos="1191"/>
        <w:tab w:val="left" w:pos="1588"/>
        <w:tab w:val="left" w:pos="1985"/>
      </w:tabs>
      <w:overflowPunct w:val="0"/>
      <w:autoSpaceDE w:val="0"/>
      <w:autoSpaceDN w:val="0"/>
      <w:adjustRightInd w:val="0"/>
      <w:textAlignment w:val="baseline"/>
    </w:pPr>
    <w:rPr>
      <w:rFonts w:eastAsiaTheme="minorEastAsia"/>
      <w:b/>
      <w:sz w:val="28"/>
      <w:lang w:val="en-GB" w:eastAsia="ja-JP"/>
    </w:rPr>
  </w:style>
  <w:style w:type="paragraph" w:customStyle="1" w:styleId="Headingb">
    <w:name w:val="Heading_b"/>
    <w:next w:val="Normal"/>
    <w:qFormat/>
    <w:pPr>
      <w:keepNext/>
      <w:tabs>
        <w:tab w:val="left" w:pos="794"/>
        <w:tab w:val="left" w:pos="1191"/>
        <w:tab w:val="left" w:pos="1588"/>
        <w:tab w:val="left" w:pos="1985"/>
      </w:tabs>
      <w:overflowPunct w:val="0"/>
      <w:autoSpaceDE w:val="0"/>
      <w:autoSpaceDN w:val="0"/>
      <w:adjustRightInd w:val="0"/>
      <w:spacing w:before="160"/>
      <w:textAlignment w:val="baseline"/>
    </w:pPr>
    <w:rPr>
      <w:rFonts w:eastAsiaTheme="minorEastAsia"/>
      <w:b/>
      <w:sz w:val="24"/>
      <w:lang w:val="en-GB" w:eastAsia="ja-JP"/>
    </w:rPr>
  </w:style>
  <w:style w:type="paragraph" w:customStyle="1" w:styleId="Reftext">
    <w:name w:val="Ref_text"/>
    <w:qFormat/>
    <w:pPr>
      <w:overflowPunct w:val="0"/>
      <w:autoSpaceDE w:val="0"/>
      <w:autoSpaceDN w:val="0"/>
      <w:adjustRightInd w:val="0"/>
      <w:spacing w:before="120"/>
      <w:ind w:left="2268" w:hanging="2268"/>
      <w:textAlignment w:val="baseline"/>
    </w:pPr>
    <w:rPr>
      <w:rFonts w:eastAsia="Times New Roman"/>
      <w:sz w:val="24"/>
      <w:lang w:val="en-GB" w:eastAsia="en-US"/>
    </w:rPr>
  </w:style>
  <w:style w:type="character" w:styleId="PlaceholderText">
    <w:name w:val="Placeholder Text"/>
    <w:basedOn w:val="DefaultParagraphFont"/>
    <w:uiPriority w:val="99"/>
    <w:semiHidden/>
    <w:qFormat/>
    <w:rPr>
      <w:rFonts w:ascii="Times New Roman" w:hAnsi="Times New Roman"/>
      <w:color w:val="808080"/>
    </w:rPr>
  </w:style>
  <w:style w:type="character" w:customStyle="1" w:styleId="CommentTextChar">
    <w:name w:val="Comment Text Char"/>
    <w:basedOn w:val="DefaultParagraphFont"/>
    <w:link w:val="CommentText"/>
    <w:qFormat/>
    <w:rPr>
      <w:rFonts w:eastAsiaTheme="minorEastAsia"/>
      <w:sz w:val="24"/>
      <w:szCs w:val="24"/>
      <w:lang w:val="en-GB" w:eastAsia="ja-JP"/>
    </w:rPr>
  </w:style>
  <w:style w:type="character" w:customStyle="1" w:styleId="CommentSubjectChar">
    <w:name w:val="Comment Subject Char"/>
    <w:basedOn w:val="CommentTextChar"/>
    <w:link w:val="CommentSubject"/>
    <w:qFormat/>
    <w:rPr>
      <w:rFonts w:eastAsiaTheme="minorEastAsia"/>
      <w:b/>
      <w:bCs/>
      <w:sz w:val="24"/>
      <w:szCs w:val="24"/>
      <w:lang w:val="en-GB" w:eastAsia="ja-JP"/>
    </w:rPr>
  </w:style>
  <w:style w:type="character" w:customStyle="1" w:styleId="BalloonTextChar">
    <w:name w:val="Balloon Text Char"/>
    <w:basedOn w:val="DefaultParagraphFont"/>
    <w:link w:val="BalloonText"/>
    <w:qFormat/>
    <w:rPr>
      <w:rFonts w:eastAsiaTheme="minorEastAsia"/>
      <w:sz w:val="18"/>
      <w:szCs w:val="18"/>
      <w:lang w:val="en-GB" w:eastAsia="ja-JP"/>
    </w:rPr>
  </w:style>
  <w:style w:type="paragraph" w:customStyle="1" w:styleId="Rectitle">
    <w:name w:val="Rec_title"/>
    <w:basedOn w:val="Normal"/>
    <w:next w:val="Normalaftertitle"/>
    <w:qFormat/>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Normalaftertitle">
    <w:name w:val="Normal_after_title"/>
    <w:basedOn w:val="Normal"/>
    <w:next w:val="Normal"/>
    <w:qFormat/>
    <w:pPr>
      <w:tabs>
        <w:tab w:val="left" w:pos="794"/>
        <w:tab w:val="left" w:pos="1191"/>
        <w:tab w:val="left" w:pos="1588"/>
        <w:tab w:val="left" w:pos="1985"/>
      </w:tabs>
      <w:spacing w:before="360"/>
    </w:pPr>
  </w:style>
  <w:style w:type="character" w:customStyle="1" w:styleId="FootnoteTextChar">
    <w:name w:val="Footnote Text Char"/>
    <w:basedOn w:val="DefaultParagraphFont"/>
    <w:link w:val="FootnoteText"/>
    <w:uiPriority w:val="99"/>
    <w:rsid w:val="003E216B"/>
    <w:rPr>
      <w:rFonts w:eastAsiaTheme="minorEastAsia"/>
      <w:sz w:val="18"/>
      <w:szCs w:val="24"/>
      <w:lang w:val="en-GB" w:eastAsia="ja-JP"/>
    </w:rPr>
  </w:style>
  <w:style w:type="character" w:customStyle="1" w:styleId="Heading1Char">
    <w:name w:val="Heading 1 Char"/>
    <w:basedOn w:val="DefaultParagraphFont"/>
    <w:link w:val="Heading1"/>
    <w:qFormat/>
    <w:rsid w:val="00C87439"/>
    <w:rPr>
      <w:rFonts w:eastAsiaTheme="minorEastAsia"/>
      <w:b/>
      <w:kern w:val="44"/>
      <w:sz w:val="24"/>
      <w:szCs w:val="24"/>
      <w:lang w:val="en-GB" w:eastAsia="ja-JP"/>
    </w:rPr>
  </w:style>
  <w:style w:type="character" w:customStyle="1" w:styleId="Heading2Char">
    <w:name w:val="Heading 2 Char"/>
    <w:basedOn w:val="DefaultParagraphFont"/>
    <w:link w:val="Heading2"/>
    <w:qFormat/>
    <w:rsid w:val="00C87439"/>
    <w:rPr>
      <w:rFonts w:eastAsia="SimHei"/>
      <w:b/>
      <w:kern w:val="44"/>
      <w:sz w:val="24"/>
      <w:szCs w:val="24"/>
      <w:lang w:val="en-GB" w:eastAsia="ja-JP"/>
    </w:rPr>
  </w:style>
  <w:style w:type="paragraph" w:styleId="Revision">
    <w:name w:val="Revision"/>
    <w:hidden/>
    <w:uiPriority w:val="99"/>
    <w:semiHidden/>
    <w:rsid w:val="00622182"/>
    <w:rPr>
      <w:rFonts w:eastAsiaTheme="minorEastAsia"/>
      <w:sz w:val="24"/>
      <w:szCs w:val="24"/>
      <w:lang w:val="en-GB" w:eastAsia="ja-JP"/>
    </w:rPr>
  </w:style>
  <w:style w:type="paragraph" w:styleId="Footer">
    <w:name w:val="footer"/>
    <w:basedOn w:val="Normal"/>
    <w:link w:val="FooterChar"/>
    <w:rsid w:val="00D64521"/>
    <w:pPr>
      <w:tabs>
        <w:tab w:val="center" w:pos="4680"/>
        <w:tab w:val="right" w:pos="9360"/>
      </w:tabs>
      <w:spacing w:before="0"/>
    </w:pPr>
  </w:style>
  <w:style w:type="character" w:customStyle="1" w:styleId="FooterChar">
    <w:name w:val="Footer Char"/>
    <w:basedOn w:val="DefaultParagraphFont"/>
    <w:link w:val="Footer"/>
    <w:rsid w:val="00D64521"/>
    <w:rPr>
      <w:rFonts w:eastAsiaTheme="minorEastAsia"/>
      <w:sz w:val="24"/>
      <w:szCs w:val="24"/>
      <w:lang w:val="en-GB"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6395589">
      <w:bodyDiv w:val="1"/>
      <w:marLeft w:val="0"/>
      <w:marRight w:val="0"/>
      <w:marTop w:val="0"/>
      <w:marBottom w:val="0"/>
      <w:divBdr>
        <w:top w:val="none" w:sz="0" w:space="0" w:color="auto"/>
        <w:left w:val="none" w:sz="0" w:space="0" w:color="auto"/>
        <w:bottom w:val="none" w:sz="0" w:space="0" w:color="auto"/>
        <w:right w:val="none" w:sz="0" w:space="0" w:color="auto"/>
      </w:divBdr>
    </w:div>
    <w:div w:id="1253271719">
      <w:bodyDiv w:val="1"/>
      <w:marLeft w:val="0"/>
      <w:marRight w:val="0"/>
      <w:marTop w:val="0"/>
      <w:marBottom w:val="0"/>
      <w:divBdr>
        <w:top w:val="none" w:sz="0" w:space="0" w:color="auto"/>
        <w:left w:val="none" w:sz="0" w:space="0" w:color="auto"/>
        <w:bottom w:val="none" w:sz="0" w:space="0" w:color="auto"/>
        <w:right w:val="none" w:sz="0" w:space="0" w:color="auto"/>
      </w:divBdr>
    </w:div>
    <w:div w:id="20509593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18"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b8e1448-43b3-4be2-a964-12ba1872d575}"/>
        <w:category>
          <w:name w:val="General"/>
          <w:gallery w:val="placeholder"/>
        </w:category>
        <w:types>
          <w:type w:val="bbPlcHdr"/>
        </w:types>
        <w:behaviors>
          <w:behavior w:val="content"/>
        </w:behaviors>
        <w:guid w:val="{3B8E1448-43B3-4BE2-A964-12BA1872D575}"/>
      </w:docPartPr>
      <w:docPartBody>
        <w:p w:rsidR="004165D5" w:rsidRDefault="002C3D32">
          <w:pPr>
            <w:pStyle w:val="BE35CAB5F528406682BA1E5829CF48D03"/>
          </w:pPr>
          <w:r>
            <w:rPr>
              <w:rStyle w:val="PlaceholderText"/>
              <w:rFonts w:cstheme="minorBidi"/>
              <w:highlight w:val="yellow"/>
            </w:rPr>
            <w:t>Place</w:t>
          </w:r>
        </w:p>
      </w:docPartBody>
    </w:docPart>
    <w:docPart>
      <w:docPartPr>
        <w:name w:val="{8ab9e2ee-0faf-43ff-8393-1f0c80bfc377}"/>
        <w:category>
          <w:name w:val="General"/>
          <w:gallery w:val="placeholder"/>
        </w:category>
        <w:types>
          <w:type w:val="bbPlcHdr"/>
        </w:types>
        <w:behaviors>
          <w:behavior w:val="content"/>
        </w:behaviors>
        <w:guid w:val="{8AB9E2EE-0FAF-43FF-8393-1F0C80BFC377}"/>
      </w:docPartPr>
      <w:docPartBody>
        <w:p w:rsidR="004165D5" w:rsidRDefault="002C3D32">
          <w:pPr>
            <w:pStyle w:val="824E3C955CBF4A329B1AA45F443B5F3C3"/>
          </w:pPr>
          <w:r>
            <w:rPr>
              <w:rStyle w:val="PlaceholderText"/>
              <w:rFonts w:cstheme="minorBidi"/>
              <w:highlight w:val="yellow"/>
            </w:rPr>
            <w:t>dd-dd mmm yyyy</w:t>
          </w:r>
        </w:p>
      </w:docPartBody>
    </w:docPart>
    <w:docPart>
      <w:docPartPr>
        <w:name w:val="{7aa1d547-184b-4c9f-be1c-ca4c6e4176a6}"/>
        <w:category>
          <w:name w:val="General"/>
          <w:gallery w:val="placeholder"/>
        </w:category>
        <w:types>
          <w:type w:val="bbPlcHdr"/>
        </w:types>
        <w:behaviors>
          <w:behavior w:val="content"/>
        </w:behaviors>
        <w:guid w:val="{7AA1D547-184B-4C9F-BE1C-CA4C6E4176A6}"/>
      </w:docPartPr>
      <w:docPartBody>
        <w:p w:rsidR="004165D5" w:rsidRDefault="002C3D32">
          <w:pPr>
            <w:pStyle w:val="4878D547FE7D42D49B34F3CF010FA8A03"/>
          </w:pPr>
          <w:r>
            <w:rPr>
              <w:rStyle w:val="PlaceholderText"/>
              <w:rFonts w:cstheme="minorBidi"/>
              <w:highlight w:val="yellow"/>
            </w:rPr>
            <w:t>Insert source(s)</w:t>
          </w:r>
        </w:p>
      </w:docPartBody>
    </w:docPart>
    <w:docPart>
      <w:docPartPr>
        <w:name w:val="{6f5b4089-f2f5-43ec-8664-68ed1d887ded}"/>
        <w:category>
          <w:name w:val="General"/>
          <w:gallery w:val="placeholder"/>
        </w:category>
        <w:types>
          <w:type w:val="bbPlcHdr"/>
        </w:types>
        <w:behaviors>
          <w:behavior w:val="content"/>
        </w:behaviors>
        <w:guid w:val="{6F5B4089-F2F5-43EC-8664-68ED1D887DED}"/>
      </w:docPartPr>
      <w:docPartBody>
        <w:p w:rsidR="004165D5" w:rsidRDefault="002C3D32">
          <w:pPr>
            <w:pStyle w:val="3A509C36569C4A5988E6985648A56C10"/>
          </w:pPr>
          <w:r>
            <w:rPr>
              <w:rStyle w:val="PlaceholderText"/>
            </w:rPr>
            <w:t>Click here to enter text.</w:t>
          </w:r>
        </w:p>
      </w:docPartBody>
    </w:docPart>
    <w:docPart>
      <w:docPartPr>
        <w:name w:val="{e0b20b74-6ca0-41b5-a7ca-bd3eea2e40b6}"/>
        <w:category>
          <w:name w:val="常规"/>
          <w:gallery w:val="placeholder"/>
        </w:category>
        <w:types>
          <w:type w:val="bbPlcHdr"/>
        </w:types>
        <w:behaviors>
          <w:behavior w:val="content"/>
        </w:behaviors>
        <w:guid w:val="{E0B20B74-6CA0-41B5-A7CA-BD3EEA2E40B6}"/>
      </w:docPartPr>
      <w:docPartBody>
        <w:p w:rsidR="004165D5" w:rsidRDefault="002C3D32">
          <w:pPr>
            <w:pStyle w:val="8AE2A826541A48C2942D46234D26873B"/>
          </w:pPr>
          <w:r>
            <w:rPr>
              <w:rStyle w:val="PlaceholderText"/>
            </w:rPr>
            <w:t>Click here to enter text.</w:t>
          </w:r>
        </w:p>
      </w:docPartBody>
    </w:docPart>
    <w:docPart>
      <w:docPartPr>
        <w:name w:val="{1457d3f6-1183-4cc8-9c7a-6c1feaf91f61}"/>
        <w:category>
          <w:name w:val="常规"/>
          <w:gallery w:val="placeholder"/>
        </w:category>
        <w:types>
          <w:type w:val="bbPlcHdr"/>
        </w:types>
        <w:behaviors>
          <w:behavior w:val="content"/>
        </w:behaviors>
        <w:guid w:val="{1457D3F6-1183-4CC8-9C7A-6C1FEAF91F61}"/>
      </w:docPartPr>
      <w:docPartBody>
        <w:p w:rsidR="004165D5" w:rsidRDefault="002C3D32">
          <w:pPr>
            <w:pStyle w:val="D632603A83C04068BE88753BD23D0DA9"/>
          </w:pPr>
          <w:r>
            <w:rPr>
              <w:rStyle w:val="PlaceholderText"/>
            </w:rPr>
            <w:t>Click here to enter text.</w:t>
          </w:r>
        </w:p>
      </w:docPartBody>
    </w:docPart>
    <w:docPart>
      <w:docPartPr>
        <w:name w:val="{50159105-a929-4342-ac2f-d147022b4875}"/>
        <w:category>
          <w:name w:val="常规"/>
          <w:gallery w:val="placeholder"/>
        </w:category>
        <w:types>
          <w:type w:val="bbPlcHdr"/>
        </w:types>
        <w:behaviors>
          <w:behavior w:val="content"/>
        </w:behaviors>
        <w:guid w:val="{50159105-A929-4342-AC2F-D147022B4875}"/>
      </w:docPartPr>
      <w:docPartBody>
        <w:p w:rsidR="004165D5" w:rsidRDefault="002C3D32">
          <w:pPr>
            <w:pStyle w:val="DCCBB56B888A4413BCFA86B96083675A"/>
          </w:pPr>
          <w:r>
            <w:rPr>
              <w:rStyle w:val="PlaceholderText"/>
            </w:rPr>
            <w:t>Click here to enter text.</w:t>
          </w:r>
        </w:p>
      </w:docPartBody>
    </w:docPart>
    <w:docPart>
      <w:docPartPr>
        <w:name w:val="{381eb22f-a709-4837-9b0c-862109999751}"/>
        <w:category>
          <w:name w:val="常规"/>
          <w:gallery w:val="placeholder"/>
        </w:category>
        <w:types>
          <w:type w:val="bbPlcHdr"/>
        </w:types>
        <w:behaviors>
          <w:behavior w:val="content"/>
        </w:behaviors>
        <w:guid w:val="{381EB22F-A709-4837-9B0C-862109999751}"/>
      </w:docPartPr>
      <w:docPartBody>
        <w:p w:rsidR="004165D5" w:rsidRDefault="002C3D32">
          <w:pPr>
            <w:pStyle w:val="59AA3EAC39784DB7A888492EF5E25AED"/>
          </w:pPr>
          <w:r>
            <w:rPr>
              <w:rStyle w:val="PlaceholderText"/>
              <w:highlight w:val="yellow"/>
            </w:rPr>
            <w:t>Insert abstract under 200 words. See Rec.A.2, clause I.1.12 for guidance.</w:t>
          </w:r>
        </w:p>
      </w:docPartBody>
    </w:docPart>
    <w:docPart>
      <w:docPartPr>
        <w:name w:val="1CE6664E06784C80A911294AC6F1238F"/>
        <w:category>
          <w:name w:val="常规"/>
          <w:gallery w:val="placeholder"/>
        </w:category>
        <w:types>
          <w:type w:val="bbPlcHdr"/>
        </w:types>
        <w:behaviors>
          <w:behavior w:val="content"/>
        </w:behaviors>
        <w:guid w:val="{848AE247-809D-46E2-8B4F-651BF4DBAA86}"/>
      </w:docPartPr>
      <w:docPartBody>
        <w:p w:rsidR="005474B3" w:rsidRDefault="00BF54D6" w:rsidP="00BF54D6">
          <w:pPr>
            <w:pStyle w:val="1CE6664E06784C80A911294AC6F1238F"/>
          </w:pPr>
          <w:r w:rsidRPr="001229A4">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Malgun Gothic Semilight"/>
    <w:panose1 w:val="02010600030101010101"/>
    <w:charset w:val="86"/>
    <w:family w:val="modern"/>
    <w:pitch w:val="fixed"/>
    <w:sig w:usb0="00000000" w:usb1="38CF7CFA" w:usb2="00000016" w:usb3="00000000" w:csb0="00040001" w:csb1="00000000"/>
  </w:font>
  <w:font w:name="times new">
    <w:altName w:val="Segoe Print"/>
    <w:charset w:val="00"/>
    <w:family w:val="auto"/>
    <w:pitch w:val="default"/>
  </w:font>
  <w:font w:name="Arial">
    <w:panose1 w:val="020B0604020202020204"/>
    <w:charset w:val="00"/>
    <w:family w:val="swiss"/>
    <w:pitch w:val="variable"/>
    <w:sig w:usb0="E0002AFF" w:usb1="C0007843"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Gulim">
    <w:altName w:val="Malgun Gothic Semilight"/>
    <w:panose1 w:val="020B0600000101010101"/>
    <w:charset w:val="81"/>
    <w:family w:val="swiss"/>
    <w:pitch w:val="variable"/>
    <w:sig w:usb0="00000000" w:usb1="69D77CFB" w:usb2="00000030" w:usb3="00000000" w:csb0="0008009F" w:csb1="00000000"/>
  </w:font>
  <w:font w:name="Batang">
    <w:altName w:val="Malgun Gothic Semilight"/>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02FF" w:usb1="4000A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oNotDisplayPageBoundaries/>
  <w:bordersDoNotSurroundHeader/>
  <w:bordersDoNotSurroundFooter/>
  <w:defaultTabStop w:val="420"/>
  <w:characterSpacingControl w:val="doNotCompress"/>
  <w:compat>
    <w:useFELayout/>
    <w:splitPgBreakAndParaMark/>
    <w:compatSetting w:name="compatibilityMode" w:uri="http://schemas.microsoft.com/office/word" w:val="14"/>
  </w:compat>
  <w:rsids>
    <w:rsidRoot w:val="00561DFF"/>
    <w:rsid w:val="00023B57"/>
    <w:rsid w:val="00083206"/>
    <w:rsid w:val="000B5BED"/>
    <w:rsid w:val="001643C3"/>
    <w:rsid w:val="001D0C82"/>
    <w:rsid w:val="001D5AB3"/>
    <w:rsid w:val="001E5A4F"/>
    <w:rsid w:val="001E7792"/>
    <w:rsid w:val="001F0448"/>
    <w:rsid w:val="00204259"/>
    <w:rsid w:val="00260FB1"/>
    <w:rsid w:val="00292337"/>
    <w:rsid w:val="002C3D32"/>
    <w:rsid w:val="003D4D3A"/>
    <w:rsid w:val="003E6E86"/>
    <w:rsid w:val="00410796"/>
    <w:rsid w:val="004165D5"/>
    <w:rsid w:val="00436712"/>
    <w:rsid w:val="004914FE"/>
    <w:rsid w:val="005474B3"/>
    <w:rsid w:val="00561DFF"/>
    <w:rsid w:val="005A4F7F"/>
    <w:rsid w:val="006020C0"/>
    <w:rsid w:val="00646988"/>
    <w:rsid w:val="006518CE"/>
    <w:rsid w:val="0067117B"/>
    <w:rsid w:val="00825D6C"/>
    <w:rsid w:val="00897984"/>
    <w:rsid w:val="008A29B7"/>
    <w:rsid w:val="008C0FD4"/>
    <w:rsid w:val="00907A92"/>
    <w:rsid w:val="009263F1"/>
    <w:rsid w:val="009F179E"/>
    <w:rsid w:val="00A40C12"/>
    <w:rsid w:val="00A91FB8"/>
    <w:rsid w:val="00AB7BFE"/>
    <w:rsid w:val="00AF5F10"/>
    <w:rsid w:val="00B74CC7"/>
    <w:rsid w:val="00BE63CE"/>
    <w:rsid w:val="00BF54D6"/>
    <w:rsid w:val="00C06F28"/>
    <w:rsid w:val="00C227D5"/>
    <w:rsid w:val="00CA23DC"/>
    <w:rsid w:val="00CD669C"/>
    <w:rsid w:val="00CD6901"/>
    <w:rsid w:val="00D548E5"/>
    <w:rsid w:val="00D95F14"/>
    <w:rsid w:val="00DB1BF6"/>
    <w:rsid w:val="00F24A2C"/>
    <w:rsid w:val="00F7635E"/>
    <w:rsid w:val="00F94407"/>
    <w:rsid w:val="00FC76E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E35CAB5F528406682BA1E5829CF48D03">
    <w:name w:val="BE35CAB5F528406682BA1E5829CF48D03"/>
    <w:qFormat/>
    <w:pPr>
      <w:spacing w:before="120"/>
    </w:pPr>
    <w:rPr>
      <w:rFonts w:ascii="Times New Roman" w:hAnsi="Times New Roman" w:cs="Times New Roman"/>
      <w:sz w:val="24"/>
      <w:szCs w:val="24"/>
      <w:lang w:val="en-GB" w:eastAsia="ja-JP"/>
    </w:rPr>
  </w:style>
  <w:style w:type="character" w:styleId="PlaceholderText">
    <w:name w:val="Placeholder Text"/>
    <w:basedOn w:val="DefaultParagraphFont"/>
    <w:uiPriority w:val="99"/>
    <w:semiHidden/>
    <w:rsid w:val="00C06F28"/>
    <w:rPr>
      <w:rFonts w:ascii="Times New Roman" w:hAnsi="Times New Roman"/>
      <w:color w:val="808080"/>
    </w:rPr>
  </w:style>
  <w:style w:type="paragraph" w:customStyle="1" w:styleId="824E3C955CBF4A329B1AA45F443B5F3C3">
    <w:name w:val="824E3C955CBF4A329B1AA45F443B5F3C3"/>
    <w:qFormat/>
    <w:pPr>
      <w:spacing w:before="120"/>
    </w:pPr>
    <w:rPr>
      <w:rFonts w:ascii="Times New Roman" w:hAnsi="Times New Roman" w:cs="Times New Roman"/>
      <w:sz w:val="24"/>
      <w:szCs w:val="24"/>
      <w:lang w:val="en-GB" w:eastAsia="ja-JP"/>
    </w:rPr>
  </w:style>
  <w:style w:type="paragraph" w:customStyle="1" w:styleId="4878D547FE7D42D49B34F3CF010FA8A03">
    <w:name w:val="4878D547FE7D42D49B34F3CF010FA8A03"/>
    <w:qFormat/>
    <w:pPr>
      <w:spacing w:before="120"/>
    </w:pPr>
    <w:rPr>
      <w:rFonts w:ascii="Times New Roman" w:hAnsi="Times New Roman" w:cs="Times New Roman"/>
      <w:sz w:val="24"/>
      <w:szCs w:val="24"/>
      <w:lang w:val="en-GB" w:eastAsia="ja-JP"/>
    </w:rPr>
  </w:style>
  <w:style w:type="paragraph" w:customStyle="1" w:styleId="3A509C36569C4A5988E6985648A56C10">
    <w:name w:val="3A509C36569C4A5988E6985648A56C10"/>
    <w:qFormat/>
    <w:pPr>
      <w:spacing w:after="160" w:line="259" w:lineRule="auto"/>
    </w:pPr>
    <w:rPr>
      <w:sz w:val="22"/>
      <w:szCs w:val="22"/>
    </w:rPr>
  </w:style>
  <w:style w:type="paragraph" w:customStyle="1" w:styleId="8AE2A826541A48C2942D46234D26873B">
    <w:name w:val="8AE2A826541A48C2942D46234D26873B"/>
    <w:qFormat/>
    <w:pPr>
      <w:widowControl w:val="0"/>
      <w:jc w:val="both"/>
    </w:pPr>
    <w:rPr>
      <w:kern w:val="2"/>
      <w:sz w:val="21"/>
      <w:szCs w:val="22"/>
    </w:rPr>
  </w:style>
  <w:style w:type="paragraph" w:customStyle="1" w:styleId="D632603A83C04068BE88753BD23D0DA9">
    <w:name w:val="D632603A83C04068BE88753BD23D0DA9"/>
    <w:qFormat/>
    <w:pPr>
      <w:widowControl w:val="0"/>
      <w:jc w:val="both"/>
    </w:pPr>
    <w:rPr>
      <w:kern w:val="2"/>
      <w:sz w:val="21"/>
      <w:szCs w:val="22"/>
    </w:rPr>
  </w:style>
  <w:style w:type="paragraph" w:customStyle="1" w:styleId="DCCBB56B888A4413BCFA86B96083675A">
    <w:name w:val="DCCBB56B888A4413BCFA86B96083675A"/>
    <w:qFormat/>
    <w:pPr>
      <w:widowControl w:val="0"/>
      <w:jc w:val="both"/>
    </w:pPr>
    <w:rPr>
      <w:kern w:val="2"/>
      <w:sz w:val="21"/>
      <w:szCs w:val="22"/>
    </w:rPr>
  </w:style>
  <w:style w:type="paragraph" w:customStyle="1" w:styleId="59AA3EAC39784DB7A888492EF5E25AED">
    <w:name w:val="59AA3EAC39784DB7A888492EF5E25AED"/>
    <w:qFormat/>
    <w:pPr>
      <w:widowControl w:val="0"/>
      <w:jc w:val="both"/>
    </w:pPr>
    <w:rPr>
      <w:kern w:val="2"/>
      <w:sz w:val="21"/>
      <w:szCs w:val="22"/>
    </w:rPr>
  </w:style>
  <w:style w:type="paragraph" w:customStyle="1" w:styleId="1CE6664E06784C80A911294AC6F1238F">
    <w:name w:val="1CE6664E06784C80A911294AC6F1238F"/>
    <w:rsid w:val="00BF54D6"/>
    <w:pPr>
      <w:widowControl w:val="0"/>
      <w:jc w:val="both"/>
    </w:pPr>
    <w:rPr>
      <w:kern w:val="2"/>
      <w:sz w:val="21"/>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B18E93-960B-4428-9C5D-A6395C14B2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7</Pages>
  <Words>1757</Words>
  <Characters>10019</Characters>
  <Application>Microsoft Office Word</Application>
  <DocSecurity>0</DocSecurity>
  <Lines>83</Lines>
  <Paragraphs>23</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unicom</dc:creator>
  <cp:lastModifiedBy>Shekhar Singh</cp:lastModifiedBy>
  <cp:revision>12</cp:revision>
  <dcterms:created xsi:type="dcterms:W3CDTF">2023-07-03T09:01:00Z</dcterms:created>
  <dcterms:modified xsi:type="dcterms:W3CDTF">2023-07-05T08:05:00Z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C5E67DDECAE0475DA9DC7D2DCBE23FA7</vt:lpwstr>
  </property>
</Properties>
</file>