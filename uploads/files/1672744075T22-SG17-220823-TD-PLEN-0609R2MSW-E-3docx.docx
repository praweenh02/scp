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9" w:type="dxa"/>
        <w:tblLayout w:type="fixed"/>
        <w:tblCellMar>
          <w:left w:w="57" w:type="dxa"/>
          <w:right w:w="57" w:type="dxa"/>
        </w:tblCellMar>
        <w:tblLook w:val="0000" w:firstRow="0" w:lastRow="0" w:firstColumn="0" w:lastColumn="0" w:noHBand="0" w:noVBand="0"/>
      </w:tblPr>
      <w:tblGrid>
        <w:gridCol w:w="1132"/>
        <w:gridCol w:w="455"/>
        <w:gridCol w:w="4026"/>
        <w:gridCol w:w="4026"/>
      </w:tblGrid>
      <w:tr w:rsidR="00824E35" w:rsidRPr="00824E35" w14:paraId="0CB9655C" w14:textId="77777777" w:rsidTr="00824E35">
        <w:trPr>
          <w:cantSplit/>
        </w:trPr>
        <w:tc>
          <w:tcPr>
            <w:tcW w:w="1132" w:type="dxa"/>
            <w:vMerge w:val="restart"/>
            <w:vAlign w:val="center"/>
          </w:tcPr>
          <w:p w14:paraId="4B79D297" w14:textId="77777777" w:rsidR="00824E35" w:rsidRPr="00824E35" w:rsidRDefault="00824E35" w:rsidP="00824E35">
            <w:pPr>
              <w:spacing w:before="0"/>
              <w:jc w:val="center"/>
              <w:rPr>
                <w:sz w:val="20"/>
                <w:szCs w:val="20"/>
              </w:rPr>
            </w:pPr>
            <w:bookmarkStart w:id="0" w:name="dnum" w:colFirst="2" w:colLast="2"/>
            <w:bookmarkStart w:id="1" w:name="dtableau"/>
            <w:r w:rsidRPr="00824E35">
              <w:rPr>
                <w:noProof/>
              </w:rPr>
              <w:drawing>
                <wp:inline distT="0" distB="0" distL="0" distR="0" wp14:anchorId="2EFAF827" wp14:editId="6D0EBFBD">
                  <wp:extent cx="647700" cy="705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11">
                            <a:extLst>
                              <a:ext uri="{28A0092B-C50C-407E-A947-70E740481C1C}">
                                <a14:useLocalDpi xmlns:a14="http://schemas.microsoft.com/office/drawing/2010/main" val="0"/>
                              </a:ext>
                            </a:extLst>
                          </a:blip>
                          <a:srcRect l="-202" t="-200" r="-202" b="-309"/>
                          <a:stretch/>
                        </pic:blipFill>
                        <pic:spPr bwMode="auto">
                          <a:xfrm>
                            <a:off x="0" y="0"/>
                            <a:ext cx="650318" cy="70845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81" w:type="dxa"/>
            <w:gridSpan w:val="2"/>
            <w:vMerge w:val="restart"/>
          </w:tcPr>
          <w:p w14:paraId="1B90C080" w14:textId="77777777" w:rsidR="00824E35" w:rsidRPr="00824E35" w:rsidRDefault="00824E35" w:rsidP="00824E35">
            <w:pPr>
              <w:rPr>
                <w:sz w:val="16"/>
                <w:szCs w:val="16"/>
              </w:rPr>
            </w:pPr>
            <w:r w:rsidRPr="00824E35">
              <w:rPr>
                <w:sz w:val="16"/>
                <w:szCs w:val="16"/>
              </w:rPr>
              <w:t>INTERNATIONAL TELECOMMUNICATION UNION</w:t>
            </w:r>
          </w:p>
          <w:p w14:paraId="1B35B995" w14:textId="77777777" w:rsidR="00824E35" w:rsidRPr="00824E35" w:rsidRDefault="00824E35" w:rsidP="00824E35">
            <w:pPr>
              <w:rPr>
                <w:b/>
                <w:bCs/>
                <w:sz w:val="26"/>
                <w:szCs w:val="26"/>
              </w:rPr>
            </w:pPr>
            <w:r w:rsidRPr="00824E35">
              <w:rPr>
                <w:b/>
                <w:bCs/>
                <w:sz w:val="26"/>
                <w:szCs w:val="26"/>
              </w:rPr>
              <w:t>TELECOMMUNICATION</w:t>
            </w:r>
            <w:r w:rsidRPr="00824E35">
              <w:rPr>
                <w:b/>
                <w:bCs/>
                <w:sz w:val="26"/>
                <w:szCs w:val="26"/>
              </w:rPr>
              <w:br/>
              <w:t>STANDARDIZATION SECTOR</w:t>
            </w:r>
          </w:p>
          <w:p w14:paraId="771D3CC0" w14:textId="77777777" w:rsidR="00824E35" w:rsidRPr="00824E35" w:rsidRDefault="00824E35" w:rsidP="00824E35">
            <w:pPr>
              <w:rPr>
                <w:sz w:val="20"/>
                <w:szCs w:val="20"/>
              </w:rPr>
            </w:pPr>
            <w:r w:rsidRPr="00824E35">
              <w:rPr>
                <w:sz w:val="20"/>
                <w:szCs w:val="20"/>
              </w:rPr>
              <w:t xml:space="preserve">STUDY PERIOD </w:t>
            </w:r>
            <w:bookmarkStart w:id="2" w:name="dstudyperiod"/>
            <w:r w:rsidRPr="00824E35">
              <w:rPr>
                <w:sz w:val="20"/>
              </w:rPr>
              <w:t>2022</w:t>
            </w:r>
            <w:r w:rsidRPr="00824E35">
              <w:rPr>
                <w:sz w:val="20"/>
                <w:szCs w:val="20"/>
              </w:rPr>
              <w:t>-</w:t>
            </w:r>
            <w:r w:rsidRPr="00824E35">
              <w:rPr>
                <w:sz w:val="20"/>
              </w:rPr>
              <w:t>2024</w:t>
            </w:r>
            <w:bookmarkEnd w:id="2"/>
          </w:p>
        </w:tc>
        <w:tc>
          <w:tcPr>
            <w:tcW w:w="4026" w:type="dxa"/>
            <w:vAlign w:val="center"/>
          </w:tcPr>
          <w:p w14:paraId="37B097B9" w14:textId="3B991B23" w:rsidR="00824E35" w:rsidRPr="00824E35" w:rsidRDefault="00824E35" w:rsidP="00824E35">
            <w:pPr>
              <w:pStyle w:val="Docnumber"/>
            </w:pPr>
            <w:r>
              <w:t>SG17-TD609</w:t>
            </w:r>
            <w:ins w:id="3" w:author="Arnaud Taddei" w:date="2022-08-30T11:16:00Z">
              <w:r w:rsidR="000759C9">
                <w:t>R</w:t>
              </w:r>
            </w:ins>
            <w:ins w:id="4" w:author="Arnaud Taddei" w:date="2022-08-31T11:44:00Z">
              <w:r w:rsidR="00B50DAD">
                <w:t>2</w:t>
              </w:r>
            </w:ins>
          </w:p>
        </w:tc>
      </w:tr>
      <w:tr w:rsidR="00824E35" w:rsidRPr="00824E35" w14:paraId="059C63B2" w14:textId="77777777" w:rsidTr="00824E35">
        <w:trPr>
          <w:cantSplit/>
        </w:trPr>
        <w:tc>
          <w:tcPr>
            <w:tcW w:w="1132" w:type="dxa"/>
            <w:vMerge/>
          </w:tcPr>
          <w:p w14:paraId="3F722309" w14:textId="77777777" w:rsidR="00824E35" w:rsidRPr="00824E35" w:rsidRDefault="00824E35" w:rsidP="00824E35">
            <w:pPr>
              <w:rPr>
                <w:smallCaps/>
                <w:sz w:val="20"/>
              </w:rPr>
            </w:pPr>
            <w:bookmarkStart w:id="5" w:name="dsg" w:colFirst="2" w:colLast="2"/>
            <w:bookmarkEnd w:id="0"/>
          </w:p>
        </w:tc>
        <w:tc>
          <w:tcPr>
            <w:tcW w:w="4481" w:type="dxa"/>
            <w:gridSpan w:val="2"/>
            <w:vMerge/>
          </w:tcPr>
          <w:p w14:paraId="18B6D4FB" w14:textId="77777777" w:rsidR="00824E35" w:rsidRPr="00824E35" w:rsidRDefault="00824E35" w:rsidP="00824E35">
            <w:pPr>
              <w:rPr>
                <w:smallCaps/>
                <w:sz w:val="20"/>
              </w:rPr>
            </w:pPr>
          </w:p>
        </w:tc>
        <w:tc>
          <w:tcPr>
            <w:tcW w:w="4026" w:type="dxa"/>
          </w:tcPr>
          <w:p w14:paraId="39156A50" w14:textId="2EA590EE" w:rsidR="00824E35" w:rsidRPr="00824E35" w:rsidRDefault="00824E35" w:rsidP="00824E35">
            <w:pPr>
              <w:pStyle w:val="TSBHeaderRight14"/>
              <w:rPr>
                <w:smallCaps/>
              </w:rPr>
            </w:pPr>
            <w:r>
              <w:rPr>
                <w:smallCaps/>
              </w:rPr>
              <w:t>STUDY GROUP 17</w:t>
            </w:r>
          </w:p>
        </w:tc>
      </w:tr>
      <w:bookmarkEnd w:id="5"/>
      <w:tr w:rsidR="00824E35" w:rsidRPr="00824E35" w14:paraId="0F96F96D" w14:textId="77777777" w:rsidTr="00824E35">
        <w:trPr>
          <w:cantSplit/>
        </w:trPr>
        <w:tc>
          <w:tcPr>
            <w:tcW w:w="1132" w:type="dxa"/>
            <w:vMerge/>
            <w:tcBorders>
              <w:bottom w:val="single" w:sz="12" w:space="0" w:color="auto"/>
            </w:tcBorders>
          </w:tcPr>
          <w:p w14:paraId="5BA954F7" w14:textId="77777777" w:rsidR="00824E35" w:rsidRPr="00824E35" w:rsidRDefault="00824E35" w:rsidP="00824E35">
            <w:pPr>
              <w:rPr>
                <w:b/>
                <w:bCs/>
                <w:sz w:val="26"/>
              </w:rPr>
            </w:pPr>
          </w:p>
        </w:tc>
        <w:tc>
          <w:tcPr>
            <w:tcW w:w="4481" w:type="dxa"/>
            <w:gridSpan w:val="2"/>
            <w:vMerge/>
            <w:tcBorders>
              <w:bottom w:val="single" w:sz="12" w:space="0" w:color="auto"/>
            </w:tcBorders>
          </w:tcPr>
          <w:p w14:paraId="0A2D7581" w14:textId="77777777" w:rsidR="00824E35" w:rsidRPr="00824E35" w:rsidRDefault="00824E35" w:rsidP="00824E35">
            <w:pPr>
              <w:rPr>
                <w:b/>
                <w:bCs/>
                <w:sz w:val="26"/>
              </w:rPr>
            </w:pPr>
          </w:p>
        </w:tc>
        <w:tc>
          <w:tcPr>
            <w:tcW w:w="4026" w:type="dxa"/>
            <w:tcBorders>
              <w:bottom w:val="single" w:sz="12" w:space="0" w:color="auto"/>
            </w:tcBorders>
            <w:vAlign w:val="center"/>
          </w:tcPr>
          <w:p w14:paraId="0D018D50" w14:textId="77777777" w:rsidR="00824E35" w:rsidRPr="00824E35" w:rsidRDefault="00824E35" w:rsidP="00824E35">
            <w:pPr>
              <w:pStyle w:val="TSBHeaderRight14"/>
            </w:pPr>
            <w:r w:rsidRPr="00824E35">
              <w:t>Original: English</w:t>
            </w:r>
          </w:p>
        </w:tc>
      </w:tr>
      <w:tr w:rsidR="00824E35" w:rsidRPr="00824E35" w14:paraId="75F1D896" w14:textId="77777777" w:rsidTr="00824E35">
        <w:trPr>
          <w:cantSplit/>
        </w:trPr>
        <w:tc>
          <w:tcPr>
            <w:tcW w:w="1587" w:type="dxa"/>
            <w:gridSpan w:val="2"/>
          </w:tcPr>
          <w:p w14:paraId="2DEB8964" w14:textId="77777777" w:rsidR="00824E35" w:rsidRPr="00824E35" w:rsidRDefault="00824E35" w:rsidP="00824E35">
            <w:pPr>
              <w:rPr>
                <w:b/>
                <w:bCs/>
              </w:rPr>
            </w:pPr>
            <w:bookmarkStart w:id="6" w:name="dbluepink" w:colFirst="1" w:colLast="1"/>
            <w:bookmarkStart w:id="7" w:name="dmeeting" w:colFirst="2" w:colLast="2"/>
            <w:r w:rsidRPr="00824E35">
              <w:rPr>
                <w:b/>
                <w:bCs/>
              </w:rPr>
              <w:t>Question(s):</w:t>
            </w:r>
          </w:p>
        </w:tc>
        <w:tc>
          <w:tcPr>
            <w:tcW w:w="4026" w:type="dxa"/>
          </w:tcPr>
          <w:p w14:paraId="40027D0C" w14:textId="4D81A74A" w:rsidR="00824E35" w:rsidRPr="00824E35" w:rsidRDefault="00824E35" w:rsidP="00824E35">
            <w:pPr>
              <w:pStyle w:val="TSBHeaderQuestion"/>
            </w:pPr>
            <w:r w:rsidRPr="00824E35">
              <w:t>1</w:t>
            </w:r>
            <w:r>
              <w:t>/17</w:t>
            </w:r>
          </w:p>
        </w:tc>
        <w:tc>
          <w:tcPr>
            <w:tcW w:w="4026" w:type="dxa"/>
          </w:tcPr>
          <w:p w14:paraId="3A840648" w14:textId="617028B2" w:rsidR="00824E35" w:rsidRPr="00824E35" w:rsidRDefault="00824E35" w:rsidP="00824E35">
            <w:pPr>
              <w:pStyle w:val="VenueDate"/>
            </w:pPr>
            <w:r w:rsidRPr="00824E35">
              <w:t>Geneva, 23 August – 2 September</w:t>
            </w:r>
          </w:p>
        </w:tc>
      </w:tr>
      <w:tr w:rsidR="00824E35" w:rsidRPr="00824E35" w14:paraId="0931179F" w14:textId="77777777" w:rsidTr="005F7827">
        <w:trPr>
          <w:cantSplit/>
        </w:trPr>
        <w:tc>
          <w:tcPr>
            <w:tcW w:w="9639" w:type="dxa"/>
            <w:gridSpan w:val="4"/>
          </w:tcPr>
          <w:p w14:paraId="5A0EE9ED" w14:textId="4C99528E" w:rsidR="00824E35" w:rsidRPr="00824E35" w:rsidRDefault="00824E35" w:rsidP="00824E35">
            <w:pPr>
              <w:jc w:val="center"/>
              <w:rPr>
                <w:b/>
                <w:bCs/>
              </w:rPr>
            </w:pPr>
            <w:bookmarkStart w:id="8" w:name="ddoctype"/>
            <w:bookmarkEnd w:id="6"/>
            <w:bookmarkEnd w:id="7"/>
            <w:r w:rsidRPr="00824E35">
              <w:rPr>
                <w:b/>
                <w:bCs/>
              </w:rPr>
              <w:t>TD</w:t>
            </w:r>
          </w:p>
        </w:tc>
      </w:tr>
      <w:tr w:rsidR="00824E35" w:rsidRPr="00824E35" w14:paraId="08844241" w14:textId="77777777" w:rsidTr="00824E35">
        <w:trPr>
          <w:cantSplit/>
        </w:trPr>
        <w:tc>
          <w:tcPr>
            <w:tcW w:w="1587" w:type="dxa"/>
            <w:gridSpan w:val="2"/>
          </w:tcPr>
          <w:p w14:paraId="3B63DF2A" w14:textId="77777777" w:rsidR="00824E35" w:rsidRPr="00824E35" w:rsidRDefault="00824E35" w:rsidP="00824E35">
            <w:pPr>
              <w:rPr>
                <w:b/>
                <w:bCs/>
              </w:rPr>
            </w:pPr>
            <w:bookmarkStart w:id="9" w:name="dsource" w:colFirst="1" w:colLast="1"/>
            <w:bookmarkEnd w:id="8"/>
            <w:r w:rsidRPr="00824E35">
              <w:rPr>
                <w:b/>
                <w:bCs/>
              </w:rPr>
              <w:t>Source:</w:t>
            </w:r>
          </w:p>
        </w:tc>
        <w:tc>
          <w:tcPr>
            <w:tcW w:w="8052" w:type="dxa"/>
            <w:gridSpan w:val="2"/>
          </w:tcPr>
          <w:p w14:paraId="01753523" w14:textId="3D6B0B3B" w:rsidR="00824E35" w:rsidRPr="00824E35" w:rsidRDefault="00824E35" w:rsidP="00824E35">
            <w:pPr>
              <w:pStyle w:val="TSBHeaderSource"/>
            </w:pPr>
            <w:r w:rsidRPr="00824E35">
              <w:t>Editor</w:t>
            </w:r>
          </w:p>
        </w:tc>
      </w:tr>
      <w:tr w:rsidR="00824E35" w:rsidRPr="00824E35" w14:paraId="5EC7B86C" w14:textId="77777777" w:rsidTr="00824E35">
        <w:trPr>
          <w:cantSplit/>
        </w:trPr>
        <w:tc>
          <w:tcPr>
            <w:tcW w:w="1587" w:type="dxa"/>
            <w:gridSpan w:val="2"/>
            <w:tcBorders>
              <w:bottom w:val="single" w:sz="8" w:space="0" w:color="auto"/>
            </w:tcBorders>
          </w:tcPr>
          <w:p w14:paraId="54EE767A" w14:textId="77777777" w:rsidR="00824E35" w:rsidRPr="00824E35" w:rsidRDefault="00824E35" w:rsidP="00824E35">
            <w:pPr>
              <w:rPr>
                <w:b/>
                <w:bCs/>
              </w:rPr>
            </w:pPr>
            <w:bookmarkStart w:id="10" w:name="dtitle1" w:colFirst="1" w:colLast="1"/>
            <w:bookmarkEnd w:id="9"/>
            <w:r w:rsidRPr="00824E35">
              <w:rPr>
                <w:b/>
                <w:bCs/>
              </w:rPr>
              <w:t>Title:</w:t>
            </w:r>
          </w:p>
        </w:tc>
        <w:tc>
          <w:tcPr>
            <w:tcW w:w="8052" w:type="dxa"/>
            <w:gridSpan w:val="2"/>
            <w:tcBorders>
              <w:bottom w:val="single" w:sz="8" w:space="0" w:color="auto"/>
            </w:tcBorders>
          </w:tcPr>
          <w:p w14:paraId="5B441ADF" w14:textId="53F5EB71" w:rsidR="00824E35" w:rsidRPr="00824E35" w:rsidRDefault="00824E35" w:rsidP="00824E35">
            <w:pPr>
              <w:pStyle w:val="TSBHeaderTitle"/>
            </w:pPr>
            <w:r w:rsidRPr="00824E35">
              <w:t>3rd Revised baseline text for X.arch-design: Design principles and best practices for security architectures</w:t>
            </w:r>
          </w:p>
        </w:tc>
      </w:tr>
      <w:tr w:rsidR="001C4B91" w:rsidRPr="00364979" w14:paraId="44575018" w14:textId="77777777" w:rsidTr="006F0797">
        <w:trPr>
          <w:cantSplit/>
        </w:trPr>
        <w:tc>
          <w:tcPr>
            <w:tcW w:w="1587" w:type="dxa"/>
            <w:gridSpan w:val="2"/>
            <w:tcBorders>
              <w:top w:val="single" w:sz="8" w:space="0" w:color="auto"/>
              <w:bottom w:val="single" w:sz="8" w:space="0" w:color="auto"/>
            </w:tcBorders>
          </w:tcPr>
          <w:p w14:paraId="571BDB03" w14:textId="77777777" w:rsidR="001C4B91" w:rsidRPr="001E1B20" w:rsidRDefault="001C4B91" w:rsidP="0060045D">
            <w:pPr>
              <w:rPr>
                <w:b/>
                <w:bCs/>
              </w:rPr>
            </w:pPr>
            <w:bookmarkStart w:id="11" w:name="dcontact"/>
            <w:bookmarkStart w:id="12" w:name="dcontact1"/>
            <w:bookmarkStart w:id="13" w:name="dcontent1" w:colFirst="1" w:colLast="1"/>
            <w:bookmarkStart w:id="14" w:name="_Hlk98768222"/>
            <w:bookmarkEnd w:id="1"/>
            <w:bookmarkEnd w:id="10"/>
            <w:r w:rsidRPr="001E1B20">
              <w:rPr>
                <w:b/>
                <w:bCs/>
              </w:rPr>
              <w:t>Contact:</w:t>
            </w:r>
          </w:p>
        </w:tc>
        <w:tc>
          <w:tcPr>
            <w:tcW w:w="4026" w:type="dxa"/>
            <w:tcBorders>
              <w:top w:val="single" w:sz="8" w:space="0" w:color="auto"/>
              <w:bottom w:val="single" w:sz="8" w:space="0" w:color="auto"/>
            </w:tcBorders>
          </w:tcPr>
          <w:p w14:paraId="62ADEF8F" w14:textId="6DE62977" w:rsidR="001C4B91" w:rsidRPr="001E1B20" w:rsidRDefault="001E1B20" w:rsidP="0060045D">
            <w:r w:rsidRPr="001E1B20">
              <w:t>Arnaud Taddei</w:t>
            </w:r>
            <w:r w:rsidR="001C4B91" w:rsidRPr="001E1B20">
              <w:br/>
            </w:r>
            <w:r w:rsidRPr="001E1B20">
              <w:t>DCMS</w:t>
            </w:r>
            <w:r w:rsidR="001C4B91" w:rsidRPr="001E1B20">
              <w:br/>
            </w:r>
            <w:r w:rsidRPr="001E1B20">
              <w:t>UK</w:t>
            </w:r>
          </w:p>
        </w:tc>
        <w:tc>
          <w:tcPr>
            <w:tcW w:w="4026" w:type="dxa"/>
            <w:tcBorders>
              <w:top w:val="single" w:sz="8" w:space="0" w:color="auto"/>
              <w:bottom w:val="single" w:sz="8" w:space="0" w:color="auto"/>
            </w:tcBorders>
          </w:tcPr>
          <w:p w14:paraId="45CC2940" w14:textId="5147CEE0" w:rsidR="00824E35" w:rsidRPr="00D10A47" w:rsidRDefault="001C4B91" w:rsidP="00824E35">
            <w:pPr>
              <w:tabs>
                <w:tab w:val="left" w:pos="794"/>
              </w:tabs>
            </w:pPr>
            <w:r w:rsidRPr="001E1B20">
              <w:t>Tel:</w:t>
            </w:r>
            <w:r w:rsidRPr="001E1B20">
              <w:tab/>
              <w:t>+</w:t>
            </w:r>
            <w:r w:rsidR="001E1B20" w:rsidRPr="001E1B20">
              <w:t>41795061129</w:t>
            </w:r>
            <w:r w:rsidRPr="001E1B20">
              <w:br/>
              <w:t>E-mail:</w:t>
            </w:r>
            <w:r w:rsidRPr="001E1B20">
              <w:tab/>
            </w:r>
            <w:hyperlink r:id="rId12" w:history="1">
              <w:r w:rsidR="00824E35" w:rsidRPr="00E225C3">
                <w:rPr>
                  <w:rStyle w:val="Hyperlink"/>
                </w:rPr>
                <w:t>Arnaud.Taddei@broadcom.com</w:t>
              </w:r>
            </w:hyperlink>
          </w:p>
        </w:tc>
      </w:tr>
      <w:tr w:rsidR="00B50DAD" w:rsidRPr="006379DD" w14:paraId="719F3B3E" w14:textId="77777777" w:rsidTr="006F0797">
        <w:trPr>
          <w:cantSplit/>
          <w:ins w:id="15" w:author="Arnaud Taddei" w:date="2022-08-31T11:44:00Z"/>
        </w:trPr>
        <w:tc>
          <w:tcPr>
            <w:tcW w:w="1587" w:type="dxa"/>
            <w:gridSpan w:val="2"/>
            <w:tcBorders>
              <w:top w:val="single" w:sz="8" w:space="0" w:color="auto"/>
              <w:bottom w:val="single" w:sz="8" w:space="0" w:color="auto"/>
            </w:tcBorders>
          </w:tcPr>
          <w:p w14:paraId="36A55E71" w14:textId="2AD7B740" w:rsidR="00B50DAD" w:rsidRPr="001E1B20" w:rsidRDefault="006379DD" w:rsidP="0060045D">
            <w:pPr>
              <w:rPr>
                <w:ins w:id="16" w:author="Arnaud Taddei" w:date="2022-08-31T11:44:00Z"/>
                <w:b/>
                <w:bCs/>
              </w:rPr>
            </w:pPr>
            <w:ins w:id="17" w:author="TSB (JB)" w:date="2022-08-31T12:05:00Z">
              <w:r w:rsidRPr="001E1B20">
                <w:rPr>
                  <w:b/>
                  <w:bCs/>
                </w:rPr>
                <w:t>Contact:</w:t>
              </w:r>
            </w:ins>
          </w:p>
        </w:tc>
        <w:tc>
          <w:tcPr>
            <w:tcW w:w="4026" w:type="dxa"/>
            <w:tcBorders>
              <w:top w:val="single" w:sz="8" w:space="0" w:color="auto"/>
              <w:bottom w:val="single" w:sz="8" w:space="0" w:color="auto"/>
            </w:tcBorders>
          </w:tcPr>
          <w:p w14:paraId="0124E1A2" w14:textId="101DA2BD" w:rsidR="00B50DAD" w:rsidRPr="001E1B20" w:rsidRDefault="006379DD" w:rsidP="0060045D">
            <w:pPr>
              <w:rPr>
                <w:ins w:id="18" w:author="Arnaud Taddei" w:date="2022-08-31T11:44:00Z"/>
              </w:rPr>
            </w:pPr>
            <w:customXmlInsRangeStart w:id="19" w:author="Arnaud Taddei" w:date="2022-08-31T11:45:00Z"/>
            <w:sdt>
              <w:sdtPr>
                <w:alias w:val="ContactNameOrgCountry"/>
                <w:tag w:val="ContactNameOrgCountry"/>
                <w:id w:val="-296213640"/>
                <w:placeholder>
                  <w:docPart w:val="53567DECF511D8488633FDFA827B7274"/>
                </w:placeholder>
                <w:text w:multiLine="1"/>
              </w:sdtPr>
              <w:sdtEndPr/>
              <w:sdtContent>
                <w:customXmlInsRangeEnd w:id="19"/>
                <w:ins w:id="20" w:author="Arnaud Taddei" w:date="2022-08-31T11:45:00Z">
                  <w:r w:rsidR="00B50DAD" w:rsidDel="00B43C52">
                    <w:t>N. KISHOR NARANG</w:t>
                  </w:r>
                  <w:r w:rsidR="00B50DAD" w:rsidDel="00B43C52">
                    <w:br/>
                  </w:r>
                  <w:r w:rsidR="00B50DAD">
                    <w:t>Narnix Technolabs Pvt. Ltd.</w:t>
                  </w:r>
                  <w:r w:rsidR="00B50DAD" w:rsidDel="00B43C52">
                    <w:br/>
                    <w:t>Ministry of Communications,</w:t>
                  </w:r>
                  <w:r w:rsidR="00B50DAD" w:rsidDel="00B43C52">
                    <w:br/>
                    <w:t>(India)</w:t>
                  </w:r>
                  <w:r w:rsidR="00B50DAD">
                    <w:t xml:space="preserve"> </w:t>
                  </w:r>
                </w:ins>
                <w:customXmlInsRangeStart w:id="21" w:author="Arnaud Taddei" w:date="2022-08-31T11:45:00Z"/>
              </w:sdtContent>
            </w:sdt>
            <w:customXmlInsRangeEnd w:id="21"/>
          </w:p>
        </w:tc>
        <w:tc>
          <w:tcPr>
            <w:tcW w:w="4026" w:type="dxa"/>
            <w:tcBorders>
              <w:top w:val="single" w:sz="8" w:space="0" w:color="auto"/>
              <w:bottom w:val="single" w:sz="8" w:space="0" w:color="auto"/>
            </w:tcBorders>
          </w:tcPr>
          <w:p w14:paraId="60F4ECD6" w14:textId="77777777" w:rsidR="00B50DAD" w:rsidRDefault="00B50DAD" w:rsidP="00B50DAD">
            <w:pPr>
              <w:rPr>
                <w:ins w:id="22" w:author="Arnaud Taddei" w:date="2022-08-31T11:45:00Z"/>
                <w:lang w:val="de-CH" w:eastAsia="ko-KR"/>
              </w:rPr>
            </w:pPr>
            <w:ins w:id="23" w:author="Arnaud Taddei" w:date="2022-08-31T11:45:00Z">
              <w:r w:rsidRPr="00FF1151">
                <w:rPr>
                  <w:lang w:val="pt-BR"/>
                </w:rPr>
                <w:t xml:space="preserve">Tel: </w:t>
              </w:r>
              <w:r>
                <w:rPr>
                  <w:lang w:val="pt-BR"/>
                </w:rPr>
                <w:tab/>
              </w:r>
              <w:r w:rsidRPr="00403430">
                <w:rPr>
                  <w:lang w:val="de-CH" w:eastAsia="ko-KR"/>
                </w:rPr>
                <w:t>+</w:t>
              </w:r>
              <w:r>
                <w:rPr>
                  <w:lang w:val="de-CH" w:eastAsia="ko-KR"/>
                </w:rPr>
                <w:t>91 98101 63990</w:t>
              </w:r>
            </w:ins>
          </w:p>
          <w:p w14:paraId="7EF0A963" w14:textId="2F2EBA17" w:rsidR="00B50DAD" w:rsidRPr="006379DD" w:rsidRDefault="00B50DAD" w:rsidP="00B50DAD">
            <w:pPr>
              <w:tabs>
                <w:tab w:val="left" w:pos="794"/>
              </w:tabs>
              <w:rPr>
                <w:ins w:id="24" w:author="Arnaud Taddei" w:date="2022-08-31T11:44:00Z"/>
                <w:lang w:val="fr-CH"/>
                <w:rPrChange w:id="25" w:author="TSB (JB)" w:date="2022-08-31T12:05:00Z">
                  <w:rPr>
                    <w:ins w:id="26" w:author="Arnaud Taddei" w:date="2022-08-31T11:44:00Z"/>
                  </w:rPr>
                </w:rPrChange>
              </w:rPr>
            </w:pPr>
            <w:ins w:id="27" w:author="Arnaud Taddei" w:date="2022-08-31T11:45:00Z">
              <w:r w:rsidRPr="00FF1151">
                <w:rPr>
                  <w:lang w:val="pt-BR"/>
                </w:rPr>
                <w:t xml:space="preserve">E-mail: </w:t>
              </w:r>
              <w:r>
                <w:fldChar w:fldCharType="begin"/>
              </w:r>
              <w:r w:rsidRPr="004E694B">
                <w:rPr>
                  <w:lang w:val="fr-CH"/>
                  <w:rPrChange w:id="28" w:author="TSB (JB)" w:date="2022-08-08T08:45:00Z">
                    <w:rPr/>
                  </w:rPrChange>
                </w:rPr>
                <w:instrText xml:space="preserve"> HYPERLINK "mailto:kishor@narnix.com" </w:instrText>
              </w:r>
              <w:r>
                <w:fldChar w:fldCharType="separate"/>
              </w:r>
              <w:r w:rsidRPr="002337B2">
                <w:rPr>
                  <w:rStyle w:val="Hyperlink"/>
                  <w:lang w:val="de-CH"/>
                </w:rPr>
                <w:t>kishor@narnix.com</w:t>
              </w:r>
              <w:r>
                <w:rPr>
                  <w:rStyle w:val="Hyperlink"/>
                  <w:lang w:val="de-CH"/>
                </w:rPr>
                <w:fldChar w:fldCharType="end"/>
              </w:r>
            </w:ins>
          </w:p>
        </w:tc>
      </w:tr>
      <w:bookmarkEnd w:id="11"/>
      <w:bookmarkEnd w:id="12"/>
      <w:bookmarkEnd w:id="13"/>
    </w:tbl>
    <w:p w14:paraId="001CA3C9" w14:textId="77777777" w:rsidR="00DB0706" w:rsidRPr="006379DD" w:rsidRDefault="00DB0706" w:rsidP="0089088E">
      <w:pPr>
        <w:rPr>
          <w:lang w:val="fr-CH"/>
          <w:rPrChange w:id="29" w:author="TSB (JB)" w:date="2022-08-31T12:05:00Z">
            <w:rPr/>
          </w:rPrChange>
        </w:rPr>
      </w:pPr>
    </w:p>
    <w:tbl>
      <w:tblPr>
        <w:tblW w:w="9639" w:type="dxa"/>
        <w:tblLayout w:type="fixed"/>
        <w:tblCellMar>
          <w:left w:w="57" w:type="dxa"/>
          <w:right w:w="57" w:type="dxa"/>
        </w:tblCellMar>
        <w:tblLook w:val="0000" w:firstRow="0" w:lastRow="0" w:firstColumn="0" w:lastColumn="0" w:noHBand="0" w:noVBand="0"/>
      </w:tblPr>
      <w:tblGrid>
        <w:gridCol w:w="1588"/>
        <w:gridCol w:w="8051"/>
      </w:tblGrid>
      <w:tr w:rsidR="0089088E" w:rsidRPr="00136DDD" w14:paraId="101F633C" w14:textId="77777777" w:rsidTr="001E1B20">
        <w:trPr>
          <w:cantSplit/>
          <w:trHeight w:val="555"/>
        </w:trPr>
        <w:tc>
          <w:tcPr>
            <w:tcW w:w="1588" w:type="dxa"/>
          </w:tcPr>
          <w:p w14:paraId="65C41448" w14:textId="77777777" w:rsidR="0089088E" w:rsidRPr="00136DDD" w:rsidRDefault="0089088E" w:rsidP="005976A1">
            <w:pPr>
              <w:rPr>
                <w:b/>
                <w:bCs/>
              </w:rPr>
            </w:pPr>
            <w:r w:rsidRPr="00136DDD">
              <w:rPr>
                <w:b/>
                <w:bCs/>
              </w:rPr>
              <w:t>Abstract:</w:t>
            </w:r>
          </w:p>
        </w:tc>
        <w:tc>
          <w:tcPr>
            <w:tcW w:w="8051" w:type="dxa"/>
          </w:tcPr>
          <w:p w14:paraId="2E4B0C30" w14:textId="07A5A0B9" w:rsidR="0089088E" w:rsidRPr="008249A7" w:rsidRDefault="001E1B20" w:rsidP="00397713">
            <w:pPr>
              <w:pStyle w:val="TSBHeaderSummary"/>
              <w:rPr>
                <w:highlight w:val="yellow"/>
              </w:rPr>
            </w:pPr>
            <w:r w:rsidRPr="001A0ED9">
              <w:t xml:space="preserve">This document contains the </w:t>
            </w:r>
            <w:r w:rsidR="001A0ED9" w:rsidRPr="001A0ED9">
              <w:t>3</w:t>
            </w:r>
            <w:r w:rsidR="001A0ED9" w:rsidRPr="001A0ED9">
              <w:rPr>
                <w:vertAlign w:val="superscript"/>
              </w:rPr>
              <w:t>rd</w:t>
            </w:r>
            <w:r w:rsidR="001A0ED9" w:rsidRPr="001A0ED9">
              <w:t xml:space="preserve"> revison of X.arch-design.</w:t>
            </w:r>
            <w:r w:rsidRPr="001A0ED9">
              <w:t xml:space="preserve"> </w:t>
            </w:r>
            <w:r w:rsidR="001A0ED9" w:rsidRPr="001A0ED9">
              <w:t xml:space="preserve">It adds the merged content of </w:t>
            </w:r>
            <w:hyperlink r:id="rId13" w:history="1">
              <w:r w:rsidRPr="001A0ED9">
                <w:rPr>
                  <w:rStyle w:val="Hyperlink"/>
                </w:rPr>
                <w:t>C108</w:t>
              </w:r>
            </w:hyperlink>
            <w:r w:rsidRPr="001A0ED9">
              <w:t xml:space="preserve"> and </w:t>
            </w:r>
            <w:hyperlink r:id="rId14" w:history="1">
              <w:r w:rsidRPr="001A0ED9">
                <w:rPr>
                  <w:rStyle w:val="Hyperlink"/>
                </w:rPr>
                <w:t>C120</w:t>
              </w:r>
            </w:hyperlink>
            <w:r w:rsidR="001A0ED9" w:rsidRPr="001A0ED9">
              <w:t>.</w:t>
            </w:r>
            <w:r w:rsidRPr="001A0ED9">
              <w:t xml:space="preserve"> </w:t>
            </w:r>
          </w:p>
        </w:tc>
      </w:tr>
      <w:bookmarkEnd w:id="14"/>
    </w:tbl>
    <w:p w14:paraId="5BDAB886" w14:textId="6B893770" w:rsidR="008C5A9A" w:rsidRDefault="008C5A9A" w:rsidP="008C5A9A"/>
    <w:p w14:paraId="0A20B907" w14:textId="5CFE7CC9" w:rsidR="001E1B20" w:rsidRDefault="001E1B20" w:rsidP="008C5A9A">
      <w:r>
        <w:t xml:space="preserve">X.arch-design baseline text is identified by </w:t>
      </w:r>
      <w:hyperlink r:id="rId15" w:history="1">
        <w:r w:rsidRPr="001E1B20">
          <w:rPr>
            <w:rStyle w:val="Hyperlink"/>
          </w:rPr>
          <w:t>TD3386</w:t>
        </w:r>
      </w:hyperlink>
      <w:r>
        <w:t xml:space="preserve">. This SG17 meeting agreed to modify it by merging </w:t>
      </w:r>
      <w:hyperlink r:id="rId16" w:history="1">
        <w:r w:rsidRPr="001E1B20">
          <w:rPr>
            <w:rStyle w:val="Hyperlink"/>
          </w:rPr>
          <w:t>C108</w:t>
        </w:r>
      </w:hyperlink>
      <w:r>
        <w:t xml:space="preserve"> and </w:t>
      </w:r>
      <w:hyperlink r:id="rId17" w:history="1">
        <w:r w:rsidRPr="001E1B20">
          <w:rPr>
            <w:rStyle w:val="Hyperlink"/>
          </w:rPr>
          <w:t>C120</w:t>
        </w:r>
      </w:hyperlink>
      <w:r>
        <w:t xml:space="preserve"> into this TD.</w:t>
      </w:r>
      <w:r w:rsidR="001A0ED9">
        <w:t xml:space="preserve"> This document contains the merged agreed new baseline text for X.arch-design.</w:t>
      </w:r>
    </w:p>
    <w:p w14:paraId="2A060708" w14:textId="1B9D20F8" w:rsidR="000A5739" w:rsidRDefault="000A5739" w:rsidP="008C5A9A">
      <w:r>
        <w:t xml:space="preserve">Notes: </w:t>
      </w:r>
    </w:p>
    <w:p w14:paraId="760685E2" w14:textId="3BFA0318" w:rsidR="000A5739" w:rsidRDefault="000A5739" w:rsidP="000A5739">
      <w:pPr>
        <w:pStyle w:val="ListParagraph"/>
        <w:numPr>
          <w:ilvl w:val="0"/>
          <w:numId w:val="22"/>
        </w:numPr>
      </w:pPr>
      <w:r>
        <w:t>C120 definitions from elsewhere were brought to 3.1 section</w:t>
      </w:r>
    </w:p>
    <w:p w14:paraId="01559254" w14:textId="20B8C689" w:rsidR="000A5739" w:rsidRDefault="000A5739" w:rsidP="000A5739">
      <w:pPr>
        <w:pStyle w:val="ListParagraph"/>
        <w:numPr>
          <w:ilvl w:val="0"/>
          <w:numId w:val="22"/>
        </w:numPr>
      </w:pPr>
      <w:r>
        <w:t>This induced new bibliographic references to be introduced</w:t>
      </w:r>
    </w:p>
    <w:p w14:paraId="6BA5499D" w14:textId="6513056C" w:rsidR="000A5739" w:rsidRDefault="000A5739" w:rsidP="000A5739">
      <w:pPr>
        <w:pStyle w:val="ListParagraph"/>
        <w:numPr>
          <w:ilvl w:val="0"/>
          <w:numId w:val="22"/>
        </w:numPr>
      </w:pPr>
      <w:r>
        <w:t>In addition, some editorial inaccuracies were fixed, e.g. criteria plural back to criterion singular</w:t>
      </w:r>
    </w:p>
    <w:p w14:paraId="25C3E1F1" w14:textId="6AD91FFE" w:rsidR="000759C9" w:rsidRDefault="000759C9" w:rsidP="000759C9"/>
    <w:p w14:paraId="26AD4F5B" w14:textId="2498DD7A" w:rsidR="000759C9" w:rsidRDefault="000759C9" w:rsidP="000759C9">
      <w:pPr>
        <w:rPr>
          <w:ins w:id="30" w:author="Arnaud Taddei" w:date="2022-08-30T11:15:00Z"/>
        </w:rPr>
      </w:pPr>
      <w:ins w:id="31" w:author="Arnaud Taddei" w:date="2022-08-30T11:15:00Z">
        <w:r>
          <w:t>Further considerations for this work item and for Q1 based on Q1 discussions</w:t>
        </w:r>
      </w:ins>
    </w:p>
    <w:p w14:paraId="49465432" w14:textId="77777777" w:rsidR="000759C9" w:rsidRDefault="000759C9" w:rsidP="000759C9">
      <w:pPr>
        <w:spacing w:before="0"/>
        <w:rPr>
          <w:ins w:id="32" w:author="Arnaud Taddei" w:date="2022-08-30T11:15:00Z"/>
          <w:rFonts w:ascii="Trebuchet MS" w:eastAsia="Times New Roman" w:hAnsi="Trebuchet MS" w:cs="Calibri"/>
          <w:color w:val="000000"/>
          <w:lang w:eastAsia="en-GB"/>
        </w:rPr>
      </w:pPr>
    </w:p>
    <w:p w14:paraId="70E03B5A" w14:textId="1BF2B63F" w:rsidR="000759C9" w:rsidRPr="000759C9" w:rsidRDefault="000759C9" w:rsidP="000759C9">
      <w:pPr>
        <w:spacing w:before="0"/>
        <w:rPr>
          <w:ins w:id="33" w:author="Arnaud Taddei" w:date="2022-08-30T11:15:00Z"/>
          <w:rFonts w:eastAsia="Times New Roman"/>
          <w:color w:val="000000"/>
          <w:lang w:eastAsia="en-GB"/>
          <w:rPrChange w:id="34" w:author="Arnaud Taddei" w:date="2022-08-30T11:16:00Z">
            <w:rPr>
              <w:ins w:id="35" w:author="Arnaud Taddei" w:date="2022-08-30T11:15:00Z"/>
              <w:rFonts w:ascii="Calibri" w:eastAsia="Times New Roman" w:hAnsi="Calibri" w:cs="Calibri"/>
              <w:color w:val="000000"/>
              <w:sz w:val="22"/>
              <w:szCs w:val="22"/>
              <w:lang w:eastAsia="en-GB"/>
            </w:rPr>
          </w:rPrChange>
        </w:rPr>
      </w:pPr>
      <w:ins w:id="36" w:author="Arnaud Taddei" w:date="2022-08-30T11:15:00Z">
        <w:r w:rsidRPr="000759C9">
          <w:rPr>
            <w:rFonts w:eastAsia="Times New Roman"/>
            <w:color w:val="000000"/>
            <w:lang w:eastAsia="en-GB"/>
            <w:rPrChange w:id="37" w:author="Arnaud Taddei" w:date="2022-08-30T11:16:00Z">
              <w:rPr>
                <w:rFonts w:ascii="Trebuchet MS" w:eastAsia="Times New Roman" w:hAnsi="Trebuchet MS" w:cs="Calibri"/>
                <w:color w:val="000000"/>
                <w:lang w:eastAsia="en-GB"/>
              </w:rPr>
            </w:rPrChange>
          </w:rPr>
          <w:t>This document supported by a few more documents in the very near future are intended to act as the foundation for future standards development strategy and roadmap in ITU in the complex  security domain comprehensively…</w:t>
        </w:r>
      </w:ins>
    </w:p>
    <w:p w14:paraId="6551D139" w14:textId="77777777" w:rsidR="000759C9" w:rsidRPr="000759C9" w:rsidRDefault="000759C9" w:rsidP="000759C9">
      <w:pPr>
        <w:spacing w:before="0"/>
        <w:rPr>
          <w:ins w:id="38" w:author="Arnaud Taddei" w:date="2022-08-30T11:15:00Z"/>
          <w:rFonts w:eastAsia="Times New Roman"/>
          <w:color w:val="000000"/>
          <w:lang w:eastAsia="en-GB"/>
          <w:rPrChange w:id="39" w:author="Arnaud Taddei" w:date="2022-08-30T11:16:00Z">
            <w:rPr>
              <w:ins w:id="40" w:author="Arnaud Taddei" w:date="2022-08-30T11:15:00Z"/>
              <w:rFonts w:ascii="Calibri" w:eastAsia="Times New Roman" w:hAnsi="Calibri" w:cs="Calibri"/>
              <w:color w:val="000000"/>
              <w:sz w:val="22"/>
              <w:szCs w:val="22"/>
              <w:lang w:eastAsia="en-GB"/>
            </w:rPr>
          </w:rPrChange>
        </w:rPr>
      </w:pPr>
      <w:ins w:id="41" w:author="Arnaud Taddei" w:date="2022-08-30T11:15:00Z">
        <w:r w:rsidRPr="000759C9">
          <w:rPr>
            <w:rFonts w:eastAsia="Times New Roman"/>
            <w:color w:val="000000"/>
            <w:lang w:eastAsia="en-GB"/>
            <w:rPrChange w:id="42" w:author="Arnaud Taddei" w:date="2022-08-30T11:16:00Z">
              <w:rPr>
                <w:rFonts w:ascii="Calibri" w:eastAsia="Times New Roman" w:hAnsi="Calibri" w:cs="Calibri"/>
                <w:color w:val="000000"/>
                <w:sz w:val="22"/>
                <w:szCs w:val="22"/>
                <w:lang w:eastAsia="en-GB"/>
              </w:rPr>
            </w:rPrChange>
          </w:rPr>
          <w:t> </w:t>
        </w:r>
      </w:ins>
    </w:p>
    <w:p w14:paraId="0ED45658" w14:textId="7840F3B2" w:rsidR="000759C9" w:rsidRDefault="000759C9" w:rsidP="000759C9">
      <w:pPr>
        <w:spacing w:before="0"/>
        <w:rPr>
          <w:ins w:id="43" w:author="Arnaud Taddei" w:date="2022-08-30T11:16:00Z"/>
          <w:rFonts w:eastAsia="Times New Roman"/>
          <w:color w:val="000000"/>
          <w:lang w:eastAsia="en-GB"/>
        </w:rPr>
      </w:pPr>
      <w:ins w:id="44" w:author="Arnaud Taddei" w:date="2022-08-30T11:15:00Z">
        <w:r w:rsidRPr="000759C9">
          <w:rPr>
            <w:rFonts w:eastAsia="Times New Roman"/>
            <w:color w:val="000000"/>
            <w:lang w:eastAsia="en-GB"/>
            <w:rPrChange w:id="45" w:author="Arnaud Taddei" w:date="2022-08-30T11:16:00Z">
              <w:rPr>
                <w:rFonts w:ascii="Calibri" w:eastAsia="Times New Roman" w:hAnsi="Calibri" w:cs="Calibri"/>
                <w:color w:val="000000"/>
                <w:sz w:val="22"/>
                <w:szCs w:val="22"/>
                <w:lang w:eastAsia="en-GB"/>
              </w:rPr>
            </w:rPrChange>
          </w:rPr>
          <w:t>Several points were discussed and were asked to be recorded</w:t>
        </w:r>
      </w:ins>
    </w:p>
    <w:p w14:paraId="6ED1FCA1" w14:textId="77777777" w:rsidR="000759C9" w:rsidRPr="000759C9" w:rsidRDefault="000759C9" w:rsidP="000759C9">
      <w:pPr>
        <w:spacing w:before="0"/>
        <w:rPr>
          <w:ins w:id="46" w:author="Arnaud Taddei" w:date="2022-08-30T11:15:00Z"/>
          <w:rFonts w:eastAsia="Times New Roman"/>
          <w:color w:val="000000"/>
          <w:lang w:eastAsia="en-GB"/>
          <w:rPrChange w:id="47" w:author="Arnaud Taddei" w:date="2022-08-30T11:16:00Z">
            <w:rPr>
              <w:ins w:id="48" w:author="Arnaud Taddei" w:date="2022-08-30T11:15:00Z"/>
              <w:rFonts w:ascii="Calibri" w:eastAsia="Times New Roman" w:hAnsi="Calibri" w:cs="Calibri"/>
              <w:color w:val="000000"/>
              <w:sz w:val="22"/>
              <w:szCs w:val="22"/>
              <w:lang w:eastAsia="en-GB"/>
            </w:rPr>
          </w:rPrChange>
        </w:rPr>
      </w:pPr>
    </w:p>
    <w:p w14:paraId="03013142" w14:textId="77777777" w:rsidR="000759C9" w:rsidRPr="000759C9" w:rsidRDefault="000759C9" w:rsidP="000759C9">
      <w:pPr>
        <w:spacing w:before="0"/>
        <w:rPr>
          <w:ins w:id="49" w:author="Arnaud Taddei" w:date="2022-08-30T11:15:00Z"/>
          <w:rFonts w:eastAsia="Times New Roman"/>
          <w:color w:val="000000"/>
          <w:lang w:eastAsia="en-GB"/>
          <w:rPrChange w:id="50" w:author="Arnaud Taddei" w:date="2022-08-30T11:16:00Z">
            <w:rPr>
              <w:ins w:id="51" w:author="Arnaud Taddei" w:date="2022-08-30T11:15:00Z"/>
              <w:rFonts w:ascii="Calibri" w:eastAsia="Times New Roman" w:hAnsi="Calibri" w:cs="Calibri"/>
              <w:color w:val="000000"/>
              <w:sz w:val="22"/>
              <w:szCs w:val="22"/>
              <w:lang w:eastAsia="en-GB"/>
            </w:rPr>
          </w:rPrChange>
        </w:rPr>
      </w:pPr>
      <w:ins w:id="52" w:author="Arnaud Taddei" w:date="2022-08-30T11:15:00Z">
        <w:r w:rsidRPr="000759C9">
          <w:rPr>
            <w:rFonts w:eastAsia="Times New Roman"/>
            <w:color w:val="000000"/>
            <w:lang w:eastAsia="en-GB"/>
            <w:rPrChange w:id="53" w:author="Arnaud Taddei" w:date="2022-08-30T11:16:00Z">
              <w:rPr>
                <w:rFonts w:ascii="Calibri" w:eastAsia="Times New Roman" w:hAnsi="Calibri" w:cs="Calibri"/>
                <w:color w:val="000000"/>
                <w:sz w:val="22"/>
                <w:szCs w:val="22"/>
                <w:lang w:eastAsia="en-GB"/>
              </w:rPr>
            </w:rPrChange>
          </w:rPr>
          <w:t>1) Clarification on the substance of the change</w:t>
        </w:r>
      </w:ins>
    </w:p>
    <w:p w14:paraId="5FCB68CC" w14:textId="77777777" w:rsidR="000759C9" w:rsidRPr="000759C9" w:rsidRDefault="000759C9" w:rsidP="000759C9">
      <w:pPr>
        <w:spacing w:before="0"/>
        <w:rPr>
          <w:ins w:id="54" w:author="Arnaud Taddei" w:date="2022-08-30T11:15:00Z"/>
          <w:rFonts w:eastAsia="Times New Roman"/>
          <w:color w:val="000000"/>
          <w:lang w:eastAsia="en-GB"/>
          <w:rPrChange w:id="55" w:author="Arnaud Taddei" w:date="2022-08-30T11:16:00Z">
            <w:rPr>
              <w:ins w:id="56" w:author="Arnaud Taddei" w:date="2022-08-30T11:15:00Z"/>
              <w:rFonts w:ascii="Calibri" w:eastAsia="Times New Roman" w:hAnsi="Calibri" w:cs="Calibri"/>
              <w:color w:val="000000"/>
              <w:sz w:val="22"/>
              <w:szCs w:val="22"/>
              <w:lang w:eastAsia="en-GB"/>
            </w:rPr>
          </w:rPrChange>
        </w:rPr>
      </w:pPr>
      <w:ins w:id="57" w:author="Arnaud Taddei" w:date="2022-08-30T11:15:00Z">
        <w:r w:rsidRPr="000759C9">
          <w:rPr>
            <w:rFonts w:eastAsia="Times New Roman"/>
            <w:color w:val="000000"/>
            <w:lang w:eastAsia="en-GB"/>
            <w:rPrChange w:id="58" w:author="Arnaud Taddei" w:date="2022-08-30T11:16:00Z">
              <w:rPr>
                <w:rFonts w:ascii="Calibri" w:eastAsia="Times New Roman" w:hAnsi="Calibri" w:cs="Calibri"/>
                <w:color w:val="000000"/>
                <w:sz w:val="22"/>
                <w:szCs w:val="22"/>
                <w:lang w:eastAsia="en-GB"/>
              </w:rPr>
            </w:rPrChange>
          </w:rPr>
          <w:t>These 2 contributions bring essentially 3 key added value (the change from criterion to characteristics is significantly non editorial but will be skipped here)</w:t>
        </w:r>
      </w:ins>
    </w:p>
    <w:p w14:paraId="19804051" w14:textId="77777777" w:rsidR="000759C9" w:rsidRPr="000759C9" w:rsidRDefault="000759C9" w:rsidP="000759C9">
      <w:pPr>
        <w:numPr>
          <w:ilvl w:val="0"/>
          <w:numId w:val="25"/>
        </w:numPr>
        <w:spacing w:before="0"/>
        <w:rPr>
          <w:ins w:id="59" w:author="Arnaud Taddei" w:date="2022-08-30T11:15:00Z"/>
          <w:rFonts w:eastAsia="Times New Roman"/>
          <w:color w:val="000000"/>
          <w:lang w:eastAsia="en-GB"/>
          <w:rPrChange w:id="60" w:author="Arnaud Taddei" w:date="2022-08-30T11:16:00Z">
            <w:rPr>
              <w:ins w:id="61" w:author="Arnaud Taddei" w:date="2022-08-30T11:15:00Z"/>
              <w:rFonts w:ascii="Calibri" w:eastAsia="Times New Roman" w:hAnsi="Calibri" w:cs="Calibri"/>
              <w:color w:val="000000"/>
              <w:sz w:val="22"/>
              <w:szCs w:val="22"/>
              <w:lang w:eastAsia="en-GB"/>
            </w:rPr>
          </w:rPrChange>
        </w:rPr>
      </w:pPr>
      <w:ins w:id="62" w:author="Arnaud Taddei" w:date="2022-08-30T11:15:00Z">
        <w:r w:rsidRPr="000759C9">
          <w:rPr>
            <w:rFonts w:eastAsia="Times New Roman"/>
            <w:color w:val="000000"/>
            <w:lang w:eastAsia="en-GB"/>
            <w:rPrChange w:id="63" w:author="Arnaud Taddei" w:date="2022-08-30T11:16:00Z">
              <w:rPr>
                <w:rFonts w:ascii="Calibri" w:eastAsia="Times New Roman" w:hAnsi="Calibri" w:cs="Calibri"/>
                <w:color w:val="000000"/>
                <w:sz w:val="22"/>
                <w:szCs w:val="22"/>
                <w:lang w:eastAsia="en-GB"/>
              </w:rPr>
            </w:rPrChange>
          </w:rPr>
          <w:t>Recognise the polymorphism and fractal aspect of security. </w:t>
        </w:r>
      </w:ins>
    </w:p>
    <w:p w14:paraId="6830249C" w14:textId="77777777" w:rsidR="000759C9" w:rsidRPr="000759C9" w:rsidRDefault="000759C9" w:rsidP="000759C9">
      <w:pPr>
        <w:numPr>
          <w:ilvl w:val="1"/>
          <w:numId w:val="26"/>
        </w:numPr>
        <w:spacing w:before="0"/>
        <w:rPr>
          <w:ins w:id="64" w:author="Arnaud Taddei" w:date="2022-08-30T11:15:00Z"/>
          <w:rFonts w:eastAsia="Times New Roman"/>
          <w:color w:val="000000"/>
          <w:lang w:eastAsia="en-GB"/>
          <w:rPrChange w:id="65" w:author="Arnaud Taddei" w:date="2022-08-30T11:16:00Z">
            <w:rPr>
              <w:ins w:id="66" w:author="Arnaud Taddei" w:date="2022-08-30T11:15:00Z"/>
              <w:rFonts w:ascii="Calibri" w:eastAsia="Times New Roman" w:hAnsi="Calibri" w:cs="Calibri"/>
              <w:color w:val="000000"/>
              <w:sz w:val="22"/>
              <w:szCs w:val="22"/>
              <w:lang w:eastAsia="en-GB"/>
            </w:rPr>
          </w:rPrChange>
        </w:rPr>
      </w:pPr>
      <w:ins w:id="67" w:author="Arnaud Taddei" w:date="2022-08-30T11:15:00Z">
        <w:r w:rsidRPr="000759C9">
          <w:rPr>
            <w:rFonts w:eastAsia="Times New Roman"/>
            <w:color w:val="000000"/>
            <w:lang w:eastAsia="en-GB"/>
            <w:rPrChange w:id="68" w:author="Arnaud Taddei" w:date="2022-08-30T11:16:00Z">
              <w:rPr>
                <w:rFonts w:ascii="Calibri" w:eastAsia="Times New Roman" w:hAnsi="Calibri" w:cs="Calibri"/>
                <w:color w:val="000000"/>
                <w:sz w:val="22"/>
                <w:szCs w:val="22"/>
                <w:lang w:eastAsia="en-GB"/>
              </w:rPr>
            </w:rPrChange>
          </w:rPr>
          <w:t>Security is both at the same time</w:t>
        </w:r>
      </w:ins>
    </w:p>
    <w:p w14:paraId="19F975ED" w14:textId="77777777" w:rsidR="000759C9" w:rsidRPr="000759C9" w:rsidRDefault="000759C9" w:rsidP="000759C9">
      <w:pPr>
        <w:numPr>
          <w:ilvl w:val="2"/>
          <w:numId w:val="27"/>
        </w:numPr>
        <w:spacing w:before="0"/>
        <w:rPr>
          <w:ins w:id="69" w:author="Arnaud Taddei" w:date="2022-08-30T11:15:00Z"/>
          <w:rFonts w:eastAsia="Times New Roman"/>
          <w:color w:val="000000"/>
          <w:lang w:eastAsia="en-GB"/>
          <w:rPrChange w:id="70" w:author="Arnaud Taddei" w:date="2022-08-30T11:16:00Z">
            <w:rPr>
              <w:ins w:id="71" w:author="Arnaud Taddei" w:date="2022-08-30T11:15:00Z"/>
              <w:rFonts w:ascii="Calibri" w:eastAsia="Times New Roman" w:hAnsi="Calibri" w:cs="Calibri"/>
              <w:color w:val="000000"/>
              <w:sz w:val="22"/>
              <w:szCs w:val="22"/>
              <w:lang w:eastAsia="en-GB"/>
            </w:rPr>
          </w:rPrChange>
        </w:rPr>
      </w:pPr>
      <w:ins w:id="72" w:author="Arnaud Taddei" w:date="2022-08-30T11:15:00Z">
        <w:r w:rsidRPr="000759C9">
          <w:rPr>
            <w:rFonts w:eastAsia="Times New Roman"/>
            <w:color w:val="000000"/>
            <w:lang w:eastAsia="en-GB"/>
            <w:rPrChange w:id="73" w:author="Arnaud Taddei" w:date="2022-08-30T11:16:00Z">
              <w:rPr>
                <w:rFonts w:ascii="Calibri" w:eastAsia="Times New Roman" w:hAnsi="Calibri" w:cs="Calibri"/>
                <w:color w:val="000000"/>
                <w:sz w:val="22"/>
                <w:szCs w:val="22"/>
                <w:lang w:eastAsia="en-GB"/>
              </w:rPr>
            </w:rPrChange>
          </w:rPr>
          <w:t>a characteristic paradoxically conflicting with other characteristics,</w:t>
        </w:r>
      </w:ins>
    </w:p>
    <w:p w14:paraId="122DC53D" w14:textId="77777777" w:rsidR="000759C9" w:rsidRPr="000759C9" w:rsidRDefault="000759C9" w:rsidP="000759C9">
      <w:pPr>
        <w:numPr>
          <w:ilvl w:val="2"/>
          <w:numId w:val="27"/>
        </w:numPr>
        <w:spacing w:before="0"/>
        <w:rPr>
          <w:ins w:id="74" w:author="Arnaud Taddei" w:date="2022-08-30T11:15:00Z"/>
          <w:rFonts w:eastAsia="Times New Roman"/>
          <w:color w:val="000000"/>
          <w:lang w:eastAsia="en-GB"/>
          <w:rPrChange w:id="75" w:author="Arnaud Taddei" w:date="2022-08-30T11:16:00Z">
            <w:rPr>
              <w:ins w:id="76" w:author="Arnaud Taddei" w:date="2022-08-30T11:15:00Z"/>
              <w:rFonts w:ascii="Calibri" w:eastAsia="Times New Roman" w:hAnsi="Calibri" w:cs="Calibri"/>
              <w:color w:val="000000"/>
              <w:sz w:val="22"/>
              <w:szCs w:val="22"/>
              <w:lang w:eastAsia="en-GB"/>
            </w:rPr>
          </w:rPrChange>
        </w:rPr>
      </w:pPr>
      <w:ins w:id="77" w:author="Arnaud Taddei" w:date="2022-08-30T11:15:00Z">
        <w:r w:rsidRPr="000759C9">
          <w:rPr>
            <w:rFonts w:eastAsia="Times New Roman"/>
            <w:color w:val="000000"/>
            <w:lang w:eastAsia="en-GB"/>
            <w:rPrChange w:id="78" w:author="Arnaud Taddei" w:date="2022-08-30T11:16:00Z">
              <w:rPr>
                <w:rFonts w:ascii="Calibri" w:eastAsia="Times New Roman" w:hAnsi="Calibri" w:cs="Calibri"/>
                <w:color w:val="000000"/>
                <w:sz w:val="22"/>
                <w:szCs w:val="22"/>
                <w:lang w:eastAsia="en-GB"/>
              </w:rPr>
            </w:rPrChange>
          </w:rPr>
          <w:t>a principle like Zero Trust is a principle, </w:t>
        </w:r>
      </w:ins>
    </w:p>
    <w:p w14:paraId="00F47B39" w14:textId="77777777" w:rsidR="000759C9" w:rsidRPr="000759C9" w:rsidRDefault="000759C9" w:rsidP="000759C9">
      <w:pPr>
        <w:numPr>
          <w:ilvl w:val="2"/>
          <w:numId w:val="27"/>
        </w:numPr>
        <w:spacing w:before="0"/>
        <w:rPr>
          <w:ins w:id="79" w:author="Arnaud Taddei" w:date="2022-08-30T11:15:00Z"/>
          <w:rFonts w:eastAsia="Times New Roman"/>
          <w:color w:val="000000"/>
          <w:lang w:eastAsia="en-GB"/>
          <w:rPrChange w:id="80" w:author="Arnaud Taddei" w:date="2022-08-30T11:16:00Z">
            <w:rPr>
              <w:ins w:id="81" w:author="Arnaud Taddei" w:date="2022-08-30T11:15:00Z"/>
              <w:rFonts w:ascii="Calibri" w:eastAsia="Times New Roman" w:hAnsi="Calibri" w:cs="Calibri"/>
              <w:color w:val="000000"/>
              <w:sz w:val="22"/>
              <w:szCs w:val="22"/>
              <w:lang w:eastAsia="en-GB"/>
            </w:rPr>
          </w:rPrChange>
        </w:rPr>
      </w:pPr>
      <w:ins w:id="82" w:author="Arnaud Taddei" w:date="2022-08-30T11:15:00Z">
        <w:r w:rsidRPr="000759C9">
          <w:rPr>
            <w:rFonts w:eastAsia="Times New Roman"/>
            <w:color w:val="000000"/>
            <w:lang w:eastAsia="en-GB"/>
            <w:rPrChange w:id="83" w:author="Arnaud Taddei" w:date="2022-08-30T11:16:00Z">
              <w:rPr>
                <w:rFonts w:ascii="Calibri" w:eastAsia="Times New Roman" w:hAnsi="Calibri" w:cs="Calibri"/>
                <w:color w:val="000000"/>
                <w:sz w:val="22"/>
                <w:szCs w:val="22"/>
                <w:lang w:eastAsia="en-GB"/>
              </w:rPr>
            </w:rPrChange>
          </w:rPr>
          <w:t>an architecture itself </w:t>
        </w:r>
      </w:ins>
    </w:p>
    <w:p w14:paraId="3E27E6D0" w14:textId="77777777" w:rsidR="000759C9" w:rsidRPr="000759C9" w:rsidRDefault="000759C9" w:rsidP="000759C9">
      <w:pPr>
        <w:numPr>
          <w:ilvl w:val="2"/>
          <w:numId w:val="27"/>
        </w:numPr>
        <w:spacing w:before="0"/>
        <w:rPr>
          <w:ins w:id="84" w:author="Arnaud Taddei" w:date="2022-08-30T11:15:00Z"/>
          <w:rFonts w:eastAsia="Times New Roman"/>
          <w:color w:val="000000"/>
          <w:lang w:eastAsia="en-GB"/>
          <w:rPrChange w:id="85" w:author="Arnaud Taddei" w:date="2022-08-30T11:16:00Z">
            <w:rPr>
              <w:ins w:id="86" w:author="Arnaud Taddei" w:date="2022-08-30T11:15:00Z"/>
              <w:rFonts w:ascii="Calibri" w:eastAsia="Times New Roman" w:hAnsi="Calibri" w:cs="Calibri"/>
              <w:color w:val="000000"/>
              <w:sz w:val="22"/>
              <w:szCs w:val="22"/>
              <w:lang w:eastAsia="en-GB"/>
            </w:rPr>
          </w:rPrChange>
        </w:rPr>
      </w:pPr>
      <w:ins w:id="87" w:author="Arnaud Taddei" w:date="2022-08-30T11:15:00Z">
        <w:r w:rsidRPr="000759C9">
          <w:rPr>
            <w:rFonts w:eastAsia="Times New Roman"/>
            <w:color w:val="000000"/>
            <w:lang w:eastAsia="en-GB"/>
            <w:rPrChange w:id="88" w:author="Arnaud Taddei" w:date="2022-08-30T11:16:00Z">
              <w:rPr>
                <w:rFonts w:ascii="Calibri" w:eastAsia="Times New Roman" w:hAnsi="Calibri" w:cs="Calibri"/>
                <w:color w:val="000000"/>
                <w:sz w:val="22"/>
                <w:szCs w:val="22"/>
                <w:lang w:eastAsia="en-GB"/>
              </w:rPr>
            </w:rPrChange>
          </w:rPr>
          <w:lastRenderedPageBreak/>
          <w:t>a criterion</w:t>
        </w:r>
      </w:ins>
    </w:p>
    <w:p w14:paraId="1BCEA0BE" w14:textId="77777777" w:rsidR="000759C9" w:rsidRPr="000759C9" w:rsidRDefault="000759C9" w:rsidP="000759C9">
      <w:pPr>
        <w:numPr>
          <w:ilvl w:val="1"/>
          <w:numId w:val="28"/>
        </w:numPr>
        <w:spacing w:before="0"/>
        <w:rPr>
          <w:ins w:id="89" w:author="Arnaud Taddei" w:date="2022-08-30T11:15:00Z"/>
          <w:rFonts w:eastAsia="Times New Roman"/>
          <w:color w:val="000000"/>
          <w:lang w:eastAsia="en-GB"/>
          <w:rPrChange w:id="90" w:author="Arnaud Taddei" w:date="2022-08-30T11:16:00Z">
            <w:rPr>
              <w:ins w:id="91" w:author="Arnaud Taddei" w:date="2022-08-30T11:15:00Z"/>
              <w:rFonts w:ascii="Calibri" w:eastAsia="Times New Roman" w:hAnsi="Calibri" w:cs="Calibri"/>
              <w:color w:val="000000"/>
              <w:sz w:val="22"/>
              <w:szCs w:val="22"/>
              <w:lang w:eastAsia="en-GB"/>
            </w:rPr>
          </w:rPrChange>
        </w:rPr>
      </w:pPr>
      <w:ins w:id="92" w:author="Arnaud Taddei" w:date="2022-08-30T11:15:00Z">
        <w:r w:rsidRPr="000759C9">
          <w:rPr>
            <w:rFonts w:eastAsia="Times New Roman"/>
            <w:color w:val="000000"/>
            <w:lang w:eastAsia="en-GB"/>
            <w:rPrChange w:id="93" w:author="Arnaud Taddei" w:date="2022-08-30T11:16:00Z">
              <w:rPr>
                <w:rFonts w:ascii="Calibri" w:eastAsia="Times New Roman" w:hAnsi="Calibri" w:cs="Calibri"/>
                <w:color w:val="000000"/>
                <w:sz w:val="22"/>
                <w:szCs w:val="22"/>
                <w:lang w:eastAsia="en-GB"/>
              </w:rPr>
            </w:rPrChange>
          </w:rPr>
          <w:t>For example to build 5G you need security as a characteristics and as one of the key good features of 5G are network slices which requires a significant amount of constituencies per slice so why SDN/NFV comes to help and why you can leverage cloud computing to provision all the network slice constituencies, constituencies that may offer security capabilities and need security. Yet as the scalability characteristic is so high, you need an artificial intelligence to generate this cloud, which itself needs security, which itself needs an AI which itself needs security. And this is just to generate this cloud.</w:t>
        </w:r>
      </w:ins>
    </w:p>
    <w:p w14:paraId="60F95C88" w14:textId="77777777" w:rsidR="000759C9" w:rsidRPr="000759C9" w:rsidRDefault="000759C9" w:rsidP="000759C9">
      <w:pPr>
        <w:numPr>
          <w:ilvl w:val="0"/>
          <w:numId w:val="29"/>
        </w:numPr>
        <w:spacing w:before="0"/>
        <w:rPr>
          <w:ins w:id="94" w:author="Arnaud Taddei" w:date="2022-08-30T11:15:00Z"/>
          <w:rFonts w:eastAsia="Times New Roman"/>
          <w:color w:val="000000"/>
          <w:lang w:eastAsia="en-GB"/>
          <w:rPrChange w:id="95" w:author="Arnaud Taddei" w:date="2022-08-30T11:16:00Z">
            <w:rPr>
              <w:ins w:id="96" w:author="Arnaud Taddei" w:date="2022-08-30T11:15:00Z"/>
              <w:rFonts w:ascii="Calibri" w:eastAsia="Times New Roman" w:hAnsi="Calibri" w:cs="Calibri"/>
              <w:color w:val="000000"/>
              <w:sz w:val="22"/>
              <w:szCs w:val="22"/>
              <w:lang w:eastAsia="en-GB"/>
            </w:rPr>
          </w:rPrChange>
        </w:rPr>
      </w:pPr>
      <w:ins w:id="97" w:author="Arnaud Taddei" w:date="2022-08-30T11:15:00Z">
        <w:r w:rsidRPr="000759C9">
          <w:rPr>
            <w:rFonts w:eastAsia="Times New Roman"/>
            <w:color w:val="000000"/>
            <w:lang w:eastAsia="en-GB"/>
            <w:rPrChange w:id="98" w:author="Arnaud Taddei" w:date="2022-08-30T11:16:00Z">
              <w:rPr>
                <w:rFonts w:ascii="Calibri" w:eastAsia="Times New Roman" w:hAnsi="Calibri" w:cs="Calibri"/>
                <w:color w:val="000000"/>
                <w:sz w:val="22"/>
                <w:szCs w:val="22"/>
                <w:lang w:eastAsia="en-GB"/>
              </w:rPr>
            </w:rPrChange>
          </w:rPr>
          <w:t>Recognise that the number of characteristics from when the current baseline text was produced, has exploded and in particular the Trustworthiness set of characteristics brings a more relevant context to the security as a characteristics</w:t>
        </w:r>
      </w:ins>
    </w:p>
    <w:p w14:paraId="595FC07F" w14:textId="0F10A432" w:rsidR="000759C9" w:rsidRDefault="000759C9" w:rsidP="000759C9">
      <w:pPr>
        <w:numPr>
          <w:ilvl w:val="0"/>
          <w:numId w:val="29"/>
        </w:numPr>
        <w:spacing w:before="0"/>
        <w:rPr>
          <w:ins w:id="99" w:author="Arnaud Taddei" w:date="2022-08-30T11:16:00Z"/>
          <w:rFonts w:eastAsia="Times New Roman"/>
          <w:color w:val="000000"/>
          <w:lang w:eastAsia="en-GB"/>
        </w:rPr>
      </w:pPr>
      <w:ins w:id="100" w:author="Arnaud Taddei" w:date="2022-08-30T11:15:00Z">
        <w:r w:rsidRPr="000759C9">
          <w:rPr>
            <w:rFonts w:eastAsia="Times New Roman"/>
            <w:color w:val="000000"/>
            <w:lang w:eastAsia="en-GB"/>
            <w:rPrChange w:id="101" w:author="Arnaud Taddei" w:date="2022-08-30T11:16:00Z">
              <w:rPr>
                <w:rFonts w:ascii="Calibri" w:eastAsia="Times New Roman" w:hAnsi="Calibri" w:cs="Calibri"/>
                <w:color w:val="000000"/>
                <w:sz w:val="22"/>
                <w:szCs w:val="22"/>
                <w:lang w:eastAsia="en-GB"/>
              </w:rPr>
            </w:rPrChange>
          </w:rPr>
          <w:t>To provide an example of a civic architecture which will help to test if the Recommendation applies correctly to a concrete text</w:t>
        </w:r>
      </w:ins>
    </w:p>
    <w:p w14:paraId="0C77C7D1" w14:textId="77777777" w:rsidR="000759C9" w:rsidRPr="000759C9" w:rsidRDefault="000759C9">
      <w:pPr>
        <w:spacing w:before="0"/>
        <w:ind w:left="360"/>
        <w:rPr>
          <w:ins w:id="102" w:author="Arnaud Taddei" w:date="2022-08-30T11:15:00Z"/>
          <w:rFonts w:eastAsia="Times New Roman"/>
          <w:color w:val="000000"/>
          <w:lang w:eastAsia="en-GB"/>
          <w:rPrChange w:id="103" w:author="Arnaud Taddei" w:date="2022-08-30T11:16:00Z">
            <w:rPr>
              <w:ins w:id="104" w:author="Arnaud Taddei" w:date="2022-08-30T11:15:00Z"/>
              <w:rFonts w:ascii="Calibri" w:eastAsia="Times New Roman" w:hAnsi="Calibri" w:cs="Calibri"/>
              <w:color w:val="000000"/>
              <w:sz w:val="22"/>
              <w:szCs w:val="22"/>
              <w:lang w:eastAsia="en-GB"/>
            </w:rPr>
          </w:rPrChange>
        </w:rPr>
        <w:pPrChange w:id="105" w:author="Arnaud Taddei" w:date="2022-08-30T11:16:00Z">
          <w:pPr>
            <w:numPr>
              <w:numId w:val="29"/>
            </w:numPr>
            <w:tabs>
              <w:tab w:val="num" w:pos="720"/>
            </w:tabs>
            <w:spacing w:before="0"/>
            <w:ind w:left="720" w:hanging="360"/>
          </w:pPr>
        </w:pPrChange>
      </w:pPr>
    </w:p>
    <w:p w14:paraId="4968A1FA" w14:textId="77777777" w:rsidR="000759C9" w:rsidRPr="000759C9" w:rsidRDefault="000759C9" w:rsidP="000759C9">
      <w:pPr>
        <w:spacing w:before="0"/>
        <w:rPr>
          <w:ins w:id="106" w:author="Arnaud Taddei" w:date="2022-08-30T11:15:00Z"/>
          <w:rFonts w:eastAsia="Times New Roman"/>
          <w:color w:val="000000"/>
          <w:lang w:eastAsia="en-GB"/>
          <w:rPrChange w:id="107" w:author="Arnaud Taddei" w:date="2022-08-30T11:16:00Z">
            <w:rPr>
              <w:ins w:id="108" w:author="Arnaud Taddei" w:date="2022-08-30T11:15:00Z"/>
              <w:rFonts w:ascii="Calibri" w:eastAsia="Times New Roman" w:hAnsi="Calibri" w:cs="Calibri"/>
              <w:color w:val="000000"/>
              <w:sz w:val="22"/>
              <w:szCs w:val="22"/>
              <w:lang w:eastAsia="en-GB"/>
            </w:rPr>
          </w:rPrChange>
        </w:rPr>
      </w:pPr>
      <w:ins w:id="109" w:author="Arnaud Taddei" w:date="2022-08-30T11:15:00Z">
        <w:r w:rsidRPr="000759C9">
          <w:rPr>
            <w:rFonts w:eastAsia="Times New Roman"/>
            <w:color w:val="000000"/>
            <w:lang w:eastAsia="en-GB"/>
            <w:rPrChange w:id="110" w:author="Arnaud Taddei" w:date="2022-08-30T11:16:00Z">
              <w:rPr>
                <w:rFonts w:ascii="Calibri" w:eastAsia="Times New Roman" w:hAnsi="Calibri" w:cs="Calibri"/>
                <w:color w:val="000000"/>
                <w:sz w:val="22"/>
                <w:szCs w:val="22"/>
                <w:lang w:eastAsia="en-GB"/>
              </w:rPr>
            </w:rPrChange>
          </w:rPr>
          <w:t>2) Note for Q1</w:t>
        </w:r>
      </w:ins>
    </w:p>
    <w:p w14:paraId="4E1AC57E" w14:textId="77777777" w:rsidR="000759C9" w:rsidRPr="000759C9" w:rsidRDefault="000759C9" w:rsidP="000759C9">
      <w:pPr>
        <w:numPr>
          <w:ilvl w:val="0"/>
          <w:numId w:val="30"/>
        </w:numPr>
        <w:spacing w:before="0"/>
        <w:rPr>
          <w:ins w:id="111" w:author="Arnaud Taddei" w:date="2022-08-30T11:15:00Z"/>
          <w:rFonts w:eastAsia="Times New Roman"/>
          <w:color w:val="000000"/>
          <w:lang w:eastAsia="en-GB"/>
          <w:rPrChange w:id="112" w:author="Arnaud Taddei" w:date="2022-08-30T11:16:00Z">
            <w:rPr>
              <w:ins w:id="113" w:author="Arnaud Taddei" w:date="2022-08-30T11:15:00Z"/>
              <w:rFonts w:ascii="Calibri" w:eastAsia="Times New Roman" w:hAnsi="Calibri" w:cs="Calibri"/>
              <w:color w:val="000000"/>
              <w:sz w:val="22"/>
              <w:szCs w:val="22"/>
              <w:lang w:eastAsia="en-GB"/>
            </w:rPr>
          </w:rPrChange>
        </w:rPr>
      </w:pPr>
      <w:ins w:id="114" w:author="Arnaud Taddei" w:date="2022-08-30T11:15:00Z">
        <w:r w:rsidRPr="000759C9">
          <w:rPr>
            <w:rFonts w:eastAsia="Times New Roman"/>
            <w:color w:val="000000"/>
            <w:lang w:eastAsia="en-GB"/>
            <w:rPrChange w:id="115" w:author="Arnaud Taddei" w:date="2022-08-30T11:16:00Z">
              <w:rPr>
                <w:rFonts w:ascii="Calibri" w:eastAsia="Times New Roman" w:hAnsi="Calibri" w:cs="Calibri"/>
                <w:color w:val="000000"/>
                <w:sz w:val="22"/>
                <w:szCs w:val="22"/>
                <w:lang w:eastAsia="en-GB"/>
              </w:rPr>
            </w:rPrChange>
          </w:rPr>
          <w:t>This work item was established, in a certain way, as an intuition that it will matter to SG17</w:t>
        </w:r>
      </w:ins>
    </w:p>
    <w:p w14:paraId="74174C29" w14:textId="77777777" w:rsidR="000759C9" w:rsidRPr="000759C9" w:rsidRDefault="000759C9" w:rsidP="000759C9">
      <w:pPr>
        <w:numPr>
          <w:ilvl w:val="0"/>
          <w:numId w:val="30"/>
        </w:numPr>
        <w:spacing w:before="0"/>
        <w:rPr>
          <w:ins w:id="116" w:author="Arnaud Taddei" w:date="2022-08-30T11:15:00Z"/>
          <w:rFonts w:eastAsia="Times New Roman"/>
          <w:color w:val="000000"/>
          <w:lang w:eastAsia="en-GB"/>
          <w:rPrChange w:id="117" w:author="Arnaud Taddei" w:date="2022-08-30T11:16:00Z">
            <w:rPr>
              <w:ins w:id="118" w:author="Arnaud Taddei" w:date="2022-08-30T11:15:00Z"/>
              <w:rFonts w:ascii="Calibri" w:eastAsia="Times New Roman" w:hAnsi="Calibri" w:cs="Calibri"/>
              <w:color w:val="000000"/>
              <w:sz w:val="22"/>
              <w:szCs w:val="22"/>
              <w:lang w:eastAsia="en-GB"/>
            </w:rPr>
          </w:rPrChange>
        </w:rPr>
      </w:pPr>
      <w:ins w:id="119" w:author="Arnaud Taddei" w:date="2022-08-30T11:15:00Z">
        <w:r w:rsidRPr="000759C9">
          <w:rPr>
            <w:rFonts w:eastAsia="Times New Roman"/>
            <w:color w:val="000000"/>
            <w:lang w:eastAsia="en-GB"/>
            <w:rPrChange w:id="120" w:author="Arnaud Taddei" w:date="2022-08-30T11:16:00Z">
              <w:rPr>
                <w:rFonts w:ascii="Calibri" w:eastAsia="Times New Roman" w:hAnsi="Calibri" w:cs="Calibri"/>
                <w:color w:val="000000"/>
                <w:sz w:val="22"/>
                <w:szCs w:val="22"/>
                <w:lang w:eastAsia="en-GB"/>
              </w:rPr>
            </w:rPrChange>
          </w:rPr>
          <w:t>That suddenly Resolution 50 brings a new context where this work item is becoming extremely relevant and perhaps a mandatory pre-requisite</w:t>
        </w:r>
      </w:ins>
    </w:p>
    <w:p w14:paraId="3CD1B57C" w14:textId="77777777" w:rsidR="000759C9" w:rsidRPr="000759C9" w:rsidRDefault="000759C9" w:rsidP="000759C9">
      <w:pPr>
        <w:numPr>
          <w:ilvl w:val="0"/>
          <w:numId w:val="30"/>
        </w:numPr>
        <w:spacing w:before="0"/>
        <w:rPr>
          <w:ins w:id="121" w:author="Arnaud Taddei" w:date="2022-08-30T11:15:00Z"/>
          <w:rFonts w:eastAsia="Times New Roman"/>
          <w:color w:val="000000"/>
          <w:lang w:eastAsia="en-GB"/>
          <w:rPrChange w:id="122" w:author="Arnaud Taddei" w:date="2022-08-30T11:16:00Z">
            <w:rPr>
              <w:ins w:id="123" w:author="Arnaud Taddei" w:date="2022-08-30T11:15:00Z"/>
              <w:rFonts w:ascii="Calibri" w:eastAsia="Times New Roman" w:hAnsi="Calibri" w:cs="Calibri"/>
              <w:color w:val="000000"/>
              <w:sz w:val="22"/>
              <w:szCs w:val="22"/>
              <w:lang w:eastAsia="en-GB"/>
            </w:rPr>
          </w:rPrChange>
        </w:rPr>
      </w:pPr>
      <w:ins w:id="124" w:author="Arnaud Taddei" w:date="2022-08-30T11:15:00Z">
        <w:r w:rsidRPr="000759C9">
          <w:rPr>
            <w:rFonts w:eastAsia="Times New Roman"/>
            <w:color w:val="000000"/>
            <w:lang w:eastAsia="en-GB"/>
            <w:rPrChange w:id="125" w:author="Arnaud Taddei" w:date="2022-08-30T11:16:00Z">
              <w:rPr>
                <w:rFonts w:ascii="Calibri" w:eastAsia="Times New Roman" w:hAnsi="Calibri" w:cs="Calibri"/>
                <w:color w:val="000000"/>
                <w:sz w:val="22"/>
                <w:szCs w:val="22"/>
                <w:lang w:eastAsia="en-GB"/>
              </w:rPr>
            </w:rPrChange>
          </w:rPr>
          <w:t>That the work could be continued on Reference Architectures (as per Resolution 50 instructs SG17)</w:t>
        </w:r>
      </w:ins>
    </w:p>
    <w:p w14:paraId="542C21CC" w14:textId="77777777" w:rsidR="000759C9" w:rsidRPr="000759C9" w:rsidRDefault="000759C9" w:rsidP="000759C9">
      <w:pPr>
        <w:numPr>
          <w:ilvl w:val="0"/>
          <w:numId w:val="30"/>
        </w:numPr>
        <w:spacing w:before="0"/>
        <w:rPr>
          <w:ins w:id="126" w:author="Arnaud Taddei" w:date="2022-08-30T11:15:00Z"/>
          <w:rFonts w:eastAsia="Times New Roman"/>
          <w:color w:val="000000"/>
          <w:lang w:eastAsia="en-GB"/>
          <w:rPrChange w:id="127" w:author="Arnaud Taddei" w:date="2022-08-30T11:16:00Z">
            <w:rPr>
              <w:ins w:id="128" w:author="Arnaud Taddei" w:date="2022-08-30T11:15:00Z"/>
              <w:rFonts w:ascii="Calibri" w:eastAsia="Times New Roman" w:hAnsi="Calibri" w:cs="Calibri"/>
              <w:color w:val="000000"/>
              <w:sz w:val="22"/>
              <w:szCs w:val="22"/>
              <w:lang w:eastAsia="en-GB"/>
            </w:rPr>
          </w:rPrChange>
        </w:rPr>
      </w:pPr>
      <w:ins w:id="129" w:author="Arnaud Taddei" w:date="2022-08-30T11:15:00Z">
        <w:r w:rsidRPr="000759C9">
          <w:rPr>
            <w:rFonts w:eastAsia="Times New Roman"/>
            <w:color w:val="000000"/>
            <w:lang w:eastAsia="en-GB"/>
            <w:rPrChange w:id="130" w:author="Arnaud Taddei" w:date="2022-08-30T11:16:00Z">
              <w:rPr>
                <w:rFonts w:ascii="Calibri" w:eastAsia="Times New Roman" w:hAnsi="Calibri" w:cs="Calibri"/>
                <w:color w:val="000000"/>
                <w:sz w:val="22"/>
                <w:szCs w:val="22"/>
                <w:lang w:eastAsia="en-GB"/>
              </w:rPr>
            </w:rPrChange>
          </w:rPr>
          <w:t>That the work of Q3 on X.1060 (bringing the services oriented capabilities) and work items in the incubation queue hosted by Q15, X.secadef and CG-SECAPA and X.icd-schemas have relationships to this work item</w:t>
        </w:r>
      </w:ins>
    </w:p>
    <w:p w14:paraId="3C198173" w14:textId="1A449A7D" w:rsidR="000759C9" w:rsidRDefault="000759C9" w:rsidP="000759C9">
      <w:pPr>
        <w:numPr>
          <w:ilvl w:val="0"/>
          <w:numId w:val="30"/>
        </w:numPr>
        <w:spacing w:before="0"/>
        <w:rPr>
          <w:ins w:id="131" w:author="Arnaud Taddei" w:date="2022-08-30T11:16:00Z"/>
          <w:rFonts w:eastAsia="Times New Roman"/>
          <w:color w:val="000000"/>
          <w:lang w:eastAsia="en-GB"/>
        </w:rPr>
      </w:pPr>
      <w:ins w:id="132" w:author="Arnaud Taddei" w:date="2022-08-30T11:15:00Z">
        <w:r w:rsidRPr="000759C9">
          <w:rPr>
            <w:rFonts w:eastAsia="Times New Roman"/>
            <w:color w:val="000000"/>
            <w:lang w:eastAsia="en-GB"/>
            <w:rPrChange w:id="133" w:author="Arnaud Taddei" w:date="2022-08-30T11:16:00Z">
              <w:rPr>
                <w:rFonts w:ascii="Calibri" w:eastAsia="Times New Roman" w:hAnsi="Calibri" w:cs="Calibri"/>
                <w:color w:val="000000"/>
                <w:sz w:val="22"/>
                <w:szCs w:val="22"/>
                <w:lang w:eastAsia="en-GB"/>
              </w:rPr>
            </w:rPrChange>
          </w:rPr>
          <w:t>That it was wise to bring this work item in Q1 and there may be the need to propose a TR per contribution to discuss this ‘Roadmap’ and help give clarity for further contributions and for coordination in SG17 work</w:t>
        </w:r>
      </w:ins>
    </w:p>
    <w:p w14:paraId="54E77DA8" w14:textId="77777777" w:rsidR="000759C9" w:rsidRPr="000759C9" w:rsidRDefault="000759C9">
      <w:pPr>
        <w:spacing w:before="0"/>
        <w:rPr>
          <w:ins w:id="134" w:author="Arnaud Taddei" w:date="2022-08-30T11:15:00Z"/>
          <w:rFonts w:eastAsia="Times New Roman"/>
          <w:color w:val="000000"/>
          <w:lang w:eastAsia="en-GB"/>
          <w:rPrChange w:id="135" w:author="Arnaud Taddei" w:date="2022-08-30T11:16:00Z">
            <w:rPr>
              <w:ins w:id="136" w:author="Arnaud Taddei" w:date="2022-08-30T11:15:00Z"/>
              <w:rFonts w:ascii="Calibri" w:eastAsia="Times New Roman" w:hAnsi="Calibri" w:cs="Calibri"/>
              <w:color w:val="000000"/>
              <w:sz w:val="22"/>
              <w:szCs w:val="22"/>
              <w:lang w:eastAsia="en-GB"/>
            </w:rPr>
          </w:rPrChange>
        </w:rPr>
        <w:pPrChange w:id="137" w:author="Arnaud Taddei" w:date="2022-08-30T11:16:00Z">
          <w:pPr>
            <w:numPr>
              <w:numId w:val="30"/>
            </w:numPr>
            <w:tabs>
              <w:tab w:val="num" w:pos="720"/>
            </w:tabs>
            <w:spacing w:before="0"/>
            <w:ind w:left="720" w:hanging="360"/>
          </w:pPr>
        </w:pPrChange>
      </w:pPr>
    </w:p>
    <w:p w14:paraId="3987F9A9" w14:textId="77777777" w:rsidR="000759C9" w:rsidRPr="000759C9" w:rsidRDefault="000759C9" w:rsidP="000759C9">
      <w:pPr>
        <w:spacing w:before="0"/>
        <w:rPr>
          <w:ins w:id="138" w:author="Arnaud Taddei" w:date="2022-08-30T11:15:00Z"/>
          <w:rFonts w:eastAsia="Times New Roman"/>
          <w:color w:val="000000"/>
          <w:lang w:eastAsia="en-GB"/>
          <w:rPrChange w:id="139" w:author="Arnaud Taddei" w:date="2022-08-30T11:16:00Z">
            <w:rPr>
              <w:ins w:id="140" w:author="Arnaud Taddei" w:date="2022-08-30T11:15:00Z"/>
              <w:rFonts w:ascii="Calibri" w:eastAsia="Times New Roman" w:hAnsi="Calibri" w:cs="Calibri"/>
              <w:color w:val="000000"/>
              <w:sz w:val="22"/>
              <w:szCs w:val="22"/>
              <w:lang w:eastAsia="en-GB"/>
            </w:rPr>
          </w:rPrChange>
        </w:rPr>
      </w:pPr>
      <w:ins w:id="141" w:author="Arnaud Taddei" w:date="2022-08-30T11:15:00Z">
        <w:r w:rsidRPr="000759C9">
          <w:rPr>
            <w:rFonts w:eastAsia="Times New Roman"/>
            <w:color w:val="000000"/>
            <w:lang w:eastAsia="en-GB"/>
            <w:rPrChange w:id="142" w:author="Arnaud Taddei" w:date="2022-08-30T11:16:00Z">
              <w:rPr>
                <w:rFonts w:ascii="Calibri" w:eastAsia="Times New Roman" w:hAnsi="Calibri" w:cs="Calibri"/>
                <w:color w:val="000000"/>
                <w:sz w:val="22"/>
                <w:szCs w:val="22"/>
                <w:lang w:eastAsia="en-GB"/>
              </w:rPr>
            </w:rPrChange>
          </w:rPr>
          <w:t>3) Notes for the editors for the next revision</w:t>
        </w:r>
      </w:ins>
    </w:p>
    <w:p w14:paraId="30819CEA" w14:textId="77777777" w:rsidR="000759C9" w:rsidRPr="000759C9" w:rsidRDefault="000759C9" w:rsidP="000759C9">
      <w:pPr>
        <w:numPr>
          <w:ilvl w:val="0"/>
          <w:numId w:val="31"/>
        </w:numPr>
        <w:spacing w:before="0"/>
        <w:rPr>
          <w:ins w:id="143" w:author="Arnaud Taddei" w:date="2022-08-30T11:15:00Z"/>
          <w:rFonts w:eastAsia="Times New Roman"/>
          <w:color w:val="000000"/>
          <w:lang w:eastAsia="en-GB"/>
          <w:rPrChange w:id="144" w:author="Arnaud Taddei" w:date="2022-08-30T11:16:00Z">
            <w:rPr>
              <w:ins w:id="145" w:author="Arnaud Taddei" w:date="2022-08-30T11:15:00Z"/>
              <w:rFonts w:ascii="Calibri" w:eastAsia="Times New Roman" w:hAnsi="Calibri" w:cs="Calibri"/>
              <w:color w:val="000000"/>
              <w:sz w:val="22"/>
              <w:szCs w:val="22"/>
              <w:lang w:eastAsia="en-GB"/>
            </w:rPr>
          </w:rPrChange>
        </w:rPr>
      </w:pPr>
      <w:ins w:id="146" w:author="Arnaud Taddei" w:date="2022-08-30T11:15:00Z">
        <w:r w:rsidRPr="000759C9">
          <w:rPr>
            <w:rFonts w:eastAsia="Times New Roman"/>
            <w:color w:val="000000"/>
            <w:lang w:eastAsia="en-GB"/>
            <w:rPrChange w:id="147" w:author="Arnaud Taddei" w:date="2022-08-30T11:16:00Z">
              <w:rPr>
                <w:rFonts w:ascii="Calibri" w:eastAsia="Times New Roman" w:hAnsi="Calibri" w:cs="Calibri"/>
                <w:color w:val="000000"/>
                <w:sz w:val="22"/>
                <w:szCs w:val="22"/>
                <w:lang w:eastAsia="en-GB"/>
              </w:rPr>
            </w:rPrChange>
          </w:rPr>
          <w:t>Do we need to keep the definition of system as it is not normative in ISO documentation (and can’t we keep it only to define ’system of interest’)</w:t>
        </w:r>
      </w:ins>
    </w:p>
    <w:p w14:paraId="776D92A6" w14:textId="77777777" w:rsidR="000759C9" w:rsidRPr="000759C9" w:rsidRDefault="000759C9" w:rsidP="000759C9">
      <w:pPr>
        <w:numPr>
          <w:ilvl w:val="0"/>
          <w:numId w:val="31"/>
        </w:numPr>
        <w:spacing w:before="0"/>
        <w:rPr>
          <w:ins w:id="148" w:author="Arnaud Taddei" w:date="2022-08-30T11:15:00Z"/>
          <w:rFonts w:eastAsia="Times New Roman"/>
          <w:color w:val="000000"/>
          <w:lang w:eastAsia="en-GB"/>
          <w:rPrChange w:id="149" w:author="Arnaud Taddei" w:date="2022-08-30T11:16:00Z">
            <w:rPr>
              <w:ins w:id="150" w:author="Arnaud Taddei" w:date="2022-08-30T11:15:00Z"/>
              <w:rFonts w:ascii="Calibri" w:eastAsia="Times New Roman" w:hAnsi="Calibri" w:cs="Calibri"/>
              <w:color w:val="000000"/>
              <w:sz w:val="22"/>
              <w:szCs w:val="22"/>
              <w:lang w:eastAsia="en-GB"/>
            </w:rPr>
          </w:rPrChange>
        </w:rPr>
      </w:pPr>
      <w:ins w:id="151" w:author="Arnaud Taddei" w:date="2022-08-30T11:15:00Z">
        <w:r w:rsidRPr="000759C9">
          <w:rPr>
            <w:rFonts w:eastAsia="Times New Roman"/>
            <w:color w:val="000000"/>
            <w:lang w:eastAsia="en-GB"/>
            <w:rPrChange w:id="152" w:author="Arnaud Taddei" w:date="2022-08-30T11:16:00Z">
              <w:rPr>
                <w:rFonts w:ascii="Calibri" w:eastAsia="Times New Roman" w:hAnsi="Calibri" w:cs="Calibri"/>
                <w:color w:val="000000"/>
                <w:sz w:val="22"/>
                <w:szCs w:val="22"/>
                <w:lang w:eastAsia="en-GB"/>
              </w:rPr>
            </w:rPrChange>
          </w:rPr>
          <w:t>That there are many other characteristics needed beyond those of trustworthiness (e.g adaptability, compatibility, etc.)</w:t>
        </w:r>
      </w:ins>
    </w:p>
    <w:p w14:paraId="419FDBBF" w14:textId="78896842" w:rsidR="000759C9" w:rsidRPr="000759C9" w:rsidRDefault="000759C9" w:rsidP="000759C9">
      <w:pPr>
        <w:numPr>
          <w:ilvl w:val="0"/>
          <w:numId w:val="31"/>
        </w:numPr>
        <w:spacing w:before="0"/>
        <w:rPr>
          <w:ins w:id="153" w:author="Arnaud Taddei" w:date="2022-08-30T11:15:00Z"/>
          <w:rFonts w:eastAsia="Times New Roman"/>
          <w:color w:val="000000"/>
          <w:lang w:eastAsia="en-GB"/>
          <w:rPrChange w:id="154" w:author="Arnaud Taddei" w:date="2022-08-30T11:16:00Z">
            <w:rPr>
              <w:ins w:id="155" w:author="Arnaud Taddei" w:date="2022-08-30T11:15:00Z"/>
              <w:rFonts w:ascii="Calibri" w:eastAsia="Times New Roman" w:hAnsi="Calibri" w:cs="Calibri"/>
              <w:color w:val="000000"/>
              <w:sz w:val="22"/>
              <w:szCs w:val="22"/>
              <w:lang w:eastAsia="en-GB"/>
            </w:rPr>
          </w:rPrChange>
        </w:rPr>
      </w:pPr>
      <w:ins w:id="156" w:author="Arnaud Taddei" w:date="2022-08-30T11:15:00Z">
        <w:r w:rsidRPr="000759C9">
          <w:rPr>
            <w:rFonts w:eastAsia="Times New Roman"/>
            <w:color w:val="000000"/>
            <w:lang w:eastAsia="en-GB"/>
            <w:rPrChange w:id="157" w:author="Arnaud Taddei" w:date="2022-08-30T11:16:00Z">
              <w:rPr>
                <w:rFonts w:ascii="Calibri" w:eastAsia="Times New Roman" w:hAnsi="Calibri" w:cs="Calibri"/>
                <w:color w:val="000000"/>
                <w:sz w:val="22"/>
                <w:szCs w:val="22"/>
                <w:lang w:eastAsia="en-GB"/>
              </w:rPr>
            </w:rPrChange>
          </w:rPr>
          <w:t>That this work is touching to the essence of the definition of security</w:t>
        </w:r>
      </w:ins>
    </w:p>
    <w:p w14:paraId="17755AFA" w14:textId="77777777" w:rsidR="000759C9" w:rsidRDefault="000759C9" w:rsidP="000759C9"/>
    <w:p w14:paraId="278530D0" w14:textId="5944818B" w:rsidR="001A0ED9" w:rsidRDefault="001A0ED9" w:rsidP="008C5A9A"/>
    <w:p w14:paraId="05030773" w14:textId="77777777" w:rsidR="001A0ED9" w:rsidRDefault="001A0ED9" w:rsidP="001A0ED9">
      <w:pPr>
        <w:pStyle w:val="AnnexNotitle"/>
      </w:pPr>
      <w:r>
        <w:t xml:space="preserve">X.arch-design - </w:t>
      </w:r>
      <w:r w:rsidRPr="00AE5A66">
        <w:t xml:space="preserve">Design Principles and Best Practices </w:t>
      </w:r>
      <w:r>
        <w:t>for</w:t>
      </w:r>
      <w:r w:rsidRPr="00AE5A66">
        <w:t xml:space="preserve"> Security Architectures</w:t>
      </w:r>
    </w:p>
    <w:p w14:paraId="60416B57" w14:textId="77777777" w:rsidR="001A0ED9" w:rsidRDefault="001A0ED9" w:rsidP="001A0ED9">
      <w:pPr>
        <w:rPr>
          <w:lang w:eastAsia="en-US"/>
        </w:rPr>
      </w:pPr>
    </w:p>
    <w:p w14:paraId="48BFDB05" w14:textId="77777777" w:rsidR="001A0ED9" w:rsidRDefault="001A0ED9" w:rsidP="001A0ED9">
      <w:pPr>
        <w:rPr>
          <w:lang w:eastAsia="en-US"/>
        </w:rPr>
      </w:pPr>
      <w:r>
        <w:rPr>
          <w:lang w:eastAsia="en-US"/>
        </w:rPr>
        <w:t>Table of Contents</w:t>
      </w:r>
    </w:p>
    <w:p w14:paraId="6349BD41" w14:textId="68102397" w:rsidR="007520E3" w:rsidRDefault="001A0ED9">
      <w:pPr>
        <w:pStyle w:val="TOC1"/>
        <w:rPr>
          <w:ins w:id="158" w:author="Arnaud Taddei" w:date="2022-08-28T17:09:00Z"/>
          <w:rFonts w:asciiTheme="minorHAnsi" w:eastAsiaTheme="minorEastAsia" w:hAnsiTheme="minorHAnsi" w:cstheme="minorBidi"/>
          <w:szCs w:val="24"/>
          <w:lang w:eastAsia="en-GB"/>
        </w:rPr>
      </w:pPr>
      <w:r>
        <w:fldChar w:fldCharType="begin"/>
      </w:r>
      <w:r>
        <w:instrText xml:space="preserve"> TOC \o "1-3" \h \z \u </w:instrText>
      </w:r>
      <w:r>
        <w:fldChar w:fldCharType="separate"/>
      </w:r>
      <w:ins w:id="159" w:author="Arnaud Taddei" w:date="2022-08-28T17:09:00Z">
        <w:r w:rsidR="007520E3" w:rsidRPr="007F5A67">
          <w:rPr>
            <w:rStyle w:val="Hyperlink"/>
          </w:rPr>
          <w:fldChar w:fldCharType="begin"/>
        </w:r>
        <w:r w:rsidR="007520E3" w:rsidRPr="007F5A67">
          <w:rPr>
            <w:rStyle w:val="Hyperlink"/>
          </w:rPr>
          <w:instrText xml:space="preserve"> </w:instrText>
        </w:r>
        <w:r w:rsidR="007520E3">
          <w:instrText>HYPERLINK \l "_Toc112599006"</w:instrText>
        </w:r>
        <w:r w:rsidR="007520E3" w:rsidRPr="007F5A67">
          <w:rPr>
            <w:rStyle w:val="Hyperlink"/>
          </w:rPr>
          <w:instrText xml:space="preserve"> </w:instrText>
        </w:r>
        <w:r w:rsidR="007520E3" w:rsidRPr="007F5A67">
          <w:rPr>
            <w:rStyle w:val="Hyperlink"/>
          </w:rPr>
          <w:fldChar w:fldCharType="separate"/>
        </w:r>
        <w:r w:rsidR="007520E3" w:rsidRPr="007F5A67">
          <w:rPr>
            <w:rStyle w:val="Hyperlink"/>
          </w:rPr>
          <w:t>1</w:t>
        </w:r>
        <w:r w:rsidR="007520E3">
          <w:rPr>
            <w:rFonts w:asciiTheme="minorHAnsi" w:eastAsiaTheme="minorEastAsia" w:hAnsiTheme="minorHAnsi" w:cstheme="minorBidi"/>
            <w:szCs w:val="24"/>
            <w:lang w:eastAsia="en-GB"/>
          </w:rPr>
          <w:tab/>
        </w:r>
        <w:r w:rsidR="007520E3" w:rsidRPr="007F5A67">
          <w:rPr>
            <w:rStyle w:val="Hyperlink"/>
          </w:rPr>
          <w:t>Scope</w:t>
        </w:r>
        <w:r w:rsidR="007520E3">
          <w:rPr>
            <w:webHidden/>
          </w:rPr>
          <w:tab/>
        </w:r>
        <w:r w:rsidR="007520E3">
          <w:rPr>
            <w:webHidden/>
          </w:rPr>
          <w:fldChar w:fldCharType="begin"/>
        </w:r>
        <w:r w:rsidR="007520E3">
          <w:rPr>
            <w:webHidden/>
          </w:rPr>
          <w:instrText xml:space="preserve"> PAGEREF _Toc112599006 \h </w:instrText>
        </w:r>
      </w:ins>
      <w:r w:rsidR="007520E3">
        <w:rPr>
          <w:webHidden/>
        </w:rPr>
      </w:r>
      <w:r w:rsidR="007520E3">
        <w:rPr>
          <w:webHidden/>
        </w:rPr>
        <w:fldChar w:fldCharType="separate"/>
      </w:r>
      <w:ins w:id="160" w:author="Arnaud Taddei" w:date="2022-08-28T17:09:00Z">
        <w:r w:rsidR="007520E3">
          <w:rPr>
            <w:webHidden/>
          </w:rPr>
          <w:t>2</w:t>
        </w:r>
        <w:r w:rsidR="007520E3">
          <w:rPr>
            <w:webHidden/>
          </w:rPr>
          <w:fldChar w:fldCharType="end"/>
        </w:r>
        <w:r w:rsidR="007520E3" w:rsidRPr="007F5A67">
          <w:rPr>
            <w:rStyle w:val="Hyperlink"/>
          </w:rPr>
          <w:fldChar w:fldCharType="end"/>
        </w:r>
      </w:ins>
    </w:p>
    <w:p w14:paraId="1EEE4B3F" w14:textId="5B6FC54C" w:rsidR="007520E3" w:rsidRDefault="007520E3">
      <w:pPr>
        <w:pStyle w:val="TOC1"/>
        <w:rPr>
          <w:ins w:id="161" w:author="Arnaud Taddei" w:date="2022-08-28T17:09:00Z"/>
          <w:rFonts w:asciiTheme="minorHAnsi" w:eastAsiaTheme="minorEastAsia" w:hAnsiTheme="minorHAnsi" w:cstheme="minorBidi"/>
          <w:szCs w:val="24"/>
          <w:lang w:eastAsia="en-GB"/>
        </w:rPr>
      </w:pPr>
      <w:ins w:id="162" w:author="Arnaud Taddei" w:date="2022-08-28T17:09:00Z">
        <w:r w:rsidRPr="007F5A67">
          <w:rPr>
            <w:rStyle w:val="Hyperlink"/>
          </w:rPr>
          <w:fldChar w:fldCharType="begin"/>
        </w:r>
        <w:r w:rsidRPr="007F5A67">
          <w:rPr>
            <w:rStyle w:val="Hyperlink"/>
          </w:rPr>
          <w:instrText xml:space="preserve"> </w:instrText>
        </w:r>
        <w:r>
          <w:instrText>HYPERLINK \l "_Toc112599007"</w:instrText>
        </w:r>
        <w:r w:rsidRPr="007F5A67">
          <w:rPr>
            <w:rStyle w:val="Hyperlink"/>
          </w:rPr>
          <w:instrText xml:space="preserve"> </w:instrText>
        </w:r>
        <w:r w:rsidRPr="007F5A67">
          <w:rPr>
            <w:rStyle w:val="Hyperlink"/>
          </w:rPr>
          <w:fldChar w:fldCharType="separate"/>
        </w:r>
        <w:r w:rsidRPr="007F5A67">
          <w:rPr>
            <w:rStyle w:val="Hyperlink"/>
          </w:rPr>
          <w:t>2</w:t>
        </w:r>
        <w:r>
          <w:rPr>
            <w:rFonts w:asciiTheme="minorHAnsi" w:eastAsiaTheme="minorEastAsia" w:hAnsiTheme="minorHAnsi" w:cstheme="minorBidi"/>
            <w:szCs w:val="24"/>
            <w:lang w:eastAsia="en-GB"/>
          </w:rPr>
          <w:tab/>
        </w:r>
        <w:r w:rsidRPr="007F5A67">
          <w:rPr>
            <w:rStyle w:val="Hyperlink"/>
          </w:rPr>
          <w:t>References</w:t>
        </w:r>
        <w:r>
          <w:rPr>
            <w:webHidden/>
          </w:rPr>
          <w:tab/>
        </w:r>
        <w:r>
          <w:rPr>
            <w:webHidden/>
          </w:rPr>
          <w:fldChar w:fldCharType="begin"/>
        </w:r>
        <w:r>
          <w:rPr>
            <w:webHidden/>
          </w:rPr>
          <w:instrText xml:space="preserve"> PAGEREF _Toc112599007 \h </w:instrText>
        </w:r>
      </w:ins>
      <w:r>
        <w:rPr>
          <w:webHidden/>
        </w:rPr>
      </w:r>
      <w:r>
        <w:rPr>
          <w:webHidden/>
        </w:rPr>
        <w:fldChar w:fldCharType="separate"/>
      </w:r>
      <w:ins w:id="163" w:author="Arnaud Taddei" w:date="2022-08-28T17:09:00Z">
        <w:r>
          <w:rPr>
            <w:webHidden/>
          </w:rPr>
          <w:t>2</w:t>
        </w:r>
        <w:r>
          <w:rPr>
            <w:webHidden/>
          </w:rPr>
          <w:fldChar w:fldCharType="end"/>
        </w:r>
        <w:r w:rsidRPr="007F5A67">
          <w:rPr>
            <w:rStyle w:val="Hyperlink"/>
          </w:rPr>
          <w:fldChar w:fldCharType="end"/>
        </w:r>
      </w:ins>
    </w:p>
    <w:p w14:paraId="36C96131" w14:textId="34DE7E8B" w:rsidR="007520E3" w:rsidRDefault="007520E3">
      <w:pPr>
        <w:pStyle w:val="TOC2"/>
        <w:tabs>
          <w:tab w:val="left" w:pos="1531"/>
        </w:tabs>
        <w:rPr>
          <w:ins w:id="164" w:author="Arnaud Taddei" w:date="2022-08-28T17:09:00Z"/>
          <w:rFonts w:asciiTheme="minorHAnsi" w:eastAsiaTheme="minorEastAsia" w:hAnsiTheme="minorHAnsi" w:cstheme="minorBidi"/>
          <w:szCs w:val="24"/>
          <w:lang w:eastAsia="en-GB"/>
        </w:rPr>
      </w:pPr>
      <w:ins w:id="165" w:author="Arnaud Taddei" w:date="2022-08-28T17:09:00Z">
        <w:r w:rsidRPr="007F5A67">
          <w:rPr>
            <w:rStyle w:val="Hyperlink"/>
          </w:rPr>
          <w:fldChar w:fldCharType="begin"/>
        </w:r>
        <w:r w:rsidRPr="007F5A67">
          <w:rPr>
            <w:rStyle w:val="Hyperlink"/>
          </w:rPr>
          <w:instrText xml:space="preserve"> </w:instrText>
        </w:r>
        <w:r>
          <w:instrText>HYPERLINK \l "_Toc112599008"</w:instrText>
        </w:r>
        <w:r w:rsidRPr="007F5A67">
          <w:rPr>
            <w:rStyle w:val="Hyperlink"/>
          </w:rPr>
          <w:instrText xml:space="preserve"> </w:instrText>
        </w:r>
        <w:r w:rsidRPr="007F5A67">
          <w:rPr>
            <w:rStyle w:val="Hyperlink"/>
          </w:rPr>
          <w:fldChar w:fldCharType="separate"/>
        </w:r>
        <w:r w:rsidRPr="007F5A67">
          <w:rPr>
            <w:rStyle w:val="Hyperlink"/>
          </w:rPr>
          <w:t>2.1</w:t>
        </w:r>
        <w:r>
          <w:rPr>
            <w:rFonts w:asciiTheme="minorHAnsi" w:eastAsiaTheme="minorEastAsia" w:hAnsiTheme="minorHAnsi" w:cstheme="minorBidi"/>
            <w:szCs w:val="24"/>
            <w:lang w:eastAsia="en-GB"/>
          </w:rPr>
          <w:tab/>
        </w:r>
        <w:r w:rsidRPr="007F5A67">
          <w:rPr>
            <w:rStyle w:val="Hyperlink"/>
          </w:rPr>
          <w:t>Normative references</w:t>
        </w:r>
        <w:r>
          <w:rPr>
            <w:webHidden/>
          </w:rPr>
          <w:tab/>
        </w:r>
        <w:r>
          <w:rPr>
            <w:webHidden/>
          </w:rPr>
          <w:fldChar w:fldCharType="begin"/>
        </w:r>
        <w:r>
          <w:rPr>
            <w:webHidden/>
          </w:rPr>
          <w:instrText xml:space="preserve"> PAGEREF _Toc112599008 \h </w:instrText>
        </w:r>
      </w:ins>
      <w:r>
        <w:rPr>
          <w:webHidden/>
        </w:rPr>
      </w:r>
      <w:r>
        <w:rPr>
          <w:webHidden/>
        </w:rPr>
        <w:fldChar w:fldCharType="separate"/>
      </w:r>
      <w:ins w:id="166" w:author="Arnaud Taddei" w:date="2022-08-28T17:09:00Z">
        <w:r>
          <w:rPr>
            <w:webHidden/>
          </w:rPr>
          <w:t>2</w:t>
        </w:r>
        <w:r>
          <w:rPr>
            <w:webHidden/>
          </w:rPr>
          <w:fldChar w:fldCharType="end"/>
        </w:r>
        <w:r w:rsidRPr="007F5A67">
          <w:rPr>
            <w:rStyle w:val="Hyperlink"/>
          </w:rPr>
          <w:fldChar w:fldCharType="end"/>
        </w:r>
      </w:ins>
    </w:p>
    <w:p w14:paraId="66A25C35" w14:textId="29F7B6B0" w:rsidR="007520E3" w:rsidRDefault="007520E3">
      <w:pPr>
        <w:pStyle w:val="TOC3"/>
        <w:tabs>
          <w:tab w:val="left" w:pos="2269"/>
        </w:tabs>
        <w:rPr>
          <w:ins w:id="167" w:author="Arnaud Taddei" w:date="2022-08-28T17:09:00Z"/>
          <w:rFonts w:asciiTheme="minorHAnsi" w:eastAsiaTheme="minorEastAsia" w:hAnsiTheme="minorHAnsi" w:cstheme="minorBidi"/>
          <w:szCs w:val="24"/>
          <w:lang w:eastAsia="en-GB"/>
        </w:rPr>
      </w:pPr>
      <w:ins w:id="168" w:author="Arnaud Taddei" w:date="2022-08-28T17:09:00Z">
        <w:r w:rsidRPr="007F5A67">
          <w:rPr>
            <w:rStyle w:val="Hyperlink"/>
          </w:rPr>
          <w:fldChar w:fldCharType="begin"/>
        </w:r>
        <w:r w:rsidRPr="007F5A67">
          <w:rPr>
            <w:rStyle w:val="Hyperlink"/>
          </w:rPr>
          <w:instrText xml:space="preserve"> </w:instrText>
        </w:r>
        <w:r>
          <w:instrText>HYPERLINK \l "_Toc112599009"</w:instrText>
        </w:r>
        <w:r w:rsidRPr="007F5A67">
          <w:rPr>
            <w:rStyle w:val="Hyperlink"/>
          </w:rPr>
          <w:instrText xml:space="preserve"> </w:instrText>
        </w:r>
        <w:r w:rsidRPr="007F5A67">
          <w:rPr>
            <w:rStyle w:val="Hyperlink"/>
          </w:rPr>
          <w:fldChar w:fldCharType="separate"/>
        </w:r>
        <w:r w:rsidRPr="007F5A67">
          <w:rPr>
            <w:rStyle w:val="Hyperlink"/>
          </w:rPr>
          <w:t>2.1.1</w:t>
        </w:r>
        <w:r>
          <w:rPr>
            <w:rFonts w:asciiTheme="minorHAnsi" w:eastAsiaTheme="minorEastAsia" w:hAnsiTheme="minorHAnsi" w:cstheme="minorBidi"/>
            <w:szCs w:val="24"/>
            <w:lang w:eastAsia="en-GB"/>
          </w:rPr>
          <w:tab/>
        </w:r>
        <w:r w:rsidRPr="007F5A67">
          <w:rPr>
            <w:rStyle w:val="Hyperlink"/>
          </w:rPr>
          <w:t>Paired Recommendations | International Standards equivalent in technical content</w:t>
        </w:r>
        <w:r>
          <w:rPr>
            <w:webHidden/>
          </w:rPr>
          <w:tab/>
        </w:r>
        <w:r>
          <w:rPr>
            <w:webHidden/>
          </w:rPr>
          <w:fldChar w:fldCharType="begin"/>
        </w:r>
        <w:r>
          <w:rPr>
            <w:webHidden/>
          </w:rPr>
          <w:instrText xml:space="preserve"> PAGEREF _Toc112599009 \h </w:instrText>
        </w:r>
      </w:ins>
      <w:r>
        <w:rPr>
          <w:webHidden/>
        </w:rPr>
      </w:r>
      <w:r>
        <w:rPr>
          <w:webHidden/>
        </w:rPr>
        <w:fldChar w:fldCharType="separate"/>
      </w:r>
      <w:ins w:id="169" w:author="Arnaud Taddei" w:date="2022-08-28T17:09:00Z">
        <w:r>
          <w:rPr>
            <w:webHidden/>
          </w:rPr>
          <w:t>2</w:t>
        </w:r>
        <w:r>
          <w:rPr>
            <w:webHidden/>
          </w:rPr>
          <w:fldChar w:fldCharType="end"/>
        </w:r>
        <w:r w:rsidRPr="007F5A67">
          <w:rPr>
            <w:rStyle w:val="Hyperlink"/>
          </w:rPr>
          <w:fldChar w:fldCharType="end"/>
        </w:r>
      </w:ins>
    </w:p>
    <w:p w14:paraId="7DB83B10" w14:textId="346C1FDD" w:rsidR="007520E3" w:rsidRDefault="007520E3">
      <w:pPr>
        <w:pStyle w:val="TOC3"/>
        <w:tabs>
          <w:tab w:val="left" w:pos="2269"/>
        </w:tabs>
        <w:rPr>
          <w:ins w:id="170" w:author="Arnaud Taddei" w:date="2022-08-28T17:09:00Z"/>
          <w:rFonts w:asciiTheme="minorHAnsi" w:eastAsiaTheme="minorEastAsia" w:hAnsiTheme="minorHAnsi" w:cstheme="minorBidi"/>
          <w:szCs w:val="24"/>
          <w:lang w:eastAsia="en-GB"/>
        </w:rPr>
      </w:pPr>
      <w:ins w:id="171" w:author="Arnaud Taddei" w:date="2022-08-28T17:09:00Z">
        <w:r w:rsidRPr="007F5A67">
          <w:rPr>
            <w:rStyle w:val="Hyperlink"/>
          </w:rPr>
          <w:fldChar w:fldCharType="begin"/>
        </w:r>
        <w:r w:rsidRPr="007F5A67">
          <w:rPr>
            <w:rStyle w:val="Hyperlink"/>
          </w:rPr>
          <w:instrText xml:space="preserve"> </w:instrText>
        </w:r>
        <w:r>
          <w:instrText>HYPERLINK \l "_Toc112599010"</w:instrText>
        </w:r>
        <w:r w:rsidRPr="007F5A67">
          <w:rPr>
            <w:rStyle w:val="Hyperlink"/>
          </w:rPr>
          <w:instrText xml:space="preserve"> </w:instrText>
        </w:r>
        <w:r w:rsidRPr="007F5A67">
          <w:rPr>
            <w:rStyle w:val="Hyperlink"/>
          </w:rPr>
          <w:fldChar w:fldCharType="separate"/>
        </w:r>
        <w:r w:rsidRPr="007F5A67">
          <w:rPr>
            <w:rStyle w:val="Hyperlink"/>
          </w:rPr>
          <w:t>2.1.2</w:t>
        </w:r>
        <w:r>
          <w:rPr>
            <w:rFonts w:asciiTheme="minorHAnsi" w:eastAsiaTheme="minorEastAsia" w:hAnsiTheme="minorHAnsi" w:cstheme="minorBidi"/>
            <w:szCs w:val="24"/>
            <w:lang w:eastAsia="en-GB"/>
          </w:rPr>
          <w:tab/>
        </w:r>
        <w:r w:rsidRPr="007F5A67">
          <w:rPr>
            <w:rStyle w:val="Hyperlink"/>
          </w:rPr>
          <w:t>Other references</w:t>
        </w:r>
        <w:r>
          <w:rPr>
            <w:webHidden/>
          </w:rPr>
          <w:tab/>
        </w:r>
        <w:r>
          <w:rPr>
            <w:webHidden/>
          </w:rPr>
          <w:fldChar w:fldCharType="begin"/>
        </w:r>
        <w:r>
          <w:rPr>
            <w:webHidden/>
          </w:rPr>
          <w:instrText xml:space="preserve"> PAGEREF _Toc112599010 \h </w:instrText>
        </w:r>
      </w:ins>
      <w:r>
        <w:rPr>
          <w:webHidden/>
        </w:rPr>
      </w:r>
      <w:r>
        <w:rPr>
          <w:webHidden/>
        </w:rPr>
        <w:fldChar w:fldCharType="separate"/>
      </w:r>
      <w:ins w:id="172" w:author="Arnaud Taddei" w:date="2022-08-28T17:09:00Z">
        <w:r>
          <w:rPr>
            <w:webHidden/>
          </w:rPr>
          <w:t>2</w:t>
        </w:r>
        <w:r>
          <w:rPr>
            <w:webHidden/>
          </w:rPr>
          <w:fldChar w:fldCharType="end"/>
        </w:r>
        <w:r w:rsidRPr="007F5A67">
          <w:rPr>
            <w:rStyle w:val="Hyperlink"/>
          </w:rPr>
          <w:fldChar w:fldCharType="end"/>
        </w:r>
      </w:ins>
    </w:p>
    <w:p w14:paraId="1FBEBE8A" w14:textId="2B66B0E5" w:rsidR="007520E3" w:rsidRDefault="007520E3">
      <w:pPr>
        <w:pStyle w:val="TOC1"/>
        <w:rPr>
          <w:ins w:id="173" w:author="Arnaud Taddei" w:date="2022-08-28T17:09:00Z"/>
          <w:rFonts w:asciiTheme="minorHAnsi" w:eastAsiaTheme="minorEastAsia" w:hAnsiTheme="minorHAnsi" w:cstheme="minorBidi"/>
          <w:szCs w:val="24"/>
          <w:lang w:eastAsia="en-GB"/>
        </w:rPr>
      </w:pPr>
      <w:ins w:id="174" w:author="Arnaud Taddei" w:date="2022-08-28T17:09:00Z">
        <w:r w:rsidRPr="007F5A67">
          <w:rPr>
            <w:rStyle w:val="Hyperlink"/>
          </w:rPr>
          <w:lastRenderedPageBreak/>
          <w:fldChar w:fldCharType="begin"/>
        </w:r>
        <w:r w:rsidRPr="007F5A67">
          <w:rPr>
            <w:rStyle w:val="Hyperlink"/>
          </w:rPr>
          <w:instrText xml:space="preserve"> </w:instrText>
        </w:r>
        <w:r>
          <w:instrText>HYPERLINK \l "_Toc112599011"</w:instrText>
        </w:r>
        <w:r w:rsidRPr="007F5A67">
          <w:rPr>
            <w:rStyle w:val="Hyperlink"/>
          </w:rPr>
          <w:instrText xml:space="preserve"> </w:instrText>
        </w:r>
        <w:r w:rsidRPr="007F5A67">
          <w:rPr>
            <w:rStyle w:val="Hyperlink"/>
          </w:rPr>
          <w:fldChar w:fldCharType="separate"/>
        </w:r>
        <w:r w:rsidRPr="007F5A67">
          <w:rPr>
            <w:rStyle w:val="Hyperlink"/>
          </w:rPr>
          <w:t>3</w:t>
        </w:r>
        <w:r>
          <w:rPr>
            <w:rFonts w:asciiTheme="minorHAnsi" w:eastAsiaTheme="minorEastAsia" w:hAnsiTheme="minorHAnsi" w:cstheme="minorBidi"/>
            <w:szCs w:val="24"/>
            <w:lang w:eastAsia="en-GB"/>
          </w:rPr>
          <w:tab/>
        </w:r>
        <w:r w:rsidRPr="007F5A67">
          <w:rPr>
            <w:rStyle w:val="Hyperlink"/>
          </w:rPr>
          <w:t>Definitions</w:t>
        </w:r>
        <w:r>
          <w:rPr>
            <w:webHidden/>
          </w:rPr>
          <w:tab/>
        </w:r>
        <w:r>
          <w:rPr>
            <w:webHidden/>
          </w:rPr>
          <w:fldChar w:fldCharType="begin"/>
        </w:r>
        <w:r>
          <w:rPr>
            <w:webHidden/>
          </w:rPr>
          <w:instrText xml:space="preserve"> PAGEREF _Toc112599011 \h </w:instrText>
        </w:r>
      </w:ins>
      <w:r>
        <w:rPr>
          <w:webHidden/>
        </w:rPr>
      </w:r>
      <w:r>
        <w:rPr>
          <w:webHidden/>
        </w:rPr>
        <w:fldChar w:fldCharType="separate"/>
      </w:r>
      <w:ins w:id="175" w:author="Arnaud Taddei" w:date="2022-08-28T17:09:00Z">
        <w:r>
          <w:rPr>
            <w:webHidden/>
          </w:rPr>
          <w:t>3</w:t>
        </w:r>
        <w:r>
          <w:rPr>
            <w:webHidden/>
          </w:rPr>
          <w:fldChar w:fldCharType="end"/>
        </w:r>
        <w:r w:rsidRPr="007F5A67">
          <w:rPr>
            <w:rStyle w:val="Hyperlink"/>
          </w:rPr>
          <w:fldChar w:fldCharType="end"/>
        </w:r>
      </w:ins>
    </w:p>
    <w:p w14:paraId="73A072FF" w14:textId="5DCB2990" w:rsidR="007520E3" w:rsidRDefault="007520E3">
      <w:pPr>
        <w:pStyle w:val="TOC2"/>
        <w:tabs>
          <w:tab w:val="left" w:pos="1531"/>
        </w:tabs>
        <w:rPr>
          <w:ins w:id="176" w:author="Arnaud Taddei" w:date="2022-08-28T17:09:00Z"/>
          <w:rFonts w:asciiTheme="minorHAnsi" w:eastAsiaTheme="minorEastAsia" w:hAnsiTheme="minorHAnsi" w:cstheme="minorBidi"/>
          <w:szCs w:val="24"/>
          <w:lang w:eastAsia="en-GB"/>
        </w:rPr>
      </w:pPr>
      <w:ins w:id="177" w:author="Arnaud Taddei" w:date="2022-08-28T17:09:00Z">
        <w:r w:rsidRPr="007F5A67">
          <w:rPr>
            <w:rStyle w:val="Hyperlink"/>
          </w:rPr>
          <w:fldChar w:fldCharType="begin"/>
        </w:r>
        <w:r w:rsidRPr="007F5A67">
          <w:rPr>
            <w:rStyle w:val="Hyperlink"/>
          </w:rPr>
          <w:instrText xml:space="preserve"> </w:instrText>
        </w:r>
        <w:r>
          <w:instrText>HYPERLINK \l "_Toc112599012"</w:instrText>
        </w:r>
        <w:r w:rsidRPr="007F5A67">
          <w:rPr>
            <w:rStyle w:val="Hyperlink"/>
          </w:rPr>
          <w:instrText xml:space="preserve"> </w:instrText>
        </w:r>
        <w:r w:rsidRPr="007F5A67">
          <w:rPr>
            <w:rStyle w:val="Hyperlink"/>
          </w:rPr>
          <w:fldChar w:fldCharType="separate"/>
        </w:r>
        <w:r w:rsidRPr="007F5A67">
          <w:rPr>
            <w:rStyle w:val="Hyperlink"/>
          </w:rPr>
          <w:t>3.1</w:t>
        </w:r>
        <w:r>
          <w:rPr>
            <w:rFonts w:asciiTheme="minorHAnsi" w:eastAsiaTheme="minorEastAsia" w:hAnsiTheme="minorHAnsi" w:cstheme="minorBidi"/>
            <w:szCs w:val="24"/>
            <w:lang w:eastAsia="en-GB"/>
          </w:rPr>
          <w:tab/>
        </w:r>
        <w:r w:rsidRPr="007F5A67">
          <w:rPr>
            <w:rStyle w:val="Hyperlink"/>
          </w:rPr>
          <w:t>Terms defined elsewhere</w:t>
        </w:r>
        <w:r>
          <w:rPr>
            <w:webHidden/>
          </w:rPr>
          <w:tab/>
        </w:r>
        <w:r>
          <w:rPr>
            <w:webHidden/>
          </w:rPr>
          <w:fldChar w:fldCharType="begin"/>
        </w:r>
        <w:r>
          <w:rPr>
            <w:webHidden/>
          </w:rPr>
          <w:instrText xml:space="preserve"> PAGEREF _Toc112599012 \h </w:instrText>
        </w:r>
      </w:ins>
      <w:r>
        <w:rPr>
          <w:webHidden/>
        </w:rPr>
      </w:r>
      <w:r>
        <w:rPr>
          <w:webHidden/>
        </w:rPr>
        <w:fldChar w:fldCharType="separate"/>
      </w:r>
      <w:ins w:id="178" w:author="Arnaud Taddei" w:date="2022-08-28T17:09:00Z">
        <w:r>
          <w:rPr>
            <w:webHidden/>
          </w:rPr>
          <w:t>3</w:t>
        </w:r>
        <w:r>
          <w:rPr>
            <w:webHidden/>
          </w:rPr>
          <w:fldChar w:fldCharType="end"/>
        </w:r>
        <w:r w:rsidRPr="007F5A67">
          <w:rPr>
            <w:rStyle w:val="Hyperlink"/>
          </w:rPr>
          <w:fldChar w:fldCharType="end"/>
        </w:r>
      </w:ins>
    </w:p>
    <w:p w14:paraId="6D6889AF" w14:textId="1996300F" w:rsidR="007520E3" w:rsidRDefault="007520E3">
      <w:pPr>
        <w:pStyle w:val="TOC2"/>
        <w:tabs>
          <w:tab w:val="left" w:pos="1531"/>
        </w:tabs>
        <w:rPr>
          <w:ins w:id="179" w:author="Arnaud Taddei" w:date="2022-08-28T17:09:00Z"/>
          <w:rFonts w:asciiTheme="minorHAnsi" w:eastAsiaTheme="minorEastAsia" w:hAnsiTheme="minorHAnsi" w:cstheme="minorBidi"/>
          <w:szCs w:val="24"/>
          <w:lang w:eastAsia="en-GB"/>
        </w:rPr>
      </w:pPr>
      <w:ins w:id="180" w:author="Arnaud Taddei" w:date="2022-08-28T17:09:00Z">
        <w:r w:rsidRPr="007F5A67">
          <w:rPr>
            <w:rStyle w:val="Hyperlink"/>
          </w:rPr>
          <w:fldChar w:fldCharType="begin"/>
        </w:r>
        <w:r w:rsidRPr="007F5A67">
          <w:rPr>
            <w:rStyle w:val="Hyperlink"/>
          </w:rPr>
          <w:instrText xml:space="preserve"> </w:instrText>
        </w:r>
        <w:r>
          <w:instrText>HYPERLINK \l "_Toc112599013"</w:instrText>
        </w:r>
        <w:r w:rsidRPr="007F5A67">
          <w:rPr>
            <w:rStyle w:val="Hyperlink"/>
          </w:rPr>
          <w:instrText xml:space="preserve"> </w:instrText>
        </w:r>
        <w:r w:rsidRPr="007F5A67">
          <w:rPr>
            <w:rStyle w:val="Hyperlink"/>
          </w:rPr>
          <w:fldChar w:fldCharType="separate"/>
        </w:r>
        <w:r w:rsidRPr="007F5A67">
          <w:rPr>
            <w:rStyle w:val="Hyperlink"/>
          </w:rPr>
          <w:t>3.2</w:t>
        </w:r>
        <w:r>
          <w:rPr>
            <w:rFonts w:asciiTheme="minorHAnsi" w:eastAsiaTheme="minorEastAsia" w:hAnsiTheme="minorHAnsi" w:cstheme="minorBidi"/>
            <w:szCs w:val="24"/>
            <w:lang w:eastAsia="en-GB"/>
          </w:rPr>
          <w:tab/>
        </w:r>
        <w:r w:rsidRPr="007F5A67">
          <w:rPr>
            <w:rStyle w:val="Hyperlink"/>
          </w:rPr>
          <w:t>Terms defined in this Recommendation</w:t>
        </w:r>
        <w:r>
          <w:rPr>
            <w:webHidden/>
          </w:rPr>
          <w:tab/>
        </w:r>
        <w:r>
          <w:rPr>
            <w:webHidden/>
          </w:rPr>
          <w:fldChar w:fldCharType="begin"/>
        </w:r>
        <w:r>
          <w:rPr>
            <w:webHidden/>
          </w:rPr>
          <w:instrText xml:space="preserve"> PAGEREF _Toc112599013 \h </w:instrText>
        </w:r>
      </w:ins>
      <w:r>
        <w:rPr>
          <w:webHidden/>
        </w:rPr>
      </w:r>
      <w:r>
        <w:rPr>
          <w:webHidden/>
        </w:rPr>
        <w:fldChar w:fldCharType="separate"/>
      </w:r>
      <w:ins w:id="181" w:author="Arnaud Taddei" w:date="2022-08-28T17:09:00Z">
        <w:r>
          <w:rPr>
            <w:webHidden/>
          </w:rPr>
          <w:t>5</w:t>
        </w:r>
        <w:r>
          <w:rPr>
            <w:webHidden/>
          </w:rPr>
          <w:fldChar w:fldCharType="end"/>
        </w:r>
        <w:r w:rsidRPr="007F5A67">
          <w:rPr>
            <w:rStyle w:val="Hyperlink"/>
          </w:rPr>
          <w:fldChar w:fldCharType="end"/>
        </w:r>
      </w:ins>
    </w:p>
    <w:p w14:paraId="5E76F1E3" w14:textId="4430FCC0" w:rsidR="007520E3" w:rsidRDefault="007520E3">
      <w:pPr>
        <w:pStyle w:val="TOC1"/>
        <w:rPr>
          <w:ins w:id="182" w:author="Arnaud Taddei" w:date="2022-08-28T17:09:00Z"/>
          <w:rFonts w:asciiTheme="minorHAnsi" w:eastAsiaTheme="minorEastAsia" w:hAnsiTheme="minorHAnsi" w:cstheme="minorBidi"/>
          <w:szCs w:val="24"/>
          <w:lang w:eastAsia="en-GB"/>
        </w:rPr>
      </w:pPr>
      <w:ins w:id="183" w:author="Arnaud Taddei" w:date="2022-08-28T17:09:00Z">
        <w:r w:rsidRPr="007F5A67">
          <w:rPr>
            <w:rStyle w:val="Hyperlink"/>
          </w:rPr>
          <w:fldChar w:fldCharType="begin"/>
        </w:r>
        <w:r w:rsidRPr="007F5A67">
          <w:rPr>
            <w:rStyle w:val="Hyperlink"/>
          </w:rPr>
          <w:instrText xml:space="preserve"> </w:instrText>
        </w:r>
        <w:r>
          <w:instrText>HYPERLINK \l "_Toc112599014"</w:instrText>
        </w:r>
        <w:r w:rsidRPr="007F5A67">
          <w:rPr>
            <w:rStyle w:val="Hyperlink"/>
          </w:rPr>
          <w:instrText xml:space="preserve"> </w:instrText>
        </w:r>
        <w:r w:rsidRPr="007F5A67">
          <w:rPr>
            <w:rStyle w:val="Hyperlink"/>
          </w:rPr>
          <w:fldChar w:fldCharType="separate"/>
        </w:r>
        <w:r w:rsidRPr="007F5A67">
          <w:rPr>
            <w:rStyle w:val="Hyperlink"/>
          </w:rPr>
          <w:t>4</w:t>
        </w:r>
        <w:r>
          <w:rPr>
            <w:rFonts w:asciiTheme="minorHAnsi" w:eastAsiaTheme="minorEastAsia" w:hAnsiTheme="minorHAnsi" w:cstheme="minorBidi"/>
            <w:szCs w:val="24"/>
            <w:lang w:eastAsia="en-GB"/>
          </w:rPr>
          <w:tab/>
        </w:r>
        <w:r w:rsidRPr="007F5A67">
          <w:rPr>
            <w:rStyle w:val="Hyperlink"/>
          </w:rPr>
          <w:t>Abbreviations and acronyms</w:t>
        </w:r>
        <w:r>
          <w:rPr>
            <w:webHidden/>
          </w:rPr>
          <w:tab/>
        </w:r>
        <w:r>
          <w:rPr>
            <w:webHidden/>
          </w:rPr>
          <w:fldChar w:fldCharType="begin"/>
        </w:r>
        <w:r>
          <w:rPr>
            <w:webHidden/>
          </w:rPr>
          <w:instrText xml:space="preserve"> PAGEREF _Toc112599014 \h </w:instrText>
        </w:r>
      </w:ins>
      <w:r>
        <w:rPr>
          <w:webHidden/>
        </w:rPr>
      </w:r>
      <w:r>
        <w:rPr>
          <w:webHidden/>
        </w:rPr>
        <w:fldChar w:fldCharType="separate"/>
      </w:r>
      <w:ins w:id="184" w:author="Arnaud Taddei" w:date="2022-08-28T17:09:00Z">
        <w:r>
          <w:rPr>
            <w:webHidden/>
          </w:rPr>
          <w:t>6</w:t>
        </w:r>
        <w:r>
          <w:rPr>
            <w:webHidden/>
          </w:rPr>
          <w:fldChar w:fldCharType="end"/>
        </w:r>
        <w:r w:rsidRPr="007F5A67">
          <w:rPr>
            <w:rStyle w:val="Hyperlink"/>
          </w:rPr>
          <w:fldChar w:fldCharType="end"/>
        </w:r>
      </w:ins>
    </w:p>
    <w:p w14:paraId="142A8049" w14:textId="453F5177" w:rsidR="007520E3" w:rsidRDefault="007520E3">
      <w:pPr>
        <w:pStyle w:val="TOC1"/>
        <w:rPr>
          <w:ins w:id="185" w:author="Arnaud Taddei" w:date="2022-08-28T17:09:00Z"/>
          <w:rFonts w:asciiTheme="minorHAnsi" w:eastAsiaTheme="minorEastAsia" w:hAnsiTheme="minorHAnsi" w:cstheme="minorBidi"/>
          <w:szCs w:val="24"/>
          <w:lang w:eastAsia="en-GB"/>
        </w:rPr>
      </w:pPr>
      <w:ins w:id="186" w:author="Arnaud Taddei" w:date="2022-08-28T17:09:00Z">
        <w:r w:rsidRPr="007F5A67">
          <w:rPr>
            <w:rStyle w:val="Hyperlink"/>
          </w:rPr>
          <w:fldChar w:fldCharType="begin"/>
        </w:r>
        <w:r w:rsidRPr="007F5A67">
          <w:rPr>
            <w:rStyle w:val="Hyperlink"/>
          </w:rPr>
          <w:instrText xml:space="preserve"> </w:instrText>
        </w:r>
        <w:r>
          <w:instrText>HYPERLINK \l "_Toc112599015"</w:instrText>
        </w:r>
        <w:r w:rsidRPr="007F5A67">
          <w:rPr>
            <w:rStyle w:val="Hyperlink"/>
          </w:rPr>
          <w:instrText xml:space="preserve"> </w:instrText>
        </w:r>
        <w:r w:rsidRPr="007F5A67">
          <w:rPr>
            <w:rStyle w:val="Hyperlink"/>
          </w:rPr>
          <w:fldChar w:fldCharType="separate"/>
        </w:r>
        <w:r w:rsidRPr="007F5A67">
          <w:rPr>
            <w:rStyle w:val="Hyperlink"/>
          </w:rPr>
          <w:t>5</w:t>
        </w:r>
        <w:r>
          <w:rPr>
            <w:rFonts w:asciiTheme="minorHAnsi" w:eastAsiaTheme="minorEastAsia" w:hAnsiTheme="minorHAnsi" w:cstheme="minorBidi"/>
            <w:szCs w:val="24"/>
            <w:lang w:eastAsia="en-GB"/>
          </w:rPr>
          <w:tab/>
        </w:r>
        <w:r w:rsidRPr="007F5A67">
          <w:rPr>
            <w:rStyle w:val="Hyperlink"/>
          </w:rPr>
          <w:t>Conventions</w:t>
        </w:r>
        <w:r>
          <w:rPr>
            <w:webHidden/>
          </w:rPr>
          <w:tab/>
        </w:r>
        <w:r>
          <w:rPr>
            <w:webHidden/>
          </w:rPr>
          <w:fldChar w:fldCharType="begin"/>
        </w:r>
        <w:r>
          <w:rPr>
            <w:webHidden/>
          </w:rPr>
          <w:instrText xml:space="preserve"> PAGEREF _Toc112599015 \h </w:instrText>
        </w:r>
      </w:ins>
      <w:r>
        <w:rPr>
          <w:webHidden/>
        </w:rPr>
      </w:r>
      <w:r>
        <w:rPr>
          <w:webHidden/>
        </w:rPr>
        <w:fldChar w:fldCharType="separate"/>
      </w:r>
      <w:ins w:id="187" w:author="Arnaud Taddei" w:date="2022-08-28T17:09:00Z">
        <w:r>
          <w:rPr>
            <w:webHidden/>
          </w:rPr>
          <w:t>6</w:t>
        </w:r>
        <w:r>
          <w:rPr>
            <w:webHidden/>
          </w:rPr>
          <w:fldChar w:fldCharType="end"/>
        </w:r>
        <w:r w:rsidRPr="007F5A67">
          <w:rPr>
            <w:rStyle w:val="Hyperlink"/>
          </w:rPr>
          <w:fldChar w:fldCharType="end"/>
        </w:r>
      </w:ins>
    </w:p>
    <w:p w14:paraId="3D883CCC" w14:textId="5589013E" w:rsidR="007520E3" w:rsidRDefault="007520E3">
      <w:pPr>
        <w:pStyle w:val="TOC1"/>
        <w:rPr>
          <w:ins w:id="188" w:author="Arnaud Taddei" w:date="2022-08-28T17:09:00Z"/>
          <w:rFonts w:asciiTheme="minorHAnsi" w:eastAsiaTheme="minorEastAsia" w:hAnsiTheme="minorHAnsi" w:cstheme="minorBidi"/>
          <w:szCs w:val="24"/>
          <w:lang w:eastAsia="en-GB"/>
        </w:rPr>
      </w:pPr>
      <w:ins w:id="189" w:author="Arnaud Taddei" w:date="2022-08-28T17:09:00Z">
        <w:r w:rsidRPr="007F5A67">
          <w:rPr>
            <w:rStyle w:val="Hyperlink"/>
          </w:rPr>
          <w:fldChar w:fldCharType="begin"/>
        </w:r>
        <w:r w:rsidRPr="007F5A67">
          <w:rPr>
            <w:rStyle w:val="Hyperlink"/>
          </w:rPr>
          <w:instrText xml:space="preserve"> </w:instrText>
        </w:r>
        <w:r>
          <w:instrText>HYPERLINK \l "_Toc112599016"</w:instrText>
        </w:r>
        <w:r w:rsidRPr="007F5A67">
          <w:rPr>
            <w:rStyle w:val="Hyperlink"/>
          </w:rPr>
          <w:instrText xml:space="preserve"> </w:instrText>
        </w:r>
        <w:r w:rsidRPr="007F5A67">
          <w:rPr>
            <w:rStyle w:val="Hyperlink"/>
          </w:rPr>
          <w:fldChar w:fldCharType="separate"/>
        </w:r>
        <w:r w:rsidRPr="007F5A67">
          <w:rPr>
            <w:rStyle w:val="Hyperlink"/>
          </w:rPr>
          <w:t>6</w:t>
        </w:r>
        <w:r>
          <w:rPr>
            <w:rFonts w:asciiTheme="minorHAnsi" w:eastAsiaTheme="minorEastAsia" w:hAnsiTheme="minorHAnsi" w:cstheme="minorBidi"/>
            <w:szCs w:val="24"/>
            <w:lang w:eastAsia="en-GB"/>
          </w:rPr>
          <w:tab/>
        </w:r>
        <w:r w:rsidRPr="007F5A67">
          <w:rPr>
            <w:rStyle w:val="Hyperlink"/>
          </w:rPr>
          <w:t>Security architectures scoping considerations</w:t>
        </w:r>
        <w:r>
          <w:rPr>
            <w:webHidden/>
          </w:rPr>
          <w:tab/>
        </w:r>
        <w:r>
          <w:rPr>
            <w:webHidden/>
          </w:rPr>
          <w:fldChar w:fldCharType="begin"/>
        </w:r>
        <w:r>
          <w:rPr>
            <w:webHidden/>
          </w:rPr>
          <w:instrText xml:space="preserve"> PAGEREF _Toc112599016 \h </w:instrText>
        </w:r>
      </w:ins>
      <w:r>
        <w:rPr>
          <w:webHidden/>
        </w:rPr>
      </w:r>
      <w:r>
        <w:rPr>
          <w:webHidden/>
        </w:rPr>
        <w:fldChar w:fldCharType="separate"/>
      </w:r>
      <w:ins w:id="190" w:author="Arnaud Taddei" w:date="2022-08-28T17:09:00Z">
        <w:r>
          <w:rPr>
            <w:webHidden/>
          </w:rPr>
          <w:t>6</w:t>
        </w:r>
        <w:r>
          <w:rPr>
            <w:webHidden/>
          </w:rPr>
          <w:fldChar w:fldCharType="end"/>
        </w:r>
        <w:r w:rsidRPr="007F5A67">
          <w:rPr>
            <w:rStyle w:val="Hyperlink"/>
          </w:rPr>
          <w:fldChar w:fldCharType="end"/>
        </w:r>
      </w:ins>
    </w:p>
    <w:p w14:paraId="2E913481" w14:textId="01599FE9" w:rsidR="007520E3" w:rsidRDefault="007520E3">
      <w:pPr>
        <w:pStyle w:val="TOC1"/>
        <w:rPr>
          <w:ins w:id="191" w:author="Arnaud Taddei" w:date="2022-08-28T17:09:00Z"/>
          <w:rFonts w:asciiTheme="minorHAnsi" w:eastAsiaTheme="minorEastAsia" w:hAnsiTheme="minorHAnsi" w:cstheme="minorBidi"/>
          <w:szCs w:val="24"/>
          <w:lang w:eastAsia="en-GB"/>
        </w:rPr>
      </w:pPr>
      <w:ins w:id="192" w:author="Arnaud Taddei" w:date="2022-08-28T17:09:00Z">
        <w:r w:rsidRPr="007F5A67">
          <w:rPr>
            <w:rStyle w:val="Hyperlink"/>
          </w:rPr>
          <w:fldChar w:fldCharType="begin"/>
        </w:r>
        <w:r w:rsidRPr="007F5A67">
          <w:rPr>
            <w:rStyle w:val="Hyperlink"/>
          </w:rPr>
          <w:instrText xml:space="preserve"> </w:instrText>
        </w:r>
        <w:r>
          <w:instrText>HYPERLINK \l "_Toc112599017"</w:instrText>
        </w:r>
        <w:r w:rsidRPr="007F5A67">
          <w:rPr>
            <w:rStyle w:val="Hyperlink"/>
          </w:rPr>
          <w:instrText xml:space="preserve"> </w:instrText>
        </w:r>
        <w:r w:rsidRPr="007F5A67">
          <w:rPr>
            <w:rStyle w:val="Hyperlink"/>
          </w:rPr>
          <w:fldChar w:fldCharType="separate"/>
        </w:r>
        <w:r w:rsidRPr="007F5A67">
          <w:rPr>
            <w:rStyle w:val="Hyperlink"/>
          </w:rPr>
          <w:t>7</w:t>
        </w:r>
        <w:r>
          <w:rPr>
            <w:rFonts w:asciiTheme="minorHAnsi" w:eastAsiaTheme="minorEastAsia" w:hAnsiTheme="minorHAnsi" w:cstheme="minorBidi"/>
            <w:szCs w:val="24"/>
            <w:lang w:eastAsia="en-GB"/>
          </w:rPr>
          <w:tab/>
        </w:r>
        <w:r w:rsidRPr="007F5A67">
          <w:rPr>
            <w:rStyle w:val="Hyperlink"/>
          </w:rPr>
          <w:t>General design considerations</w:t>
        </w:r>
        <w:r>
          <w:rPr>
            <w:webHidden/>
          </w:rPr>
          <w:tab/>
        </w:r>
        <w:r>
          <w:rPr>
            <w:webHidden/>
          </w:rPr>
          <w:fldChar w:fldCharType="begin"/>
        </w:r>
        <w:r>
          <w:rPr>
            <w:webHidden/>
          </w:rPr>
          <w:instrText xml:space="preserve"> PAGEREF _Toc112599017 \h </w:instrText>
        </w:r>
      </w:ins>
      <w:r>
        <w:rPr>
          <w:webHidden/>
        </w:rPr>
      </w:r>
      <w:r>
        <w:rPr>
          <w:webHidden/>
        </w:rPr>
        <w:fldChar w:fldCharType="separate"/>
      </w:r>
      <w:ins w:id="193" w:author="Arnaud Taddei" w:date="2022-08-28T17:09:00Z">
        <w:r>
          <w:rPr>
            <w:webHidden/>
          </w:rPr>
          <w:t>6</w:t>
        </w:r>
        <w:r>
          <w:rPr>
            <w:webHidden/>
          </w:rPr>
          <w:fldChar w:fldCharType="end"/>
        </w:r>
        <w:r w:rsidRPr="007F5A67">
          <w:rPr>
            <w:rStyle w:val="Hyperlink"/>
          </w:rPr>
          <w:fldChar w:fldCharType="end"/>
        </w:r>
      </w:ins>
    </w:p>
    <w:p w14:paraId="1397FCE7" w14:textId="4466C179" w:rsidR="007520E3" w:rsidRDefault="007520E3">
      <w:pPr>
        <w:pStyle w:val="TOC2"/>
        <w:tabs>
          <w:tab w:val="left" w:pos="1531"/>
        </w:tabs>
        <w:rPr>
          <w:ins w:id="194" w:author="Arnaud Taddei" w:date="2022-08-28T17:09:00Z"/>
          <w:rFonts w:asciiTheme="minorHAnsi" w:eastAsiaTheme="minorEastAsia" w:hAnsiTheme="minorHAnsi" w:cstheme="minorBidi"/>
          <w:szCs w:val="24"/>
          <w:lang w:eastAsia="en-GB"/>
        </w:rPr>
      </w:pPr>
      <w:ins w:id="195" w:author="Arnaud Taddei" w:date="2022-08-28T17:09:00Z">
        <w:r w:rsidRPr="007F5A67">
          <w:rPr>
            <w:rStyle w:val="Hyperlink"/>
          </w:rPr>
          <w:fldChar w:fldCharType="begin"/>
        </w:r>
        <w:r w:rsidRPr="007F5A67">
          <w:rPr>
            <w:rStyle w:val="Hyperlink"/>
          </w:rPr>
          <w:instrText xml:space="preserve"> </w:instrText>
        </w:r>
        <w:r>
          <w:instrText>HYPERLINK \l "_Toc112599018"</w:instrText>
        </w:r>
        <w:r w:rsidRPr="007F5A67">
          <w:rPr>
            <w:rStyle w:val="Hyperlink"/>
          </w:rPr>
          <w:instrText xml:space="preserve"> </w:instrText>
        </w:r>
        <w:r w:rsidRPr="007F5A67">
          <w:rPr>
            <w:rStyle w:val="Hyperlink"/>
          </w:rPr>
          <w:fldChar w:fldCharType="separate"/>
        </w:r>
        <w:r w:rsidRPr="007F5A67">
          <w:rPr>
            <w:rStyle w:val="Hyperlink"/>
          </w:rPr>
          <w:t>7.1</w:t>
        </w:r>
        <w:r>
          <w:rPr>
            <w:rFonts w:asciiTheme="minorHAnsi" w:eastAsiaTheme="minorEastAsia" w:hAnsiTheme="minorHAnsi" w:cstheme="minorBidi"/>
            <w:szCs w:val="24"/>
            <w:lang w:eastAsia="en-GB"/>
          </w:rPr>
          <w:tab/>
        </w:r>
        <w:r w:rsidRPr="007F5A67">
          <w:rPr>
            <w:rStyle w:val="Hyperlink"/>
          </w:rPr>
          <w:t>Architecture Life Cycle</w:t>
        </w:r>
        <w:r>
          <w:rPr>
            <w:webHidden/>
          </w:rPr>
          <w:tab/>
        </w:r>
        <w:r>
          <w:rPr>
            <w:webHidden/>
          </w:rPr>
          <w:fldChar w:fldCharType="begin"/>
        </w:r>
        <w:r>
          <w:rPr>
            <w:webHidden/>
          </w:rPr>
          <w:instrText xml:space="preserve"> PAGEREF _Toc112599018 \h </w:instrText>
        </w:r>
      </w:ins>
      <w:r>
        <w:rPr>
          <w:webHidden/>
        </w:rPr>
      </w:r>
      <w:r>
        <w:rPr>
          <w:webHidden/>
        </w:rPr>
        <w:fldChar w:fldCharType="separate"/>
      </w:r>
      <w:ins w:id="196" w:author="Arnaud Taddei" w:date="2022-08-28T17:09:00Z">
        <w:r>
          <w:rPr>
            <w:webHidden/>
          </w:rPr>
          <w:t>6</w:t>
        </w:r>
        <w:r>
          <w:rPr>
            <w:webHidden/>
          </w:rPr>
          <w:fldChar w:fldCharType="end"/>
        </w:r>
        <w:r w:rsidRPr="007F5A67">
          <w:rPr>
            <w:rStyle w:val="Hyperlink"/>
          </w:rPr>
          <w:fldChar w:fldCharType="end"/>
        </w:r>
      </w:ins>
    </w:p>
    <w:p w14:paraId="48CDDAB2" w14:textId="1DF84FBD" w:rsidR="007520E3" w:rsidRDefault="007520E3">
      <w:pPr>
        <w:pStyle w:val="TOC2"/>
        <w:tabs>
          <w:tab w:val="left" w:pos="1531"/>
        </w:tabs>
        <w:rPr>
          <w:ins w:id="197" w:author="Arnaud Taddei" w:date="2022-08-28T17:09:00Z"/>
          <w:rFonts w:asciiTheme="minorHAnsi" w:eastAsiaTheme="minorEastAsia" w:hAnsiTheme="minorHAnsi" w:cstheme="minorBidi"/>
          <w:szCs w:val="24"/>
          <w:lang w:eastAsia="en-GB"/>
        </w:rPr>
      </w:pPr>
      <w:ins w:id="198" w:author="Arnaud Taddei" w:date="2022-08-28T17:09:00Z">
        <w:r w:rsidRPr="007F5A67">
          <w:rPr>
            <w:rStyle w:val="Hyperlink"/>
          </w:rPr>
          <w:fldChar w:fldCharType="begin"/>
        </w:r>
        <w:r w:rsidRPr="007F5A67">
          <w:rPr>
            <w:rStyle w:val="Hyperlink"/>
          </w:rPr>
          <w:instrText xml:space="preserve"> </w:instrText>
        </w:r>
        <w:r>
          <w:instrText>HYPERLINK \l "_Toc112599019"</w:instrText>
        </w:r>
        <w:r w:rsidRPr="007F5A67">
          <w:rPr>
            <w:rStyle w:val="Hyperlink"/>
          </w:rPr>
          <w:instrText xml:space="preserve"> </w:instrText>
        </w:r>
        <w:r w:rsidRPr="007F5A67">
          <w:rPr>
            <w:rStyle w:val="Hyperlink"/>
          </w:rPr>
          <w:fldChar w:fldCharType="separate"/>
        </w:r>
        <w:r w:rsidRPr="007F5A67">
          <w:rPr>
            <w:rStyle w:val="Hyperlink"/>
          </w:rPr>
          <w:t>7.2</w:t>
        </w:r>
        <w:r>
          <w:rPr>
            <w:rFonts w:asciiTheme="minorHAnsi" w:eastAsiaTheme="minorEastAsia" w:hAnsiTheme="minorHAnsi" w:cstheme="minorBidi"/>
            <w:szCs w:val="24"/>
            <w:lang w:eastAsia="en-GB"/>
          </w:rPr>
          <w:tab/>
        </w:r>
        <w:r w:rsidRPr="007F5A67">
          <w:rPr>
            <w:rStyle w:val="Hyperlink"/>
          </w:rPr>
          <w:t>Architecture deliverables</w:t>
        </w:r>
        <w:r>
          <w:rPr>
            <w:webHidden/>
          </w:rPr>
          <w:tab/>
        </w:r>
        <w:r>
          <w:rPr>
            <w:webHidden/>
          </w:rPr>
          <w:fldChar w:fldCharType="begin"/>
        </w:r>
        <w:r>
          <w:rPr>
            <w:webHidden/>
          </w:rPr>
          <w:instrText xml:space="preserve"> PAGEREF _Toc112599019 \h </w:instrText>
        </w:r>
      </w:ins>
      <w:r>
        <w:rPr>
          <w:webHidden/>
        </w:rPr>
      </w:r>
      <w:r>
        <w:rPr>
          <w:webHidden/>
        </w:rPr>
        <w:fldChar w:fldCharType="separate"/>
      </w:r>
      <w:ins w:id="199" w:author="Arnaud Taddei" w:date="2022-08-28T17:09:00Z">
        <w:r>
          <w:rPr>
            <w:webHidden/>
          </w:rPr>
          <w:t>6</w:t>
        </w:r>
        <w:r>
          <w:rPr>
            <w:webHidden/>
          </w:rPr>
          <w:fldChar w:fldCharType="end"/>
        </w:r>
        <w:r w:rsidRPr="007F5A67">
          <w:rPr>
            <w:rStyle w:val="Hyperlink"/>
          </w:rPr>
          <w:fldChar w:fldCharType="end"/>
        </w:r>
      </w:ins>
    </w:p>
    <w:p w14:paraId="1C4BC205" w14:textId="0C7CD74A" w:rsidR="007520E3" w:rsidRDefault="007520E3">
      <w:pPr>
        <w:pStyle w:val="TOC2"/>
        <w:tabs>
          <w:tab w:val="left" w:pos="1531"/>
        </w:tabs>
        <w:rPr>
          <w:ins w:id="200" w:author="Arnaud Taddei" w:date="2022-08-28T17:09:00Z"/>
          <w:rFonts w:asciiTheme="minorHAnsi" w:eastAsiaTheme="minorEastAsia" w:hAnsiTheme="minorHAnsi" w:cstheme="minorBidi"/>
          <w:szCs w:val="24"/>
          <w:lang w:eastAsia="en-GB"/>
        </w:rPr>
      </w:pPr>
      <w:ins w:id="201" w:author="Arnaud Taddei" w:date="2022-08-28T17:09:00Z">
        <w:r w:rsidRPr="007F5A67">
          <w:rPr>
            <w:rStyle w:val="Hyperlink"/>
          </w:rPr>
          <w:fldChar w:fldCharType="begin"/>
        </w:r>
        <w:r w:rsidRPr="007F5A67">
          <w:rPr>
            <w:rStyle w:val="Hyperlink"/>
          </w:rPr>
          <w:instrText xml:space="preserve"> </w:instrText>
        </w:r>
        <w:r>
          <w:instrText>HYPERLINK \l "_Toc112599020"</w:instrText>
        </w:r>
        <w:r w:rsidRPr="007F5A67">
          <w:rPr>
            <w:rStyle w:val="Hyperlink"/>
          </w:rPr>
          <w:instrText xml:space="preserve"> </w:instrText>
        </w:r>
        <w:r w:rsidRPr="007F5A67">
          <w:rPr>
            <w:rStyle w:val="Hyperlink"/>
          </w:rPr>
          <w:fldChar w:fldCharType="separate"/>
        </w:r>
        <w:r w:rsidRPr="007F5A67">
          <w:rPr>
            <w:rStyle w:val="Hyperlink"/>
          </w:rPr>
          <w:t>7.3</w:t>
        </w:r>
        <w:r>
          <w:rPr>
            <w:rFonts w:asciiTheme="minorHAnsi" w:eastAsiaTheme="minorEastAsia" w:hAnsiTheme="minorHAnsi" w:cstheme="minorBidi"/>
            <w:szCs w:val="24"/>
            <w:lang w:eastAsia="en-GB"/>
          </w:rPr>
          <w:tab/>
        </w:r>
        <w:r w:rsidRPr="007F5A67">
          <w:rPr>
            <w:rStyle w:val="Hyperlink"/>
          </w:rPr>
          <w:t>Architect and Designer types</w:t>
        </w:r>
        <w:r>
          <w:rPr>
            <w:webHidden/>
          </w:rPr>
          <w:tab/>
        </w:r>
        <w:r>
          <w:rPr>
            <w:webHidden/>
          </w:rPr>
          <w:fldChar w:fldCharType="begin"/>
        </w:r>
        <w:r>
          <w:rPr>
            <w:webHidden/>
          </w:rPr>
          <w:instrText xml:space="preserve"> PAGEREF _Toc112599020 \h </w:instrText>
        </w:r>
      </w:ins>
      <w:r>
        <w:rPr>
          <w:webHidden/>
        </w:rPr>
      </w:r>
      <w:r>
        <w:rPr>
          <w:webHidden/>
        </w:rPr>
        <w:fldChar w:fldCharType="separate"/>
      </w:r>
      <w:ins w:id="202" w:author="Arnaud Taddei" w:date="2022-08-28T17:09:00Z">
        <w:r>
          <w:rPr>
            <w:webHidden/>
          </w:rPr>
          <w:t>6</w:t>
        </w:r>
        <w:r>
          <w:rPr>
            <w:webHidden/>
          </w:rPr>
          <w:fldChar w:fldCharType="end"/>
        </w:r>
        <w:r w:rsidRPr="007F5A67">
          <w:rPr>
            <w:rStyle w:val="Hyperlink"/>
          </w:rPr>
          <w:fldChar w:fldCharType="end"/>
        </w:r>
      </w:ins>
    </w:p>
    <w:p w14:paraId="215F0E1D" w14:textId="36400CB3" w:rsidR="007520E3" w:rsidRDefault="007520E3">
      <w:pPr>
        <w:pStyle w:val="TOC2"/>
        <w:tabs>
          <w:tab w:val="left" w:pos="1531"/>
        </w:tabs>
        <w:rPr>
          <w:ins w:id="203" w:author="Arnaud Taddei" w:date="2022-08-28T17:09:00Z"/>
          <w:rFonts w:asciiTheme="minorHAnsi" w:eastAsiaTheme="minorEastAsia" w:hAnsiTheme="minorHAnsi" w:cstheme="minorBidi"/>
          <w:szCs w:val="24"/>
          <w:lang w:eastAsia="en-GB"/>
        </w:rPr>
      </w:pPr>
      <w:ins w:id="204" w:author="Arnaud Taddei" w:date="2022-08-28T17:09:00Z">
        <w:r w:rsidRPr="007F5A67">
          <w:rPr>
            <w:rStyle w:val="Hyperlink"/>
          </w:rPr>
          <w:fldChar w:fldCharType="begin"/>
        </w:r>
        <w:r w:rsidRPr="007F5A67">
          <w:rPr>
            <w:rStyle w:val="Hyperlink"/>
          </w:rPr>
          <w:instrText xml:space="preserve"> </w:instrText>
        </w:r>
        <w:r>
          <w:instrText>HYPERLINK \l "_Toc112599021"</w:instrText>
        </w:r>
        <w:r w:rsidRPr="007F5A67">
          <w:rPr>
            <w:rStyle w:val="Hyperlink"/>
          </w:rPr>
          <w:instrText xml:space="preserve"> </w:instrText>
        </w:r>
        <w:r w:rsidRPr="007F5A67">
          <w:rPr>
            <w:rStyle w:val="Hyperlink"/>
          </w:rPr>
          <w:fldChar w:fldCharType="separate"/>
        </w:r>
        <w:r w:rsidRPr="007F5A67">
          <w:rPr>
            <w:rStyle w:val="Hyperlink"/>
          </w:rPr>
          <w:t>7.4</w:t>
        </w:r>
        <w:r>
          <w:rPr>
            <w:rFonts w:asciiTheme="minorHAnsi" w:eastAsiaTheme="minorEastAsia" w:hAnsiTheme="minorHAnsi" w:cstheme="minorBidi"/>
            <w:szCs w:val="24"/>
            <w:lang w:eastAsia="en-GB"/>
          </w:rPr>
          <w:tab/>
        </w:r>
        <w:r w:rsidRPr="007F5A67">
          <w:rPr>
            <w:rStyle w:val="Hyperlink"/>
          </w:rPr>
          <w:t>Design Principles</w:t>
        </w:r>
        <w:r>
          <w:rPr>
            <w:webHidden/>
          </w:rPr>
          <w:tab/>
        </w:r>
        <w:r>
          <w:rPr>
            <w:webHidden/>
          </w:rPr>
          <w:fldChar w:fldCharType="begin"/>
        </w:r>
        <w:r>
          <w:rPr>
            <w:webHidden/>
          </w:rPr>
          <w:instrText xml:space="preserve"> PAGEREF _Toc112599021 \h </w:instrText>
        </w:r>
      </w:ins>
      <w:r>
        <w:rPr>
          <w:webHidden/>
        </w:rPr>
      </w:r>
      <w:r>
        <w:rPr>
          <w:webHidden/>
        </w:rPr>
        <w:fldChar w:fldCharType="separate"/>
      </w:r>
      <w:ins w:id="205" w:author="Arnaud Taddei" w:date="2022-08-28T17:09:00Z">
        <w:r>
          <w:rPr>
            <w:webHidden/>
          </w:rPr>
          <w:t>7</w:t>
        </w:r>
        <w:r>
          <w:rPr>
            <w:webHidden/>
          </w:rPr>
          <w:fldChar w:fldCharType="end"/>
        </w:r>
        <w:r w:rsidRPr="007F5A67">
          <w:rPr>
            <w:rStyle w:val="Hyperlink"/>
          </w:rPr>
          <w:fldChar w:fldCharType="end"/>
        </w:r>
      </w:ins>
    </w:p>
    <w:p w14:paraId="56AD2F46" w14:textId="578C8D2C" w:rsidR="007520E3" w:rsidRDefault="007520E3">
      <w:pPr>
        <w:pStyle w:val="TOC3"/>
        <w:tabs>
          <w:tab w:val="left" w:pos="2269"/>
        </w:tabs>
        <w:rPr>
          <w:ins w:id="206" w:author="Arnaud Taddei" w:date="2022-08-28T17:09:00Z"/>
          <w:rFonts w:asciiTheme="minorHAnsi" w:eastAsiaTheme="minorEastAsia" w:hAnsiTheme="minorHAnsi" w:cstheme="minorBidi"/>
          <w:szCs w:val="24"/>
          <w:lang w:eastAsia="en-GB"/>
        </w:rPr>
      </w:pPr>
      <w:ins w:id="207" w:author="Arnaud Taddei" w:date="2022-08-28T17:09:00Z">
        <w:r w:rsidRPr="007F5A67">
          <w:rPr>
            <w:rStyle w:val="Hyperlink"/>
          </w:rPr>
          <w:fldChar w:fldCharType="begin"/>
        </w:r>
        <w:r w:rsidRPr="007F5A67">
          <w:rPr>
            <w:rStyle w:val="Hyperlink"/>
          </w:rPr>
          <w:instrText xml:space="preserve"> </w:instrText>
        </w:r>
        <w:r>
          <w:instrText>HYPERLINK \l "_Toc112599022"</w:instrText>
        </w:r>
        <w:r w:rsidRPr="007F5A67">
          <w:rPr>
            <w:rStyle w:val="Hyperlink"/>
          </w:rPr>
          <w:instrText xml:space="preserve"> </w:instrText>
        </w:r>
        <w:r w:rsidRPr="007F5A67">
          <w:rPr>
            <w:rStyle w:val="Hyperlink"/>
          </w:rPr>
          <w:fldChar w:fldCharType="separate"/>
        </w:r>
        <w:r w:rsidRPr="007F5A67">
          <w:rPr>
            <w:rStyle w:val="Hyperlink"/>
          </w:rPr>
          <w:t>7.4.1</w:t>
        </w:r>
        <w:r>
          <w:rPr>
            <w:rFonts w:asciiTheme="minorHAnsi" w:eastAsiaTheme="minorEastAsia" w:hAnsiTheme="minorHAnsi" w:cstheme="minorBidi"/>
            <w:szCs w:val="24"/>
            <w:lang w:eastAsia="en-GB"/>
          </w:rPr>
          <w:tab/>
        </w:r>
        <w:r w:rsidRPr="007F5A67">
          <w:rPr>
            <w:rStyle w:val="Hyperlink"/>
          </w:rPr>
          <w:t>Design Characteristics Categories</w:t>
        </w:r>
        <w:r>
          <w:rPr>
            <w:webHidden/>
          </w:rPr>
          <w:tab/>
        </w:r>
        <w:r>
          <w:rPr>
            <w:webHidden/>
          </w:rPr>
          <w:fldChar w:fldCharType="begin"/>
        </w:r>
        <w:r>
          <w:rPr>
            <w:webHidden/>
          </w:rPr>
          <w:instrText xml:space="preserve"> PAGEREF _Toc112599022 \h </w:instrText>
        </w:r>
      </w:ins>
      <w:r>
        <w:rPr>
          <w:webHidden/>
        </w:rPr>
      </w:r>
      <w:r>
        <w:rPr>
          <w:webHidden/>
        </w:rPr>
        <w:fldChar w:fldCharType="separate"/>
      </w:r>
      <w:ins w:id="208" w:author="Arnaud Taddei" w:date="2022-08-28T17:09:00Z">
        <w:r>
          <w:rPr>
            <w:webHidden/>
          </w:rPr>
          <w:t>7</w:t>
        </w:r>
        <w:r>
          <w:rPr>
            <w:webHidden/>
          </w:rPr>
          <w:fldChar w:fldCharType="end"/>
        </w:r>
        <w:r w:rsidRPr="007F5A67">
          <w:rPr>
            <w:rStyle w:val="Hyperlink"/>
          </w:rPr>
          <w:fldChar w:fldCharType="end"/>
        </w:r>
      </w:ins>
    </w:p>
    <w:p w14:paraId="4CFB67DF" w14:textId="215B8D4C" w:rsidR="007520E3" w:rsidRDefault="007520E3">
      <w:pPr>
        <w:pStyle w:val="TOC3"/>
        <w:tabs>
          <w:tab w:val="left" w:pos="2269"/>
        </w:tabs>
        <w:rPr>
          <w:ins w:id="209" w:author="Arnaud Taddei" w:date="2022-08-28T17:09:00Z"/>
          <w:rFonts w:asciiTheme="minorHAnsi" w:eastAsiaTheme="minorEastAsia" w:hAnsiTheme="minorHAnsi" w:cstheme="minorBidi"/>
          <w:szCs w:val="24"/>
          <w:lang w:eastAsia="en-GB"/>
        </w:rPr>
      </w:pPr>
      <w:ins w:id="210" w:author="Arnaud Taddei" w:date="2022-08-28T17:09:00Z">
        <w:r w:rsidRPr="007F5A67">
          <w:rPr>
            <w:rStyle w:val="Hyperlink"/>
          </w:rPr>
          <w:fldChar w:fldCharType="begin"/>
        </w:r>
        <w:r w:rsidRPr="007F5A67">
          <w:rPr>
            <w:rStyle w:val="Hyperlink"/>
          </w:rPr>
          <w:instrText xml:space="preserve"> </w:instrText>
        </w:r>
        <w:r>
          <w:instrText>HYPERLINK \l "_Toc112599023"</w:instrText>
        </w:r>
        <w:r w:rsidRPr="007F5A67">
          <w:rPr>
            <w:rStyle w:val="Hyperlink"/>
          </w:rPr>
          <w:instrText xml:space="preserve"> </w:instrText>
        </w:r>
        <w:r w:rsidRPr="007F5A67">
          <w:rPr>
            <w:rStyle w:val="Hyperlink"/>
          </w:rPr>
          <w:fldChar w:fldCharType="separate"/>
        </w:r>
        <w:r w:rsidRPr="007F5A67">
          <w:rPr>
            <w:rStyle w:val="Hyperlink"/>
          </w:rPr>
          <w:t>7.4.2</w:t>
        </w:r>
        <w:r>
          <w:rPr>
            <w:rFonts w:asciiTheme="minorHAnsi" w:eastAsiaTheme="minorEastAsia" w:hAnsiTheme="minorHAnsi" w:cstheme="minorBidi"/>
            <w:szCs w:val="24"/>
            <w:lang w:eastAsia="en-GB"/>
          </w:rPr>
          <w:tab/>
        </w:r>
        <w:r w:rsidRPr="007F5A67">
          <w:rPr>
            <w:rStyle w:val="Hyperlink"/>
          </w:rPr>
          <w:t>Functional Design Characteristics</w:t>
        </w:r>
        <w:r>
          <w:rPr>
            <w:webHidden/>
          </w:rPr>
          <w:tab/>
        </w:r>
        <w:r>
          <w:rPr>
            <w:webHidden/>
          </w:rPr>
          <w:fldChar w:fldCharType="begin"/>
        </w:r>
        <w:r>
          <w:rPr>
            <w:webHidden/>
          </w:rPr>
          <w:instrText xml:space="preserve"> PAGEREF _Toc112599023 \h </w:instrText>
        </w:r>
      </w:ins>
      <w:r>
        <w:rPr>
          <w:webHidden/>
        </w:rPr>
      </w:r>
      <w:r>
        <w:rPr>
          <w:webHidden/>
        </w:rPr>
        <w:fldChar w:fldCharType="separate"/>
      </w:r>
      <w:ins w:id="211" w:author="Arnaud Taddei" w:date="2022-08-28T17:09:00Z">
        <w:r>
          <w:rPr>
            <w:webHidden/>
          </w:rPr>
          <w:t>7</w:t>
        </w:r>
        <w:r>
          <w:rPr>
            <w:webHidden/>
          </w:rPr>
          <w:fldChar w:fldCharType="end"/>
        </w:r>
        <w:r w:rsidRPr="007F5A67">
          <w:rPr>
            <w:rStyle w:val="Hyperlink"/>
          </w:rPr>
          <w:fldChar w:fldCharType="end"/>
        </w:r>
      </w:ins>
    </w:p>
    <w:p w14:paraId="63CCAEE0" w14:textId="61EB4B14" w:rsidR="007520E3" w:rsidRDefault="007520E3">
      <w:pPr>
        <w:pStyle w:val="TOC3"/>
        <w:tabs>
          <w:tab w:val="left" w:pos="2269"/>
        </w:tabs>
        <w:rPr>
          <w:ins w:id="212" w:author="Arnaud Taddei" w:date="2022-08-28T17:09:00Z"/>
          <w:rFonts w:asciiTheme="minorHAnsi" w:eastAsiaTheme="minorEastAsia" w:hAnsiTheme="minorHAnsi" w:cstheme="minorBidi"/>
          <w:szCs w:val="24"/>
          <w:lang w:eastAsia="en-GB"/>
        </w:rPr>
      </w:pPr>
      <w:ins w:id="213" w:author="Arnaud Taddei" w:date="2022-08-28T17:09:00Z">
        <w:r w:rsidRPr="007F5A67">
          <w:rPr>
            <w:rStyle w:val="Hyperlink"/>
          </w:rPr>
          <w:fldChar w:fldCharType="begin"/>
        </w:r>
        <w:r w:rsidRPr="007F5A67">
          <w:rPr>
            <w:rStyle w:val="Hyperlink"/>
          </w:rPr>
          <w:instrText xml:space="preserve"> </w:instrText>
        </w:r>
        <w:r>
          <w:instrText>HYPERLINK \l "_Toc112599024"</w:instrText>
        </w:r>
        <w:r w:rsidRPr="007F5A67">
          <w:rPr>
            <w:rStyle w:val="Hyperlink"/>
          </w:rPr>
          <w:instrText xml:space="preserve"> </w:instrText>
        </w:r>
        <w:r w:rsidRPr="007F5A67">
          <w:rPr>
            <w:rStyle w:val="Hyperlink"/>
          </w:rPr>
          <w:fldChar w:fldCharType="separate"/>
        </w:r>
        <w:r w:rsidRPr="007F5A67">
          <w:rPr>
            <w:rStyle w:val="Hyperlink"/>
          </w:rPr>
          <w:t>7.4.3</w:t>
        </w:r>
        <w:r>
          <w:rPr>
            <w:rFonts w:asciiTheme="minorHAnsi" w:eastAsiaTheme="minorEastAsia" w:hAnsiTheme="minorHAnsi" w:cstheme="minorBidi"/>
            <w:szCs w:val="24"/>
            <w:lang w:eastAsia="en-GB"/>
          </w:rPr>
          <w:tab/>
        </w:r>
        <w:r w:rsidRPr="007F5A67">
          <w:rPr>
            <w:rStyle w:val="Hyperlink"/>
          </w:rPr>
          <w:t>Non-Functional Design Characteristics</w:t>
        </w:r>
        <w:r>
          <w:rPr>
            <w:webHidden/>
          </w:rPr>
          <w:tab/>
        </w:r>
        <w:r>
          <w:rPr>
            <w:webHidden/>
          </w:rPr>
          <w:fldChar w:fldCharType="begin"/>
        </w:r>
        <w:r>
          <w:rPr>
            <w:webHidden/>
          </w:rPr>
          <w:instrText xml:space="preserve"> PAGEREF _Toc112599024 \h </w:instrText>
        </w:r>
      </w:ins>
      <w:r>
        <w:rPr>
          <w:webHidden/>
        </w:rPr>
      </w:r>
      <w:r>
        <w:rPr>
          <w:webHidden/>
        </w:rPr>
        <w:fldChar w:fldCharType="separate"/>
      </w:r>
      <w:ins w:id="214" w:author="Arnaud Taddei" w:date="2022-08-28T17:09:00Z">
        <w:r>
          <w:rPr>
            <w:webHidden/>
          </w:rPr>
          <w:t>7</w:t>
        </w:r>
        <w:r>
          <w:rPr>
            <w:webHidden/>
          </w:rPr>
          <w:fldChar w:fldCharType="end"/>
        </w:r>
        <w:r w:rsidRPr="007F5A67">
          <w:rPr>
            <w:rStyle w:val="Hyperlink"/>
          </w:rPr>
          <w:fldChar w:fldCharType="end"/>
        </w:r>
      </w:ins>
    </w:p>
    <w:p w14:paraId="3E5DB18C" w14:textId="2086A20C" w:rsidR="007520E3" w:rsidRDefault="007520E3">
      <w:pPr>
        <w:pStyle w:val="TOC1"/>
        <w:rPr>
          <w:ins w:id="215" w:author="Arnaud Taddei" w:date="2022-08-28T17:09:00Z"/>
          <w:rFonts w:asciiTheme="minorHAnsi" w:eastAsiaTheme="minorEastAsia" w:hAnsiTheme="minorHAnsi" w:cstheme="minorBidi"/>
          <w:szCs w:val="24"/>
          <w:lang w:eastAsia="en-GB"/>
        </w:rPr>
      </w:pPr>
      <w:ins w:id="216" w:author="Arnaud Taddei" w:date="2022-08-28T17:09:00Z">
        <w:r w:rsidRPr="007F5A67">
          <w:rPr>
            <w:rStyle w:val="Hyperlink"/>
          </w:rPr>
          <w:fldChar w:fldCharType="begin"/>
        </w:r>
        <w:r w:rsidRPr="007F5A67">
          <w:rPr>
            <w:rStyle w:val="Hyperlink"/>
          </w:rPr>
          <w:instrText xml:space="preserve"> </w:instrText>
        </w:r>
        <w:r>
          <w:instrText>HYPERLINK \l "_Toc112599025"</w:instrText>
        </w:r>
        <w:r w:rsidRPr="007F5A67">
          <w:rPr>
            <w:rStyle w:val="Hyperlink"/>
          </w:rPr>
          <w:instrText xml:space="preserve"> </w:instrText>
        </w:r>
        <w:r w:rsidRPr="007F5A67">
          <w:rPr>
            <w:rStyle w:val="Hyperlink"/>
          </w:rPr>
          <w:fldChar w:fldCharType="separate"/>
        </w:r>
        <w:r w:rsidRPr="007F5A67">
          <w:rPr>
            <w:rStyle w:val="Hyperlink"/>
          </w:rPr>
          <w:t>8</w:t>
        </w:r>
        <w:r>
          <w:rPr>
            <w:rFonts w:asciiTheme="minorHAnsi" w:eastAsiaTheme="minorEastAsia" w:hAnsiTheme="minorHAnsi" w:cstheme="minorBidi"/>
            <w:szCs w:val="24"/>
            <w:lang w:eastAsia="en-GB"/>
          </w:rPr>
          <w:tab/>
        </w:r>
        <w:r w:rsidRPr="007F5A67">
          <w:rPr>
            <w:rStyle w:val="Hyperlink"/>
          </w:rPr>
          <w:t>Design development</w:t>
        </w:r>
        <w:r>
          <w:rPr>
            <w:webHidden/>
          </w:rPr>
          <w:tab/>
        </w:r>
        <w:r>
          <w:rPr>
            <w:webHidden/>
          </w:rPr>
          <w:fldChar w:fldCharType="begin"/>
        </w:r>
        <w:r>
          <w:rPr>
            <w:webHidden/>
          </w:rPr>
          <w:instrText xml:space="preserve"> PAGEREF _Toc112599025 \h </w:instrText>
        </w:r>
      </w:ins>
      <w:r>
        <w:rPr>
          <w:webHidden/>
        </w:rPr>
      </w:r>
      <w:r>
        <w:rPr>
          <w:webHidden/>
        </w:rPr>
        <w:fldChar w:fldCharType="separate"/>
      </w:r>
      <w:ins w:id="217" w:author="Arnaud Taddei" w:date="2022-08-28T17:09:00Z">
        <w:r>
          <w:rPr>
            <w:webHidden/>
          </w:rPr>
          <w:t>9</w:t>
        </w:r>
        <w:r>
          <w:rPr>
            <w:webHidden/>
          </w:rPr>
          <w:fldChar w:fldCharType="end"/>
        </w:r>
        <w:r w:rsidRPr="007F5A67">
          <w:rPr>
            <w:rStyle w:val="Hyperlink"/>
          </w:rPr>
          <w:fldChar w:fldCharType="end"/>
        </w:r>
      </w:ins>
    </w:p>
    <w:p w14:paraId="2B713076" w14:textId="560E1E21" w:rsidR="007520E3" w:rsidRDefault="007520E3">
      <w:pPr>
        <w:pStyle w:val="TOC2"/>
        <w:tabs>
          <w:tab w:val="left" w:pos="1531"/>
        </w:tabs>
        <w:rPr>
          <w:ins w:id="218" w:author="Arnaud Taddei" w:date="2022-08-28T17:09:00Z"/>
          <w:rFonts w:asciiTheme="minorHAnsi" w:eastAsiaTheme="minorEastAsia" w:hAnsiTheme="minorHAnsi" w:cstheme="minorBidi"/>
          <w:szCs w:val="24"/>
          <w:lang w:eastAsia="en-GB"/>
        </w:rPr>
      </w:pPr>
      <w:ins w:id="219" w:author="Arnaud Taddei" w:date="2022-08-28T17:09:00Z">
        <w:r w:rsidRPr="007F5A67">
          <w:rPr>
            <w:rStyle w:val="Hyperlink"/>
          </w:rPr>
          <w:fldChar w:fldCharType="begin"/>
        </w:r>
        <w:r w:rsidRPr="007F5A67">
          <w:rPr>
            <w:rStyle w:val="Hyperlink"/>
          </w:rPr>
          <w:instrText xml:space="preserve"> </w:instrText>
        </w:r>
        <w:r>
          <w:instrText>HYPERLINK \l "_Toc112599026"</w:instrText>
        </w:r>
        <w:r w:rsidRPr="007F5A67">
          <w:rPr>
            <w:rStyle w:val="Hyperlink"/>
          </w:rPr>
          <w:instrText xml:space="preserve"> </w:instrText>
        </w:r>
        <w:r w:rsidRPr="007F5A67">
          <w:rPr>
            <w:rStyle w:val="Hyperlink"/>
          </w:rPr>
          <w:fldChar w:fldCharType="separate"/>
        </w:r>
        <w:r w:rsidRPr="007F5A67">
          <w:rPr>
            <w:rStyle w:val="Hyperlink"/>
          </w:rPr>
          <w:t>8.1</w:t>
        </w:r>
        <w:r>
          <w:rPr>
            <w:rFonts w:asciiTheme="minorHAnsi" w:eastAsiaTheme="minorEastAsia" w:hAnsiTheme="minorHAnsi" w:cstheme="minorBidi"/>
            <w:szCs w:val="24"/>
            <w:lang w:eastAsia="en-GB"/>
          </w:rPr>
          <w:tab/>
        </w:r>
        <w:r w:rsidRPr="007F5A67">
          <w:rPr>
            <w:rStyle w:val="Hyperlink"/>
          </w:rPr>
          <w:t>Design evaluations</w:t>
        </w:r>
        <w:r>
          <w:rPr>
            <w:webHidden/>
          </w:rPr>
          <w:tab/>
        </w:r>
        <w:r>
          <w:rPr>
            <w:webHidden/>
          </w:rPr>
          <w:fldChar w:fldCharType="begin"/>
        </w:r>
        <w:r>
          <w:rPr>
            <w:webHidden/>
          </w:rPr>
          <w:instrText xml:space="preserve"> PAGEREF _Toc112599026 \h </w:instrText>
        </w:r>
      </w:ins>
      <w:r>
        <w:rPr>
          <w:webHidden/>
        </w:rPr>
      </w:r>
      <w:r>
        <w:rPr>
          <w:webHidden/>
        </w:rPr>
        <w:fldChar w:fldCharType="separate"/>
      </w:r>
      <w:ins w:id="220" w:author="Arnaud Taddei" w:date="2022-08-28T17:09:00Z">
        <w:r>
          <w:rPr>
            <w:webHidden/>
          </w:rPr>
          <w:t>9</w:t>
        </w:r>
        <w:r>
          <w:rPr>
            <w:webHidden/>
          </w:rPr>
          <w:fldChar w:fldCharType="end"/>
        </w:r>
        <w:r w:rsidRPr="007F5A67">
          <w:rPr>
            <w:rStyle w:val="Hyperlink"/>
          </w:rPr>
          <w:fldChar w:fldCharType="end"/>
        </w:r>
      </w:ins>
    </w:p>
    <w:p w14:paraId="305CE839" w14:textId="2422286A" w:rsidR="007520E3" w:rsidRDefault="007520E3">
      <w:pPr>
        <w:pStyle w:val="TOC2"/>
        <w:tabs>
          <w:tab w:val="left" w:pos="1531"/>
        </w:tabs>
        <w:rPr>
          <w:ins w:id="221" w:author="Arnaud Taddei" w:date="2022-08-28T17:09:00Z"/>
          <w:rFonts w:asciiTheme="minorHAnsi" w:eastAsiaTheme="minorEastAsia" w:hAnsiTheme="minorHAnsi" w:cstheme="minorBidi"/>
          <w:szCs w:val="24"/>
          <w:lang w:eastAsia="en-GB"/>
        </w:rPr>
      </w:pPr>
      <w:ins w:id="222" w:author="Arnaud Taddei" w:date="2022-08-28T17:09:00Z">
        <w:r w:rsidRPr="007F5A67">
          <w:rPr>
            <w:rStyle w:val="Hyperlink"/>
          </w:rPr>
          <w:fldChar w:fldCharType="begin"/>
        </w:r>
        <w:r w:rsidRPr="007F5A67">
          <w:rPr>
            <w:rStyle w:val="Hyperlink"/>
          </w:rPr>
          <w:instrText xml:space="preserve"> </w:instrText>
        </w:r>
        <w:r>
          <w:instrText>HYPERLINK \l "_Toc112599027"</w:instrText>
        </w:r>
        <w:r w:rsidRPr="007F5A67">
          <w:rPr>
            <w:rStyle w:val="Hyperlink"/>
          </w:rPr>
          <w:instrText xml:space="preserve"> </w:instrText>
        </w:r>
        <w:r w:rsidRPr="007F5A67">
          <w:rPr>
            <w:rStyle w:val="Hyperlink"/>
          </w:rPr>
          <w:fldChar w:fldCharType="separate"/>
        </w:r>
        <w:r w:rsidRPr="007F5A67">
          <w:rPr>
            <w:rStyle w:val="Hyperlink"/>
          </w:rPr>
          <w:t>8.2</w:t>
        </w:r>
        <w:r>
          <w:rPr>
            <w:rFonts w:asciiTheme="minorHAnsi" w:eastAsiaTheme="minorEastAsia" w:hAnsiTheme="minorHAnsi" w:cstheme="minorBidi"/>
            <w:szCs w:val="24"/>
            <w:lang w:eastAsia="en-GB"/>
          </w:rPr>
          <w:tab/>
        </w:r>
        <w:r w:rsidRPr="007F5A67">
          <w:rPr>
            <w:rStyle w:val="Hyperlink"/>
          </w:rPr>
          <w:t>Aggregation function</w:t>
        </w:r>
        <w:r>
          <w:rPr>
            <w:webHidden/>
          </w:rPr>
          <w:tab/>
        </w:r>
        <w:r>
          <w:rPr>
            <w:webHidden/>
          </w:rPr>
          <w:fldChar w:fldCharType="begin"/>
        </w:r>
        <w:r>
          <w:rPr>
            <w:webHidden/>
          </w:rPr>
          <w:instrText xml:space="preserve"> PAGEREF _Toc112599027 \h </w:instrText>
        </w:r>
      </w:ins>
      <w:r>
        <w:rPr>
          <w:webHidden/>
        </w:rPr>
      </w:r>
      <w:r>
        <w:rPr>
          <w:webHidden/>
        </w:rPr>
        <w:fldChar w:fldCharType="separate"/>
      </w:r>
      <w:ins w:id="223" w:author="Arnaud Taddei" w:date="2022-08-28T17:09:00Z">
        <w:r>
          <w:rPr>
            <w:webHidden/>
          </w:rPr>
          <w:t>9</w:t>
        </w:r>
        <w:r>
          <w:rPr>
            <w:webHidden/>
          </w:rPr>
          <w:fldChar w:fldCharType="end"/>
        </w:r>
        <w:r w:rsidRPr="007F5A67">
          <w:rPr>
            <w:rStyle w:val="Hyperlink"/>
          </w:rPr>
          <w:fldChar w:fldCharType="end"/>
        </w:r>
      </w:ins>
    </w:p>
    <w:p w14:paraId="7745A5E0" w14:textId="6FE582EE" w:rsidR="007520E3" w:rsidRDefault="007520E3">
      <w:pPr>
        <w:pStyle w:val="TOC2"/>
        <w:tabs>
          <w:tab w:val="left" w:pos="1531"/>
        </w:tabs>
        <w:rPr>
          <w:ins w:id="224" w:author="Arnaud Taddei" w:date="2022-08-28T17:09:00Z"/>
          <w:rFonts w:asciiTheme="minorHAnsi" w:eastAsiaTheme="minorEastAsia" w:hAnsiTheme="minorHAnsi" w:cstheme="minorBidi"/>
          <w:szCs w:val="24"/>
          <w:lang w:eastAsia="en-GB"/>
        </w:rPr>
      </w:pPr>
      <w:ins w:id="225" w:author="Arnaud Taddei" w:date="2022-08-28T17:09:00Z">
        <w:r w:rsidRPr="007F5A67">
          <w:rPr>
            <w:rStyle w:val="Hyperlink"/>
          </w:rPr>
          <w:fldChar w:fldCharType="begin"/>
        </w:r>
        <w:r w:rsidRPr="007F5A67">
          <w:rPr>
            <w:rStyle w:val="Hyperlink"/>
          </w:rPr>
          <w:instrText xml:space="preserve"> </w:instrText>
        </w:r>
        <w:r>
          <w:instrText>HYPERLINK \l "_Toc112599028"</w:instrText>
        </w:r>
        <w:r w:rsidRPr="007F5A67">
          <w:rPr>
            <w:rStyle w:val="Hyperlink"/>
          </w:rPr>
          <w:instrText xml:space="preserve"> </w:instrText>
        </w:r>
        <w:r w:rsidRPr="007F5A67">
          <w:rPr>
            <w:rStyle w:val="Hyperlink"/>
          </w:rPr>
          <w:fldChar w:fldCharType="separate"/>
        </w:r>
        <w:r w:rsidRPr="007F5A67">
          <w:rPr>
            <w:rStyle w:val="Hyperlink"/>
          </w:rPr>
          <w:t>8.3</w:t>
        </w:r>
        <w:r>
          <w:rPr>
            <w:rFonts w:asciiTheme="minorHAnsi" w:eastAsiaTheme="minorEastAsia" w:hAnsiTheme="minorHAnsi" w:cstheme="minorBidi"/>
            <w:szCs w:val="24"/>
            <w:lang w:eastAsia="en-GB"/>
          </w:rPr>
          <w:tab/>
        </w:r>
        <w:r w:rsidRPr="007F5A67">
          <w:rPr>
            <w:rStyle w:val="Hyperlink"/>
          </w:rPr>
          <w:t>Architectures comparison</w:t>
        </w:r>
        <w:r>
          <w:rPr>
            <w:webHidden/>
          </w:rPr>
          <w:tab/>
        </w:r>
        <w:r>
          <w:rPr>
            <w:webHidden/>
          </w:rPr>
          <w:fldChar w:fldCharType="begin"/>
        </w:r>
        <w:r>
          <w:rPr>
            <w:webHidden/>
          </w:rPr>
          <w:instrText xml:space="preserve"> PAGEREF _Toc112599028 \h </w:instrText>
        </w:r>
      </w:ins>
      <w:r>
        <w:rPr>
          <w:webHidden/>
        </w:rPr>
      </w:r>
      <w:r>
        <w:rPr>
          <w:webHidden/>
        </w:rPr>
        <w:fldChar w:fldCharType="separate"/>
      </w:r>
      <w:ins w:id="226" w:author="Arnaud Taddei" w:date="2022-08-28T17:09:00Z">
        <w:r>
          <w:rPr>
            <w:webHidden/>
          </w:rPr>
          <w:t>9</w:t>
        </w:r>
        <w:r>
          <w:rPr>
            <w:webHidden/>
          </w:rPr>
          <w:fldChar w:fldCharType="end"/>
        </w:r>
        <w:r w:rsidRPr="007F5A67">
          <w:rPr>
            <w:rStyle w:val="Hyperlink"/>
          </w:rPr>
          <w:fldChar w:fldCharType="end"/>
        </w:r>
      </w:ins>
    </w:p>
    <w:p w14:paraId="45F9740B" w14:textId="486C2C6C" w:rsidR="007520E3" w:rsidRDefault="007520E3">
      <w:pPr>
        <w:pStyle w:val="TOC2"/>
        <w:tabs>
          <w:tab w:val="left" w:pos="1531"/>
        </w:tabs>
        <w:rPr>
          <w:ins w:id="227" w:author="Arnaud Taddei" w:date="2022-08-28T17:09:00Z"/>
          <w:rFonts w:asciiTheme="minorHAnsi" w:eastAsiaTheme="minorEastAsia" w:hAnsiTheme="minorHAnsi" w:cstheme="minorBidi"/>
          <w:szCs w:val="24"/>
          <w:lang w:eastAsia="en-GB"/>
        </w:rPr>
      </w:pPr>
      <w:ins w:id="228" w:author="Arnaud Taddei" w:date="2022-08-28T17:09:00Z">
        <w:r w:rsidRPr="007F5A67">
          <w:rPr>
            <w:rStyle w:val="Hyperlink"/>
          </w:rPr>
          <w:fldChar w:fldCharType="begin"/>
        </w:r>
        <w:r w:rsidRPr="007F5A67">
          <w:rPr>
            <w:rStyle w:val="Hyperlink"/>
          </w:rPr>
          <w:instrText xml:space="preserve"> </w:instrText>
        </w:r>
        <w:r>
          <w:instrText>HYPERLINK \l "_Toc112599029"</w:instrText>
        </w:r>
        <w:r w:rsidRPr="007F5A67">
          <w:rPr>
            <w:rStyle w:val="Hyperlink"/>
          </w:rPr>
          <w:instrText xml:space="preserve"> </w:instrText>
        </w:r>
        <w:r w:rsidRPr="007F5A67">
          <w:rPr>
            <w:rStyle w:val="Hyperlink"/>
          </w:rPr>
          <w:fldChar w:fldCharType="separate"/>
        </w:r>
        <w:r w:rsidRPr="007F5A67">
          <w:rPr>
            <w:rStyle w:val="Hyperlink"/>
          </w:rPr>
          <w:t>8.4</w:t>
        </w:r>
        <w:r>
          <w:rPr>
            <w:rFonts w:asciiTheme="minorHAnsi" w:eastAsiaTheme="minorEastAsia" w:hAnsiTheme="minorHAnsi" w:cstheme="minorBidi"/>
            <w:szCs w:val="24"/>
            <w:lang w:eastAsia="en-GB"/>
          </w:rPr>
          <w:tab/>
        </w:r>
        <w:r w:rsidRPr="007F5A67">
          <w:rPr>
            <w:rStyle w:val="Hyperlink"/>
          </w:rPr>
          <w:t>Architectures optimization</w:t>
        </w:r>
        <w:r>
          <w:rPr>
            <w:webHidden/>
          </w:rPr>
          <w:tab/>
        </w:r>
        <w:r>
          <w:rPr>
            <w:webHidden/>
          </w:rPr>
          <w:fldChar w:fldCharType="begin"/>
        </w:r>
        <w:r>
          <w:rPr>
            <w:webHidden/>
          </w:rPr>
          <w:instrText xml:space="preserve"> PAGEREF _Toc112599029 \h </w:instrText>
        </w:r>
      </w:ins>
      <w:r>
        <w:rPr>
          <w:webHidden/>
        </w:rPr>
      </w:r>
      <w:r>
        <w:rPr>
          <w:webHidden/>
        </w:rPr>
        <w:fldChar w:fldCharType="separate"/>
      </w:r>
      <w:ins w:id="229" w:author="Arnaud Taddei" w:date="2022-08-28T17:09:00Z">
        <w:r>
          <w:rPr>
            <w:webHidden/>
          </w:rPr>
          <w:t>9</w:t>
        </w:r>
        <w:r>
          <w:rPr>
            <w:webHidden/>
          </w:rPr>
          <w:fldChar w:fldCharType="end"/>
        </w:r>
        <w:r w:rsidRPr="007F5A67">
          <w:rPr>
            <w:rStyle w:val="Hyperlink"/>
          </w:rPr>
          <w:fldChar w:fldCharType="end"/>
        </w:r>
      </w:ins>
    </w:p>
    <w:p w14:paraId="0DE5929B" w14:textId="3C8E7F19" w:rsidR="007520E3" w:rsidRDefault="007520E3">
      <w:pPr>
        <w:pStyle w:val="TOC2"/>
        <w:tabs>
          <w:tab w:val="left" w:pos="1531"/>
        </w:tabs>
        <w:rPr>
          <w:ins w:id="230" w:author="Arnaud Taddei" w:date="2022-08-28T17:09:00Z"/>
          <w:rFonts w:asciiTheme="minorHAnsi" w:eastAsiaTheme="minorEastAsia" w:hAnsiTheme="minorHAnsi" w:cstheme="minorBidi"/>
          <w:szCs w:val="24"/>
          <w:lang w:eastAsia="en-GB"/>
        </w:rPr>
      </w:pPr>
      <w:ins w:id="231" w:author="Arnaud Taddei" w:date="2022-08-28T17:09:00Z">
        <w:r w:rsidRPr="007F5A67">
          <w:rPr>
            <w:rStyle w:val="Hyperlink"/>
          </w:rPr>
          <w:fldChar w:fldCharType="begin"/>
        </w:r>
        <w:r w:rsidRPr="007F5A67">
          <w:rPr>
            <w:rStyle w:val="Hyperlink"/>
          </w:rPr>
          <w:instrText xml:space="preserve"> </w:instrText>
        </w:r>
        <w:r>
          <w:instrText>HYPERLINK \l "_Toc112599030"</w:instrText>
        </w:r>
        <w:r w:rsidRPr="007F5A67">
          <w:rPr>
            <w:rStyle w:val="Hyperlink"/>
          </w:rPr>
          <w:instrText xml:space="preserve"> </w:instrText>
        </w:r>
        <w:r w:rsidRPr="007F5A67">
          <w:rPr>
            <w:rStyle w:val="Hyperlink"/>
          </w:rPr>
          <w:fldChar w:fldCharType="separate"/>
        </w:r>
        <w:r w:rsidRPr="007F5A67">
          <w:rPr>
            <w:rStyle w:val="Hyperlink"/>
          </w:rPr>
          <w:t>8.5</w:t>
        </w:r>
        <w:r>
          <w:rPr>
            <w:rFonts w:asciiTheme="minorHAnsi" w:eastAsiaTheme="minorEastAsia" w:hAnsiTheme="minorHAnsi" w:cstheme="minorBidi"/>
            <w:szCs w:val="24"/>
            <w:lang w:eastAsia="en-GB"/>
          </w:rPr>
          <w:tab/>
        </w:r>
        <w:r w:rsidRPr="007F5A67">
          <w:rPr>
            <w:rStyle w:val="Hyperlink"/>
          </w:rPr>
          <w:t>Architectures categorization</w:t>
        </w:r>
        <w:r>
          <w:rPr>
            <w:webHidden/>
          </w:rPr>
          <w:tab/>
        </w:r>
        <w:r>
          <w:rPr>
            <w:webHidden/>
          </w:rPr>
          <w:fldChar w:fldCharType="begin"/>
        </w:r>
        <w:r>
          <w:rPr>
            <w:webHidden/>
          </w:rPr>
          <w:instrText xml:space="preserve"> PAGEREF _Toc112599030 \h </w:instrText>
        </w:r>
      </w:ins>
      <w:r>
        <w:rPr>
          <w:webHidden/>
        </w:rPr>
      </w:r>
      <w:r>
        <w:rPr>
          <w:webHidden/>
        </w:rPr>
        <w:fldChar w:fldCharType="separate"/>
      </w:r>
      <w:ins w:id="232" w:author="Arnaud Taddei" w:date="2022-08-28T17:09:00Z">
        <w:r>
          <w:rPr>
            <w:webHidden/>
          </w:rPr>
          <w:t>9</w:t>
        </w:r>
        <w:r>
          <w:rPr>
            <w:webHidden/>
          </w:rPr>
          <w:fldChar w:fldCharType="end"/>
        </w:r>
        <w:r w:rsidRPr="007F5A67">
          <w:rPr>
            <w:rStyle w:val="Hyperlink"/>
          </w:rPr>
          <w:fldChar w:fldCharType="end"/>
        </w:r>
      </w:ins>
    </w:p>
    <w:p w14:paraId="3B35F829" w14:textId="589F38C9" w:rsidR="007520E3" w:rsidRDefault="007520E3">
      <w:pPr>
        <w:pStyle w:val="TOC2"/>
        <w:tabs>
          <w:tab w:val="left" w:pos="1531"/>
        </w:tabs>
        <w:rPr>
          <w:ins w:id="233" w:author="Arnaud Taddei" w:date="2022-08-28T17:09:00Z"/>
          <w:rFonts w:asciiTheme="minorHAnsi" w:eastAsiaTheme="minorEastAsia" w:hAnsiTheme="minorHAnsi" w:cstheme="minorBidi"/>
          <w:szCs w:val="24"/>
          <w:lang w:eastAsia="en-GB"/>
        </w:rPr>
      </w:pPr>
      <w:ins w:id="234" w:author="Arnaud Taddei" w:date="2022-08-28T17:09:00Z">
        <w:r w:rsidRPr="007F5A67">
          <w:rPr>
            <w:rStyle w:val="Hyperlink"/>
          </w:rPr>
          <w:fldChar w:fldCharType="begin"/>
        </w:r>
        <w:r w:rsidRPr="007F5A67">
          <w:rPr>
            <w:rStyle w:val="Hyperlink"/>
          </w:rPr>
          <w:instrText xml:space="preserve"> </w:instrText>
        </w:r>
        <w:r>
          <w:instrText>HYPERLINK \l "_Toc112599031"</w:instrText>
        </w:r>
        <w:r w:rsidRPr="007F5A67">
          <w:rPr>
            <w:rStyle w:val="Hyperlink"/>
          </w:rPr>
          <w:instrText xml:space="preserve"> </w:instrText>
        </w:r>
        <w:r w:rsidRPr="007F5A67">
          <w:rPr>
            <w:rStyle w:val="Hyperlink"/>
          </w:rPr>
          <w:fldChar w:fldCharType="separate"/>
        </w:r>
        <w:r w:rsidRPr="007F5A67">
          <w:rPr>
            <w:rStyle w:val="Hyperlink"/>
          </w:rPr>
          <w:t>8.6</w:t>
        </w:r>
        <w:r>
          <w:rPr>
            <w:rFonts w:asciiTheme="minorHAnsi" w:eastAsiaTheme="minorEastAsia" w:hAnsiTheme="minorHAnsi" w:cstheme="minorBidi"/>
            <w:szCs w:val="24"/>
            <w:lang w:eastAsia="en-GB"/>
          </w:rPr>
          <w:tab/>
        </w:r>
        <w:r w:rsidRPr="007F5A67">
          <w:rPr>
            <w:rStyle w:val="Hyperlink"/>
          </w:rPr>
          <w:t>Architectures refactoring</w:t>
        </w:r>
        <w:r>
          <w:rPr>
            <w:webHidden/>
          </w:rPr>
          <w:tab/>
        </w:r>
        <w:r>
          <w:rPr>
            <w:webHidden/>
          </w:rPr>
          <w:fldChar w:fldCharType="begin"/>
        </w:r>
        <w:r>
          <w:rPr>
            <w:webHidden/>
          </w:rPr>
          <w:instrText xml:space="preserve"> PAGEREF _Toc112599031 \h </w:instrText>
        </w:r>
      </w:ins>
      <w:r>
        <w:rPr>
          <w:webHidden/>
        </w:rPr>
      </w:r>
      <w:r>
        <w:rPr>
          <w:webHidden/>
        </w:rPr>
        <w:fldChar w:fldCharType="separate"/>
      </w:r>
      <w:ins w:id="235" w:author="Arnaud Taddei" w:date="2022-08-28T17:09:00Z">
        <w:r>
          <w:rPr>
            <w:webHidden/>
          </w:rPr>
          <w:t>9</w:t>
        </w:r>
        <w:r>
          <w:rPr>
            <w:webHidden/>
          </w:rPr>
          <w:fldChar w:fldCharType="end"/>
        </w:r>
        <w:r w:rsidRPr="007F5A67">
          <w:rPr>
            <w:rStyle w:val="Hyperlink"/>
          </w:rPr>
          <w:fldChar w:fldCharType="end"/>
        </w:r>
      </w:ins>
    </w:p>
    <w:p w14:paraId="207E0B0C" w14:textId="5C2F6E0D" w:rsidR="007520E3" w:rsidRDefault="007520E3">
      <w:pPr>
        <w:pStyle w:val="TOC1"/>
        <w:rPr>
          <w:ins w:id="236" w:author="Arnaud Taddei" w:date="2022-08-28T17:09:00Z"/>
          <w:rFonts w:asciiTheme="minorHAnsi" w:eastAsiaTheme="minorEastAsia" w:hAnsiTheme="minorHAnsi" w:cstheme="minorBidi"/>
          <w:szCs w:val="24"/>
          <w:lang w:eastAsia="en-GB"/>
        </w:rPr>
      </w:pPr>
      <w:ins w:id="237" w:author="Arnaud Taddei" w:date="2022-08-28T17:09:00Z">
        <w:r w:rsidRPr="007F5A67">
          <w:rPr>
            <w:rStyle w:val="Hyperlink"/>
          </w:rPr>
          <w:fldChar w:fldCharType="begin"/>
        </w:r>
        <w:r w:rsidRPr="007F5A67">
          <w:rPr>
            <w:rStyle w:val="Hyperlink"/>
          </w:rPr>
          <w:instrText xml:space="preserve"> </w:instrText>
        </w:r>
        <w:r>
          <w:instrText>HYPERLINK \l "_Toc112599032"</w:instrText>
        </w:r>
        <w:r w:rsidRPr="007F5A67">
          <w:rPr>
            <w:rStyle w:val="Hyperlink"/>
          </w:rPr>
          <w:instrText xml:space="preserve"> </w:instrText>
        </w:r>
        <w:r w:rsidRPr="007F5A67">
          <w:rPr>
            <w:rStyle w:val="Hyperlink"/>
          </w:rPr>
          <w:fldChar w:fldCharType="separate"/>
        </w:r>
        <w:r w:rsidRPr="007F5A67">
          <w:rPr>
            <w:rStyle w:val="Hyperlink"/>
          </w:rPr>
          <w:t>9</w:t>
        </w:r>
        <w:r>
          <w:rPr>
            <w:rFonts w:asciiTheme="minorHAnsi" w:eastAsiaTheme="minorEastAsia" w:hAnsiTheme="minorHAnsi" w:cstheme="minorBidi"/>
            <w:szCs w:val="24"/>
            <w:lang w:eastAsia="en-GB"/>
          </w:rPr>
          <w:tab/>
        </w:r>
        <w:r w:rsidRPr="007F5A67">
          <w:rPr>
            <w:rStyle w:val="Hyperlink"/>
          </w:rPr>
          <w:t>Security architecture design</w:t>
        </w:r>
        <w:r>
          <w:rPr>
            <w:webHidden/>
          </w:rPr>
          <w:tab/>
        </w:r>
        <w:r>
          <w:rPr>
            <w:webHidden/>
          </w:rPr>
          <w:fldChar w:fldCharType="begin"/>
        </w:r>
        <w:r>
          <w:rPr>
            <w:webHidden/>
          </w:rPr>
          <w:instrText xml:space="preserve"> PAGEREF _Toc112599032 \h </w:instrText>
        </w:r>
      </w:ins>
      <w:r>
        <w:rPr>
          <w:webHidden/>
        </w:rPr>
      </w:r>
      <w:r>
        <w:rPr>
          <w:webHidden/>
        </w:rPr>
        <w:fldChar w:fldCharType="separate"/>
      </w:r>
      <w:ins w:id="238" w:author="Arnaud Taddei" w:date="2022-08-28T17:09:00Z">
        <w:r>
          <w:rPr>
            <w:webHidden/>
          </w:rPr>
          <w:t>9</w:t>
        </w:r>
        <w:r>
          <w:rPr>
            <w:webHidden/>
          </w:rPr>
          <w:fldChar w:fldCharType="end"/>
        </w:r>
        <w:r w:rsidRPr="007F5A67">
          <w:rPr>
            <w:rStyle w:val="Hyperlink"/>
          </w:rPr>
          <w:fldChar w:fldCharType="end"/>
        </w:r>
      </w:ins>
    </w:p>
    <w:p w14:paraId="1E7A9025" w14:textId="211EBD45" w:rsidR="007520E3" w:rsidRDefault="007520E3">
      <w:pPr>
        <w:pStyle w:val="TOC2"/>
        <w:tabs>
          <w:tab w:val="left" w:pos="1531"/>
        </w:tabs>
        <w:rPr>
          <w:ins w:id="239" w:author="Arnaud Taddei" w:date="2022-08-28T17:09:00Z"/>
          <w:rFonts w:asciiTheme="minorHAnsi" w:eastAsiaTheme="minorEastAsia" w:hAnsiTheme="minorHAnsi" w:cstheme="minorBidi"/>
          <w:szCs w:val="24"/>
          <w:lang w:eastAsia="en-GB"/>
        </w:rPr>
      </w:pPr>
      <w:ins w:id="240" w:author="Arnaud Taddei" w:date="2022-08-28T17:09:00Z">
        <w:r w:rsidRPr="007F5A67">
          <w:rPr>
            <w:rStyle w:val="Hyperlink"/>
          </w:rPr>
          <w:fldChar w:fldCharType="begin"/>
        </w:r>
        <w:r w:rsidRPr="007F5A67">
          <w:rPr>
            <w:rStyle w:val="Hyperlink"/>
          </w:rPr>
          <w:instrText xml:space="preserve"> </w:instrText>
        </w:r>
        <w:r>
          <w:instrText>HYPERLINK \l "_Toc112599033"</w:instrText>
        </w:r>
        <w:r w:rsidRPr="007F5A67">
          <w:rPr>
            <w:rStyle w:val="Hyperlink"/>
          </w:rPr>
          <w:instrText xml:space="preserve"> </w:instrText>
        </w:r>
        <w:r w:rsidRPr="007F5A67">
          <w:rPr>
            <w:rStyle w:val="Hyperlink"/>
          </w:rPr>
          <w:fldChar w:fldCharType="separate"/>
        </w:r>
        <w:r w:rsidRPr="007F5A67">
          <w:rPr>
            <w:rStyle w:val="Hyperlink"/>
          </w:rPr>
          <w:t>9.1</w:t>
        </w:r>
        <w:r>
          <w:rPr>
            <w:rFonts w:asciiTheme="minorHAnsi" w:eastAsiaTheme="minorEastAsia" w:hAnsiTheme="minorHAnsi" w:cstheme="minorBidi"/>
            <w:szCs w:val="24"/>
            <w:lang w:eastAsia="en-GB"/>
          </w:rPr>
          <w:tab/>
        </w:r>
        <w:r w:rsidRPr="007F5A67">
          <w:rPr>
            <w:rStyle w:val="Hyperlink"/>
          </w:rPr>
          <w:t>Security architecture design in the security process</w:t>
        </w:r>
        <w:r>
          <w:rPr>
            <w:webHidden/>
          </w:rPr>
          <w:tab/>
        </w:r>
        <w:r>
          <w:rPr>
            <w:webHidden/>
          </w:rPr>
          <w:fldChar w:fldCharType="begin"/>
        </w:r>
        <w:r>
          <w:rPr>
            <w:webHidden/>
          </w:rPr>
          <w:instrText xml:space="preserve"> PAGEREF _Toc112599033 \h </w:instrText>
        </w:r>
      </w:ins>
      <w:r>
        <w:rPr>
          <w:webHidden/>
        </w:rPr>
      </w:r>
      <w:r>
        <w:rPr>
          <w:webHidden/>
        </w:rPr>
        <w:fldChar w:fldCharType="separate"/>
      </w:r>
      <w:ins w:id="241" w:author="Arnaud Taddei" w:date="2022-08-28T17:09:00Z">
        <w:r>
          <w:rPr>
            <w:webHidden/>
          </w:rPr>
          <w:t>9</w:t>
        </w:r>
        <w:r>
          <w:rPr>
            <w:webHidden/>
          </w:rPr>
          <w:fldChar w:fldCharType="end"/>
        </w:r>
        <w:r w:rsidRPr="007F5A67">
          <w:rPr>
            <w:rStyle w:val="Hyperlink"/>
          </w:rPr>
          <w:fldChar w:fldCharType="end"/>
        </w:r>
      </w:ins>
    </w:p>
    <w:p w14:paraId="5EF8AB8A" w14:textId="064B1A1C" w:rsidR="007520E3" w:rsidRDefault="007520E3">
      <w:pPr>
        <w:pStyle w:val="TOC2"/>
        <w:tabs>
          <w:tab w:val="left" w:pos="1531"/>
        </w:tabs>
        <w:rPr>
          <w:ins w:id="242" w:author="Arnaud Taddei" w:date="2022-08-28T17:09:00Z"/>
          <w:rFonts w:asciiTheme="minorHAnsi" w:eastAsiaTheme="minorEastAsia" w:hAnsiTheme="minorHAnsi" w:cstheme="minorBidi"/>
          <w:szCs w:val="24"/>
          <w:lang w:eastAsia="en-GB"/>
        </w:rPr>
      </w:pPr>
      <w:ins w:id="243" w:author="Arnaud Taddei" w:date="2022-08-28T17:09:00Z">
        <w:r w:rsidRPr="007F5A67">
          <w:rPr>
            <w:rStyle w:val="Hyperlink"/>
          </w:rPr>
          <w:fldChar w:fldCharType="begin"/>
        </w:r>
        <w:r w:rsidRPr="007F5A67">
          <w:rPr>
            <w:rStyle w:val="Hyperlink"/>
          </w:rPr>
          <w:instrText xml:space="preserve"> </w:instrText>
        </w:r>
        <w:r>
          <w:instrText>HYPERLINK \l "_Toc112599034"</w:instrText>
        </w:r>
        <w:r w:rsidRPr="007F5A67">
          <w:rPr>
            <w:rStyle w:val="Hyperlink"/>
          </w:rPr>
          <w:instrText xml:space="preserve"> </w:instrText>
        </w:r>
        <w:r w:rsidRPr="007F5A67">
          <w:rPr>
            <w:rStyle w:val="Hyperlink"/>
          </w:rPr>
          <w:fldChar w:fldCharType="separate"/>
        </w:r>
        <w:r w:rsidRPr="007F5A67">
          <w:rPr>
            <w:rStyle w:val="Hyperlink"/>
          </w:rPr>
          <w:t>9.2</w:t>
        </w:r>
        <w:r>
          <w:rPr>
            <w:rFonts w:asciiTheme="minorHAnsi" w:eastAsiaTheme="minorEastAsia" w:hAnsiTheme="minorHAnsi" w:cstheme="minorBidi"/>
            <w:szCs w:val="24"/>
            <w:lang w:eastAsia="en-GB"/>
          </w:rPr>
          <w:tab/>
        </w:r>
        <w:r w:rsidRPr="007F5A67">
          <w:rPr>
            <w:rStyle w:val="Hyperlink"/>
          </w:rPr>
          <w:t>Security architecture design principles</w:t>
        </w:r>
        <w:r>
          <w:rPr>
            <w:webHidden/>
          </w:rPr>
          <w:tab/>
        </w:r>
        <w:r>
          <w:rPr>
            <w:webHidden/>
          </w:rPr>
          <w:fldChar w:fldCharType="begin"/>
        </w:r>
        <w:r>
          <w:rPr>
            <w:webHidden/>
          </w:rPr>
          <w:instrText xml:space="preserve"> PAGEREF _Toc112599034 \h </w:instrText>
        </w:r>
      </w:ins>
      <w:r>
        <w:rPr>
          <w:webHidden/>
        </w:rPr>
      </w:r>
      <w:r>
        <w:rPr>
          <w:webHidden/>
        </w:rPr>
        <w:fldChar w:fldCharType="separate"/>
      </w:r>
      <w:ins w:id="244" w:author="Arnaud Taddei" w:date="2022-08-28T17:09:00Z">
        <w:r>
          <w:rPr>
            <w:webHidden/>
          </w:rPr>
          <w:t>10</w:t>
        </w:r>
        <w:r>
          <w:rPr>
            <w:webHidden/>
          </w:rPr>
          <w:fldChar w:fldCharType="end"/>
        </w:r>
        <w:r w:rsidRPr="007F5A67">
          <w:rPr>
            <w:rStyle w:val="Hyperlink"/>
          </w:rPr>
          <w:fldChar w:fldCharType="end"/>
        </w:r>
      </w:ins>
    </w:p>
    <w:p w14:paraId="034236AC" w14:textId="04D9ADA5" w:rsidR="001A0ED9" w:rsidDel="007520E3" w:rsidRDefault="001A0ED9" w:rsidP="001A0ED9">
      <w:pPr>
        <w:pStyle w:val="TOC1"/>
        <w:rPr>
          <w:del w:id="245" w:author="Arnaud Taddei" w:date="2022-08-28T17:09:00Z"/>
          <w:rFonts w:asciiTheme="minorHAnsi" w:eastAsiaTheme="minorEastAsia" w:hAnsiTheme="minorHAnsi" w:cstheme="minorBidi"/>
          <w:szCs w:val="24"/>
          <w:lang w:val="fr-CH" w:eastAsia="fr-FR"/>
        </w:rPr>
      </w:pPr>
      <w:del w:id="246" w:author="Arnaud Taddei" w:date="2022-08-28T17:09:00Z">
        <w:r w:rsidRPr="007520E3" w:rsidDel="007520E3">
          <w:rPr>
            <w:rPrChange w:id="247" w:author="Arnaud Taddei" w:date="2022-08-28T17:09:00Z">
              <w:rPr>
                <w:rStyle w:val="Hyperlink"/>
              </w:rPr>
            </w:rPrChange>
          </w:rPr>
          <w:delText>X.arch-design - Design Principles and Best Practices for Security Architectures</w:delText>
        </w:r>
        <w:r w:rsidDel="007520E3">
          <w:rPr>
            <w:webHidden/>
          </w:rPr>
          <w:tab/>
          <w:delText>4</w:delText>
        </w:r>
      </w:del>
    </w:p>
    <w:p w14:paraId="1E380E86" w14:textId="72C67D66" w:rsidR="001A0ED9" w:rsidDel="007520E3" w:rsidRDefault="001A0ED9" w:rsidP="001A0ED9">
      <w:pPr>
        <w:pStyle w:val="TOC1"/>
        <w:rPr>
          <w:del w:id="248" w:author="Arnaud Taddei" w:date="2022-08-28T17:09:00Z"/>
          <w:rFonts w:asciiTheme="minorHAnsi" w:eastAsiaTheme="minorEastAsia" w:hAnsiTheme="minorHAnsi" w:cstheme="minorBidi"/>
          <w:szCs w:val="24"/>
          <w:lang w:val="fr-CH" w:eastAsia="fr-FR"/>
        </w:rPr>
      </w:pPr>
      <w:del w:id="249" w:author="Arnaud Taddei" w:date="2022-08-28T17:09:00Z">
        <w:r w:rsidRPr="007520E3" w:rsidDel="007520E3">
          <w:rPr>
            <w:rPrChange w:id="250" w:author="Arnaud Taddei" w:date="2022-08-28T17:09:00Z">
              <w:rPr>
                <w:rStyle w:val="Hyperlink"/>
              </w:rPr>
            </w:rPrChange>
          </w:rPr>
          <w:delText>1</w:delText>
        </w:r>
        <w:r w:rsidDel="007520E3">
          <w:rPr>
            <w:rFonts w:asciiTheme="minorHAnsi" w:eastAsiaTheme="minorEastAsia" w:hAnsiTheme="minorHAnsi" w:cstheme="minorBidi"/>
            <w:szCs w:val="24"/>
            <w:lang w:val="fr-CH" w:eastAsia="fr-FR"/>
          </w:rPr>
          <w:tab/>
        </w:r>
        <w:r w:rsidRPr="007520E3" w:rsidDel="007520E3">
          <w:rPr>
            <w:rPrChange w:id="251" w:author="Arnaud Taddei" w:date="2022-08-28T17:09:00Z">
              <w:rPr>
                <w:rStyle w:val="Hyperlink"/>
              </w:rPr>
            </w:rPrChange>
          </w:rPr>
          <w:delText>Scope</w:delText>
        </w:r>
        <w:r w:rsidDel="007520E3">
          <w:rPr>
            <w:webHidden/>
          </w:rPr>
          <w:tab/>
          <w:delText>5</w:delText>
        </w:r>
      </w:del>
    </w:p>
    <w:p w14:paraId="6791DA56" w14:textId="04C725EE" w:rsidR="001A0ED9" w:rsidDel="007520E3" w:rsidRDefault="001A0ED9" w:rsidP="001A0ED9">
      <w:pPr>
        <w:pStyle w:val="TOC1"/>
        <w:rPr>
          <w:del w:id="252" w:author="Arnaud Taddei" w:date="2022-08-28T17:09:00Z"/>
          <w:rFonts w:asciiTheme="minorHAnsi" w:eastAsiaTheme="minorEastAsia" w:hAnsiTheme="minorHAnsi" w:cstheme="minorBidi"/>
          <w:szCs w:val="24"/>
          <w:lang w:val="fr-CH" w:eastAsia="fr-FR"/>
        </w:rPr>
      </w:pPr>
      <w:del w:id="253" w:author="Arnaud Taddei" w:date="2022-08-28T17:09:00Z">
        <w:r w:rsidRPr="007520E3" w:rsidDel="007520E3">
          <w:rPr>
            <w:rPrChange w:id="254" w:author="Arnaud Taddei" w:date="2022-08-28T17:09:00Z">
              <w:rPr>
                <w:rStyle w:val="Hyperlink"/>
              </w:rPr>
            </w:rPrChange>
          </w:rPr>
          <w:delText>2</w:delText>
        </w:r>
        <w:r w:rsidDel="007520E3">
          <w:rPr>
            <w:rFonts w:asciiTheme="minorHAnsi" w:eastAsiaTheme="minorEastAsia" w:hAnsiTheme="minorHAnsi" w:cstheme="minorBidi"/>
            <w:szCs w:val="24"/>
            <w:lang w:val="fr-CH" w:eastAsia="fr-FR"/>
          </w:rPr>
          <w:tab/>
        </w:r>
        <w:r w:rsidRPr="007520E3" w:rsidDel="007520E3">
          <w:rPr>
            <w:rPrChange w:id="255" w:author="Arnaud Taddei" w:date="2022-08-28T17:09:00Z">
              <w:rPr>
                <w:rStyle w:val="Hyperlink"/>
              </w:rPr>
            </w:rPrChange>
          </w:rPr>
          <w:delText>References</w:delText>
        </w:r>
        <w:r w:rsidDel="007520E3">
          <w:rPr>
            <w:webHidden/>
          </w:rPr>
          <w:tab/>
          <w:delText>5</w:delText>
        </w:r>
      </w:del>
    </w:p>
    <w:p w14:paraId="6171F3CD" w14:textId="09D9FC05" w:rsidR="001A0ED9" w:rsidDel="007520E3" w:rsidRDefault="001A0ED9" w:rsidP="001A0ED9">
      <w:pPr>
        <w:pStyle w:val="TOC2"/>
        <w:rPr>
          <w:del w:id="256" w:author="Arnaud Taddei" w:date="2022-08-28T17:09:00Z"/>
          <w:rFonts w:asciiTheme="minorHAnsi" w:eastAsiaTheme="minorEastAsia" w:hAnsiTheme="minorHAnsi" w:cstheme="minorBidi"/>
          <w:szCs w:val="24"/>
          <w:lang w:val="fr-CH" w:eastAsia="fr-FR"/>
        </w:rPr>
      </w:pPr>
      <w:del w:id="257" w:author="Arnaud Taddei" w:date="2022-08-28T17:09:00Z">
        <w:r w:rsidRPr="007520E3" w:rsidDel="007520E3">
          <w:rPr>
            <w:rPrChange w:id="258" w:author="Arnaud Taddei" w:date="2022-08-28T17:09:00Z">
              <w:rPr>
                <w:rStyle w:val="Hyperlink"/>
              </w:rPr>
            </w:rPrChange>
          </w:rPr>
          <w:delText>2.1</w:delText>
        </w:r>
        <w:r w:rsidDel="007520E3">
          <w:rPr>
            <w:rFonts w:asciiTheme="minorHAnsi" w:eastAsiaTheme="minorEastAsia" w:hAnsiTheme="minorHAnsi" w:cstheme="minorBidi"/>
            <w:szCs w:val="24"/>
            <w:lang w:val="fr-CH" w:eastAsia="fr-FR"/>
          </w:rPr>
          <w:tab/>
        </w:r>
        <w:r w:rsidRPr="007520E3" w:rsidDel="007520E3">
          <w:rPr>
            <w:rPrChange w:id="259" w:author="Arnaud Taddei" w:date="2022-08-28T17:09:00Z">
              <w:rPr>
                <w:rStyle w:val="Hyperlink"/>
              </w:rPr>
            </w:rPrChange>
          </w:rPr>
          <w:delText>Normative references</w:delText>
        </w:r>
        <w:r w:rsidDel="007520E3">
          <w:rPr>
            <w:webHidden/>
          </w:rPr>
          <w:tab/>
          <w:delText>5</w:delText>
        </w:r>
      </w:del>
    </w:p>
    <w:p w14:paraId="6BA2E227" w14:textId="0F242D6A" w:rsidR="001A0ED9" w:rsidDel="007520E3" w:rsidRDefault="001A0ED9" w:rsidP="001A0ED9">
      <w:pPr>
        <w:pStyle w:val="TOC3"/>
        <w:rPr>
          <w:del w:id="260" w:author="Arnaud Taddei" w:date="2022-08-28T17:09:00Z"/>
          <w:rFonts w:asciiTheme="minorHAnsi" w:eastAsiaTheme="minorEastAsia" w:hAnsiTheme="minorHAnsi" w:cstheme="minorBidi"/>
          <w:szCs w:val="24"/>
          <w:lang w:val="fr-CH" w:eastAsia="fr-FR"/>
        </w:rPr>
      </w:pPr>
      <w:del w:id="261" w:author="Arnaud Taddei" w:date="2022-08-28T17:09:00Z">
        <w:r w:rsidRPr="007520E3" w:rsidDel="007520E3">
          <w:rPr>
            <w:rPrChange w:id="262" w:author="Arnaud Taddei" w:date="2022-08-28T17:09:00Z">
              <w:rPr>
                <w:rStyle w:val="Hyperlink"/>
              </w:rPr>
            </w:rPrChange>
          </w:rPr>
          <w:delText>2.1.1</w:delText>
        </w:r>
        <w:r w:rsidDel="007520E3">
          <w:rPr>
            <w:rFonts w:asciiTheme="minorHAnsi" w:eastAsiaTheme="minorEastAsia" w:hAnsiTheme="minorHAnsi" w:cstheme="minorBidi"/>
            <w:szCs w:val="24"/>
            <w:lang w:val="fr-CH" w:eastAsia="fr-FR"/>
          </w:rPr>
          <w:tab/>
        </w:r>
        <w:r w:rsidRPr="007520E3" w:rsidDel="007520E3">
          <w:rPr>
            <w:rPrChange w:id="263" w:author="Arnaud Taddei" w:date="2022-08-28T17:09:00Z">
              <w:rPr>
                <w:rStyle w:val="Hyperlink"/>
              </w:rPr>
            </w:rPrChange>
          </w:rPr>
          <w:delText>Paired Recommendations | International Standards equivalent in technical content</w:delText>
        </w:r>
        <w:r w:rsidDel="007520E3">
          <w:rPr>
            <w:webHidden/>
          </w:rPr>
          <w:tab/>
          <w:delText>5</w:delText>
        </w:r>
      </w:del>
    </w:p>
    <w:p w14:paraId="62CAD479" w14:textId="0B130C06" w:rsidR="001A0ED9" w:rsidDel="007520E3" w:rsidRDefault="001A0ED9" w:rsidP="001A0ED9">
      <w:pPr>
        <w:pStyle w:val="TOC3"/>
        <w:rPr>
          <w:del w:id="264" w:author="Arnaud Taddei" w:date="2022-08-28T17:09:00Z"/>
          <w:rFonts w:asciiTheme="minorHAnsi" w:eastAsiaTheme="minorEastAsia" w:hAnsiTheme="minorHAnsi" w:cstheme="minorBidi"/>
          <w:szCs w:val="24"/>
          <w:lang w:val="fr-CH" w:eastAsia="fr-FR"/>
        </w:rPr>
      </w:pPr>
      <w:del w:id="265" w:author="Arnaud Taddei" w:date="2022-08-28T17:09:00Z">
        <w:r w:rsidRPr="007520E3" w:rsidDel="007520E3">
          <w:rPr>
            <w:rPrChange w:id="266" w:author="Arnaud Taddei" w:date="2022-08-28T17:09:00Z">
              <w:rPr>
                <w:rStyle w:val="Hyperlink"/>
              </w:rPr>
            </w:rPrChange>
          </w:rPr>
          <w:delText>2.1.2</w:delText>
        </w:r>
        <w:r w:rsidDel="007520E3">
          <w:rPr>
            <w:rFonts w:asciiTheme="minorHAnsi" w:eastAsiaTheme="minorEastAsia" w:hAnsiTheme="minorHAnsi" w:cstheme="minorBidi"/>
            <w:szCs w:val="24"/>
            <w:lang w:val="fr-CH" w:eastAsia="fr-FR"/>
          </w:rPr>
          <w:tab/>
        </w:r>
        <w:r w:rsidRPr="007520E3" w:rsidDel="007520E3">
          <w:rPr>
            <w:rPrChange w:id="267" w:author="Arnaud Taddei" w:date="2022-08-28T17:09:00Z">
              <w:rPr>
                <w:rStyle w:val="Hyperlink"/>
              </w:rPr>
            </w:rPrChange>
          </w:rPr>
          <w:delText>Other references</w:delText>
        </w:r>
        <w:r w:rsidDel="007520E3">
          <w:rPr>
            <w:webHidden/>
          </w:rPr>
          <w:tab/>
          <w:delText>5</w:delText>
        </w:r>
      </w:del>
    </w:p>
    <w:p w14:paraId="1A460BCA" w14:textId="7A791C02" w:rsidR="001A0ED9" w:rsidDel="007520E3" w:rsidRDefault="001A0ED9" w:rsidP="001A0ED9">
      <w:pPr>
        <w:pStyle w:val="TOC1"/>
        <w:rPr>
          <w:del w:id="268" w:author="Arnaud Taddei" w:date="2022-08-28T17:09:00Z"/>
          <w:rFonts w:asciiTheme="minorHAnsi" w:eastAsiaTheme="minorEastAsia" w:hAnsiTheme="minorHAnsi" w:cstheme="minorBidi"/>
          <w:szCs w:val="24"/>
          <w:lang w:val="fr-CH" w:eastAsia="fr-FR"/>
        </w:rPr>
      </w:pPr>
      <w:del w:id="269" w:author="Arnaud Taddei" w:date="2022-08-28T17:09:00Z">
        <w:r w:rsidRPr="007520E3" w:rsidDel="007520E3">
          <w:rPr>
            <w:rPrChange w:id="270" w:author="Arnaud Taddei" w:date="2022-08-28T17:09:00Z">
              <w:rPr>
                <w:rStyle w:val="Hyperlink"/>
              </w:rPr>
            </w:rPrChange>
          </w:rPr>
          <w:delText>3</w:delText>
        </w:r>
        <w:r w:rsidDel="007520E3">
          <w:rPr>
            <w:rFonts w:asciiTheme="minorHAnsi" w:eastAsiaTheme="minorEastAsia" w:hAnsiTheme="minorHAnsi" w:cstheme="minorBidi"/>
            <w:szCs w:val="24"/>
            <w:lang w:val="fr-CH" w:eastAsia="fr-FR"/>
          </w:rPr>
          <w:tab/>
        </w:r>
        <w:r w:rsidRPr="007520E3" w:rsidDel="007520E3">
          <w:rPr>
            <w:rPrChange w:id="271" w:author="Arnaud Taddei" w:date="2022-08-28T17:09:00Z">
              <w:rPr>
                <w:rStyle w:val="Hyperlink"/>
              </w:rPr>
            </w:rPrChange>
          </w:rPr>
          <w:delText>Definitions</w:delText>
        </w:r>
        <w:r w:rsidDel="007520E3">
          <w:rPr>
            <w:webHidden/>
          </w:rPr>
          <w:tab/>
          <w:delText>5</w:delText>
        </w:r>
      </w:del>
    </w:p>
    <w:p w14:paraId="0C3EF218" w14:textId="58701756" w:rsidR="001A0ED9" w:rsidDel="007520E3" w:rsidRDefault="001A0ED9" w:rsidP="001A0ED9">
      <w:pPr>
        <w:pStyle w:val="TOC2"/>
        <w:rPr>
          <w:del w:id="272" w:author="Arnaud Taddei" w:date="2022-08-28T17:09:00Z"/>
          <w:rFonts w:asciiTheme="minorHAnsi" w:eastAsiaTheme="minorEastAsia" w:hAnsiTheme="minorHAnsi" w:cstheme="minorBidi"/>
          <w:szCs w:val="24"/>
          <w:lang w:val="fr-CH" w:eastAsia="fr-FR"/>
        </w:rPr>
      </w:pPr>
      <w:del w:id="273" w:author="Arnaud Taddei" w:date="2022-08-28T17:09:00Z">
        <w:r w:rsidRPr="007520E3" w:rsidDel="007520E3">
          <w:rPr>
            <w:rPrChange w:id="274" w:author="Arnaud Taddei" w:date="2022-08-28T17:09:00Z">
              <w:rPr>
                <w:rStyle w:val="Hyperlink"/>
              </w:rPr>
            </w:rPrChange>
          </w:rPr>
          <w:delText>3.1</w:delText>
        </w:r>
        <w:r w:rsidDel="007520E3">
          <w:rPr>
            <w:rFonts w:asciiTheme="minorHAnsi" w:eastAsiaTheme="minorEastAsia" w:hAnsiTheme="minorHAnsi" w:cstheme="minorBidi"/>
            <w:szCs w:val="24"/>
            <w:lang w:val="fr-CH" w:eastAsia="fr-FR"/>
          </w:rPr>
          <w:tab/>
        </w:r>
        <w:r w:rsidRPr="007520E3" w:rsidDel="007520E3">
          <w:rPr>
            <w:rPrChange w:id="275" w:author="Arnaud Taddei" w:date="2022-08-28T17:09:00Z">
              <w:rPr>
                <w:rStyle w:val="Hyperlink"/>
              </w:rPr>
            </w:rPrChange>
          </w:rPr>
          <w:delText>Terms defined elsewhere</w:delText>
        </w:r>
        <w:r w:rsidDel="007520E3">
          <w:rPr>
            <w:webHidden/>
          </w:rPr>
          <w:tab/>
          <w:delText>5</w:delText>
        </w:r>
      </w:del>
    </w:p>
    <w:p w14:paraId="65DA2E8D" w14:textId="6CB82F37" w:rsidR="001A0ED9" w:rsidDel="007520E3" w:rsidRDefault="001A0ED9" w:rsidP="001A0ED9">
      <w:pPr>
        <w:pStyle w:val="TOC2"/>
        <w:rPr>
          <w:del w:id="276" w:author="Arnaud Taddei" w:date="2022-08-28T17:09:00Z"/>
          <w:rFonts w:asciiTheme="minorHAnsi" w:eastAsiaTheme="minorEastAsia" w:hAnsiTheme="minorHAnsi" w:cstheme="minorBidi"/>
          <w:szCs w:val="24"/>
          <w:lang w:val="fr-CH" w:eastAsia="fr-FR"/>
        </w:rPr>
      </w:pPr>
      <w:del w:id="277" w:author="Arnaud Taddei" w:date="2022-08-28T17:09:00Z">
        <w:r w:rsidRPr="007520E3" w:rsidDel="007520E3">
          <w:rPr>
            <w:rPrChange w:id="278" w:author="Arnaud Taddei" w:date="2022-08-28T17:09:00Z">
              <w:rPr>
                <w:rStyle w:val="Hyperlink"/>
              </w:rPr>
            </w:rPrChange>
          </w:rPr>
          <w:delText>3.2</w:delText>
        </w:r>
        <w:r w:rsidDel="007520E3">
          <w:rPr>
            <w:rFonts w:asciiTheme="minorHAnsi" w:eastAsiaTheme="minorEastAsia" w:hAnsiTheme="minorHAnsi" w:cstheme="minorBidi"/>
            <w:szCs w:val="24"/>
            <w:lang w:val="fr-CH" w:eastAsia="fr-FR"/>
          </w:rPr>
          <w:tab/>
        </w:r>
        <w:r w:rsidRPr="007520E3" w:rsidDel="007520E3">
          <w:rPr>
            <w:rPrChange w:id="279" w:author="Arnaud Taddei" w:date="2022-08-28T17:09:00Z">
              <w:rPr>
                <w:rStyle w:val="Hyperlink"/>
              </w:rPr>
            </w:rPrChange>
          </w:rPr>
          <w:delText>Terms defined in this Recommendation</w:delText>
        </w:r>
        <w:r w:rsidDel="007520E3">
          <w:rPr>
            <w:webHidden/>
          </w:rPr>
          <w:tab/>
          <w:delText>6</w:delText>
        </w:r>
      </w:del>
    </w:p>
    <w:p w14:paraId="7E38BB06" w14:textId="429EE277" w:rsidR="001A0ED9" w:rsidDel="007520E3" w:rsidRDefault="001A0ED9" w:rsidP="001A0ED9">
      <w:pPr>
        <w:pStyle w:val="TOC1"/>
        <w:rPr>
          <w:del w:id="280" w:author="Arnaud Taddei" w:date="2022-08-28T17:09:00Z"/>
          <w:rFonts w:asciiTheme="minorHAnsi" w:eastAsiaTheme="minorEastAsia" w:hAnsiTheme="minorHAnsi" w:cstheme="minorBidi"/>
          <w:szCs w:val="24"/>
          <w:lang w:val="fr-CH" w:eastAsia="fr-FR"/>
        </w:rPr>
      </w:pPr>
      <w:del w:id="281" w:author="Arnaud Taddei" w:date="2022-08-28T17:09:00Z">
        <w:r w:rsidRPr="007520E3" w:rsidDel="007520E3">
          <w:rPr>
            <w:rPrChange w:id="282" w:author="Arnaud Taddei" w:date="2022-08-28T17:09:00Z">
              <w:rPr>
                <w:rStyle w:val="Hyperlink"/>
              </w:rPr>
            </w:rPrChange>
          </w:rPr>
          <w:delText>4</w:delText>
        </w:r>
        <w:r w:rsidDel="007520E3">
          <w:rPr>
            <w:rFonts w:asciiTheme="minorHAnsi" w:eastAsiaTheme="minorEastAsia" w:hAnsiTheme="minorHAnsi" w:cstheme="minorBidi"/>
            <w:szCs w:val="24"/>
            <w:lang w:val="fr-CH" w:eastAsia="fr-FR"/>
          </w:rPr>
          <w:tab/>
        </w:r>
        <w:r w:rsidRPr="007520E3" w:rsidDel="007520E3">
          <w:rPr>
            <w:rPrChange w:id="283" w:author="Arnaud Taddei" w:date="2022-08-28T17:09:00Z">
              <w:rPr>
                <w:rStyle w:val="Hyperlink"/>
              </w:rPr>
            </w:rPrChange>
          </w:rPr>
          <w:delText>Abbreviations and acronyms</w:delText>
        </w:r>
        <w:r w:rsidDel="007520E3">
          <w:rPr>
            <w:webHidden/>
          </w:rPr>
          <w:tab/>
          <w:delText>6</w:delText>
        </w:r>
      </w:del>
    </w:p>
    <w:p w14:paraId="616BD348" w14:textId="4E82B3F5" w:rsidR="001A0ED9" w:rsidDel="007520E3" w:rsidRDefault="001A0ED9" w:rsidP="001A0ED9">
      <w:pPr>
        <w:pStyle w:val="TOC1"/>
        <w:rPr>
          <w:del w:id="284" w:author="Arnaud Taddei" w:date="2022-08-28T17:09:00Z"/>
          <w:rFonts w:asciiTheme="minorHAnsi" w:eastAsiaTheme="minorEastAsia" w:hAnsiTheme="minorHAnsi" w:cstheme="minorBidi"/>
          <w:szCs w:val="24"/>
          <w:lang w:val="fr-CH" w:eastAsia="fr-FR"/>
        </w:rPr>
      </w:pPr>
      <w:del w:id="285" w:author="Arnaud Taddei" w:date="2022-08-28T17:09:00Z">
        <w:r w:rsidRPr="007520E3" w:rsidDel="007520E3">
          <w:rPr>
            <w:rPrChange w:id="286" w:author="Arnaud Taddei" w:date="2022-08-28T17:09:00Z">
              <w:rPr>
                <w:rStyle w:val="Hyperlink"/>
              </w:rPr>
            </w:rPrChange>
          </w:rPr>
          <w:lastRenderedPageBreak/>
          <w:delText>5</w:delText>
        </w:r>
        <w:r w:rsidDel="007520E3">
          <w:rPr>
            <w:rFonts w:asciiTheme="minorHAnsi" w:eastAsiaTheme="minorEastAsia" w:hAnsiTheme="minorHAnsi" w:cstheme="minorBidi"/>
            <w:szCs w:val="24"/>
            <w:lang w:val="fr-CH" w:eastAsia="fr-FR"/>
          </w:rPr>
          <w:tab/>
        </w:r>
        <w:r w:rsidRPr="007520E3" w:rsidDel="007520E3">
          <w:rPr>
            <w:rPrChange w:id="287" w:author="Arnaud Taddei" w:date="2022-08-28T17:09:00Z">
              <w:rPr>
                <w:rStyle w:val="Hyperlink"/>
              </w:rPr>
            </w:rPrChange>
          </w:rPr>
          <w:delText>Conventions</w:delText>
        </w:r>
        <w:r w:rsidDel="007520E3">
          <w:rPr>
            <w:webHidden/>
          </w:rPr>
          <w:tab/>
          <w:delText>6</w:delText>
        </w:r>
      </w:del>
    </w:p>
    <w:p w14:paraId="009565F9" w14:textId="0154746A" w:rsidR="001A0ED9" w:rsidDel="007520E3" w:rsidRDefault="001A0ED9" w:rsidP="001A0ED9">
      <w:pPr>
        <w:pStyle w:val="TOC1"/>
        <w:rPr>
          <w:del w:id="288" w:author="Arnaud Taddei" w:date="2022-08-28T17:09:00Z"/>
          <w:rFonts w:asciiTheme="minorHAnsi" w:eastAsiaTheme="minorEastAsia" w:hAnsiTheme="minorHAnsi" w:cstheme="minorBidi"/>
          <w:szCs w:val="24"/>
          <w:lang w:val="fr-CH" w:eastAsia="fr-FR"/>
        </w:rPr>
      </w:pPr>
      <w:del w:id="289" w:author="Arnaud Taddei" w:date="2022-08-28T17:09:00Z">
        <w:r w:rsidRPr="007520E3" w:rsidDel="007520E3">
          <w:rPr>
            <w:rPrChange w:id="290" w:author="Arnaud Taddei" w:date="2022-08-28T17:09:00Z">
              <w:rPr>
                <w:rStyle w:val="Hyperlink"/>
              </w:rPr>
            </w:rPrChange>
          </w:rPr>
          <w:delText>6</w:delText>
        </w:r>
        <w:r w:rsidDel="007520E3">
          <w:rPr>
            <w:rFonts w:asciiTheme="minorHAnsi" w:eastAsiaTheme="minorEastAsia" w:hAnsiTheme="minorHAnsi" w:cstheme="minorBidi"/>
            <w:szCs w:val="24"/>
            <w:lang w:val="fr-CH" w:eastAsia="fr-FR"/>
          </w:rPr>
          <w:tab/>
        </w:r>
        <w:r w:rsidRPr="007520E3" w:rsidDel="007520E3">
          <w:rPr>
            <w:rPrChange w:id="291" w:author="Arnaud Taddei" w:date="2022-08-28T17:09:00Z">
              <w:rPr>
                <w:rStyle w:val="Hyperlink"/>
              </w:rPr>
            </w:rPrChange>
          </w:rPr>
          <w:delText>General design considerations</w:delText>
        </w:r>
        <w:r w:rsidDel="007520E3">
          <w:rPr>
            <w:webHidden/>
          </w:rPr>
          <w:tab/>
          <w:delText>6</w:delText>
        </w:r>
      </w:del>
    </w:p>
    <w:p w14:paraId="7E75BBBF" w14:textId="57974C2D" w:rsidR="001A0ED9" w:rsidDel="007520E3" w:rsidRDefault="001A0ED9" w:rsidP="001A0ED9">
      <w:pPr>
        <w:pStyle w:val="TOC2"/>
        <w:rPr>
          <w:del w:id="292" w:author="Arnaud Taddei" w:date="2022-08-28T17:09:00Z"/>
          <w:rFonts w:asciiTheme="minorHAnsi" w:eastAsiaTheme="minorEastAsia" w:hAnsiTheme="minorHAnsi" w:cstheme="minorBidi"/>
          <w:szCs w:val="24"/>
          <w:lang w:val="fr-CH" w:eastAsia="fr-FR"/>
        </w:rPr>
      </w:pPr>
      <w:del w:id="293" w:author="Arnaud Taddei" w:date="2022-08-28T17:09:00Z">
        <w:r w:rsidRPr="007520E3" w:rsidDel="007520E3">
          <w:rPr>
            <w:rPrChange w:id="294" w:author="Arnaud Taddei" w:date="2022-08-28T17:09:00Z">
              <w:rPr>
                <w:rStyle w:val="Hyperlink"/>
              </w:rPr>
            </w:rPrChange>
          </w:rPr>
          <w:delText>6.1</w:delText>
        </w:r>
        <w:r w:rsidDel="007520E3">
          <w:rPr>
            <w:rFonts w:asciiTheme="minorHAnsi" w:eastAsiaTheme="minorEastAsia" w:hAnsiTheme="minorHAnsi" w:cstheme="minorBidi"/>
            <w:szCs w:val="24"/>
            <w:lang w:val="fr-CH" w:eastAsia="fr-FR"/>
          </w:rPr>
          <w:tab/>
        </w:r>
        <w:r w:rsidRPr="007520E3" w:rsidDel="007520E3">
          <w:rPr>
            <w:rPrChange w:id="295" w:author="Arnaud Taddei" w:date="2022-08-28T17:09:00Z">
              <w:rPr>
                <w:rStyle w:val="Hyperlink"/>
              </w:rPr>
            </w:rPrChange>
          </w:rPr>
          <w:delText>Architecture Life Cycle</w:delText>
        </w:r>
        <w:r w:rsidDel="007520E3">
          <w:rPr>
            <w:webHidden/>
          </w:rPr>
          <w:tab/>
          <w:delText>6</w:delText>
        </w:r>
      </w:del>
    </w:p>
    <w:p w14:paraId="05B09ABC" w14:textId="121FE645" w:rsidR="001A0ED9" w:rsidDel="007520E3" w:rsidRDefault="001A0ED9" w:rsidP="001A0ED9">
      <w:pPr>
        <w:pStyle w:val="TOC2"/>
        <w:rPr>
          <w:del w:id="296" w:author="Arnaud Taddei" w:date="2022-08-28T17:09:00Z"/>
          <w:rFonts w:asciiTheme="minorHAnsi" w:eastAsiaTheme="minorEastAsia" w:hAnsiTheme="minorHAnsi" w:cstheme="minorBidi"/>
          <w:szCs w:val="24"/>
          <w:lang w:val="fr-CH" w:eastAsia="fr-FR"/>
        </w:rPr>
      </w:pPr>
      <w:del w:id="297" w:author="Arnaud Taddei" w:date="2022-08-28T17:09:00Z">
        <w:r w:rsidRPr="007520E3" w:rsidDel="007520E3">
          <w:rPr>
            <w:rPrChange w:id="298" w:author="Arnaud Taddei" w:date="2022-08-28T17:09:00Z">
              <w:rPr>
                <w:rStyle w:val="Hyperlink"/>
              </w:rPr>
            </w:rPrChange>
          </w:rPr>
          <w:delText>6.2</w:delText>
        </w:r>
        <w:r w:rsidDel="007520E3">
          <w:rPr>
            <w:rFonts w:asciiTheme="minorHAnsi" w:eastAsiaTheme="minorEastAsia" w:hAnsiTheme="minorHAnsi" w:cstheme="minorBidi"/>
            <w:szCs w:val="24"/>
            <w:lang w:val="fr-CH" w:eastAsia="fr-FR"/>
          </w:rPr>
          <w:tab/>
        </w:r>
        <w:r w:rsidRPr="007520E3" w:rsidDel="007520E3">
          <w:rPr>
            <w:rPrChange w:id="299" w:author="Arnaud Taddei" w:date="2022-08-28T17:09:00Z">
              <w:rPr>
                <w:rStyle w:val="Hyperlink"/>
              </w:rPr>
            </w:rPrChange>
          </w:rPr>
          <w:delText>Architecture deliverables</w:delText>
        </w:r>
        <w:r w:rsidDel="007520E3">
          <w:rPr>
            <w:webHidden/>
          </w:rPr>
          <w:tab/>
          <w:delText>6</w:delText>
        </w:r>
      </w:del>
    </w:p>
    <w:p w14:paraId="632CBF30" w14:textId="34326826" w:rsidR="001A0ED9" w:rsidDel="007520E3" w:rsidRDefault="001A0ED9" w:rsidP="001A0ED9">
      <w:pPr>
        <w:pStyle w:val="TOC2"/>
        <w:rPr>
          <w:del w:id="300" w:author="Arnaud Taddei" w:date="2022-08-28T17:09:00Z"/>
          <w:rFonts w:asciiTheme="minorHAnsi" w:eastAsiaTheme="minorEastAsia" w:hAnsiTheme="minorHAnsi" w:cstheme="minorBidi"/>
          <w:szCs w:val="24"/>
          <w:lang w:val="fr-CH" w:eastAsia="fr-FR"/>
        </w:rPr>
      </w:pPr>
      <w:del w:id="301" w:author="Arnaud Taddei" w:date="2022-08-28T17:09:00Z">
        <w:r w:rsidRPr="007520E3" w:rsidDel="007520E3">
          <w:rPr>
            <w:rPrChange w:id="302" w:author="Arnaud Taddei" w:date="2022-08-28T17:09:00Z">
              <w:rPr>
                <w:rStyle w:val="Hyperlink"/>
              </w:rPr>
            </w:rPrChange>
          </w:rPr>
          <w:delText>6.3</w:delText>
        </w:r>
        <w:r w:rsidDel="007520E3">
          <w:rPr>
            <w:rFonts w:asciiTheme="minorHAnsi" w:eastAsiaTheme="minorEastAsia" w:hAnsiTheme="minorHAnsi" w:cstheme="minorBidi"/>
            <w:szCs w:val="24"/>
            <w:lang w:val="fr-CH" w:eastAsia="fr-FR"/>
          </w:rPr>
          <w:tab/>
        </w:r>
        <w:r w:rsidRPr="007520E3" w:rsidDel="007520E3">
          <w:rPr>
            <w:rPrChange w:id="303" w:author="Arnaud Taddei" w:date="2022-08-28T17:09:00Z">
              <w:rPr>
                <w:rStyle w:val="Hyperlink"/>
              </w:rPr>
            </w:rPrChange>
          </w:rPr>
          <w:delText>Architect and Designer types</w:delText>
        </w:r>
        <w:r w:rsidDel="007520E3">
          <w:rPr>
            <w:webHidden/>
          </w:rPr>
          <w:tab/>
          <w:delText>6</w:delText>
        </w:r>
      </w:del>
    </w:p>
    <w:p w14:paraId="46AF8AAD" w14:textId="2C136155" w:rsidR="001A0ED9" w:rsidDel="007520E3" w:rsidRDefault="001A0ED9" w:rsidP="001A0ED9">
      <w:pPr>
        <w:pStyle w:val="TOC2"/>
        <w:rPr>
          <w:del w:id="304" w:author="Arnaud Taddei" w:date="2022-08-28T17:09:00Z"/>
          <w:rFonts w:asciiTheme="minorHAnsi" w:eastAsiaTheme="minorEastAsia" w:hAnsiTheme="minorHAnsi" w:cstheme="minorBidi"/>
          <w:szCs w:val="24"/>
          <w:lang w:val="fr-CH" w:eastAsia="fr-FR"/>
        </w:rPr>
      </w:pPr>
      <w:del w:id="305" w:author="Arnaud Taddei" w:date="2022-08-28T17:09:00Z">
        <w:r w:rsidRPr="007520E3" w:rsidDel="007520E3">
          <w:rPr>
            <w:rPrChange w:id="306" w:author="Arnaud Taddei" w:date="2022-08-28T17:09:00Z">
              <w:rPr>
                <w:rStyle w:val="Hyperlink"/>
              </w:rPr>
            </w:rPrChange>
          </w:rPr>
          <w:delText>6.4</w:delText>
        </w:r>
        <w:r w:rsidDel="007520E3">
          <w:rPr>
            <w:rFonts w:asciiTheme="minorHAnsi" w:eastAsiaTheme="minorEastAsia" w:hAnsiTheme="minorHAnsi" w:cstheme="minorBidi"/>
            <w:szCs w:val="24"/>
            <w:lang w:val="fr-CH" w:eastAsia="fr-FR"/>
          </w:rPr>
          <w:tab/>
        </w:r>
        <w:r w:rsidRPr="007520E3" w:rsidDel="007520E3">
          <w:rPr>
            <w:rPrChange w:id="307" w:author="Arnaud Taddei" w:date="2022-08-28T17:09:00Z">
              <w:rPr>
                <w:rStyle w:val="Hyperlink"/>
              </w:rPr>
            </w:rPrChange>
          </w:rPr>
          <w:delText>Design Principles</w:delText>
        </w:r>
        <w:r w:rsidDel="007520E3">
          <w:rPr>
            <w:webHidden/>
          </w:rPr>
          <w:tab/>
          <w:delText>6</w:delText>
        </w:r>
      </w:del>
    </w:p>
    <w:p w14:paraId="5767DA73" w14:textId="6F08EDD2" w:rsidR="001A0ED9" w:rsidDel="007520E3" w:rsidRDefault="001A0ED9" w:rsidP="001A0ED9">
      <w:pPr>
        <w:pStyle w:val="TOC3"/>
        <w:rPr>
          <w:del w:id="308" w:author="Arnaud Taddei" w:date="2022-08-28T17:09:00Z"/>
          <w:rFonts w:asciiTheme="minorHAnsi" w:eastAsiaTheme="minorEastAsia" w:hAnsiTheme="minorHAnsi" w:cstheme="minorBidi"/>
          <w:szCs w:val="24"/>
          <w:lang w:val="fr-CH" w:eastAsia="fr-FR"/>
        </w:rPr>
      </w:pPr>
      <w:del w:id="309" w:author="Arnaud Taddei" w:date="2022-08-28T17:09:00Z">
        <w:r w:rsidRPr="007520E3" w:rsidDel="007520E3">
          <w:rPr>
            <w:rPrChange w:id="310" w:author="Arnaud Taddei" w:date="2022-08-28T17:09:00Z">
              <w:rPr>
                <w:rStyle w:val="Hyperlink"/>
              </w:rPr>
            </w:rPrChange>
          </w:rPr>
          <w:delText>6.4.1</w:delText>
        </w:r>
        <w:r w:rsidDel="007520E3">
          <w:rPr>
            <w:rFonts w:asciiTheme="minorHAnsi" w:eastAsiaTheme="minorEastAsia" w:hAnsiTheme="minorHAnsi" w:cstheme="minorBidi"/>
            <w:szCs w:val="24"/>
            <w:lang w:val="fr-CH" w:eastAsia="fr-FR"/>
          </w:rPr>
          <w:tab/>
        </w:r>
        <w:r w:rsidRPr="007520E3" w:rsidDel="007520E3">
          <w:rPr>
            <w:rPrChange w:id="311" w:author="Arnaud Taddei" w:date="2022-08-28T17:09:00Z">
              <w:rPr>
                <w:rStyle w:val="Hyperlink"/>
              </w:rPr>
            </w:rPrChange>
          </w:rPr>
          <w:delText>Design Criteria Categories</w:delText>
        </w:r>
        <w:r w:rsidDel="007520E3">
          <w:rPr>
            <w:webHidden/>
          </w:rPr>
          <w:tab/>
          <w:delText>6</w:delText>
        </w:r>
      </w:del>
    </w:p>
    <w:p w14:paraId="4634522E" w14:textId="7CC6A808" w:rsidR="001A0ED9" w:rsidDel="007520E3" w:rsidRDefault="001A0ED9" w:rsidP="001A0ED9">
      <w:pPr>
        <w:pStyle w:val="TOC3"/>
        <w:rPr>
          <w:del w:id="312" w:author="Arnaud Taddei" w:date="2022-08-28T17:09:00Z"/>
          <w:rFonts w:asciiTheme="minorHAnsi" w:eastAsiaTheme="minorEastAsia" w:hAnsiTheme="minorHAnsi" w:cstheme="minorBidi"/>
          <w:szCs w:val="24"/>
          <w:lang w:val="fr-CH" w:eastAsia="fr-FR"/>
        </w:rPr>
      </w:pPr>
      <w:del w:id="313" w:author="Arnaud Taddei" w:date="2022-08-28T17:09:00Z">
        <w:r w:rsidRPr="007520E3" w:rsidDel="007520E3">
          <w:rPr>
            <w:rPrChange w:id="314" w:author="Arnaud Taddei" w:date="2022-08-28T17:09:00Z">
              <w:rPr>
                <w:rStyle w:val="Hyperlink"/>
              </w:rPr>
            </w:rPrChange>
          </w:rPr>
          <w:delText>6.4.2</w:delText>
        </w:r>
        <w:r w:rsidDel="007520E3">
          <w:rPr>
            <w:rFonts w:asciiTheme="minorHAnsi" w:eastAsiaTheme="minorEastAsia" w:hAnsiTheme="minorHAnsi" w:cstheme="minorBidi"/>
            <w:szCs w:val="24"/>
            <w:lang w:val="fr-CH" w:eastAsia="fr-FR"/>
          </w:rPr>
          <w:tab/>
        </w:r>
        <w:r w:rsidRPr="007520E3" w:rsidDel="007520E3">
          <w:rPr>
            <w:rPrChange w:id="315" w:author="Arnaud Taddei" w:date="2022-08-28T17:09:00Z">
              <w:rPr>
                <w:rStyle w:val="Hyperlink"/>
              </w:rPr>
            </w:rPrChange>
          </w:rPr>
          <w:delText>Functional Design Criteria</w:delText>
        </w:r>
        <w:r w:rsidDel="007520E3">
          <w:rPr>
            <w:webHidden/>
          </w:rPr>
          <w:tab/>
          <w:delText>7</w:delText>
        </w:r>
      </w:del>
    </w:p>
    <w:p w14:paraId="604197D5" w14:textId="161C6E79" w:rsidR="001A0ED9" w:rsidDel="007520E3" w:rsidRDefault="001A0ED9" w:rsidP="001A0ED9">
      <w:pPr>
        <w:pStyle w:val="TOC3"/>
        <w:rPr>
          <w:del w:id="316" w:author="Arnaud Taddei" w:date="2022-08-28T17:09:00Z"/>
          <w:rFonts w:asciiTheme="minorHAnsi" w:eastAsiaTheme="minorEastAsia" w:hAnsiTheme="minorHAnsi" w:cstheme="minorBidi"/>
          <w:szCs w:val="24"/>
          <w:lang w:val="fr-CH" w:eastAsia="fr-FR"/>
        </w:rPr>
      </w:pPr>
      <w:del w:id="317" w:author="Arnaud Taddei" w:date="2022-08-28T17:09:00Z">
        <w:r w:rsidRPr="007520E3" w:rsidDel="007520E3">
          <w:rPr>
            <w:rPrChange w:id="318" w:author="Arnaud Taddei" w:date="2022-08-28T17:09:00Z">
              <w:rPr>
                <w:rStyle w:val="Hyperlink"/>
              </w:rPr>
            </w:rPrChange>
          </w:rPr>
          <w:delText>6.4.3</w:delText>
        </w:r>
        <w:r w:rsidDel="007520E3">
          <w:rPr>
            <w:rFonts w:asciiTheme="minorHAnsi" w:eastAsiaTheme="minorEastAsia" w:hAnsiTheme="minorHAnsi" w:cstheme="minorBidi"/>
            <w:szCs w:val="24"/>
            <w:lang w:val="fr-CH" w:eastAsia="fr-FR"/>
          </w:rPr>
          <w:tab/>
        </w:r>
        <w:r w:rsidRPr="007520E3" w:rsidDel="007520E3">
          <w:rPr>
            <w:rPrChange w:id="319" w:author="Arnaud Taddei" w:date="2022-08-28T17:09:00Z">
              <w:rPr>
                <w:rStyle w:val="Hyperlink"/>
              </w:rPr>
            </w:rPrChange>
          </w:rPr>
          <w:delText>Non-Functional Design Criteria</w:delText>
        </w:r>
        <w:r w:rsidDel="007520E3">
          <w:rPr>
            <w:webHidden/>
          </w:rPr>
          <w:tab/>
          <w:delText>7</w:delText>
        </w:r>
      </w:del>
    </w:p>
    <w:p w14:paraId="4F6AC083" w14:textId="7C800FD7" w:rsidR="001A0ED9" w:rsidDel="007520E3" w:rsidRDefault="001A0ED9" w:rsidP="001A0ED9">
      <w:pPr>
        <w:pStyle w:val="TOC1"/>
        <w:rPr>
          <w:del w:id="320" w:author="Arnaud Taddei" w:date="2022-08-28T17:09:00Z"/>
          <w:rFonts w:asciiTheme="minorHAnsi" w:eastAsiaTheme="minorEastAsia" w:hAnsiTheme="minorHAnsi" w:cstheme="minorBidi"/>
          <w:szCs w:val="24"/>
          <w:lang w:val="fr-CH" w:eastAsia="fr-FR"/>
        </w:rPr>
      </w:pPr>
      <w:del w:id="321" w:author="Arnaud Taddei" w:date="2022-08-28T17:09:00Z">
        <w:r w:rsidRPr="007520E3" w:rsidDel="007520E3">
          <w:rPr>
            <w:rPrChange w:id="322" w:author="Arnaud Taddei" w:date="2022-08-28T17:09:00Z">
              <w:rPr>
                <w:rStyle w:val="Hyperlink"/>
              </w:rPr>
            </w:rPrChange>
          </w:rPr>
          <w:delText>7</w:delText>
        </w:r>
        <w:r w:rsidDel="007520E3">
          <w:rPr>
            <w:rFonts w:asciiTheme="minorHAnsi" w:eastAsiaTheme="minorEastAsia" w:hAnsiTheme="minorHAnsi" w:cstheme="minorBidi"/>
            <w:szCs w:val="24"/>
            <w:lang w:val="fr-CH" w:eastAsia="fr-FR"/>
          </w:rPr>
          <w:tab/>
        </w:r>
        <w:r w:rsidRPr="007520E3" w:rsidDel="007520E3">
          <w:rPr>
            <w:rPrChange w:id="323" w:author="Arnaud Taddei" w:date="2022-08-28T17:09:00Z">
              <w:rPr>
                <w:rStyle w:val="Hyperlink"/>
              </w:rPr>
            </w:rPrChange>
          </w:rPr>
          <w:delText>Design development</w:delText>
        </w:r>
        <w:r w:rsidDel="007520E3">
          <w:rPr>
            <w:webHidden/>
          </w:rPr>
          <w:tab/>
          <w:delText>8</w:delText>
        </w:r>
      </w:del>
    </w:p>
    <w:p w14:paraId="4D683E47" w14:textId="5EF5CE40" w:rsidR="001A0ED9" w:rsidDel="007520E3" w:rsidRDefault="001A0ED9" w:rsidP="001A0ED9">
      <w:pPr>
        <w:pStyle w:val="TOC2"/>
        <w:rPr>
          <w:del w:id="324" w:author="Arnaud Taddei" w:date="2022-08-28T17:09:00Z"/>
          <w:rFonts w:asciiTheme="minorHAnsi" w:eastAsiaTheme="minorEastAsia" w:hAnsiTheme="minorHAnsi" w:cstheme="minorBidi"/>
          <w:szCs w:val="24"/>
          <w:lang w:val="fr-CH" w:eastAsia="fr-FR"/>
        </w:rPr>
      </w:pPr>
      <w:del w:id="325" w:author="Arnaud Taddei" w:date="2022-08-28T17:09:00Z">
        <w:r w:rsidRPr="007520E3" w:rsidDel="007520E3">
          <w:rPr>
            <w:rPrChange w:id="326" w:author="Arnaud Taddei" w:date="2022-08-28T17:09:00Z">
              <w:rPr>
                <w:rStyle w:val="Hyperlink"/>
              </w:rPr>
            </w:rPrChange>
          </w:rPr>
          <w:delText>7.1</w:delText>
        </w:r>
        <w:r w:rsidDel="007520E3">
          <w:rPr>
            <w:rFonts w:asciiTheme="minorHAnsi" w:eastAsiaTheme="minorEastAsia" w:hAnsiTheme="minorHAnsi" w:cstheme="minorBidi"/>
            <w:szCs w:val="24"/>
            <w:lang w:val="fr-CH" w:eastAsia="fr-FR"/>
          </w:rPr>
          <w:tab/>
        </w:r>
        <w:r w:rsidRPr="007520E3" w:rsidDel="007520E3">
          <w:rPr>
            <w:rPrChange w:id="327" w:author="Arnaud Taddei" w:date="2022-08-28T17:09:00Z">
              <w:rPr>
                <w:rStyle w:val="Hyperlink"/>
              </w:rPr>
            </w:rPrChange>
          </w:rPr>
          <w:delText>Design evaluations</w:delText>
        </w:r>
        <w:r w:rsidDel="007520E3">
          <w:rPr>
            <w:webHidden/>
          </w:rPr>
          <w:tab/>
          <w:delText>8</w:delText>
        </w:r>
      </w:del>
    </w:p>
    <w:p w14:paraId="3329F7B8" w14:textId="37234B7C" w:rsidR="001A0ED9" w:rsidDel="007520E3" w:rsidRDefault="001A0ED9" w:rsidP="001A0ED9">
      <w:pPr>
        <w:pStyle w:val="TOC2"/>
        <w:rPr>
          <w:del w:id="328" w:author="Arnaud Taddei" w:date="2022-08-28T17:09:00Z"/>
          <w:rFonts w:asciiTheme="minorHAnsi" w:eastAsiaTheme="minorEastAsia" w:hAnsiTheme="minorHAnsi" w:cstheme="minorBidi"/>
          <w:szCs w:val="24"/>
          <w:lang w:val="fr-CH" w:eastAsia="fr-FR"/>
        </w:rPr>
      </w:pPr>
      <w:del w:id="329" w:author="Arnaud Taddei" w:date="2022-08-28T17:09:00Z">
        <w:r w:rsidRPr="007520E3" w:rsidDel="007520E3">
          <w:rPr>
            <w:rPrChange w:id="330" w:author="Arnaud Taddei" w:date="2022-08-28T17:09:00Z">
              <w:rPr>
                <w:rStyle w:val="Hyperlink"/>
              </w:rPr>
            </w:rPrChange>
          </w:rPr>
          <w:delText>7.2</w:delText>
        </w:r>
        <w:r w:rsidDel="007520E3">
          <w:rPr>
            <w:rFonts w:asciiTheme="minorHAnsi" w:eastAsiaTheme="minorEastAsia" w:hAnsiTheme="minorHAnsi" w:cstheme="minorBidi"/>
            <w:szCs w:val="24"/>
            <w:lang w:val="fr-CH" w:eastAsia="fr-FR"/>
          </w:rPr>
          <w:tab/>
        </w:r>
        <w:r w:rsidRPr="007520E3" w:rsidDel="007520E3">
          <w:rPr>
            <w:rPrChange w:id="331" w:author="Arnaud Taddei" w:date="2022-08-28T17:09:00Z">
              <w:rPr>
                <w:rStyle w:val="Hyperlink"/>
              </w:rPr>
            </w:rPrChange>
          </w:rPr>
          <w:delText>Aggregation function</w:delText>
        </w:r>
        <w:r w:rsidDel="007520E3">
          <w:rPr>
            <w:webHidden/>
          </w:rPr>
          <w:tab/>
          <w:delText>8</w:delText>
        </w:r>
      </w:del>
    </w:p>
    <w:p w14:paraId="6C112415" w14:textId="793566D6" w:rsidR="001A0ED9" w:rsidDel="007520E3" w:rsidRDefault="001A0ED9" w:rsidP="001A0ED9">
      <w:pPr>
        <w:pStyle w:val="TOC2"/>
        <w:rPr>
          <w:del w:id="332" w:author="Arnaud Taddei" w:date="2022-08-28T17:09:00Z"/>
          <w:rFonts w:asciiTheme="minorHAnsi" w:eastAsiaTheme="minorEastAsia" w:hAnsiTheme="minorHAnsi" w:cstheme="minorBidi"/>
          <w:szCs w:val="24"/>
          <w:lang w:val="fr-CH" w:eastAsia="fr-FR"/>
        </w:rPr>
      </w:pPr>
      <w:del w:id="333" w:author="Arnaud Taddei" w:date="2022-08-28T17:09:00Z">
        <w:r w:rsidRPr="007520E3" w:rsidDel="007520E3">
          <w:rPr>
            <w:rPrChange w:id="334" w:author="Arnaud Taddei" w:date="2022-08-28T17:09:00Z">
              <w:rPr>
                <w:rStyle w:val="Hyperlink"/>
              </w:rPr>
            </w:rPrChange>
          </w:rPr>
          <w:delText>7.3</w:delText>
        </w:r>
        <w:r w:rsidDel="007520E3">
          <w:rPr>
            <w:rFonts w:asciiTheme="minorHAnsi" w:eastAsiaTheme="minorEastAsia" w:hAnsiTheme="minorHAnsi" w:cstheme="minorBidi"/>
            <w:szCs w:val="24"/>
            <w:lang w:val="fr-CH" w:eastAsia="fr-FR"/>
          </w:rPr>
          <w:tab/>
        </w:r>
        <w:r w:rsidRPr="007520E3" w:rsidDel="007520E3">
          <w:rPr>
            <w:rPrChange w:id="335" w:author="Arnaud Taddei" w:date="2022-08-28T17:09:00Z">
              <w:rPr>
                <w:rStyle w:val="Hyperlink"/>
              </w:rPr>
            </w:rPrChange>
          </w:rPr>
          <w:delText>Architectures comparison</w:delText>
        </w:r>
        <w:r w:rsidDel="007520E3">
          <w:rPr>
            <w:webHidden/>
          </w:rPr>
          <w:tab/>
          <w:delText>8</w:delText>
        </w:r>
      </w:del>
    </w:p>
    <w:p w14:paraId="68A23C74" w14:textId="7D5CE7B7" w:rsidR="001A0ED9" w:rsidDel="007520E3" w:rsidRDefault="001A0ED9" w:rsidP="001A0ED9">
      <w:pPr>
        <w:pStyle w:val="TOC2"/>
        <w:rPr>
          <w:del w:id="336" w:author="Arnaud Taddei" w:date="2022-08-28T17:09:00Z"/>
          <w:rFonts w:asciiTheme="minorHAnsi" w:eastAsiaTheme="minorEastAsia" w:hAnsiTheme="minorHAnsi" w:cstheme="minorBidi"/>
          <w:szCs w:val="24"/>
          <w:lang w:val="fr-CH" w:eastAsia="fr-FR"/>
        </w:rPr>
      </w:pPr>
      <w:del w:id="337" w:author="Arnaud Taddei" w:date="2022-08-28T17:09:00Z">
        <w:r w:rsidRPr="007520E3" w:rsidDel="007520E3">
          <w:rPr>
            <w:rPrChange w:id="338" w:author="Arnaud Taddei" w:date="2022-08-28T17:09:00Z">
              <w:rPr>
                <w:rStyle w:val="Hyperlink"/>
              </w:rPr>
            </w:rPrChange>
          </w:rPr>
          <w:delText>7.4</w:delText>
        </w:r>
        <w:r w:rsidDel="007520E3">
          <w:rPr>
            <w:rFonts w:asciiTheme="minorHAnsi" w:eastAsiaTheme="minorEastAsia" w:hAnsiTheme="minorHAnsi" w:cstheme="minorBidi"/>
            <w:szCs w:val="24"/>
            <w:lang w:val="fr-CH" w:eastAsia="fr-FR"/>
          </w:rPr>
          <w:tab/>
        </w:r>
        <w:r w:rsidRPr="007520E3" w:rsidDel="007520E3">
          <w:rPr>
            <w:rPrChange w:id="339" w:author="Arnaud Taddei" w:date="2022-08-28T17:09:00Z">
              <w:rPr>
                <w:rStyle w:val="Hyperlink"/>
              </w:rPr>
            </w:rPrChange>
          </w:rPr>
          <w:delText>Architectures optimization</w:delText>
        </w:r>
        <w:r w:rsidDel="007520E3">
          <w:rPr>
            <w:webHidden/>
          </w:rPr>
          <w:tab/>
          <w:delText>8</w:delText>
        </w:r>
      </w:del>
    </w:p>
    <w:p w14:paraId="32F60DAD" w14:textId="172C2DB4" w:rsidR="001A0ED9" w:rsidDel="007520E3" w:rsidRDefault="001A0ED9" w:rsidP="001A0ED9">
      <w:pPr>
        <w:pStyle w:val="TOC2"/>
        <w:rPr>
          <w:del w:id="340" w:author="Arnaud Taddei" w:date="2022-08-28T17:09:00Z"/>
          <w:rFonts w:asciiTheme="minorHAnsi" w:eastAsiaTheme="minorEastAsia" w:hAnsiTheme="minorHAnsi" w:cstheme="minorBidi"/>
          <w:szCs w:val="24"/>
          <w:lang w:val="fr-CH" w:eastAsia="fr-FR"/>
        </w:rPr>
      </w:pPr>
      <w:del w:id="341" w:author="Arnaud Taddei" w:date="2022-08-28T17:09:00Z">
        <w:r w:rsidRPr="007520E3" w:rsidDel="007520E3">
          <w:rPr>
            <w:rPrChange w:id="342" w:author="Arnaud Taddei" w:date="2022-08-28T17:09:00Z">
              <w:rPr>
                <w:rStyle w:val="Hyperlink"/>
              </w:rPr>
            </w:rPrChange>
          </w:rPr>
          <w:delText>7.5</w:delText>
        </w:r>
        <w:r w:rsidDel="007520E3">
          <w:rPr>
            <w:rFonts w:asciiTheme="minorHAnsi" w:eastAsiaTheme="minorEastAsia" w:hAnsiTheme="minorHAnsi" w:cstheme="minorBidi"/>
            <w:szCs w:val="24"/>
            <w:lang w:val="fr-CH" w:eastAsia="fr-FR"/>
          </w:rPr>
          <w:tab/>
        </w:r>
        <w:r w:rsidRPr="007520E3" w:rsidDel="007520E3">
          <w:rPr>
            <w:rPrChange w:id="343" w:author="Arnaud Taddei" w:date="2022-08-28T17:09:00Z">
              <w:rPr>
                <w:rStyle w:val="Hyperlink"/>
              </w:rPr>
            </w:rPrChange>
          </w:rPr>
          <w:delText>Architectures categorization</w:delText>
        </w:r>
        <w:r w:rsidDel="007520E3">
          <w:rPr>
            <w:webHidden/>
          </w:rPr>
          <w:tab/>
          <w:delText>8</w:delText>
        </w:r>
      </w:del>
    </w:p>
    <w:p w14:paraId="24777007" w14:textId="56F43CF6" w:rsidR="001A0ED9" w:rsidDel="007520E3" w:rsidRDefault="001A0ED9" w:rsidP="001A0ED9">
      <w:pPr>
        <w:pStyle w:val="TOC2"/>
        <w:rPr>
          <w:del w:id="344" w:author="Arnaud Taddei" w:date="2022-08-28T17:09:00Z"/>
          <w:rFonts w:asciiTheme="minorHAnsi" w:eastAsiaTheme="minorEastAsia" w:hAnsiTheme="minorHAnsi" w:cstheme="minorBidi"/>
          <w:szCs w:val="24"/>
          <w:lang w:val="fr-CH" w:eastAsia="fr-FR"/>
        </w:rPr>
      </w:pPr>
      <w:del w:id="345" w:author="Arnaud Taddei" w:date="2022-08-28T17:09:00Z">
        <w:r w:rsidRPr="007520E3" w:rsidDel="007520E3">
          <w:rPr>
            <w:rPrChange w:id="346" w:author="Arnaud Taddei" w:date="2022-08-28T17:09:00Z">
              <w:rPr>
                <w:rStyle w:val="Hyperlink"/>
              </w:rPr>
            </w:rPrChange>
          </w:rPr>
          <w:delText>7.6</w:delText>
        </w:r>
        <w:r w:rsidDel="007520E3">
          <w:rPr>
            <w:rFonts w:asciiTheme="minorHAnsi" w:eastAsiaTheme="minorEastAsia" w:hAnsiTheme="minorHAnsi" w:cstheme="minorBidi"/>
            <w:szCs w:val="24"/>
            <w:lang w:val="fr-CH" w:eastAsia="fr-FR"/>
          </w:rPr>
          <w:tab/>
        </w:r>
        <w:r w:rsidRPr="007520E3" w:rsidDel="007520E3">
          <w:rPr>
            <w:rPrChange w:id="347" w:author="Arnaud Taddei" w:date="2022-08-28T17:09:00Z">
              <w:rPr>
                <w:rStyle w:val="Hyperlink"/>
              </w:rPr>
            </w:rPrChange>
          </w:rPr>
          <w:delText>Architectures refactoring</w:delText>
        </w:r>
        <w:r w:rsidDel="007520E3">
          <w:rPr>
            <w:webHidden/>
          </w:rPr>
          <w:tab/>
          <w:delText>8</w:delText>
        </w:r>
      </w:del>
    </w:p>
    <w:p w14:paraId="15118FA4" w14:textId="27985239" w:rsidR="001A0ED9" w:rsidDel="007520E3" w:rsidRDefault="001A0ED9" w:rsidP="001A0ED9">
      <w:pPr>
        <w:pStyle w:val="TOC1"/>
        <w:rPr>
          <w:del w:id="348" w:author="Arnaud Taddei" w:date="2022-08-28T17:09:00Z"/>
          <w:rFonts w:asciiTheme="minorHAnsi" w:eastAsiaTheme="minorEastAsia" w:hAnsiTheme="minorHAnsi" w:cstheme="minorBidi"/>
          <w:szCs w:val="24"/>
          <w:lang w:val="fr-CH" w:eastAsia="fr-FR"/>
        </w:rPr>
      </w:pPr>
      <w:del w:id="349" w:author="Arnaud Taddei" w:date="2022-08-28T17:09:00Z">
        <w:r w:rsidRPr="007520E3" w:rsidDel="007520E3">
          <w:rPr>
            <w:rPrChange w:id="350" w:author="Arnaud Taddei" w:date="2022-08-28T17:09:00Z">
              <w:rPr>
                <w:rStyle w:val="Hyperlink"/>
              </w:rPr>
            </w:rPrChange>
          </w:rPr>
          <w:delText>Annex 1 – Flexibility Criteria Advanced Considerations</w:delText>
        </w:r>
        <w:r w:rsidDel="007520E3">
          <w:rPr>
            <w:webHidden/>
          </w:rPr>
          <w:tab/>
          <w:delText>9</w:delText>
        </w:r>
      </w:del>
    </w:p>
    <w:p w14:paraId="5DC04AE9" w14:textId="455EFC02" w:rsidR="001A0ED9" w:rsidDel="007520E3" w:rsidRDefault="001A0ED9" w:rsidP="001A0ED9">
      <w:pPr>
        <w:pStyle w:val="TOC1"/>
        <w:rPr>
          <w:del w:id="351" w:author="Arnaud Taddei" w:date="2022-08-28T17:09:00Z"/>
          <w:rFonts w:asciiTheme="minorHAnsi" w:eastAsiaTheme="minorEastAsia" w:hAnsiTheme="minorHAnsi" w:cstheme="minorBidi"/>
          <w:szCs w:val="24"/>
          <w:lang w:val="fr-CH" w:eastAsia="fr-FR"/>
        </w:rPr>
      </w:pPr>
      <w:del w:id="352" w:author="Arnaud Taddei" w:date="2022-08-28T17:09:00Z">
        <w:r w:rsidRPr="007520E3" w:rsidDel="007520E3">
          <w:rPr>
            <w:rPrChange w:id="353" w:author="Arnaud Taddei" w:date="2022-08-28T17:09:00Z">
              <w:rPr>
                <w:rStyle w:val="Hyperlink"/>
              </w:rPr>
            </w:rPrChange>
          </w:rPr>
          <w:delText>Annex 2 – Architects and Designers types</w:delText>
        </w:r>
        <w:r w:rsidDel="007520E3">
          <w:rPr>
            <w:webHidden/>
          </w:rPr>
          <w:tab/>
          <w:delText>10</w:delText>
        </w:r>
      </w:del>
    </w:p>
    <w:p w14:paraId="3506BFA9" w14:textId="10E066D5" w:rsidR="001A0ED9" w:rsidDel="007520E3" w:rsidRDefault="001A0ED9" w:rsidP="001A0ED9">
      <w:pPr>
        <w:pStyle w:val="TOC1"/>
        <w:rPr>
          <w:del w:id="354" w:author="Arnaud Taddei" w:date="2022-08-28T17:09:00Z"/>
          <w:rFonts w:asciiTheme="minorHAnsi" w:eastAsiaTheme="minorEastAsia" w:hAnsiTheme="minorHAnsi" w:cstheme="minorBidi"/>
          <w:szCs w:val="24"/>
          <w:lang w:val="fr-CH" w:eastAsia="fr-FR"/>
        </w:rPr>
      </w:pPr>
      <w:del w:id="355" w:author="Arnaud Taddei" w:date="2022-08-28T17:09:00Z">
        <w:r w:rsidRPr="007520E3" w:rsidDel="007520E3">
          <w:rPr>
            <w:rPrChange w:id="356" w:author="Arnaud Taddei" w:date="2022-08-28T17:09:00Z">
              <w:rPr>
                <w:rStyle w:val="Hyperlink"/>
              </w:rPr>
            </w:rPrChange>
          </w:rPr>
          <w:delText>Appendix 1 – Background information</w:delText>
        </w:r>
        <w:r w:rsidDel="007520E3">
          <w:rPr>
            <w:webHidden/>
          </w:rPr>
          <w:tab/>
          <w:delText>13</w:delText>
        </w:r>
      </w:del>
    </w:p>
    <w:p w14:paraId="5EF38943" w14:textId="7D461696" w:rsidR="001A0ED9" w:rsidDel="007520E3" w:rsidRDefault="001A0ED9" w:rsidP="001A0ED9">
      <w:pPr>
        <w:pStyle w:val="TOC1"/>
        <w:rPr>
          <w:del w:id="357" w:author="Arnaud Taddei" w:date="2022-08-28T17:09:00Z"/>
          <w:rFonts w:asciiTheme="minorHAnsi" w:eastAsiaTheme="minorEastAsia" w:hAnsiTheme="minorHAnsi" w:cstheme="minorBidi"/>
          <w:szCs w:val="24"/>
          <w:lang w:val="fr-CH" w:eastAsia="fr-FR"/>
        </w:rPr>
      </w:pPr>
      <w:del w:id="358" w:author="Arnaud Taddei" w:date="2022-08-28T17:09:00Z">
        <w:r w:rsidRPr="007520E3" w:rsidDel="007520E3">
          <w:rPr>
            <w:rPrChange w:id="359" w:author="Arnaud Taddei" w:date="2022-08-28T17:09:00Z">
              <w:rPr>
                <w:rStyle w:val="Hyperlink"/>
              </w:rPr>
            </w:rPrChange>
          </w:rPr>
          <w:delText>Appendix 2 - Gap Analysis</w:delText>
        </w:r>
        <w:r w:rsidDel="007520E3">
          <w:rPr>
            <w:webHidden/>
          </w:rPr>
          <w:tab/>
          <w:delText>15</w:delText>
        </w:r>
      </w:del>
    </w:p>
    <w:p w14:paraId="3FE5CB7F" w14:textId="0D2FABA1" w:rsidR="001A0ED9" w:rsidDel="007520E3" w:rsidRDefault="001A0ED9" w:rsidP="001A0ED9">
      <w:pPr>
        <w:pStyle w:val="TOC1"/>
        <w:rPr>
          <w:del w:id="360" w:author="Arnaud Taddei" w:date="2022-08-28T17:09:00Z"/>
          <w:rFonts w:asciiTheme="minorHAnsi" w:eastAsiaTheme="minorEastAsia" w:hAnsiTheme="minorHAnsi" w:cstheme="minorBidi"/>
          <w:szCs w:val="24"/>
          <w:lang w:val="fr-CH" w:eastAsia="fr-FR"/>
        </w:rPr>
      </w:pPr>
      <w:del w:id="361" w:author="Arnaud Taddei" w:date="2022-08-28T17:09:00Z">
        <w:r w:rsidRPr="007520E3" w:rsidDel="007520E3">
          <w:rPr>
            <w:rPrChange w:id="362" w:author="Arnaud Taddei" w:date="2022-08-28T17:09:00Z">
              <w:rPr>
                <w:rStyle w:val="Hyperlink"/>
              </w:rPr>
            </w:rPrChange>
          </w:rPr>
          <w:delText>Appendix 3 – Example approach to design methodology</w:delText>
        </w:r>
        <w:r w:rsidDel="007520E3">
          <w:rPr>
            <w:webHidden/>
          </w:rPr>
          <w:tab/>
          <w:delText>17</w:delText>
        </w:r>
      </w:del>
    </w:p>
    <w:p w14:paraId="6DBCA026" w14:textId="1E66D435" w:rsidR="001A0ED9" w:rsidDel="007520E3" w:rsidRDefault="001A0ED9" w:rsidP="001A0ED9">
      <w:pPr>
        <w:pStyle w:val="TOC1"/>
        <w:rPr>
          <w:del w:id="363" w:author="Arnaud Taddei" w:date="2022-08-28T17:09:00Z"/>
          <w:rFonts w:asciiTheme="minorHAnsi" w:eastAsiaTheme="minorEastAsia" w:hAnsiTheme="minorHAnsi" w:cstheme="minorBidi"/>
          <w:szCs w:val="24"/>
          <w:lang w:val="fr-CH" w:eastAsia="fr-FR"/>
        </w:rPr>
      </w:pPr>
      <w:del w:id="364" w:author="Arnaud Taddei" w:date="2022-08-28T17:09:00Z">
        <w:r w:rsidRPr="007520E3" w:rsidDel="007520E3">
          <w:rPr>
            <w:rPrChange w:id="365" w:author="Arnaud Taddei" w:date="2022-08-28T17:09:00Z">
              <w:rPr>
                <w:rStyle w:val="Hyperlink"/>
              </w:rPr>
            </w:rPrChange>
          </w:rPr>
          <w:delText>Appendix 4 – Design criteria based on Sustainable Development Goals (SDG) requirements</w:delText>
        </w:r>
        <w:r w:rsidDel="007520E3">
          <w:rPr>
            <w:webHidden/>
          </w:rPr>
          <w:tab/>
          <w:delText>21</w:delText>
        </w:r>
      </w:del>
    </w:p>
    <w:p w14:paraId="7858C9E9" w14:textId="59407E20" w:rsidR="001A0ED9" w:rsidDel="007520E3" w:rsidRDefault="001A0ED9" w:rsidP="001A0ED9">
      <w:pPr>
        <w:pStyle w:val="TOC1"/>
        <w:rPr>
          <w:del w:id="366" w:author="Arnaud Taddei" w:date="2022-08-28T17:09:00Z"/>
          <w:rFonts w:asciiTheme="minorHAnsi" w:eastAsiaTheme="minorEastAsia" w:hAnsiTheme="minorHAnsi" w:cstheme="minorBidi"/>
          <w:szCs w:val="24"/>
          <w:lang w:val="fr-CH" w:eastAsia="fr-FR"/>
        </w:rPr>
      </w:pPr>
      <w:del w:id="367" w:author="Arnaud Taddei" w:date="2022-08-28T17:09:00Z">
        <w:r w:rsidRPr="007520E3" w:rsidDel="007520E3">
          <w:rPr>
            <w:rPrChange w:id="368" w:author="Arnaud Taddei" w:date="2022-08-28T17:09:00Z">
              <w:rPr>
                <w:rStyle w:val="Hyperlink"/>
              </w:rPr>
            </w:rPrChange>
          </w:rPr>
          <w:delText>Bibliography</w:delText>
        </w:r>
        <w:r w:rsidDel="007520E3">
          <w:rPr>
            <w:webHidden/>
          </w:rPr>
          <w:tab/>
          <w:delText>23</w:delText>
        </w:r>
      </w:del>
    </w:p>
    <w:p w14:paraId="0146F672" w14:textId="77777777" w:rsidR="001A0ED9" w:rsidRDefault="001A0ED9" w:rsidP="001A0ED9">
      <w:pPr>
        <w:rPr>
          <w:lang w:eastAsia="en-US"/>
        </w:rPr>
      </w:pPr>
      <w:r>
        <w:rPr>
          <w:lang w:eastAsia="en-US"/>
        </w:rPr>
        <w:fldChar w:fldCharType="end"/>
      </w:r>
    </w:p>
    <w:p w14:paraId="1A691E33" w14:textId="77777777" w:rsidR="001A0ED9" w:rsidRPr="00C71258" w:rsidRDefault="001A0ED9" w:rsidP="001A0ED9">
      <w:pPr>
        <w:pStyle w:val="AnnexNotitle"/>
      </w:pPr>
      <w:r w:rsidRPr="00C71258">
        <w:t>X.arch-design - Design Principles and Best Practices for Security Architectures</w:t>
      </w:r>
    </w:p>
    <w:p w14:paraId="4DB85981" w14:textId="77777777" w:rsidR="001A0ED9" w:rsidRDefault="001A0ED9" w:rsidP="001A0ED9">
      <w:pPr>
        <w:pStyle w:val="Heading1"/>
        <w:numPr>
          <w:ilvl w:val="0"/>
          <w:numId w:val="11"/>
        </w:numPr>
      </w:pPr>
      <w:bookmarkStart w:id="369" w:name="_Toc112599006"/>
      <w:r>
        <w:t>Scope</w:t>
      </w:r>
      <w:bookmarkEnd w:id="369"/>
    </w:p>
    <w:p w14:paraId="344E7A13" w14:textId="77777777" w:rsidR="001A0ED9" w:rsidRPr="00BB3C17" w:rsidRDefault="001A0ED9" w:rsidP="001A0ED9">
      <w:pPr>
        <w:rPr>
          <w:lang w:eastAsia="en-US"/>
        </w:rPr>
      </w:pPr>
      <w:r w:rsidRPr="006A58C1">
        <w:rPr>
          <w:lang w:val="en-US"/>
        </w:rPr>
        <w:t>This scope of this recommendation is the definition of a lightweight, pragmatic and proven set of design principles and criteria and how to apply them to architectural recommendations, how to evaluate if the architecture is optimal, how to compare architectures in order to have an upfront check if architectural recommendations will fulfill their objectives on the overall lifecycle of any product or service being standardized.</w:t>
      </w:r>
    </w:p>
    <w:p w14:paraId="41AE02B8" w14:textId="77777777" w:rsidR="001A0ED9" w:rsidRDefault="001A0ED9" w:rsidP="001A0ED9">
      <w:pPr>
        <w:pStyle w:val="Heading1"/>
        <w:numPr>
          <w:ilvl w:val="0"/>
          <w:numId w:val="11"/>
        </w:numPr>
      </w:pPr>
      <w:bookmarkStart w:id="370" w:name="_Toc112599007"/>
      <w:r>
        <w:lastRenderedPageBreak/>
        <w:t>References</w:t>
      </w:r>
      <w:bookmarkEnd w:id="370"/>
    </w:p>
    <w:p w14:paraId="4BAB2230" w14:textId="77777777" w:rsidR="001A0ED9" w:rsidRDefault="001A0ED9" w:rsidP="001A0ED9">
      <w:pPr>
        <w:pStyle w:val="Heading2"/>
        <w:numPr>
          <w:ilvl w:val="1"/>
          <w:numId w:val="11"/>
        </w:numPr>
      </w:pPr>
      <w:bookmarkStart w:id="371" w:name="_Toc112599008"/>
      <w:r>
        <w:t>Normative references</w:t>
      </w:r>
      <w:bookmarkEnd w:id="371"/>
    </w:p>
    <w:p w14:paraId="7F4B6101" w14:textId="77777777" w:rsidR="001A0ED9" w:rsidRDefault="001A0ED9" w:rsidP="001A0ED9">
      <w:pPr>
        <w:pStyle w:val="Heading3"/>
        <w:numPr>
          <w:ilvl w:val="2"/>
          <w:numId w:val="11"/>
        </w:numPr>
      </w:pPr>
      <w:bookmarkStart w:id="372" w:name="_Toc112599009"/>
      <w:r>
        <w:t>Paired Recommendations | International Standards equivalent in technical content</w:t>
      </w:r>
      <w:bookmarkEnd w:id="372"/>
    </w:p>
    <w:p w14:paraId="09D54DD7" w14:textId="77777777" w:rsidR="001A0ED9" w:rsidRDefault="001A0ED9" w:rsidP="001A0ED9">
      <w:pPr>
        <w:pStyle w:val="Heading3"/>
        <w:numPr>
          <w:ilvl w:val="2"/>
          <w:numId w:val="11"/>
        </w:numPr>
      </w:pPr>
      <w:bookmarkStart w:id="373" w:name="_Toc112599010"/>
      <w:r>
        <w:t>Other references</w:t>
      </w:r>
      <w:bookmarkEnd w:id="373"/>
    </w:p>
    <w:p w14:paraId="5717E8ED" w14:textId="77777777" w:rsidR="001A0ED9" w:rsidRDefault="001A0ED9" w:rsidP="001A0ED9">
      <w:pPr>
        <w:rPr>
          <w:lang w:eastAsia="en-US"/>
        </w:rPr>
      </w:pPr>
      <w:r>
        <w:rPr>
          <w:lang w:eastAsia="en-US"/>
        </w:rPr>
        <w:t>[b-ISO/IEC 25030] Systems and software engineeting – Systems and software quality requirements and evaluation (SquaRE) – Quality requirements framework</w:t>
      </w:r>
    </w:p>
    <w:p w14:paraId="4B4FB24D" w14:textId="77777777" w:rsidR="001A0ED9" w:rsidRDefault="001A0ED9" w:rsidP="001A0ED9">
      <w:pPr>
        <w:rPr>
          <w:lang w:eastAsia="en-US"/>
        </w:rPr>
      </w:pPr>
      <w:r>
        <w:rPr>
          <w:lang w:eastAsia="en-US"/>
        </w:rPr>
        <w:t>[b-ISO/IEC 26552] Software and systems engineering – Tools and methods for product line architecture design</w:t>
      </w:r>
    </w:p>
    <w:p w14:paraId="4B780485" w14:textId="77777777" w:rsidR="001A0ED9" w:rsidRPr="003138E9" w:rsidRDefault="001A0ED9" w:rsidP="001A0ED9">
      <w:pPr>
        <w:rPr>
          <w:lang w:eastAsia="fr-FR"/>
        </w:rPr>
      </w:pPr>
      <w:r>
        <w:rPr>
          <w:lang w:eastAsia="en-US"/>
        </w:rPr>
        <w:t>[b-ISO/IEC/IEEE 42030] Software, systems and enterprise – Architecture evaluation framework</w:t>
      </w:r>
      <w:r w:rsidDel="00D75002">
        <w:t xml:space="preserve"> </w:t>
      </w:r>
    </w:p>
    <w:p w14:paraId="56524645" w14:textId="77777777" w:rsidR="001A0ED9" w:rsidRDefault="001A0ED9" w:rsidP="001A0ED9">
      <w:pPr>
        <w:pStyle w:val="Heading1"/>
        <w:numPr>
          <w:ilvl w:val="0"/>
          <w:numId w:val="11"/>
        </w:numPr>
      </w:pPr>
      <w:bookmarkStart w:id="374" w:name="_Toc112599011"/>
      <w:r>
        <w:t>Definitions</w:t>
      </w:r>
      <w:bookmarkEnd w:id="374"/>
    </w:p>
    <w:p w14:paraId="2D5EAABF" w14:textId="77777777" w:rsidR="001A0ED9" w:rsidRPr="000636E1" w:rsidRDefault="001A0ED9" w:rsidP="001A0ED9">
      <w:pPr>
        <w:pStyle w:val="Heading2"/>
        <w:numPr>
          <w:ilvl w:val="1"/>
          <w:numId w:val="11"/>
        </w:numPr>
      </w:pPr>
      <w:bookmarkStart w:id="375" w:name="_Toc112599012"/>
      <w:r>
        <w:t>Terms defined elsewhere</w:t>
      </w:r>
      <w:bookmarkEnd w:id="375"/>
    </w:p>
    <w:p w14:paraId="23C92786" w14:textId="77777777" w:rsidR="001A0ED9" w:rsidRDefault="001A0ED9" w:rsidP="001A0ED9"/>
    <w:p w14:paraId="05DE4846" w14:textId="2F01DA61" w:rsidR="00110CA2" w:rsidRPr="007006DA" w:rsidRDefault="001A0ED9" w:rsidP="00110CA2">
      <w:pPr>
        <w:jc w:val="both"/>
        <w:rPr>
          <w:ins w:id="376" w:author="Arnaud Taddei" w:date="2022-08-28T16:21:00Z"/>
          <w:lang w:val="en-US" w:eastAsia="zh-CN"/>
        </w:rPr>
      </w:pPr>
      <w:r w:rsidRPr="009511A7">
        <w:rPr>
          <w:b/>
          <w:bCs/>
        </w:rPr>
        <w:t xml:space="preserve">3.1.1 </w:t>
      </w:r>
      <w:ins w:id="377" w:author="Arnaud Taddei" w:date="2022-08-28T16:24:00Z">
        <w:r w:rsidR="006F20E0">
          <w:rPr>
            <w:b/>
            <w:bCs/>
            <w:lang w:val="en-US" w:eastAsia="zh-CN"/>
          </w:rPr>
          <w:t>a</w:t>
        </w:r>
      </w:ins>
      <w:ins w:id="378" w:author="Arnaud Taddei" w:date="2022-08-28T16:21:00Z">
        <w:r w:rsidR="00110CA2" w:rsidRPr="00F875A6">
          <w:rPr>
            <w:b/>
            <w:bCs/>
            <w:lang w:val="en-US" w:eastAsia="zh-CN"/>
          </w:rPr>
          <w:t>ccountability</w:t>
        </w:r>
        <w:r w:rsidR="00110CA2">
          <w:rPr>
            <w:b/>
            <w:bCs/>
            <w:lang w:val="en-US" w:eastAsia="zh-CN"/>
          </w:rPr>
          <w:t xml:space="preserve"> ([b-</w:t>
        </w:r>
      </w:ins>
      <w:ins w:id="379" w:author="Arnaud Taddei" w:date="2022-08-28T16:22:00Z">
        <w:r w:rsidR="00110CA2">
          <w:rPr>
            <w:b/>
            <w:bCs/>
            <w:lang w:val="en-US" w:eastAsia="zh-CN"/>
          </w:rPr>
          <w:t>ISO/IEC TS 5723:2022</w:t>
        </w:r>
      </w:ins>
      <w:ins w:id="380" w:author="Arnaud Taddei" w:date="2022-08-28T16:21:00Z">
        <w:r w:rsidR="00110CA2">
          <w:rPr>
            <w:b/>
            <w:bCs/>
            <w:lang w:val="en-US" w:eastAsia="zh-CN"/>
          </w:rPr>
          <w:t>]</w:t>
        </w:r>
      </w:ins>
      <w:ins w:id="381" w:author="Arnaud Taddei" w:date="2022-08-28T16:22:00Z">
        <w:r w:rsidR="00110CA2">
          <w:rPr>
            <w:b/>
            <w:bCs/>
            <w:lang w:val="en-US" w:eastAsia="zh-CN"/>
          </w:rPr>
          <w:t xml:space="preserve"> 3.1</w:t>
        </w:r>
      </w:ins>
      <w:ins w:id="382" w:author="Arnaud Taddei" w:date="2022-08-28T16:21:00Z">
        <w:r w:rsidR="00110CA2">
          <w:rPr>
            <w:b/>
            <w:bCs/>
            <w:lang w:val="en-US" w:eastAsia="zh-CN"/>
          </w:rPr>
          <w:t>)</w:t>
        </w:r>
        <w:r w:rsidR="00110CA2" w:rsidRPr="00F875A6">
          <w:rPr>
            <w:b/>
            <w:bCs/>
            <w:lang w:val="en-US" w:eastAsia="zh-CN"/>
          </w:rPr>
          <w:t>:</w:t>
        </w:r>
        <w:r w:rsidR="00110CA2" w:rsidRPr="007006DA">
          <w:rPr>
            <w:lang w:val="en-US" w:eastAsia="zh-CN"/>
          </w:rPr>
          <w:t xml:space="preserve"> State of being accountable</w:t>
        </w:r>
      </w:ins>
    </w:p>
    <w:p w14:paraId="3B876C03" w14:textId="77777777" w:rsidR="00110CA2" w:rsidRPr="007006DA" w:rsidRDefault="00110CA2" w:rsidP="00110CA2">
      <w:pPr>
        <w:jc w:val="both"/>
        <w:rPr>
          <w:ins w:id="383" w:author="Arnaud Taddei" w:date="2022-08-28T16:21:00Z"/>
          <w:lang w:val="en-US" w:eastAsia="zh-CN"/>
        </w:rPr>
      </w:pPr>
      <w:ins w:id="384" w:author="Arnaud Taddei" w:date="2022-08-28T16:21:00Z">
        <w:r w:rsidRPr="007006DA">
          <w:rPr>
            <w:lang w:val="en-US" w:eastAsia="zh-CN"/>
          </w:rPr>
          <w:t>Note 1 to entry: Accountability relates to an allocated responsibility. The responsibility can be based on regulation or agreement or through assignment as part of delegation.</w:t>
        </w:r>
      </w:ins>
    </w:p>
    <w:p w14:paraId="55478CF9" w14:textId="77777777" w:rsidR="00110CA2" w:rsidRPr="007006DA" w:rsidRDefault="00110CA2" w:rsidP="00110CA2">
      <w:pPr>
        <w:jc w:val="both"/>
        <w:rPr>
          <w:ins w:id="385" w:author="Arnaud Taddei" w:date="2022-08-28T16:21:00Z"/>
          <w:lang w:val="en-US" w:eastAsia="zh-CN"/>
        </w:rPr>
      </w:pPr>
      <w:ins w:id="386" w:author="Arnaud Taddei" w:date="2022-08-28T16:21:00Z">
        <w:r w:rsidRPr="007006DA">
          <w:rPr>
            <w:lang w:val="en-US" w:eastAsia="zh-CN"/>
          </w:rPr>
          <w:t>Note 2 to entry: For systems, accountability is a property that ensures that actions of an entity can be traced uniquely to the entity (see ISO 7498-2:1989, 3.3.3).</w:t>
        </w:r>
      </w:ins>
    </w:p>
    <w:p w14:paraId="7EF577C3" w14:textId="4F82493C" w:rsidR="00110CA2" w:rsidRPr="006F20E0" w:rsidRDefault="00110CA2">
      <w:pPr>
        <w:jc w:val="both"/>
        <w:rPr>
          <w:ins w:id="387" w:author="Arnaud Taddei" w:date="2022-08-28T16:21:00Z"/>
          <w:lang w:val="en-US" w:eastAsia="zh-CN"/>
          <w:rPrChange w:id="388" w:author="Arnaud Taddei" w:date="2022-08-28T16:24:00Z">
            <w:rPr>
              <w:ins w:id="389" w:author="Arnaud Taddei" w:date="2022-08-28T16:21:00Z"/>
              <w:b/>
              <w:bCs/>
            </w:rPr>
          </w:rPrChange>
        </w:rPr>
        <w:pPrChange w:id="390" w:author="Arnaud Taddei" w:date="2022-08-28T16:24:00Z">
          <w:pPr>
            <w:spacing w:before="0"/>
          </w:pPr>
        </w:pPrChange>
      </w:pPr>
      <w:ins w:id="391" w:author="Arnaud Taddei" w:date="2022-08-28T16:21:00Z">
        <w:r w:rsidRPr="007006DA">
          <w:rPr>
            <w:lang w:val="en-US" w:eastAsia="zh-CN"/>
          </w:rPr>
          <w:t>Note 3 to entry: In a governance context, accountability is the obligation of an individual or organization to account for its activities, for completion of a deliverable or task, accept the responsibility for those activities, deliverables or tasks, and to disclose the results in a transparent manner (see ISO/TS 21089:2018, 3.3.1).</w:t>
        </w:r>
      </w:ins>
    </w:p>
    <w:p w14:paraId="31C3A0EB" w14:textId="5A9F407E" w:rsidR="00110CA2" w:rsidRDefault="00110CA2" w:rsidP="00110CA2">
      <w:pPr>
        <w:jc w:val="both"/>
        <w:rPr>
          <w:ins w:id="392" w:author="Arnaud Taddei" w:date="2022-08-28T16:23:00Z"/>
          <w:lang w:val="en-US" w:eastAsia="zh-CN"/>
        </w:rPr>
      </w:pPr>
      <w:ins w:id="393" w:author="Arnaud Taddei" w:date="2022-08-28T16:22:00Z">
        <w:r>
          <w:rPr>
            <w:b/>
            <w:bCs/>
            <w:lang w:val="en-US" w:eastAsia="zh-CN"/>
          </w:rPr>
          <w:t>3.1.</w:t>
        </w:r>
      </w:ins>
      <w:ins w:id="394" w:author="Arnaud Taddei" w:date="2022-08-28T16:52:00Z">
        <w:r w:rsidR="001C487E">
          <w:rPr>
            <w:b/>
            <w:bCs/>
            <w:lang w:val="en-US" w:eastAsia="zh-CN"/>
          </w:rPr>
          <w:t>2</w:t>
        </w:r>
      </w:ins>
      <w:ins w:id="395" w:author="Arnaud Taddei" w:date="2022-08-28T16:22:00Z">
        <w:r>
          <w:rPr>
            <w:b/>
            <w:bCs/>
            <w:lang w:val="en-US" w:eastAsia="zh-CN"/>
          </w:rPr>
          <w:t xml:space="preserve"> </w:t>
        </w:r>
      </w:ins>
      <w:ins w:id="396" w:author="Arnaud Taddei" w:date="2022-08-28T16:24:00Z">
        <w:r w:rsidR="006F20E0">
          <w:rPr>
            <w:b/>
            <w:bCs/>
            <w:lang w:val="en-US" w:eastAsia="zh-CN"/>
          </w:rPr>
          <w:t>a</w:t>
        </w:r>
      </w:ins>
      <w:ins w:id="397" w:author="Arnaud Taddei" w:date="2022-08-28T16:22:00Z">
        <w:r w:rsidRPr="00F875A6">
          <w:rPr>
            <w:b/>
            <w:bCs/>
            <w:lang w:val="en-US" w:eastAsia="zh-CN"/>
          </w:rPr>
          <w:t>ccuracy</w:t>
        </w:r>
        <w:r>
          <w:rPr>
            <w:b/>
            <w:bCs/>
            <w:lang w:val="en-US" w:eastAsia="zh-CN"/>
          </w:rPr>
          <w:t xml:space="preserve"> ([b-ISO 17572.1-.2022] 3.</w:t>
        </w:r>
      </w:ins>
      <w:ins w:id="398" w:author="Arnaud Taddei" w:date="2022-08-28T16:23:00Z">
        <w:r>
          <w:rPr>
            <w:b/>
            <w:bCs/>
            <w:lang w:val="en-US" w:eastAsia="zh-CN"/>
          </w:rPr>
          <w:t>1</w:t>
        </w:r>
      </w:ins>
      <w:ins w:id="399" w:author="Arnaud Taddei" w:date="2022-08-28T16:22:00Z">
        <w:r>
          <w:rPr>
            <w:b/>
            <w:bCs/>
            <w:lang w:val="en-US" w:eastAsia="zh-CN"/>
          </w:rPr>
          <w:t>)</w:t>
        </w:r>
        <w:r w:rsidRPr="00F875A6">
          <w:rPr>
            <w:b/>
            <w:bCs/>
            <w:lang w:val="en-US" w:eastAsia="zh-CN"/>
          </w:rPr>
          <w:t>:</w:t>
        </w:r>
        <w:r w:rsidRPr="007006DA">
          <w:rPr>
            <w:lang w:val="en-US" w:eastAsia="zh-CN"/>
          </w:rPr>
          <w:t xml:space="preserve"> Measure of closeness of results of observations, computations, or estimates to the true values or the values accepted as being true</w:t>
        </w:r>
      </w:ins>
    </w:p>
    <w:p w14:paraId="42BBEA5D" w14:textId="6B3F7364" w:rsidR="00110CA2" w:rsidRPr="007006DA" w:rsidRDefault="00110CA2" w:rsidP="00110CA2">
      <w:pPr>
        <w:jc w:val="both"/>
        <w:rPr>
          <w:ins w:id="400" w:author="Arnaud Taddei" w:date="2022-08-28T16:23:00Z"/>
          <w:lang w:val="en-US" w:eastAsia="zh-CN"/>
        </w:rPr>
      </w:pPr>
      <w:ins w:id="401" w:author="Arnaud Taddei" w:date="2022-08-28T16:23:00Z">
        <w:r>
          <w:rPr>
            <w:b/>
            <w:bCs/>
            <w:lang w:val="en-US" w:eastAsia="zh-CN"/>
          </w:rPr>
          <w:t>3.1.</w:t>
        </w:r>
      </w:ins>
      <w:ins w:id="402" w:author="Arnaud Taddei" w:date="2022-08-28T16:52:00Z">
        <w:r w:rsidR="001C487E">
          <w:rPr>
            <w:b/>
            <w:bCs/>
            <w:lang w:val="en-US" w:eastAsia="zh-CN"/>
          </w:rPr>
          <w:t>3</w:t>
        </w:r>
      </w:ins>
      <w:ins w:id="403" w:author="Arnaud Taddei" w:date="2022-08-28T16:23:00Z">
        <w:r>
          <w:rPr>
            <w:b/>
            <w:bCs/>
            <w:lang w:val="en-US" w:eastAsia="zh-CN"/>
          </w:rPr>
          <w:t xml:space="preserve"> </w:t>
        </w:r>
      </w:ins>
      <w:ins w:id="404" w:author="Arnaud Taddei" w:date="2022-08-28T16:24:00Z">
        <w:r w:rsidR="006F20E0">
          <w:rPr>
            <w:b/>
            <w:bCs/>
            <w:lang w:val="en-US" w:eastAsia="zh-CN"/>
          </w:rPr>
          <w:t>a</w:t>
        </w:r>
      </w:ins>
      <w:ins w:id="405" w:author="Arnaud Taddei" w:date="2022-08-28T16:23:00Z">
        <w:r w:rsidRPr="00F875A6">
          <w:rPr>
            <w:b/>
            <w:bCs/>
            <w:lang w:val="en-US" w:eastAsia="zh-CN"/>
          </w:rPr>
          <w:t>uthenticity</w:t>
        </w:r>
        <w:r>
          <w:rPr>
            <w:b/>
            <w:bCs/>
            <w:lang w:val="en-US" w:eastAsia="zh-CN"/>
          </w:rPr>
          <w:t xml:space="preserve"> ([b-ISO/IEC 27000:2018] 3.6)</w:t>
        </w:r>
        <w:r w:rsidRPr="00F875A6">
          <w:rPr>
            <w:b/>
            <w:bCs/>
            <w:lang w:val="en-US" w:eastAsia="zh-CN"/>
          </w:rPr>
          <w:t>:</w:t>
        </w:r>
        <w:r w:rsidRPr="007006DA">
          <w:rPr>
            <w:lang w:val="en-US" w:eastAsia="zh-CN"/>
          </w:rPr>
          <w:t xml:space="preserve"> Property that an entity is what it claims to be</w:t>
        </w:r>
      </w:ins>
    </w:p>
    <w:p w14:paraId="55478AC5" w14:textId="0990FBF4" w:rsidR="00110CA2" w:rsidRDefault="00110CA2" w:rsidP="00110CA2">
      <w:pPr>
        <w:jc w:val="both"/>
        <w:rPr>
          <w:ins w:id="406" w:author="Arnaud Taddei" w:date="2022-08-28T16:56:00Z"/>
          <w:lang w:val="en-US" w:eastAsia="zh-CN"/>
        </w:rPr>
      </w:pPr>
      <w:ins w:id="407" w:author="Arnaud Taddei" w:date="2022-08-28T16:24:00Z">
        <w:r>
          <w:rPr>
            <w:b/>
            <w:bCs/>
            <w:lang w:val="en-US" w:eastAsia="zh-CN"/>
          </w:rPr>
          <w:t>3.1.</w:t>
        </w:r>
      </w:ins>
      <w:ins w:id="408" w:author="Arnaud Taddei" w:date="2022-08-28T16:52:00Z">
        <w:r w:rsidR="001C487E">
          <w:rPr>
            <w:b/>
            <w:bCs/>
            <w:lang w:val="en-US" w:eastAsia="zh-CN"/>
          </w:rPr>
          <w:t>4</w:t>
        </w:r>
      </w:ins>
      <w:ins w:id="409" w:author="Arnaud Taddei" w:date="2022-08-28T16:24:00Z">
        <w:r>
          <w:rPr>
            <w:b/>
            <w:bCs/>
            <w:lang w:val="en-US" w:eastAsia="zh-CN"/>
          </w:rPr>
          <w:t xml:space="preserve"> </w:t>
        </w:r>
        <w:r w:rsidR="006F20E0">
          <w:rPr>
            <w:b/>
            <w:bCs/>
            <w:lang w:val="en-US" w:eastAsia="zh-CN"/>
          </w:rPr>
          <w:t>a</w:t>
        </w:r>
        <w:r w:rsidRPr="00F875A6">
          <w:rPr>
            <w:b/>
            <w:bCs/>
            <w:lang w:val="en-US" w:eastAsia="zh-CN"/>
          </w:rPr>
          <w:t>vailability</w:t>
        </w:r>
        <w:r>
          <w:rPr>
            <w:b/>
            <w:bCs/>
            <w:lang w:val="en-US" w:eastAsia="zh-CN"/>
          </w:rPr>
          <w:t xml:space="preserve"> ([b-ISO/IEC 27000:2018] 3.7)</w:t>
        </w:r>
        <w:r w:rsidRPr="00F875A6">
          <w:rPr>
            <w:b/>
            <w:bCs/>
            <w:lang w:val="en-US" w:eastAsia="zh-CN"/>
          </w:rPr>
          <w:t>:</w:t>
        </w:r>
        <w:r w:rsidRPr="007006DA">
          <w:rPr>
            <w:lang w:val="en-US" w:eastAsia="zh-CN"/>
          </w:rPr>
          <w:t xml:space="preserve"> Property of being accessible and usable on demand by an authorized entity</w:t>
        </w:r>
      </w:ins>
    </w:p>
    <w:p w14:paraId="686A96A0" w14:textId="18340BC8" w:rsidR="00F6439E" w:rsidRPr="00454E8B" w:rsidRDefault="00F6439E" w:rsidP="00F6439E">
      <w:pPr>
        <w:pStyle w:val="NormalWeb"/>
        <w:rPr>
          <w:ins w:id="410" w:author="Arnaud Taddei" w:date="2022-08-28T16:56:00Z"/>
          <w:rFonts w:eastAsia="Times New Roman"/>
          <w:lang w:eastAsia="en-GB"/>
        </w:rPr>
      </w:pPr>
      <w:ins w:id="411" w:author="Arnaud Taddei" w:date="2022-08-28T16:56:00Z">
        <w:r>
          <w:rPr>
            <w:b/>
            <w:bCs/>
          </w:rPr>
          <w:t xml:space="preserve">3.1.5 concern ([b-ISO/IEC 42010] 3.7): </w:t>
        </w:r>
        <w:r w:rsidRPr="00454E8B">
          <w:rPr>
            <w:rFonts w:ascii="SymbolMT" w:eastAsia="Times New Roman" w:hAnsi="SymbolMT"/>
            <w:sz w:val="20"/>
            <w:szCs w:val="20"/>
            <w:lang w:eastAsia="en-GB"/>
          </w:rPr>
          <w:sym w:font="Symbol" w:char="F0E1"/>
        </w:r>
        <w:r w:rsidRPr="00454E8B">
          <w:rPr>
            <w:rFonts w:eastAsia="Times New Roman"/>
            <w:lang w:eastAsia="en-GB"/>
            <w:rPrChange w:id="412" w:author="Arnaud Taddei" w:date="2022-07-28T12:34:00Z">
              <w:rPr>
                <w:rFonts w:ascii="ArialMT" w:eastAsia="Times New Roman" w:hAnsi="ArialMT"/>
                <w:sz w:val="20"/>
                <w:szCs w:val="20"/>
                <w:lang w:eastAsia="en-GB"/>
              </w:rPr>
            </w:rPrChange>
          </w:rPr>
          <w:t>system</w:t>
        </w:r>
        <w:r w:rsidRPr="00454E8B">
          <w:rPr>
            <w:rFonts w:eastAsia="Times New Roman"/>
            <w:lang w:eastAsia="en-GB"/>
            <w:rPrChange w:id="413" w:author="Arnaud Taddei" w:date="2022-07-28T12:34:00Z">
              <w:rPr>
                <w:rFonts w:ascii="SymbolMT" w:eastAsia="Times New Roman" w:hAnsi="SymbolMT"/>
                <w:sz w:val="20"/>
                <w:szCs w:val="20"/>
                <w:lang w:eastAsia="en-GB"/>
              </w:rPr>
            </w:rPrChange>
          </w:rPr>
          <w:sym w:font="Symbol" w:char="F0F1"/>
        </w:r>
        <w:r w:rsidRPr="00454E8B">
          <w:rPr>
            <w:rFonts w:eastAsia="Times New Roman"/>
            <w:lang w:eastAsia="en-GB"/>
            <w:rPrChange w:id="414" w:author="Arnaud Taddei" w:date="2022-07-28T12:34:00Z">
              <w:rPr>
                <w:rFonts w:ascii="SymbolMT" w:eastAsia="Times New Roman" w:hAnsi="SymbolMT"/>
                <w:sz w:val="20"/>
                <w:szCs w:val="20"/>
                <w:lang w:eastAsia="en-GB"/>
              </w:rPr>
            </w:rPrChange>
          </w:rPr>
          <w:t xml:space="preserve"> </w:t>
        </w:r>
        <w:r w:rsidRPr="00454E8B">
          <w:rPr>
            <w:rFonts w:eastAsia="Times New Roman"/>
            <w:lang w:eastAsia="en-GB"/>
            <w:rPrChange w:id="415" w:author="Arnaud Taddei" w:date="2022-07-28T12:34:00Z">
              <w:rPr>
                <w:rFonts w:ascii="ArialMT" w:eastAsia="Times New Roman" w:hAnsi="ArialMT"/>
                <w:sz w:val="20"/>
                <w:szCs w:val="20"/>
                <w:lang w:eastAsia="en-GB"/>
              </w:rPr>
            </w:rPrChange>
          </w:rPr>
          <w:t xml:space="preserve">interest in a system relevant to one or more of its stakeholders </w:t>
        </w:r>
      </w:ins>
    </w:p>
    <w:p w14:paraId="1A1E8314" w14:textId="54BF83FD" w:rsidR="00F6439E" w:rsidRPr="00F6439E" w:rsidRDefault="00F6439E">
      <w:pPr>
        <w:spacing w:before="100" w:beforeAutospacing="1" w:after="100" w:afterAutospacing="1"/>
        <w:rPr>
          <w:ins w:id="416" w:author="Arnaud Taddei" w:date="2022-08-28T16:24:00Z"/>
          <w:rFonts w:eastAsia="Times New Roman"/>
          <w:lang w:eastAsia="en-GB"/>
          <w:rPrChange w:id="417" w:author="Arnaud Taddei" w:date="2022-08-28T16:56:00Z">
            <w:rPr>
              <w:ins w:id="418" w:author="Arnaud Taddei" w:date="2022-08-28T16:24:00Z"/>
              <w:lang w:val="en-US" w:eastAsia="zh-CN"/>
            </w:rPr>
          </w:rPrChange>
        </w:rPr>
        <w:pPrChange w:id="419" w:author="Arnaud Taddei" w:date="2022-08-28T16:56:00Z">
          <w:pPr>
            <w:jc w:val="both"/>
          </w:pPr>
        </w:pPrChange>
      </w:pPr>
      <w:ins w:id="420" w:author="Arnaud Taddei" w:date="2022-08-28T16:56:00Z">
        <w:r w:rsidRPr="00454E8B">
          <w:rPr>
            <w:rFonts w:eastAsia="Times New Roman"/>
            <w:lang w:eastAsia="en-GB"/>
            <w:rPrChange w:id="421" w:author="Arnaud Taddei" w:date="2022-07-28T12:34:00Z">
              <w:rPr>
                <w:rFonts w:ascii="ArialMT" w:eastAsia="Times New Roman" w:hAnsi="ArialMT"/>
                <w:sz w:val="18"/>
                <w:szCs w:val="18"/>
                <w:lang w:eastAsia="en-GB"/>
              </w:rPr>
            </w:rPrChange>
          </w:rPr>
          <w:t xml:space="preserve">NOTE A concern pertains to any influence on a system in its environment, including developmental, technological, business, operational, organizational, political, economic, legal, regulatory, ecological and social influences. </w:t>
        </w:r>
      </w:ins>
    </w:p>
    <w:p w14:paraId="61A59B4F" w14:textId="057888A1" w:rsidR="006F20E0" w:rsidRPr="007006DA" w:rsidRDefault="006F20E0" w:rsidP="006F20E0">
      <w:pPr>
        <w:jc w:val="both"/>
        <w:rPr>
          <w:ins w:id="422" w:author="Arnaud Taddei" w:date="2022-08-28T16:25:00Z"/>
          <w:lang w:val="en-US" w:eastAsia="zh-CN"/>
        </w:rPr>
      </w:pPr>
      <w:ins w:id="423" w:author="Arnaud Taddei" w:date="2022-08-28T16:25:00Z">
        <w:r>
          <w:rPr>
            <w:b/>
            <w:bCs/>
            <w:lang w:val="en-US" w:eastAsia="zh-CN"/>
          </w:rPr>
          <w:t>3.1.</w:t>
        </w:r>
      </w:ins>
      <w:ins w:id="424" w:author="Arnaud Taddei" w:date="2022-08-28T16:57:00Z">
        <w:r w:rsidR="00F6439E">
          <w:rPr>
            <w:b/>
            <w:bCs/>
            <w:lang w:val="en-US" w:eastAsia="zh-CN"/>
          </w:rPr>
          <w:t>6</w:t>
        </w:r>
      </w:ins>
      <w:ins w:id="425" w:author="Arnaud Taddei" w:date="2022-08-28T16:25:00Z">
        <w:r>
          <w:rPr>
            <w:b/>
            <w:bCs/>
            <w:lang w:val="en-US" w:eastAsia="zh-CN"/>
          </w:rPr>
          <w:t xml:space="preserve"> c</w:t>
        </w:r>
        <w:r w:rsidRPr="00F875A6">
          <w:rPr>
            <w:b/>
            <w:bCs/>
            <w:lang w:val="en-US" w:eastAsia="zh-CN"/>
          </w:rPr>
          <w:t>ontrollability</w:t>
        </w:r>
        <w:r>
          <w:rPr>
            <w:b/>
            <w:bCs/>
            <w:lang w:val="en-US" w:eastAsia="zh-CN"/>
          </w:rPr>
          <w:t xml:space="preserve"> ([b-ISO/IEC TS 5723:2022] 3.2.5)</w:t>
        </w:r>
        <w:r w:rsidRPr="00F875A6">
          <w:rPr>
            <w:b/>
            <w:bCs/>
            <w:lang w:val="en-US" w:eastAsia="zh-CN"/>
          </w:rPr>
          <w:t>:</w:t>
        </w:r>
        <w:r w:rsidRPr="007006DA">
          <w:rPr>
            <w:lang w:val="en-US" w:eastAsia="zh-CN"/>
          </w:rPr>
          <w:t xml:space="preserve"> Property of a system that allows a human or another external agent to intervene in the system’s functioning</w:t>
        </w:r>
      </w:ins>
    </w:p>
    <w:p w14:paraId="770D0223" w14:textId="6AA89517" w:rsidR="00110CA2" w:rsidRPr="006F20E0" w:rsidRDefault="006F20E0">
      <w:pPr>
        <w:jc w:val="both"/>
        <w:rPr>
          <w:ins w:id="426" w:author="Arnaud Taddei" w:date="2022-08-28T16:21:00Z"/>
          <w:lang w:val="en-US" w:eastAsia="zh-CN"/>
          <w:rPrChange w:id="427" w:author="Arnaud Taddei" w:date="2022-08-28T16:25:00Z">
            <w:rPr>
              <w:ins w:id="428" w:author="Arnaud Taddei" w:date="2022-08-28T16:21:00Z"/>
              <w:b/>
              <w:bCs/>
            </w:rPr>
          </w:rPrChange>
        </w:rPr>
        <w:pPrChange w:id="429" w:author="Arnaud Taddei" w:date="2022-08-28T16:25:00Z">
          <w:pPr>
            <w:spacing w:before="0"/>
          </w:pPr>
        </w:pPrChange>
      </w:pPr>
      <w:ins w:id="430" w:author="Arnaud Taddei" w:date="2022-08-28T16:25:00Z">
        <w:r w:rsidRPr="007006DA">
          <w:rPr>
            <w:lang w:val="en-US" w:eastAsia="zh-CN"/>
          </w:rPr>
          <w:t>Note 1 to entry: Such a system is heteronomous.</w:t>
        </w:r>
      </w:ins>
    </w:p>
    <w:p w14:paraId="76FDF3C0" w14:textId="5A954E66" w:rsidR="001A0ED9" w:rsidRDefault="00110CA2" w:rsidP="001A0ED9">
      <w:pPr>
        <w:spacing w:before="0"/>
        <w:rPr>
          <w:rFonts w:eastAsia="Times New Roman"/>
          <w:lang w:val="en-US" w:eastAsia="fr-FR"/>
        </w:rPr>
      </w:pPr>
      <w:ins w:id="431" w:author="Arnaud Taddei" w:date="2022-08-28T16:21:00Z">
        <w:r>
          <w:rPr>
            <w:b/>
            <w:bCs/>
          </w:rPr>
          <w:t>3.1.</w:t>
        </w:r>
      </w:ins>
      <w:ins w:id="432" w:author="Arnaud Taddei" w:date="2022-08-28T16:57:00Z">
        <w:r w:rsidR="00F6439E">
          <w:rPr>
            <w:b/>
            <w:bCs/>
          </w:rPr>
          <w:t>7</w:t>
        </w:r>
      </w:ins>
      <w:ins w:id="433" w:author="Arnaud Taddei" w:date="2022-08-28T16:21:00Z">
        <w:r>
          <w:rPr>
            <w:b/>
            <w:bCs/>
          </w:rPr>
          <w:t xml:space="preserve"> </w:t>
        </w:r>
      </w:ins>
      <w:r w:rsidR="001A0ED9" w:rsidRPr="009511A7">
        <w:rPr>
          <w:b/>
          <w:bCs/>
        </w:rPr>
        <w:t>functional requirement ([b-ITU-T Z.150] 3</w:t>
      </w:r>
      <w:r w:rsidR="001A0ED9">
        <w:rPr>
          <w:b/>
          <w:bCs/>
        </w:rPr>
        <w:t>.8</w:t>
      </w:r>
      <w:r w:rsidR="001A0ED9" w:rsidRPr="009511A7">
        <w:rPr>
          <w:b/>
          <w:bCs/>
        </w:rPr>
        <w:t>):</w:t>
      </w:r>
      <w:r w:rsidR="001A0ED9">
        <w:t xml:space="preserve"> </w:t>
      </w:r>
      <w:r w:rsidR="001A0ED9" w:rsidRPr="009511A7">
        <w:rPr>
          <w:rFonts w:eastAsia="Times New Roman"/>
          <w:lang w:val="en-US" w:eastAsia="fr-FR"/>
        </w:rPr>
        <w:t>A requirement (see 3.16) defining functions of the system under development.</w:t>
      </w:r>
    </w:p>
    <w:p w14:paraId="077D162C" w14:textId="6A70735E" w:rsidR="001A0ED9" w:rsidRDefault="001A0ED9" w:rsidP="001A0ED9">
      <w:pPr>
        <w:spacing w:before="0"/>
        <w:rPr>
          <w:ins w:id="434" w:author="Arnaud Taddei" w:date="2022-08-28T16:26:00Z"/>
          <w:rFonts w:eastAsia="Times New Roman"/>
          <w:lang w:val="en-US" w:eastAsia="fr-FR"/>
        </w:rPr>
      </w:pPr>
      <w:r w:rsidRPr="009511A7">
        <w:rPr>
          <w:rFonts w:eastAsia="Times New Roman"/>
          <w:b/>
          <w:bCs/>
          <w:lang w:val="en-US" w:eastAsia="fr-FR"/>
        </w:rPr>
        <w:t>3.1.</w:t>
      </w:r>
      <w:ins w:id="435" w:author="Arnaud Taddei" w:date="2022-08-28T16:57:00Z">
        <w:r w:rsidR="00F6439E">
          <w:rPr>
            <w:rFonts w:eastAsia="Times New Roman"/>
            <w:b/>
            <w:bCs/>
            <w:lang w:val="en-US" w:eastAsia="fr-FR"/>
          </w:rPr>
          <w:t>8</w:t>
        </w:r>
      </w:ins>
      <w:del w:id="436" w:author="Arnaud Taddei" w:date="2022-08-28T16:52:00Z">
        <w:r w:rsidRPr="009511A7" w:rsidDel="001C487E">
          <w:rPr>
            <w:rFonts w:eastAsia="Times New Roman"/>
            <w:b/>
            <w:bCs/>
            <w:lang w:val="en-US" w:eastAsia="fr-FR"/>
          </w:rPr>
          <w:delText>2</w:delText>
        </w:r>
      </w:del>
      <w:r w:rsidRPr="009511A7">
        <w:rPr>
          <w:rFonts w:eastAsia="Times New Roman"/>
          <w:b/>
          <w:bCs/>
          <w:lang w:val="en-US" w:eastAsia="fr-FR"/>
        </w:rPr>
        <w:t xml:space="preserve"> high-level design ([b-ITU-T Z.150] 3.10):</w:t>
      </w:r>
      <w:r>
        <w:rPr>
          <w:rFonts w:eastAsia="Times New Roman"/>
          <w:lang w:val="en-US" w:eastAsia="fr-FR"/>
        </w:rPr>
        <w:t xml:space="preserve"> </w:t>
      </w:r>
      <w:r w:rsidRPr="009511A7">
        <w:rPr>
          <w:rFonts w:eastAsia="Times New Roman"/>
          <w:lang w:val="en-US" w:eastAsia="fr-FR"/>
        </w:rPr>
        <w:t xml:space="preserve">A design document describing system functionalities, the system architecture, and scenarios. </w:t>
      </w:r>
    </w:p>
    <w:p w14:paraId="64AA24B8" w14:textId="393A5A66" w:rsidR="006F20E0" w:rsidRPr="007006DA" w:rsidRDefault="006F20E0" w:rsidP="006F20E0">
      <w:pPr>
        <w:jc w:val="both"/>
        <w:rPr>
          <w:ins w:id="437" w:author="Arnaud Taddei" w:date="2022-08-28T16:26:00Z"/>
          <w:lang w:val="en-US" w:eastAsia="zh-CN"/>
        </w:rPr>
      </w:pPr>
      <w:ins w:id="438" w:author="Arnaud Taddei" w:date="2022-08-28T16:26:00Z">
        <w:r>
          <w:rPr>
            <w:b/>
            <w:bCs/>
            <w:lang w:val="en-US" w:eastAsia="zh-CN"/>
          </w:rPr>
          <w:lastRenderedPageBreak/>
          <w:t>3.1.</w:t>
        </w:r>
      </w:ins>
      <w:ins w:id="439" w:author="Arnaud Taddei" w:date="2022-08-28T16:57:00Z">
        <w:r w:rsidR="00F6439E">
          <w:rPr>
            <w:b/>
            <w:bCs/>
            <w:lang w:val="en-US" w:eastAsia="zh-CN"/>
          </w:rPr>
          <w:t>9</w:t>
        </w:r>
      </w:ins>
      <w:ins w:id="440" w:author="Arnaud Taddei" w:date="2022-08-28T16:26:00Z">
        <w:r>
          <w:rPr>
            <w:b/>
            <w:bCs/>
            <w:lang w:val="en-US" w:eastAsia="zh-CN"/>
          </w:rPr>
          <w:t xml:space="preserve"> i</w:t>
        </w:r>
        <w:r w:rsidRPr="00F875A6">
          <w:rPr>
            <w:b/>
            <w:bCs/>
            <w:lang w:val="en-US" w:eastAsia="zh-CN"/>
          </w:rPr>
          <w:t xml:space="preserve">nformation </w:t>
        </w:r>
        <w:r>
          <w:rPr>
            <w:b/>
            <w:bCs/>
            <w:lang w:val="en-US" w:eastAsia="zh-CN"/>
          </w:rPr>
          <w:t>s</w:t>
        </w:r>
        <w:r w:rsidRPr="00F875A6">
          <w:rPr>
            <w:b/>
            <w:bCs/>
            <w:lang w:val="en-US" w:eastAsia="zh-CN"/>
          </w:rPr>
          <w:t>ecurity</w:t>
        </w:r>
        <w:r>
          <w:rPr>
            <w:b/>
            <w:bCs/>
            <w:lang w:val="en-US" w:eastAsia="zh-CN"/>
          </w:rPr>
          <w:t xml:space="preserve"> ([b-ISO 27000:2018]</w:t>
        </w:r>
      </w:ins>
      <w:ins w:id="441" w:author="Arnaud Taddei" w:date="2022-08-28T16:27:00Z">
        <w:r>
          <w:rPr>
            <w:b/>
            <w:bCs/>
            <w:lang w:val="en-US" w:eastAsia="zh-CN"/>
          </w:rPr>
          <w:t xml:space="preserve"> 3.28)</w:t>
        </w:r>
      </w:ins>
      <w:ins w:id="442" w:author="Arnaud Taddei" w:date="2022-08-28T16:26:00Z">
        <w:r w:rsidRPr="00F875A6">
          <w:rPr>
            <w:b/>
            <w:bCs/>
            <w:lang w:val="en-US" w:eastAsia="zh-CN"/>
          </w:rPr>
          <w:t>:</w:t>
        </w:r>
        <w:r w:rsidRPr="007006DA">
          <w:rPr>
            <w:lang w:val="en-US" w:eastAsia="zh-CN"/>
          </w:rPr>
          <w:t xml:space="preserve"> Preservation of confidentiality, integrity, and availability of information</w:t>
        </w:r>
      </w:ins>
    </w:p>
    <w:p w14:paraId="6E4F936A" w14:textId="209A52C1" w:rsidR="006F20E0" w:rsidRDefault="006F20E0" w:rsidP="006F20E0">
      <w:pPr>
        <w:jc w:val="both"/>
        <w:rPr>
          <w:ins w:id="443" w:author="Arnaud Taddei" w:date="2022-08-28T16:27:00Z"/>
          <w:lang w:val="en-US" w:eastAsia="zh-CN"/>
        </w:rPr>
      </w:pPr>
      <w:ins w:id="444" w:author="Arnaud Taddei" w:date="2022-08-28T16:26:00Z">
        <w:r w:rsidRPr="007006DA">
          <w:rPr>
            <w:lang w:val="en-US" w:eastAsia="zh-CN"/>
          </w:rPr>
          <w:t>Note 1 to entry: In addition, other properties, such as authenticity, accountability, non- repudiation, and reliability can also be involved.</w:t>
        </w:r>
      </w:ins>
    </w:p>
    <w:p w14:paraId="7054F003" w14:textId="57B7E825" w:rsidR="006F20E0" w:rsidRPr="007006DA" w:rsidRDefault="006F20E0" w:rsidP="006F20E0">
      <w:pPr>
        <w:jc w:val="both"/>
        <w:rPr>
          <w:ins w:id="445" w:author="Arnaud Taddei" w:date="2022-08-28T16:27:00Z"/>
          <w:lang w:val="en-US" w:eastAsia="zh-CN"/>
        </w:rPr>
      </w:pPr>
      <w:ins w:id="446" w:author="Arnaud Taddei" w:date="2022-08-28T16:27:00Z">
        <w:r>
          <w:rPr>
            <w:b/>
            <w:bCs/>
            <w:lang w:val="en-US" w:eastAsia="zh-CN"/>
          </w:rPr>
          <w:t>3.1.</w:t>
        </w:r>
      </w:ins>
      <w:ins w:id="447" w:author="Arnaud Taddei" w:date="2022-08-28T16:57:00Z">
        <w:r w:rsidR="00F6439E">
          <w:rPr>
            <w:b/>
            <w:bCs/>
            <w:lang w:val="en-US" w:eastAsia="zh-CN"/>
          </w:rPr>
          <w:t>10</w:t>
        </w:r>
      </w:ins>
      <w:ins w:id="448" w:author="Arnaud Taddei" w:date="2022-08-28T16:27:00Z">
        <w:r>
          <w:rPr>
            <w:b/>
            <w:bCs/>
            <w:lang w:val="en-US" w:eastAsia="zh-CN"/>
          </w:rPr>
          <w:t xml:space="preserve"> i</w:t>
        </w:r>
        <w:r w:rsidRPr="00F875A6">
          <w:rPr>
            <w:b/>
            <w:bCs/>
            <w:lang w:val="en-US" w:eastAsia="zh-CN"/>
          </w:rPr>
          <w:t>ntegrity &lt;data&gt;</w:t>
        </w:r>
        <w:r>
          <w:rPr>
            <w:b/>
            <w:bCs/>
            <w:lang w:val="en-US" w:eastAsia="zh-CN"/>
          </w:rPr>
          <w:t xml:space="preserve"> ([b-ISO/IEC TS 5723:2022] 3.2.7)</w:t>
        </w:r>
        <w:r w:rsidRPr="00F875A6">
          <w:rPr>
            <w:b/>
            <w:bCs/>
            <w:lang w:val="en-US" w:eastAsia="zh-CN"/>
          </w:rPr>
          <w:t>:</w:t>
        </w:r>
        <w:r w:rsidRPr="007006DA">
          <w:rPr>
            <w:lang w:val="en-US" w:eastAsia="zh-CN"/>
          </w:rPr>
          <w:t xml:space="preserve"> Property whereby data have not been altered in an unauthorized manner since they were created, transmitted, or stored</w:t>
        </w:r>
      </w:ins>
    </w:p>
    <w:p w14:paraId="4360F7FF" w14:textId="2F29A586" w:rsidR="006F20E0" w:rsidRPr="006F20E0" w:rsidRDefault="006F20E0">
      <w:pPr>
        <w:jc w:val="both"/>
        <w:rPr>
          <w:lang w:val="en-US" w:eastAsia="zh-CN"/>
          <w:rPrChange w:id="449" w:author="Arnaud Taddei" w:date="2022-08-28T16:28:00Z">
            <w:rPr>
              <w:rFonts w:eastAsia="Times New Roman"/>
              <w:lang w:val="en-US" w:eastAsia="fr-FR"/>
            </w:rPr>
          </w:rPrChange>
        </w:rPr>
        <w:pPrChange w:id="450" w:author="Arnaud Taddei" w:date="2022-08-28T16:28:00Z">
          <w:pPr>
            <w:spacing w:before="0"/>
          </w:pPr>
        </w:pPrChange>
      </w:pPr>
      <w:ins w:id="451" w:author="Arnaud Taddei" w:date="2022-08-28T16:28:00Z">
        <w:r>
          <w:rPr>
            <w:b/>
            <w:bCs/>
            <w:lang w:val="en-US" w:eastAsia="zh-CN"/>
          </w:rPr>
          <w:t>3.1.</w:t>
        </w:r>
      </w:ins>
      <w:ins w:id="452" w:author="Arnaud Taddei" w:date="2022-08-28T16:53:00Z">
        <w:r w:rsidR="001C487E">
          <w:rPr>
            <w:b/>
            <w:bCs/>
            <w:lang w:val="en-US" w:eastAsia="zh-CN"/>
          </w:rPr>
          <w:t>1</w:t>
        </w:r>
      </w:ins>
      <w:ins w:id="453" w:author="Arnaud Taddei" w:date="2022-08-28T16:57:00Z">
        <w:r w:rsidR="00F6439E">
          <w:rPr>
            <w:b/>
            <w:bCs/>
            <w:lang w:val="en-US" w:eastAsia="zh-CN"/>
          </w:rPr>
          <w:t>1</w:t>
        </w:r>
      </w:ins>
      <w:ins w:id="454" w:author="Arnaud Taddei" w:date="2022-08-28T16:28:00Z">
        <w:r>
          <w:rPr>
            <w:b/>
            <w:bCs/>
            <w:lang w:val="en-US" w:eastAsia="zh-CN"/>
          </w:rPr>
          <w:t xml:space="preserve"> i</w:t>
        </w:r>
      </w:ins>
      <w:ins w:id="455" w:author="Arnaud Taddei" w:date="2022-08-28T16:27:00Z">
        <w:r w:rsidRPr="00F875A6">
          <w:rPr>
            <w:b/>
            <w:bCs/>
            <w:lang w:val="en-US" w:eastAsia="zh-CN"/>
          </w:rPr>
          <w:t>ntegrity &lt;systems&gt;</w:t>
        </w:r>
      </w:ins>
      <w:ins w:id="456" w:author="Arnaud Taddei" w:date="2022-08-28T16:28:00Z">
        <w:r>
          <w:rPr>
            <w:b/>
            <w:bCs/>
            <w:lang w:val="en-US" w:eastAsia="zh-CN"/>
          </w:rPr>
          <w:t xml:space="preserve"> ([b-ISO/IEC TS 5723:2022] 3.2.8)</w:t>
        </w:r>
      </w:ins>
      <w:ins w:id="457" w:author="Arnaud Taddei" w:date="2022-08-28T16:27:00Z">
        <w:r w:rsidRPr="00F875A6">
          <w:rPr>
            <w:b/>
            <w:bCs/>
            <w:lang w:val="en-US" w:eastAsia="zh-CN"/>
          </w:rPr>
          <w:t>:</w:t>
        </w:r>
        <w:r w:rsidRPr="007006DA">
          <w:rPr>
            <w:lang w:val="en-US" w:eastAsia="zh-CN"/>
          </w:rPr>
          <w:t xml:space="preserve"> Property of accuracy and completeness</w:t>
        </w:r>
      </w:ins>
    </w:p>
    <w:p w14:paraId="64C84E8E" w14:textId="53D495B6" w:rsidR="001A0ED9" w:rsidRDefault="001A0ED9" w:rsidP="001A0ED9">
      <w:pPr>
        <w:spacing w:before="0"/>
        <w:rPr>
          <w:ins w:id="458" w:author="Arnaud Taddei" w:date="2022-08-28T16:29:00Z"/>
          <w:rFonts w:eastAsia="Times New Roman"/>
          <w:lang w:val="en-US" w:eastAsia="fr-FR"/>
        </w:rPr>
      </w:pPr>
      <w:r w:rsidRPr="009511A7">
        <w:rPr>
          <w:b/>
          <w:bCs/>
        </w:rPr>
        <w:t>3.1.</w:t>
      </w:r>
      <w:ins w:id="459" w:author="Arnaud Taddei" w:date="2022-08-28T16:53:00Z">
        <w:r w:rsidR="001C487E">
          <w:rPr>
            <w:b/>
            <w:bCs/>
          </w:rPr>
          <w:t>1</w:t>
        </w:r>
      </w:ins>
      <w:ins w:id="460" w:author="Arnaud Taddei" w:date="2022-08-28T16:57:00Z">
        <w:r w:rsidR="00F6439E">
          <w:rPr>
            <w:b/>
            <w:bCs/>
          </w:rPr>
          <w:t>2</w:t>
        </w:r>
      </w:ins>
      <w:del w:id="461" w:author="Arnaud Taddei" w:date="2022-08-28T16:53:00Z">
        <w:r w:rsidDel="001C487E">
          <w:rPr>
            <w:b/>
            <w:bCs/>
          </w:rPr>
          <w:delText>3</w:delText>
        </w:r>
      </w:del>
      <w:r w:rsidRPr="009511A7">
        <w:rPr>
          <w:b/>
          <w:bCs/>
        </w:rPr>
        <w:t xml:space="preserve"> non-functional requirements ([b-ITU-T Z.150] 3.12):</w:t>
      </w:r>
      <w:r>
        <w:t xml:space="preserve"> </w:t>
      </w:r>
      <w:r w:rsidRPr="009511A7">
        <w:rPr>
          <w:rFonts w:eastAsia="Times New Roman"/>
          <w:lang w:val="en-US" w:eastAsia="fr-FR"/>
        </w:rPr>
        <w:t xml:space="preserve">A requirement (see 3.16) characterizing a system property such as expected performance, robustness, usability, maintainability, etc. Non-functional requirements capture business goals/objectives and product quality attributes. </w:t>
      </w:r>
    </w:p>
    <w:p w14:paraId="7EA9A094" w14:textId="1D05D226" w:rsidR="006F20E0" w:rsidRPr="007006DA" w:rsidRDefault="006F20E0" w:rsidP="006F20E0">
      <w:pPr>
        <w:jc w:val="both"/>
        <w:rPr>
          <w:ins w:id="462" w:author="Arnaud Taddei" w:date="2022-08-28T16:29:00Z"/>
          <w:lang w:val="en-US" w:eastAsia="zh-CN"/>
        </w:rPr>
      </w:pPr>
      <w:ins w:id="463" w:author="Arnaud Taddei" w:date="2022-08-28T16:29:00Z">
        <w:r>
          <w:rPr>
            <w:b/>
            <w:bCs/>
            <w:lang w:val="en-US" w:eastAsia="zh-CN"/>
          </w:rPr>
          <w:t>3.1.</w:t>
        </w:r>
      </w:ins>
      <w:ins w:id="464" w:author="Arnaud Taddei" w:date="2022-08-28T16:53:00Z">
        <w:r w:rsidR="001C487E">
          <w:rPr>
            <w:b/>
            <w:bCs/>
            <w:lang w:val="en-US" w:eastAsia="zh-CN"/>
          </w:rPr>
          <w:t>1</w:t>
        </w:r>
      </w:ins>
      <w:ins w:id="465" w:author="Arnaud Taddei" w:date="2022-08-28T16:57:00Z">
        <w:r w:rsidR="00F6439E">
          <w:rPr>
            <w:b/>
            <w:bCs/>
            <w:lang w:val="en-US" w:eastAsia="zh-CN"/>
          </w:rPr>
          <w:t>3</w:t>
        </w:r>
      </w:ins>
      <w:ins w:id="466" w:author="Arnaud Taddei" w:date="2022-08-28T16:29:00Z">
        <w:r>
          <w:rPr>
            <w:b/>
            <w:bCs/>
            <w:lang w:val="en-US" w:eastAsia="zh-CN"/>
          </w:rPr>
          <w:t xml:space="preserve"> p</w:t>
        </w:r>
        <w:r w:rsidRPr="00F875A6">
          <w:rPr>
            <w:b/>
            <w:bCs/>
            <w:lang w:val="en-US" w:eastAsia="zh-CN"/>
          </w:rPr>
          <w:t>rivacy</w:t>
        </w:r>
        <w:r>
          <w:rPr>
            <w:b/>
            <w:bCs/>
            <w:lang w:val="en-US" w:eastAsia="zh-CN"/>
          </w:rPr>
          <w:t xml:space="preserve"> ([b-ISO/IEC TS 5723:2022] 3.2.9)</w:t>
        </w:r>
        <w:r w:rsidRPr="00F875A6">
          <w:rPr>
            <w:b/>
            <w:bCs/>
            <w:lang w:val="en-US" w:eastAsia="zh-CN"/>
          </w:rPr>
          <w:t>:</w:t>
        </w:r>
        <w:r w:rsidRPr="007006DA">
          <w:rPr>
            <w:lang w:val="en-US" w:eastAsia="zh-CN"/>
          </w:rPr>
          <w:t xml:space="preserve"> Freedom from intrusion into the private life or affairs of an individual</w:t>
        </w:r>
      </w:ins>
    </w:p>
    <w:p w14:paraId="4C825383" w14:textId="0ECFB583" w:rsidR="006F20E0" w:rsidRPr="007006DA" w:rsidRDefault="006F20E0" w:rsidP="006F20E0">
      <w:pPr>
        <w:jc w:val="both"/>
        <w:rPr>
          <w:ins w:id="467" w:author="Arnaud Taddei" w:date="2022-08-28T16:29:00Z"/>
          <w:lang w:val="en-US" w:eastAsia="zh-CN"/>
        </w:rPr>
      </w:pPr>
      <w:ins w:id="468" w:author="Arnaud Taddei" w:date="2022-08-28T16:29:00Z">
        <w:r>
          <w:rPr>
            <w:b/>
            <w:bCs/>
            <w:lang w:val="en-US" w:eastAsia="zh-CN"/>
          </w:rPr>
          <w:t>3.1.</w:t>
        </w:r>
      </w:ins>
      <w:ins w:id="469" w:author="Arnaud Taddei" w:date="2022-08-28T16:53:00Z">
        <w:r w:rsidR="001C487E">
          <w:rPr>
            <w:b/>
            <w:bCs/>
            <w:lang w:val="en-US" w:eastAsia="zh-CN"/>
          </w:rPr>
          <w:t>1</w:t>
        </w:r>
      </w:ins>
      <w:ins w:id="470" w:author="Arnaud Taddei" w:date="2022-08-28T16:57:00Z">
        <w:r w:rsidR="00F6439E">
          <w:rPr>
            <w:b/>
            <w:bCs/>
            <w:lang w:val="en-US" w:eastAsia="zh-CN"/>
          </w:rPr>
          <w:t>4</w:t>
        </w:r>
      </w:ins>
      <w:ins w:id="471" w:author="Arnaud Taddei" w:date="2022-08-28T16:29:00Z">
        <w:r>
          <w:rPr>
            <w:b/>
            <w:bCs/>
            <w:lang w:val="en-US" w:eastAsia="zh-CN"/>
          </w:rPr>
          <w:t xml:space="preserve"> q</w:t>
        </w:r>
        <w:r w:rsidRPr="00F875A6">
          <w:rPr>
            <w:b/>
            <w:bCs/>
            <w:lang w:val="en-US" w:eastAsia="zh-CN"/>
          </w:rPr>
          <w:t>uality &lt;data&gt;</w:t>
        </w:r>
      </w:ins>
      <w:ins w:id="472" w:author="Arnaud Taddei" w:date="2022-08-28T16:30:00Z">
        <w:r w:rsidR="00D74D7A">
          <w:rPr>
            <w:b/>
            <w:bCs/>
            <w:lang w:val="en-US" w:eastAsia="zh-CN"/>
          </w:rPr>
          <w:t xml:space="preserve"> ([b-ISO/IEC TS 5723:2022] 3.2.10)</w:t>
        </w:r>
      </w:ins>
      <w:ins w:id="473" w:author="Arnaud Taddei" w:date="2022-08-28T16:29:00Z">
        <w:r w:rsidRPr="00F875A6">
          <w:rPr>
            <w:b/>
            <w:bCs/>
            <w:lang w:val="en-US" w:eastAsia="zh-CN"/>
          </w:rPr>
          <w:t>:</w:t>
        </w:r>
        <w:r w:rsidRPr="007006DA">
          <w:rPr>
            <w:lang w:val="en-US" w:eastAsia="zh-CN"/>
          </w:rPr>
          <w:t xml:space="preserve"> Degree to which the characteristics of data satisfy stated and implied needs when used under specified conditions</w:t>
        </w:r>
      </w:ins>
    </w:p>
    <w:p w14:paraId="00195860" w14:textId="5CDE10B4" w:rsidR="006F20E0" w:rsidRPr="007006DA" w:rsidRDefault="00D74D7A" w:rsidP="006F20E0">
      <w:pPr>
        <w:jc w:val="both"/>
        <w:rPr>
          <w:ins w:id="474" w:author="Arnaud Taddei" w:date="2022-08-28T16:29:00Z"/>
          <w:lang w:val="en-US" w:eastAsia="zh-CN"/>
        </w:rPr>
      </w:pPr>
      <w:ins w:id="475" w:author="Arnaud Taddei" w:date="2022-08-28T16:30:00Z">
        <w:r w:rsidRPr="00D74D7A">
          <w:rPr>
            <w:b/>
            <w:bCs/>
            <w:lang w:val="en-US" w:eastAsia="zh-CN"/>
            <w:rPrChange w:id="476" w:author="Arnaud Taddei" w:date="2022-08-28T16:31:00Z">
              <w:rPr>
                <w:lang w:val="en-US" w:eastAsia="zh-CN"/>
              </w:rPr>
            </w:rPrChange>
          </w:rPr>
          <w:t>3.1.</w:t>
        </w:r>
      </w:ins>
      <w:ins w:id="477" w:author="Arnaud Taddei" w:date="2022-08-28T16:53:00Z">
        <w:r w:rsidR="001C487E">
          <w:rPr>
            <w:b/>
            <w:bCs/>
            <w:lang w:val="en-US" w:eastAsia="zh-CN"/>
          </w:rPr>
          <w:t>1</w:t>
        </w:r>
      </w:ins>
      <w:ins w:id="478" w:author="Arnaud Taddei" w:date="2022-08-28T16:57:00Z">
        <w:r w:rsidR="00F6439E">
          <w:rPr>
            <w:b/>
            <w:bCs/>
            <w:lang w:val="en-US" w:eastAsia="zh-CN"/>
          </w:rPr>
          <w:t>5</w:t>
        </w:r>
      </w:ins>
      <w:ins w:id="479" w:author="Arnaud Taddei" w:date="2022-08-28T16:30:00Z">
        <w:r>
          <w:rPr>
            <w:lang w:val="en-US" w:eastAsia="zh-CN"/>
          </w:rPr>
          <w:t xml:space="preserve"> </w:t>
        </w:r>
        <w:r>
          <w:rPr>
            <w:b/>
            <w:bCs/>
            <w:lang w:val="en-US" w:eastAsia="zh-CN"/>
          </w:rPr>
          <w:t>q</w:t>
        </w:r>
      </w:ins>
      <w:ins w:id="480" w:author="Arnaud Taddei" w:date="2022-08-28T16:29:00Z">
        <w:r w:rsidR="006F20E0" w:rsidRPr="00F875A6">
          <w:rPr>
            <w:b/>
            <w:bCs/>
            <w:lang w:val="en-US" w:eastAsia="zh-CN"/>
          </w:rPr>
          <w:t>uality &lt;system&gt;</w:t>
        </w:r>
      </w:ins>
      <w:ins w:id="481" w:author="Arnaud Taddei" w:date="2022-08-28T16:30:00Z">
        <w:r>
          <w:rPr>
            <w:b/>
            <w:bCs/>
            <w:lang w:val="en-US" w:eastAsia="zh-CN"/>
          </w:rPr>
          <w:t xml:space="preserve"> (</w:t>
        </w:r>
      </w:ins>
      <w:ins w:id="482" w:author="Arnaud Taddei" w:date="2022-08-28T16:31:00Z">
        <w:r>
          <w:rPr>
            <w:b/>
            <w:bCs/>
            <w:lang w:val="en-US" w:eastAsia="zh-CN"/>
          </w:rPr>
          <w:t>[b-ISO/IEC TS 5723:2022] 3.2.11</w:t>
        </w:r>
      </w:ins>
      <w:ins w:id="483" w:author="Arnaud Taddei" w:date="2022-08-28T16:30:00Z">
        <w:r>
          <w:rPr>
            <w:b/>
            <w:bCs/>
            <w:lang w:val="en-US" w:eastAsia="zh-CN"/>
          </w:rPr>
          <w:t>)</w:t>
        </w:r>
      </w:ins>
      <w:ins w:id="484" w:author="Arnaud Taddei" w:date="2022-08-28T16:29:00Z">
        <w:r w:rsidR="006F20E0" w:rsidRPr="00F875A6">
          <w:rPr>
            <w:b/>
            <w:bCs/>
            <w:lang w:val="en-US" w:eastAsia="zh-CN"/>
          </w:rPr>
          <w:t>:</w:t>
        </w:r>
        <w:r w:rsidR="006F20E0" w:rsidRPr="007006DA">
          <w:rPr>
            <w:lang w:val="en-US" w:eastAsia="zh-CN"/>
          </w:rPr>
          <w:t xml:space="preserve"> Degree to which a set of inherent characteristics of an object fulfils requirements</w:t>
        </w:r>
      </w:ins>
    </w:p>
    <w:p w14:paraId="6CDF4FAD" w14:textId="577071C2" w:rsidR="006F20E0" w:rsidRPr="007006DA" w:rsidRDefault="006F20E0" w:rsidP="00D74D7A">
      <w:pPr>
        <w:jc w:val="both"/>
        <w:rPr>
          <w:ins w:id="485" w:author="Arnaud Taddei" w:date="2022-08-28T16:29:00Z"/>
          <w:lang w:val="en-US" w:eastAsia="zh-CN"/>
        </w:rPr>
      </w:pPr>
      <w:ins w:id="486" w:author="Arnaud Taddei" w:date="2022-08-28T16:29:00Z">
        <w:r w:rsidRPr="007006DA">
          <w:rPr>
            <w:lang w:val="en-US" w:eastAsia="zh-CN"/>
          </w:rPr>
          <w:t>Note 1 to entry: An object can be a product, process or service.</w:t>
        </w:r>
      </w:ins>
    </w:p>
    <w:p w14:paraId="042F1C58" w14:textId="1396C4C3" w:rsidR="006F20E0" w:rsidRPr="007006DA" w:rsidRDefault="00D74D7A" w:rsidP="00D74D7A">
      <w:pPr>
        <w:jc w:val="both"/>
        <w:rPr>
          <w:ins w:id="487" w:author="Arnaud Taddei" w:date="2022-08-28T16:29:00Z"/>
          <w:lang w:val="en-US" w:eastAsia="zh-CN"/>
        </w:rPr>
      </w:pPr>
      <w:ins w:id="488" w:author="Arnaud Taddei" w:date="2022-08-28T16:31:00Z">
        <w:r>
          <w:rPr>
            <w:b/>
            <w:bCs/>
            <w:lang w:val="en-US" w:eastAsia="zh-CN"/>
          </w:rPr>
          <w:t>3.1.</w:t>
        </w:r>
      </w:ins>
      <w:ins w:id="489" w:author="Arnaud Taddei" w:date="2022-08-28T16:53:00Z">
        <w:r w:rsidR="001C487E">
          <w:rPr>
            <w:b/>
            <w:bCs/>
            <w:lang w:val="en-US" w:eastAsia="zh-CN"/>
          </w:rPr>
          <w:t>1</w:t>
        </w:r>
      </w:ins>
      <w:ins w:id="490" w:author="Arnaud Taddei" w:date="2022-08-28T16:57:00Z">
        <w:r w:rsidR="00F6439E">
          <w:rPr>
            <w:b/>
            <w:bCs/>
            <w:lang w:val="en-US" w:eastAsia="zh-CN"/>
          </w:rPr>
          <w:t>6</w:t>
        </w:r>
      </w:ins>
      <w:ins w:id="491" w:author="Arnaud Taddei" w:date="2022-08-28T16:31:00Z">
        <w:r>
          <w:rPr>
            <w:b/>
            <w:bCs/>
            <w:lang w:val="en-US" w:eastAsia="zh-CN"/>
          </w:rPr>
          <w:t xml:space="preserve"> r</w:t>
        </w:r>
      </w:ins>
      <w:ins w:id="492" w:author="Arnaud Taddei" w:date="2022-08-28T16:29:00Z">
        <w:r w:rsidR="006F20E0" w:rsidRPr="00F875A6">
          <w:rPr>
            <w:b/>
            <w:bCs/>
            <w:lang w:val="en-US" w:eastAsia="zh-CN"/>
          </w:rPr>
          <w:t>eliability &lt;cybersecurity</w:t>
        </w:r>
        <w:r w:rsidR="006F20E0" w:rsidRPr="00D74D7A">
          <w:rPr>
            <w:b/>
            <w:bCs/>
            <w:lang w:val="en-US" w:eastAsia="zh-CN"/>
            <w:rPrChange w:id="493" w:author="Arnaud Taddei" w:date="2022-08-28T16:31:00Z">
              <w:rPr>
                <w:lang w:val="en-US" w:eastAsia="zh-CN"/>
              </w:rPr>
            </w:rPrChange>
          </w:rPr>
          <w:t>&gt;</w:t>
        </w:r>
      </w:ins>
      <w:ins w:id="494" w:author="Arnaud Taddei" w:date="2022-08-28T16:31:00Z">
        <w:r w:rsidRPr="00D74D7A">
          <w:rPr>
            <w:b/>
            <w:bCs/>
            <w:lang w:val="en-US" w:eastAsia="zh-CN"/>
            <w:rPrChange w:id="495" w:author="Arnaud Taddei" w:date="2022-08-28T16:31:00Z">
              <w:rPr>
                <w:lang w:val="en-US" w:eastAsia="zh-CN"/>
              </w:rPr>
            </w:rPrChange>
          </w:rPr>
          <w:t xml:space="preserve"> ([</w:t>
        </w:r>
        <w:r>
          <w:rPr>
            <w:b/>
            <w:bCs/>
            <w:lang w:val="en-US" w:eastAsia="zh-CN"/>
          </w:rPr>
          <w:t xml:space="preserve">b-ISO/IEC </w:t>
        </w:r>
      </w:ins>
      <w:ins w:id="496" w:author="Arnaud Taddei" w:date="2022-08-28T16:32:00Z">
        <w:r>
          <w:rPr>
            <w:b/>
            <w:bCs/>
            <w:lang w:val="en-US" w:eastAsia="zh-CN"/>
          </w:rPr>
          <w:t>TS 5723:2022</w:t>
        </w:r>
      </w:ins>
      <w:ins w:id="497" w:author="Arnaud Taddei" w:date="2022-08-28T16:31:00Z">
        <w:r w:rsidRPr="00D74D7A">
          <w:rPr>
            <w:b/>
            <w:bCs/>
            <w:lang w:val="en-US" w:eastAsia="zh-CN"/>
            <w:rPrChange w:id="498" w:author="Arnaud Taddei" w:date="2022-08-28T16:31:00Z">
              <w:rPr>
                <w:lang w:val="en-US" w:eastAsia="zh-CN"/>
              </w:rPr>
            </w:rPrChange>
          </w:rPr>
          <w:t>]</w:t>
        </w:r>
      </w:ins>
      <w:ins w:id="499" w:author="Arnaud Taddei" w:date="2022-08-28T16:32:00Z">
        <w:r>
          <w:rPr>
            <w:b/>
            <w:bCs/>
            <w:lang w:val="en-US" w:eastAsia="zh-CN"/>
          </w:rPr>
          <w:t xml:space="preserve"> 3.2.12</w:t>
        </w:r>
      </w:ins>
      <w:ins w:id="500" w:author="Arnaud Taddei" w:date="2022-08-28T16:31:00Z">
        <w:r w:rsidRPr="00D74D7A">
          <w:rPr>
            <w:b/>
            <w:bCs/>
            <w:lang w:val="en-US" w:eastAsia="zh-CN"/>
            <w:rPrChange w:id="501" w:author="Arnaud Taddei" w:date="2022-08-28T16:31:00Z">
              <w:rPr>
                <w:lang w:val="en-US" w:eastAsia="zh-CN"/>
              </w:rPr>
            </w:rPrChange>
          </w:rPr>
          <w:t>)</w:t>
        </w:r>
      </w:ins>
      <w:ins w:id="502" w:author="Arnaud Taddei" w:date="2022-08-28T16:29:00Z">
        <w:r w:rsidR="006F20E0" w:rsidRPr="007006DA">
          <w:rPr>
            <w:lang w:val="en-US" w:eastAsia="zh-CN"/>
          </w:rPr>
          <w:t>: Property of consistent intended behavior and results</w:t>
        </w:r>
      </w:ins>
    </w:p>
    <w:p w14:paraId="1E5EFF30" w14:textId="14E97A0F" w:rsidR="006F20E0" w:rsidRPr="007006DA" w:rsidRDefault="00D74D7A" w:rsidP="006F20E0">
      <w:pPr>
        <w:jc w:val="both"/>
        <w:rPr>
          <w:ins w:id="503" w:author="Arnaud Taddei" w:date="2022-08-28T16:29:00Z"/>
          <w:lang w:val="en-US" w:eastAsia="zh-CN"/>
        </w:rPr>
      </w:pPr>
      <w:ins w:id="504" w:author="Arnaud Taddei" w:date="2022-08-28T16:32:00Z">
        <w:r>
          <w:rPr>
            <w:b/>
            <w:bCs/>
            <w:lang w:val="en-US" w:eastAsia="zh-CN"/>
          </w:rPr>
          <w:t>3.1.</w:t>
        </w:r>
      </w:ins>
      <w:ins w:id="505" w:author="Arnaud Taddei" w:date="2022-08-28T16:53:00Z">
        <w:r w:rsidR="001C487E">
          <w:rPr>
            <w:b/>
            <w:bCs/>
            <w:lang w:val="en-US" w:eastAsia="zh-CN"/>
          </w:rPr>
          <w:t>1</w:t>
        </w:r>
      </w:ins>
      <w:ins w:id="506" w:author="Arnaud Taddei" w:date="2022-08-28T16:57:00Z">
        <w:r w:rsidR="00F6439E">
          <w:rPr>
            <w:b/>
            <w:bCs/>
            <w:lang w:val="en-US" w:eastAsia="zh-CN"/>
          </w:rPr>
          <w:t>7</w:t>
        </w:r>
      </w:ins>
      <w:ins w:id="507" w:author="Arnaud Taddei" w:date="2022-08-28T16:32:00Z">
        <w:r>
          <w:rPr>
            <w:b/>
            <w:bCs/>
            <w:lang w:val="en-US" w:eastAsia="zh-CN"/>
          </w:rPr>
          <w:t xml:space="preserve"> r</w:t>
        </w:r>
      </w:ins>
      <w:ins w:id="508" w:author="Arnaud Taddei" w:date="2022-08-28T16:29:00Z">
        <w:r w:rsidR="006F20E0" w:rsidRPr="00F875A6">
          <w:rPr>
            <w:b/>
            <w:bCs/>
            <w:lang w:val="en-US" w:eastAsia="zh-CN"/>
          </w:rPr>
          <w:t>eliability &lt;system&gt;</w:t>
        </w:r>
      </w:ins>
      <w:ins w:id="509" w:author="Arnaud Taddei" w:date="2022-08-28T16:32:00Z">
        <w:r>
          <w:rPr>
            <w:b/>
            <w:bCs/>
            <w:lang w:val="en-US" w:eastAsia="zh-CN"/>
          </w:rPr>
          <w:t xml:space="preserve"> ([b-ISO/IEC TS 5723:2022] 3.2.13)</w:t>
        </w:r>
      </w:ins>
      <w:ins w:id="510" w:author="Arnaud Taddei" w:date="2022-08-28T16:29:00Z">
        <w:r w:rsidR="006F20E0" w:rsidRPr="00F875A6">
          <w:rPr>
            <w:b/>
            <w:bCs/>
            <w:lang w:val="en-US" w:eastAsia="zh-CN"/>
          </w:rPr>
          <w:t>:</w:t>
        </w:r>
        <w:r w:rsidR="006F20E0" w:rsidRPr="007006DA">
          <w:rPr>
            <w:lang w:val="en-US" w:eastAsia="zh-CN"/>
          </w:rPr>
          <w:t xml:space="preserve"> Ability of an item to perform as required, without failure, for a given time interval, under given conditions</w:t>
        </w:r>
      </w:ins>
    </w:p>
    <w:p w14:paraId="3D709626" w14:textId="77777777" w:rsidR="006F20E0" w:rsidRPr="007006DA" w:rsidRDefault="006F20E0" w:rsidP="006F20E0">
      <w:pPr>
        <w:jc w:val="both"/>
        <w:rPr>
          <w:ins w:id="511" w:author="Arnaud Taddei" w:date="2022-08-28T16:29:00Z"/>
          <w:lang w:val="en-US" w:eastAsia="zh-CN"/>
        </w:rPr>
      </w:pPr>
      <w:ins w:id="512" w:author="Arnaud Taddei" w:date="2022-08-28T16:29:00Z">
        <w:r w:rsidRPr="007006DA">
          <w:rPr>
            <w:lang w:val="en-US" w:eastAsia="zh-CN"/>
          </w:rPr>
          <w:t>Note 1 to entry: The time interval duration can be expressed in units appropriate to the item concerned (e.g. calendar time, operating cycles, distance run, etc.) and the units should always be clearly stated.</w:t>
        </w:r>
      </w:ins>
    </w:p>
    <w:p w14:paraId="79DC719A" w14:textId="31D2A762" w:rsidR="006F20E0" w:rsidRPr="00D74D7A" w:rsidRDefault="006F20E0">
      <w:pPr>
        <w:jc w:val="both"/>
        <w:rPr>
          <w:lang w:val="en-US" w:eastAsia="zh-CN"/>
          <w:rPrChange w:id="513" w:author="Arnaud Taddei" w:date="2022-08-28T16:32:00Z">
            <w:rPr>
              <w:rFonts w:eastAsia="Times New Roman"/>
              <w:lang w:val="en-US" w:eastAsia="fr-FR"/>
            </w:rPr>
          </w:rPrChange>
        </w:rPr>
        <w:pPrChange w:id="514" w:author="Arnaud Taddei" w:date="2022-08-28T16:32:00Z">
          <w:pPr>
            <w:spacing w:before="0"/>
          </w:pPr>
        </w:pPrChange>
      </w:pPr>
      <w:ins w:id="515" w:author="Arnaud Taddei" w:date="2022-08-28T16:29:00Z">
        <w:r w:rsidRPr="007006DA">
          <w:rPr>
            <w:lang w:val="en-US" w:eastAsia="zh-CN"/>
          </w:rPr>
          <w:t>Note 2 to entry: Given conditions include aspects that affect reliability, such as: mode of operation, stress levels, environmental conditions, and maintenance.</w:t>
        </w:r>
      </w:ins>
    </w:p>
    <w:p w14:paraId="737A7CBE" w14:textId="348192E7" w:rsidR="001A0ED9" w:rsidRPr="009511A7" w:rsidRDefault="001A0ED9" w:rsidP="001A0ED9">
      <w:pPr>
        <w:spacing w:before="0"/>
        <w:rPr>
          <w:rFonts w:eastAsia="Times New Roman"/>
          <w:lang w:val="en-US" w:eastAsia="fr-FR"/>
        </w:rPr>
      </w:pPr>
      <w:r w:rsidRPr="009511A7">
        <w:rPr>
          <w:rFonts w:eastAsia="Times New Roman"/>
          <w:b/>
          <w:bCs/>
          <w:lang w:val="en-US" w:eastAsia="fr-FR"/>
        </w:rPr>
        <w:t>3.1.</w:t>
      </w:r>
      <w:ins w:id="516" w:author="Arnaud Taddei" w:date="2022-08-28T16:53:00Z">
        <w:r w:rsidR="001C487E">
          <w:rPr>
            <w:rFonts w:eastAsia="Times New Roman"/>
            <w:b/>
            <w:bCs/>
            <w:lang w:val="en-US" w:eastAsia="fr-FR"/>
          </w:rPr>
          <w:t>1</w:t>
        </w:r>
      </w:ins>
      <w:ins w:id="517" w:author="Arnaud Taddei" w:date="2022-08-28T16:57:00Z">
        <w:r w:rsidR="00F6439E">
          <w:rPr>
            <w:rFonts w:eastAsia="Times New Roman"/>
            <w:b/>
            <w:bCs/>
            <w:lang w:val="en-US" w:eastAsia="fr-FR"/>
          </w:rPr>
          <w:t>8</w:t>
        </w:r>
      </w:ins>
      <w:del w:id="518" w:author="Arnaud Taddei" w:date="2022-08-28T16:53:00Z">
        <w:r w:rsidDel="001C487E">
          <w:rPr>
            <w:rFonts w:eastAsia="Times New Roman"/>
            <w:b/>
            <w:bCs/>
            <w:lang w:val="en-US" w:eastAsia="fr-FR"/>
          </w:rPr>
          <w:delText>4</w:delText>
        </w:r>
      </w:del>
      <w:r w:rsidRPr="009511A7">
        <w:rPr>
          <w:rFonts w:eastAsia="Times New Roman"/>
          <w:b/>
          <w:bCs/>
          <w:lang w:val="en-US" w:eastAsia="fr-FR"/>
        </w:rPr>
        <w:t xml:space="preserve"> requirement ([b-ITU-T Z.150)] 3.16):</w:t>
      </w:r>
      <w:r w:rsidRPr="009511A7">
        <w:rPr>
          <w:rFonts w:eastAsia="Times New Roman"/>
          <w:lang w:val="en-US" w:eastAsia="fr-FR"/>
        </w:rPr>
        <w:t xml:space="preserve"> A requirement, as distinct from a language requirement (see 3.11) and a user requirement (see 3.25), is an expression of ideas to be embodied in the system or application under development.  </w:t>
      </w:r>
    </w:p>
    <w:p w14:paraId="3D107916" w14:textId="77777777" w:rsidR="001A0ED9" w:rsidRDefault="001A0ED9" w:rsidP="001A0ED9">
      <w:r>
        <w:rPr>
          <w:b/>
          <w:bCs/>
          <w:lang w:val="en-US" w:eastAsia="en-US"/>
        </w:rPr>
        <w:t>[</w:t>
      </w:r>
      <w:r w:rsidRPr="009511A7">
        <w:rPr>
          <w:lang w:val="en-US" w:eastAsia="en-US"/>
        </w:rPr>
        <w:t>Editor’s note: validation is not in Z.150 but maybe we could use</w:t>
      </w:r>
      <w:r>
        <w:rPr>
          <w:b/>
          <w:bCs/>
          <w:lang w:eastAsia="en-US"/>
        </w:rPr>
        <w:t xml:space="preserve"> satisfiability </w:t>
      </w:r>
      <w:r w:rsidRPr="009511A7">
        <w:rPr>
          <w:lang w:eastAsia="en-US"/>
        </w:rPr>
        <w:t xml:space="preserve">instead. This will be analysed further for the next revision. It will matter in architecture optimisation for example </w:t>
      </w:r>
      <w:r w:rsidRPr="006A58C1">
        <w:rPr>
          <w:b/>
          <w:bCs/>
        </w:rPr>
        <w:t xml:space="preserve">3.1.4 validation </w:t>
      </w:r>
      <w:r w:rsidRPr="00CF7905">
        <w:rPr>
          <w:b/>
          <w:bCs/>
        </w:rPr>
        <w:t>([b-ISO/IEC 25030] 3.21):</w:t>
      </w:r>
      <w:r>
        <w:rPr>
          <w:b/>
          <w:bCs/>
        </w:rPr>
        <w:t xml:space="preserve"> </w:t>
      </w:r>
      <w:r w:rsidRPr="006A58C1">
        <w:t>confirmation, through the provisioning of objective evidence that the requirements for a specific intended use of application have been fulfilled</w:t>
      </w:r>
      <w:r>
        <w:t>.</w:t>
      </w:r>
    </w:p>
    <w:p w14:paraId="3C0228C5" w14:textId="77777777" w:rsidR="001A0ED9" w:rsidRDefault="001A0ED9" w:rsidP="001A0ED9">
      <w:r>
        <w:t xml:space="preserve">Or alternatively could consider validation in Z.100 </w:t>
      </w:r>
    </w:p>
    <w:tbl>
      <w:tblPr>
        <w:tblW w:w="4850" w:type="pct"/>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9350"/>
      </w:tblGrid>
      <w:tr w:rsidR="001A0ED9" w:rsidRPr="00E02346" w14:paraId="4E5ECEC6" w14:textId="77777777" w:rsidTr="00CF4BDA">
        <w:trPr>
          <w:tblCellSpacing w:w="0" w:type="dxa"/>
        </w:trPr>
        <w:tc>
          <w:tcPr>
            <w:tcW w:w="0" w:type="auto"/>
            <w:shd w:val="clear" w:color="auto" w:fill="FFFFFF"/>
            <w:vAlign w:val="center"/>
            <w:hideMark/>
          </w:tcPr>
          <w:p w14:paraId="39E2D6FF" w14:textId="77777777" w:rsidR="001A0ED9" w:rsidRPr="009511A7" w:rsidRDefault="001A0ED9" w:rsidP="00CF4BDA">
            <w:pPr>
              <w:spacing w:before="0"/>
              <w:rPr>
                <w:rFonts w:eastAsia="Times New Roman"/>
                <w:sz w:val="20"/>
                <w:szCs w:val="20"/>
                <w:lang w:val="fr-CH" w:eastAsia="fr-FR"/>
              </w:rPr>
            </w:pPr>
            <w:r w:rsidRPr="009511A7">
              <w:rPr>
                <w:rFonts w:eastAsia="Times New Roman"/>
                <w:b/>
                <w:bCs/>
                <w:sz w:val="20"/>
                <w:szCs w:val="20"/>
                <w:lang w:val="fr-CH" w:eastAsia="fr-FR"/>
              </w:rPr>
              <w:t>Term</w:t>
            </w:r>
            <w:r w:rsidRPr="009511A7">
              <w:rPr>
                <w:rFonts w:eastAsia="Times New Roman"/>
                <w:sz w:val="20"/>
                <w:szCs w:val="20"/>
                <w:lang w:val="fr-CH" w:eastAsia="fr-FR"/>
              </w:rPr>
              <w:t> : </w:t>
            </w:r>
            <w:r w:rsidRPr="009511A7">
              <w:rPr>
                <w:rFonts w:eastAsia="Times New Roman"/>
                <w:color w:val="0000FF"/>
                <w:sz w:val="20"/>
                <w:szCs w:val="20"/>
                <w:lang w:val="fr-CH" w:eastAsia="fr-FR"/>
              </w:rPr>
              <w:t>formal validation</w:t>
            </w:r>
          </w:p>
        </w:tc>
      </w:tr>
      <w:tr w:rsidR="001A0ED9" w:rsidRPr="00E02346" w14:paraId="04D4643B" w14:textId="77777777" w:rsidTr="00CF4BDA">
        <w:trPr>
          <w:tblCellSpacing w:w="0" w:type="dxa"/>
        </w:trPr>
        <w:tc>
          <w:tcPr>
            <w:tcW w:w="0" w:type="auto"/>
            <w:shd w:val="clear" w:color="auto" w:fill="FFFFFF"/>
            <w:vAlign w:val="center"/>
            <w:hideMark/>
          </w:tcPr>
          <w:p w14:paraId="262F6F7A" w14:textId="77777777" w:rsidR="001A0ED9" w:rsidRPr="009511A7" w:rsidRDefault="001A0ED9" w:rsidP="00CF4BDA">
            <w:pPr>
              <w:spacing w:before="0"/>
              <w:rPr>
                <w:rFonts w:eastAsia="Times New Roman"/>
                <w:sz w:val="20"/>
                <w:szCs w:val="20"/>
                <w:lang w:val="en-US" w:eastAsia="fr-FR"/>
              </w:rPr>
            </w:pPr>
            <w:r w:rsidRPr="009511A7">
              <w:rPr>
                <w:rFonts w:eastAsia="Times New Roman"/>
                <w:b/>
                <w:bCs/>
                <w:sz w:val="20"/>
                <w:szCs w:val="20"/>
                <w:lang w:val="en-US" w:eastAsia="fr-FR"/>
              </w:rPr>
              <w:t>Definition</w:t>
            </w:r>
            <w:r w:rsidRPr="009511A7">
              <w:rPr>
                <w:rFonts w:eastAsia="Times New Roman"/>
                <w:sz w:val="20"/>
                <w:szCs w:val="20"/>
                <w:lang w:val="en-US" w:eastAsia="fr-FR"/>
              </w:rPr>
              <w:t> : </w:t>
            </w:r>
            <w:r w:rsidRPr="009511A7">
              <w:rPr>
                <w:rFonts w:eastAsia="Times New Roman"/>
                <w:color w:val="0000FF"/>
                <w:sz w:val="20"/>
                <w:szCs w:val="20"/>
                <w:lang w:val="en-US" w:eastAsia="fr-FR"/>
              </w:rPr>
              <w:t>Systematic investigation of a specification (or implementation) to determine whether or not it possesses certain desirable properties and includes: checking the syntactic and semantic correctness of the specification (implementation), and checking that the known requirements of the specified system are expressed by the specification (implementation).</w:t>
            </w:r>
          </w:p>
        </w:tc>
      </w:tr>
      <w:tr w:rsidR="001A0ED9" w:rsidRPr="00E02346" w14:paraId="579153C6" w14:textId="77777777" w:rsidTr="00CF4BDA">
        <w:trPr>
          <w:tblCellSpacing w:w="0" w:type="dxa"/>
        </w:trPr>
        <w:tc>
          <w:tcPr>
            <w:tcW w:w="0" w:type="auto"/>
            <w:shd w:val="clear" w:color="auto" w:fill="FFFFFF"/>
            <w:vAlign w:val="center"/>
            <w:hideMark/>
          </w:tcPr>
          <w:p w14:paraId="6315D4CB" w14:textId="77777777" w:rsidR="001A0ED9" w:rsidRPr="009511A7" w:rsidRDefault="006379DD" w:rsidP="00CF4BDA">
            <w:pPr>
              <w:spacing w:before="0"/>
              <w:jc w:val="center"/>
              <w:rPr>
                <w:rFonts w:eastAsia="Times New Roman"/>
                <w:sz w:val="20"/>
                <w:szCs w:val="20"/>
                <w:lang w:val="fr-CH" w:eastAsia="fr-FR"/>
              </w:rPr>
            </w:pPr>
            <w:r>
              <w:rPr>
                <w:rFonts w:eastAsia="Times New Roman"/>
                <w:noProof/>
                <w:sz w:val="20"/>
                <w:szCs w:val="20"/>
                <w:lang w:val="fr-CH" w:eastAsia="fr-FR"/>
              </w:rPr>
              <w:pict w14:anchorId="25E05641">
                <v:rect id="_x0000_i1025" alt="" style="width:451.3pt;height:.05pt;mso-width-percent:0;mso-height-percent:0;mso-width-percent:0;mso-height-percent:0" o:hralign="center" o:hrstd="t" o:hr="t" fillcolor="#a0a0a0" stroked="f"/>
              </w:pict>
            </w:r>
          </w:p>
        </w:tc>
      </w:tr>
      <w:tr w:rsidR="001A0ED9" w:rsidRPr="00E02346" w14:paraId="448D52C7" w14:textId="77777777" w:rsidTr="00CF4BDA">
        <w:trPr>
          <w:tblCellSpacing w:w="0" w:type="dxa"/>
        </w:trPr>
        <w:tc>
          <w:tcPr>
            <w:tcW w:w="0" w:type="auto"/>
            <w:shd w:val="clear" w:color="auto" w:fill="FFFFFF"/>
            <w:vAlign w:val="center"/>
            <w:hideMark/>
          </w:tcPr>
          <w:p w14:paraId="7D47BF93" w14:textId="77777777" w:rsidR="001A0ED9" w:rsidRPr="009511A7" w:rsidRDefault="001A0ED9" w:rsidP="00CF4BDA">
            <w:pPr>
              <w:spacing w:before="0"/>
              <w:rPr>
                <w:rFonts w:eastAsia="Times New Roman"/>
                <w:sz w:val="20"/>
                <w:szCs w:val="20"/>
                <w:lang w:val="fr-CH" w:eastAsia="fr-FR"/>
              </w:rPr>
            </w:pPr>
            <w:r w:rsidRPr="009511A7">
              <w:rPr>
                <w:rFonts w:eastAsia="Times New Roman"/>
                <w:b/>
                <w:bCs/>
                <w:sz w:val="20"/>
                <w:szCs w:val="20"/>
                <w:lang w:val="fr-CH" w:eastAsia="fr-FR"/>
              </w:rPr>
              <w:t>Source</w:t>
            </w:r>
            <w:r w:rsidRPr="009511A7">
              <w:rPr>
                <w:rFonts w:eastAsia="Times New Roman"/>
                <w:sz w:val="20"/>
                <w:szCs w:val="20"/>
                <w:lang w:val="fr-CH" w:eastAsia="fr-FR"/>
              </w:rPr>
              <w:t> : Sup. 1 to Z.100 (97), 2.22</w:t>
            </w:r>
          </w:p>
        </w:tc>
      </w:tr>
    </w:tbl>
    <w:p w14:paraId="7CAD772D" w14:textId="7BC5C0D7" w:rsidR="001A0ED9" w:rsidRDefault="001A0ED9" w:rsidP="001A0ED9">
      <w:pPr>
        <w:rPr>
          <w:ins w:id="519" w:author="Arnaud Taddei" w:date="2022-08-28T16:19:00Z"/>
        </w:rPr>
      </w:pPr>
      <w:r>
        <w:t>Actually it would be worth discussing with M. Rick Reed and with Q12!]</w:t>
      </w:r>
    </w:p>
    <w:p w14:paraId="7B048A2F" w14:textId="7BC55158" w:rsidR="00D74D7A" w:rsidRPr="007006DA" w:rsidRDefault="00D74D7A" w:rsidP="00D74D7A">
      <w:pPr>
        <w:jc w:val="both"/>
        <w:rPr>
          <w:ins w:id="520" w:author="Arnaud Taddei" w:date="2022-08-28T16:33:00Z"/>
          <w:lang w:val="en-US" w:eastAsia="zh-CN"/>
        </w:rPr>
      </w:pPr>
      <w:ins w:id="521" w:author="Arnaud Taddei" w:date="2022-08-28T16:33:00Z">
        <w:r>
          <w:rPr>
            <w:b/>
            <w:bCs/>
            <w:lang w:val="en-US" w:eastAsia="zh-CN"/>
          </w:rPr>
          <w:lastRenderedPageBreak/>
          <w:t>3.1.</w:t>
        </w:r>
      </w:ins>
      <w:ins w:id="522" w:author="Arnaud Taddei" w:date="2022-08-28T16:53:00Z">
        <w:r w:rsidR="001C487E">
          <w:rPr>
            <w:b/>
            <w:bCs/>
            <w:lang w:val="en-US" w:eastAsia="zh-CN"/>
          </w:rPr>
          <w:t>1</w:t>
        </w:r>
      </w:ins>
      <w:ins w:id="523" w:author="Arnaud Taddei" w:date="2022-08-28T16:57:00Z">
        <w:r w:rsidR="00F6439E">
          <w:rPr>
            <w:b/>
            <w:bCs/>
            <w:lang w:val="en-US" w:eastAsia="zh-CN"/>
          </w:rPr>
          <w:t>9</w:t>
        </w:r>
      </w:ins>
      <w:ins w:id="524" w:author="Arnaud Taddei" w:date="2022-08-28T16:33:00Z">
        <w:r>
          <w:rPr>
            <w:b/>
            <w:bCs/>
            <w:lang w:val="en-US" w:eastAsia="zh-CN"/>
          </w:rPr>
          <w:t xml:space="preserve"> r</w:t>
        </w:r>
        <w:r w:rsidRPr="00F875A6">
          <w:rPr>
            <w:b/>
            <w:bCs/>
            <w:lang w:val="en-US" w:eastAsia="zh-CN"/>
          </w:rPr>
          <w:t>esilience &lt;governance&gt;</w:t>
        </w:r>
      </w:ins>
      <w:ins w:id="525" w:author="Arnaud Taddei" w:date="2022-08-28T16:34:00Z">
        <w:r>
          <w:rPr>
            <w:b/>
            <w:bCs/>
            <w:lang w:val="en-US" w:eastAsia="zh-CN"/>
          </w:rPr>
          <w:t xml:space="preserve"> ([b-ISO/IEC TS 5723:2022] 3.2.14)</w:t>
        </w:r>
      </w:ins>
      <w:ins w:id="526" w:author="Arnaud Taddei" w:date="2022-08-28T16:33:00Z">
        <w:r w:rsidRPr="00F875A6">
          <w:rPr>
            <w:b/>
            <w:bCs/>
            <w:lang w:val="en-US" w:eastAsia="zh-CN"/>
          </w:rPr>
          <w:t>:</w:t>
        </w:r>
        <w:r w:rsidRPr="007006DA">
          <w:rPr>
            <w:lang w:val="en-US" w:eastAsia="zh-CN"/>
          </w:rPr>
          <w:t xml:space="preserve"> Ability to anticipate and adapt to, resist, or quickly recover from a potentially disruptive event, whether natural or man-made</w:t>
        </w:r>
      </w:ins>
    </w:p>
    <w:p w14:paraId="62892A5A" w14:textId="19054A46" w:rsidR="00D74D7A" w:rsidRPr="007006DA" w:rsidRDefault="00D74D7A" w:rsidP="00C7794A">
      <w:pPr>
        <w:jc w:val="both"/>
        <w:rPr>
          <w:ins w:id="527" w:author="Arnaud Taddei" w:date="2022-08-28T16:33:00Z"/>
          <w:lang w:val="en-US" w:eastAsia="zh-CN"/>
        </w:rPr>
      </w:pPr>
      <w:ins w:id="528" w:author="Arnaud Taddei" w:date="2022-08-28T16:33:00Z">
        <w:r>
          <w:rPr>
            <w:b/>
            <w:bCs/>
            <w:lang w:val="en-US" w:eastAsia="zh-CN"/>
          </w:rPr>
          <w:t>3.1.</w:t>
        </w:r>
      </w:ins>
      <w:ins w:id="529" w:author="Arnaud Taddei" w:date="2022-08-28T16:57:00Z">
        <w:r w:rsidR="00F6439E">
          <w:rPr>
            <w:b/>
            <w:bCs/>
            <w:lang w:val="en-US" w:eastAsia="zh-CN"/>
          </w:rPr>
          <w:t>20</w:t>
        </w:r>
      </w:ins>
      <w:ins w:id="530" w:author="Arnaud Taddei" w:date="2022-08-28T16:33:00Z">
        <w:r>
          <w:rPr>
            <w:b/>
            <w:bCs/>
            <w:lang w:val="en-US" w:eastAsia="zh-CN"/>
          </w:rPr>
          <w:t xml:space="preserve"> r</w:t>
        </w:r>
        <w:r w:rsidRPr="00F875A6">
          <w:rPr>
            <w:b/>
            <w:bCs/>
            <w:lang w:val="en-US" w:eastAsia="zh-CN"/>
          </w:rPr>
          <w:t>esilience &lt;system&gt;</w:t>
        </w:r>
      </w:ins>
      <w:ins w:id="531" w:author="Arnaud Taddei" w:date="2022-08-28T16:34:00Z">
        <w:r>
          <w:rPr>
            <w:b/>
            <w:bCs/>
            <w:lang w:val="en-US" w:eastAsia="zh-CN"/>
          </w:rPr>
          <w:t xml:space="preserve"> ([b-ISO/IEC </w:t>
        </w:r>
      </w:ins>
      <w:ins w:id="532" w:author="Arnaud Taddei" w:date="2022-08-28T16:35:00Z">
        <w:r>
          <w:rPr>
            <w:b/>
            <w:bCs/>
            <w:lang w:val="en-US" w:eastAsia="zh-CN"/>
          </w:rPr>
          <w:t xml:space="preserve">TS </w:t>
        </w:r>
        <w:r w:rsidR="00C7794A">
          <w:rPr>
            <w:b/>
            <w:bCs/>
            <w:lang w:val="en-US" w:eastAsia="zh-CN"/>
          </w:rPr>
          <w:t>5723:2022</w:t>
        </w:r>
      </w:ins>
      <w:ins w:id="533" w:author="Arnaud Taddei" w:date="2022-08-28T16:34:00Z">
        <w:r>
          <w:rPr>
            <w:b/>
            <w:bCs/>
            <w:lang w:val="en-US" w:eastAsia="zh-CN"/>
          </w:rPr>
          <w:t>]</w:t>
        </w:r>
      </w:ins>
      <w:ins w:id="534" w:author="Arnaud Taddei" w:date="2022-08-28T16:35:00Z">
        <w:r w:rsidR="00C7794A">
          <w:rPr>
            <w:b/>
            <w:bCs/>
            <w:lang w:val="en-US" w:eastAsia="zh-CN"/>
          </w:rPr>
          <w:t xml:space="preserve"> 3.2.15</w:t>
        </w:r>
      </w:ins>
      <w:ins w:id="535" w:author="Arnaud Taddei" w:date="2022-08-28T16:34:00Z">
        <w:r>
          <w:rPr>
            <w:b/>
            <w:bCs/>
            <w:lang w:val="en-US" w:eastAsia="zh-CN"/>
          </w:rPr>
          <w:t>)</w:t>
        </w:r>
      </w:ins>
      <w:ins w:id="536" w:author="Arnaud Taddei" w:date="2022-08-28T16:33:00Z">
        <w:r w:rsidRPr="00F875A6">
          <w:rPr>
            <w:b/>
            <w:bCs/>
            <w:lang w:val="en-US" w:eastAsia="zh-CN"/>
          </w:rPr>
          <w:t>:</w:t>
        </w:r>
        <w:r w:rsidRPr="007006DA">
          <w:rPr>
            <w:lang w:val="en-US" w:eastAsia="zh-CN"/>
          </w:rPr>
          <w:t xml:space="preserve"> Capability of a system to maintain its functions and structure in the face of internal and external change, and to degrade gracefully when this is necessary</w:t>
        </w:r>
      </w:ins>
    </w:p>
    <w:p w14:paraId="5466EEB9" w14:textId="492081F7" w:rsidR="00D74D7A" w:rsidRPr="007006DA" w:rsidRDefault="00D74D7A" w:rsidP="00C7794A">
      <w:pPr>
        <w:jc w:val="both"/>
        <w:rPr>
          <w:ins w:id="537" w:author="Arnaud Taddei" w:date="2022-08-28T16:33:00Z"/>
          <w:lang w:val="en-US" w:eastAsia="zh-CN"/>
        </w:rPr>
      </w:pPr>
      <w:ins w:id="538" w:author="Arnaud Taddei" w:date="2022-08-28T16:33:00Z">
        <w:r>
          <w:rPr>
            <w:b/>
            <w:bCs/>
            <w:lang w:val="en-US" w:eastAsia="zh-CN"/>
          </w:rPr>
          <w:t>3.1.</w:t>
        </w:r>
      </w:ins>
      <w:ins w:id="539" w:author="Arnaud Taddei" w:date="2022-08-28T16:53:00Z">
        <w:r w:rsidR="001C487E">
          <w:rPr>
            <w:b/>
            <w:bCs/>
            <w:lang w:val="en-US" w:eastAsia="zh-CN"/>
          </w:rPr>
          <w:t>2</w:t>
        </w:r>
      </w:ins>
      <w:ins w:id="540" w:author="Arnaud Taddei" w:date="2022-08-28T16:57:00Z">
        <w:r w:rsidR="00F6439E">
          <w:rPr>
            <w:b/>
            <w:bCs/>
            <w:lang w:val="en-US" w:eastAsia="zh-CN"/>
          </w:rPr>
          <w:t>1</w:t>
        </w:r>
      </w:ins>
      <w:ins w:id="541" w:author="Arnaud Taddei" w:date="2022-08-28T16:33:00Z">
        <w:r>
          <w:rPr>
            <w:b/>
            <w:bCs/>
            <w:lang w:val="en-US" w:eastAsia="zh-CN"/>
          </w:rPr>
          <w:t xml:space="preserve"> r</w:t>
        </w:r>
        <w:r w:rsidRPr="00F875A6">
          <w:rPr>
            <w:b/>
            <w:bCs/>
            <w:lang w:val="en-US" w:eastAsia="zh-CN"/>
          </w:rPr>
          <w:t>obustness</w:t>
        </w:r>
      </w:ins>
      <w:ins w:id="542" w:author="Arnaud Taddei" w:date="2022-08-28T16:34:00Z">
        <w:r>
          <w:rPr>
            <w:b/>
            <w:bCs/>
            <w:lang w:val="en-US" w:eastAsia="zh-CN"/>
          </w:rPr>
          <w:t xml:space="preserve"> ([</w:t>
        </w:r>
      </w:ins>
      <w:ins w:id="543" w:author="Arnaud Taddei" w:date="2022-08-28T16:35:00Z">
        <w:r w:rsidR="00C7794A">
          <w:rPr>
            <w:b/>
            <w:bCs/>
            <w:lang w:val="en-US" w:eastAsia="zh-CN"/>
          </w:rPr>
          <w:t>b-ISO/IEC TS 5723:2022</w:t>
        </w:r>
      </w:ins>
      <w:ins w:id="544" w:author="Arnaud Taddei" w:date="2022-08-28T16:34:00Z">
        <w:r>
          <w:rPr>
            <w:b/>
            <w:bCs/>
            <w:lang w:val="en-US" w:eastAsia="zh-CN"/>
          </w:rPr>
          <w:t>]</w:t>
        </w:r>
      </w:ins>
      <w:ins w:id="545" w:author="Arnaud Taddei" w:date="2022-08-28T16:35:00Z">
        <w:r w:rsidR="00C7794A">
          <w:rPr>
            <w:b/>
            <w:bCs/>
            <w:lang w:val="en-US" w:eastAsia="zh-CN"/>
          </w:rPr>
          <w:t xml:space="preserve"> 3.2.16</w:t>
        </w:r>
      </w:ins>
      <w:ins w:id="546" w:author="Arnaud Taddei" w:date="2022-08-28T16:34:00Z">
        <w:r>
          <w:rPr>
            <w:b/>
            <w:bCs/>
            <w:lang w:val="en-US" w:eastAsia="zh-CN"/>
          </w:rPr>
          <w:t>)</w:t>
        </w:r>
      </w:ins>
      <w:ins w:id="547" w:author="Arnaud Taddei" w:date="2022-08-28T16:33:00Z">
        <w:r w:rsidRPr="00F875A6">
          <w:rPr>
            <w:b/>
            <w:bCs/>
            <w:lang w:val="en-US" w:eastAsia="zh-CN"/>
          </w:rPr>
          <w:t>:</w:t>
        </w:r>
        <w:r w:rsidRPr="007006DA">
          <w:rPr>
            <w:lang w:val="en-US" w:eastAsia="zh-CN"/>
          </w:rPr>
          <w:t xml:space="preserve"> Ability of a system to maintain its level of performance under a variety of circumstances</w:t>
        </w:r>
      </w:ins>
    </w:p>
    <w:p w14:paraId="575AD288" w14:textId="4F3CE21D" w:rsidR="00D74D7A" w:rsidRPr="007006DA" w:rsidRDefault="00D74D7A" w:rsidP="00C7794A">
      <w:pPr>
        <w:jc w:val="both"/>
        <w:rPr>
          <w:ins w:id="548" w:author="Arnaud Taddei" w:date="2022-08-28T16:33:00Z"/>
          <w:lang w:val="en-US" w:eastAsia="zh-CN"/>
        </w:rPr>
      </w:pPr>
      <w:ins w:id="549" w:author="Arnaud Taddei" w:date="2022-08-28T16:33:00Z">
        <w:r>
          <w:rPr>
            <w:b/>
            <w:bCs/>
            <w:lang w:val="en-US" w:eastAsia="zh-CN"/>
          </w:rPr>
          <w:t>3.1.</w:t>
        </w:r>
      </w:ins>
      <w:ins w:id="550" w:author="Arnaud Taddei" w:date="2022-08-28T16:53:00Z">
        <w:r w:rsidR="001C487E">
          <w:rPr>
            <w:b/>
            <w:bCs/>
            <w:lang w:val="en-US" w:eastAsia="zh-CN"/>
          </w:rPr>
          <w:t>2</w:t>
        </w:r>
      </w:ins>
      <w:ins w:id="551" w:author="Arnaud Taddei" w:date="2022-08-28T16:57:00Z">
        <w:r w:rsidR="00F6439E">
          <w:rPr>
            <w:b/>
            <w:bCs/>
            <w:lang w:val="en-US" w:eastAsia="zh-CN"/>
          </w:rPr>
          <w:t>2</w:t>
        </w:r>
      </w:ins>
      <w:ins w:id="552" w:author="Arnaud Taddei" w:date="2022-08-28T16:33:00Z">
        <w:r>
          <w:rPr>
            <w:b/>
            <w:bCs/>
            <w:lang w:val="en-US" w:eastAsia="zh-CN"/>
          </w:rPr>
          <w:t xml:space="preserve"> s</w:t>
        </w:r>
        <w:r w:rsidRPr="00F875A6">
          <w:rPr>
            <w:b/>
            <w:bCs/>
            <w:lang w:val="en-US" w:eastAsia="zh-CN"/>
          </w:rPr>
          <w:t>afety</w:t>
        </w:r>
      </w:ins>
      <w:ins w:id="553" w:author="Arnaud Taddei" w:date="2022-08-28T16:34:00Z">
        <w:r>
          <w:rPr>
            <w:b/>
            <w:bCs/>
            <w:lang w:val="en-US" w:eastAsia="zh-CN"/>
          </w:rPr>
          <w:t xml:space="preserve"> ([</w:t>
        </w:r>
      </w:ins>
      <w:ins w:id="554" w:author="Arnaud Taddei" w:date="2022-08-28T16:35:00Z">
        <w:r w:rsidR="00C7794A">
          <w:rPr>
            <w:b/>
            <w:bCs/>
            <w:lang w:val="en-US" w:eastAsia="zh-CN"/>
          </w:rPr>
          <w:t>b-ISO/IEC TS 5723:2022</w:t>
        </w:r>
      </w:ins>
      <w:ins w:id="555" w:author="Arnaud Taddei" w:date="2022-08-28T16:34:00Z">
        <w:r>
          <w:rPr>
            <w:b/>
            <w:bCs/>
            <w:lang w:val="en-US" w:eastAsia="zh-CN"/>
          </w:rPr>
          <w:t>]</w:t>
        </w:r>
      </w:ins>
      <w:ins w:id="556" w:author="Arnaud Taddei" w:date="2022-08-28T16:35:00Z">
        <w:r w:rsidR="00C7794A">
          <w:rPr>
            <w:b/>
            <w:bCs/>
            <w:lang w:val="en-US" w:eastAsia="zh-CN"/>
          </w:rPr>
          <w:t xml:space="preserve"> 3.2.17</w:t>
        </w:r>
      </w:ins>
      <w:ins w:id="557" w:author="Arnaud Taddei" w:date="2022-08-28T16:34:00Z">
        <w:r>
          <w:rPr>
            <w:b/>
            <w:bCs/>
            <w:lang w:val="en-US" w:eastAsia="zh-CN"/>
          </w:rPr>
          <w:t>)</w:t>
        </w:r>
      </w:ins>
      <w:ins w:id="558" w:author="Arnaud Taddei" w:date="2022-08-28T16:33:00Z">
        <w:r w:rsidRPr="00F875A6">
          <w:rPr>
            <w:b/>
            <w:bCs/>
            <w:lang w:val="en-US" w:eastAsia="zh-CN"/>
          </w:rPr>
          <w:t>:</w:t>
        </w:r>
        <w:r w:rsidRPr="007006DA">
          <w:rPr>
            <w:lang w:val="en-US" w:eastAsia="zh-CN"/>
          </w:rPr>
          <w:t xml:space="preserve"> Property of a system such that it does not, under defined conditions, lead to a state in which human life, health, property, or the environment is endangered</w:t>
        </w:r>
      </w:ins>
    </w:p>
    <w:p w14:paraId="3A5144DF" w14:textId="502EE0A8" w:rsidR="00D74D7A" w:rsidRDefault="00D74D7A" w:rsidP="00C7794A">
      <w:pPr>
        <w:jc w:val="both"/>
        <w:rPr>
          <w:ins w:id="559" w:author="Arnaud Taddei" w:date="2022-08-28T16:58:00Z"/>
          <w:lang w:val="en-US" w:eastAsia="zh-CN"/>
        </w:rPr>
      </w:pPr>
      <w:ins w:id="560" w:author="Arnaud Taddei" w:date="2022-08-28T16:33:00Z">
        <w:r>
          <w:rPr>
            <w:b/>
            <w:bCs/>
            <w:lang w:val="en-US" w:eastAsia="zh-CN"/>
          </w:rPr>
          <w:t>3.1.</w:t>
        </w:r>
      </w:ins>
      <w:ins w:id="561" w:author="Arnaud Taddei" w:date="2022-08-28T16:53:00Z">
        <w:r w:rsidR="001C487E">
          <w:rPr>
            <w:b/>
            <w:bCs/>
            <w:lang w:val="en-US" w:eastAsia="zh-CN"/>
          </w:rPr>
          <w:t>2</w:t>
        </w:r>
      </w:ins>
      <w:ins w:id="562" w:author="Arnaud Taddei" w:date="2022-08-28T16:57:00Z">
        <w:r w:rsidR="00F6439E">
          <w:rPr>
            <w:b/>
            <w:bCs/>
            <w:lang w:val="en-US" w:eastAsia="zh-CN"/>
          </w:rPr>
          <w:t>3</w:t>
        </w:r>
      </w:ins>
      <w:ins w:id="563" w:author="Arnaud Taddei" w:date="2022-08-28T16:33:00Z">
        <w:r>
          <w:rPr>
            <w:b/>
            <w:bCs/>
            <w:lang w:val="en-US" w:eastAsia="zh-CN"/>
          </w:rPr>
          <w:t xml:space="preserve"> s</w:t>
        </w:r>
        <w:r w:rsidRPr="00F875A6">
          <w:rPr>
            <w:b/>
            <w:bCs/>
            <w:lang w:val="en-US" w:eastAsia="zh-CN"/>
          </w:rPr>
          <w:t>ecurity</w:t>
        </w:r>
      </w:ins>
      <w:ins w:id="564" w:author="Arnaud Taddei" w:date="2022-08-28T16:34:00Z">
        <w:r>
          <w:rPr>
            <w:b/>
            <w:bCs/>
            <w:lang w:val="en-US" w:eastAsia="zh-CN"/>
          </w:rPr>
          <w:t xml:space="preserve"> ([</w:t>
        </w:r>
      </w:ins>
      <w:ins w:id="565" w:author="Arnaud Taddei" w:date="2022-08-28T16:35:00Z">
        <w:r w:rsidR="00C7794A">
          <w:rPr>
            <w:b/>
            <w:bCs/>
            <w:lang w:val="en-US" w:eastAsia="zh-CN"/>
          </w:rPr>
          <w:t>b-</w:t>
        </w:r>
        <w:r w:rsidR="00C7794A" w:rsidRPr="00C7794A">
          <w:rPr>
            <w:b/>
            <w:bCs/>
            <w:lang w:val="en-US" w:eastAsia="zh-CN"/>
            <w:rPrChange w:id="566" w:author="Arnaud Taddei" w:date="2022-08-28T16:35:00Z">
              <w:rPr>
                <w:lang w:val="en-US" w:eastAsia="zh-CN"/>
              </w:rPr>
            </w:rPrChange>
          </w:rPr>
          <w:t>ISO/IEC 23643:2020</w:t>
        </w:r>
      </w:ins>
      <w:ins w:id="567" w:author="Arnaud Taddei" w:date="2022-08-28T16:34:00Z">
        <w:r>
          <w:rPr>
            <w:b/>
            <w:bCs/>
            <w:lang w:val="en-US" w:eastAsia="zh-CN"/>
          </w:rPr>
          <w:t>]</w:t>
        </w:r>
      </w:ins>
      <w:ins w:id="568" w:author="Arnaud Taddei" w:date="2022-08-28T16:35:00Z">
        <w:r w:rsidR="00C7794A">
          <w:rPr>
            <w:b/>
            <w:bCs/>
            <w:lang w:val="en-US" w:eastAsia="zh-CN"/>
          </w:rPr>
          <w:t xml:space="preserve"> 3.16</w:t>
        </w:r>
      </w:ins>
      <w:ins w:id="569" w:author="Arnaud Taddei" w:date="2022-08-28T16:34:00Z">
        <w:r>
          <w:rPr>
            <w:b/>
            <w:bCs/>
            <w:lang w:val="en-US" w:eastAsia="zh-CN"/>
          </w:rPr>
          <w:t>)</w:t>
        </w:r>
      </w:ins>
      <w:ins w:id="570" w:author="Arnaud Taddei" w:date="2022-08-28T16:33:00Z">
        <w:r w:rsidRPr="00F875A6">
          <w:rPr>
            <w:b/>
            <w:bCs/>
            <w:lang w:val="en-US" w:eastAsia="zh-CN"/>
          </w:rPr>
          <w:t>:</w:t>
        </w:r>
        <w:r w:rsidRPr="007006DA">
          <w:rPr>
            <w:lang w:val="en-US" w:eastAsia="zh-CN"/>
          </w:rPr>
          <w:t xml:space="preserve"> Resistance to intentional, unauthorized act(s) designed to cause harm or damage to a system</w:t>
        </w:r>
      </w:ins>
    </w:p>
    <w:p w14:paraId="0FDCC0D1" w14:textId="6CEC2704" w:rsidR="004D7A66" w:rsidRPr="001E46DC" w:rsidRDefault="004D7A66" w:rsidP="004D7A66">
      <w:pPr>
        <w:pStyle w:val="NormalWeb"/>
        <w:rPr>
          <w:ins w:id="571" w:author="Arnaud Taddei" w:date="2022-08-28T16:58:00Z"/>
          <w:rFonts w:eastAsia="Times New Roman"/>
          <w:lang w:eastAsia="en-GB"/>
        </w:rPr>
      </w:pPr>
      <w:ins w:id="572" w:author="Arnaud Taddei" w:date="2022-08-28T16:58:00Z">
        <w:r w:rsidRPr="00357D87">
          <w:rPr>
            <w:b/>
            <w:bCs/>
            <w:rPrChange w:id="573" w:author="Arnaud Taddei" w:date="2022-07-28T11:03:00Z">
              <w:rPr/>
            </w:rPrChange>
          </w:rPr>
          <w:t>3.1.</w:t>
        </w:r>
        <w:r>
          <w:rPr>
            <w:b/>
            <w:bCs/>
          </w:rPr>
          <w:t xml:space="preserve">24 system ([b-ISO/IEC 42010] 4.2.1): </w:t>
        </w:r>
        <w:r w:rsidRPr="001E46DC">
          <w:rPr>
            <w:rFonts w:eastAsia="Times New Roman"/>
            <w:lang w:eastAsia="en-GB"/>
            <w:rPrChange w:id="574" w:author="Arnaud Taddei" w:date="2022-07-28T12:30:00Z">
              <w:rPr>
                <w:rFonts w:ascii="ArialMT" w:eastAsia="Times New Roman" w:hAnsi="ArialMT"/>
                <w:sz w:val="20"/>
                <w:szCs w:val="20"/>
                <w:lang w:eastAsia="en-GB"/>
              </w:rPr>
            </w:rPrChange>
          </w:rPr>
          <w:t xml:space="preserve">The term </w:t>
        </w:r>
        <w:r w:rsidRPr="001E46DC">
          <w:rPr>
            <w:rFonts w:eastAsia="Times New Roman"/>
            <w:i/>
            <w:iCs/>
            <w:lang w:eastAsia="en-GB"/>
            <w:rPrChange w:id="575" w:author="Arnaud Taddei" w:date="2022-07-28T12:30:00Z">
              <w:rPr>
                <w:rFonts w:ascii="Arial" w:eastAsia="Times New Roman" w:hAnsi="Arial" w:cs="Arial"/>
                <w:i/>
                <w:iCs/>
                <w:sz w:val="20"/>
                <w:szCs w:val="20"/>
                <w:lang w:eastAsia="en-GB"/>
              </w:rPr>
            </w:rPrChange>
          </w:rPr>
          <w:t xml:space="preserve">system </w:t>
        </w:r>
        <w:r w:rsidRPr="001E46DC">
          <w:rPr>
            <w:rFonts w:eastAsia="Times New Roman"/>
            <w:lang w:eastAsia="en-GB"/>
            <w:rPrChange w:id="576" w:author="Arnaud Taddei" w:date="2022-07-28T12:30:00Z">
              <w:rPr>
                <w:rFonts w:ascii="ArialMT" w:eastAsia="Times New Roman" w:hAnsi="ArialMT"/>
                <w:sz w:val="20"/>
                <w:szCs w:val="20"/>
                <w:lang w:eastAsia="en-GB"/>
              </w:rPr>
            </w:rPrChange>
          </w:rPr>
          <w:t xml:space="preserve">is used in this International Standard to refer to entities whose architectures are of interest. The term is intended to encompass, but is not limited to, entities within the following domains: </w:t>
        </w:r>
      </w:ins>
    </w:p>
    <w:p w14:paraId="22DDD8BC" w14:textId="77777777" w:rsidR="004D7A66" w:rsidRPr="001E46DC" w:rsidRDefault="004D7A66" w:rsidP="004D7A66">
      <w:pPr>
        <w:numPr>
          <w:ilvl w:val="0"/>
          <w:numId w:val="23"/>
        </w:numPr>
        <w:spacing w:before="100" w:beforeAutospacing="1" w:after="100" w:afterAutospacing="1"/>
        <w:rPr>
          <w:ins w:id="577" w:author="Arnaud Taddei" w:date="2022-08-28T16:58:00Z"/>
          <w:rFonts w:eastAsia="Times New Roman"/>
          <w:lang w:eastAsia="en-GB"/>
        </w:rPr>
      </w:pPr>
      <w:ins w:id="578" w:author="Arnaud Taddei" w:date="2022-08-28T16:58:00Z">
        <w:r w:rsidRPr="001E46DC">
          <w:rPr>
            <w:rFonts w:eastAsia="Times New Roman"/>
            <w:b/>
            <w:bCs/>
            <w:lang w:eastAsia="en-GB"/>
            <w:rPrChange w:id="579" w:author="Arnaud Taddei" w:date="2022-07-28T12:30:00Z">
              <w:rPr>
                <w:rFonts w:ascii="Arial" w:eastAsia="Times New Roman" w:hAnsi="Arial" w:cs="Arial"/>
                <w:b/>
                <w:bCs/>
                <w:sz w:val="20"/>
                <w:szCs w:val="20"/>
                <w:lang w:eastAsia="en-GB"/>
              </w:rPr>
            </w:rPrChange>
          </w:rPr>
          <w:t xml:space="preserve">systems </w:t>
        </w:r>
        <w:r w:rsidRPr="001E46DC">
          <w:rPr>
            <w:rFonts w:eastAsia="Times New Roman"/>
            <w:lang w:eastAsia="en-GB"/>
            <w:rPrChange w:id="580" w:author="Arnaud Taddei" w:date="2022-07-28T12:30:00Z">
              <w:rPr>
                <w:rFonts w:ascii="ArialMT" w:eastAsia="Times New Roman" w:hAnsi="ArialMT"/>
                <w:sz w:val="20"/>
                <w:szCs w:val="20"/>
                <w:lang w:eastAsia="en-GB"/>
              </w:rPr>
            </w:rPrChange>
          </w:rPr>
          <w:t xml:space="preserve">as described in [ISO/IEC 15288]: </w:t>
        </w:r>
        <w:r w:rsidRPr="001E46DC">
          <w:rPr>
            <w:rFonts w:eastAsia="Times New Roman" w:hint="eastAsia"/>
            <w:lang w:eastAsia="en-GB"/>
            <w:rPrChange w:id="581" w:author="Arnaud Taddei" w:date="2022-07-28T12:30:00Z">
              <w:rPr>
                <w:rFonts w:ascii="ArialMT" w:eastAsia="Times New Roman" w:hAnsi="ArialMT" w:hint="eastAsia"/>
                <w:sz w:val="20"/>
                <w:szCs w:val="20"/>
                <w:lang w:eastAsia="en-GB"/>
              </w:rPr>
            </w:rPrChange>
          </w:rPr>
          <w:t>“</w:t>
        </w:r>
        <w:r w:rsidRPr="001E46DC">
          <w:rPr>
            <w:rFonts w:eastAsia="Times New Roman"/>
            <w:lang w:eastAsia="en-GB"/>
            <w:rPrChange w:id="582" w:author="Arnaud Taddei" w:date="2022-07-28T12:30:00Z">
              <w:rPr>
                <w:rFonts w:ascii="ArialMT" w:eastAsia="Times New Roman" w:hAnsi="ArialMT"/>
                <w:sz w:val="20"/>
                <w:szCs w:val="20"/>
                <w:lang w:eastAsia="en-GB"/>
              </w:rPr>
            </w:rPrChange>
          </w:rPr>
          <w:t>systems that are man-made and may be configured with one or more of the following: hardware, software, data, humans, processes (e.g., processes for providing service to users), procedures (e.g. operator instructions), facilities, materials and naturally occurring entities</w:t>
        </w:r>
        <w:r w:rsidRPr="001E46DC">
          <w:rPr>
            <w:rFonts w:eastAsia="Times New Roman" w:hint="eastAsia"/>
            <w:lang w:eastAsia="en-GB"/>
            <w:rPrChange w:id="583" w:author="Arnaud Taddei" w:date="2022-07-28T12:30:00Z">
              <w:rPr>
                <w:rFonts w:ascii="ArialMT" w:eastAsia="Times New Roman" w:hAnsi="ArialMT" w:hint="eastAsia"/>
                <w:sz w:val="20"/>
                <w:szCs w:val="20"/>
                <w:lang w:eastAsia="en-GB"/>
              </w:rPr>
            </w:rPrChange>
          </w:rPr>
          <w:t>”</w:t>
        </w:r>
        <w:r w:rsidRPr="001E46DC">
          <w:rPr>
            <w:rFonts w:eastAsia="Times New Roman"/>
            <w:lang w:eastAsia="en-GB"/>
            <w:rPrChange w:id="584" w:author="Arnaud Taddei" w:date="2022-07-28T12:30:00Z">
              <w:rPr>
                <w:rFonts w:ascii="ArialMT" w:eastAsia="Times New Roman" w:hAnsi="ArialMT"/>
                <w:sz w:val="20"/>
                <w:szCs w:val="20"/>
                <w:lang w:eastAsia="en-GB"/>
              </w:rPr>
            </w:rPrChange>
          </w:rPr>
          <w:t xml:space="preserve">; </w:t>
        </w:r>
      </w:ins>
    </w:p>
    <w:p w14:paraId="33D070BA" w14:textId="77777777" w:rsidR="004D7A66" w:rsidRPr="001E46DC" w:rsidRDefault="004D7A66" w:rsidP="004D7A66">
      <w:pPr>
        <w:numPr>
          <w:ilvl w:val="0"/>
          <w:numId w:val="23"/>
        </w:numPr>
        <w:spacing w:before="100" w:beforeAutospacing="1" w:after="100" w:afterAutospacing="1"/>
        <w:rPr>
          <w:ins w:id="585" w:author="Arnaud Taddei" w:date="2022-08-28T16:58:00Z"/>
          <w:rFonts w:eastAsia="Times New Roman"/>
          <w:lang w:eastAsia="en-GB"/>
        </w:rPr>
      </w:pPr>
      <w:ins w:id="586" w:author="Arnaud Taddei" w:date="2022-08-28T16:58:00Z">
        <w:r w:rsidRPr="001E46DC">
          <w:rPr>
            <w:rFonts w:eastAsia="Times New Roman"/>
            <w:b/>
            <w:bCs/>
            <w:lang w:eastAsia="en-GB"/>
            <w:rPrChange w:id="587" w:author="Arnaud Taddei" w:date="2022-07-28T12:30:00Z">
              <w:rPr>
                <w:rFonts w:ascii="Arial" w:eastAsia="Times New Roman" w:hAnsi="Arial" w:cs="Arial"/>
                <w:b/>
                <w:bCs/>
                <w:sz w:val="20"/>
                <w:szCs w:val="20"/>
                <w:lang w:eastAsia="en-GB"/>
              </w:rPr>
            </w:rPrChange>
          </w:rPr>
          <w:t xml:space="preserve">software products and services </w:t>
        </w:r>
        <w:r w:rsidRPr="001E46DC">
          <w:rPr>
            <w:rFonts w:eastAsia="Times New Roman"/>
            <w:lang w:eastAsia="en-GB"/>
            <w:rPrChange w:id="588" w:author="Arnaud Taddei" w:date="2022-07-28T12:30:00Z">
              <w:rPr>
                <w:rFonts w:ascii="ArialMT" w:eastAsia="Times New Roman" w:hAnsi="ArialMT"/>
                <w:sz w:val="20"/>
                <w:szCs w:val="20"/>
                <w:lang w:eastAsia="en-GB"/>
              </w:rPr>
            </w:rPrChange>
          </w:rPr>
          <w:t xml:space="preserve">as described in [ISO/IEC 12207]; </w:t>
        </w:r>
      </w:ins>
    </w:p>
    <w:p w14:paraId="316D6AC5" w14:textId="50BFCFCD" w:rsidR="004D7A66" w:rsidRDefault="004D7A66" w:rsidP="004D7A66">
      <w:pPr>
        <w:numPr>
          <w:ilvl w:val="0"/>
          <w:numId w:val="23"/>
        </w:numPr>
        <w:spacing w:before="100" w:beforeAutospacing="1" w:after="100" w:afterAutospacing="1"/>
        <w:rPr>
          <w:ins w:id="589" w:author="Arnaud Taddei" w:date="2022-08-28T17:01:00Z"/>
          <w:rFonts w:eastAsia="Times New Roman"/>
          <w:lang w:eastAsia="en-GB"/>
        </w:rPr>
      </w:pPr>
      <w:ins w:id="590" w:author="Arnaud Taddei" w:date="2022-08-28T16:58:00Z">
        <w:r w:rsidRPr="001E46DC">
          <w:rPr>
            <w:rFonts w:eastAsia="Times New Roman"/>
            <w:b/>
            <w:bCs/>
            <w:lang w:eastAsia="en-GB"/>
            <w:rPrChange w:id="591" w:author="Arnaud Taddei" w:date="2022-07-28T12:30:00Z">
              <w:rPr>
                <w:rFonts w:ascii="Arial" w:eastAsia="Times New Roman" w:hAnsi="Arial" w:cs="Arial"/>
                <w:b/>
                <w:bCs/>
                <w:sz w:val="20"/>
                <w:szCs w:val="20"/>
                <w:lang w:eastAsia="en-GB"/>
              </w:rPr>
            </w:rPrChange>
          </w:rPr>
          <w:t xml:space="preserve">software-intensive systems </w:t>
        </w:r>
        <w:r w:rsidRPr="001E46DC">
          <w:rPr>
            <w:rFonts w:eastAsia="Times New Roman"/>
            <w:lang w:eastAsia="en-GB"/>
            <w:rPrChange w:id="592" w:author="Arnaud Taddei" w:date="2022-07-28T12:30:00Z">
              <w:rPr>
                <w:rFonts w:ascii="ArialMT" w:eastAsia="Times New Roman" w:hAnsi="ArialMT"/>
                <w:sz w:val="20"/>
                <w:szCs w:val="20"/>
                <w:lang w:eastAsia="en-GB"/>
              </w:rPr>
            </w:rPrChange>
          </w:rPr>
          <w:t xml:space="preserve">as described in [IEEE Std 1471:2000]: </w:t>
        </w:r>
        <w:r w:rsidRPr="001E46DC">
          <w:rPr>
            <w:rFonts w:eastAsia="Times New Roman" w:hint="eastAsia"/>
            <w:lang w:eastAsia="en-GB"/>
            <w:rPrChange w:id="593" w:author="Arnaud Taddei" w:date="2022-07-28T12:30:00Z">
              <w:rPr>
                <w:rFonts w:ascii="ArialMT" w:eastAsia="Times New Roman" w:hAnsi="ArialMT" w:hint="eastAsia"/>
                <w:sz w:val="20"/>
                <w:szCs w:val="20"/>
                <w:lang w:eastAsia="en-GB"/>
              </w:rPr>
            </w:rPrChange>
          </w:rPr>
          <w:t>“</w:t>
        </w:r>
        <w:r w:rsidRPr="001E46DC">
          <w:rPr>
            <w:rFonts w:eastAsia="Times New Roman"/>
            <w:lang w:eastAsia="en-GB"/>
            <w:rPrChange w:id="594" w:author="Arnaud Taddei" w:date="2022-07-28T12:30:00Z">
              <w:rPr>
                <w:rFonts w:ascii="ArialMT" w:eastAsia="Times New Roman" w:hAnsi="ArialMT"/>
                <w:sz w:val="20"/>
                <w:szCs w:val="20"/>
                <w:lang w:eastAsia="en-GB"/>
              </w:rPr>
            </w:rPrChange>
          </w:rPr>
          <w:t>any system where software contributes essential influences to the design, construction, deployment, and evolution of the system as a whole</w:t>
        </w:r>
        <w:r w:rsidRPr="001E46DC">
          <w:rPr>
            <w:rFonts w:eastAsia="Times New Roman" w:hint="eastAsia"/>
            <w:lang w:eastAsia="en-GB"/>
            <w:rPrChange w:id="595" w:author="Arnaud Taddei" w:date="2022-07-28T12:30:00Z">
              <w:rPr>
                <w:rFonts w:ascii="ArialMT" w:eastAsia="Times New Roman" w:hAnsi="ArialMT" w:hint="eastAsia"/>
                <w:sz w:val="20"/>
                <w:szCs w:val="20"/>
                <w:lang w:eastAsia="en-GB"/>
              </w:rPr>
            </w:rPrChange>
          </w:rPr>
          <w:t>”</w:t>
        </w:r>
        <w:r w:rsidRPr="001E46DC">
          <w:rPr>
            <w:rFonts w:eastAsia="Times New Roman"/>
            <w:lang w:eastAsia="en-GB"/>
            <w:rPrChange w:id="596" w:author="Arnaud Taddei" w:date="2022-07-28T12:30:00Z">
              <w:rPr>
                <w:rFonts w:ascii="ArialMT" w:eastAsia="Times New Roman" w:hAnsi="ArialMT"/>
                <w:sz w:val="20"/>
                <w:szCs w:val="20"/>
                <w:lang w:eastAsia="en-GB"/>
              </w:rPr>
            </w:rPrChange>
          </w:rPr>
          <w:t xml:space="preserve"> to encompass </w:t>
        </w:r>
        <w:r w:rsidRPr="001E46DC">
          <w:rPr>
            <w:rFonts w:eastAsia="Times New Roman" w:hint="eastAsia"/>
            <w:lang w:eastAsia="en-GB"/>
            <w:rPrChange w:id="597" w:author="Arnaud Taddei" w:date="2022-07-28T12:30:00Z">
              <w:rPr>
                <w:rFonts w:ascii="ArialMT" w:eastAsia="Times New Roman" w:hAnsi="ArialMT" w:hint="eastAsia"/>
                <w:sz w:val="20"/>
                <w:szCs w:val="20"/>
                <w:lang w:eastAsia="en-GB"/>
              </w:rPr>
            </w:rPrChange>
          </w:rPr>
          <w:t>“</w:t>
        </w:r>
        <w:r w:rsidRPr="001E46DC">
          <w:rPr>
            <w:rFonts w:eastAsia="Times New Roman"/>
            <w:lang w:eastAsia="en-GB"/>
            <w:rPrChange w:id="598" w:author="Arnaud Taddei" w:date="2022-07-28T12:30:00Z">
              <w:rPr>
                <w:rFonts w:ascii="ArialMT" w:eastAsia="Times New Roman" w:hAnsi="ArialMT"/>
                <w:sz w:val="20"/>
                <w:szCs w:val="20"/>
                <w:lang w:eastAsia="en-GB"/>
              </w:rPr>
            </w:rPrChange>
          </w:rPr>
          <w:t>individual applications, systems in the traditional sense, subsystems, systems of systems, product lines, product families, whole enterprises, and other aggregations of interest</w:t>
        </w:r>
        <w:r w:rsidRPr="001E46DC">
          <w:rPr>
            <w:rFonts w:eastAsia="Times New Roman" w:hint="eastAsia"/>
            <w:lang w:eastAsia="en-GB"/>
            <w:rPrChange w:id="599" w:author="Arnaud Taddei" w:date="2022-07-28T12:30:00Z">
              <w:rPr>
                <w:rFonts w:ascii="ArialMT" w:eastAsia="Times New Roman" w:hAnsi="ArialMT" w:hint="eastAsia"/>
                <w:sz w:val="20"/>
                <w:szCs w:val="20"/>
                <w:lang w:eastAsia="en-GB"/>
              </w:rPr>
            </w:rPrChange>
          </w:rPr>
          <w:t>”</w:t>
        </w:r>
        <w:r w:rsidRPr="001E46DC">
          <w:rPr>
            <w:rFonts w:eastAsia="Times New Roman"/>
            <w:lang w:eastAsia="en-GB"/>
            <w:rPrChange w:id="600" w:author="Arnaud Taddei" w:date="2022-07-28T12:30:00Z">
              <w:rPr>
                <w:rFonts w:ascii="ArialMT" w:eastAsia="Times New Roman" w:hAnsi="ArialMT"/>
                <w:sz w:val="20"/>
                <w:szCs w:val="20"/>
                <w:lang w:eastAsia="en-GB"/>
              </w:rPr>
            </w:rPrChange>
          </w:rPr>
          <w:t xml:space="preserve">. </w:t>
        </w:r>
      </w:ins>
    </w:p>
    <w:p w14:paraId="62E00E09" w14:textId="0AED4AEE" w:rsidR="008D1DCE" w:rsidRPr="008D1DCE" w:rsidRDefault="008D1DCE">
      <w:pPr>
        <w:pStyle w:val="NormalWeb"/>
        <w:rPr>
          <w:ins w:id="601" w:author="Arnaud Taddei" w:date="2022-08-28T17:02:00Z"/>
          <w:rFonts w:eastAsia="Times New Roman"/>
          <w:lang w:eastAsia="en-GB"/>
          <w:rPrChange w:id="602" w:author="Arnaud Taddei" w:date="2022-08-28T17:02:00Z">
            <w:rPr>
              <w:ins w:id="603" w:author="Arnaud Taddei" w:date="2022-08-28T17:02:00Z"/>
              <w:b/>
              <w:bCs/>
              <w:lang w:val="en-US" w:eastAsia="zh-CN"/>
            </w:rPr>
          </w:rPrChange>
        </w:rPr>
        <w:pPrChange w:id="604" w:author="Arnaud Taddei" w:date="2022-08-28T17:02:00Z">
          <w:pPr>
            <w:jc w:val="both"/>
          </w:pPr>
        </w:pPrChange>
      </w:pPr>
      <w:ins w:id="605" w:author="Arnaud Taddei" w:date="2022-08-28T17:02:00Z">
        <w:r>
          <w:rPr>
            <w:b/>
            <w:bCs/>
          </w:rPr>
          <w:t>3.1.25</w:t>
        </w:r>
        <w:r w:rsidRPr="00357D87">
          <w:rPr>
            <w:b/>
            <w:bCs/>
            <w:rPrChange w:id="606" w:author="Arnaud Taddei" w:date="2022-07-28T11:03:00Z">
              <w:rPr/>
            </w:rPrChange>
          </w:rPr>
          <w:t xml:space="preserve"> system of interest ([b-ISO/IEC 42010]</w:t>
        </w:r>
        <w:r>
          <w:rPr>
            <w:b/>
            <w:bCs/>
          </w:rPr>
          <w:t xml:space="preserve"> 4.2.2</w:t>
        </w:r>
        <w:r w:rsidRPr="00357D87">
          <w:rPr>
            <w:b/>
            <w:bCs/>
            <w:rPrChange w:id="607" w:author="Arnaud Taddei" w:date="2022-07-28T11:03:00Z">
              <w:rPr/>
            </w:rPrChange>
          </w:rPr>
          <w:t xml:space="preserve">): </w:t>
        </w:r>
        <w:r w:rsidRPr="0098443F">
          <w:rPr>
            <w:rFonts w:eastAsia="Times New Roman"/>
            <w:lang w:eastAsia="en-GB"/>
            <w:rPrChange w:id="608" w:author="Arnaud Taddei" w:date="2022-07-28T12:27:00Z">
              <w:rPr>
                <w:rFonts w:ascii="ArialMT" w:eastAsia="Times New Roman" w:hAnsi="ArialMT"/>
                <w:sz w:val="20"/>
                <w:szCs w:val="20"/>
                <w:lang w:eastAsia="en-GB"/>
              </w:rPr>
            </w:rPrChange>
          </w:rPr>
          <w:t>the system whose architecture is under consideration in the preparation of an architecture description.</w:t>
        </w:r>
      </w:ins>
    </w:p>
    <w:p w14:paraId="5ACC00DE" w14:textId="498657C3" w:rsidR="00D74D7A" w:rsidRPr="007006DA" w:rsidRDefault="00D74D7A" w:rsidP="00D74D7A">
      <w:pPr>
        <w:jc w:val="both"/>
        <w:rPr>
          <w:ins w:id="609" w:author="Arnaud Taddei" w:date="2022-08-28T16:33:00Z"/>
          <w:lang w:val="en-US" w:eastAsia="zh-CN"/>
        </w:rPr>
      </w:pPr>
      <w:ins w:id="610" w:author="Arnaud Taddei" w:date="2022-08-28T16:33:00Z">
        <w:r>
          <w:rPr>
            <w:b/>
            <w:bCs/>
            <w:lang w:val="en-US" w:eastAsia="zh-CN"/>
          </w:rPr>
          <w:t>3.1.</w:t>
        </w:r>
      </w:ins>
      <w:ins w:id="611" w:author="Arnaud Taddei" w:date="2022-08-28T16:53:00Z">
        <w:r w:rsidR="001C487E">
          <w:rPr>
            <w:b/>
            <w:bCs/>
            <w:lang w:val="en-US" w:eastAsia="zh-CN"/>
          </w:rPr>
          <w:t>2</w:t>
        </w:r>
      </w:ins>
      <w:ins w:id="612" w:author="Arnaud Taddei" w:date="2022-08-28T17:02:00Z">
        <w:r w:rsidR="008D1DCE">
          <w:rPr>
            <w:b/>
            <w:bCs/>
            <w:lang w:val="en-US" w:eastAsia="zh-CN"/>
          </w:rPr>
          <w:t>6</w:t>
        </w:r>
      </w:ins>
      <w:ins w:id="613" w:author="Arnaud Taddei" w:date="2022-08-28T16:33:00Z">
        <w:r>
          <w:rPr>
            <w:b/>
            <w:bCs/>
            <w:lang w:val="en-US" w:eastAsia="zh-CN"/>
          </w:rPr>
          <w:t xml:space="preserve"> t</w:t>
        </w:r>
        <w:r w:rsidRPr="00F875A6">
          <w:rPr>
            <w:b/>
            <w:bCs/>
            <w:lang w:val="en-US" w:eastAsia="zh-CN"/>
          </w:rPr>
          <w:t>ransparency &lt;information&gt;</w:t>
        </w:r>
      </w:ins>
      <w:ins w:id="614" w:author="Arnaud Taddei" w:date="2022-08-28T16:34:00Z">
        <w:r>
          <w:rPr>
            <w:b/>
            <w:bCs/>
            <w:lang w:val="en-US" w:eastAsia="zh-CN"/>
          </w:rPr>
          <w:t xml:space="preserve"> ([</w:t>
        </w:r>
      </w:ins>
      <w:ins w:id="615" w:author="Arnaud Taddei" w:date="2022-08-28T16:36:00Z">
        <w:r w:rsidR="00C7794A">
          <w:rPr>
            <w:b/>
            <w:bCs/>
            <w:lang w:val="en-US" w:eastAsia="zh-CN"/>
          </w:rPr>
          <w:t>b-ISO/IEC TS 5723:2022</w:t>
        </w:r>
      </w:ins>
      <w:ins w:id="616" w:author="Arnaud Taddei" w:date="2022-08-28T16:34:00Z">
        <w:r>
          <w:rPr>
            <w:b/>
            <w:bCs/>
            <w:lang w:val="en-US" w:eastAsia="zh-CN"/>
          </w:rPr>
          <w:t>]</w:t>
        </w:r>
      </w:ins>
      <w:ins w:id="617" w:author="Arnaud Taddei" w:date="2022-08-28T16:36:00Z">
        <w:r w:rsidR="00C7794A">
          <w:rPr>
            <w:b/>
            <w:bCs/>
            <w:lang w:val="en-US" w:eastAsia="zh-CN"/>
          </w:rPr>
          <w:t xml:space="preserve"> 3.2.19</w:t>
        </w:r>
      </w:ins>
      <w:ins w:id="618" w:author="Arnaud Taddei" w:date="2022-08-28T16:34:00Z">
        <w:r>
          <w:rPr>
            <w:b/>
            <w:bCs/>
            <w:lang w:val="en-US" w:eastAsia="zh-CN"/>
          </w:rPr>
          <w:t>)</w:t>
        </w:r>
      </w:ins>
      <w:ins w:id="619" w:author="Arnaud Taddei" w:date="2022-08-28T16:33:00Z">
        <w:r w:rsidRPr="00F875A6">
          <w:rPr>
            <w:b/>
            <w:bCs/>
            <w:lang w:val="en-US" w:eastAsia="zh-CN"/>
          </w:rPr>
          <w:t>:</w:t>
        </w:r>
        <w:r w:rsidRPr="007006DA">
          <w:rPr>
            <w:lang w:val="en-US" w:eastAsia="zh-CN"/>
          </w:rPr>
          <w:t xml:space="preserve"> Open, comprehensive, accessible, clear and understandable presentation of information</w:t>
        </w:r>
      </w:ins>
    </w:p>
    <w:p w14:paraId="2B26ED8E" w14:textId="0DC3800F" w:rsidR="00D74D7A" w:rsidRPr="007006DA" w:rsidRDefault="00D74D7A" w:rsidP="00C7794A">
      <w:pPr>
        <w:jc w:val="both"/>
        <w:rPr>
          <w:ins w:id="620" w:author="Arnaud Taddei" w:date="2022-08-28T16:33:00Z"/>
          <w:lang w:val="en-US" w:eastAsia="zh-CN"/>
        </w:rPr>
      </w:pPr>
      <w:ins w:id="621" w:author="Arnaud Taddei" w:date="2022-08-28T16:33:00Z">
        <w:r>
          <w:rPr>
            <w:b/>
            <w:bCs/>
            <w:lang w:val="en-US" w:eastAsia="zh-CN"/>
          </w:rPr>
          <w:t>3.1.</w:t>
        </w:r>
      </w:ins>
      <w:ins w:id="622" w:author="Arnaud Taddei" w:date="2022-08-28T16:53:00Z">
        <w:r w:rsidR="001C487E">
          <w:rPr>
            <w:b/>
            <w:bCs/>
            <w:lang w:val="en-US" w:eastAsia="zh-CN"/>
          </w:rPr>
          <w:t>2</w:t>
        </w:r>
      </w:ins>
      <w:ins w:id="623" w:author="Arnaud Taddei" w:date="2022-08-28T17:02:00Z">
        <w:r w:rsidR="008D1DCE">
          <w:rPr>
            <w:b/>
            <w:bCs/>
            <w:lang w:val="en-US" w:eastAsia="zh-CN"/>
          </w:rPr>
          <w:t>7</w:t>
        </w:r>
      </w:ins>
      <w:ins w:id="624" w:author="Arnaud Taddei" w:date="2022-08-28T16:33:00Z">
        <w:r>
          <w:rPr>
            <w:b/>
            <w:bCs/>
            <w:lang w:val="en-US" w:eastAsia="zh-CN"/>
          </w:rPr>
          <w:t xml:space="preserve"> t</w:t>
        </w:r>
        <w:r w:rsidRPr="00F875A6">
          <w:rPr>
            <w:b/>
            <w:bCs/>
            <w:lang w:val="en-US" w:eastAsia="zh-CN"/>
          </w:rPr>
          <w:t>ransparency &lt;systems&gt;</w:t>
        </w:r>
      </w:ins>
      <w:ins w:id="625" w:author="Arnaud Taddei" w:date="2022-08-28T16:34:00Z">
        <w:r>
          <w:rPr>
            <w:b/>
            <w:bCs/>
            <w:lang w:val="en-US" w:eastAsia="zh-CN"/>
          </w:rPr>
          <w:t xml:space="preserve"> ([</w:t>
        </w:r>
      </w:ins>
      <w:ins w:id="626" w:author="Arnaud Taddei" w:date="2022-08-28T16:36:00Z">
        <w:r w:rsidR="00C7794A">
          <w:rPr>
            <w:b/>
            <w:bCs/>
            <w:lang w:val="en-US" w:eastAsia="zh-CN"/>
          </w:rPr>
          <w:t>b-ISO/IEC TS 5723:2022</w:t>
        </w:r>
      </w:ins>
      <w:ins w:id="627" w:author="Arnaud Taddei" w:date="2022-08-28T16:34:00Z">
        <w:r>
          <w:rPr>
            <w:b/>
            <w:bCs/>
            <w:lang w:val="en-US" w:eastAsia="zh-CN"/>
          </w:rPr>
          <w:t>]</w:t>
        </w:r>
      </w:ins>
      <w:ins w:id="628" w:author="Arnaud Taddei" w:date="2022-08-28T16:36:00Z">
        <w:r w:rsidR="00C7794A">
          <w:rPr>
            <w:b/>
            <w:bCs/>
            <w:lang w:val="en-US" w:eastAsia="zh-CN"/>
          </w:rPr>
          <w:t xml:space="preserve"> 3.2.20</w:t>
        </w:r>
      </w:ins>
      <w:ins w:id="629" w:author="Arnaud Taddei" w:date="2022-08-28T16:34:00Z">
        <w:r>
          <w:rPr>
            <w:b/>
            <w:bCs/>
            <w:lang w:val="en-US" w:eastAsia="zh-CN"/>
          </w:rPr>
          <w:t>)</w:t>
        </w:r>
      </w:ins>
      <w:ins w:id="630" w:author="Arnaud Taddei" w:date="2022-08-28T16:33:00Z">
        <w:r w:rsidRPr="00F875A6">
          <w:rPr>
            <w:b/>
            <w:bCs/>
            <w:lang w:val="en-US" w:eastAsia="zh-CN"/>
          </w:rPr>
          <w:t>:</w:t>
        </w:r>
        <w:r w:rsidRPr="007006DA">
          <w:rPr>
            <w:lang w:val="en-US" w:eastAsia="zh-CN"/>
          </w:rPr>
          <w:t xml:space="preserve"> Property of a system or process to imply openness and accountability</w:t>
        </w:r>
      </w:ins>
    </w:p>
    <w:p w14:paraId="31B165D8" w14:textId="1812DEBD" w:rsidR="00110CA2" w:rsidRPr="007006DA" w:rsidRDefault="00110CA2" w:rsidP="00110CA2">
      <w:pPr>
        <w:jc w:val="both"/>
        <w:rPr>
          <w:ins w:id="631" w:author="Arnaud Taddei" w:date="2022-08-28T16:20:00Z"/>
          <w:lang w:val="en-US" w:eastAsia="zh-CN"/>
        </w:rPr>
      </w:pPr>
      <w:ins w:id="632" w:author="Arnaud Taddei" w:date="2022-08-28T16:21:00Z">
        <w:r>
          <w:rPr>
            <w:b/>
            <w:bCs/>
            <w:lang w:val="en-US" w:eastAsia="zh-CN"/>
          </w:rPr>
          <w:t>3.1.</w:t>
        </w:r>
      </w:ins>
      <w:ins w:id="633" w:author="Arnaud Taddei" w:date="2022-08-28T16:54:00Z">
        <w:r w:rsidR="001C487E">
          <w:rPr>
            <w:b/>
            <w:bCs/>
            <w:lang w:val="en-US" w:eastAsia="zh-CN"/>
          </w:rPr>
          <w:t>2</w:t>
        </w:r>
      </w:ins>
      <w:ins w:id="634" w:author="Arnaud Taddei" w:date="2022-08-28T17:02:00Z">
        <w:r w:rsidR="008D1DCE">
          <w:rPr>
            <w:b/>
            <w:bCs/>
            <w:lang w:val="en-US" w:eastAsia="zh-CN"/>
          </w:rPr>
          <w:t>8</w:t>
        </w:r>
      </w:ins>
      <w:ins w:id="635" w:author="Arnaud Taddei" w:date="2022-08-28T16:57:00Z">
        <w:r w:rsidR="00F6439E">
          <w:rPr>
            <w:b/>
            <w:bCs/>
            <w:lang w:val="en-US" w:eastAsia="zh-CN"/>
          </w:rPr>
          <w:t xml:space="preserve"> </w:t>
        </w:r>
      </w:ins>
      <w:ins w:id="636" w:author="Arnaud Taddei" w:date="2022-08-28T16:26:00Z">
        <w:r w:rsidR="006F20E0">
          <w:rPr>
            <w:b/>
            <w:bCs/>
            <w:lang w:val="en-US" w:eastAsia="zh-CN"/>
          </w:rPr>
          <w:t>t</w:t>
        </w:r>
      </w:ins>
      <w:ins w:id="637" w:author="Arnaud Taddei" w:date="2022-08-28T16:20:00Z">
        <w:r w:rsidRPr="00F875A6">
          <w:rPr>
            <w:b/>
            <w:bCs/>
            <w:lang w:val="en-US" w:eastAsia="zh-CN"/>
          </w:rPr>
          <w:t>rustworthiness</w:t>
        </w:r>
        <w:r>
          <w:rPr>
            <w:b/>
            <w:bCs/>
            <w:lang w:val="en-US" w:eastAsia="zh-CN"/>
          </w:rPr>
          <w:t xml:space="preserve"> ([b-ISO/IEC TS 5723:2022</w:t>
        </w:r>
      </w:ins>
      <w:ins w:id="638" w:author="Arnaud Taddei" w:date="2022-08-28T16:21:00Z">
        <w:r>
          <w:rPr>
            <w:b/>
            <w:bCs/>
            <w:lang w:val="en-US" w:eastAsia="zh-CN"/>
          </w:rPr>
          <w:t>] 3.1</w:t>
        </w:r>
      </w:ins>
      <w:ins w:id="639" w:author="Arnaud Taddei" w:date="2022-08-28T16:37:00Z">
        <w:r w:rsidR="00C7794A">
          <w:rPr>
            <w:b/>
            <w:bCs/>
            <w:lang w:val="en-US" w:eastAsia="zh-CN"/>
          </w:rPr>
          <w:t>)</w:t>
        </w:r>
      </w:ins>
      <w:ins w:id="640" w:author="Arnaud Taddei" w:date="2022-08-28T16:20:00Z">
        <w:r w:rsidRPr="00F875A6">
          <w:rPr>
            <w:b/>
            <w:bCs/>
            <w:lang w:val="en-US" w:eastAsia="zh-CN"/>
          </w:rPr>
          <w:t>:</w:t>
        </w:r>
        <w:r w:rsidRPr="007006DA">
          <w:rPr>
            <w:lang w:val="en-US" w:eastAsia="zh-CN"/>
          </w:rPr>
          <w:t xml:space="preserve"> Ability to meet stakeholders’ expectations in a verifiable way.</w:t>
        </w:r>
      </w:ins>
    </w:p>
    <w:p w14:paraId="7D9CE58F" w14:textId="77777777" w:rsidR="00110CA2" w:rsidRPr="007006DA" w:rsidRDefault="00110CA2" w:rsidP="00110CA2">
      <w:pPr>
        <w:jc w:val="both"/>
        <w:rPr>
          <w:ins w:id="641" w:author="Arnaud Taddei" w:date="2022-08-28T16:20:00Z"/>
          <w:lang w:val="en-US" w:eastAsia="zh-CN"/>
        </w:rPr>
      </w:pPr>
      <w:ins w:id="642" w:author="Arnaud Taddei" w:date="2022-08-28T16:20:00Z">
        <w:r w:rsidRPr="007006DA">
          <w:rPr>
            <w:lang w:val="en-US" w:eastAsia="zh-CN"/>
          </w:rPr>
          <w:t>Note 1 to entry: Depending on the context or sector, and also on the specific product or service, data, technology and process used, different characteristics apply and need verification to ensure stakeholders’ expectations are met.</w:t>
        </w:r>
      </w:ins>
    </w:p>
    <w:p w14:paraId="071F93D7" w14:textId="77777777" w:rsidR="00110CA2" w:rsidRPr="007006DA" w:rsidRDefault="00110CA2" w:rsidP="00110CA2">
      <w:pPr>
        <w:jc w:val="both"/>
        <w:rPr>
          <w:ins w:id="643" w:author="Arnaud Taddei" w:date="2022-08-28T16:20:00Z"/>
          <w:lang w:val="en-US" w:eastAsia="zh-CN"/>
        </w:rPr>
      </w:pPr>
      <w:ins w:id="644" w:author="Arnaud Taddei" w:date="2022-08-28T16:20:00Z">
        <w:r w:rsidRPr="007006DA">
          <w:rPr>
            <w:lang w:val="en-US" w:eastAsia="zh-CN"/>
          </w:rPr>
          <w:t>Note 2 to entry: Characteristics of trustworthiness include, for instance, accountability, accuracy, authenticity, availability, controllability, integrity, privacy, quality, reliability, resilience, robustness, safety, security, transparency, and usability.</w:t>
        </w:r>
      </w:ins>
    </w:p>
    <w:p w14:paraId="6177605E" w14:textId="77777777" w:rsidR="00110CA2" w:rsidRPr="007006DA" w:rsidRDefault="00110CA2" w:rsidP="00110CA2">
      <w:pPr>
        <w:jc w:val="both"/>
        <w:rPr>
          <w:ins w:id="645" w:author="Arnaud Taddei" w:date="2022-08-28T16:20:00Z"/>
          <w:lang w:val="en-US" w:eastAsia="zh-CN"/>
        </w:rPr>
      </w:pPr>
      <w:ins w:id="646" w:author="Arnaud Taddei" w:date="2022-08-28T16:20:00Z">
        <w:r w:rsidRPr="007006DA">
          <w:rPr>
            <w:lang w:val="en-US" w:eastAsia="zh-CN"/>
          </w:rPr>
          <w:t>Note 3 to entry: Trustworthiness is an attribute that can be applied to services, products, technology, data, and information as well as to organizations.</w:t>
        </w:r>
      </w:ins>
    </w:p>
    <w:p w14:paraId="3BB8D801" w14:textId="7463655B" w:rsidR="00110CA2" w:rsidRDefault="00110CA2" w:rsidP="00110CA2">
      <w:pPr>
        <w:jc w:val="both"/>
        <w:rPr>
          <w:ins w:id="647" w:author="Arnaud Taddei" w:date="2022-08-28T16:36:00Z"/>
          <w:lang w:val="en-US" w:eastAsia="zh-CN"/>
        </w:rPr>
      </w:pPr>
      <w:ins w:id="648" w:author="Arnaud Taddei" w:date="2022-08-28T16:20:00Z">
        <w:r w:rsidRPr="007006DA">
          <w:rPr>
            <w:lang w:val="en-US" w:eastAsia="zh-CN"/>
          </w:rPr>
          <w:t>Note 4 to entry: Verifiability includes measurability and demonstrability by means of objective evidence.</w:t>
        </w:r>
      </w:ins>
    </w:p>
    <w:p w14:paraId="60F4AA1F" w14:textId="5700CC23" w:rsidR="00C7794A" w:rsidRPr="007006DA" w:rsidRDefault="00C7794A" w:rsidP="00C7794A">
      <w:pPr>
        <w:jc w:val="both"/>
        <w:rPr>
          <w:ins w:id="649" w:author="Arnaud Taddei" w:date="2022-08-28T16:36:00Z"/>
          <w:lang w:val="en-US" w:eastAsia="zh-CN"/>
        </w:rPr>
      </w:pPr>
      <w:ins w:id="650" w:author="Arnaud Taddei" w:date="2022-08-28T16:36:00Z">
        <w:r>
          <w:rPr>
            <w:b/>
            <w:bCs/>
            <w:lang w:val="en-US" w:eastAsia="zh-CN"/>
          </w:rPr>
          <w:lastRenderedPageBreak/>
          <w:t>3.1.</w:t>
        </w:r>
      </w:ins>
      <w:ins w:id="651" w:author="Arnaud Taddei" w:date="2022-08-28T16:54:00Z">
        <w:r w:rsidR="001C487E">
          <w:rPr>
            <w:b/>
            <w:bCs/>
            <w:lang w:val="en-US" w:eastAsia="zh-CN"/>
          </w:rPr>
          <w:t>2</w:t>
        </w:r>
      </w:ins>
      <w:ins w:id="652" w:author="Arnaud Taddei" w:date="2022-08-28T17:02:00Z">
        <w:r w:rsidR="008D1DCE">
          <w:rPr>
            <w:b/>
            <w:bCs/>
            <w:lang w:val="en-US" w:eastAsia="zh-CN"/>
          </w:rPr>
          <w:t>9</w:t>
        </w:r>
      </w:ins>
      <w:ins w:id="653" w:author="Arnaud Taddei" w:date="2022-08-28T16:36:00Z">
        <w:r>
          <w:rPr>
            <w:b/>
            <w:bCs/>
            <w:lang w:val="en-US" w:eastAsia="zh-CN"/>
          </w:rPr>
          <w:t xml:space="preserve"> </w:t>
        </w:r>
      </w:ins>
      <w:ins w:id="654" w:author="Arnaud Taddei" w:date="2022-08-28T16:37:00Z">
        <w:r>
          <w:rPr>
            <w:b/>
            <w:bCs/>
            <w:lang w:val="en-US" w:eastAsia="zh-CN"/>
          </w:rPr>
          <w:t>u</w:t>
        </w:r>
      </w:ins>
      <w:ins w:id="655" w:author="Arnaud Taddei" w:date="2022-08-28T16:36:00Z">
        <w:r w:rsidRPr="00F875A6">
          <w:rPr>
            <w:b/>
            <w:bCs/>
            <w:lang w:val="en-US" w:eastAsia="zh-CN"/>
          </w:rPr>
          <w:t>sability</w:t>
        </w:r>
      </w:ins>
      <w:ins w:id="656" w:author="Arnaud Taddei" w:date="2022-08-28T16:37:00Z">
        <w:r>
          <w:rPr>
            <w:b/>
            <w:bCs/>
            <w:lang w:val="en-US" w:eastAsia="zh-CN"/>
          </w:rPr>
          <w:t xml:space="preserve"> ([b-ISO 9241-11:2018] 3.1.1)</w:t>
        </w:r>
      </w:ins>
      <w:ins w:id="657" w:author="Arnaud Taddei" w:date="2022-08-28T16:36:00Z">
        <w:r w:rsidRPr="00F875A6">
          <w:rPr>
            <w:b/>
            <w:bCs/>
            <w:lang w:val="en-US" w:eastAsia="zh-CN"/>
          </w:rPr>
          <w:t>:</w:t>
        </w:r>
        <w:r w:rsidRPr="007006DA">
          <w:rPr>
            <w:lang w:val="en-US" w:eastAsia="zh-CN"/>
          </w:rPr>
          <w:t xml:space="preserve"> Extent to which a system product or service can be used by specified users to achieve specified goals with effectiveness, efficiency and satisfaction in a specified context of use</w:t>
        </w:r>
      </w:ins>
    </w:p>
    <w:p w14:paraId="252F454C" w14:textId="77777777" w:rsidR="00C7794A" w:rsidRPr="007006DA" w:rsidRDefault="00C7794A" w:rsidP="00C7794A">
      <w:pPr>
        <w:jc w:val="both"/>
        <w:rPr>
          <w:ins w:id="658" w:author="Arnaud Taddei" w:date="2022-08-28T16:36:00Z"/>
          <w:lang w:val="en-US" w:eastAsia="zh-CN"/>
        </w:rPr>
      </w:pPr>
      <w:ins w:id="659" w:author="Arnaud Taddei" w:date="2022-08-28T16:36:00Z">
        <w:r w:rsidRPr="007006DA">
          <w:rPr>
            <w:lang w:val="en-US" w:eastAsia="zh-CN"/>
          </w:rPr>
          <w:t>Note 1 to entry: The “specified” users, goals and context of use refer to the particular combination of users, goals and context of use for which usability is being considered.</w:t>
        </w:r>
      </w:ins>
    </w:p>
    <w:p w14:paraId="6C83EDF7" w14:textId="34A934AA" w:rsidR="00110CA2" w:rsidRPr="00C7794A" w:rsidRDefault="00C7794A">
      <w:pPr>
        <w:jc w:val="both"/>
        <w:rPr>
          <w:lang w:val="en-US" w:eastAsia="zh-CN"/>
          <w:rPrChange w:id="660" w:author="Arnaud Taddei" w:date="2022-08-28T16:37:00Z">
            <w:rPr>
              <w:lang w:eastAsia="en-US"/>
            </w:rPr>
          </w:rPrChange>
        </w:rPr>
        <w:pPrChange w:id="661" w:author="Arnaud Taddei" w:date="2022-08-28T16:37:00Z">
          <w:pPr/>
        </w:pPrChange>
      </w:pPr>
      <w:ins w:id="662" w:author="Arnaud Taddei" w:date="2022-08-28T16:36:00Z">
        <w:r w:rsidRPr="007006DA">
          <w:rPr>
            <w:lang w:val="en-US" w:eastAsia="zh-CN"/>
          </w:rPr>
          <w:t>Note 2 to entry: The word “usability” is also used as a qualifier to refer to the design knowledge, competencies, activities and design attributes that contribute to usability, such as usability expertise, usability professional, usability engineering, usability method, usability evaluation, usability heuristic.</w:t>
        </w:r>
      </w:ins>
    </w:p>
    <w:p w14:paraId="25C20637" w14:textId="77777777" w:rsidR="001A0ED9" w:rsidRDefault="001A0ED9" w:rsidP="001A0ED9">
      <w:pPr>
        <w:pStyle w:val="Heading2"/>
        <w:numPr>
          <w:ilvl w:val="1"/>
          <w:numId w:val="11"/>
        </w:numPr>
      </w:pPr>
      <w:bookmarkStart w:id="663" w:name="_Toc112599013"/>
      <w:r>
        <w:t>Terms defined in this Recommendation</w:t>
      </w:r>
      <w:bookmarkEnd w:id="663"/>
    </w:p>
    <w:p w14:paraId="00D4549E" w14:textId="77777777" w:rsidR="008D1DCE" w:rsidRDefault="008D1DCE">
      <w:pPr>
        <w:rPr>
          <w:ins w:id="664" w:author="Arnaud Taddei" w:date="2022-08-28T17:02:00Z"/>
        </w:rPr>
        <w:pPrChange w:id="665" w:author="Arnaud Taddei" w:date="2022-08-28T17:03:00Z">
          <w:pPr>
            <w:pStyle w:val="ListParagraph"/>
            <w:numPr>
              <w:numId w:val="11"/>
            </w:numPr>
            <w:ind w:left="432" w:hanging="432"/>
          </w:pPr>
        </w:pPrChange>
      </w:pPr>
      <w:ins w:id="666" w:author="Arnaud Taddei" w:date="2022-08-28T17:02:00Z">
        <w:r w:rsidRPr="008D1DCE">
          <w:rPr>
            <w:b/>
            <w:bCs/>
          </w:rPr>
          <w:t xml:space="preserve">3.2.1 characteristic: </w:t>
        </w:r>
        <w:r w:rsidRPr="00357D87">
          <w:t>a property of a system of interest</w:t>
        </w:r>
      </w:ins>
    </w:p>
    <w:p w14:paraId="6CBED13E" w14:textId="3DEFA347" w:rsidR="008D1DCE" w:rsidRPr="008D1DCE" w:rsidRDefault="008D1DCE">
      <w:pPr>
        <w:rPr>
          <w:ins w:id="667" w:author="Arnaud Taddei" w:date="2022-08-28T17:02:00Z"/>
          <w:b/>
          <w:bCs/>
          <w:lang w:eastAsia="en-US"/>
        </w:rPr>
        <w:pPrChange w:id="668" w:author="Arnaud Taddei" w:date="2022-08-28T17:03:00Z">
          <w:pPr>
            <w:pStyle w:val="ListParagraph"/>
            <w:numPr>
              <w:numId w:val="11"/>
            </w:numPr>
            <w:ind w:left="432" w:hanging="432"/>
          </w:pPr>
        </w:pPrChange>
      </w:pPr>
      <w:ins w:id="669" w:author="Arnaud Taddei" w:date="2022-08-28T17:02:00Z">
        <w:r w:rsidRPr="008D1DCE">
          <w:rPr>
            <w:rFonts w:eastAsia="Times New Roman"/>
            <w:b/>
            <w:bCs/>
            <w:szCs w:val="20"/>
            <w:lang w:eastAsia="en-US"/>
          </w:rPr>
          <w:t>3.</w:t>
        </w:r>
        <w:r w:rsidRPr="008D1DCE">
          <w:rPr>
            <w:b/>
            <w:bCs/>
            <w:lang w:eastAsia="en-US"/>
          </w:rPr>
          <w:t>2.2 characteristic criteri</w:t>
        </w:r>
      </w:ins>
      <w:ins w:id="670" w:author="Arnaud Taddei" w:date="2022-08-28T17:03:00Z">
        <w:r>
          <w:rPr>
            <w:b/>
            <w:bCs/>
            <w:lang w:eastAsia="en-US"/>
          </w:rPr>
          <w:t>on</w:t>
        </w:r>
      </w:ins>
      <w:ins w:id="671" w:author="Arnaud Taddei" w:date="2022-08-28T17:02:00Z">
        <w:r w:rsidRPr="008D1DCE">
          <w:rPr>
            <w:b/>
            <w:bCs/>
            <w:lang w:eastAsia="en-US"/>
          </w:rPr>
          <w:t xml:space="preserve">: </w:t>
        </w:r>
        <w:r w:rsidRPr="00357D87">
          <w:rPr>
            <w:lang w:eastAsia="en-US"/>
            <w:rPrChange w:id="672" w:author="Arnaud Taddei" w:date="2022-07-28T10:59:00Z">
              <w:rPr>
                <w:b/>
                <w:bCs/>
                <w:lang w:eastAsia="en-US"/>
              </w:rPr>
            </w:rPrChange>
          </w:rPr>
          <w:t>a criteri</w:t>
        </w:r>
      </w:ins>
      <w:ins w:id="673" w:author="Arnaud Taddei" w:date="2022-08-28T17:03:00Z">
        <w:r>
          <w:rPr>
            <w:lang w:eastAsia="en-US"/>
          </w:rPr>
          <w:t>on</w:t>
        </w:r>
      </w:ins>
      <w:ins w:id="674" w:author="Arnaud Taddei" w:date="2022-08-28T17:02:00Z">
        <w:r w:rsidRPr="00357D87">
          <w:rPr>
            <w:lang w:eastAsia="en-US"/>
            <w:rPrChange w:id="675" w:author="Arnaud Taddei" w:date="2022-07-28T10:59:00Z">
              <w:rPr>
                <w:b/>
                <w:bCs/>
                <w:lang w:eastAsia="en-US"/>
              </w:rPr>
            </w:rPrChange>
          </w:rPr>
          <w:t xml:space="preserve"> associated to a characteristic</w:t>
        </w:r>
      </w:ins>
    </w:p>
    <w:p w14:paraId="1F75320A" w14:textId="5D98EB44" w:rsidR="001A0ED9" w:rsidRDefault="001A0ED9" w:rsidP="001A0ED9">
      <w:pPr>
        <w:rPr>
          <w:lang w:eastAsia="en-US"/>
        </w:rPr>
      </w:pPr>
      <w:r w:rsidRPr="006A58C1">
        <w:rPr>
          <w:b/>
          <w:bCs/>
          <w:lang w:eastAsia="en-US"/>
        </w:rPr>
        <w:t>3.2.1 criteri</w:t>
      </w:r>
      <w:ins w:id="676" w:author="Arnaud Taddei" w:date="2022-08-28T16:38:00Z">
        <w:r w:rsidR="00C7794A">
          <w:rPr>
            <w:b/>
            <w:bCs/>
            <w:lang w:eastAsia="en-US"/>
          </w:rPr>
          <w:t>on</w:t>
        </w:r>
      </w:ins>
      <w:del w:id="677" w:author="Arnaud Taddei" w:date="2022-08-28T16:38:00Z">
        <w:r w:rsidRPr="006A58C1" w:rsidDel="00C7794A">
          <w:rPr>
            <w:b/>
            <w:bCs/>
            <w:lang w:eastAsia="en-US"/>
          </w:rPr>
          <w:delText>a</w:delText>
        </w:r>
      </w:del>
      <w:r w:rsidRPr="006A58C1">
        <w:rPr>
          <w:b/>
          <w:bCs/>
          <w:lang w:eastAsia="en-US"/>
        </w:rPr>
        <w:t>:</w:t>
      </w:r>
      <w:r>
        <w:rPr>
          <w:lang w:eastAsia="en-US"/>
        </w:rPr>
        <w:t xml:space="preserve"> a principle or standard by which something may be judged or decided</w:t>
      </w:r>
    </w:p>
    <w:p w14:paraId="6E0D7D1A" w14:textId="77777777" w:rsidR="001A0ED9" w:rsidRDefault="001A0ED9" w:rsidP="001A0ED9">
      <w:pPr>
        <w:rPr>
          <w:lang w:eastAsia="en-US"/>
        </w:rPr>
      </w:pPr>
      <w:r w:rsidRPr="006A58C1">
        <w:rPr>
          <w:b/>
          <w:bCs/>
          <w:lang w:eastAsia="en-US"/>
        </w:rPr>
        <w:t>3.2.2 design:</w:t>
      </w:r>
      <w:r>
        <w:rPr>
          <w:lang w:eastAsia="en-US"/>
        </w:rPr>
        <w:t xml:space="preserve"> a specification for the construction of a system (hardware or software or both)</w:t>
      </w:r>
    </w:p>
    <w:p w14:paraId="168535A0" w14:textId="0A8CE18F" w:rsidR="001A0ED9" w:rsidRDefault="001A0ED9" w:rsidP="001A0ED9">
      <w:pPr>
        <w:rPr>
          <w:lang w:eastAsia="en-US"/>
        </w:rPr>
      </w:pPr>
      <w:r w:rsidRPr="006A58C1">
        <w:rPr>
          <w:b/>
          <w:bCs/>
          <w:lang w:eastAsia="en-US"/>
        </w:rPr>
        <w:t>3.2.3 design criteri</w:t>
      </w:r>
      <w:ins w:id="678" w:author="Arnaud Taddei" w:date="2022-08-28T16:38:00Z">
        <w:r w:rsidR="00C7794A">
          <w:rPr>
            <w:b/>
            <w:bCs/>
            <w:lang w:eastAsia="en-US"/>
          </w:rPr>
          <w:t>on</w:t>
        </w:r>
      </w:ins>
      <w:del w:id="679" w:author="Arnaud Taddei" w:date="2022-08-28T16:38:00Z">
        <w:r w:rsidRPr="006A58C1" w:rsidDel="00C7794A">
          <w:rPr>
            <w:b/>
            <w:bCs/>
            <w:lang w:eastAsia="en-US"/>
          </w:rPr>
          <w:delText>a</w:delText>
        </w:r>
      </w:del>
      <w:r w:rsidRPr="006A58C1">
        <w:rPr>
          <w:b/>
          <w:bCs/>
          <w:lang w:eastAsia="en-US"/>
        </w:rPr>
        <w:t>:</w:t>
      </w:r>
      <w:r>
        <w:rPr>
          <w:lang w:eastAsia="en-US"/>
        </w:rPr>
        <w:t xml:space="preserve"> a criteri</w:t>
      </w:r>
      <w:ins w:id="680" w:author="Arnaud Taddei" w:date="2022-08-28T16:38:00Z">
        <w:r w:rsidR="00C7794A">
          <w:rPr>
            <w:lang w:eastAsia="en-US"/>
          </w:rPr>
          <w:t>on</w:t>
        </w:r>
      </w:ins>
      <w:del w:id="681" w:author="Arnaud Taddei" w:date="2022-08-28T16:38:00Z">
        <w:r w:rsidDel="00C7794A">
          <w:rPr>
            <w:lang w:eastAsia="en-US"/>
          </w:rPr>
          <w:delText>a</w:delText>
        </w:r>
      </w:del>
      <w:r>
        <w:rPr>
          <w:lang w:eastAsia="en-US"/>
        </w:rPr>
        <w:t xml:space="preserve"> that applies to a given design</w:t>
      </w:r>
    </w:p>
    <w:p w14:paraId="0F66F340" w14:textId="77777777" w:rsidR="001A0ED9" w:rsidRPr="006A58C1" w:rsidRDefault="001A0ED9" w:rsidP="001A0ED9">
      <w:pPr>
        <w:rPr>
          <w:lang w:eastAsia="en-US"/>
        </w:rPr>
      </w:pPr>
      <w:r>
        <w:rPr>
          <w:lang w:eastAsia="en-US"/>
        </w:rPr>
        <w:t>[Editor’s note: Given the ITU-T Terms and Definitions database, keep investigate terms with the help of Q12 members and SDL, which is a remarkable good reminder that a lot exists and could be reused here from SG17 itself!]</w:t>
      </w:r>
    </w:p>
    <w:p w14:paraId="7B8E9398" w14:textId="77777777" w:rsidR="001A0ED9" w:rsidRDefault="001A0ED9" w:rsidP="001A0ED9">
      <w:pPr>
        <w:pStyle w:val="Heading1"/>
        <w:numPr>
          <w:ilvl w:val="0"/>
          <w:numId w:val="11"/>
        </w:numPr>
      </w:pPr>
      <w:bookmarkStart w:id="682" w:name="_Toc112599014"/>
      <w:r>
        <w:t>Abbreviations and acronyms</w:t>
      </w:r>
      <w:bookmarkEnd w:id="682"/>
    </w:p>
    <w:p w14:paraId="27C13B03" w14:textId="77777777" w:rsidR="001A0ED9" w:rsidRDefault="001A0ED9" w:rsidP="001A0ED9">
      <w:pPr>
        <w:pStyle w:val="Heading1"/>
        <w:numPr>
          <w:ilvl w:val="0"/>
          <w:numId w:val="11"/>
        </w:numPr>
      </w:pPr>
      <w:bookmarkStart w:id="683" w:name="_Toc112599015"/>
      <w:r>
        <w:t>Conventions</w:t>
      </w:r>
      <w:bookmarkEnd w:id="683"/>
    </w:p>
    <w:p w14:paraId="51EE2E5D" w14:textId="0F49FDA5" w:rsidR="008D1DCE" w:rsidRDefault="008D1DCE" w:rsidP="001A0ED9">
      <w:pPr>
        <w:pStyle w:val="Heading1"/>
        <w:numPr>
          <w:ilvl w:val="0"/>
          <w:numId w:val="11"/>
        </w:numPr>
        <w:rPr>
          <w:ins w:id="684" w:author="Arnaud Taddei" w:date="2022-08-28T17:05:00Z"/>
        </w:rPr>
      </w:pPr>
      <w:bookmarkStart w:id="685" w:name="_Toc112599016"/>
      <w:ins w:id="686" w:author="Arnaud Taddei" w:date="2022-08-28T17:04:00Z">
        <w:r>
          <w:t>Security architectures scoping considerations</w:t>
        </w:r>
      </w:ins>
      <w:bookmarkEnd w:id="685"/>
    </w:p>
    <w:p w14:paraId="1431D1E2" w14:textId="77777777" w:rsidR="008D1DCE" w:rsidRDefault="008D1DCE" w:rsidP="008D1DCE">
      <w:pPr>
        <w:rPr>
          <w:ins w:id="687" w:author="Arnaud Taddei" w:date="2022-08-28T17:05:00Z"/>
          <w:lang w:eastAsia="en-US"/>
        </w:rPr>
      </w:pPr>
      <w:ins w:id="688" w:author="Arnaud Taddei" w:date="2022-08-28T17:05:00Z">
        <w:r>
          <w:rPr>
            <w:lang w:eastAsia="en-US"/>
          </w:rPr>
          <w:t>In the context of this Recommendation, on a technical level only, security architectures can be interpreted both as</w:t>
        </w:r>
      </w:ins>
    </w:p>
    <w:p w14:paraId="564D8A31" w14:textId="77777777" w:rsidR="008D1DCE" w:rsidRDefault="008D1DCE">
      <w:pPr>
        <w:pStyle w:val="ListParagraph"/>
        <w:numPr>
          <w:ilvl w:val="0"/>
          <w:numId w:val="24"/>
        </w:numPr>
        <w:rPr>
          <w:ins w:id="689" w:author="Arnaud Taddei" w:date="2022-08-28T17:05:00Z"/>
          <w:lang w:eastAsia="en-US"/>
        </w:rPr>
        <w:pPrChange w:id="690" w:author="Arnaud Taddei" w:date="2022-07-28T08:59:00Z">
          <w:pPr/>
        </w:pPrChange>
      </w:pPr>
      <w:ins w:id="691" w:author="Arnaud Taddei" w:date="2022-08-28T17:05:00Z">
        <w:r>
          <w:rPr>
            <w:lang w:eastAsia="en-US"/>
          </w:rPr>
          <w:t>Security is an architecture</w:t>
        </w:r>
      </w:ins>
    </w:p>
    <w:p w14:paraId="77BB5164" w14:textId="77777777" w:rsidR="008D1DCE" w:rsidRDefault="008D1DCE" w:rsidP="008D1DCE">
      <w:pPr>
        <w:pStyle w:val="ListParagraph"/>
        <w:numPr>
          <w:ilvl w:val="0"/>
          <w:numId w:val="24"/>
        </w:numPr>
        <w:rPr>
          <w:ins w:id="692" w:author="Arnaud Taddei" w:date="2022-08-28T17:05:00Z"/>
          <w:lang w:eastAsia="en-US"/>
        </w:rPr>
      </w:pPr>
      <w:ins w:id="693" w:author="Arnaud Taddei" w:date="2022-08-28T17:05:00Z">
        <w:r>
          <w:rPr>
            <w:lang w:eastAsia="en-US"/>
          </w:rPr>
          <w:t>Security is an architecture design set of principles</w:t>
        </w:r>
      </w:ins>
    </w:p>
    <w:p w14:paraId="682E5021" w14:textId="77777777" w:rsidR="008D1DCE" w:rsidRDefault="008D1DCE" w:rsidP="008D1DCE">
      <w:pPr>
        <w:pStyle w:val="ListParagraph"/>
        <w:numPr>
          <w:ilvl w:val="0"/>
          <w:numId w:val="24"/>
        </w:numPr>
        <w:rPr>
          <w:ins w:id="694" w:author="Arnaud Taddei" w:date="2022-08-28T17:05:00Z"/>
          <w:lang w:eastAsia="en-US"/>
        </w:rPr>
      </w:pPr>
      <w:ins w:id="695" w:author="Arnaud Taddei" w:date="2022-08-28T17:05:00Z">
        <w:r>
          <w:rPr>
            <w:lang w:eastAsia="en-US"/>
          </w:rPr>
          <w:t>Security is a design and/or architecture characteristic</w:t>
        </w:r>
      </w:ins>
    </w:p>
    <w:p w14:paraId="53C4E3EB" w14:textId="4A40D191" w:rsidR="008D1DCE" w:rsidRDefault="008D1DCE" w:rsidP="008D1DCE">
      <w:pPr>
        <w:pStyle w:val="ListParagraph"/>
        <w:numPr>
          <w:ilvl w:val="0"/>
          <w:numId w:val="24"/>
        </w:numPr>
        <w:rPr>
          <w:ins w:id="696" w:author="Arnaud Taddei" w:date="2022-08-28T17:05:00Z"/>
          <w:lang w:eastAsia="en-US"/>
        </w:rPr>
      </w:pPr>
      <w:ins w:id="697" w:author="Arnaud Taddei" w:date="2022-08-28T17:05:00Z">
        <w:r>
          <w:rPr>
            <w:lang w:eastAsia="en-US"/>
          </w:rPr>
          <w:t>Security is a design and/or architecture criteri</w:t>
        </w:r>
      </w:ins>
      <w:ins w:id="698" w:author="Arnaud Taddei" w:date="2022-08-28T17:07:00Z">
        <w:r w:rsidR="007520E3">
          <w:rPr>
            <w:lang w:eastAsia="en-US"/>
          </w:rPr>
          <w:t>on</w:t>
        </w:r>
      </w:ins>
    </w:p>
    <w:p w14:paraId="436897B8" w14:textId="77777777" w:rsidR="008D1DCE" w:rsidRDefault="008D1DCE" w:rsidP="008D1DCE">
      <w:pPr>
        <w:rPr>
          <w:ins w:id="699" w:author="Arnaud Taddei" w:date="2022-08-28T17:05:00Z"/>
          <w:lang w:eastAsia="en-US"/>
        </w:rPr>
      </w:pPr>
      <w:ins w:id="700" w:author="Arnaud Taddei" w:date="2022-08-28T17:05:00Z">
        <w:r>
          <w:rPr>
            <w:lang w:eastAsia="en-US"/>
          </w:rPr>
          <w:t xml:space="preserve">When considering a system of interest, all the security constituencies form an architecture by itself and all the above interpretations should be considered </w:t>
        </w:r>
        <w:r w:rsidRPr="00435D07">
          <w:rPr>
            <w:u w:val="single"/>
            <w:lang w:eastAsia="en-US"/>
            <w:rPrChange w:id="701" w:author="Arnaud Taddei" w:date="2022-07-28T10:33:00Z">
              <w:rPr>
                <w:lang w:eastAsia="en-US"/>
              </w:rPr>
            </w:rPrChange>
          </w:rPr>
          <w:t>at the same time</w:t>
        </w:r>
        <w:r>
          <w:rPr>
            <w:lang w:eastAsia="en-US"/>
          </w:rPr>
          <w:t xml:space="preserve">. </w:t>
        </w:r>
      </w:ins>
    </w:p>
    <w:p w14:paraId="1E915685" w14:textId="77777777" w:rsidR="008D1DCE" w:rsidRDefault="008D1DCE" w:rsidP="008D1DCE">
      <w:pPr>
        <w:rPr>
          <w:ins w:id="702" w:author="Arnaud Taddei" w:date="2022-08-28T17:05:00Z"/>
          <w:lang w:eastAsia="en-US"/>
        </w:rPr>
      </w:pPr>
      <w:ins w:id="703" w:author="Arnaud Taddei" w:date="2022-08-28T17:05:00Z">
        <w:r>
          <w:rPr>
            <w:lang w:eastAsia="en-US"/>
          </w:rPr>
          <w:t xml:space="preserve">This security architecture, </w:t>
        </w:r>
      </w:ins>
    </w:p>
    <w:p w14:paraId="48B0FCA4" w14:textId="77777777" w:rsidR="008D1DCE" w:rsidRDefault="008D1DCE" w:rsidP="008D1DCE">
      <w:pPr>
        <w:pStyle w:val="ListParagraph"/>
        <w:numPr>
          <w:ilvl w:val="0"/>
          <w:numId w:val="24"/>
        </w:numPr>
        <w:rPr>
          <w:ins w:id="704" w:author="Arnaud Taddei" w:date="2022-08-28T17:05:00Z"/>
          <w:lang w:eastAsia="en-US"/>
        </w:rPr>
      </w:pPr>
      <w:ins w:id="705" w:author="Arnaud Taddei" w:date="2022-08-28T17:05:00Z">
        <w:r>
          <w:rPr>
            <w:lang w:eastAsia="en-US"/>
          </w:rPr>
          <w:t xml:space="preserve">like any, is subject to comply to a number of functional and non-functional characteristics </w:t>
        </w:r>
      </w:ins>
    </w:p>
    <w:p w14:paraId="48D8EEA1" w14:textId="77777777" w:rsidR="008D1DCE" w:rsidRDefault="008D1DCE" w:rsidP="008D1DCE">
      <w:pPr>
        <w:pStyle w:val="ListParagraph"/>
        <w:numPr>
          <w:ilvl w:val="0"/>
          <w:numId w:val="24"/>
        </w:numPr>
        <w:rPr>
          <w:ins w:id="706" w:author="Arnaud Taddei" w:date="2022-08-28T17:05:00Z"/>
          <w:lang w:eastAsia="en-US"/>
        </w:rPr>
      </w:pPr>
      <w:ins w:id="707" w:author="Arnaud Taddei" w:date="2022-08-28T17:05:00Z">
        <w:r>
          <w:rPr>
            <w:lang w:eastAsia="en-US"/>
          </w:rPr>
          <w:t>is therefore subject to the security characteristics itself</w:t>
        </w:r>
      </w:ins>
    </w:p>
    <w:p w14:paraId="4547622A" w14:textId="77777777" w:rsidR="008D1DCE" w:rsidRDefault="008D1DCE" w:rsidP="008D1DCE">
      <w:pPr>
        <w:pStyle w:val="ListParagraph"/>
        <w:numPr>
          <w:ilvl w:val="0"/>
          <w:numId w:val="24"/>
        </w:numPr>
        <w:rPr>
          <w:ins w:id="708" w:author="Arnaud Taddei" w:date="2022-08-28T17:05:00Z"/>
          <w:lang w:eastAsia="en-US"/>
        </w:rPr>
      </w:pPr>
      <w:ins w:id="709" w:author="Arnaud Taddei" w:date="2022-08-28T17:05:00Z">
        <w:r>
          <w:rPr>
            <w:lang w:eastAsia="en-US"/>
          </w:rPr>
          <w:t>needs to follow some architecture design set of principles</w:t>
        </w:r>
      </w:ins>
    </w:p>
    <w:p w14:paraId="5E8DD0A1" w14:textId="77777777" w:rsidR="008D1DCE" w:rsidRDefault="008D1DCE" w:rsidP="008D1DCE">
      <w:pPr>
        <w:pStyle w:val="ListParagraph"/>
        <w:numPr>
          <w:ilvl w:val="0"/>
          <w:numId w:val="24"/>
        </w:numPr>
        <w:rPr>
          <w:ins w:id="710" w:author="Arnaud Taddei" w:date="2022-08-28T17:05:00Z"/>
          <w:lang w:eastAsia="en-US"/>
        </w:rPr>
      </w:pPr>
      <w:ins w:id="711" w:author="Arnaud Taddei" w:date="2022-08-28T17:05:00Z">
        <w:r>
          <w:rPr>
            <w:lang w:eastAsia="en-US"/>
          </w:rPr>
          <w:t>may be evaluated against various criteria including security criteria</w:t>
        </w:r>
      </w:ins>
    </w:p>
    <w:p w14:paraId="0189957F" w14:textId="77777777" w:rsidR="008D1DCE" w:rsidRDefault="008D1DCE" w:rsidP="008D1DCE">
      <w:pPr>
        <w:rPr>
          <w:ins w:id="712" w:author="Arnaud Taddei" w:date="2022-08-28T17:05:00Z"/>
          <w:lang w:eastAsia="en-US"/>
        </w:rPr>
      </w:pPr>
      <w:ins w:id="713" w:author="Arnaud Taddei" w:date="2022-08-28T17:05:00Z">
        <w:r>
          <w:rPr>
            <w:lang w:eastAsia="en-US"/>
          </w:rPr>
          <w:t xml:space="preserve">This approach is partly revealing one aspect of the significant complexity of the nature of security architecture on a technical level only. </w:t>
        </w:r>
      </w:ins>
    </w:p>
    <w:p w14:paraId="1638D6EC" w14:textId="77777777" w:rsidR="008D1DCE" w:rsidRPr="00382A6B" w:rsidRDefault="008D1DCE">
      <w:pPr>
        <w:rPr>
          <w:ins w:id="714" w:author="Arnaud Taddei" w:date="2022-08-28T17:05:00Z"/>
        </w:rPr>
        <w:pPrChange w:id="715" w:author="Arnaud Taddei" w:date="2022-07-28T10:33:00Z">
          <w:pPr>
            <w:pStyle w:val="Heading1"/>
          </w:pPr>
        </w:pPrChange>
      </w:pPr>
      <w:ins w:id="716" w:author="Arnaud Taddei" w:date="2022-08-28T17:05:00Z">
        <w:r>
          <w:rPr>
            <w:lang w:eastAsia="en-US"/>
          </w:rPr>
          <w:t xml:space="preserve">Taking into consideration the three other dimensions of law, ethics and anthropology will add another order of magnitude level of complexity and is not the purpose of this Recommendation. </w:t>
        </w:r>
      </w:ins>
    </w:p>
    <w:p w14:paraId="24944D5A" w14:textId="77777777" w:rsidR="008D1DCE" w:rsidRPr="00824E35" w:rsidRDefault="008D1DCE">
      <w:pPr>
        <w:rPr>
          <w:ins w:id="717" w:author="Arnaud Taddei" w:date="2022-08-28T17:04:00Z"/>
        </w:rPr>
        <w:pPrChange w:id="718" w:author="Arnaud Taddei" w:date="2022-08-28T17:05:00Z">
          <w:pPr>
            <w:pStyle w:val="Heading1"/>
            <w:numPr>
              <w:numId w:val="11"/>
            </w:numPr>
            <w:ind w:left="432" w:hanging="432"/>
          </w:pPr>
        </w:pPrChange>
      </w:pPr>
    </w:p>
    <w:p w14:paraId="3B01A141" w14:textId="1BA2DC67" w:rsidR="001A0ED9" w:rsidRPr="00823257" w:rsidRDefault="001A0ED9" w:rsidP="001A0ED9">
      <w:pPr>
        <w:pStyle w:val="Heading1"/>
        <w:numPr>
          <w:ilvl w:val="0"/>
          <w:numId w:val="11"/>
        </w:numPr>
      </w:pPr>
      <w:bookmarkStart w:id="719" w:name="_Toc112599017"/>
      <w:r>
        <w:lastRenderedPageBreak/>
        <w:t>General design considerations</w:t>
      </w:r>
      <w:bookmarkEnd w:id="719"/>
    </w:p>
    <w:p w14:paraId="4894192C" w14:textId="77777777" w:rsidR="001A0ED9" w:rsidRDefault="001A0ED9" w:rsidP="001A0ED9">
      <w:pPr>
        <w:pStyle w:val="Heading2"/>
        <w:numPr>
          <w:ilvl w:val="1"/>
          <w:numId w:val="11"/>
        </w:numPr>
      </w:pPr>
      <w:bookmarkStart w:id="720" w:name="_Toc112599018"/>
      <w:r>
        <w:t>Architecture Life Cycle</w:t>
      </w:r>
      <w:bookmarkEnd w:id="720"/>
    </w:p>
    <w:p w14:paraId="74968FA9" w14:textId="77777777" w:rsidR="001A0ED9" w:rsidRPr="006E6C51" w:rsidRDefault="001A0ED9" w:rsidP="001A0ED9">
      <w:pPr>
        <w:rPr>
          <w:lang w:eastAsia="en-US"/>
        </w:rPr>
      </w:pPr>
      <w:r>
        <w:rPr>
          <w:lang w:eastAsia="en-US"/>
        </w:rPr>
        <w:t>[Editor’s note: review the best way to introduce a lightweight Architecture Life Cycle Analysis on ITU and ISO/IEC/IEEE documents is on-going]</w:t>
      </w:r>
    </w:p>
    <w:p w14:paraId="4F124F10" w14:textId="77777777" w:rsidR="001A0ED9" w:rsidRPr="006A58C1" w:rsidRDefault="001A0ED9" w:rsidP="001A0ED9">
      <w:pPr>
        <w:rPr>
          <w:lang w:eastAsia="en-US"/>
        </w:rPr>
      </w:pPr>
    </w:p>
    <w:p w14:paraId="0C6FFEA5" w14:textId="77777777" w:rsidR="001A0ED9" w:rsidRDefault="001A0ED9" w:rsidP="001A0ED9">
      <w:pPr>
        <w:pStyle w:val="Heading2"/>
        <w:numPr>
          <w:ilvl w:val="1"/>
          <w:numId w:val="11"/>
        </w:numPr>
      </w:pPr>
      <w:bookmarkStart w:id="721" w:name="_Toc112599019"/>
      <w:r>
        <w:t>Architecture deliverables</w:t>
      </w:r>
      <w:bookmarkEnd w:id="721"/>
    </w:p>
    <w:p w14:paraId="3F88ADA6" w14:textId="77777777" w:rsidR="001A0ED9" w:rsidRDefault="001A0ED9" w:rsidP="001A0ED9">
      <w:pPr>
        <w:rPr>
          <w:lang w:eastAsia="en-US"/>
        </w:rPr>
      </w:pPr>
      <w:r>
        <w:rPr>
          <w:lang w:eastAsia="en-US"/>
        </w:rPr>
        <w:t>[Editor’s note: review the best way to introduce Vision, General and Detailed Architectures, Architecture Flows etc. Analysis on ITU and ISO/IEC/IEEE documents is on-going]</w:t>
      </w:r>
    </w:p>
    <w:p w14:paraId="797A8B7F" w14:textId="77777777" w:rsidR="001A0ED9" w:rsidRDefault="001A0ED9" w:rsidP="001A0ED9">
      <w:pPr>
        <w:pStyle w:val="Heading2"/>
        <w:numPr>
          <w:ilvl w:val="1"/>
          <w:numId w:val="11"/>
        </w:numPr>
      </w:pPr>
      <w:bookmarkStart w:id="722" w:name="_Toc112599020"/>
      <w:r>
        <w:t>Architect and Designer types</w:t>
      </w:r>
      <w:bookmarkEnd w:id="722"/>
    </w:p>
    <w:p w14:paraId="6D46914D" w14:textId="77777777" w:rsidR="001A0ED9" w:rsidRPr="00EF1096" w:rsidRDefault="001A0ED9" w:rsidP="001A0ED9">
      <w:r>
        <w:t>[Editor’s note: refer to Annex 2]</w:t>
      </w:r>
    </w:p>
    <w:p w14:paraId="47413514" w14:textId="77777777" w:rsidR="001A0ED9" w:rsidRPr="009D22A3" w:rsidRDefault="001A0ED9" w:rsidP="001A0ED9">
      <w:pPr>
        <w:rPr>
          <w:lang w:eastAsia="en-US"/>
        </w:rPr>
      </w:pPr>
    </w:p>
    <w:p w14:paraId="2B9E0EB8" w14:textId="77777777" w:rsidR="001A0ED9" w:rsidRDefault="001A0ED9" w:rsidP="001A0ED9">
      <w:pPr>
        <w:pStyle w:val="Heading2"/>
        <w:numPr>
          <w:ilvl w:val="1"/>
          <w:numId w:val="11"/>
        </w:numPr>
      </w:pPr>
      <w:bookmarkStart w:id="723" w:name="_Toc112599021"/>
      <w:r>
        <w:t>Design Principles</w:t>
      </w:r>
      <w:bookmarkEnd w:id="723"/>
    </w:p>
    <w:p w14:paraId="69A76323" w14:textId="6413B305" w:rsidR="001A0ED9" w:rsidRDefault="001A0ED9" w:rsidP="001A0ED9">
      <w:pPr>
        <w:pStyle w:val="Heading3"/>
        <w:numPr>
          <w:ilvl w:val="2"/>
          <w:numId w:val="11"/>
        </w:numPr>
      </w:pPr>
      <w:bookmarkStart w:id="724" w:name="_Toc112599022"/>
      <w:r>
        <w:t xml:space="preserve">Design </w:t>
      </w:r>
      <w:del w:id="725" w:author="Arnaud Taddei" w:date="2022-08-28T17:05:00Z">
        <w:r w:rsidDel="008D1DCE">
          <w:delText xml:space="preserve">Criteria </w:delText>
        </w:r>
      </w:del>
      <w:ins w:id="726" w:author="Arnaud Taddei" w:date="2022-08-28T17:05:00Z">
        <w:r w:rsidR="008D1DCE">
          <w:t xml:space="preserve">Characteristics </w:t>
        </w:r>
      </w:ins>
      <w:r>
        <w:t>Categories</w:t>
      </w:r>
      <w:bookmarkEnd w:id="724"/>
    </w:p>
    <w:p w14:paraId="55931BB1" w14:textId="77777777" w:rsidR="001A0ED9" w:rsidRDefault="001A0ED9" w:rsidP="001A0ED9">
      <w:pPr>
        <w:rPr>
          <w:lang w:eastAsia="en-US"/>
        </w:rPr>
      </w:pPr>
      <w:r>
        <w:rPr>
          <w:lang w:eastAsia="en-US"/>
        </w:rPr>
        <w:t xml:space="preserve">Design criteria can be grouped in 2 categories: </w:t>
      </w:r>
    </w:p>
    <w:p w14:paraId="079A3750" w14:textId="63C864F4" w:rsidR="001A0ED9" w:rsidRDefault="001A0ED9" w:rsidP="001A0ED9">
      <w:pPr>
        <w:pStyle w:val="ListParagraph"/>
        <w:numPr>
          <w:ilvl w:val="0"/>
          <w:numId w:val="15"/>
        </w:numPr>
        <w:rPr>
          <w:lang w:eastAsia="en-US"/>
        </w:rPr>
      </w:pPr>
      <w:r>
        <w:rPr>
          <w:lang w:eastAsia="en-US"/>
        </w:rPr>
        <w:t xml:space="preserve">Functional design </w:t>
      </w:r>
      <w:ins w:id="727" w:author="Arnaud Taddei" w:date="2022-08-28T17:05:00Z">
        <w:r w:rsidR="008D1DCE">
          <w:rPr>
            <w:lang w:eastAsia="en-US"/>
          </w:rPr>
          <w:t xml:space="preserve">characteristics </w:t>
        </w:r>
      </w:ins>
      <w:del w:id="728" w:author="Arnaud Taddei" w:date="2022-08-28T17:05:00Z">
        <w:r w:rsidDel="008D1DCE">
          <w:rPr>
            <w:lang w:eastAsia="en-US"/>
          </w:rPr>
          <w:delText xml:space="preserve">criteria </w:delText>
        </w:r>
      </w:del>
      <w:r>
        <w:rPr>
          <w:lang w:eastAsia="en-US"/>
        </w:rPr>
        <w:t>apply to the completeness of the design validation of functional requirements</w:t>
      </w:r>
    </w:p>
    <w:p w14:paraId="42489BA7" w14:textId="70BA9E94" w:rsidR="001A0ED9" w:rsidRDefault="001A0ED9" w:rsidP="001A0ED9">
      <w:pPr>
        <w:pStyle w:val="ListParagraph"/>
        <w:numPr>
          <w:ilvl w:val="0"/>
          <w:numId w:val="15"/>
        </w:numPr>
        <w:rPr>
          <w:lang w:eastAsia="en-US"/>
        </w:rPr>
      </w:pPr>
      <w:r>
        <w:rPr>
          <w:lang w:eastAsia="en-US"/>
        </w:rPr>
        <w:t xml:space="preserve">Non-functional design </w:t>
      </w:r>
      <w:ins w:id="729" w:author="Arnaud Taddei" w:date="2022-08-28T17:05:00Z">
        <w:r w:rsidR="008D1DCE">
          <w:rPr>
            <w:lang w:eastAsia="en-US"/>
          </w:rPr>
          <w:t xml:space="preserve">characteristics </w:t>
        </w:r>
      </w:ins>
      <w:del w:id="730" w:author="Arnaud Taddei" w:date="2022-08-28T17:05:00Z">
        <w:r w:rsidDel="008D1DCE">
          <w:rPr>
            <w:lang w:eastAsia="en-US"/>
          </w:rPr>
          <w:delText xml:space="preserve">criteria </w:delText>
        </w:r>
      </w:del>
      <w:r>
        <w:rPr>
          <w:lang w:eastAsia="en-US"/>
        </w:rPr>
        <w:t>apply to the completeness of the design validation of non-functional requirements</w:t>
      </w:r>
    </w:p>
    <w:p w14:paraId="76883A38" w14:textId="4541F814" w:rsidR="001A0ED9" w:rsidRDefault="001A0ED9" w:rsidP="001A0ED9">
      <w:pPr>
        <w:pStyle w:val="Heading3"/>
        <w:numPr>
          <w:ilvl w:val="2"/>
          <w:numId w:val="11"/>
        </w:numPr>
      </w:pPr>
      <w:bookmarkStart w:id="731" w:name="_Toc112599023"/>
      <w:r>
        <w:t xml:space="preserve">Functional Design </w:t>
      </w:r>
      <w:ins w:id="732" w:author="Arnaud Taddei" w:date="2022-08-28T17:05:00Z">
        <w:del w:id="733" w:author="Arnaud Taddei" w:date="2022-07-28T10:43:00Z">
          <w:r w:rsidR="008D1DCE" w:rsidDel="00CA0D59">
            <w:delText>Criteria</w:delText>
          </w:r>
        </w:del>
        <w:r w:rsidR="008D1DCE">
          <w:t>Characteristics</w:t>
        </w:r>
      </w:ins>
      <w:del w:id="734" w:author="Arnaud Taddei" w:date="2022-08-28T17:05:00Z">
        <w:r w:rsidDel="008D1DCE">
          <w:delText>Criteria</w:delText>
        </w:r>
      </w:del>
      <w:bookmarkEnd w:id="731"/>
    </w:p>
    <w:p w14:paraId="632E6D67" w14:textId="77777777" w:rsidR="001A0ED9" w:rsidRPr="00775163" w:rsidRDefault="001A0ED9" w:rsidP="001A0ED9">
      <w:pPr>
        <w:rPr>
          <w:lang w:eastAsia="en-US"/>
        </w:rPr>
      </w:pPr>
    </w:p>
    <w:p w14:paraId="0727FA63" w14:textId="1B75B62E" w:rsidR="001A0ED9" w:rsidRDefault="001A0ED9" w:rsidP="001A0ED9">
      <w:pPr>
        <w:pStyle w:val="Heading3"/>
        <w:numPr>
          <w:ilvl w:val="2"/>
          <w:numId w:val="11"/>
        </w:numPr>
      </w:pPr>
      <w:bookmarkStart w:id="735" w:name="_Toc112599024"/>
      <w:r>
        <w:t xml:space="preserve">Non-Functional Design </w:t>
      </w:r>
      <w:ins w:id="736" w:author="Arnaud Taddei" w:date="2022-08-28T17:05:00Z">
        <w:del w:id="737" w:author="Arnaud Taddei" w:date="2022-07-28T10:43:00Z">
          <w:r w:rsidR="008D1DCE" w:rsidDel="00CA0D59">
            <w:delText>Criteria</w:delText>
          </w:r>
        </w:del>
        <w:r w:rsidR="008D1DCE">
          <w:t>Characteristics</w:t>
        </w:r>
      </w:ins>
      <w:del w:id="738" w:author="Arnaud Taddei" w:date="2022-08-28T17:05:00Z">
        <w:r w:rsidDel="008D1DCE">
          <w:delText>Criteria</w:delText>
        </w:r>
      </w:del>
      <w:bookmarkEnd w:id="735"/>
    </w:p>
    <w:p w14:paraId="2E6974AE" w14:textId="77777777" w:rsidR="00645A19" w:rsidRPr="00645A19" w:rsidRDefault="00645A19">
      <w:pPr>
        <w:jc w:val="both"/>
        <w:rPr>
          <w:ins w:id="739" w:author="Arnaud Taddei" w:date="2022-08-26T14:09:00Z"/>
          <w:lang w:val="en-US" w:eastAsia="zh-CN"/>
        </w:rPr>
        <w:pPrChange w:id="740" w:author="Arnaud Taddei" w:date="2022-08-26T14:09:00Z">
          <w:pPr>
            <w:pStyle w:val="ListParagraph"/>
            <w:numPr>
              <w:numId w:val="11"/>
            </w:numPr>
            <w:ind w:left="432" w:hanging="432"/>
            <w:jc w:val="both"/>
          </w:pPr>
        </w:pPrChange>
      </w:pPr>
      <w:ins w:id="741" w:author="Arnaud Taddei" w:date="2022-08-26T14:09:00Z">
        <w:r w:rsidRPr="00645A19">
          <w:rPr>
            <w:lang w:val="en-US" w:eastAsia="zh-CN"/>
          </w:rPr>
          <w:t xml:space="preserve">Non-functional design characteristics evolved significantly over time from simple ones such as performance, scalability, high availability, to a much more elaborated and sophisticated set of characteristics. In this context security is only one characteristic which will often be in conflict with others, therefore why the importance to keep this context. </w:t>
        </w:r>
      </w:ins>
    </w:p>
    <w:p w14:paraId="1EADF75A" w14:textId="77777777" w:rsidR="00645A19" w:rsidRPr="00645A19" w:rsidRDefault="00645A19">
      <w:pPr>
        <w:jc w:val="both"/>
        <w:rPr>
          <w:ins w:id="742" w:author="Arnaud Taddei" w:date="2022-08-26T14:09:00Z"/>
          <w:lang w:val="en-US" w:eastAsia="zh-CN"/>
        </w:rPr>
        <w:pPrChange w:id="743" w:author="Arnaud Taddei" w:date="2022-08-26T14:09:00Z">
          <w:pPr>
            <w:pStyle w:val="ListParagraph"/>
            <w:numPr>
              <w:numId w:val="11"/>
            </w:numPr>
            <w:ind w:left="432" w:hanging="432"/>
            <w:jc w:val="both"/>
          </w:pPr>
        </w:pPrChange>
      </w:pPr>
      <w:ins w:id="744" w:author="Arnaud Taddei" w:date="2022-08-26T14:09:00Z">
        <w:r w:rsidRPr="00645A19">
          <w:rPr>
            <w:lang w:val="en-US" w:eastAsia="zh-CN"/>
          </w:rPr>
          <w:t>One group of such non-functional design characteristics is called Trustworthiness</w:t>
        </w:r>
      </w:ins>
    </w:p>
    <w:p w14:paraId="12F6FDC2" w14:textId="77777777" w:rsidR="00645A19" w:rsidRPr="00645A19" w:rsidRDefault="00645A19">
      <w:pPr>
        <w:rPr>
          <w:ins w:id="745" w:author="Arnaud Taddei" w:date="2022-08-26T14:09:00Z"/>
          <w:b/>
          <w:bCs/>
          <w:lang w:val="en-US" w:eastAsia="zh-CN"/>
          <w:rPrChange w:id="746" w:author="Arnaud Taddei" w:date="2022-08-26T14:09:00Z">
            <w:rPr>
              <w:ins w:id="747" w:author="Arnaud Taddei" w:date="2022-08-26T14:09:00Z"/>
              <w:lang w:val="en-US" w:eastAsia="zh-CN"/>
            </w:rPr>
          </w:rPrChange>
        </w:rPr>
        <w:pPrChange w:id="748" w:author="Arnaud Taddei" w:date="2022-08-26T14:09:00Z">
          <w:pPr>
            <w:pStyle w:val="ListParagraph"/>
            <w:numPr>
              <w:numId w:val="11"/>
            </w:numPr>
            <w:ind w:left="432" w:hanging="432"/>
          </w:pPr>
        </w:pPrChange>
      </w:pPr>
      <w:ins w:id="749" w:author="Arnaud Taddei" w:date="2022-08-26T14:09:00Z">
        <w:r w:rsidRPr="00645A19">
          <w:rPr>
            <w:b/>
            <w:bCs/>
            <w:lang w:val="en-US" w:eastAsia="zh-CN"/>
            <w:rPrChange w:id="750" w:author="Arnaud Taddei" w:date="2022-08-26T14:09:00Z">
              <w:rPr>
                <w:lang w:val="en-US" w:eastAsia="zh-CN"/>
              </w:rPr>
            </w:rPrChange>
          </w:rPr>
          <w:t>TRUSTWORTHINESS</w:t>
        </w:r>
      </w:ins>
    </w:p>
    <w:p w14:paraId="2871A896" w14:textId="77777777" w:rsidR="00645A19" w:rsidRPr="00645A19" w:rsidRDefault="00645A19">
      <w:pPr>
        <w:jc w:val="both"/>
        <w:rPr>
          <w:ins w:id="751" w:author="Arnaud Taddei" w:date="2022-08-26T14:09:00Z"/>
          <w:lang w:val="en-US" w:eastAsia="zh-CN"/>
        </w:rPr>
        <w:pPrChange w:id="752" w:author="Arnaud Taddei" w:date="2022-08-26T14:09:00Z">
          <w:pPr>
            <w:pStyle w:val="ListParagraph"/>
            <w:numPr>
              <w:numId w:val="11"/>
            </w:numPr>
            <w:ind w:left="432" w:hanging="432"/>
            <w:jc w:val="both"/>
          </w:pPr>
        </w:pPrChange>
      </w:pPr>
      <w:ins w:id="753" w:author="Arnaud Taddei" w:date="2022-08-26T14:09:00Z">
        <w:r w:rsidRPr="00645A19">
          <w:rPr>
            <w:lang w:val="en-US" w:eastAsia="zh-CN"/>
          </w:rPr>
          <w:t xml:space="preserve">Trustworthiness can be viewed as a Systems Engineering concept that covers all the attributes that are involved in having stakeholders ‘trust’ in a given system. </w:t>
        </w:r>
      </w:ins>
    </w:p>
    <w:p w14:paraId="2B5D434F" w14:textId="77777777" w:rsidR="00645A19" w:rsidRPr="00645A19" w:rsidRDefault="00645A19">
      <w:pPr>
        <w:jc w:val="both"/>
        <w:rPr>
          <w:ins w:id="754" w:author="Arnaud Taddei" w:date="2022-08-26T14:09:00Z"/>
          <w:lang w:val="en-US" w:eastAsia="zh-CN"/>
        </w:rPr>
        <w:pPrChange w:id="755" w:author="Arnaud Taddei" w:date="2022-08-26T14:09:00Z">
          <w:pPr>
            <w:pStyle w:val="ListParagraph"/>
            <w:numPr>
              <w:numId w:val="11"/>
            </w:numPr>
            <w:ind w:left="432" w:hanging="432"/>
            <w:jc w:val="both"/>
          </w:pPr>
        </w:pPrChange>
      </w:pPr>
      <w:ins w:id="756" w:author="Arnaud Taddei" w:date="2022-08-26T14:09:00Z">
        <w:r w:rsidRPr="00645A19">
          <w:rPr>
            <w:lang w:val="en-US" w:eastAsia="zh-CN"/>
          </w:rPr>
          <w:t>•Trustworthiness is an attribute that can be applied to services, products, technology, data and information as well as, in the context of governance, to organizations.</w:t>
        </w:r>
      </w:ins>
    </w:p>
    <w:p w14:paraId="33EBE5BF" w14:textId="77777777" w:rsidR="00645A19" w:rsidRPr="00645A19" w:rsidRDefault="00645A19">
      <w:pPr>
        <w:jc w:val="both"/>
        <w:rPr>
          <w:ins w:id="757" w:author="Arnaud Taddei" w:date="2022-08-26T14:09:00Z"/>
          <w:lang w:val="en-US" w:eastAsia="zh-CN"/>
        </w:rPr>
        <w:pPrChange w:id="758" w:author="Arnaud Taddei" w:date="2022-08-26T14:09:00Z">
          <w:pPr>
            <w:pStyle w:val="ListParagraph"/>
            <w:numPr>
              <w:numId w:val="11"/>
            </w:numPr>
            <w:ind w:left="432" w:hanging="432"/>
            <w:jc w:val="both"/>
          </w:pPr>
        </w:pPrChange>
      </w:pPr>
      <w:ins w:id="759" w:author="Arnaud Taddei" w:date="2022-08-26T14:09:00Z">
        <w:r w:rsidRPr="00645A19">
          <w:rPr>
            <w:lang w:val="en-US" w:eastAsia="zh-CN"/>
          </w:rPr>
          <w:t xml:space="preserve">••It is primarily a ‘black box’ attribute which is ‘technology’ agnostic but is ‘domain’/application dependent. </w:t>
        </w:r>
      </w:ins>
    </w:p>
    <w:p w14:paraId="7BD9A521" w14:textId="77777777" w:rsidR="00645A19" w:rsidRPr="00645A19" w:rsidRDefault="00645A19">
      <w:pPr>
        <w:jc w:val="both"/>
        <w:rPr>
          <w:ins w:id="760" w:author="Arnaud Taddei" w:date="2022-08-26T14:09:00Z"/>
          <w:lang w:val="en-US" w:eastAsia="zh-CN"/>
        </w:rPr>
        <w:pPrChange w:id="761" w:author="Arnaud Taddei" w:date="2022-08-26T14:09:00Z">
          <w:pPr>
            <w:pStyle w:val="ListParagraph"/>
            <w:numPr>
              <w:numId w:val="11"/>
            </w:numPr>
            <w:ind w:left="432" w:hanging="432"/>
            <w:jc w:val="both"/>
          </w:pPr>
        </w:pPrChange>
      </w:pPr>
      <w:ins w:id="762" w:author="Arnaud Taddei" w:date="2022-08-26T14:09:00Z">
        <w:r w:rsidRPr="00645A19">
          <w:rPr>
            <w:lang w:val="en-US" w:eastAsia="zh-CN"/>
          </w:rPr>
          <w:t>•Characteristics of trustworthiness include - Reliability, Availability, Resilience, Security, Privacy, Safety, Accountability, Transparency, Integrity, Authenticity, Quality, Usability and Accuracy.</w:t>
        </w:r>
      </w:ins>
    </w:p>
    <w:p w14:paraId="67A0CD89" w14:textId="77777777" w:rsidR="00645A19" w:rsidRPr="00645A19" w:rsidRDefault="00645A19">
      <w:pPr>
        <w:jc w:val="both"/>
        <w:rPr>
          <w:ins w:id="763" w:author="Arnaud Taddei" w:date="2022-08-26T14:09:00Z"/>
          <w:lang w:val="en-US" w:eastAsia="zh-CN"/>
        </w:rPr>
        <w:pPrChange w:id="764" w:author="Arnaud Taddei" w:date="2022-08-26T14:09:00Z">
          <w:pPr>
            <w:pStyle w:val="ListParagraph"/>
            <w:numPr>
              <w:numId w:val="11"/>
            </w:numPr>
            <w:ind w:left="432" w:hanging="432"/>
            <w:jc w:val="both"/>
          </w:pPr>
        </w:pPrChange>
      </w:pPr>
      <w:ins w:id="765" w:author="Arnaud Taddei" w:date="2022-08-26T14:09:00Z">
        <w:r w:rsidRPr="00645A19">
          <w:rPr>
            <w:lang w:val="en-US" w:eastAsia="zh-CN"/>
          </w:rPr>
          <w:t>•A working definition of trustworthiness is the degree to which a user or other stakeholder has confidence that a product or system will behave as intended. This definition can be applied across the broad range of systems, technologies, and application domains.</w:t>
        </w:r>
      </w:ins>
    </w:p>
    <w:p w14:paraId="1EF9E600" w14:textId="77777777" w:rsidR="00645A19" w:rsidRPr="00645A19" w:rsidRDefault="00645A19">
      <w:pPr>
        <w:jc w:val="both"/>
        <w:rPr>
          <w:ins w:id="766" w:author="Arnaud Taddei" w:date="2022-08-26T14:09:00Z"/>
          <w:lang w:val="en-US" w:eastAsia="zh-CN"/>
        </w:rPr>
        <w:pPrChange w:id="767" w:author="Arnaud Taddei" w:date="2022-08-26T14:09:00Z">
          <w:pPr>
            <w:pStyle w:val="ListParagraph"/>
            <w:numPr>
              <w:numId w:val="11"/>
            </w:numPr>
            <w:ind w:left="432" w:hanging="432"/>
            <w:jc w:val="both"/>
          </w:pPr>
        </w:pPrChange>
      </w:pPr>
      <w:ins w:id="768" w:author="Arnaud Taddei" w:date="2022-08-26T14:09:00Z">
        <w:r w:rsidRPr="00645A19">
          <w:rPr>
            <w:lang w:val="en-US" w:eastAsia="zh-CN"/>
          </w:rPr>
          <w:lastRenderedPageBreak/>
          <w:t xml:space="preserve">•Like with security, trustworthiness has been understood and treated as a non-functional requirement specifying emergent properties of a system — i.e. a set of inherent characteristics with their attributes — within the context of quality of use.  </w:t>
        </w:r>
      </w:ins>
    </w:p>
    <w:p w14:paraId="73F950AF" w14:textId="77777777" w:rsidR="00645A19" w:rsidRPr="00645A19" w:rsidRDefault="00645A19">
      <w:pPr>
        <w:jc w:val="both"/>
        <w:rPr>
          <w:ins w:id="769" w:author="Arnaud Taddei" w:date="2022-08-26T14:09:00Z"/>
          <w:lang w:val="en-US" w:eastAsia="zh-CN"/>
        </w:rPr>
        <w:pPrChange w:id="770" w:author="Arnaud Taddei" w:date="2022-08-26T14:09:00Z">
          <w:pPr>
            <w:pStyle w:val="ListParagraph"/>
            <w:numPr>
              <w:numId w:val="11"/>
            </w:numPr>
            <w:ind w:left="432" w:hanging="432"/>
            <w:jc w:val="both"/>
          </w:pPr>
        </w:pPrChange>
      </w:pPr>
      <w:ins w:id="771" w:author="Arnaud Taddei" w:date="2022-08-26T14:09:00Z">
        <w:r w:rsidRPr="00645A19">
          <w:rPr>
            <w:lang w:val="en-US" w:eastAsia="zh-CN"/>
          </w:rPr>
          <w:t xml:space="preserve">•Additionally, like with security, trustworthiness can be established through an organizational process with specific measurable outcomes and key performance indicators (KPIs). </w:t>
        </w:r>
      </w:ins>
    </w:p>
    <w:p w14:paraId="3E993CBD" w14:textId="77777777" w:rsidR="00645A19" w:rsidRPr="00645A19" w:rsidRDefault="00645A19">
      <w:pPr>
        <w:jc w:val="both"/>
        <w:rPr>
          <w:ins w:id="772" w:author="Arnaud Taddei" w:date="2022-08-26T14:09:00Z"/>
          <w:lang w:val="en-US" w:eastAsia="zh-CN"/>
        </w:rPr>
        <w:pPrChange w:id="773" w:author="Arnaud Taddei" w:date="2022-08-26T14:09:00Z">
          <w:pPr>
            <w:pStyle w:val="ListParagraph"/>
            <w:numPr>
              <w:numId w:val="11"/>
            </w:numPr>
            <w:ind w:left="432" w:hanging="432"/>
            <w:jc w:val="both"/>
          </w:pPr>
        </w:pPrChange>
      </w:pPr>
      <w:ins w:id="774" w:author="Arnaud Taddei" w:date="2022-08-26T14:09:00Z">
        <w:r w:rsidRPr="00645A19">
          <w:rPr>
            <w:lang w:val="en-US" w:eastAsia="zh-CN"/>
          </w:rPr>
          <w:t>•In summary, trustworthiness has been understood and treated as both an ongoing organizational process as well as a (non-functional) requirement.</w:t>
        </w:r>
      </w:ins>
    </w:p>
    <w:p w14:paraId="17BBFF8C" w14:textId="77777777" w:rsidR="00645A19" w:rsidRPr="00645A19" w:rsidRDefault="00645A19">
      <w:pPr>
        <w:jc w:val="both"/>
        <w:rPr>
          <w:ins w:id="775" w:author="Arnaud Taddei" w:date="2022-08-26T14:09:00Z"/>
          <w:lang w:val="en-US" w:eastAsia="zh-CN"/>
        </w:rPr>
        <w:pPrChange w:id="776" w:author="Arnaud Taddei" w:date="2022-08-26T14:09:00Z">
          <w:pPr>
            <w:pStyle w:val="ListParagraph"/>
            <w:numPr>
              <w:numId w:val="11"/>
            </w:numPr>
            <w:ind w:left="432" w:hanging="432"/>
            <w:jc w:val="both"/>
          </w:pPr>
        </w:pPrChange>
      </w:pPr>
      <w:ins w:id="777" w:author="Arnaud Taddei" w:date="2022-08-26T14:09:00Z">
        <w:r w:rsidRPr="00645A19">
          <w:rPr>
            <w:lang w:val="en-US" w:eastAsia="zh-CN"/>
          </w:rPr>
          <w:t>•Trustworthiness is ensured and maintained through a sound governance framework and systems engineering practices and can contribute to building of confidence</w:t>
        </w:r>
      </w:ins>
    </w:p>
    <w:p w14:paraId="22474C04" w14:textId="77777777" w:rsidR="00645A19" w:rsidRPr="00645A19" w:rsidRDefault="00645A19">
      <w:pPr>
        <w:jc w:val="both"/>
        <w:rPr>
          <w:ins w:id="778" w:author="Arnaud Taddei" w:date="2022-08-26T14:09:00Z"/>
          <w:lang w:val="en-US" w:eastAsia="zh-CN"/>
        </w:rPr>
        <w:pPrChange w:id="779" w:author="Arnaud Taddei" w:date="2022-08-26T14:09:00Z">
          <w:pPr>
            <w:pStyle w:val="ListParagraph"/>
            <w:numPr>
              <w:numId w:val="11"/>
            </w:numPr>
            <w:ind w:left="432" w:hanging="432"/>
            <w:jc w:val="both"/>
          </w:pPr>
        </w:pPrChange>
      </w:pPr>
      <w:ins w:id="780" w:author="Arnaud Taddei" w:date="2022-08-26T14:09:00Z">
        <w:r w:rsidRPr="00645A19">
          <w:rPr>
            <w:lang w:val="en-US" w:eastAsia="zh-CN"/>
          </w:rPr>
          <w:t>•</w:t>
        </w:r>
      </w:ins>
    </w:p>
    <w:p w14:paraId="243C0B19" w14:textId="77777777" w:rsidR="00645A19" w:rsidRPr="00645A19" w:rsidRDefault="00645A19">
      <w:pPr>
        <w:jc w:val="both"/>
        <w:rPr>
          <w:ins w:id="781" w:author="Arnaud Taddei" w:date="2022-08-26T14:09:00Z"/>
          <w:lang w:val="en-US" w:eastAsia="zh-CN"/>
        </w:rPr>
        <w:pPrChange w:id="782" w:author="Arnaud Taddei" w:date="2022-08-26T14:09:00Z">
          <w:pPr>
            <w:pStyle w:val="ListParagraph"/>
            <w:numPr>
              <w:numId w:val="11"/>
            </w:numPr>
            <w:ind w:left="432" w:hanging="432"/>
            <w:jc w:val="both"/>
          </w:pPr>
        </w:pPrChange>
      </w:pPr>
      <w:ins w:id="783" w:author="Arnaud Taddei" w:date="2022-08-26T14:09:00Z">
        <w:r w:rsidRPr="00645A19">
          <w:rPr>
            <w:lang w:val="en-US" w:eastAsia="zh-CN"/>
          </w:rPr>
          <w:t>•The terms “trust” or “trusted” are sometimes used to characterize specific interactions between technical systems. Systems engaging in such interactions could be considered as trustworthy by operators and users of those systems or by other stakeholders.</w:t>
        </w:r>
      </w:ins>
    </w:p>
    <w:p w14:paraId="2E828929" w14:textId="52F724ED" w:rsidR="00645A19" w:rsidRDefault="00645A19" w:rsidP="00645A19">
      <w:pPr>
        <w:jc w:val="both"/>
        <w:rPr>
          <w:ins w:id="784" w:author="Arnaud Taddei" w:date="2022-08-26T14:10:00Z"/>
          <w:lang w:val="en-US" w:eastAsia="zh-CN"/>
        </w:rPr>
      </w:pPr>
      <w:ins w:id="785" w:author="Arnaud Taddei" w:date="2022-08-26T14:09:00Z">
        <w:r w:rsidRPr="00645A19">
          <w:rPr>
            <w:lang w:val="en-US" w:eastAsia="zh-CN"/>
          </w:rPr>
          <w:t>•The ITU-T report on Trust Provisioning introduces three layers of trust: physical trust, cyber trust, and social trust, taking into account the physical infrastructure for data collection (e.g., sensors and actuators), IT infrastructure for data storage and processing (e.g., cloud), and end-applications (e.g., ML algorithms, expert systems, and applications for end-users).</w:t>
        </w:r>
      </w:ins>
    </w:p>
    <w:p w14:paraId="6E508710" w14:textId="7ADEB78E" w:rsidR="00645A19" w:rsidRPr="00645A19" w:rsidRDefault="00645A19">
      <w:pPr>
        <w:jc w:val="both"/>
        <w:rPr>
          <w:ins w:id="786" w:author="Arnaud Taddei" w:date="2022-08-26T14:09:00Z"/>
          <w:lang w:val="en-US" w:eastAsia="zh-CN"/>
        </w:rPr>
        <w:pPrChange w:id="787" w:author="Arnaud Taddei" w:date="2022-08-26T14:09:00Z">
          <w:pPr>
            <w:pStyle w:val="ListParagraph"/>
            <w:numPr>
              <w:numId w:val="11"/>
            </w:numPr>
            <w:ind w:left="432" w:hanging="432"/>
            <w:jc w:val="both"/>
          </w:pPr>
        </w:pPrChange>
      </w:pPr>
      <w:ins w:id="788" w:author="Arnaud Taddei" w:date="2022-08-26T14:10:00Z">
        <w:r w:rsidRPr="001800C6">
          <w:rPr>
            <w:lang w:val="en-US" w:eastAsia="zh-CN"/>
          </w:rPr>
          <w:t>Of course security will sometimes be in apparent opposition or paradox with some other characteristics like privacy. Even worse, when safety, privacy and security are required together, this leads to some bigger paradoxes showing a fundamental problem in this triad.</w:t>
        </w:r>
      </w:ins>
    </w:p>
    <w:p w14:paraId="23BD6602" w14:textId="481E72CF" w:rsidR="001A0ED9" w:rsidRDefault="001A0ED9" w:rsidP="001A0ED9">
      <w:pPr>
        <w:rPr>
          <w:lang w:val="en-US" w:eastAsia="zh-CN"/>
        </w:rPr>
      </w:pPr>
      <w:r>
        <w:rPr>
          <w:lang w:val="en-US" w:eastAsia="zh-CN"/>
        </w:rPr>
        <w:t>This section provides non-functional criteria for designers in charge of delivering a complete solution that can effectively be put in production.</w:t>
      </w:r>
    </w:p>
    <w:p w14:paraId="33FF1D7D" w14:textId="77777777" w:rsidR="001A0ED9" w:rsidRDefault="001A0ED9" w:rsidP="001A0ED9">
      <w:pPr>
        <w:rPr>
          <w:lang w:val="en-US" w:eastAsia="zh-CN"/>
        </w:rPr>
      </w:pPr>
    </w:p>
    <w:p w14:paraId="5D1B182E" w14:textId="5664EE82" w:rsidR="001A0ED9" w:rsidRDefault="001A0ED9" w:rsidP="001A0ED9">
      <w:pPr>
        <w:pStyle w:val="Caption"/>
        <w:keepNext/>
      </w:pPr>
      <w:r>
        <w:t xml:space="preserve">Table </w:t>
      </w:r>
      <w:r>
        <w:fldChar w:fldCharType="begin"/>
      </w:r>
      <w:r>
        <w:instrText xml:space="preserve"> SEQ Table \* ARABIC </w:instrText>
      </w:r>
      <w:r>
        <w:fldChar w:fldCharType="separate"/>
      </w:r>
      <w:r>
        <w:rPr>
          <w:noProof/>
        </w:rPr>
        <w:t>1</w:t>
      </w:r>
      <w:r>
        <w:fldChar w:fldCharType="end"/>
      </w:r>
      <w:r>
        <w:t xml:space="preserve"> - Non-functional design </w:t>
      </w:r>
      <w:ins w:id="789" w:author="Arnaud Taddei" w:date="2022-08-28T17:08:00Z">
        <w:r w:rsidR="007520E3">
          <w:t>characteristics</w:t>
        </w:r>
      </w:ins>
      <w:del w:id="790" w:author="Arnaud Taddei" w:date="2022-08-28T17:08:00Z">
        <w:r w:rsidDel="007520E3">
          <w:delText>criteria</w:delText>
        </w:r>
      </w:del>
    </w:p>
    <w:tbl>
      <w:tblPr>
        <w:tblStyle w:val="TableGrid"/>
        <w:tblW w:w="0" w:type="auto"/>
        <w:tblLook w:val="04A0" w:firstRow="1" w:lastRow="0" w:firstColumn="1" w:lastColumn="0" w:noHBand="0" w:noVBand="1"/>
      </w:tblPr>
      <w:tblGrid>
        <w:gridCol w:w="561"/>
        <w:gridCol w:w="2538"/>
        <w:gridCol w:w="6530"/>
      </w:tblGrid>
      <w:tr w:rsidR="001A0ED9" w14:paraId="3AF1726D" w14:textId="77777777" w:rsidTr="00CF4BDA">
        <w:tc>
          <w:tcPr>
            <w:tcW w:w="2972" w:type="dxa"/>
            <w:gridSpan w:val="2"/>
          </w:tcPr>
          <w:p w14:paraId="737B7965" w14:textId="78C1A9D4" w:rsidR="001A0ED9" w:rsidRDefault="001A0ED9" w:rsidP="00CF4BDA">
            <w:r>
              <w:t xml:space="preserve">Non-functional design </w:t>
            </w:r>
            <w:ins w:id="791" w:author="Arnaud Taddei" w:date="2022-08-28T17:05:00Z">
              <w:del w:id="792" w:author="Arnaud Taddei" w:date="2022-07-28T10:43:00Z">
                <w:r w:rsidR="008D1DCE" w:rsidDel="00CA0D59">
                  <w:delText>Criteria</w:delText>
                </w:r>
              </w:del>
              <w:r w:rsidR="008D1DCE">
                <w:t>Characteristics</w:t>
              </w:r>
            </w:ins>
            <w:del w:id="793" w:author="Arnaud Taddei" w:date="2022-08-28T17:05:00Z">
              <w:r w:rsidDel="008D1DCE">
                <w:delText>criteria</w:delText>
              </w:r>
            </w:del>
          </w:p>
        </w:tc>
        <w:tc>
          <w:tcPr>
            <w:tcW w:w="6657" w:type="dxa"/>
          </w:tcPr>
          <w:p w14:paraId="62ED0BFA" w14:textId="77777777" w:rsidR="001A0ED9" w:rsidRDefault="001A0ED9" w:rsidP="00CF4BDA">
            <w:r>
              <w:t>Definition</w:t>
            </w:r>
          </w:p>
        </w:tc>
      </w:tr>
      <w:tr w:rsidR="001A0ED9" w14:paraId="7B89B1E2" w14:textId="77777777" w:rsidTr="00CF4BDA">
        <w:tc>
          <w:tcPr>
            <w:tcW w:w="2972" w:type="dxa"/>
            <w:gridSpan w:val="2"/>
          </w:tcPr>
          <w:p w14:paraId="5BBF9C0F" w14:textId="77777777" w:rsidR="001A0ED9" w:rsidRDefault="001A0ED9" w:rsidP="00CF4BDA">
            <w:r>
              <w:t>Stability</w:t>
            </w:r>
          </w:p>
        </w:tc>
        <w:tc>
          <w:tcPr>
            <w:tcW w:w="6657" w:type="dxa"/>
          </w:tcPr>
          <w:p w14:paraId="60D2CAD5" w14:textId="77777777" w:rsidR="001A0ED9" w:rsidRDefault="001A0ED9" w:rsidP="00CF4BDA">
            <w:r>
              <w:t>The resistance of the solution to environment changes.</w:t>
            </w:r>
          </w:p>
          <w:p w14:paraId="11BC2FFD" w14:textId="569CE44A" w:rsidR="001A0ED9" w:rsidRDefault="001A0ED9" w:rsidP="00CF4BDA">
            <w:r>
              <w:t xml:space="preserve">It can be broken down into more detailed </w:t>
            </w:r>
            <w:del w:id="794" w:author="Arnaud Taddei" w:date="2022-08-28T17:08:00Z">
              <w:r w:rsidDel="007520E3">
                <w:delText>criteria</w:delText>
              </w:r>
            </w:del>
            <w:ins w:id="795" w:author="Arnaud Taddei" w:date="2022-08-28T17:08:00Z">
              <w:r w:rsidR="007520E3">
                <w:t>characteristics</w:t>
              </w:r>
            </w:ins>
            <w:r>
              <w:t>: Scalability, High Availability, Resilience and Performance.</w:t>
            </w:r>
          </w:p>
        </w:tc>
      </w:tr>
      <w:tr w:rsidR="001A0ED9" w14:paraId="48B5AB8E" w14:textId="77777777" w:rsidTr="00CF4BDA">
        <w:tc>
          <w:tcPr>
            <w:tcW w:w="562" w:type="dxa"/>
          </w:tcPr>
          <w:p w14:paraId="6C7A150C" w14:textId="77777777" w:rsidR="001A0ED9" w:rsidRDefault="001A0ED9" w:rsidP="00CF4BDA"/>
        </w:tc>
        <w:tc>
          <w:tcPr>
            <w:tcW w:w="2410" w:type="dxa"/>
          </w:tcPr>
          <w:p w14:paraId="22866792" w14:textId="77777777" w:rsidR="001A0ED9" w:rsidRDefault="001A0ED9" w:rsidP="00CF4BDA">
            <w:r>
              <w:t>Scalability</w:t>
            </w:r>
          </w:p>
        </w:tc>
        <w:tc>
          <w:tcPr>
            <w:tcW w:w="6657" w:type="dxa"/>
          </w:tcPr>
          <w:p w14:paraId="19400968" w14:textId="77777777" w:rsidR="001A0ED9" w:rsidRDefault="001A0ED9" w:rsidP="00CF4BDA">
            <w:r>
              <w:t>The capacity of the solution to adapt to increased work-load.</w:t>
            </w:r>
          </w:p>
        </w:tc>
      </w:tr>
      <w:tr w:rsidR="001A0ED9" w14:paraId="41B2F1DC" w14:textId="77777777" w:rsidTr="00CF4BDA">
        <w:tc>
          <w:tcPr>
            <w:tcW w:w="562" w:type="dxa"/>
          </w:tcPr>
          <w:p w14:paraId="7C833914" w14:textId="77777777" w:rsidR="001A0ED9" w:rsidRDefault="001A0ED9" w:rsidP="00CF4BDA"/>
        </w:tc>
        <w:tc>
          <w:tcPr>
            <w:tcW w:w="2410" w:type="dxa"/>
          </w:tcPr>
          <w:p w14:paraId="5131B3F1" w14:textId="77777777" w:rsidR="001A0ED9" w:rsidRDefault="001A0ED9" w:rsidP="00CF4BDA">
            <w:r>
              <w:t>High Availability</w:t>
            </w:r>
          </w:p>
        </w:tc>
        <w:tc>
          <w:tcPr>
            <w:tcW w:w="6657" w:type="dxa"/>
          </w:tcPr>
          <w:p w14:paraId="7AD1122B" w14:textId="77777777" w:rsidR="001A0ED9" w:rsidRDefault="001A0ED9" w:rsidP="00CF4BDA">
            <w:r>
              <w:t>The capacity of the solution to adapt to system failures within its data center premise.</w:t>
            </w:r>
          </w:p>
        </w:tc>
      </w:tr>
      <w:tr w:rsidR="001A0ED9" w14:paraId="07AE874B" w14:textId="77777777" w:rsidTr="00CF4BDA">
        <w:tc>
          <w:tcPr>
            <w:tcW w:w="562" w:type="dxa"/>
          </w:tcPr>
          <w:p w14:paraId="08F550AE" w14:textId="77777777" w:rsidR="001A0ED9" w:rsidRDefault="001A0ED9" w:rsidP="00CF4BDA"/>
        </w:tc>
        <w:tc>
          <w:tcPr>
            <w:tcW w:w="2410" w:type="dxa"/>
          </w:tcPr>
          <w:p w14:paraId="4624C8D3" w14:textId="77777777" w:rsidR="001A0ED9" w:rsidRDefault="001A0ED9" w:rsidP="00CF4BDA">
            <w:r>
              <w:t>Resiliency</w:t>
            </w:r>
          </w:p>
        </w:tc>
        <w:tc>
          <w:tcPr>
            <w:tcW w:w="6657" w:type="dxa"/>
          </w:tcPr>
          <w:p w14:paraId="0C39278A" w14:textId="77777777" w:rsidR="001A0ED9" w:rsidRDefault="001A0ED9" w:rsidP="00CF4BDA">
            <w:r>
              <w:t xml:space="preserve">The capacity of the solution to adapt to overall data centre failures and major outages. </w:t>
            </w:r>
          </w:p>
        </w:tc>
      </w:tr>
      <w:tr w:rsidR="001A0ED9" w14:paraId="4B4C22DC" w14:textId="77777777" w:rsidTr="00CF4BDA">
        <w:tc>
          <w:tcPr>
            <w:tcW w:w="562" w:type="dxa"/>
          </w:tcPr>
          <w:p w14:paraId="4D88F786" w14:textId="77777777" w:rsidR="001A0ED9" w:rsidRDefault="001A0ED9" w:rsidP="00CF4BDA"/>
        </w:tc>
        <w:tc>
          <w:tcPr>
            <w:tcW w:w="2410" w:type="dxa"/>
          </w:tcPr>
          <w:p w14:paraId="1A8CC120" w14:textId="77777777" w:rsidR="001A0ED9" w:rsidRDefault="001A0ED9" w:rsidP="00CF4BDA">
            <w:r>
              <w:t>Performance</w:t>
            </w:r>
          </w:p>
        </w:tc>
        <w:tc>
          <w:tcPr>
            <w:tcW w:w="6657" w:type="dxa"/>
          </w:tcPr>
          <w:p w14:paraId="24D99C41" w14:textId="77777777" w:rsidR="001A0ED9" w:rsidRDefault="001A0ED9" w:rsidP="00CF4BDA">
            <w:r>
              <w:t>The capacity of the solution to deliver maximum throughput.</w:t>
            </w:r>
          </w:p>
        </w:tc>
      </w:tr>
      <w:tr w:rsidR="001A0ED9" w14:paraId="514CE4A9" w14:textId="77777777" w:rsidTr="00CF4BDA">
        <w:tc>
          <w:tcPr>
            <w:tcW w:w="2972" w:type="dxa"/>
            <w:gridSpan w:val="2"/>
          </w:tcPr>
          <w:p w14:paraId="42E22312" w14:textId="77777777" w:rsidR="001A0ED9" w:rsidRDefault="001A0ED9" w:rsidP="00CF4BDA">
            <w:r>
              <w:t>Security</w:t>
            </w:r>
          </w:p>
        </w:tc>
        <w:tc>
          <w:tcPr>
            <w:tcW w:w="6657" w:type="dxa"/>
          </w:tcPr>
          <w:p w14:paraId="78683883" w14:textId="77777777" w:rsidR="001A0ED9" w:rsidRDefault="001A0ED9" w:rsidP="00CF4BDA">
            <w:r>
              <w:t>The resistance of the solution to security attacks.</w:t>
            </w:r>
          </w:p>
        </w:tc>
      </w:tr>
      <w:tr w:rsidR="001A0ED9" w14:paraId="425BC547" w14:textId="77777777" w:rsidTr="00CF4BDA">
        <w:tc>
          <w:tcPr>
            <w:tcW w:w="2972" w:type="dxa"/>
            <w:gridSpan w:val="2"/>
          </w:tcPr>
          <w:p w14:paraId="0DED16F7" w14:textId="77777777" w:rsidR="001A0ED9" w:rsidRDefault="001A0ED9" w:rsidP="00CF4BDA">
            <w:r>
              <w:t>Flexibility</w:t>
            </w:r>
          </w:p>
        </w:tc>
        <w:tc>
          <w:tcPr>
            <w:tcW w:w="6657" w:type="dxa"/>
          </w:tcPr>
          <w:p w14:paraId="5B96C6F6" w14:textId="77777777" w:rsidR="001A0ED9" w:rsidRDefault="001A0ED9" w:rsidP="00CF4BDA">
            <w:r>
              <w:t xml:space="preserve">The ability of the solution </w:t>
            </w:r>
            <w:r w:rsidRPr="006B158F">
              <w:t>to adapt its state to changing conditions</w:t>
            </w:r>
            <w:r>
              <w:t xml:space="preserve"> </w:t>
            </w:r>
            <w:r w:rsidRPr="006B158F">
              <w:t>promptly</w:t>
            </w:r>
            <w:r>
              <w:t xml:space="preserve"> </w:t>
            </w:r>
            <w:r w:rsidRPr="006B158F">
              <w:t>and with</w:t>
            </w:r>
            <w:r>
              <w:t xml:space="preserve"> </w:t>
            </w:r>
            <w:r w:rsidRPr="006B158F">
              <w:t>little effort.</w:t>
            </w:r>
          </w:p>
        </w:tc>
      </w:tr>
      <w:tr w:rsidR="001A0ED9" w14:paraId="654DF46B" w14:textId="77777777" w:rsidTr="00CF4BDA">
        <w:tc>
          <w:tcPr>
            <w:tcW w:w="2972" w:type="dxa"/>
            <w:gridSpan w:val="2"/>
          </w:tcPr>
          <w:p w14:paraId="55ABFC93" w14:textId="77777777" w:rsidR="001A0ED9" w:rsidRDefault="001A0ED9" w:rsidP="00CF4BDA">
            <w:r>
              <w:t>Integratability (or Easiness of integration)</w:t>
            </w:r>
          </w:p>
        </w:tc>
        <w:tc>
          <w:tcPr>
            <w:tcW w:w="6657" w:type="dxa"/>
          </w:tcPr>
          <w:p w14:paraId="42056DB1" w14:textId="77777777" w:rsidR="001A0ED9" w:rsidRDefault="001A0ED9" w:rsidP="00CF4BDA">
            <w:r>
              <w:t>The easiness of the solution to integrate in its surrounding environment.</w:t>
            </w:r>
          </w:p>
        </w:tc>
      </w:tr>
      <w:tr w:rsidR="001A0ED9" w14:paraId="292AF096" w14:textId="77777777" w:rsidTr="00CF4BDA">
        <w:tc>
          <w:tcPr>
            <w:tcW w:w="2972" w:type="dxa"/>
            <w:gridSpan w:val="2"/>
          </w:tcPr>
          <w:p w14:paraId="7AA693E5" w14:textId="77777777" w:rsidR="001A0ED9" w:rsidRDefault="001A0ED9" w:rsidP="00CF4BDA">
            <w:r>
              <w:t>Manageability</w:t>
            </w:r>
          </w:p>
        </w:tc>
        <w:tc>
          <w:tcPr>
            <w:tcW w:w="6657" w:type="dxa"/>
          </w:tcPr>
          <w:p w14:paraId="6384AF07" w14:textId="77777777" w:rsidR="001A0ED9" w:rsidRDefault="001A0ED9" w:rsidP="00CF4BDA">
            <w:r>
              <w:t>The capacity of the solution to be managed.</w:t>
            </w:r>
          </w:p>
          <w:p w14:paraId="743B7CAD" w14:textId="77777777" w:rsidR="001A0ED9" w:rsidRDefault="001A0ED9" w:rsidP="00CF4BDA">
            <w:r>
              <w:lastRenderedPageBreak/>
              <w:t>For example, it can include configurability, operational management, lifecycle management, etc.</w:t>
            </w:r>
          </w:p>
        </w:tc>
      </w:tr>
      <w:tr w:rsidR="001A0ED9" w14:paraId="002AADE0" w14:textId="77777777" w:rsidTr="00CF4BDA">
        <w:tc>
          <w:tcPr>
            <w:tcW w:w="2972" w:type="dxa"/>
            <w:gridSpan w:val="2"/>
          </w:tcPr>
          <w:p w14:paraId="6F5C6828" w14:textId="77777777" w:rsidR="001A0ED9" w:rsidRDefault="001A0ED9" w:rsidP="00CF4BDA">
            <w:r>
              <w:lastRenderedPageBreak/>
              <w:t>Auditability</w:t>
            </w:r>
          </w:p>
        </w:tc>
        <w:tc>
          <w:tcPr>
            <w:tcW w:w="6657" w:type="dxa"/>
          </w:tcPr>
          <w:p w14:paraId="4714B32D" w14:textId="77777777" w:rsidR="001A0ED9" w:rsidRDefault="001A0ED9" w:rsidP="00CF4BDA">
            <w:r>
              <w:t>The capacity of the solution to be audited.</w:t>
            </w:r>
          </w:p>
        </w:tc>
      </w:tr>
    </w:tbl>
    <w:p w14:paraId="005D2CC4" w14:textId="77777777" w:rsidR="001A0ED9" w:rsidRDefault="001A0ED9" w:rsidP="001A0ED9"/>
    <w:p w14:paraId="118B0C23" w14:textId="77777777" w:rsidR="001A0ED9" w:rsidRDefault="001A0ED9" w:rsidP="001A0ED9">
      <w:pPr>
        <w:rPr>
          <w:lang w:eastAsia="en-US"/>
        </w:rPr>
      </w:pPr>
      <w:r>
        <w:rPr>
          <w:lang w:eastAsia="en-US"/>
        </w:rPr>
        <w:t xml:space="preserve">[Editor’s notes: </w:t>
      </w:r>
    </w:p>
    <w:p w14:paraId="1E5D4DA8" w14:textId="77777777" w:rsidR="001A0ED9" w:rsidRDefault="001A0ED9" w:rsidP="001A0ED9">
      <w:pPr>
        <w:pStyle w:val="ListParagraph"/>
        <w:numPr>
          <w:ilvl w:val="0"/>
          <w:numId w:val="15"/>
        </w:numPr>
        <w:rPr>
          <w:lang w:eastAsia="en-US"/>
        </w:rPr>
      </w:pPr>
      <w:r>
        <w:rPr>
          <w:lang w:eastAsia="en-US"/>
        </w:rPr>
        <w:t>Non-Functional may be interpreted as Trustworthiness but this needs to be deeper analysed through ISO documentation</w:t>
      </w:r>
    </w:p>
    <w:p w14:paraId="7C78E7A5" w14:textId="77777777" w:rsidR="001A0ED9" w:rsidRDefault="001A0ED9" w:rsidP="001A0ED9">
      <w:pPr>
        <w:pStyle w:val="ListParagraph"/>
        <w:numPr>
          <w:ilvl w:val="0"/>
          <w:numId w:val="15"/>
        </w:numPr>
        <w:rPr>
          <w:lang w:eastAsia="en-US"/>
        </w:rPr>
      </w:pPr>
      <w:r>
        <w:rPr>
          <w:lang w:eastAsia="en-US"/>
        </w:rPr>
        <w:t>There are still many ilities to consider here as per the excellent note in Table E.1 of [b-ISO/IEC 25030] in Annex E on Non-Functional requirements</w:t>
      </w:r>
    </w:p>
    <w:p w14:paraId="455BB182" w14:textId="77777777" w:rsidR="001A0ED9" w:rsidRDefault="001A0ED9" w:rsidP="001A0ED9">
      <w:pPr>
        <w:pStyle w:val="ListParagraph"/>
        <w:numPr>
          <w:ilvl w:val="0"/>
          <w:numId w:val="15"/>
        </w:numPr>
        <w:rPr>
          <w:lang w:eastAsia="en-US"/>
        </w:rPr>
      </w:pPr>
      <w:r>
        <w:rPr>
          <w:lang w:eastAsia="en-US"/>
        </w:rPr>
        <w:t>The note on the ‘ilities’ is how the contributor and his team defined it in a previous organization and it became THE standard way to publish customer documentation.</w:t>
      </w:r>
    </w:p>
    <w:p w14:paraId="69B598C6" w14:textId="77777777" w:rsidR="001A0ED9" w:rsidRDefault="001A0ED9" w:rsidP="001A0ED9">
      <w:pPr>
        <w:pStyle w:val="ListParagraph"/>
        <w:numPr>
          <w:ilvl w:val="0"/>
          <w:numId w:val="15"/>
        </w:numPr>
        <w:rPr>
          <w:lang w:eastAsia="en-US"/>
        </w:rPr>
      </w:pPr>
      <w:r>
        <w:rPr>
          <w:lang w:eastAsia="en-US"/>
        </w:rPr>
        <w:t>The overall Annex E is very relevant to this document as a whole]</w:t>
      </w:r>
    </w:p>
    <w:p w14:paraId="76B2C7E2" w14:textId="77777777" w:rsidR="001A0ED9" w:rsidRPr="006A58C1" w:rsidRDefault="001A0ED9" w:rsidP="001A0ED9">
      <w:pPr>
        <w:rPr>
          <w:lang w:eastAsia="en-US"/>
        </w:rPr>
      </w:pPr>
    </w:p>
    <w:p w14:paraId="43AB0EC8" w14:textId="77777777" w:rsidR="001A0ED9" w:rsidRPr="006A58C1" w:rsidRDefault="001A0ED9" w:rsidP="001A0ED9">
      <w:pPr>
        <w:rPr>
          <w:lang w:eastAsia="zh-CN"/>
        </w:rPr>
      </w:pPr>
    </w:p>
    <w:p w14:paraId="1462D4DE" w14:textId="77777777" w:rsidR="001A0ED9" w:rsidRPr="00CC435A" w:rsidRDefault="001A0ED9" w:rsidP="001A0ED9">
      <w:pPr>
        <w:rPr>
          <w:lang w:eastAsia="en-US"/>
        </w:rPr>
      </w:pPr>
    </w:p>
    <w:p w14:paraId="2E8D03B1" w14:textId="537AEC73" w:rsidR="001A0ED9" w:rsidRDefault="001A0ED9" w:rsidP="001A0ED9">
      <w:pPr>
        <w:pStyle w:val="Heading4"/>
        <w:numPr>
          <w:ilvl w:val="3"/>
          <w:numId w:val="11"/>
        </w:numPr>
      </w:pPr>
      <w:r>
        <w:t xml:space="preserve">Sustainable Development Goals Design </w:t>
      </w:r>
      <w:ins w:id="796" w:author="Arnaud Taddei" w:date="2022-08-28T17:06:00Z">
        <w:del w:id="797" w:author="Arnaud Taddei" w:date="2022-07-28T10:43:00Z">
          <w:r w:rsidR="008D1DCE" w:rsidDel="00CA0D59">
            <w:delText>Criteria</w:delText>
          </w:r>
        </w:del>
        <w:r w:rsidR="008D1DCE">
          <w:t>Characteristics</w:t>
        </w:r>
      </w:ins>
      <w:del w:id="798" w:author="Arnaud Taddei" w:date="2022-08-28T17:06:00Z">
        <w:r w:rsidDel="008D1DCE">
          <w:delText>Criteria</w:delText>
        </w:r>
      </w:del>
    </w:p>
    <w:p w14:paraId="72D37C3B" w14:textId="39456414" w:rsidR="001A0ED9" w:rsidRPr="00CC435A" w:rsidRDefault="001A0ED9" w:rsidP="001A0ED9">
      <w:pPr>
        <w:rPr>
          <w:lang w:eastAsia="en-US"/>
        </w:rPr>
      </w:pPr>
      <w:r>
        <w:rPr>
          <w:lang w:eastAsia="en-US"/>
        </w:rPr>
        <w:t>[Editor’s note: Consult with Japan on the best way to introduce the SDGs in a normative manner as a non</w:t>
      </w:r>
      <w:ins w:id="799" w:author="Arnaud Taddei" w:date="2022-08-28T17:06:00Z">
        <w:r w:rsidR="008D1DCE">
          <w:rPr>
            <w:lang w:eastAsia="en-US"/>
          </w:rPr>
          <w:t>-</w:t>
        </w:r>
      </w:ins>
      <w:del w:id="800" w:author="Arnaud Taddei" w:date="2022-08-28T17:06:00Z">
        <w:r w:rsidDel="008D1DCE">
          <w:rPr>
            <w:lang w:eastAsia="en-US"/>
          </w:rPr>
          <w:delText xml:space="preserve"> </w:delText>
        </w:r>
      </w:del>
      <w:r>
        <w:rPr>
          <w:lang w:eastAsia="en-US"/>
        </w:rPr>
        <w:t xml:space="preserve">mandatory group of design </w:t>
      </w:r>
      <w:ins w:id="801" w:author="Arnaud Taddei" w:date="2022-08-28T17:06:00Z">
        <w:del w:id="802" w:author="Arnaud Taddei" w:date="2022-07-28T10:43:00Z">
          <w:r w:rsidR="008D1DCE" w:rsidDel="00CA0D59">
            <w:delText>Criteria</w:delText>
          </w:r>
        </w:del>
        <w:r w:rsidR="008D1DCE">
          <w:t>Characteristics</w:t>
        </w:r>
      </w:ins>
      <w:del w:id="803" w:author="Arnaud Taddei" w:date="2022-08-28T17:06:00Z">
        <w:r w:rsidDel="008D1DCE">
          <w:rPr>
            <w:lang w:eastAsia="en-US"/>
          </w:rPr>
          <w:delText>criteria</w:delText>
        </w:r>
      </w:del>
      <w:r>
        <w:rPr>
          <w:lang w:eastAsia="en-US"/>
        </w:rPr>
        <w:t>]</w:t>
      </w:r>
    </w:p>
    <w:p w14:paraId="3651E8F5" w14:textId="77777777" w:rsidR="001A0ED9" w:rsidRPr="00823257" w:rsidRDefault="001A0ED9" w:rsidP="001A0ED9">
      <w:pPr>
        <w:rPr>
          <w:lang w:eastAsia="en-US"/>
        </w:rPr>
      </w:pPr>
    </w:p>
    <w:p w14:paraId="7F62CCDA" w14:textId="77777777" w:rsidR="001A0ED9" w:rsidRDefault="001A0ED9" w:rsidP="001A0ED9">
      <w:pPr>
        <w:pStyle w:val="Heading1"/>
        <w:numPr>
          <w:ilvl w:val="0"/>
          <w:numId w:val="11"/>
        </w:numPr>
      </w:pPr>
      <w:bookmarkStart w:id="804" w:name="_Toc112599025"/>
      <w:r>
        <w:t>Design development</w:t>
      </w:r>
      <w:bookmarkEnd w:id="804"/>
    </w:p>
    <w:p w14:paraId="0C59BCD6" w14:textId="77777777" w:rsidR="001A0ED9" w:rsidRDefault="001A0ED9" w:rsidP="001A0ED9">
      <w:pPr>
        <w:pStyle w:val="Heading2"/>
        <w:numPr>
          <w:ilvl w:val="1"/>
          <w:numId w:val="11"/>
        </w:numPr>
      </w:pPr>
      <w:bookmarkStart w:id="805" w:name="_Toc112599026"/>
      <w:r>
        <w:t>Design evaluations</w:t>
      </w:r>
      <w:bookmarkEnd w:id="805"/>
    </w:p>
    <w:p w14:paraId="69AE181C" w14:textId="6A6B5817" w:rsidR="001A0ED9" w:rsidRDefault="001A0ED9" w:rsidP="001A0ED9">
      <w:r>
        <w:rPr>
          <w:lang w:eastAsia="en-US"/>
        </w:rPr>
        <w:t xml:space="preserve">[Editor’s note: Here we describe design </w:t>
      </w:r>
      <w:del w:id="806" w:author="Arnaud Taddei" w:date="2022-08-28T17:08:00Z">
        <w:r w:rsidDel="007520E3">
          <w:rPr>
            <w:lang w:eastAsia="en-US"/>
          </w:rPr>
          <w:delText xml:space="preserve">criteria </w:delText>
        </w:r>
      </w:del>
      <w:ins w:id="807" w:author="Arnaud Taddei" w:date="2022-08-28T17:08:00Z">
        <w:r w:rsidR="007520E3">
          <w:rPr>
            <w:lang w:eastAsia="en-US"/>
          </w:rPr>
          <w:t xml:space="preserve">characteristics </w:t>
        </w:r>
      </w:ins>
      <w:r>
        <w:rPr>
          <w:lang w:eastAsia="en-US"/>
        </w:rPr>
        <w:t>measurements and this will require a strong set of examples in Annex]</w:t>
      </w:r>
    </w:p>
    <w:p w14:paraId="56DFD71E" w14:textId="77777777" w:rsidR="001A0ED9" w:rsidRPr="00C7794A" w:rsidRDefault="001A0ED9" w:rsidP="001A0ED9">
      <w:pPr>
        <w:rPr>
          <w:rStyle w:val="mjx-char"/>
          <w:rPrChange w:id="808" w:author="Arnaud Taddei" w:date="2022-08-28T16:39:00Z">
            <w:rPr>
              <w:rStyle w:val="mjx-char"/>
              <w:rFonts w:ascii="Cambria Math" w:hAnsi="Cambria Math" w:cs="Cambria Math"/>
              <w:sz w:val="27"/>
              <w:szCs w:val="27"/>
            </w:rPr>
          </w:rPrChange>
        </w:rPr>
      </w:pPr>
      <w:r>
        <w:t xml:space="preserve">Flexibility of a system design refers to its stability against new requirements i.e. the ability to support adaptation requests that can be, for example, changes in the requirements. We define the flexibility </w:t>
      </w:r>
      <w:r>
        <w:rPr>
          <w:rStyle w:val="mjx-char"/>
          <w:sz w:val="27"/>
          <w:szCs w:val="27"/>
        </w:rPr>
        <w:t>ρ</w:t>
      </w:r>
      <w:r>
        <w:t xml:space="preserve"> of a system </w:t>
      </w:r>
      <w:r>
        <w:rPr>
          <w:rStyle w:val="mjx-char"/>
          <w:sz w:val="27"/>
          <w:szCs w:val="27"/>
        </w:rPr>
        <w:t>S</w:t>
      </w:r>
      <w:r>
        <w:t xml:space="preserve"> as the fraction of requests that can be supported from a given set and sequence of requests and within a given time threshold </w:t>
      </w:r>
      <w:r>
        <w:rPr>
          <w:rStyle w:val="mjx-char"/>
          <w:sz w:val="27"/>
          <w:szCs w:val="27"/>
        </w:rPr>
        <w:t>T</w:t>
      </w:r>
      <w:r>
        <w:t xml:space="preserve"> and cost budget </w:t>
      </w:r>
      <w:r>
        <w:rPr>
          <w:rStyle w:val="mjx-char"/>
          <w:sz w:val="27"/>
          <w:szCs w:val="27"/>
        </w:rPr>
        <w:t>C</w:t>
      </w:r>
      <w:r>
        <w:t xml:space="preserve"> for each adaptation request</w:t>
      </w:r>
      <w:r w:rsidRPr="00C7794A">
        <w:t xml:space="preserve">: </w:t>
      </w:r>
      <w:r w:rsidRPr="00C7794A">
        <w:rPr>
          <w:rStyle w:val="mjx-char"/>
          <w:rPrChange w:id="809" w:author="Arnaud Taddei" w:date="2022-08-28T16:39:00Z">
            <w:rPr>
              <w:rStyle w:val="mjx-char"/>
              <w:sz w:val="27"/>
              <w:szCs w:val="27"/>
            </w:rPr>
          </w:rPrChange>
        </w:rPr>
        <w:t>ρ</w:t>
      </w:r>
      <w:r w:rsidRPr="00C7794A">
        <w:rPr>
          <w:rStyle w:val="mjx-char"/>
          <w:rPrChange w:id="810" w:author="Arnaud Taddei" w:date="2022-08-28T16:39:00Z">
            <w:rPr>
              <w:rStyle w:val="mjx-char"/>
              <w:sz w:val="19"/>
              <w:szCs w:val="19"/>
            </w:rPr>
          </w:rPrChange>
        </w:rPr>
        <w:t xml:space="preserve"> </w:t>
      </w:r>
      <w:r w:rsidRPr="00C7794A">
        <w:rPr>
          <w:rStyle w:val="mjx-char"/>
          <w:rPrChange w:id="811" w:author="Arnaud Taddei" w:date="2022-08-28T16:39:00Z">
            <w:rPr>
              <w:rStyle w:val="mjx-char"/>
              <w:sz w:val="27"/>
              <w:szCs w:val="27"/>
            </w:rPr>
          </w:rPrChange>
        </w:rPr>
        <w:t xml:space="preserve">= </w:t>
      </w:r>
      <w:r w:rsidRPr="00C7794A">
        <w:rPr>
          <w:rStyle w:val="mjx-char"/>
          <w:rFonts w:ascii="Cambria Math" w:hAnsi="Cambria Math" w:cs="Cambria Math" w:hint="eastAsia"/>
          <w:rPrChange w:id="812" w:author="Arnaud Taddei" w:date="2022-08-28T16:39:00Z">
            <w:rPr>
              <w:rStyle w:val="mjx-char"/>
              <w:rFonts w:ascii="Cambria Math" w:hAnsi="Cambria Math" w:cs="Cambria Math" w:hint="eastAsia"/>
              <w:sz w:val="27"/>
              <w:szCs w:val="27"/>
            </w:rPr>
          </w:rPrChange>
        </w:rPr>
        <w:t>∣</w:t>
      </w:r>
      <w:r w:rsidRPr="00C7794A">
        <w:rPr>
          <w:rStyle w:val="mjx-char"/>
          <w:rPrChange w:id="813" w:author="Arnaud Taddei" w:date="2022-08-28T16:39:00Z">
            <w:rPr>
              <w:rStyle w:val="mjx-char"/>
              <w:sz w:val="27"/>
              <w:szCs w:val="27"/>
            </w:rPr>
          </w:rPrChange>
        </w:rPr>
        <w:t>supported requests within T and C</w:t>
      </w:r>
      <w:r w:rsidRPr="00C7794A">
        <w:rPr>
          <w:rStyle w:val="mjx-char"/>
          <w:rFonts w:ascii="Cambria Math" w:hAnsi="Cambria Math" w:cs="Cambria Math" w:hint="eastAsia"/>
          <w:rPrChange w:id="814" w:author="Arnaud Taddei" w:date="2022-08-28T16:39:00Z">
            <w:rPr>
              <w:rStyle w:val="mjx-char"/>
              <w:rFonts w:ascii="Cambria Math" w:hAnsi="Cambria Math" w:cs="Cambria Math" w:hint="eastAsia"/>
              <w:sz w:val="27"/>
              <w:szCs w:val="27"/>
            </w:rPr>
          </w:rPrChange>
        </w:rPr>
        <w:t>∣</w:t>
      </w:r>
      <w:r w:rsidRPr="00C7794A">
        <w:rPr>
          <w:rStyle w:val="mjx-char"/>
          <w:rPrChange w:id="815" w:author="Arnaud Taddei" w:date="2022-08-28T16:39:00Z">
            <w:rPr>
              <w:rStyle w:val="mjx-char"/>
              <w:rFonts w:ascii="Cambria Math" w:hAnsi="Cambria Math" w:cs="Cambria Math"/>
              <w:sz w:val="27"/>
              <w:szCs w:val="27"/>
            </w:rPr>
          </w:rPrChange>
        </w:rPr>
        <w:t xml:space="preserve"> / </w:t>
      </w:r>
      <w:r w:rsidRPr="00C7794A">
        <w:rPr>
          <w:rStyle w:val="mjx-char"/>
          <w:rFonts w:ascii="Cambria Math" w:hAnsi="Cambria Math" w:cs="Cambria Math" w:hint="eastAsia"/>
          <w:rPrChange w:id="816" w:author="Arnaud Taddei" w:date="2022-08-28T16:39:00Z">
            <w:rPr>
              <w:rStyle w:val="mjx-char"/>
              <w:rFonts w:ascii="Cambria Math" w:hAnsi="Cambria Math" w:cs="Cambria Math" w:hint="eastAsia"/>
              <w:sz w:val="27"/>
              <w:szCs w:val="27"/>
            </w:rPr>
          </w:rPrChange>
        </w:rPr>
        <w:t>∣</w:t>
      </w:r>
      <w:r w:rsidRPr="00C7794A">
        <w:rPr>
          <w:rStyle w:val="mjx-char"/>
          <w:rPrChange w:id="817" w:author="Arnaud Taddei" w:date="2022-08-28T16:39:00Z">
            <w:rPr>
              <w:rStyle w:val="mjx-char"/>
              <w:sz w:val="27"/>
              <w:szCs w:val="27"/>
            </w:rPr>
          </w:rPrChange>
        </w:rPr>
        <w:t>total number of requests</w:t>
      </w:r>
      <w:r w:rsidRPr="00C7794A">
        <w:rPr>
          <w:rStyle w:val="mjx-char"/>
          <w:rFonts w:ascii="Cambria Math" w:hAnsi="Cambria Math" w:cs="Cambria Math" w:hint="eastAsia"/>
          <w:rPrChange w:id="818" w:author="Arnaud Taddei" w:date="2022-08-28T16:39:00Z">
            <w:rPr>
              <w:rStyle w:val="mjx-char"/>
              <w:rFonts w:ascii="Cambria Math" w:hAnsi="Cambria Math" w:cs="Cambria Math" w:hint="eastAsia"/>
              <w:sz w:val="27"/>
              <w:szCs w:val="27"/>
            </w:rPr>
          </w:rPrChange>
        </w:rPr>
        <w:t>∣</w:t>
      </w:r>
    </w:p>
    <w:p w14:paraId="644C77C8" w14:textId="77777777" w:rsidR="001A0ED9" w:rsidRPr="00C7794A" w:rsidRDefault="001A0ED9" w:rsidP="001A0ED9">
      <w:pPr>
        <w:rPr>
          <w:lang w:eastAsia="en-US"/>
        </w:rPr>
      </w:pPr>
      <w:r w:rsidRPr="00C7794A">
        <w:rPr>
          <w:rStyle w:val="mjx-char"/>
          <w:rPrChange w:id="819" w:author="Arnaud Taddei" w:date="2022-08-28T16:39:00Z">
            <w:rPr>
              <w:rStyle w:val="mjx-char"/>
              <w:rFonts w:ascii="Cambria Math" w:hAnsi="Cambria Math" w:cs="Cambria Math"/>
              <w:sz w:val="27"/>
              <w:szCs w:val="27"/>
            </w:rPr>
          </w:rPrChange>
        </w:rPr>
        <w:t>[KELLERER3]</w:t>
      </w:r>
    </w:p>
    <w:p w14:paraId="649C2459" w14:textId="77777777" w:rsidR="001A0ED9" w:rsidRDefault="001A0ED9" w:rsidP="001A0ED9">
      <w:pPr>
        <w:pStyle w:val="Heading2"/>
        <w:numPr>
          <w:ilvl w:val="1"/>
          <w:numId w:val="11"/>
        </w:numPr>
      </w:pPr>
      <w:bookmarkStart w:id="820" w:name="_Toc112599027"/>
      <w:r>
        <w:t>Aggregation function</w:t>
      </w:r>
      <w:bookmarkEnd w:id="820"/>
    </w:p>
    <w:p w14:paraId="552B4B5D" w14:textId="77777777" w:rsidR="001A0ED9" w:rsidRDefault="001A0ED9" w:rsidP="001A0ED9">
      <w:pPr>
        <w:rPr>
          <w:lang w:eastAsia="en-US"/>
        </w:rPr>
      </w:pPr>
      <w:r>
        <w:rPr>
          <w:lang w:eastAsia="en-US"/>
        </w:rPr>
        <w:t xml:space="preserve">[Editor’s note: </w:t>
      </w:r>
    </w:p>
    <w:p w14:paraId="78F7113D" w14:textId="6FC9C636" w:rsidR="001A0ED9" w:rsidRDefault="001A0ED9" w:rsidP="001A0ED9">
      <w:pPr>
        <w:pStyle w:val="ListParagraph"/>
        <w:numPr>
          <w:ilvl w:val="0"/>
          <w:numId w:val="15"/>
        </w:numPr>
        <w:rPr>
          <w:lang w:eastAsia="en-US"/>
        </w:rPr>
      </w:pPr>
      <w:r>
        <w:rPr>
          <w:lang w:eastAsia="en-US"/>
        </w:rPr>
        <w:t xml:space="preserve">[b-ISO/IEC 25030] shows a good discussion of potential conflicts between </w:t>
      </w:r>
      <w:del w:id="821" w:author="Arnaud Taddei" w:date="2022-08-28T17:08:00Z">
        <w:r w:rsidDel="007520E3">
          <w:rPr>
            <w:lang w:eastAsia="en-US"/>
          </w:rPr>
          <w:delText xml:space="preserve">criteria </w:delText>
        </w:r>
      </w:del>
      <w:ins w:id="822" w:author="Arnaud Taddei" w:date="2022-08-28T17:08:00Z">
        <w:r w:rsidR="007520E3">
          <w:rPr>
            <w:lang w:eastAsia="en-US"/>
          </w:rPr>
          <w:t xml:space="preserve">characteristics </w:t>
        </w:r>
      </w:ins>
      <w:r>
        <w:rPr>
          <w:lang w:eastAsia="en-US"/>
        </w:rPr>
        <w:t xml:space="preserve">in Annex G </w:t>
      </w:r>
    </w:p>
    <w:p w14:paraId="395D44ED" w14:textId="77777777" w:rsidR="001A0ED9" w:rsidRDefault="001A0ED9" w:rsidP="001A0ED9">
      <w:pPr>
        <w:pStyle w:val="ListParagraph"/>
        <w:numPr>
          <w:ilvl w:val="0"/>
          <w:numId w:val="15"/>
        </w:numPr>
        <w:rPr>
          <w:lang w:eastAsia="en-US"/>
        </w:rPr>
      </w:pPr>
      <w:r>
        <w:rPr>
          <w:lang w:eastAsia="en-US"/>
        </w:rPr>
        <w:t>Here we describe the ways to aggregate the scores from each criteria using e.g. multi-criteria choice operators from social mathematics and this will require a strong set of examples in Annex]</w:t>
      </w:r>
    </w:p>
    <w:p w14:paraId="4A2A0400" w14:textId="77777777" w:rsidR="001A0ED9" w:rsidRPr="00775163" w:rsidRDefault="001A0ED9" w:rsidP="001A0ED9">
      <w:pPr>
        <w:rPr>
          <w:lang w:eastAsia="en-US"/>
        </w:rPr>
      </w:pPr>
    </w:p>
    <w:p w14:paraId="48E84DEA" w14:textId="77777777" w:rsidR="001A0ED9" w:rsidRDefault="001A0ED9" w:rsidP="001A0ED9">
      <w:pPr>
        <w:pStyle w:val="Heading2"/>
        <w:numPr>
          <w:ilvl w:val="1"/>
          <w:numId w:val="11"/>
        </w:numPr>
      </w:pPr>
      <w:bookmarkStart w:id="823" w:name="_Toc112599028"/>
      <w:r>
        <w:lastRenderedPageBreak/>
        <w:t>Architectures comparison</w:t>
      </w:r>
      <w:bookmarkEnd w:id="823"/>
    </w:p>
    <w:p w14:paraId="1301E2A7" w14:textId="77777777" w:rsidR="001A0ED9" w:rsidRPr="00775163" w:rsidRDefault="001A0ED9" w:rsidP="001A0ED9">
      <w:pPr>
        <w:pStyle w:val="Heading2"/>
        <w:numPr>
          <w:ilvl w:val="1"/>
          <w:numId w:val="11"/>
        </w:numPr>
      </w:pPr>
      <w:bookmarkStart w:id="824" w:name="_Toc112599029"/>
      <w:r>
        <w:t>Architectures optimization</w:t>
      </w:r>
      <w:bookmarkEnd w:id="824"/>
    </w:p>
    <w:p w14:paraId="4A60CF93" w14:textId="77777777" w:rsidR="001A0ED9" w:rsidRDefault="001A0ED9" w:rsidP="001A0ED9">
      <w:pPr>
        <w:pStyle w:val="Heading2"/>
        <w:numPr>
          <w:ilvl w:val="1"/>
          <w:numId w:val="11"/>
        </w:numPr>
      </w:pPr>
      <w:bookmarkStart w:id="825" w:name="_Toc112599030"/>
      <w:r>
        <w:t>Architectures categorization</w:t>
      </w:r>
      <w:bookmarkEnd w:id="825"/>
    </w:p>
    <w:p w14:paraId="7F080900" w14:textId="77777777" w:rsidR="001A0ED9" w:rsidRDefault="001A0ED9" w:rsidP="001A0ED9">
      <w:pPr>
        <w:pStyle w:val="Heading2"/>
        <w:numPr>
          <w:ilvl w:val="1"/>
          <w:numId w:val="11"/>
        </w:numPr>
      </w:pPr>
      <w:bookmarkStart w:id="826" w:name="_Toc112599031"/>
      <w:r>
        <w:t>Architectures refactoring</w:t>
      </w:r>
      <w:bookmarkEnd w:id="826"/>
    </w:p>
    <w:p w14:paraId="724E3397" w14:textId="77777777" w:rsidR="001A0ED9" w:rsidRDefault="001A0ED9" w:rsidP="001A0ED9">
      <w:pPr>
        <w:rPr>
          <w:lang w:eastAsia="en-US"/>
        </w:rPr>
      </w:pPr>
    </w:p>
    <w:p w14:paraId="3D1E2BF4" w14:textId="77777777" w:rsidR="001A0ED9" w:rsidRDefault="001A0ED9" w:rsidP="001A0ED9">
      <w:pPr>
        <w:pStyle w:val="Heading1"/>
        <w:numPr>
          <w:ilvl w:val="0"/>
          <w:numId w:val="11"/>
        </w:numPr>
      </w:pPr>
      <w:bookmarkStart w:id="827" w:name="_Toc112599032"/>
      <w:r>
        <w:t>Security architecture design</w:t>
      </w:r>
      <w:bookmarkEnd w:id="827"/>
    </w:p>
    <w:p w14:paraId="49891279" w14:textId="37DCCE2B" w:rsidR="001A0ED9" w:rsidRDefault="001A0ED9" w:rsidP="001A0ED9">
      <w:pPr>
        <w:rPr>
          <w:lang w:eastAsia="en-US"/>
        </w:rPr>
      </w:pPr>
      <w:r>
        <w:rPr>
          <w:lang w:eastAsia="en-US"/>
        </w:rPr>
        <w:t>Security architecture is one</w:t>
      </w:r>
      <w:ins w:id="828" w:author="Arnaud Taddei" w:date="2022-08-28T17:06:00Z">
        <w:r w:rsidR="008D1DCE">
          <w:rPr>
            <w:lang w:eastAsia="en-US"/>
          </w:rPr>
          <w:t xml:space="preserve"> part</w:t>
        </w:r>
      </w:ins>
      <w:r>
        <w:rPr>
          <w:lang w:eastAsia="en-US"/>
        </w:rPr>
        <w:t xml:space="preserve"> </w:t>
      </w:r>
      <w:commentRangeStart w:id="829"/>
      <w:del w:id="830" w:author="Arnaud Taddei" w:date="2022-08-28T17:06:00Z">
        <w:r w:rsidDel="008D1DCE">
          <w:rPr>
            <w:lang w:eastAsia="en-US"/>
          </w:rPr>
          <w:delText xml:space="preserve">component </w:delText>
        </w:r>
        <w:commentRangeEnd w:id="829"/>
        <w:r w:rsidDel="008D1DCE">
          <w:rPr>
            <w:rStyle w:val="CommentReference"/>
          </w:rPr>
          <w:commentReference w:id="829"/>
        </w:r>
      </w:del>
      <w:ins w:id="831" w:author="Arnaud Taddei" w:date="2022-08-28T17:06:00Z">
        <w:r w:rsidR="008D1DCE">
          <w:rPr>
            <w:lang w:eastAsia="en-US"/>
          </w:rPr>
          <w:t xml:space="preserve"> </w:t>
        </w:r>
      </w:ins>
      <w:r>
        <w:rPr>
          <w:lang w:eastAsia="en-US"/>
        </w:rPr>
        <w:t xml:space="preserve">of a </w:t>
      </w:r>
      <w:commentRangeStart w:id="832"/>
      <w:r>
        <w:rPr>
          <w:lang w:eastAsia="en-US"/>
        </w:rPr>
        <w:t xml:space="preserve">system of interest </w:t>
      </w:r>
      <w:commentRangeEnd w:id="832"/>
      <w:r>
        <w:rPr>
          <w:rStyle w:val="CommentReference"/>
        </w:rPr>
        <w:commentReference w:id="832"/>
      </w:r>
      <w:r>
        <w:rPr>
          <w:lang w:eastAsia="en-US"/>
        </w:rPr>
        <w:t xml:space="preserve">overall architecture and is developed to address the security </w:t>
      </w:r>
      <w:commentRangeStart w:id="833"/>
      <w:commentRangeStart w:id="834"/>
      <w:r>
        <w:rPr>
          <w:lang w:eastAsia="en-US"/>
        </w:rPr>
        <w:t>concerns</w:t>
      </w:r>
      <w:commentRangeEnd w:id="833"/>
      <w:r>
        <w:rPr>
          <w:rStyle w:val="CommentReference"/>
        </w:rPr>
        <w:commentReference w:id="833"/>
      </w:r>
      <w:r>
        <w:rPr>
          <w:lang w:eastAsia="en-US"/>
        </w:rPr>
        <w:t xml:space="preserve"> </w:t>
      </w:r>
      <w:commentRangeEnd w:id="834"/>
      <w:r>
        <w:rPr>
          <w:rStyle w:val="CommentReference"/>
        </w:rPr>
        <w:commentReference w:id="834"/>
      </w:r>
      <w:r>
        <w:rPr>
          <w:lang w:eastAsia="en-US"/>
        </w:rPr>
        <w:t>during the design of the system of interest.</w:t>
      </w:r>
    </w:p>
    <w:p w14:paraId="2A9675D7" w14:textId="13C1F9BF" w:rsidR="001A0ED9" w:rsidRDefault="001A0ED9" w:rsidP="001A0ED9">
      <w:pPr>
        <w:rPr>
          <w:lang w:eastAsia="en-US"/>
        </w:rPr>
      </w:pPr>
      <w:r>
        <w:rPr>
          <w:lang w:eastAsia="en-US"/>
        </w:rPr>
        <w:t>S</w:t>
      </w:r>
      <w:r w:rsidRPr="00B43B2D">
        <w:rPr>
          <w:lang w:eastAsia="en-US"/>
        </w:rPr>
        <w:t xml:space="preserve">ecurity </w:t>
      </w:r>
      <w:r>
        <w:rPr>
          <w:lang w:eastAsia="en-US"/>
        </w:rPr>
        <w:t>a</w:t>
      </w:r>
      <w:r w:rsidRPr="00B43B2D">
        <w:rPr>
          <w:lang w:eastAsia="en-US"/>
        </w:rPr>
        <w:t xml:space="preserve">rchitecture </w:t>
      </w:r>
      <w:r>
        <w:rPr>
          <w:lang w:eastAsia="en-US"/>
        </w:rPr>
        <w:t>practice</w:t>
      </w:r>
      <w:r w:rsidRPr="00B43B2D">
        <w:rPr>
          <w:lang w:eastAsia="en-US"/>
        </w:rPr>
        <w:t xml:space="preserve"> focuses on the security linked to components and technology </w:t>
      </w:r>
      <w:r>
        <w:rPr>
          <w:lang w:eastAsia="en-US"/>
        </w:rPr>
        <w:t>being dealt</w:t>
      </w:r>
      <w:r w:rsidRPr="00B43B2D">
        <w:rPr>
          <w:lang w:eastAsia="en-US"/>
        </w:rPr>
        <w:t xml:space="preserve"> with during the architectural design of </w:t>
      </w:r>
      <w:r>
        <w:rPr>
          <w:lang w:eastAsia="en-US"/>
        </w:rPr>
        <w:t>the product/system</w:t>
      </w:r>
      <w:r w:rsidRPr="00B43B2D">
        <w:rPr>
          <w:lang w:eastAsia="en-US"/>
        </w:rPr>
        <w:t xml:space="preserve">. Secure </w:t>
      </w:r>
      <w:r>
        <w:rPr>
          <w:lang w:eastAsia="en-US"/>
        </w:rPr>
        <w:t>a</w:t>
      </w:r>
      <w:r w:rsidRPr="00B43B2D">
        <w:rPr>
          <w:lang w:eastAsia="en-US"/>
        </w:rPr>
        <w:t xml:space="preserve">rchitecture </w:t>
      </w:r>
      <w:r>
        <w:rPr>
          <w:lang w:eastAsia="en-US"/>
        </w:rPr>
        <w:t>d</w:t>
      </w:r>
      <w:r w:rsidRPr="00B43B2D">
        <w:rPr>
          <w:lang w:eastAsia="en-US"/>
        </w:rPr>
        <w:t xml:space="preserve">esign </w:t>
      </w:r>
      <w:r>
        <w:rPr>
          <w:lang w:eastAsia="en-US"/>
        </w:rPr>
        <w:t>focuses on how the security controls/countermeasures are positioned and how they relate to the overall system of interest architecture. These controls/countermeasures serve the purpose to maintain the system of interest’s quality attributes such as confidentiality, integrity and availability.</w:t>
      </w:r>
    </w:p>
    <w:p w14:paraId="69337053" w14:textId="77777777" w:rsidR="001A0ED9" w:rsidRDefault="001A0ED9" w:rsidP="001A0ED9">
      <w:pPr>
        <w:pStyle w:val="Heading2"/>
        <w:numPr>
          <w:ilvl w:val="1"/>
          <w:numId w:val="11"/>
        </w:numPr>
      </w:pPr>
      <w:bookmarkStart w:id="835" w:name="_Toc112599033"/>
      <w:r>
        <w:t>Security architecture design in the security process</w:t>
      </w:r>
      <w:bookmarkEnd w:id="835"/>
      <w:r>
        <w:t xml:space="preserve"> </w:t>
      </w:r>
    </w:p>
    <w:p w14:paraId="75691B55" w14:textId="77777777" w:rsidR="001A0ED9" w:rsidRDefault="001A0ED9" w:rsidP="001A0ED9">
      <w:pPr>
        <w:rPr>
          <w:lang w:eastAsia="en-US"/>
        </w:rPr>
      </w:pPr>
      <w:r>
        <w:rPr>
          <w:lang w:eastAsia="en-US"/>
        </w:rPr>
        <w:t xml:space="preserve">At high level, the methodologies of security process built into the product/system development [b-OWASP-Sec] are very similar and consist on integrating security activities such as security requirements, threat modelling, secure architecture design and reviews, static &amp; dynamic analysis, secure code reviews, security/penetration testing and secure configuration, which are shown in Figure 8-1. </w:t>
      </w:r>
    </w:p>
    <w:p w14:paraId="5C4A7D65" w14:textId="77777777" w:rsidR="001A0ED9" w:rsidRDefault="001A0ED9" w:rsidP="001A0ED9">
      <w:pPr>
        <w:rPr>
          <w:lang w:eastAsia="en-US"/>
        </w:rPr>
      </w:pPr>
      <w:r>
        <w:rPr>
          <w:lang w:eastAsia="en-US"/>
        </w:rPr>
        <w:t>Security architecture design is an important stage of the security process.</w:t>
      </w:r>
    </w:p>
    <w:p w14:paraId="30B96CBA" w14:textId="77777777" w:rsidR="001A0ED9" w:rsidRDefault="001A0ED9" w:rsidP="001A0ED9">
      <w:pPr>
        <w:jc w:val="center"/>
        <w:rPr>
          <w:lang w:eastAsia="en-US"/>
        </w:rPr>
      </w:pPr>
      <w:r>
        <w:rPr>
          <w:noProof/>
          <w:lang w:eastAsia="en-US"/>
        </w:rPr>
        <w:drawing>
          <wp:inline distT="0" distB="0" distL="0" distR="0" wp14:anchorId="3101EED0" wp14:editId="32336812">
            <wp:extent cx="6120130" cy="2211191"/>
            <wp:effectExtent l="0" t="0" r="0" b="0"/>
            <wp:docPr id="5" name="Picture 5" descr="Une image contenant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ne image contenant capture d’écran&#10;&#10;Description générée automatiquement"/>
                    <pic:cNvPicPr>
                      <a:picLocks noChangeAspect="1" noChangeArrowheads="1"/>
                    </pic:cNvPicPr>
                  </pic:nvPicPr>
                  <pic:blipFill rotWithShape="1">
                    <a:blip r:embed="rId22">
                      <a:extLst>
                        <a:ext uri="{28A0092B-C50C-407E-A947-70E740481C1C}">
                          <a14:useLocalDpi xmlns:a14="http://schemas.microsoft.com/office/drawing/2010/main" val="0"/>
                        </a:ext>
                      </a:extLst>
                    </a:blip>
                    <a:srcRect t="30440"/>
                    <a:stretch/>
                  </pic:blipFill>
                  <pic:spPr bwMode="auto">
                    <a:xfrm>
                      <a:off x="0" y="0"/>
                      <a:ext cx="6120130" cy="2211191"/>
                    </a:xfrm>
                    <a:prstGeom prst="rect">
                      <a:avLst/>
                    </a:prstGeom>
                    <a:noFill/>
                    <a:ln>
                      <a:noFill/>
                    </a:ln>
                    <a:extLst>
                      <a:ext uri="{53640926-AAD7-44D8-BBD7-CCE9431645EC}">
                        <a14:shadowObscured xmlns:a14="http://schemas.microsoft.com/office/drawing/2010/main"/>
                      </a:ext>
                    </a:extLst>
                  </pic:spPr>
                </pic:pic>
              </a:graphicData>
            </a:graphic>
          </wp:inline>
        </w:drawing>
      </w:r>
    </w:p>
    <w:p w14:paraId="548CD7A9" w14:textId="77777777" w:rsidR="001A0ED9" w:rsidRDefault="001A0ED9" w:rsidP="001A0ED9">
      <w:pPr>
        <w:jc w:val="center"/>
        <w:rPr>
          <w:lang w:eastAsia="en-US"/>
        </w:rPr>
      </w:pPr>
      <w:r>
        <w:rPr>
          <w:lang w:eastAsia="en-US"/>
        </w:rPr>
        <w:t>Figure 8- Security process built into a product/system development</w:t>
      </w:r>
    </w:p>
    <w:p w14:paraId="3A3A6229" w14:textId="77777777" w:rsidR="001A0ED9" w:rsidRDefault="001A0ED9" w:rsidP="001A0ED9">
      <w:pPr>
        <w:pStyle w:val="Heading2"/>
        <w:numPr>
          <w:ilvl w:val="1"/>
          <w:numId w:val="11"/>
        </w:numPr>
      </w:pPr>
      <w:bookmarkStart w:id="836" w:name="_Toc112599034"/>
      <w:r>
        <w:t>Security architecture design principles</w:t>
      </w:r>
      <w:bookmarkEnd w:id="836"/>
      <w:r>
        <w:t xml:space="preserve"> </w:t>
      </w:r>
    </w:p>
    <w:p w14:paraId="6CD48AB8" w14:textId="77777777" w:rsidR="001A0ED9" w:rsidRDefault="001A0ED9" w:rsidP="001A0ED9">
      <w:pPr>
        <w:rPr>
          <w:lang w:eastAsia="en-US"/>
        </w:rPr>
      </w:pPr>
      <w:r>
        <w:t>With referring to [b-SecArch-Design], some main</w:t>
      </w:r>
      <w:r>
        <w:rPr>
          <w:lang w:eastAsia="en-US"/>
        </w:rPr>
        <w:t xml:space="preserve"> security architecture design principles are listed as following.</w:t>
      </w:r>
    </w:p>
    <w:p w14:paraId="30DAAE27" w14:textId="77777777" w:rsidR="001A0ED9" w:rsidRDefault="001A0ED9" w:rsidP="001A0ED9">
      <w:pPr>
        <w:pStyle w:val="ListParagraph"/>
        <w:numPr>
          <w:ilvl w:val="0"/>
          <w:numId w:val="21"/>
        </w:numPr>
        <w:rPr>
          <w:lang w:eastAsia="en-US"/>
        </w:rPr>
      </w:pPr>
      <w:r>
        <w:rPr>
          <w:lang w:eastAsia="en-US"/>
        </w:rPr>
        <w:t>Vulnerable components are unacceptable.</w:t>
      </w:r>
    </w:p>
    <w:p w14:paraId="5057EB01" w14:textId="77777777" w:rsidR="001A0ED9" w:rsidRDefault="001A0ED9" w:rsidP="001A0ED9">
      <w:pPr>
        <w:ind w:left="720"/>
        <w:rPr>
          <w:lang w:eastAsia="en-US"/>
        </w:rPr>
      </w:pPr>
      <w:r>
        <w:rPr>
          <w:lang w:eastAsia="en-US"/>
        </w:rPr>
        <w:t>During security architecture design, it’s required to either deprecate or refactor the vulnerable components of the product/system.</w:t>
      </w:r>
    </w:p>
    <w:p w14:paraId="57DF6139" w14:textId="77777777" w:rsidR="001A0ED9" w:rsidRDefault="001A0ED9" w:rsidP="001A0ED9">
      <w:pPr>
        <w:pStyle w:val="ListParagraph"/>
        <w:numPr>
          <w:ilvl w:val="0"/>
          <w:numId w:val="21"/>
        </w:numPr>
        <w:rPr>
          <w:lang w:eastAsia="en-US"/>
        </w:rPr>
      </w:pPr>
      <w:r>
        <w:rPr>
          <w:lang w:eastAsia="en-US"/>
        </w:rPr>
        <w:t xml:space="preserve">Robustness is a prerequisite for a security architecture. </w:t>
      </w:r>
    </w:p>
    <w:p w14:paraId="2FA1BC12" w14:textId="77777777" w:rsidR="001A0ED9" w:rsidRDefault="001A0ED9" w:rsidP="001A0ED9">
      <w:pPr>
        <w:ind w:left="720"/>
        <w:rPr>
          <w:lang w:eastAsia="en-US"/>
        </w:rPr>
      </w:pPr>
      <w:r>
        <w:rPr>
          <w:lang w:eastAsia="en-US"/>
        </w:rPr>
        <w:lastRenderedPageBreak/>
        <w:t>In a dynamic system, a state of robustness is not inherently stable and cannot be expected to last forever. However, it is still a necessary requirement that all components be robust. If a component of the product/system is weak, it’s required to remedy the situation.</w:t>
      </w:r>
    </w:p>
    <w:p w14:paraId="6AB8DBBF" w14:textId="77777777" w:rsidR="001A0ED9" w:rsidRDefault="001A0ED9" w:rsidP="001A0ED9">
      <w:pPr>
        <w:pStyle w:val="ListParagraph"/>
        <w:numPr>
          <w:ilvl w:val="0"/>
          <w:numId w:val="21"/>
        </w:numPr>
        <w:rPr>
          <w:lang w:eastAsia="en-US"/>
        </w:rPr>
      </w:pPr>
      <w:r>
        <w:rPr>
          <w:lang w:eastAsia="en-US"/>
        </w:rPr>
        <w:t>D</w:t>
      </w:r>
      <w:r w:rsidRPr="009947B0">
        <w:rPr>
          <w:lang w:eastAsia="en-US"/>
        </w:rPr>
        <w:t>etection and logging capabilities</w:t>
      </w:r>
      <w:r>
        <w:rPr>
          <w:lang w:eastAsia="en-US"/>
        </w:rPr>
        <w:t xml:space="preserve"> are designed into security architecture.</w:t>
      </w:r>
    </w:p>
    <w:p w14:paraId="50D32D17" w14:textId="77777777" w:rsidR="001A0ED9" w:rsidRDefault="001A0ED9" w:rsidP="001A0ED9">
      <w:pPr>
        <w:ind w:left="720"/>
        <w:rPr>
          <w:lang w:eastAsia="en-US"/>
        </w:rPr>
      </w:pPr>
      <w:r>
        <w:rPr>
          <w:lang w:eastAsia="en-US"/>
        </w:rPr>
        <w:t>It’s required that detection and logging capabilities are designed into the product/system security architecture. In this way, continuous learning and improvement could be supported.</w:t>
      </w:r>
    </w:p>
    <w:p w14:paraId="5075AB1D" w14:textId="77777777" w:rsidR="001A0ED9" w:rsidRDefault="001A0ED9" w:rsidP="001A0ED9">
      <w:pPr>
        <w:pStyle w:val="ListParagraph"/>
        <w:numPr>
          <w:ilvl w:val="0"/>
          <w:numId w:val="21"/>
        </w:numPr>
        <w:rPr>
          <w:lang w:eastAsia="en-US"/>
        </w:rPr>
      </w:pPr>
      <w:r>
        <w:rPr>
          <w:lang w:eastAsia="en-US"/>
        </w:rPr>
        <w:t>Failures provide invaluable information.</w:t>
      </w:r>
    </w:p>
    <w:p w14:paraId="4D32569E" w14:textId="77777777" w:rsidR="001A0ED9" w:rsidRDefault="001A0ED9" w:rsidP="001A0ED9">
      <w:pPr>
        <w:ind w:left="720"/>
        <w:rPr>
          <w:lang w:eastAsia="en-US"/>
        </w:rPr>
      </w:pPr>
      <w:r>
        <w:rPr>
          <w:lang w:eastAsia="en-US"/>
        </w:rPr>
        <w:t xml:space="preserve">To learn from failure is essential. Failures provide vital information about how the system actually works. </w:t>
      </w:r>
      <w:r w:rsidRPr="009947B0">
        <w:rPr>
          <w:lang w:eastAsia="en-US"/>
        </w:rPr>
        <w:t>To learn from security failures in other systems is also important</w:t>
      </w:r>
      <w:r>
        <w:rPr>
          <w:lang w:eastAsia="en-US"/>
        </w:rPr>
        <w:t>.</w:t>
      </w:r>
    </w:p>
    <w:p w14:paraId="1F31D87F" w14:textId="77777777" w:rsidR="001A0ED9" w:rsidRDefault="001A0ED9" w:rsidP="001A0ED9">
      <w:pPr>
        <w:pStyle w:val="ListParagraph"/>
        <w:numPr>
          <w:ilvl w:val="0"/>
          <w:numId w:val="21"/>
        </w:numPr>
        <w:rPr>
          <w:lang w:eastAsia="en-US"/>
        </w:rPr>
      </w:pPr>
      <w:r>
        <w:rPr>
          <w:lang w:eastAsia="en-US"/>
        </w:rPr>
        <w:t>Risks must be avoided.</w:t>
      </w:r>
    </w:p>
    <w:p w14:paraId="564B4598" w14:textId="77777777" w:rsidR="001A0ED9" w:rsidRDefault="001A0ED9" w:rsidP="001A0ED9">
      <w:pPr>
        <w:ind w:left="720"/>
        <w:rPr>
          <w:lang w:eastAsia="en-US"/>
        </w:rPr>
      </w:pPr>
      <w:r>
        <w:rPr>
          <w:lang w:eastAsia="en-US"/>
        </w:rPr>
        <w:t>Even if the losses of the risks can be afforded, it is generally suggested avoiding those risks.</w:t>
      </w:r>
    </w:p>
    <w:p w14:paraId="20B9C0AC" w14:textId="77777777" w:rsidR="001A0ED9" w:rsidRDefault="001A0ED9" w:rsidP="001A0ED9">
      <w:pPr>
        <w:pStyle w:val="ListParagraph"/>
        <w:numPr>
          <w:ilvl w:val="0"/>
          <w:numId w:val="21"/>
        </w:numPr>
        <w:rPr>
          <w:lang w:eastAsia="en-US"/>
        </w:rPr>
      </w:pPr>
      <w:r>
        <w:rPr>
          <w:lang w:eastAsia="en-US"/>
        </w:rPr>
        <w:t>Scalability must be handled with great care.</w:t>
      </w:r>
    </w:p>
    <w:p w14:paraId="112141E8" w14:textId="77777777" w:rsidR="001A0ED9" w:rsidRDefault="001A0ED9" w:rsidP="001A0ED9">
      <w:pPr>
        <w:ind w:left="720"/>
        <w:rPr>
          <w:lang w:eastAsia="en-US"/>
        </w:rPr>
      </w:pPr>
      <w:r>
        <w:rPr>
          <w:lang w:eastAsia="en-US"/>
        </w:rPr>
        <w:t>S</w:t>
      </w:r>
      <w:r w:rsidRPr="000F2765">
        <w:rPr>
          <w:lang w:eastAsia="en-US"/>
        </w:rPr>
        <w:t>calability</w:t>
      </w:r>
      <w:r>
        <w:rPr>
          <w:lang w:eastAsia="en-US"/>
        </w:rPr>
        <w:t xml:space="preserve"> is </w:t>
      </w:r>
      <w:r w:rsidRPr="000F2765">
        <w:rPr>
          <w:lang w:eastAsia="en-US"/>
        </w:rPr>
        <w:t>a key property</w:t>
      </w:r>
      <w:r>
        <w:rPr>
          <w:lang w:eastAsia="en-US"/>
        </w:rPr>
        <w:t xml:space="preserve"> of security architecture.</w:t>
      </w:r>
    </w:p>
    <w:p w14:paraId="43EA1655" w14:textId="77777777" w:rsidR="001A0ED9" w:rsidRDefault="001A0ED9" w:rsidP="001A0ED9">
      <w:pPr>
        <w:pStyle w:val="ListParagraph"/>
        <w:numPr>
          <w:ilvl w:val="0"/>
          <w:numId w:val="21"/>
        </w:numPr>
        <w:rPr>
          <w:lang w:eastAsia="en-US"/>
        </w:rPr>
      </w:pPr>
      <w:r>
        <w:rPr>
          <w:lang w:eastAsia="en-US"/>
        </w:rPr>
        <w:t>Threat landscape awareness is a prerequisite.</w:t>
      </w:r>
    </w:p>
    <w:p w14:paraId="06678570" w14:textId="77777777" w:rsidR="001A0ED9" w:rsidRDefault="001A0ED9" w:rsidP="001A0ED9">
      <w:pPr>
        <w:ind w:left="720"/>
        <w:rPr>
          <w:lang w:eastAsia="en-US"/>
        </w:rPr>
      </w:pPr>
      <w:r>
        <w:rPr>
          <w:lang w:eastAsia="en-US"/>
        </w:rPr>
        <w:t>In order to take appropriate countermeasure, it is important to know what kind of threats the system is likely to face. Therefore, it is required to conduct threat landscape investigations, which is a continual process.</w:t>
      </w:r>
    </w:p>
    <w:p w14:paraId="4C76C2E6" w14:textId="77777777" w:rsidR="001A0ED9" w:rsidRDefault="001A0ED9" w:rsidP="001A0ED9">
      <w:pPr>
        <w:pStyle w:val="ListParagraph"/>
        <w:numPr>
          <w:ilvl w:val="0"/>
          <w:numId w:val="21"/>
        </w:numPr>
        <w:rPr>
          <w:lang w:eastAsia="en-US"/>
        </w:rPr>
      </w:pPr>
      <w:r>
        <w:rPr>
          <w:lang w:eastAsia="en-US"/>
        </w:rPr>
        <w:t xml:space="preserve">Known vulnerabilities could be fixed through different security and protection </w:t>
      </w:r>
      <w:r w:rsidRPr="008063B8">
        <w:rPr>
          <w:lang w:eastAsia="en-US"/>
        </w:rPr>
        <w:t>levels</w:t>
      </w:r>
      <w:r>
        <w:rPr>
          <w:lang w:eastAsia="en-US"/>
        </w:rPr>
        <w:t>.</w:t>
      </w:r>
    </w:p>
    <w:p w14:paraId="031FC7A7" w14:textId="77777777" w:rsidR="001A0ED9" w:rsidRDefault="001A0ED9" w:rsidP="001A0ED9">
      <w:pPr>
        <w:ind w:left="720"/>
        <w:rPr>
          <w:lang w:eastAsia="en-US"/>
        </w:rPr>
      </w:pPr>
      <w:r>
        <w:rPr>
          <w:lang w:eastAsia="en-US"/>
        </w:rPr>
        <w:t>An attacker would need to exploit some kind of vulnerability in order to successfully carry out an attack. This is not to suggest that every vulnerability is equally important or need urgent attention. It simply means that all known vulnerabilities could be fixed</w:t>
      </w:r>
      <w:r w:rsidRPr="009E5335">
        <w:rPr>
          <w:lang w:eastAsia="en-US"/>
        </w:rPr>
        <w:t xml:space="preserve"> </w:t>
      </w:r>
      <w:r>
        <w:rPr>
          <w:lang w:eastAsia="en-US"/>
        </w:rPr>
        <w:t xml:space="preserve">through different security and protection </w:t>
      </w:r>
      <w:r w:rsidRPr="008063B8">
        <w:rPr>
          <w:lang w:eastAsia="en-US"/>
        </w:rPr>
        <w:t>levels</w:t>
      </w:r>
      <w:r>
        <w:rPr>
          <w:lang w:eastAsia="en-US"/>
        </w:rPr>
        <w:t>. Sometimes it may suffice to reduce the exposure to provide an effective stop-gap mitigation</w:t>
      </w:r>
    </w:p>
    <w:p w14:paraId="753AF9D4" w14:textId="77777777" w:rsidR="001A0ED9" w:rsidRDefault="001A0ED9" w:rsidP="001A0ED9">
      <w:pPr>
        <w:pStyle w:val="ListParagraph"/>
        <w:numPr>
          <w:ilvl w:val="0"/>
          <w:numId w:val="21"/>
        </w:numPr>
        <w:rPr>
          <w:lang w:eastAsia="en-US"/>
        </w:rPr>
      </w:pPr>
      <w:r>
        <w:rPr>
          <w:lang w:eastAsia="en-US"/>
        </w:rPr>
        <w:t>System interfaces and exposure should be explicitly defined.</w:t>
      </w:r>
    </w:p>
    <w:p w14:paraId="728F21A4" w14:textId="77777777" w:rsidR="001A0ED9" w:rsidRDefault="001A0ED9" w:rsidP="001A0ED9">
      <w:pPr>
        <w:ind w:left="720"/>
        <w:rPr>
          <w:lang w:eastAsia="en-US"/>
        </w:rPr>
      </w:pPr>
      <w:r w:rsidRPr="009E5335">
        <w:rPr>
          <w:lang w:eastAsia="en-US"/>
        </w:rPr>
        <w:t>Be explicit about intended exposure. To be explicit about intended exposure does not guarantee that the attack surface is well-</w:t>
      </w:r>
      <w:r>
        <w:rPr>
          <w:lang w:eastAsia="en-US"/>
        </w:rPr>
        <w:t>c</w:t>
      </w:r>
      <w:r w:rsidRPr="009E5335">
        <w:rPr>
          <w:lang w:eastAsia="en-US"/>
        </w:rPr>
        <w:t>ontained, but it will at least indicate that the problem has been considered</w:t>
      </w:r>
    </w:p>
    <w:p w14:paraId="780A896F" w14:textId="77777777" w:rsidR="001A0ED9" w:rsidRDefault="001A0ED9" w:rsidP="001A0ED9">
      <w:pPr>
        <w:pStyle w:val="ListParagraph"/>
        <w:numPr>
          <w:ilvl w:val="0"/>
          <w:numId w:val="21"/>
        </w:numPr>
        <w:rPr>
          <w:lang w:eastAsia="en-US"/>
        </w:rPr>
      </w:pPr>
      <w:r>
        <w:rPr>
          <w:lang w:eastAsia="en-US"/>
        </w:rPr>
        <w:t>Awareness of the Cyber Kill Chain is necessary.</w:t>
      </w:r>
    </w:p>
    <w:p w14:paraId="47476714" w14:textId="77777777" w:rsidR="001A0ED9" w:rsidRDefault="001A0ED9" w:rsidP="001A0ED9">
      <w:pPr>
        <w:ind w:left="720"/>
        <w:rPr>
          <w:lang w:eastAsia="en-US"/>
        </w:rPr>
      </w:pPr>
      <w:r>
        <w:rPr>
          <w:lang w:eastAsia="en-US"/>
        </w:rPr>
        <w:t xml:space="preserve">Advanced persistent threat (APT) actors will tend to follow a certain set of steps to attack a system. These steps are called the “kill chain”. </w:t>
      </w:r>
      <w:r w:rsidRPr="003A0D31">
        <w:rPr>
          <w:lang w:eastAsia="en-US"/>
        </w:rPr>
        <w:t>Kill chain knowledge is no silver bullet, but kill chain awareness is nevertheless very important</w:t>
      </w:r>
      <w:r>
        <w:rPr>
          <w:lang w:eastAsia="en-US"/>
        </w:rPr>
        <w:t>.</w:t>
      </w:r>
    </w:p>
    <w:p w14:paraId="194A3892" w14:textId="77777777" w:rsidR="001A0ED9" w:rsidRDefault="001A0ED9" w:rsidP="001A0ED9">
      <w:pPr>
        <w:pStyle w:val="ListParagraph"/>
        <w:numPr>
          <w:ilvl w:val="0"/>
          <w:numId w:val="21"/>
        </w:numPr>
        <w:rPr>
          <w:lang w:eastAsia="en-US"/>
        </w:rPr>
      </w:pPr>
      <w:r>
        <w:rPr>
          <w:lang w:eastAsia="en-US"/>
        </w:rPr>
        <w:t>Be explicit. Do not assume.</w:t>
      </w:r>
    </w:p>
    <w:p w14:paraId="4F68E565" w14:textId="77777777" w:rsidR="001A0ED9" w:rsidRDefault="001A0ED9" w:rsidP="001A0ED9">
      <w:pPr>
        <w:ind w:left="720"/>
        <w:rPr>
          <w:lang w:eastAsia="en-US"/>
        </w:rPr>
      </w:pPr>
      <w:r>
        <w:rPr>
          <w:lang w:eastAsia="en-US"/>
        </w:rPr>
        <w:t xml:space="preserve">A sound design is normally also a more secure design. A clean and transparent design will contribute towards this goal. However, it is under most conditions also an unattainable goal. Still, this is not the kind of goal that one expects to reach, it more a guideline for direction. One factor that contributes quite a lot is explicitness. Do not assume anything. If it is indeed important, then state it explicitly. This is sound advice for system designs at </w:t>
      </w:r>
      <w:r w:rsidRPr="008757A3">
        <w:rPr>
          <w:lang w:eastAsia="en-US"/>
        </w:rPr>
        <w:t>large, and even more so for security designs</w:t>
      </w:r>
      <w:r>
        <w:rPr>
          <w:lang w:eastAsia="en-US"/>
        </w:rPr>
        <w:t>.</w:t>
      </w:r>
    </w:p>
    <w:p w14:paraId="063541EA" w14:textId="77777777" w:rsidR="001A0ED9" w:rsidRDefault="001A0ED9" w:rsidP="001A0ED9">
      <w:pPr>
        <w:pStyle w:val="ListParagraph"/>
        <w:numPr>
          <w:ilvl w:val="0"/>
          <w:numId w:val="21"/>
        </w:numPr>
        <w:rPr>
          <w:lang w:eastAsia="en-US"/>
        </w:rPr>
      </w:pPr>
      <w:r>
        <w:rPr>
          <w:lang w:eastAsia="en-US"/>
        </w:rPr>
        <w:t>Fallback and backwards compatibility must be managed.</w:t>
      </w:r>
    </w:p>
    <w:p w14:paraId="442E68E7" w14:textId="77777777" w:rsidR="001A0ED9" w:rsidRDefault="001A0ED9" w:rsidP="001A0ED9">
      <w:pPr>
        <w:ind w:left="720"/>
        <w:rPr>
          <w:lang w:eastAsia="en-US"/>
        </w:rPr>
      </w:pPr>
      <w:r>
        <w:rPr>
          <w:lang w:eastAsia="en-US"/>
        </w:rPr>
        <w:t>In a dynamic system, it is required to manage fallback and backwards compatibility during the security architecture design.</w:t>
      </w:r>
    </w:p>
    <w:p w14:paraId="437B36EA" w14:textId="77777777" w:rsidR="001A0ED9" w:rsidRDefault="001A0ED9" w:rsidP="001A0ED9">
      <w:pPr>
        <w:pStyle w:val="ListParagraph"/>
        <w:numPr>
          <w:ilvl w:val="0"/>
          <w:numId w:val="21"/>
        </w:numPr>
        <w:rPr>
          <w:lang w:eastAsia="en-US"/>
        </w:rPr>
      </w:pPr>
      <w:r>
        <w:rPr>
          <w:lang w:eastAsia="en-US"/>
        </w:rPr>
        <w:t>Single point of failure must be avoided (and planned for).</w:t>
      </w:r>
    </w:p>
    <w:p w14:paraId="68F69668" w14:textId="77777777" w:rsidR="001A0ED9" w:rsidRDefault="001A0ED9" w:rsidP="001A0ED9">
      <w:pPr>
        <w:ind w:left="720"/>
        <w:rPr>
          <w:lang w:eastAsia="en-US"/>
        </w:rPr>
      </w:pPr>
      <w:r>
        <w:rPr>
          <w:lang w:eastAsia="en-US"/>
        </w:rPr>
        <w:lastRenderedPageBreak/>
        <w:t>W</w:t>
      </w:r>
      <w:r w:rsidRPr="006C0CB0">
        <w:rPr>
          <w:lang w:eastAsia="en-US"/>
        </w:rPr>
        <w:t>ith serious consideration of the drawbacks</w:t>
      </w:r>
      <w:r>
        <w:rPr>
          <w:lang w:eastAsia="en-US"/>
        </w:rPr>
        <w:t xml:space="preserve">, </w:t>
      </w:r>
      <w:r w:rsidRPr="006C0CB0">
        <w:rPr>
          <w:lang w:eastAsia="en-US"/>
        </w:rPr>
        <w:t>a single point of failure</w:t>
      </w:r>
      <w:r>
        <w:rPr>
          <w:lang w:eastAsia="en-US"/>
        </w:rPr>
        <w:t xml:space="preserve"> could be avoided.</w:t>
      </w:r>
    </w:p>
    <w:p w14:paraId="56F50718" w14:textId="77777777" w:rsidR="001A0ED9" w:rsidRDefault="001A0ED9" w:rsidP="001A0ED9">
      <w:pPr>
        <w:pStyle w:val="ListParagraph"/>
        <w:numPr>
          <w:ilvl w:val="0"/>
          <w:numId w:val="21"/>
        </w:numPr>
        <w:rPr>
          <w:lang w:eastAsia="en-US"/>
        </w:rPr>
      </w:pPr>
      <w:r>
        <w:rPr>
          <w:lang w:eastAsia="en-US"/>
        </w:rPr>
        <w:t>Compartmentalize and de-couple whenever possible.</w:t>
      </w:r>
    </w:p>
    <w:p w14:paraId="111E1277" w14:textId="77777777" w:rsidR="001A0ED9" w:rsidRDefault="001A0ED9" w:rsidP="001A0ED9">
      <w:pPr>
        <w:ind w:left="720"/>
        <w:rPr>
          <w:lang w:eastAsia="en-US"/>
        </w:rPr>
      </w:pPr>
      <w:r w:rsidRPr="0097223B">
        <w:rPr>
          <w:lang w:eastAsia="en-US"/>
        </w:rPr>
        <w:t>To segment or modularize, the system design is sound advice. Likewise, to reduce coupling to the minimum is a sensible goal.</w:t>
      </w:r>
    </w:p>
    <w:p w14:paraId="49B7248A" w14:textId="77777777" w:rsidR="001A0ED9" w:rsidRDefault="001A0ED9" w:rsidP="001A0ED9">
      <w:pPr>
        <w:pStyle w:val="ListParagraph"/>
        <w:numPr>
          <w:ilvl w:val="0"/>
          <w:numId w:val="21"/>
        </w:numPr>
        <w:rPr>
          <w:lang w:eastAsia="en-US"/>
        </w:rPr>
      </w:pPr>
      <w:r>
        <w:rPr>
          <w:lang w:eastAsia="en-US"/>
        </w:rPr>
        <w:t>Defense-in-Depth is a requirement.</w:t>
      </w:r>
    </w:p>
    <w:p w14:paraId="12019CA6" w14:textId="77777777" w:rsidR="001A0ED9" w:rsidRDefault="001A0ED9" w:rsidP="001A0ED9">
      <w:pPr>
        <w:ind w:left="720"/>
        <w:rPr>
          <w:lang w:eastAsia="en-US"/>
        </w:rPr>
      </w:pPr>
      <w:r>
        <w:rPr>
          <w:lang w:eastAsia="en-US"/>
        </w:rPr>
        <w:t>Defense-in-depth is an approach in which a series of defensive mechanisms are layered in order to protect valuable data and information. This may be according to segmentation boundaries, etc. If one mechanism fails, the perpetrator must very soon face another security mechanism. This will make an attack more complex to conduct, and it will incur a greater cost in the attack. This will effectively make the attack less scalable and may even thwart the attack.</w:t>
      </w:r>
    </w:p>
    <w:p w14:paraId="62E34FF7" w14:textId="77777777" w:rsidR="001A0ED9" w:rsidRDefault="001A0ED9" w:rsidP="001A0ED9">
      <w:pPr>
        <w:pStyle w:val="ListParagraph"/>
        <w:numPr>
          <w:ilvl w:val="0"/>
          <w:numId w:val="21"/>
        </w:numPr>
        <w:rPr>
          <w:lang w:eastAsia="en-US"/>
        </w:rPr>
      </w:pPr>
      <w:r>
        <w:rPr>
          <w:lang w:eastAsia="en-US"/>
        </w:rPr>
        <w:t>Security coverage must be comprehensive and consistent.</w:t>
      </w:r>
    </w:p>
    <w:p w14:paraId="457F9165" w14:textId="77777777" w:rsidR="001A0ED9" w:rsidRDefault="001A0ED9" w:rsidP="001A0ED9">
      <w:pPr>
        <w:ind w:left="720"/>
        <w:rPr>
          <w:lang w:eastAsia="en-US"/>
        </w:rPr>
      </w:pPr>
      <w:r>
        <w:rPr>
          <w:lang w:eastAsia="en-US"/>
        </w:rPr>
        <w:t>Security features of the product/system typically comprise identification and authentication schemes, security protection for data in transit and data at rest, and security schemes for authorization and access protection. These functionalities need to be there and be as consistent and comprehensive as possible.</w:t>
      </w:r>
    </w:p>
    <w:p w14:paraId="49F9A14A" w14:textId="77777777" w:rsidR="001A0ED9" w:rsidRDefault="001A0ED9" w:rsidP="001A0ED9">
      <w:pPr>
        <w:pStyle w:val="ListParagraph"/>
        <w:numPr>
          <w:ilvl w:val="0"/>
          <w:numId w:val="21"/>
        </w:numPr>
        <w:rPr>
          <w:lang w:eastAsia="en-US"/>
        </w:rPr>
      </w:pPr>
      <w:r>
        <w:rPr>
          <w:lang w:eastAsia="en-US"/>
        </w:rPr>
        <w:t>All security functions must be upgradable and replaceable.</w:t>
      </w:r>
    </w:p>
    <w:p w14:paraId="08AD664F" w14:textId="77777777" w:rsidR="001A0ED9" w:rsidRDefault="001A0ED9" w:rsidP="001A0ED9">
      <w:pPr>
        <w:ind w:left="720"/>
        <w:rPr>
          <w:lang w:eastAsia="en-US"/>
        </w:rPr>
      </w:pPr>
      <w:r>
        <w:rPr>
          <w:lang w:eastAsia="en-US"/>
        </w:rPr>
        <w:t>All security functions will need to be upgradable and replaceable, which can pose a lot of challenges for security functionality.</w:t>
      </w:r>
    </w:p>
    <w:p w14:paraId="7F3A90AE" w14:textId="77777777" w:rsidR="001A0ED9" w:rsidRDefault="001A0ED9" w:rsidP="001A0ED9">
      <w:pPr>
        <w:pStyle w:val="ListParagraph"/>
        <w:numPr>
          <w:ilvl w:val="0"/>
          <w:numId w:val="21"/>
        </w:numPr>
        <w:rPr>
          <w:lang w:eastAsia="en-US"/>
        </w:rPr>
      </w:pPr>
      <w:r>
        <w:rPr>
          <w:lang w:eastAsia="en-US"/>
        </w:rPr>
        <w:t>There must be strong detection and response capabilities.</w:t>
      </w:r>
    </w:p>
    <w:p w14:paraId="04CD54F5" w14:textId="77777777" w:rsidR="001A0ED9" w:rsidRDefault="001A0ED9" w:rsidP="001A0ED9">
      <w:pPr>
        <w:ind w:left="720"/>
        <w:rPr>
          <w:lang w:eastAsia="en-US"/>
        </w:rPr>
      </w:pPr>
      <w:r w:rsidRPr="00C357BE">
        <w:rPr>
          <w:lang w:eastAsia="en-US"/>
        </w:rPr>
        <w:t xml:space="preserve">Reactive </w:t>
      </w:r>
      <w:r>
        <w:rPr>
          <w:lang w:eastAsia="en-US"/>
        </w:rPr>
        <w:t>s</w:t>
      </w:r>
      <w:r w:rsidRPr="00C357BE">
        <w:rPr>
          <w:lang w:eastAsia="en-US"/>
        </w:rPr>
        <w:t xml:space="preserve">ecurity </w:t>
      </w:r>
      <w:r>
        <w:rPr>
          <w:lang w:eastAsia="en-US"/>
        </w:rPr>
        <w:t>m</w:t>
      </w:r>
      <w:r w:rsidRPr="00C357BE">
        <w:rPr>
          <w:lang w:eastAsia="en-US"/>
        </w:rPr>
        <w:t xml:space="preserve">easures </w:t>
      </w:r>
      <w:r>
        <w:rPr>
          <w:lang w:eastAsia="en-US"/>
        </w:rPr>
        <w:t>are for the dynamic cases, and often for unexpected events. So, detection and response capabilities, including the full gauntlet of recovery and incident investigations, are necessary to be supported.</w:t>
      </w:r>
    </w:p>
    <w:p w14:paraId="5440E44A" w14:textId="77777777" w:rsidR="001A0ED9" w:rsidRDefault="001A0ED9" w:rsidP="001A0ED9">
      <w:pPr>
        <w:pStyle w:val="ListParagraph"/>
        <w:numPr>
          <w:ilvl w:val="0"/>
          <w:numId w:val="21"/>
        </w:numPr>
        <w:rPr>
          <w:lang w:eastAsia="en-US"/>
        </w:rPr>
      </w:pPr>
      <w:r>
        <w:rPr>
          <w:lang w:eastAsia="en-US"/>
        </w:rPr>
        <w:t>A threat modelling mindset must apply to security architecture design.</w:t>
      </w:r>
    </w:p>
    <w:p w14:paraId="5882C7F1" w14:textId="77777777" w:rsidR="001A0ED9" w:rsidRDefault="001A0ED9" w:rsidP="001A0ED9">
      <w:pPr>
        <w:ind w:left="720"/>
        <w:rPr>
          <w:lang w:eastAsia="en-US"/>
        </w:rPr>
      </w:pPr>
      <w:r>
        <w:rPr>
          <w:lang w:eastAsia="en-US"/>
        </w:rPr>
        <w:t xml:space="preserve">Threat modelling is an activity normally associated with the design phase of a system, including security architecture design. </w:t>
      </w:r>
    </w:p>
    <w:p w14:paraId="2C3D5952" w14:textId="77777777" w:rsidR="001A0ED9" w:rsidRDefault="001A0ED9" w:rsidP="001A0ED9">
      <w:pPr>
        <w:pStyle w:val="ListParagraph"/>
        <w:numPr>
          <w:ilvl w:val="0"/>
          <w:numId w:val="21"/>
        </w:numPr>
        <w:rPr>
          <w:lang w:eastAsia="en-US"/>
        </w:rPr>
      </w:pPr>
      <w:r>
        <w:rPr>
          <w:lang w:eastAsia="en-US"/>
        </w:rPr>
        <w:t>Plan for success and a long-term future.</w:t>
      </w:r>
    </w:p>
    <w:p w14:paraId="4898606D" w14:textId="77777777" w:rsidR="001A0ED9" w:rsidRDefault="001A0ED9" w:rsidP="001A0ED9">
      <w:pPr>
        <w:ind w:left="720"/>
        <w:rPr>
          <w:lang w:eastAsia="en-US"/>
        </w:rPr>
      </w:pPr>
      <w:r w:rsidRPr="00C10A9D">
        <w:rPr>
          <w:lang w:eastAsia="en-US"/>
        </w:rPr>
        <w:t>The passage of time almost directly translates into change. And, invariably, any successful large-scale systems will be long lived. This literally translates into requirements to embrace change.</w:t>
      </w:r>
    </w:p>
    <w:p w14:paraId="18B813EF" w14:textId="43400032" w:rsidR="001A0ED9" w:rsidRDefault="001A0ED9" w:rsidP="001A0ED9">
      <w:pPr>
        <w:rPr>
          <w:lang w:eastAsia="en-US"/>
        </w:rPr>
      </w:pPr>
    </w:p>
    <w:p w14:paraId="68E18599" w14:textId="77777777" w:rsidR="001A0ED9" w:rsidRDefault="001A0ED9" w:rsidP="001A0ED9">
      <w:pPr>
        <w:rPr>
          <w:lang w:eastAsia="en-US"/>
        </w:rPr>
      </w:pPr>
    </w:p>
    <w:p w14:paraId="2ECF2D41" w14:textId="77777777" w:rsidR="001A0ED9" w:rsidRDefault="001A0ED9" w:rsidP="001A0ED9">
      <w:pPr>
        <w:rPr>
          <w:lang w:eastAsia="en-US"/>
        </w:rPr>
      </w:pPr>
    </w:p>
    <w:p w14:paraId="5D07D4F4" w14:textId="77777777" w:rsidR="001A0ED9" w:rsidRDefault="001A0ED9" w:rsidP="001A0ED9">
      <w:pPr>
        <w:pStyle w:val="AnnexNotitle"/>
      </w:pPr>
      <w:r>
        <w:br w:type="page"/>
      </w:r>
    </w:p>
    <w:p w14:paraId="10817347" w14:textId="77777777" w:rsidR="001A0ED9" w:rsidRPr="00270545" w:rsidRDefault="001A0ED9" w:rsidP="001A0ED9">
      <w:pPr>
        <w:pStyle w:val="AnnexNotitle"/>
      </w:pPr>
      <w:r>
        <w:lastRenderedPageBreak/>
        <w:t>Annex 1 – Flexibility Criteria Advanced Considerations</w:t>
      </w:r>
    </w:p>
    <w:p w14:paraId="51302E14" w14:textId="77777777" w:rsidR="001A0ED9" w:rsidRDefault="001A0ED9" w:rsidP="001A0ED9"/>
    <w:p w14:paraId="40649373" w14:textId="77777777" w:rsidR="001A0ED9" w:rsidRDefault="001A0ED9" w:rsidP="001A0ED9">
      <w:pPr>
        <w:spacing w:before="0" w:after="160" w:line="259" w:lineRule="auto"/>
      </w:pPr>
      <w:r>
        <w:t xml:space="preserve">[Editor’s Note: Taken from [KELLERER4]] </w:t>
      </w:r>
      <w:r w:rsidRPr="006B158F">
        <w:t>Just as most high-level terms,</w:t>
      </w:r>
      <w:r>
        <w:t xml:space="preserve"> such as “creativity”, “intelli</w:t>
      </w:r>
      <w:r w:rsidRPr="006B158F">
        <w:t>gence” or “fairness”, the meaning of the term flexibility is not</w:t>
      </w:r>
      <w:r>
        <w:t xml:space="preserve"> </w:t>
      </w:r>
      <w:r w:rsidRPr="006B158F">
        <w:t>easily defined in a clear fashion, nor can any short definition</w:t>
      </w:r>
      <w:r>
        <w:t xml:space="preserve"> </w:t>
      </w:r>
      <w:r w:rsidRPr="006B158F">
        <w:t xml:space="preserve">capture the full meaning of the term. </w:t>
      </w:r>
      <w:r>
        <w:t>T</w:t>
      </w:r>
      <w:r w:rsidRPr="006B158F">
        <w:t>o specify what</w:t>
      </w:r>
      <w:r>
        <w:t xml:space="preserve"> </w:t>
      </w:r>
      <w:r w:rsidRPr="006B158F">
        <w:t>a flexibility analysis would be</w:t>
      </w:r>
      <w:r>
        <w:t xml:space="preserve"> </w:t>
      </w:r>
      <w:r w:rsidRPr="006B158F">
        <w:t>about, we must specify what we refer to with the term</w:t>
      </w:r>
      <w:r>
        <w:t xml:space="preserve"> </w:t>
      </w:r>
      <w:r w:rsidRPr="006B158F">
        <w:t>in this</w:t>
      </w:r>
      <w:r>
        <w:t xml:space="preserve"> </w:t>
      </w:r>
      <w:r w:rsidRPr="006B158F">
        <w:t>context.  From  our  literature  review,  we  realize  that  the  main</w:t>
      </w:r>
      <w:r>
        <w:t xml:space="preserve"> </w:t>
      </w:r>
      <w:r w:rsidRPr="006B158F">
        <w:t>features of interest for communication networks are threefold,</w:t>
      </w:r>
      <w:r>
        <w:t xml:space="preserve"> </w:t>
      </w:r>
      <w:r w:rsidRPr="006B158F">
        <w:t>referring  to  (i)  variety  of  adaptation  possibilities,  (ii)  speed</w:t>
      </w:r>
      <w:r>
        <w:t xml:space="preserve"> </w:t>
      </w:r>
      <w:r w:rsidRPr="006B158F">
        <w:t>of  adaptation  and  (iii)  overhead/cost  of  adaptation.  Without</w:t>
      </w:r>
      <w:r>
        <w:t xml:space="preserve"> </w:t>
      </w:r>
      <w:r w:rsidRPr="006B158F">
        <w:t>claiming completeness of this definition, we refer to flexibility</w:t>
      </w:r>
      <w:r>
        <w:t xml:space="preserve"> </w:t>
      </w:r>
      <w:r w:rsidRPr="006B158F">
        <w:t>in the following fashion:</w:t>
      </w:r>
    </w:p>
    <w:p w14:paraId="6D7988FA" w14:textId="77777777" w:rsidR="001A0ED9" w:rsidRDefault="001A0ED9" w:rsidP="001A0ED9">
      <w:pPr>
        <w:spacing w:before="0" w:after="160" w:line="259" w:lineRule="auto"/>
      </w:pPr>
      <w:r w:rsidRPr="006B158F">
        <w:t>Definition 1: Network flexibil</w:t>
      </w:r>
      <w:r>
        <w:t>ity is the ability of a com</w:t>
      </w:r>
      <w:r w:rsidRPr="006B158F">
        <w:t>munication network to adapt its state to changing conditions</w:t>
      </w:r>
      <w:r>
        <w:t xml:space="preserve"> </w:t>
      </w:r>
      <w:r w:rsidRPr="006B158F">
        <w:t>promptly</w:t>
      </w:r>
      <w:r>
        <w:t xml:space="preserve"> </w:t>
      </w:r>
      <w:r w:rsidRPr="006B158F">
        <w:t>and with</w:t>
      </w:r>
      <w:r>
        <w:t xml:space="preserve"> </w:t>
      </w:r>
      <w:r w:rsidRPr="006B158F">
        <w:t>little effort.</w:t>
      </w:r>
      <w:r>
        <w:t xml:space="preserve"> </w:t>
      </w:r>
    </w:p>
    <w:p w14:paraId="6A88D5BB" w14:textId="77777777" w:rsidR="001A0ED9" w:rsidRDefault="001A0ED9" w:rsidP="001A0ED9">
      <w:pPr>
        <w:spacing w:before="0" w:after="160" w:line="259" w:lineRule="auto"/>
      </w:pPr>
      <w:r w:rsidRPr="006B158F">
        <w:t>A state here can be, e.g., the routes used by communication</w:t>
      </w:r>
      <w:r>
        <w:t xml:space="preserve"> </w:t>
      </w:r>
      <w:r w:rsidRPr="006B158F">
        <w:t>flows or network resource usage patterns. The effort can be</w:t>
      </w:r>
      <w:r>
        <w:t xml:space="preserve"> </w:t>
      </w:r>
      <w:r w:rsidRPr="006B158F">
        <w:t>related to any cost metric, such</w:t>
      </w:r>
      <w:r>
        <w:t xml:space="preserve"> </w:t>
      </w:r>
      <w:r w:rsidRPr="006B158F">
        <w:t>as overhead, complexity or</w:t>
      </w:r>
      <w:r>
        <w:t xml:space="preserve"> </w:t>
      </w:r>
      <w:r w:rsidRPr="006B158F">
        <w:t>monetary cost, and the conditions can be externally given</w:t>
      </w:r>
      <w:r>
        <w:t xml:space="preserve"> </w:t>
      </w:r>
      <w:r w:rsidRPr="006B158F">
        <w:t>or actively demanded. In an abstract sense, different states</w:t>
      </w:r>
      <w:r>
        <w:t xml:space="preserve"> </w:t>
      </w:r>
      <w:r w:rsidRPr="006B158F">
        <w:t>can be realized by a given system implementation, which is</w:t>
      </w:r>
      <w:r>
        <w:t xml:space="preserve"> </w:t>
      </w:r>
      <w:r w:rsidRPr="006B158F">
        <w:t>bound to specific protocols, hardware and software modules.</w:t>
      </w:r>
      <w:r>
        <w:t xml:space="preserve"> </w:t>
      </w:r>
      <w:r w:rsidRPr="006B158F">
        <w:t>A change of state can then happen on different time-scales</w:t>
      </w:r>
      <w:r>
        <w:t xml:space="preserve"> </w:t>
      </w:r>
      <w:r w:rsidRPr="006B158F">
        <w:t>and with differing effort and lead or not lead to a proper</w:t>
      </w:r>
      <w:r>
        <w:t xml:space="preserve"> </w:t>
      </w:r>
      <w:r w:rsidRPr="006B158F">
        <w:t>adaptation to changing conditions. It is this interaction of</w:t>
      </w:r>
      <w:r>
        <w:t xml:space="preserve"> </w:t>
      </w:r>
      <w:r w:rsidRPr="006B158F">
        <w:t>changing conditions, state change, speed of change and change</w:t>
      </w:r>
      <w:r>
        <w:t xml:space="preserve"> </w:t>
      </w:r>
      <w:r w:rsidRPr="006B158F">
        <w:t>effort that impact our view on flexibility.</w:t>
      </w:r>
    </w:p>
    <w:p w14:paraId="1E7C4AF7" w14:textId="77777777" w:rsidR="001A0ED9" w:rsidRDefault="001A0ED9" w:rsidP="001A0ED9">
      <w:pPr>
        <w:spacing w:before="0" w:after="160" w:line="259" w:lineRule="auto"/>
      </w:pPr>
      <w:r>
        <w:t>In other words, the flexibility of a system design reflects the stability of the system with respect to changes in the functional and non-functional requirements. A flexible system design support a system to adapt its state against new requirements at a low (if at all) additional cost and in a short timeframe.</w:t>
      </w:r>
    </w:p>
    <w:p w14:paraId="2154AC04" w14:textId="77777777" w:rsidR="001A0ED9" w:rsidRDefault="001A0ED9" w:rsidP="001A0ED9">
      <w:pPr>
        <w:pStyle w:val="AnnexNotitle"/>
      </w:pPr>
      <w:r>
        <w:br w:type="page"/>
      </w:r>
      <w:r>
        <w:lastRenderedPageBreak/>
        <w:t>Annex 2 – Architects and Designers types</w:t>
      </w:r>
    </w:p>
    <w:p w14:paraId="4857D777" w14:textId="77777777" w:rsidR="001A0ED9" w:rsidRDefault="001A0ED9" w:rsidP="001A0ED9">
      <w:pPr>
        <w:spacing w:before="0" w:after="160" w:line="259" w:lineRule="auto"/>
      </w:pPr>
    </w:p>
    <w:p w14:paraId="6CF1CB0B" w14:textId="77777777" w:rsidR="001A0ED9" w:rsidRDefault="001A0ED9" w:rsidP="001A0ED9">
      <w:pPr>
        <w:spacing w:before="0" w:after="160" w:line="259" w:lineRule="auto"/>
      </w:pPr>
      <w:r>
        <w:t>[Editor’s note: This section is important but will require a lot of rewording]</w:t>
      </w:r>
    </w:p>
    <w:p w14:paraId="13074488" w14:textId="77777777" w:rsidR="001A0ED9" w:rsidRDefault="001A0ED9" w:rsidP="001A0ED9">
      <w:pPr>
        <w:pStyle w:val="Headingb"/>
      </w:pPr>
      <w:r>
        <w:t>Designer and architect jobs across domains</w:t>
      </w:r>
    </w:p>
    <w:p w14:paraId="18DCDFAA" w14:textId="77777777" w:rsidR="001A0ED9" w:rsidRDefault="001A0ED9" w:rsidP="001A0ED9">
      <w:pPr>
        <w:rPr>
          <w:lang w:eastAsia="en-US"/>
        </w:rPr>
      </w:pPr>
      <w:r>
        <w:rPr>
          <w:lang w:eastAsia="en-US"/>
        </w:rPr>
        <w:t xml:space="preserve">In military engineering and way later in civil engineering (as this is a domain where humans have a long experience) designers and architects have rather well codified job descriptions with full curricula that are not only licensed but deliver diploma which not only gives the right to the architect to do his job, but comes too with responsibilities and liabilities. </w:t>
      </w:r>
    </w:p>
    <w:p w14:paraId="6C7D3075" w14:textId="77777777" w:rsidR="001A0ED9" w:rsidRDefault="001A0ED9" w:rsidP="001A0ED9">
      <w:pPr>
        <w:rPr>
          <w:lang w:eastAsia="en-US"/>
        </w:rPr>
      </w:pPr>
      <w:r>
        <w:rPr>
          <w:lang w:eastAsia="en-US"/>
        </w:rPr>
        <w:t xml:space="preserve">If a bridge falls down, both from a legal and an insurance perspective, the process will inevitably lead to the question of whether or not the architect is responsible (liable) or not. His/her responsibility may be engaged. </w:t>
      </w:r>
    </w:p>
    <w:p w14:paraId="19B8DF15" w14:textId="77777777" w:rsidR="001A0ED9" w:rsidRDefault="001A0ED9" w:rsidP="001A0ED9">
      <w:pPr>
        <w:pStyle w:val="Headingb"/>
      </w:pPr>
      <w:r>
        <w:t>Designer and architect jobs in ICT</w:t>
      </w:r>
    </w:p>
    <w:p w14:paraId="6452F5BA" w14:textId="77777777" w:rsidR="001A0ED9" w:rsidRDefault="001A0ED9" w:rsidP="001A0ED9">
      <w:pPr>
        <w:rPr>
          <w:lang w:eastAsia="en-US"/>
        </w:rPr>
      </w:pPr>
      <w:r>
        <w:rPr>
          <w:lang w:eastAsia="en-US"/>
        </w:rPr>
        <w:t xml:space="preserve">The ICT industry incrementally recognized the problem and attributed its solution to architects and designers which were allocated in various types and companies functions </w:t>
      </w:r>
    </w:p>
    <w:p w14:paraId="5DA9DD40" w14:textId="77777777" w:rsidR="001A0ED9" w:rsidRDefault="001A0ED9" w:rsidP="001A0ED9">
      <w:pPr>
        <w:rPr>
          <w:lang w:eastAsia="en-US"/>
        </w:rPr>
      </w:pPr>
      <w:r>
        <w:rPr>
          <w:lang w:eastAsia="en-US"/>
        </w:rPr>
        <w:t>in IT and ICT we observe many differences, at this stage:</w:t>
      </w:r>
    </w:p>
    <w:p w14:paraId="5899C3AE" w14:textId="77777777" w:rsidR="001A0ED9" w:rsidRDefault="001A0ED9" w:rsidP="001A0ED9">
      <w:pPr>
        <w:pStyle w:val="ListParagraph"/>
        <w:numPr>
          <w:ilvl w:val="0"/>
          <w:numId w:val="14"/>
        </w:numPr>
        <w:rPr>
          <w:lang w:eastAsia="en-US"/>
        </w:rPr>
      </w:pPr>
      <w:r>
        <w:rPr>
          <w:lang w:eastAsia="en-US"/>
        </w:rPr>
        <w:t>IT and ICT are domains that are much younger by orders of magnitude than civil engineering</w:t>
      </w:r>
    </w:p>
    <w:p w14:paraId="1DF4C57A" w14:textId="77777777" w:rsidR="001A0ED9" w:rsidRDefault="001A0ED9" w:rsidP="001A0ED9">
      <w:pPr>
        <w:pStyle w:val="ListParagraph"/>
        <w:numPr>
          <w:ilvl w:val="0"/>
          <w:numId w:val="14"/>
        </w:numPr>
        <w:rPr>
          <w:lang w:eastAsia="en-US"/>
        </w:rPr>
      </w:pPr>
      <w:r>
        <w:rPr>
          <w:lang w:eastAsia="en-US"/>
        </w:rPr>
        <w:t xml:space="preserve">The role/job of an architect is extremely recent and was mostly hidden in the wordings ‘software engineer’, etc. </w:t>
      </w:r>
    </w:p>
    <w:p w14:paraId="524895F0" w14:textId="77777777" w:rsidR="001A0ED9" w:rsidRDefault="001A0ED9" w:rsidP="001A0ED9">
      <w:pPr>
        <w:pStyle w:val="ListParagraph"/>
        <w:numPr>
          <w:ilvl w:val="0"/>
          <w:numId w:val="14"/>
        </w:numPr>
        <w:rPr>
          <w:lang w:eastAsia="en-US"/>
        </w:rPr>
      </w:pPr>
      <w:r>
        <w:rPr>
          <w:lang w:eastAsia="en-US"/>
        </w:rPr>
        <w:t>The role/job and covers many subtypes:</w:t>
      </w:r>
    </w:p>
    <w:p w14:paraId="45ACF001" w14:textId="77777777" w:rsidR="001A0ED9" w:rsidRDefault="001A0ED9" w:rsidP="001A0ED9">
      <w:pPr>
        <w:pStyle w:val="ListParagraph"/>
        <w:numPr>
          <w:ilvl w:val="1"/>
          <w:numId w:val="14"/>
        </w:numPr>
        <w:rPr>
          <w:lang w:eastAsia="en-US"/>
        </w:rPr>
      </w:pPr>
      <w:r>
        <w:rPr>
          <w:lang w:eastAsia="en-US"/>
        </w:rPr>
        <w:t>Software architect</w:t>
      </w:r>
    </w:p>
    <w:p w14:paraId="16802BB6" w14:textId="77777777" w:rsidR="001A0ED9" w:rsidRDefault="001A0ED9" w:rsidP="001A0ED9">
      <w:pPr>
        <w:pStyle w:val="ListParagraph"/>
        <w:numPr>
          <w:ilvl w:val="1"/>
          <w:numId w:val="14"/>
        </w:numPr>
        <w:rPr>
          <w:lang w:eastAsia="en-US"/>
        </w:rPr>
      </w:pPr>
      <w:r>
        <w:rPr>
          <w:lang w:eastAsia="en-US"/>
        </w:rPr>
        <w:t>System architect</w:t>
      </w:r>
    </w:p>
    <w:p w14:paraId="4E199452" w14:textId="77777777" w:rsidR="001A0ED9" w:rsidRDefault="001A0ED9" w:rsidP="001A0ED9">
      <w:pPr>
        <w:pStyle w:val="ListParagraph"/>
        <w:numPr>
          <w:ilvl w:val="1"/>
          <w:numId w:val="14"/>
        </w:numPr>
        <w:rPr>
          <w:lang w:eastAsia="en-US"/>
        </w:rPr>
      </w:pPr>
      <w:r>
        <w:rPr>
          <w:lang w:eastAsia="en-US"/>
        </w:rPr>
        <w:t>Solution architect</w:t>
      </w:r>
    </w:p>
    <w:p w14:paraId="465BF843" w14:textId="77777777" w:rsidR="001A0ED9" w:rsidRDefault="001A0ED9" w:rsidP="001A0ED9">
      <w:pPr>
        <w:pStyle w:val="ListParagraph"/>
        <w:numPr>
          <w:ilvl w:val="1"/>
          <w:numId w:val="14"/>
        </w:numPr>
        <w:rPr>
          <w:lang w:eastAsia="en-US"/>
        </w:rPr>
      </w:pPr>
      <w:r>
        <w:rPr>
          <w:lang w:eastAsia="en-US"/>
        </w:rPr>
        <w:t>Etc.</w:t>
      </w:r>
    </w:p>
    <w:p w14:paraId="51500073" w14:textId="77777777" w:rsidR="001A0ED9" w:rsidRDefault="001A0ED9" w:rsidP="001A0ED9">
      <w:pPr>
        <w:pStyle w:val="ListParagraph"/>
        <w:numPr>
          <w:ilvl w:val="0"/>
          <w:numId w:val="14"/>
        </w:numPr>
        <w:rPr>
          <w:lang w:eastAsia="en-US"/>
        </w:rPr>
      </w:pPr>
      <w:r>
        <w:rPr>
          <w:lang w:eastAsia="en-US"/>
        </w:rPr>
        <w:t>For a long time there were no codification and even trainings or certification for this job until TOGAF arrived in 1995 and yet, even today, like anything, it has limits</w:t>
      </w:r>
    </w:p>
    <w:p w14:paraId="052E1B04" w14:textId="77777777" w:rsidR="001A0ED9" w:rsidRDefault="001A0ED9" w:rsidP="001A0ED9">
      <w:pPr>
        <w:pStyle w:val="ListParagraph"/>
        <w:numPr>
          <w:ilvl w:val="0"/>
          <w:numId w:val="14"/>
        </w:numPr>
        <w:rPr>
          <w:lang w:eastAsia="en-US"/>
        </w:rPr>
      </w:pPr>
      <w:r>
        <w:rPr>
          <w:lang w:eastAsia="en-US"/>
        </w:rPr>
        <w:t>There are no liabilities attached to any architect. An architect making a mistake at design level has absolutely no risk even if (lived stories) it could incur enormous costs and liabilities for the ‘customer’ and for the ‘provider’ of the architecture.</w:t>
      </w:r>
    </w:p>
    <w:p w14:paraId="54CF16C2" w14:textId="77777777" w:rsidR="001A0ED9" w:rsidRDefault="001A0ED9" w:rsidP="001A0ED9">
      <w:pPr>
        <w:pStyle w:val="Headingb"/>
      </w:pPr>
      <w:r>
        <w:t>Different types of ICT Designer and Architects</w:t>
      </w:r>
    </w:p>
    <w:p w14:paraId="27A8F40F" w14:textId="77777777" w:rsidR="001A0ED9" w:rsidRDefault="001A0ED9" w:rsidP="001A0ED9">
      <w:pPr>
        <w:rPr>
          <w:lang w:eastAsia="en-US"/>
        </w:rPr>
      </w:pPr>
      <w:r>
        <w:rPr>
          <w:lang w:eastAsia="en-US"/>
        </w:rPr>
        <w:t>Firstly, at product and service level, there are various types of architects (the list is not meant to be exhaustive)</w:t>
      </w:r>
    </w:p>
    <w:p w14:paraId="17A7A64A" w14:textId="77777777" w:rsidR="001A0ED9" w:rsidRDefault="001A0ED9" w:rsidP="001A0ED9">
      <w:pPr>
        <w:rPr>
          <w:lang w:eastAsia="en-US"/>
        </w:rPr>
      </w:pPr>
    </w:p>
    <w:p w14:paraId="15A31943" w14:textId="77777777" w:rsidR="001A0ED9" w:rsidRDefault="001A0ED9" w:rsidP="001A0ED9">
      <w:pPr>
        <w:pStyle w:val="Caption"/>
        <w:keepNext/>
      </w:pPr>
      <w:r>
        <w:t xml:space="preserve">Table </w:t>
      </w:r>
      <w:r>
        <w:fldChar w:fldCharType="begin"/>
      </w:r>
      <w:r>
        <w:instrText xml:space="preserve"> SEQ Table \* ARABIC </w:instrText>
      </w:r>
      <w:r>
        <w:fldChar w:fldCharType="separate"/>
      </w:r>
      <w:r>
        <w:rPr>
          <w:noProof/>
        </w:rPr>
        <w:t>2</w:t>
      </w:r>
      <w:r>
        <w:fldChar w:fldCharType="end"/>
      </w:r>
      <w:r>
        <w:t xml:space="preserve"> - Architect and Designer types</w:t>
      </w:r>
    </w:p>
    <w:tbl>
      <w:tblPr>
        <w:tblStyle w:val="TableGrid"/>
        <w:tblW w:w="0" w:type="auto"/>
        <w:tblLook w:val="04A0" w:firstRow="1" w:lastRow="0" w:firstColumn="1" w:lastColumn="0" w:noHBand="0" w:noVBand="1"/>
      </w:tblPr>
      <w:tblGrid>
        <w:gridCol w:w="1555"/>
        <w:gridCol w:w="5670"/>
        <w:gridCol w:w="2268"/>
      </w:tblGrid>
      <w:tr w:rsidR="001A0ED9" w:rsidRPr="0019482A" w14:paraId="12524E3D" w14:textId="77777777" w:rsidTr="00CF4BDA">
        <w:tc>
          <w:tcPr>
            <w:tcW w:w="1555" w:type="dxa"/>
            <w:shd w:val="clear" w:color="auto" w:fill="BFBFBF" w:themeFill="background1" w:themeFillShade="BF"/>
          </w:tcPr>
          <w:p w14:paraId="2D0CD18B" w14:textId="77777777" w:rsidR="001A0ED9" w:rsidRPr="0019482A" w:rsidRDefault="001A0ED9" w:rsidP="00CF4BDA">
            <w:pPr>
              <w:rPr>
                <w:b/>
                <w:bCs/>
                <w:sz w:val="16"/>
                <w:szCs w:val="16"/>
                <w:lang w:eastAsia="en-US"/>
              </w:rPr>
            </w:pPr>
            <w:r w:rsidRPr="0019482A">
              <w:rPr>
                <w:b/>
                <w:bCs/>
                <w:sz w:val="16"/>
                <w:szCs w:val="16"/>
                <w:lang w:eastAsia="en-US"/>
              </w:rPr>
              <w:t>Architect type</w:t>
            </w:r>
          </w:p>
        </w:tc>
        <w:tc>
          <w:tcPr>
            <w:tcW w:w="5670" w:type="dxa"/>
            <w:shd w:val="clear" w:color="auto" w:fill="BFBFBF" w:themeFill="background1" w:themeFillShade="BF"/>
          </w:tcPr>
          <w:p w14:paraId="5FCF8FCB" w14:textId="77777777" w:rsidR="001A0ED9" w:rsidRPr="0019482A" w:rsidRDefault="001A0ED9" w:rsidP="00CF4BDA">
            <w:pPr>
              <w:rPr>
                <w:b/>
                <w:bCs/>
                <w:sz w:val="16"/>
                <w:szCs w:val="16"/>
                <w:lang w:eastAsia="en-US"/>
              </w:rPr>
            </w:pPr>
            <w:r w:rsidRPr="0019482A">
              <w:rPr>
                <w:b/>
                <w:bCs/>
                <w:sz w:val="16"/>
                <w:szCs w:val="16"/>
                <w:lang w:eastAsia="en-US"/>
              </w:rPr>
              <w:t>Coverage</w:t>
            </w:r>
          </w:p>
        </w:tc>
        <w:tc>
          <w:tcPr>
            <w:tcW w:w="2268" w:type="dxa"/>
            <w:shd w:val="clear" w:color="auto" w:fill="BFBFBF" w:themeFill="background1" w:themeFillShade="BF"/>
          </w:tcPr>
          <w:p w14:paraId="38CC57D5" w14:textId="77777777" w:rsidR="001A0ED9" w:rsidRPr="0019482A" w:rsidRDefault="001A0ED9" w:rsidP="00CF4BDA">
            <w:pPr>
              <w:rPr>
                <w:b/>
                <w:bCs/>
                <w:sz w:val="16"/>
                <w:szCs w:val="16"/>
                <w:lang w:eastAsia="en-US"/>
              </w:rPr>
            </w:pPr>
            <w:r>
              <w:rPr>
                <w:b/>
                <w:bCs/>
                <w:sz w:val="16"/>
                <w:szCs w:val="16"/>
                <w:lang w:eastAsia="en-US"/>
              </w:rPr>
              <w:t>Organization</w:t>
            </w:r>
          </w:p>
        </w:tc>
      </w:tr>
      <w:tr w:rsidR="001A0ED9" w:rsidRPr="0019482A" w14:paraId="66845BBA" w14:textId="77777777" w:rsidTr="00CF4BDA">
        <w:tc>
          <w:tcPr>
            <w:tcW w:w="1555" w:type="dxa"/>
          </w:tcPr>
          <w:p w14:paraId="7A90350D" w14:textId="77777777" w:rsidR="001A0ED9" w:rsidRPr="0019482A" w:rsidRDefault="001A0ED9" w:rsidP="00CF4BDA">
            <w:pPr>
              <w:rPr>
                <w:sz w:val="16"/>
                <w:szCs w:val="16"/>
                <w:lang w:eastAsia="en-US"/>
              </w:rPr>
            </w:pPr>
            <w:r>
              <w:rPr>
                <w:sz w:val="16"/>
                <w:szCs w:val="16"/>
                <w:lang w:eastAsia="en-US"/>
              </w:rPr>
              <w:t>Software Architect</w:t>
            </w:r>
          </w:p>
        </w:tc>
        <w:tc>
          <w:tcPr>
            <w:tcW w:w="5670" w:type="dxa"/>
          </w:tcPr>
          <w:p w14:paraId="09502B16" w14:textId="77777777" w:rsidR="001A0ED9" w:rsidRPr="0019482A" w:rsidRDefault="001A0ED9" w:rsidP="00CF4BDA">
            <w:pPr>
              <w:rPr>
                <w:sz w:val="16"/>
                <w:szCs w:val="16"/>
                <w:lang w:eastAsia="en-US"/>
              </w:rPr>
            </w:pPr>
            <w:r>
              <w:rPr>
                <w:sz w:val="16"/>
                <w:szCs w:val="16"/>
                <w:lang w:eastAsia="en-US"/>
              </w:rPr>
              <w:t>Covers the architecture of a software that needs to be developed</w:t>
            </w:r>
          </w:p>
        </w:tc>
        <w:tc>
          <w:tcPr>
            <w:tcW w:w="2268" w:type="dxa"/>
          </w:tcPr>
          <w:p w14:paraId="6391AC1A" w14:textId="77777777" w:rsidR="001A0ED9" w:rsidRDefault="001A0ED9" w:rsidP="00CF4BDA">
            <w:pPr>
              <w:rPr>
                <w:sz w:val="16"/>
                <w:szCs w:val="16"/>
                <w:lang w:eastAsia="en-US"/>
              </w:rPr>
            </w:pPr>
            <w:r>
              <w:rPr>
                <w:sz w:val="16"/>
                <w:szCs w:val="16"/>
                <w:lang w:eastAsia="en-US"/>
              </w:rPr>
              <w:t>Engineering / R&amp;D</w:t>
            </w:r>
          </w:p>
        </w:tc>
      </w:tr>
      <w:tr w:rsidR="001A0ED9" w:rsidRPr="0019482A" w14:paraId="21D51AD0" w14:textId="77777777" w:rsidTr="00CF4BDA">
        <w:tc>
          <w:tcPr>
            <w:tcW w:w="1555" w:type="dxa"/>
          </w:tcPr>
          <w:p w14:paraId="7EBFD931" w14:textId="77777777" w:rsidR="001A0ED9" w:rsidRDefault="001A0ED9" w:rsidP="00CF4BDA">
            <w:pPr>
              <w:rPr>
                <w:sz w:val="16"/>
                <w:szCs w:val="16"/>
                <w:lang w:eastAsia="en-US"/>
              </w:rPr>
            </w:pPr>
            <w:r>
              <w:rPr>
                <w:sz w:val="16"/>
                <w:szCs w:val="16"/>
                <w:lang w:eastAsia="en-US"/>
              </w:rPr>
              <w:t>Product Architect</w:t>
            </w:r>
          </w:p>
        </w:tc>
        <w:tc>
          <w:tcPr>
            <w:tcW w:w="5670" w:type="dxa"/>
          </w:tcPr>
          <w:p w14:paraId="20FC18DA" w14:textId="77777777" w:rsidR="001A0ED9" w:rsidRDefault="001A0ED9" w:rsidP="00CF4BDA">
            <w:pPr>
              <w:rPr>
                <w:sz w:val="16"/>
                <w:szCs w:val="16"/>
                <w:lang w:eastAsia="en-US"/>
              </w:rPr>
            </w:pPr>
            <w:r>
              <w:rPr>
                <w:sz w:val="16"/>
                <w:szCs w:val="16"/>
                <w:lang w:eastAsia="en-US"/>
              </w:rPr>
              <w:t>Covers the end to end architecture of product that needs to be developed</w:t>
            </w:r>
          </w:p>
        </w:tc>
        <w:tc>
          <w:tcPr>
            <w:tcW w:w="2268" w:type="dxa"/>
          </w:tcPr>
          <w:p w14:paraId="025213FA" w14:textId="77777777" w:rsidR="001A0ED9" w:rsidRDefault="001A0ED9" w:rsidP="00CF4BDA">
            <w:pPr>
              <w:rPr>
                <w:sz w:val="16"/>
                <w:szCs w:val="16"/>
                <w:lang w:eastAsia="en-US"/>
              </w:rPr>
            </w:pPr>
            <w:r>
              <w:rPr>
                <w:sz w:val="16"/>
                <w:szCs w:val="16"/>
                <w:lang w:eastAsia="en-US"/>
              </w:rPr>
              <w:t xml:space="preserve">Engineering / R&amp;D </w:t>
            </w:r>
          </w:p>
        </w:tc>
      </w:tr>
      <w:tr w:rsidR="001A0ED9" w:rsidRPr="0019482A" w14:paraId="70F8D60A" w14:textId="77777777" w:rsidTr="00CF4BDA">
        <w:tc>
          <w:tcPr>
            <w:tcW w:w="1555" w:type="dxa"/>
          </w:tcPr>
          <w:p w14:paraId="077271DD" w14:textId="77777777" w:rsidR="001A0ED9" w:rsidRDefault="001A0ED9" w:rsidP="00CF4BDA">
            <w:pPr>
              <w:rPr>
                <w:sz w:val="16"/>
                <w:szCs w:val="16"/>
                <w:lang w:eastAsia="en-US"/>
              </w:rPr>
            </w:pPr>
            <w:r>
              <w:rPr>
                <w:sz w:val="16"/>
                <w:szCs w:val="16"/>
                <w:lang w:eastAsia="en-US"/>
              </w:rPr>
              <w:t>Designer</w:t>
            </w:r>
          </w:p>
        </w:tc>
        <w:tc>
          <w:tcPr>
            <w:tcW w:w="5670" w:type="dxa"/>
          </w:tcPr>
          <w:p w14:paraId="4C86DCAA" w14:textId="77777777" w:rsidR="001A0ED9" w:rsidRDefault="001A0ED9" w:rsidP="00CF4BDA">
            <w:pPr>
              <w:rPr>
                <w:sz w:val="16"/>
                <w:szCs w:val="16"/>
                <w:lang w:eastAsia="en-US"/>
              </w:rPr>
            </w:pPr>
            <w:r>
              <w:rPr>
                <w:sz w:val="16"/>
                <w:szCs w:val="16"/>
                <w:lang w:eastAsia="en-US"/>
              </w:rPr>
              <w:t>Covers the full design of a product or groups of products including other design criteria such as Societal, Technical, Ecological, Environmental, Political, Human Factor, etc.</w:t>
            </w:r>
          </w:p>
        </w:tc>
        <w:tc>
          <w:tcPr>
            <w:tcW w:w="2268" w:type="dxa"/>
          </w:tcPr>
          <w:p w14:paraId="6CCC3421" w14:textId="77777777" w:rsidR="001A0ED9" w:rsidRDefault="001A0ED9" w:rsidP="00CF4BDA">
            <w:pPr>
              <w:rPr>
                <w:sz w:val="16"/>
                <w:szCs w:val="16"/>
                <w:lang w:eastAsia="en-US"/>
              </w:rPr>
            </w:pPr>
            <w:r>
              <w:rPr>
                <w:sz w:val="16"/>
                <w:szCs w:val="16"/>
                <w:lang w:eastAsia="en-US"/>
              </w:rPr>
              <w:t>Engineering / R&amp;D</w:t>
            </w:r>
          </w:p>
        </w:tc>
      </w:tr>
      <w:tr w:rsidR="001A0ED9" w:rsidRPr="0019482A" w14:paraId="5499EF0E" w14:textId="77777777" w:rsidTr="00CF4BDA">
        <w:tc>
          <w:tcPr>
            <w:tcW w:w="1555" w:type="dxa"/>
          </w:tcPr>
          <w:p w14:paraId="153827CF" w14:textId="77777777" w:rsidR="001A0ED9" w:rsidRDefault="001A0ED9" w:rsidP="00CF4BDA">
            <w:pPr>
              <w:rPr>
                <w:sz w:val="16"/>
                <w:szCs w:val="16"/>
                <w:lang w:eastAsia="en-US"/>
              </w:rPr>
            </w:pPr>
            <w:r>
              <w:rPr>
                <w:sz w:val="16"/>
                <w:szCs w:val="16"/>
                <w:lang w:eastAsia="en-US"/>
              </w:rPr>
              <w:t>Security Architect</w:t>
            </w:r>
          </w:p>
        </w:tc>
        <w:tc>
          <w:tcPr>
            <w:tcW w:w="5670" w:type="dxa"/>
          </w:tcPr>
          <w:p w14:paraId="265BF283" w14:textId="77777777" w:rsidR="001A0ED9" w:rsidRDefault="001A0ED9" w:rsidP="00CF4BDA">
            <w:pPr>
              <w:rPr>
                <w:sz w:val="16"/>
                <w:szCs w:val="16"/>
                <w:lang w:eastAsia="en-US"/>
              </w:rPr>
            </w:pPr>
            <w:r>
              <w:rPr>
                <w:sz w:val="16"/>
                <w:szCs w:val="16"/>
                <w:lang w:eastAsia="en-US"/>
              </w:rPr>
              <w:t>Covers the security aspect of a solution and proposes either a security architecture or a security by design ‘design’</w:t>
            </w:r>
          </w:p>
        </w:tc>
        <w:tc>
          <w:tcPr>
            <w:tcW w:w="2268" w:type="dxa"/>
          </w:tcPr>
          <w:p w14:paraId="30735BEA" w14:textId="77777777" w:rsidR="001A0ED9" w:rsidRDefault="001A0ED9" w:rsidP="00CF4BDA">
            <w:pPr>
              <w:rPr>
                <w:sz w:val="16"/>
                <w:szCs w:val="16"/>
                <w:lang w:eastAsia="en-US"/>
              </w:rPr>
            </w:pPr>
            <w:r>
              <w:rPr>
                <w:sz w:val="16"/>
                <w:szCs w:val="16"/>
                <w:lang w:eastAsia="en-US"/>
              </w:rPr>
              <w:t>SoC / CISO / etc.</w:t>
            </w:r>
          </w:p>
        </w:tc>
      </w:tr>
      <w:tr w:rsidR="001A0ED9" w:rsidRPr="0019482A" w14:paraId="6AB672B8" w14:textId="77777777" w:rsidTr="00CF4BDA">
        <w:tc>
          <w:tcPr>
            <w:tcW w:w="1555" w:type="dxa"/>
          </w:tcPr>
          <w:p w14:paraId="3074DE21" w14:textId="77777777" w:rsidR="001A0ED9" w:rsidRPr="0019482A" w:rsidRDefault="001A0ED9" w:rsidP="00CF4BDA">
            <w:pPr>
              <w:rPr>
                <w:sz w:val="16"/>
                <w:szCs w:val="16"/>
                <w:lang w:eastAsia="en-US"/>
              </w:rPr>
            </w:pPr>
            <w:r>
              <w:rPr>
                <w:sz w:val="16"/>
                <w:szCs w:val="16"/>
                <w:lang w:eastAsia="en-US"/>
              </w:rPr>
              <w:t>System Architect</w:t>
            </w:r>
          </w:p>
        </w:tc>
        <w:tc>
          <w:tcPr>
            <w:tcW w:w="5670" w:type="dxa"/>
          </w:tcPr>
          <w:p w14:paraId="0E7A5D00" w14:textId="77777777" w:rsidR="001A0ED9" w:rsidRPr="0019482A" w:rsidRDefault="001A0ED9" w:rsidP="00CF4BDA">
            <w:pPr>
              <w:rPr>
                <w:sz w:val="16"/>
                <w:szCs w:val="16"/>
                <w:lang w:eastAsia="en-US"/>
              </w:rPr>
            </w:pPr>
            <w:r>
              <w:rPr>
                <w:sz w:val="16"/>
                <w:szCs w:val="16"/>
                <w:lang w:eastAsia="en-US"/>
              </w:rPr>
              <w:t>Covers the design of an entire set of systems (hardware, software, etc.) that needs to be put in production for a given period of time (usually years or more)</w:t>
            </w:r>
          </w:p>
        </w:tc>
        <w:tc>
          <w:tcPr>
            <w:tcW w:w="2268" w:type="dxa"/>
          </w:tcPr>
          <w:p w14:paraId="074E87A5" w14:textId="77777777" w:rsidR="001A0ED9" w:rsidRDefault="001A0ED9" w:rsidP="00CF4BDA">
            <w:pPr>
              <w:rPr>
                <w:sz w:val="16"/>
                <w:szCs w:val="16"/>
                <w:lang w:eastAsia="en-US"/>
              </w:rPr>
            </w:pPr>
            <w:r>
              <w:rPr>
                <w:sz w:val="16"/>
                <w:szCs w:val="16"/>
                <w:lang w:eastAsia="en-US"/>
              </w:rPr>
              <w:t>Field</w:t>
            </w:r>
          </w:p>
        </w:tc>
      </w:tr>
      <w:tr w:rsidR="001A0ED9" w:rsidRPr="0019482A" w14:paraId="7CE29AE0" w14:textId="77777777" w:rsidTr="00CF4BDA">
        <w:tc>
          <w:tcPr>
            <w:tcW w:w="1555" w:type="dxa"/>
          </w:tcPr>
          <w:p w14:paraId="745BFC5E" w14:textId="77777777" w:rsidR="001A0ED9" w:rsidRPr="0019482A" w:rsidRDefault="001A0ED9" w:rsidP="00CF4BDA">
            <w:pPr>
              <w:rPr>
                <w:sz w:val="16"/>
                <w:szCs w:val="16"/>
                <w:lang w:eastAsia="en-US"/>
              </w:rPr>
            </w:pPr>
            <w:r>
              <w:rPr>
                <w:sz w:val="16"/>
                <w:szCs w:val="16"/>
                <w:lang w:eastAsia="en-US"/>
              </w:rPr>
              <w:t>Solution Architect</w:t>
            </w:r>
          </w:p>
        </w:tc>
        <w:tc>
          <w:tcPr>
            <w:tcW w:w="5670" w:type="dxa"/>
          </w:tcPr>
          <w:p w14:paraId="07EDA833" w14:textId="77777777" w:rsidR="001A0ED9" w:rsidRPr="0019482A" w:rsidRDefault="001A0ED9" w:rsidP="00CF4BDA">
            <w:pPr>
              <w:rPr>
                <w:sz w:val="16"/>
                <w:szCs w:val="16"/>
                <w:lang w:eastAsia="en-US"/>
              </w:rPr>
            </w:pPr>
            <w:r>
              <w:rPr>
                <w:sz w:val="16"/>
                <w:szCs w:val="16"/>
                <w:lang w:eastAsia="en-US"/>
              </w:rPr>
              <w:t>Covers the end to end solution (hardware, software, professional services, partners, compliancy, etc.) for a given customer</w:t>
            </w:r>
          </w:p>
        </w:tc>
        <w:tc>
          <w:tcPr>
            <w:tcW w:w="2268" w:type="dxa"/>
          </w:tcPr>
          <w:p w14:paraId="435A5E5B" w14:textId="77777777" w:rsidR="001A0ED9" w:rsidRDefault="001A0ED9" w:rsidP="00CF4BDA">
            <w:pPr>
              <w:rPr>
                <w:sz w:val="16"/>
                <w:szCs w:val="16"/>
                <w:lang w:eastAsia="en-US"/>
              </w:rPr>
            </w:pPr>
            <w:r>
              <w:rPr>
                <w:sz w:val="16"/>
                <w:szCs w:val="16"/>
                <w:lang w:eastAsia="en-US"/>
              </w:rPr>
              <w:t>Field</w:t>
            </w:r>
          </w:p>
        </w:tc>
      </w:tr>
      <w:tr w:rsidR="001A0ED9" w:rsidRPr="0019482A" w14:paraId="4DB23BE1" w14:textId="77777777" w:rsidTr="00CF4BDA">
        <w:tc>
          <w:tcPr>
            <w:tcW w:w="1555" w:type="dxa"/>
          </w:tcPr>
          <w:p w14:paraId="1C5C9111" w14:textId="77777777" w:rsidR="001A0ED9" w:rsidRDefault="001A0ED9" w:rsidP="00CF4BDA">
            <w:pPr>
              <w:rPr>
                <w:sz w:val="16"/>
                <w:szCs w:val="16"/>
                <w:lang w:eastAsia="en-US"/>
              </w:rPr>
            </w:pPr>
            <w:r>
              <w:rPr>
                <w:sz w:val="16"/>
                <w:szCs w:val="16"/>
                <w:lang w:eastAsia="en-US"/>
              </w:rPr>
              <w:lastRenderedPageBreak/>
              <w:t>Technical Directors</w:t>
            </w:r>
          </w:p>
        </w:tc>
        <w:tc>
          <w:tcPr>
            <w:tcW w:w="5670" w:type="dxa"/>
          </w:tcPr>
          <w:p w14:paraId="2635FF3C" w14:textId="77777777" w:rsidR="001A0ED9" w:rsidRDefault="001A0ED9" w:rsidP="00CF4BDA">
            <w:pPr>
              <w:rPr>
                <w:sz w:val="16"/>
                <w:szCs w:val="16"/>
                <w:lang w:eastAsia="en-US"/>
              </w:rPr>
            </w:pPr>
            <w:r>
              <w:rPr>
                <w:sz w:val="16"/>
                <w:szCs w:val="16"/>
                <w:lang w:eastAsia="en-US"/>
              </w:rPr>
              <w:t>Office of the CTO and CTOs do have a view on design in terms of internal standardisation, design directions, harmonisation, composability and do participate in the organization transformation, breaking the silos or contributing to the collaboration and coordination between the silos based on design approaches</w:t>
            </w:r>
          </w:p>
        </w:tc>
        <w:tc>
          <w:tcPr>
            <w:tcW w:w="2268" w:type="dxa"/>
          </w:tcPr>
          <w:p w14:paraId="008D7445" w14:textId="77777777" w:rsidR="001A0ED9" w:rsidRDefault="001A0ED9" w:rsidP="00CF4BDA">
            <w:pPr>
              <w:rPr>
                <w:sz w:val="16"/>
                <w:szCs w:val="16"/>
                <w:lang w:eastAsia="en-US"/>
              </w:rPr>
            </w:pPr>
            <w:r>
              <w:rPr>
                <w:sz w:val="16"/>
                <w:szCs w:val="16"/>
                <w:lang w:eastAsia="en-US"/>
              </w:rPr>
              <w:t>Office of CTO</w:t>
            </w:r>
          </w:p>
        </w:tc>
      </w:tr>
    </w:tbl>
    <w:p w14:paraId="49B00526" w14:textId="77777777" w:rsidR="001A0ED9" w:rsidRDefault="001A0ED9" w:rsidP="001A0ED9">
      <w:pPr>
        <w:rPr>
          <w:lang w:eastAsia="en-US"/>
        </w:rPr>
      </w:pPr>
    </w:p>
    <w:p w14:paraId="00C26304" w14:textId="77777777" w:rsidR="001A0ED9" w:rsidRDefault="001A0ED9" w:rsidP="001A0ED9">
      <w:pPr>
        <w:pStyle w:val="Headingb"/>
      </w:pPr>
      <w:r>
        <w:t>The nature of the job</w:t>
      </w:r>
    </w:p>
    <w:p w14:paraId="3C5D4C9F" w14:textId="77777777" w:rsidR="001A0ED9" w:rsidRDefault="001A0ED9" w:rsidP="001A0ED9">
      <w:pPr>
        <w:rPr>
          <w:lang w:eastAsia="en-US"/>
        </w:rPr>
      </w:pPr>
      <w:r>
        <w:rPr>
          <w:lang w:eastAsia="en-US"/>
        </w:rPr>
        <w:t xml:space="preserve">The architects and designers have a pivot job in each organization because they have to produce deliverables that will take into </w:t>
      </w:r>
    </w:p>
    <w:p w14:paraId="62514421" w14:textId="77777777" w:rsidR="001A0ED9" w:rsidRDefault="001A0ED9" w:rsidP="001A0ED9">
      <w:pPr>
        <w:pStyle w:val="ListParagraph"/>
        <w:numPr>
          <w:ilvl w:val="0"/>
          <w:numId w:val="17"/>
        </w:numPr>
        <w:rPr>
          <w:lang w:eastAsia="en-US"/>
        </w:rPr>
      </w:pPr>
      <w:r>
        <w:rPr>
          <w:lang w:eastAsia="en-US"/>
        </w:rPr>
        <w:t xml:space="preserve">In one hand, the considerations of definitions, standards, requirements, limits and constraints </w:t>
      </w:r>
    </w:p>
    <w:p w14:paraId="62AF9F85" w14:textId="77777777" w:rsidR="001A0ED9" w:rsidRDefault="001A0ED9" w:rsidP="001A0ED9">
      <w:pPr>
        <w:pStyle w:val="ListParagraph"/>
        <w:numPr>
          <w:ilvl w:val="0"/>
          <w:numId w:val="17"/>
        </w:numPr>
        <w:rPr>
          <w:lang w:eastAsia="en-US"/>
        </w:rPr>
      </w:pPr>
      <w:r>
        <w:rPr>
          <w:lang w:eastAsia="en-US"/>
        </w:rPr>
        <w:t>On the other hand, the whole lifecycle of a product or a. service</w:t>
      </w:r>
    </w:p>
    <w:p w14:paraId="0687A2FD" w14:textId="77777777" w:rsidR="001A0ED9" w:rsidRDefault="001A0ED9" w:rsidP="001A0ED9">
      <w:pPr>
        <w:rPr>
          <w:lang w:eastAsia="en-US"/>
        </w:rPr>
      </w:pPr>
      <w:r>
        <w:rPr>
          <w:lang w:eastAsia="en-US"/>
        </w:rPr>
        <w:t xml:space="preserve">The diagram below shows this pivot role on the top and on the bottom shows a number of dimensions that make the characteristics of the architect in his core and deepest nature. </w:t>
      </w:r>
    </w:p>
    <w:p w14:paraId="1C846614" w14:textId="77777777" w:rsidR="001A0ED9" w:rsidRDefault="001A0ED9" w:rsidP="001A0ED9">
      <w:pPr>
        <w:rPr>
          <w:lang w:eastAsia="en-US"/>
        </w:rPr>
      </w:pPr>
    </w:p>
    <w:p w14:paraId="1E4CE083" w14:textId="77777777" w:rsidR="001A0ED9" w:rsidRDefault="001A0ED9" w:rsidP="001A0ED9">
      <w:pPr>
        <w:pStyle w:val="Caption"/>
        <w:keepNext/>
      </w:pPr>
      <w:r>
        <w:t xml:space="preserve">Table </w:t>
      </w:r>
      <w:r>
        <w:fldChar w:fldCharType="begin"/>
      </w:r>
      <w:r>
        <w:instrText xml:space="preserve"> SEQ Table \* ARABIC </w:instrText>
      </w:r>
      <w:r>
        <w:fldChar w:fldCharType="separate"/>
      </w:r>
      <w:r>
        <w:rPr>
          <w:noProof/>
        </w:rPr>
        <w:t>3</w:t>
      </w:r>
      <w:r>
        <w:fldChar w:fldCharType="end"/>
      </w:r>
      <w:r>
        <w:t xml:space="preserve"> - The architect and designers play a pivot role</w:t>
      </w:r>
    </w:p>
    <w:p w14:paraId="064DD3DD" w14:textId="77777777" w:rsidR="001A0ED9" w:rsidRDefault="001A0ED9" w:rsidP="001A0ED9">
      <w:pPr>
        <w:rPr>
          <w:lang w:eastAsia="en-US"/>
        </w:rPr>
      </w:pPr>
      <w:r w:rsidRPr="008A0139">
        <w:rPr>
          <w:noProof/>
          <w:lang w:val="en-US" w:eastAsia="zh-CN"/>
        </w:rPr>
        <w:drawing>
          <wp:inline distT="0" distB="0" distL="0" distR="0" wp14:anchorId="792C5174" wp14:editId="343DC3F4">
            <wp:extent cx="6120765" cy="2617470"/>
            <wp:effectExtent l="0" t="0" r="635" b="0"/>
            <wp:docPr id="1" name="Image 1" descr="Une image contenant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capture d’écran&#10;&#10;Description générée automatiquement"/>
                    <pic:cNvPicPr/>
                  </pic:nvPicPr>
                  <pic:blipFill>
                    <a:blip r:embed="rId23"/>
                    <a:stretch>
                      <a:fillRect/>
                    </a:stretch>
                  </pic:blipFill>
                  <pic:spPr>
                    <a:xfrm>
                      <a:off x="0" y="0"/>
                      <a:ext cx="6120765" cy="2617470"/>
                    </a:xfrm>
                    <a:prstGeom prst="rect">
                      <a:avLst/>
                    </a:prstGeom>
                  </pic:spPr>
                </pic:pic>
              </a:graphicData>
            </a:graphic>
          </wp:inline>
        </w:drawing>
      </w:r>
    </w:p>
    <w:p w14:paraId="72C589B1" w14:textId="77777777" w:rsidR="001A0ED9" w:rsidRDefault="001A0ED9" w:rsidP="001A0ED9">
      <w:pPr>
        <w:overflowPunct w:val="0"/>
        <w:autoSpaceDE w:val="0"/>
        <w:autoSpaceDN w:val="0"/>
        <w:adjustRightInd w:val="0"/>
        <w:ind w:left="567" w:hanging="567"/>
        <w:textAlignment w:val="baseline"/>
      </w:pPr>
    </w:p>
    <w:p w14:paraId="1F404549" w14:textId="77777777" w:rsidR="001A0ED9" w:rsidRDefault="001A0ED9" w:rsidP="001A0ED9">
      <w:r>
        <w:t>As well it is important that each architect / designer, will come with his own approach which will likely be unique in itself. This is a normal phenomenon as the foundation of an architect are normally based on the following maturity in order in the list below:</w:t>
      </w:r>
    </w:p>
    <w:p w14:paraId="7FAED044" w14:textId="77777777" w:rsidR="001A0ED9" w:rsidRDefault="001A0ED9" w:rsidP="001A0ED9">
      <w:pPr>
        <w:pStyle w:val="ListParagraph"/>
        <w:numPr>
          <w:ilvl w:val="0"/>
          <w:numId w:val="13"/>
        </w:numPr>
      </w:pPr>
      <w:r>
        <w:t>Anthropology</w:t>
      </w:r>
    </w:p>
    <w:p w14:paraId="7078BD3B" w14:textId="77777777" w:rsidR="001A0ED9" w:rsidRDefault="001A0ED9" w:rsidP="001A0ED9">
      <w:pPr>
        <w:pStyle w:val="ListParagraph"/>
        <w:numPr>
          <w:ilvl w:val="0"/>
          <w:numId w:val="13"/>
        </w:numPr>
      </w:pPr>
      <w:r>
        <w:t>Ethics</w:t>
      </w:r>
    </w:p>
    <w:p w14:paraId="63007C70" w14:textId="77777777" w:rsidR="001A0ED9" w:rsidRDefault="001A0ED9" w:rsidP="001A0ED9">
      <w:pPr>
        <w:pStyle w:val="ListParagraph"/>
        <w:numPr>
          <w:ilvl w:val="0"/>
          <w:numId w:val="13"/>
        </w:numPr>
      </w:pPr>
      <w:r>
        <w:t>Law</w:t>
      </w:r>
    </w:p>
    <w:p w14:paraId="24B2C635" w14:textId="77777777" w:rsidR="001A0ED9" w:rsidRDefault="001A0ED9" w:rsidP="001A0ED9">
      <w:pPr>
        <w:pStyle w:val="ListParagraph"/>
        <w:numPr>
          <w:ilvl w:val="0"/>
          <w:numId w:val="13"/>
        </w:numPr>
      </w:pPr>
      <w:r>
        <w:t>Technology</w:t>
      </w:r>
    </w:p>
    <w:p w14:paraId="796A99D8" w14:textId="77777777" w:rsidR="001A0ED9" w:rsidRDefault="001A0ED9" w:rsidP="001A0ED9">
      <w:r>
        <w:t>In special conditions though, especially when no human being had any previous experience, one needs to consider the reverse order:</w:t>
      </w:r>
    </w:p>
    <w:p w14:paraId="099CF553" w14:textId="77777777" w:rsidR="001A0ED9" w:rsidRDefault="001A0ED9" w:rsidP="001A0ED9">
      <w:pPr>
        <w:pStyle w:val="ListParagraph"/>
        <w:numPr>
          <w:ilvl w:val="0"/>
          <w:numId w:val="13"/>
        </w:numPr>
      </w:pPr>
      <w:r>
        <w:t>Technology</w:t>
      </w:r>
    </w:p>
    <w:p w14:paraId="657C1C62" w14:textId="77777777" w:rsidR="001A0ED9" w:rsidRDefault="001A0ED9" w:rsidP="001A0ED9">
      <w:pPr>
        <w:pStyle w:val="ListParagraph"/>
        <w:numPr>
          <w:ilvl w:val="0"/>
          <w:numId w:val="13"/>
        </w:numPr>
      </w:pPr>
      <w:r>
        <w:t>Law</w:t>
      </w:r>
    </w:p>
    <w:p w14:paraId="6559D462" w14:textId="77777777" w:rsidR="001A0ED9" w:rsidRDefault="001A0ED9" w:rsidP="001A0ED9">
      <w:pPr>
        <w:pStyle w:val="ListParagraph"/>
        <w:numPr>
          <w:ilvl w:val="0"/>
          <w:numId w:val="13"/>
        </w:numPr>
      </w:pPr>
      <w:r>
        <w:t>Ethics</w:t>
      </w:r>
    </w:p>
    <w:p w14:paraId="4235AC50" w14:textId="77777777" w:rsidR="001A0ED9" w:rsidRDefault="001A0ED9" w:rsidP="001A0ED9">
      <w:pPr>
        <w:pStyle w:val="ListParagraph"/>
        <w:numPr>
          <w:ilvl w:val="0"/>
          <w:numId w:val="13"/>
        </w:numPr>
      </w:pPr>
      <w:r>
        <w:t>Anthropology</w:t>
      </w:r>
    </w:p>
    <w:p w14:paraId="20204471" w14:textId="77777777" w:rsidR="001A0ED9" w:rsidRDefault="001A0ED9" w:rsidP="001A0ED9">
      <w:r>
        <w:t>Whilst these principles look very remote from the ‘tech world’, one needs to recognize that the ‘tech world’ is in place since a few decades vs say ‘civil engineering’ where humans have experience since towsands years ago.</w:t>
      </w:r>
    </w:p>
    <w:p w14:paraId="10EE728E" w14:textId="77777777" w:rsidR="001A0ED9" w:rsidRDefault="001A0ED9" w:rsidP="001A0ED9">
      <w:r>
        <w:t xml:space="preserve">The comparison with civil engineering is not begnine because many ‘tech world’ architects will explain that our work is unique when the premise here is actually no, it is not unique and the author could not find so far any evidence that architecture and design in the ‘tech world’ would require a different set of criteria than in other fields such as ‘civil engineering’. </w:t>
      </w:r>
    </w:p>
    <w:p w14:paraId="26AD5A59" w14:textId="77777777" w:rsidR="001A0ED9" w:rsidRDefault="001A0ED9" w:rsidP="001A0ED9">
      <w:r>
        <w:t>Unfortunately there is not yet a universally adopted training in the ICT and OTT worlds, but other domains are way more advanced for example in civil engineering, etc. where they not only have proper trainings, but they developed a vast literature on the topic and do have tools to help design, architectures, validations, certifications, etc. This is due to one key difference that in the other areas architects and designers are liable, which is not the case in the ICT and OTT worlds.</w:t>
      </w:r>
    </w:p>
    <w:p w14:paraId="636FDAFA" w14:textId="77777777" w:rsidR="001A0ED9" w:rsidRPr="009D40D3" w:rsidRDefault="001A0ED9" w:rsidP="001A0ED9">
      <w:pPr>
        <w:rPr>
          <w:lang w:eastAsia="en-US"/>
        </w:rPr>
      </w:pPr>
    </w:p>
    <w:p w14:paraId="55309012" w14:textId="77777777" w:rsidR="001A0ED9" w:rsidRDefault="001A0ED9" w:rsidP="001A0ED9">
      <w:pPr>
        <w:spacing w:before="0" w:after="160" w:line="259" w:lineRule="auto"/>
      </w:pPr>
    </w:p>
    <w:p w14:paraId="4313E7EB" w14:textId="77777777" w:rsidR="001A0ED9" w:rsidRDefault="001A0ED9" w:rsidP="001A0ED9">
      <w:pPr>
        <w:spacing w:before="0" w:after="160" w:line="259" w:lineRule="auto"/>
      </w:pPr>
    </w:p>
    <w:p w14:paraId="6DB4F2FE" w14:textId="77777777" w:rsidR="001A0ED9" w:rsidRDefault="001A0ED9" w:rsidP="001A0ED9">
      <w:pPr>
        <w:spacing w:before="0" w:after="160" w:line="259" w:lineRule="auto"/>
      </w:pPr>
    </w:p>
    <w:p w14:paraId="51DAE532" w14:textId="77777777" w:rsidR="001A0ED9" w:rsidRDefault="001A0ED9" w:rsidP="001A0ED9">
      <w:pPr>
        <w:spacing w:before="0" w:after="160" w:line="259" w:lineRule="auto"/>
      </w:pPr>
    </w:p>
    <w:p w14:paraId="559790CB" w14:textId="77777777" w:rsidR="001A0ED9" w:rsidRDefault="001A0ED9" w:rsidP="001A0ED9">
      <w:pPr>
        <w:spacing w:before="0" w:after="160" w:line="259" w:lineRule="auto"/>
        <w:rPr>
          <w:rFonts w:eastAsia="Times New Roman"/>
          <w:b/>
          <w:sz w:val="28"/>
          <w:szCs w:val="20"/>
          <w:lang w:eastAsia="en-US"/>
        </w:rPr>
      </w:pPr>
      <w:r>
        <w:br w:type="page"/>
      </w:r>
    </w:p>
    <w:p w14:paraId="329AAF96" w14:textId="77777777" w:rsidR="001A0ED9" w:rsidRDefault="001A0ED9" w:rsidP="001A0ED9">
      <w:pPr>
        <w:pStyle w:val="AnnexNotitle"/>
      </w:pPr>
      <w:r>
        <w:t xml:space="preserve">Appendix 1 – Background information </w:t>
      </w:r>
    </w:p>
    <w:p w14:paraId="734EE049" w14:textId="77777777" w:rsidR="001A0ED9" w:rsidRDefault="001A0ED9" w:rsidP="001A0ED9">
      <w:pPr>
        <w:rPr>
          <w:lang w:eastAsia="en-US"/>
        </w:rPr>
      </w:pPr>
      <w:r>
        <w:rPr>
          <w:lang w:eastAsia="en-US"/>
        </w:rPr>
        <w:t>[Editor’s note: These are background information from various texts that is kept temporarily here as to remind us what is guiding our Recommendation. Most of it will be gradually removed in the future]</w:t>
      </w:r>
    </w:p>
    <w:p w14:paraId="33FF45B5" w14:textId="77777777" w:rsidR="001A0ED9" w:rsidRDefault="001A0ED9" w:rsidP="001A0ED9">
      <w:pPr>
        <w:rPr>
          <w:lang w:eastAsia="en-US"/>
        </w:rPr>
      </w:pPr>
    </w:p>
    <w:p w14:paraId="63220DE3" w14:textId="77777777" w:rsidR="001A0ED9" w:rsidRPr="009D40D3" w:rsidRDefault="001A0ED9" w:rsidP="001A0ED9">
      <w:pPr>
        <w:pStyle w:val="Headingb"/>
      </w:pPr>
      <w:r>
        <w:t>Context</w:t>
      </w:r>
    </w:p>
    <w:p w14:paraId="2C7BB534" w14:textId="77777777" w:rsidR="001A0ED9" w:rsidRDefault="001A0ED9" w:rsidP="001A0ED9">
      <w:pPr>
        <w:rPr>
          <w:lang w:eastAsia="en-US"/>
        </w:rPr>
      </w:pPr>
      <w:r>
        <w:rPr>
          <w:lang w:eastAsia="en-US"/>
        </w:rPr>
        <w:t xml:space="preserve">Standardisation is at the very beginning of a whole cycle that starts with definitions which is then used by industry to design, build, test, stage, certify, release, migrate, run and finally terminate a product or a service. </w:t>
      </w:r>
    </w:p>
    <w:p w14:paraId="20E34969" w14:textId="77777777" w:rsidR="001A0ED9" w:rsidRDefault="001A0ED9" w:rsidP="001A0ED9">
      <w:pPr>
        <w:rPr>
          <w:lang w:eastAsia="en-US"/>
        </w:rPr>
      </w:pPr>
      <w:r>
        <w:rPr>
          <w:lang w:eastAsia="en-US"/>
        </w:rPr>
        <w:t>Each of these steps will inevitably generate a specific set of meta data as it will:</w:t>
      </w:r>
    </w:p>
    <w:p w14:paraId="4A83F97E" w14:textId="77777777" w:rsidR="001A0ED9" w:rsidRDefault="001A0ED9" w:rsidP="001A0ED9">
      <w:pPr>
        <w:pStyle w:val="ListParagraph"/>
        <w:numPr>
          <w:ilvl w:val="0"/>
          <w:numId w:val="14"/>
        </w:numPr>
        <w:rPr>
          <w:lang w:eastAsia="en-US"/>
        </w:rPr>
      </w:pPr>
      <w:r>
        <w:rPr>
          <w:lang w:eastAsia="en-US"/>
        </w:rPr>
        <w:t xml:space="preserve">come with their own lessons learnt, best practices </w:t>
      </w:r>
    </w:p>
    <w:p w14:paraId="44072107" w14:textId="77777777" w:rsidR="001A0ED9" w:rsidRDefault="001A0ED9" w:rsidP="001A0ED9">
      <w:pPr>
        <w:pStyle w:val="ListParagraph"/>
        <w:numPr>
          <w:ilvl w:val="0"/>
          <w:numId w:val="14"/>
        </w:numPr>
        <w:rPr>
          <w:lang w:eastAsia="en-US"/>
        </w:rPr>
      </w:pPr>
      <w:r>
        <w:rPr>
          <w:lang w:eastAsia="en-US"/>
        </w:rPr>
        <w:t xml:space="preserve">mature to then possibly express their own inferred requirements, limits and constraints </w:t>
      </w:r>
    </w:p>
    <w:p w14:paraId="608AE39B" w14:textId="77777777" w:rsidR="001A0ED9" w:rsidRDefault="001A0ED9" w:rsidP="001A0ED9">
      <w:pPr>
        <w:pStyle w:val="ListParagraph"/>
        <w:numPr>
          <w:ilvl w:val="0"/>
          <w:numId w:val="14"/>
        </w:numPr>
        <w:rPr>
          <w:lang w:eastAsia="en-US"/>
        </w:rPr>
      </w:pPr>
      <w:r>
        <w:rPr>
          <w:lang w:eastAsia="en-US"/>
        </w:rPr>
        <w:t>inspire new innovative ideas to improve the outcome</w:t>
      </w:r>
    </w:p>
    <w:p w14:paraId="4B4A97E3" w14:textId="77777777" w:rsidR="001A0ED9" w:rsidRDefault="001A0ED9" w:rsidP="001A0ED9">
      <w:pPr>
        <w:pStyle w:val="ListParagraph"/>
        <w:numPr>
          <w:ilvl w:val="0"/>
          <w:numId w:val="14"/>
        </w:numPr>
        <w:rPr>
          <w:lang w:eastAsia="en-US"/>
        </w:rPr>
      </w:pPr>
      <w:r>
        <w:rPr>
          <w:lang w:eastAsia="en-US"/>
        </w:rPr>
        <w:t xml:space="preserve">discover new abstraction patterns opening entirely new areas of solutions  </w:t>
      </w:r>
    </w:p>
    <w:p w14:paraId="07B1AC7F" w14:textId="77777777" w:rsidR="001A0ED9" w:rsidRDefault="001A0ED9" w:rsidP="001A0ED9">
      <w:pPr>
        <w:rPr>
          <w:lang w:eastAsia="en-US"/>
        </w:rPr>
      </w:pPr>
      <w:r>
        <w:rPr>
          <w:lang w:eastAsia="en-US"/>
        </w:rPr>
        <w:t xml:space="preserve">In a given domain, unless completely new, this cycle would have been put in practice repeatedly across all the domain constituencies. Yet, finding consolidated, qualified documentation of any of the above metadata is, if it exists, most of the time incomplete, partial, sometimes immature, and may not be shared for any secrecy reasons. </w:t>
      </w:r>
    </w:p>
    <w:p w14:paraId="46332D1F" w14:textId="77777777" w:rsidR="001A0ED9" w:rsidRDefault="001A0ED9" w:rsidP="001A0ED9">
      <w:pPr>
        <w:rPr>
          <w:lang w:eastAsia="en-US"/>
        </w:rPr>
      </w:pPr>
      <w:r>
        <w:rPr>
          <w:lang w:eastAsia="en-US"/>
        </w:rPr>
        <w:t>And when some of the documents happen to be well described and done, yet their language, abstractions, categories are most of the time ‘adhoc’ because, say, the architect who developed them has his own capabilities, limits and constraints which happen to be for very deep conscious or unconscious reasons.</w:t>
      </w:r>
    </w:p>
    <w:p w14:paraId="3456E5D0" w14:textId="77777777" w:rsidR="001A0ED9" w:rsidRDefault="001A0ED9" w:rsidP="001A0ED9">
      <w:pPr>
        <w:rPr>
          <w:lang w:eastAsia="en-US"/>
        </w:rPr>
      </w:pPr>
      <w:r>
        <w:rPr>
          <w:lang w:eastAsia="en-US"/>
        </w:rPr>
        <w:t xml:space="preserve">These metadata, however are an essential loopback input to the overall process and having access to these meta data would significantly help standardisation to codify the right description at definition level. Again, as each practitioner comes with his own way to document it is difficult to organize all of these input in a uniform ‘standard’ manner to simply evaluate these inputs, compare them when there are multiple alternatives or even put them in a way that one can start an optimisation process from these inputs to finally improve significantly the overall standard. </w:t>
      </w:r>
    </w:p>
    <w:p w14:paraId="04BB3774" w14:textId="77777777" w:rsidR="001A0ED9" w:rsidRDefault="001A0ED9" w:rsidP="001A0ED9">
      <w:pPr>
        <w:rPr>
          <w:lang w:eastAsia="en-US"/>
        </w:rPr>
      </w:pPr>
      <w:r>
        <w:rPr>
          <w:lang w:eastAsia="en-US"/>
        </w:rPr>
        <w:t>The ‘negative’ view of the above is that a ‘mistake’ or ‘incompleteness’ at definition level may have massive implications on any subsequent phase down the cycle. If the ‘user’ of the standard is more experienced than the team who produced the standard and understands the negative implications, the standard will not be adopted.</w:t>
      </w:r>
    </w:p>
    <w:p w14:paraId="1D4B1D48" w14:textId="77777777" w:rsidR="001A0ED9" w:rsidRDefault="001A0ED9" w:rsidP="001A0ED9">
      <w:pPr>
        <w:rPr>
          <w:lang w:eastAsia="en-US"/>
        </w:rPr>
      </w:pPr>
      <w:r>
        <w:rPr>
          <w:lang w:eastAsia="en-US"/>
        </w:rPr>
        <w:t xml:space="preserve">As now a standard can be of many types (ontology, taxonomy, definition, framework, architecture, detailed architecture, specification, test, etc.), standards may map on various aspects of the cycle too. </w:t>
      </w:r>
    </w:p>
    <w:p w14:paraId="65AF1936" w14:textId="77777777" w:rsidR="001A0ED9" w:rsidRDefault="001A0ED9" w:rsidP="001A0ED9">
      <w:pPr>
        <w:rPr>
          <w:lang w:eastAsia="en-US"/>
        </w:rPr>
      </w:pPr>
      <w:r>
        <w:rPr>
          <w:lang w:eastAsia="en-US"/>
        </w:rPr>
        <w:t>Yet the critical articulation will happen when the standard is ‘being used’ as the first cycle step the standard ‘will meet’ is the design step. In this articulation a designer will have to turn the standard into an instantiated design and the designer will produce various deliverables (vision architecture, general architecture and detailed architecture) that will be then handed over to a project team that will go through the next steps of the cycles until release in production and then it will follow the rest of the cycle (and those not make any assumption on waterfall/agile/methodologies)</w:t>
      </w:r>
    </w:p>
    <w:p w14:paraId="09672674" w14:textId="77777777" w:rsidR="001A0ED9" w:rsidRDefault="001A0ED9" w:rsidP="001A0ED9">
      <w:pPr>
        <w:rPr>
          <w:lang w:eastAsia="en-US"/>
        </w:rPr>
      </w:pPr>
      <w:r>
        <w:rPr>
          <w:lang w:eastAsia="en-US"/>
        </w:rPr>
        <w:t>Designers have therefore a critical job as they need to ensure that their design will be a good fit for all the rest of the cycle and make sure they produce an optimal design choice in the requirements, limits and constraints that will fit as best as possible to all the steps downward the cycle.</w:t>
      </w:r>
    </w:p>
    <w:p w14:paraId="553AF0F4" w14:textId="77777777" w:rsidR="001A0ED9" w:rsidRDefault="001A0ED9" w:rsidP="001A0ED9">
      <w:pPr>
        <w:rPr>
          <w:lang w:eastAsia="en-US"/>
        </w:rPr>
      </w:pPr>
      <w:r>
        <w:rPr>
          <w:lang w:eastAsia="en-US"/>
        </w:rPr>
        <w:t>So, an approach to architecture standardization that would be lightweight and could deliver design principles and best practices could:</w:t>
      </w:r>
    </w:p>
    <w:p w14:paraId="513A9F0D" w14:textId="77777777" w:rsidR="001A0ED9" w:rsidRDefault="001A0ED9" w:rsidP="001A0ED9">
      <w:pPr>
        <w:pStyle w:val="ListParagraph"/>
        <w:numPr>
          <w:ilvl w:val="0"/>
          <w:numId w:val="14"/>
        </w:numPr>
        <w:rPr>
          <w:lang w:eastAsia="en-US"/>
        </w:rPr>
      </w:pPr>
      <w:r>
        <w:rPr>
          <w:lang w:eastAsia="en-US"/>
        </w:rPr>
        <w:t xml:space="preserve">not only help the designer to ensure that what he is delivering is giving enough guarantees that it provides the best possible solution to the problem and documents what will be the limits of his proposed solution, </w:t>
      </w:r>
    </w:p>
    <w:p w14:paraId="50F48A77" w14:textId="77777777" w:rsidR="001A0ED9" w:rsidRDefault="001A0ED9" w:rsidP="001A0ED9">
      <w:pPr>
        <w:pStyle w:val="ListParagraph"/>
        <w:numPr>
          <w:ilvl w:val="0"/>
          <w:numId w:val="14"/>
        </w:numPr>
        <w:rPr>
          <w:lang w:eastAsia="en-US"/>
        </w:rPr>
      </w:pPr>
      <w:r>
        <w:rPr>
          <w:lang w:eastAsia="en-US"/>
        </w:rPr>
        <w:t xml:space="preserve">but it could help too standardisation to systematically review, upfront, the fit of its purpose against the same design principles </w:t>
      </w:r>
    </w:p>
    <w:p w14:paraId="5070E1C7" w14:textId="77777777" w:rsidR="001A0ED9" w:rsidRDefault="001A0ED9" w:rsidP="001A0ED9">
      <w:pPr>
        <w:pStyle w:val="ListParagraph"/>
        <w:numPr>
          <w:ilvl w:val="0"/>
          <w:numId w:val="14"/>
        </w:numPr>
        <w:rPr>
          <w:lang w:eastAsia="en-US"/>
        </w:rPr>
      </w:pPr>
      <w:r>
        <w:rPr>
          <w:lang w:eastAsia="en-US"/>
        </w:rPr>
        <w:t>and most of the time, will actually generate new ideas and potentially critical innovations,</w:t>
      </w:r>
    </w:p>
    <w:p w14:paraId="15927460" w14:textId="77777777" w:rsidR="001A0ED9" w:rsidRDefault="001A0ED9" w:rsidP="001A0ED9">
      <w:pPr>
        <w:rPr>
          <w:lang w:eastAsia="en-US"/>
        </w:rPr>
      </w:pPr>
      <w:r>
        <w:rPr>
          <w:lang w:eastAsia="en-US"/>
        </w:rPr>
        <w:t>therefore, making the relay between standardisation and design much leaner.]</w:t>
      </w:r>
    </w:p>
    <w:p w14:paraId="2E873BA0" w14:textId="77777777" w:rsidR="001A0ED9" w:rsidRDefault="001A0ED9" w:rsidP="001A0ED9">
      <w:pPr>
        <w:pStyle w:val="Headingb"/>
      </w:pPr>
      <w:r>
        <w:t>Proposition</w:t>
      </w:r>
    </w:p>
    <w:p w14:paraId="15073E2C" w14:textId="77777777" w:rsidR="001A0ED9" w:rsidRDefault="001A0ED9" w:rsidP="001A0ED9">
      <w:pPr>
        <w:rPr>
          <w:lang w:eastAsia="en-US"/>
        </w:rPr>
      </w:pPr>
      <w:r>
        <w:rPr>
          <w:lang w:eastAsia="en-US"/>
        </w:rPr>
        <w:t>This contribution proposes to define a lightweight approach to architecture standardisation as a framework to propose contributors and editors the possibility to systematically improve the</w:t>
      </w:r>
    </w:p>
    <w:p w14:paraId="51E8D7AE" w14:textId="77777777" w:rsidR="001A0ED9" w:rsidRDefault="001A0ED9" w:rsidP="001A0ED9">
      <w:pPr>
        <w:pStyle w:val="ListParagraph"/>
        <w:numPr>
          <w:ilvl w:val="0"/>
          <w:numId w:val="14"/>
        </w:numPr>
        <w:rPr>
          <w:lang w:eastAsia="en-US"/>
        </w:rPr>
      </w:pPr>
      <w:r>
        <w:rPr>
          <w:lang w:eastAsia="en-US"/>
        </w:rPr>
        <w:t>quality outcome of recommendations vs design quality criteria</w:t>
      </w:r>
    </w:p>
    <w:p w14:paraId="6CA702CD" w14:textId="77777777" w:rsidR="001A0ED9" w:rsidRDefault="001A0ED9" w:rsidP="001A0ED9">
      <w:pPr>
        <w:pStyle w:val="ListParagraph"/>
        <w:numPr>
          <w:ilvl w:val="0"/>
          <w:numId w:val="14"/>
        </w:numPr>
        <w:rPr>
          <w:lang w:eastAsia="en-US"/>
        </w:rPr>
      </w:pPr>
      <w:r>
        <w:rPr>
          <w:lang w:eastAsia="en-US"/>
        </w:rPr>
        <w:t>harmonisation of the outcome recommendations</w:t>
      </w:r>
    </w:p>
    <w:p w14:paraId="5E237572" w14:textId="77777777" w:rsidR="001A0ED9" w:rsidRDefault="001A0ED9" w:rsidP="001A0ED9">
      <w:pPr>
        <w:pStyle w:val="ListParagraph"/>
        <w:numPr>
          <w:ilvl w:val="0"/>
          <w:numId w:val="14"/>
        </w:numPr>
        <w:rPr>
          <w:lang w:eastAsia="en-US"/>
        </w:rPr>
      </w:pPr>
      <w:r>
        <w:rPr>
          <w:lang w:eastAsia="en-US"/>
        </w:rPr>
        <w:t>composability of the outcome recommendations</w:t>
      </w:r>
    </w:p>
    <w:p w14:paraId="115D83BD" w14:textId="77777777" w:rsidR="001A0ED9" w:rsidRDefault="001A0ED9" w:rsidP="001A0ED9">
      <w:pPr>
        <w:pStyle w:val="ListParagraph"/>
        <w:numPr>
          <w:ilvl w:val="0"/>
          <w:numId w:val="14"/>
        </w:numPr>
        <w:rPr>
          <w:lang w:eastAsia="en-US"/>
        </w:rPr>
      </w:pPr>
      <w:r>
        <w:rPr>
          <w:lang w:eastAsia="en-US"/>
        </w:rPr>
        <w:t>speed of execution by factorizing potential common texts and templates</w:t>
      </w:r>
    </w:p>
    <w:p w14:paraId="4B939DA9" w14:textId="77777777" w:rsidR="001A0ED9" w:rsidRDefault="001A0ED9" w:rsidP="001A0ED9">
      <w:pPr>
        <w:pStyle w:val="ListParagraph"/>
        <w:numPr>
          <w:ilvl w:val="0"/>
          <w:numId w:val="14"/>
        </w:numPr>
        <w:rPr>
          <w:lang w:eastAsia="en-US"/>
        </w:rPr>
      </w:pPr>
      <w:r>
        <w:rPr>
          <w:lang w:eastAsia="en-US"/>
        </w:rPr>
        <w:t>innovation by discovering new abstraction layer revealing potential interesting gaps</w:t>
      </w:r>
    </w:p>
    <w:p w14:paraId="7914387A" w14:textId="77777777" w:rsidR="001A0ED9" w:rsidRDefault="001A0ED9" w:rsidP="001A0ED9">
      <w:pPr>
        <w:rPr>
          <w:lang w:eastAsia="en-US"/>
        </w:rPr>
      </w:pPr>
    </w:p>
    <w:p w14:paraId="17C7A997" w14:textId="77777777" w:rsidR="001A0ED9" w:rsidRDefault="001A0ED9" w:rsidP="001A0ED9">
      <w:pPr>
        <w:rPr>
          <w:lang w:eastAsia="en-US"/>
        </w:rPr>
      </w:pPr>
    </w:p>
    <w:p w14:paraId="61C1D6B4" w14:textId="77777777" w:rsidR="001A0ED9" w:rsidRDefault="001A0ED9" w:rsidP="001A0ED9">
      <w:pPr>
        <w:rPr>
          <w:lang w:eastAsia="en-US"/>
        </w:rPr>
      </w:pPr>
    </w:p>
    <w:p w14:paraId="645690DA" w14:textId="77777777" w:rsidR="001A0ED9" w:rsidRDefault="001A0ED9" w:rsidP="001A0ED9">
      <w:pPr>
        <w:spacing w:before="0" w:after="160" w:line="259" w:lineRule="auto"/>
        <w:rPr>
          <w:rFonts w:eastAsia="Times New Roman"/>
          <w:b/>
          <w:szCs w:val="20"/>
          <w:lang w:eastAsia="en-US"/>
        </w:rPr>
      </w:pPr>
      <w:r>
        <w:br w:type="page"/>
      </w:r>
    </w:p>
    <w:p w14:paraId="67FFF6C0" w14:textId="77777777" w:rsidR="001A0ED9" w:rsidRDefault="001A0ED9" w:rsidP="001A0ED9">
      <w:pPr>
        <w:pStyle w:val="AppendixNotitle"/>
      </w:pPr>
      <w:r>
        <w:t>Appendix 2 - Gap Analysis</w:t>
      </w:r>
    </w:p>
    <w:p w14:paraId="61AA11BE" w14:textId="77777777" w:rsidR="001A0ED9" w:rsidRDefault="001A0ED9" w:rsidP="001A0ED9">
      <w:pPr>
        <w:rPr>
          <w:lang w:eastAsia="en-US"/>
        </w:rPr>
      </w:pPr>
      <w:r>
        <w:rPr>
          <w:lang w:eastAsia="en-US"/>
        </w:rPr>
        <w:t>[Editor’s Note: This section will gradually be removed and is a reminder to make sure we explore each aspect of a massive documentation to select the best definitions and options for a lightweight approach to design]</w:t>
      </w:r>
    </w:p>
    <w:p w14:paraId="547798BD" w14:textId="77777777" w:rsidR="001A0ED9" w:rsidRDefault="001A0ED9" w:rsidP="001A0ED9">
      <w:pPr>
        <w:rPr>
          <w:lang w:eastAsia="en-US"/>
        </w:rPr>
      </w:pPr>
      <w:r>
        <w:rPr>
          <w:lang w:eastAsia="en-US"/>
        </w:rPr>
        <w:t xml:space="preserve">Such a proposed approach is, in other field part of what is called Theory of Design. This is an area which is likely much better defined outside of IT and ICT domains but which is difficult to track extensively in IT and ICT and which probably requires a lot more cycles to be fully agreed, adopted and mature. Again, this should not be any surprise given the relative youth, let alone high cadence evolution and revolution which is making even more difficult to stabilise a fully fledge knowledge. </w:t>
      </w:r>
    </w:p>
    <w:p w14:paraId="0B2B6806" w14:textId="77777777" w:rsidR="001A0ED9" w:rsidRDefault="001A0ED9" w:rsidP="001A0ED9">
      <w:pPr>
        <w:rPr>
          <w:lang w:eastAsia="en-US"/>
        </w:rPr>
      </w:pPr>
      <w:r>
        <w:rPr>
          <w:lang w:eastAsia="en-US"/>
        </w:rPr>
        <w:t>At this stage and mindful that this is not by any mean exhaustive we identified a few areas that developed ideas in various levels</w:t>
      </w:r>
    </w:p>
    <w:p w14:paraId="1B426E19" w14:textId="77777777" w:rsidR="001A0ED9" w:rsidRDefault="001A0ED9" w:rsidP="001A0ED9">
      <w:pPr>
        <w:rPr>
          <w:lang w:eastAsia="en-US"/>
        </w:rPr>
      </w:pPr>
      <w:r>
        <w:rPr>
          <w:lang w:eastAsia="en-US"/>
        </w:rPr>
        <w:t xml:space="preserve">Firstly we will on purpose start from outside the IT and ICT and simply highlight that Theory of Design is developed since a long time in other areas. Architects and Designers studied on a long genealogy of design theoretician and randomly could point to [NOD] as an example of work in this area, highlighting principle of designs. </w:t>
      </w:r>
    </w:p>
    <w:p w14:paraId="5E86663C" w14:textId="77777777" w:rsidR="001A0ED9" w:rsidRDefault="001A0ED9" w:rsidP="001A0ED9">
      <w:pPr>
        <w:rPr>
          <w:lang w:eastAsia="en-US"/>
        </w:rPr>
      </w:pPr>
      <w:r>
        <w:rPr>
          <w:lang w:eastAsia="en-US"/>
        </w:rPr>
        <w:t xml:space="preserve">As a matter of fact, [NOD] is the main source of inspiration of the proposed much more lightweight approach to Theory of Design in this contribution on the premise that there should be little if any difference between designing say a bridge vs designing IT and ICT technology and services. </w:t>
      </w:r>
    </w:p>
    <w:p w14:paraId="650CEBA1" w14:textId="77777777" w:rsidR="001A0ED9" w:rsidRDefault="001A0ED9" w:rsidP="001A0ED9">
      <w:pPr>
        <w:rPr>
          <w:lang w:eastAsia="en-US"/>
        </w:rPr>
      </w:pPr>
      <w:r>
        <w:rPr>
          <w:lang w:eastAsia="en-US"/>
        </w:rPr>
        <w:t xml:space="preserve">Yet incrementally other IT and ICT professionals started to put words on things and when quality became a strong and hype requirement in the 90s it participated to a number of parties considering design quality criteria. </w:t>
      </w:r>
    </w:p>
    <w:p w14:paraId="3BB8658B" w14:textId="77777777" w:rsidR="001A0ED9" w:rsidRDefault="001A0ED9" w:rsidP="001A0ED9">
      <w:pPr>
        <w:rPr>
          <w:lang w:eastAsia="en-US"/>
        </w:rPr>
      </w:pPr>
      <w:r>
        <w:rPr>
          <w:lang w:eastAsia="en-US"/>
        </w:rPr>
        <w:t xml:space="preserve">A simple research on Wikipedia shows that the in the late 1980s the US Department of Defense developed the Technical Architecture Framework for Information Management (TAFIM) which The Open Group developed into an extensive enterprise architecture framework and released The Open Group Architecture Framework (TOGAF 1.0) in 1995 which is now at version at version TOGAF 9.2 launched on 16 April 2018 (see [TOGAF]). One remarkable aspect is that TOGAF offers certification trainings and education curricula. Yet if focuses on Enterprise Architecture and so, like anything has a few limits. </w:t>
      </w:r>
    </w:p>
    <w:p w14:paraId="2C1C481C" w14:textId="77777777" w:rsidR="001A0ED9" w:rsidRDefault="001A0ED9" w:rsidP="001A0ED9">
      <w:pPr>
        <w:rPr>
          <w:lang w:eastAsia="en-US"/>
        </w:rPr>
      </w:pPr>
      <w:r>
        <w:rPr>
          <w:lang w:eastAsia="en-US"/>
        </w:rPr>
        <w:t xml:space="preserve">As well, ISO developed a substantial amount of work on the topic in particular [ISO9126-1] and does a very good job at highlighting the architectural quality criteria and sub criteria in detail but again it focuses on Software Engineering not on an overall system. </w:t>
      </w:r>
    </w:p>
    <w:p w14:paraId="54072001" w14:textId="77777777" w:rsidR="001A0ED9" w:rsidRDefault="001A0ED9" w:rsidP="001A0ED9">
      <w:pPr>
        <w:rPr>
          <w:lang w:eastAsia="en-US"/>
        </w:rPr>
      </w:pPr>
      <w:r>
        <w:rPr>
          <w:lang w:eastAsia="en-US"/>
        </w:rPr>
        <w:t xml:space="preserve">Given the massive switch to softwarisation the above matter for our gap analysis, [LOSAVIO] offers a very good article regarding how to use the quality criteria to measure architectures. Yet it is a very rich model and perhaps a bit too rich for one who is looking for a lightweight approach which is our goal especially when the object of design are becoming hybrid objects including a system view, software, hardware component, human factor, etc. as well as new areas (see section 3) all together. </w:t>
      </w:r>
    </w:p>
    <w:p w14:paraId="3063AB4B" w14:textId="77777777" w:rsidR="001A0ED9" w:rsidRDefault="001A0ED9" w:rsidP="001A0ED9">
      <w:pPr>
        <w:rPr>
          <w:lang w:eastAsia="en-US"/>
        </w:rPr>
      </w:pPr>
      <w:r>
        <w:rPr>
          <w:lang w:eastAsia="en-US"/>
        </w:rPr>
        <w:t>An example of a needed reconsideration is that among the criteria one which is particularly difficult to recognize, define, measure, qualify is flexibility. [KELLERER3] work made a significant radical approach to this problem and started to offer a really deep analysis on How to Measure Network Flexibility? [KELLERER1], [KELLERER2] down to the mathematical aspect of it. This fundamental work allows to decoy unqualified statements of the type “my design is more flexible than yours” and support qualified comparison of system designs with respect to flexibility.  According to [KELLERER3] and</w:t>
      </w:r>
      <w:r w:rsidRPr="007B3E1F">
        <w:rPr>
          <w:lang w:eastAsia="en-US"/>
        </w:rPr>
        <w:t xml:space="preserve"> </w:t>
      </w:r>
      <w:r>
        <w:rPr>
          <w:lang w:eastAsia="en-US"/>
        </w:rPr>
        <w:t>[</w:t>
      </w:r>
      <w:r w:rsidRPr="007B3E1F">
        <w:rPr>
          <w:lang w:eastAsia="en-US"/>
        </w:rPr>
        <w:t>KELLERER4] flexibility is the ability of a communication network to adapt its state to changing conditions promptly (in short time) and with little effort (cost effective)</w:t>
      </w:r>
      <w:r>
        <w:rPr>
          <w:lang w:eastAsia="en-US"/>
        </w:rPr>
        <w:t>. Hence, flexibility can be regarded as a measure of the stability of a system design with respect to changing functional and non-functional requirements.</w:t>
      </w:r>
    </w:p>
    <w:p w14:paraId="7AAF296B" w14:textId="77777777" w:rsidR="001A0ED9" w:rsidRDefault="001A0ED9" w:rsidP="001A0ED9">
      <w:pPr>
        <w:rPr>
          <w:lang w:eastAsia="en-US"/>
        </w:rPr>
      </w:pPr>
      <w:r>
        <w:rPr>
          <w:lang w:eastAsia="en-US"/>
        </w:rPr>
        <w:t xml:space="preserve">Should we be able to agree on design principles and criteria, we yet need to find a way to aggregate choices in heavy multi-criteria choice problems (see [MCDM]) with specific constraints on the aggregation operator (e.g. do we allow veto right of say performance vs flexibility) as well as considering inherent relationships between the criteria (e.g. a very feature rich design may affect its future manageability). </w:t>
      </w:r>
    </w:p>
    <w:p w14:paraId="2CD4F186" w14:textId="77777777" w:rsidR="001A0ED9" w:rsidRDefault="001A0ED9" w:rsidP="001A0ED9">
      <w:pPr>
        <w:rPr>
          <w:lang w:eastAsia="en-US"/>
        </w:rPr>
      </w:pPr>
      <w:r>
        <w:rPr>
          <w:lang w:eastAsia="en-US"/>
        </w:rPr>
        <w:t>This is in the arcanes of this last design step that some significant discoveries can happen. Indeed measuring architectures help:</w:t>
      </w:r>
    </w:p>
    <w:p w14:paraId="00425AB4" w14:textId="77777777" w:rsidR="001A0ED9" w:rsidRDefault="001A0ED9" w:rsidP="001A0ED9">
      <w:pPr>
        <w:pStyle w:val="ListParagraph"/>
        <w:numPr>
          <w:ilvl w:val="0"/>
          <w:numId w:val="14"/>
        </w:numPr>
        <w:rPr>
          <w:lang w:eastAsia="en-US"/>
        </w:rPr>
      </w:pPr>
      <w:r>
        <w:rPr>
          <w:lang w:eastAsia="en-US"/>
        </w:rPr>
        <w:t>Compare architectures</w:t>
      </w:r>
    </w:p>
    <w:p w14:paraId="0C9E67A3" w14:textId="77777777" w:rsidR="001A0ED9" w:rsidRDefault="001A0ED9" w:rsidP="001A0ED9">
      <w:pPr>
        <w:pStyle w:val="ListParagraph"/>
        <w:numPr>
          <w:ilvl w:val="0"/>
          <w:numId w:val="14"/>
        </w:numPr>
        <w:rPr>
          <w:lang w:eastAsia="en-US"/>
        </w:rPr>
      </w:pPr>
      <w:r>
        <w:rPr>
          <w:lang w:eastAsia="en-US"/>
        </w:rPr>
        <w:t>Optimize architectures</w:t>
      </w:r>
    </w:p>
    <w:p w14:paraId="33FA8D31" w14:textId="77777777" w:rsidR="001A0ED9" w:rsidRDefault="001A0ED9" w:rsidP="001A0ED9">
      <w:pPr>
        <w:pStyle w:val="ListParagraph"/>
        <w:numPr>
          <w:ilvl w:val="0"/>
          <w:numId w:val="14"/>
        </w:numPr>
        <w:rPr>
          <w:lang w:eastAsia="en-US"/>
        </w:rPr>
      </w:pPr>
      <w:r>
        <w:rPr>
          <w:lang w:eastAsia="en-US"/>
        </w:rPr>
        <w:t>Categorize architectures by fit, by term (architectures for short, mid or long term)</w:t>
      </w:r>
    </w:p>
    <w:p w14:paraId="2E0762C4" w14:textId="77777777" w:rsidR="001A0ED9" w:rsidRDefault="001A0ED9" w:rsidP="001A0ED9">
      <w:pPr>
        <w:pStyle w:val="ListParagraph"/>
        <w:numPr>
          <w:ilvl w:val="0"/>
          <w:numId w:val="14"/>
        </w:numPr>
        <w:rPr>
          <w:lang w:eastAsia="en-US"/>
        </w:rPr>
      </w:pPr>
      <w:r>
        <w:rPr>
          <w:lang w:eastAsia="en-US"/>
        </w:rPr>
        <w:t>Migration paths between architectures including reversibility or irreversibility of decisions</w:t>
      </w:r>
    </w:p>
    <w:p w14:paraId="6C64B8DA" w14:textId="77777777" w:rsidR="001A0ED9" w:rsidRDefault="001A0ED9" w:rsidP="001A0ED9">
      <w:pPr>
        <w:rPr>
          <w:lang w:eastAsia="en-US"/>
        </w:rPr>
      </w:pPr>
      <w:r>
        <w:rPr>
          <w:lang w:eastAsia="en-US"/>
        </w:rPr>
        <w:t>And in the above, while analysing why certain results are as they are, sometimes, allow to reveal some hidden abstraction layers and generate innovation.</w:t>
      </w:r>
    </w:p>
    <w:p w14:paraId="6F147BDD" w14:textId="77777777" w:rsidR="001A0ED9" w:rsidRDefault="001A0ED9" w:rsidP="001A0ED9">
      <w:pPr>
        <w:rPr>
          <w:lang w:eastAsia="en-US"/>
        </w:rPr>
      </w:pPr>
      <w:r>
        <w:rPr>
          <w:lang w:eastAsia="en-US"/>
        </w:rPr>
        <w:t xml:space="preserve">As well, Broadcom recognizes too that some study groups are likely practicing this already in one form or another as some documents, in particular in SG15 hint to that conclusion but this would require a much deeper interview of a number of study groups especially SG15, SG13 and SG2. </w:t>
      </w:r>
    </w:p>
    <w:p w14:paraId="7FE0CED5" w14:textId="77777777" w:rsidR="001A0ED9" w:rsidRDefault="001A0ED9" w:rsidP="001A0ED9">
      <w:pPr>
        <w:rPr>
          <w:lang w:eastAsia="en-US"/>
        </w:rPr>
      </w:pPr>
      <w:r>
        <w:rPr>
          <w:lang w:eastAsia="en-US"/>
        </w:rPr>
        <w:t xml:space="preserve">The conclusion is that a lightweight approach to architecture standardization with reasonable design principles and best practices </w:t>
      </w:r>
    </w:p>
    <w:p w14:paraId="6E6BC3D4" w14:textId="77777777" w:rsidR="001A0ED9" w:rsidRDefault="001A0ED9" w:rsidP="001A0ED9">
      <w:pPr>
        <w:pStyle w:val="ListParagraph"/>
        <w:numPr>
          <w:ilvl w:val="0"/>
          <w:numId w:val="14"/>
        </w:numPr>
        <w:rPr>
          <w:lang w:eastAsia="en-US"/>
        </w:rPr>
      </w:pPr>
      <w:r>
        <w:rPr>
          <w:lang w:eastAsia="en-US"/>
        </w:rPr>
        <w:t xml:space="preserve">for the purpose of standardisation in the context of the ITU, </w:t>
      </w:r>
    </w:p>
    <w:p w14:paraId="37447EFF" w14:textId="77777777" w:rsidR="001A0ED9" w:rsidRDefault="001A0ED9" w:rsidP="001A0ED9">
      <w:pPr>
        <w:pStyle w:val="ListParagraph"/>
        <w:numPr>
          <w:ilvl w:val="0"/>
          <w:numId w:val="14"/>
        </w:numPr>
        <w:rPr>
          <w:lang w:eastAsia="en-US"/>
        </w:rPr>
      </w:pPr>
      <w:r>
        <w:rPr>
          <w:lang w:eastAsia="en-US"/>
        </w:rPr>
        <w:t>and considering the systems that need to be designed in the context of the ICT and OTTs or better worded the Digital Service Providers</w:t>
      </w:r>
    </w:p>
    <w:p w14:paraId="59C8D487" w14:textId="77777777" w:rsidR="001A0ED9" w:rsidRDefault="001A0ED9" w:rsidP="001A0ED9">
      <w:pPr>
        <w:rPr>
          <w:lang w:eastAsia="en-US"/>
        </w:rPr>
      </w:pPr>
      <w:r>
        <w:rPr>
          <w:lang w:eastAsia="en-US"/>
        </w:rPr>
        <w:t xml:space="preserve">doesn’t seem to exist at least as a global agreed standard and practice. </w:t>
      </w:r>
    </w:p>
    <w:p w14:paraId="088E1B5C" w14:textId="77777777" w:rsidR="001A0ED9" w:rsidRDefault="001A0ED9" w:rsidP="001A0ED9">
      <w:pPr>
        <w:rPr>
          <w:lang w:eastAsia="en-US"/>
        </w:rPr>
      </w:pPr>
    </w:p>
    <w:p w14:paraId="4EBC4381" w14:textId="77777777" w:rsidR="001A0ED9" w:rsidRDefault="001A0ED9" w:rsidP="001A0ED9">
      <w:pPr>
        <w:rPr>
          <w:lang w:eastAsia="en-US"/>
        </w:rPr>
      </w:pPr>
      <w:r>
        <w:rPr>
          <w:lang w:eastAsia="en-US"/>
        </w:rPr>
        <w:t>[Editor’s note: contributions are welcome on this gap analysis.]</w:t>
      </w:r>
    </w:p>
    <w:p w14:paraId="277696B6" w14:textId="77777777" w:rsidR="001A0ED9" w:rsidRDefault="001A0ED9" w:rsidP="001A0ED9">
      <w:pPr>
        <w:rPr>
          <w:lang w:eastAsia="en-US"/>
        </w:rPr>
      </w:pPr>
    </w:p>
    <w:p w14:paraId="0B809EB6" w14:textId="77777777" w:rsidR="001A0ED9" w:rsidRDefault="001A0ED9" w:rsidP="001A0ED9">
      <w:pPr>
        <w:spacing w:before="0" w:after="160" w:line="259" w:lineRule="auto"/>
        <w:rPr>
          <w:rFonts w:eastAsia="Times New Roman"/>
          <w:b/>
          <w:sz w:val="28"/>
          <w:szCs w:val="20"/>
          <w:lang w:eastAsia="en-US"/>
        </w:rPr>
      </w:pPr>
      <w:r>
        <w:br w:type="page"/>
      </w:r>
    </w:p>
    <w:p w14:paraId="60555061" w14:textId="77777777" w:rsidR="001A0ED9" w:rsidRDefault="001A0ED9" w:rsidP="001A0ED9">
      <w:pPr>
        <w:spacing w:before="0" w:after="160" w:line="259" w:lineRule="auto"/>
      </w:pPr>
    </w:p>
    <w:p w14:paraId="43F99625" w14:textId="77777777" w:rsidR="001A0ED9" w:rsidRDefault="001A0ED9" w:rsidP="001A0ED9">
      <w:pPr>
        <w:pStyle w:val="AnnexNotitle"/>
      </w:pPr>
      <w:r>
        <w:t>Appendix 3 – Example approach to design methodology</w:t>
      </w:r>
    </w:p>
    <w:p w14:paraId="5901DB69" w14:textId="77777777" w:rsidR="001A0ED9" w:rsidRDefault="001A0ED9" w:rsidP="001A0ED9">
      <w:pPr>
        <w:rPr>
          <w:lang w:eastAsia="en-US"/>
        </w:rPr>
      </w:pPr>
    </w:p>
    <w:p w14:paraId="374B4068" w14:textId="77777777" w:rsidR="001A0ED9" w:rsidRPr="005C318B" w:rsidRDefault="001A0ED9" w:rsidP="001A0ED9">
      <w:pPr>
        <w:rPr>
          <w:lang w:eastAsia="en-US"/>
        </w:rPr>
      </w:pPr>
      <w:r>
        <w:rPr>
          <w:lang w:eastAsia="en-US"/>
        </w:rPr>
        <w:t>[Editor’s note: we feel important to provide examples on how to use the Recommendation. We provide here only a ‘placeholder’ candidate text. Indeed, One document that was at the origin of this recommendation is TD1954R2 from which we extract ‘asis’ for the moment the sections 2 and 3 and we will align them later with the Recommendation. ]</w:t>
      </w:r>
    </w:p>
    <w:p w14:paraId="5CF2B9E2" w14:textId="77777777" w:rsidR="001A0ED9" w:rsidRDefault="001A0ED9" w:rsidP="001A0ED9">
      <w:pPr>
        <w:pStyle w:val="Headingb"/>
      </w:pPr>
      <w:r>
        <w:t>Benefits of a Design methodology and principles</w:t>
      </w:r>
    </w:p>
    <w:p w14:paraId="66D206B7" w14:textId="77777777" w:rsidR="001A0ED9" w:rsidRDefault="001A0ED9" w:rsidP="001A0ED9">
      <w:pPr>
        <w:rPr>
          <w:lang w:eastAsia="en-US"/>
        </w:rPr>
      </w:pPr>
      <w:r>
        <w:rPr>
          <w:lang w:eastAsia="en-US"/>
        </w:rPr>
        <w:t xml:space="preserve">The design methodology and principles relate to how the architects and/or designers in charge of designing something will do to deliver it. </w:t>
      </w:r>
    </w:p>
    <w:p w14:paraId="22587EBD" w14:textId="77777777" w:rsidR="001A0ED9" w:rsidRDefault="001A0ED9" w:rsidP="001A0ED9">
      <w:pPr>
        <w:rPr>
          <w:lang w:eastAsia="en-US"/>
        </w:rPr>
      </w:pPr>
      <w:r>
        <w:rPr>
          <w:lang w:eastAsia="en-US"/>
        </w:rPr>
        <w:t xml:space="preserve">These methodology and principles are essential to the architect and/or designer to help him validate he has done the best he could to deliver the best possible design. In other words this is about </w:t>
      </w:r>
    </w:p>
    <w:p w14:paraId="3802CD7C" w14:textId="77777777" w:rsidR="001A0ED9" w:rsidRDefault="001A0ED9" w:rsidP="001A0ED9">
      <w:pPr>
        <w:rPr>
          <w:lang w:eastAsia="en-US"/>
        </w:rPr>
      </w:pPr>
      <w:r>
        <w:rPr>
          <w:lang w:eastAsia="en-US"/>
        </w:rPr>
        <w:t>“What are the guarantees that the architects and/or designers will give to the stakeholder that they can produce one or more solutions that will fit all the criteria.”</w:t>
      </w:r>
    </w:p>
    <w:p w14:paraId="5E91EA0F" w14:textId="77777777" w:rsidR="001A0ED9" w:rsidRDefault="001A0ED9" w:rsidP="001A0ED9">
      <w:pPr>
        <w:rPr>
          <w:lang w:eastAsia="en-US"/>
        </w:rPr>
      </w:pPr>
      <w:r>
        <w:rPr>
          <w:lang w:eastAsia="en-US"/>
        </w:rPr>
        <w:t>But doing so it allows multiple other benefits in particular this is a methodology and set of principles that can allow to compare, compose, aggregate and optimize architecture and/or design outcome.</w:t>
      </w:r>
    </w:p>
    <w:p w14:paraId="1ECD1D63" w14:textId="77777777" w:rsidR="001A0ED9" w:rsidRDefault="001A0ED9" w:rsidP="001A0ED9">
      <w:r>
        <w:t>This will help answer the question:</w:t>
      </w:r>
    </w:p>
    <w:p w14:paraId="3DED33EF" w14:textId="77777777" w:rsidR="001A0ED9" w:rsidRDefault="001A0ED9" w:rsidP="001A0ED9">
      <w:r>
        <w:t>“How do we optimize the chances for a group of architects and/or designers to agree, compare, compose, aggregate and optimize and/or differenciate their outcomes”</w:t>
      </w:r>
    </w:p>
    <w:p w14:paraId="4FEE30EA" w14:textId="77777777" w:rsidR="001A0ED9" w:rsidRDefault="001A0ED9" w:rsidP="001A0ED9">
      <w:r>
        <w:t xml:space="preserve">For example a certain group of the community may come with Architecture A and another group with Architecture B and another group Architecture C (say ITU, ETSI, ISO), and therefore it will be necessary to have a methodology to compare those Architectures. </w:t>
      </w:r>
    </w:p>
    <w:p w14:paraId="7FD759B8" w14:textId="77777777" w:rsidR="001A0ED9" w:rsidRDefault="001A0ED9" w:rsidP="001A0ED9">
      <w:r>
        <w:t>With such a methodology many benefits may come. For example we may realize that:</w:t>
      </w:r>
    </w:p>
    <w:p w14:paraId="0399EA73" w14:textId="77777777" w:rsidR="001A0ED9" w:rsidRDefault="001A0ED9" w:rsidP="001A0ED9">
      <w:pPr>
        <w:pStyle w:val="ListParagraph"/>
        <w:numPr>
          <w:ilvl w:val="0"/>
          <w:numId w:val="13"/>
        </w:numPr>
      </w:pPr>
      <w:r>
        <w:t>one Architecture is an upper set to another one</w:t>
      </w:r>
    </w:p>
    <w:p w14:paraId="42C3E1F8" w14:textId="77777777" w:rsidR="001A0ED9" w:rsidRDefault="001A0ED9" w:rsidP="001A0ED9">
      <w:pPr>
        <w:pStyle w:val="ListParagraph"/>
        <w:numPr>
          <w:ilvl w:val="0"/>
          <w:numId w:val="13"/>
        </w:numPr>
      </w:pPr>
      <w:r>
        <w:t>the limits of on Architecture vs another one</w:t>
      </w:r>
    </w:p>
    <w:p w14:paraId="6FC0B6AA" w14:textId="77777777" w:rsidR="001A0ED9" w:rsidRDefault="001A0ED9" w:rsidP="001A0ED9">
      <w:pPr>
        <w:pStyle w:val="ListParagraph"/>
        <w:numPr>
          <w:ilvl w:val="0"/>
          <w:numId w:val="13"/>
        </w:numPr>
      </w:pPr>
      <w:r>
        <w:t>we missed some abstraction layer and/or interface</w:t>
      </w:r>
    </w:p>
    <w:p w14:paraId="4F2C9437" w14:textId="77777777" w:rsidR="001A0ED9" w:rsidRDefault="001A0ED9" w:rsidP="001A0ED9">
      <w:pPr>
        <w:pStyle w:val="ListParagraph"/>
        <w:numPr>
          <w:ilvl w:val="0"/>
          <w:numId w:val="13"/>
        </w:numPr>
      </w:pPr>
      <w:r>
        <w:t>certain Architectures are better for certain types of use cases vs others</w:t>
      </w:r>
    </w:p>
    <w:p w14:paraId="7C3ED094" w14:textId="77777777" w:rsidR="001A0ED9" w:rsidRDefault="001A0ED9" w:rsidP="001A0ED9">
      <w:pPr>
        <w:pStyle w:val="ListParagraph"/>
        <w:numPr>
          <w:ilvl w:val="0"/>
          <w:numId w:val="13"/>
        </w:numPr>
      </w:pPr>
      <w:r>
        <w:t>we can optimize certain components in order to move optimization from local to global</w:t>
      </w:r>
    </w:p>
    <w:p w14:paraId="10D4AC5D" w14:textId="77777777" w:rsidR="001A0ED9" w:rsidRDefault="001A0ED9" w:rsidP="001A0ED9">
      <w:pPr>
        <w:pStyle w:val="ListParagraph"/>
        <w:numPr>
          <w:ilvl w:val="0"/>
          <w:numId w:val="13"/>
        </w:numPr>
      </w:pPr>
      <w:r>
        <w:t>we have a path of aggregation between those Architectures</w:t>
      </w:r>
    </w:p>
    <w:p w14:paraId="49E52328" w14:textId="77777777" w:rsidR="001A0ED9" w:rsidRDefault="001A0ED9" w:rsidP="001A0ED9">
      <w:pPr>
        <w:pStyle w:val="ListParagraph"/>
        <w:numPr>
          <w:ilvl w:val="0"/>
          <w:numId w:val="13"/>
        </w:numPr>
      </w:pPr>
      <w:r>
        <w:t>we have a path of composition between those Architectures</w:t>
      </w:r>
    </w:p>
    <w:p w14:paraId="76829849" w14:textId="77777777" w:rsidR="001A0ED9" w:rsidRDefault="001A0ED9" w:rsidP="001A0ED9">
      <w:pPr>
        <w:pStyle w:val="Headingb"/>
      </w:pPr>
      <w:r>
        <w:t>The design methododolgy proposed</w:t>
      </w:r>
    </w:p>
    <w:p w14:paraId="0B1911CC" w14:textId="77777777" w:rsidR="001A0ED9" w:rsidRDefault="001A0ED9" w:rsidP="001A0ED9">
      <w:r>
        <w:t>We will work here by analogy to help the reader and we will compare the design methodology used both in designing a bridge with our Quantum case</w:t>
      </w:r>
    </w:p>
    <w:p w14:paraId="5BCC7A87" w14:textId="77777777" w:rsidR="001A0ED9" w:rsidRDefault="001A0ED9" w:rsidP="001A0ED9">
      <w:r>
        <w:t xml:space="preserve">So as per above we are simply pausing here that a good methodology consists of identifying the right criteria that condition a resulting architecture. </w:t>
      </w:r>
    </w:p>
    <w:p w14:paraId="4E856874" w14:textId="77777777" w:rsidR="001A0ED9" w:rsidRDefault="001A0ED9" w:rsidP="001A0ED9">
      <w:r>
        <w:t>Let’s take the example of a bridge to help us. Let’s imagine a city needs a new bridge within the city across a river and the evolution of the city leads to the fact that the real requirement is for allowing today pedestrians to cross, in 10 years to allow cars to cross and in 20 years for trains to cross the river. In this case we can consider the following design criteria and the following table can show how to apply the method:</w:t>
      </w:r>
    </w:p>
    <w:p w14:paraId="6F051B0E" w14:textId="77777777" w:rsidR="001A0ED9" w:rsidRDefault="001A0ED9" w:rsidP="001A0ED9"/>
    <w:p w14:paraId="31EBDE06" w14:textId="77777777" w:rsidR="001A0ED9" w:rsidRDefault="001A0ED9" w:rsidP="001A0ED9">
      <w:pPr>
        <w:pStyle w:val="Caption"/>
        <w:keepNext/>
      </w:pPr>
      <w:r>
        <w:t xml:space="preserve">Table </w:t>
      </w:r>
      <w:r>
        <w:fldChar w:fldCharType="begin"/>
      </w:r>
      <w:r>
        <w:instrText xml:space="preserve"> SEQ Table \* ARABIC </w:instrText>
      </w:r>
      <w:r>
        <w:fldChar w:fldCharType="separate"/>
      </w:r>
      <w:r>
        <w:rPr>
          <w:noProof/>
        </w:rPr>
        <w:t>2</w:t>
      </w:r>
      <w:r>
        <w:fldChar w:fldCharType="end"/>
      </w:r>
      <w:r>
        <w:t xml:space="preserve"> - Design Methodology Criteria</w:t>
      </w:r>
    </w:p>
    <w:tbl>
      <w:tblPr>
        <w:tblStyle w:val="TableGrid"/>
        <w:tblW w:w="0" w:type="auto"/>
        <w:tblLook w:val="04A0" w:firstRow="1" w:lastRow="0" w:firstColumn="1" w:lastColumn="0" w:noHBand="0" w:noVBand="1"/>
      </w:tblPr>
      <w:tblGrid>
        <w:gridCol w:w="2092"/>
        <w:gridCol w:w="2121"/>
        <w:gridCol w:w="2552"/>
        <w:gridCol w:w="2409"/>
      </w:tblGrid>
      <w:tr w:rsidR="001A0ED9" w:rsidRPr="004E6759" w14:paraId="4E2F19F0" w14:textId="77777777" w:rsidTr="00CF4BDA">
        <w:tc>
          <w:tcPr>
            <w:tcW w:w="1985" w:type="dxa"/>
          </w:tcPr>
          <w:p w14:paraId="40B1626C" w14:textId="77777777" w:rsidR="001A0ED9" w:rsidRPr="004E6759" w:rsidRDefault="001A0ED9" w:rsidP="00CF4BDA">
            <w:pPr>
              <w:rPr>
                <w:sz w:val="20"/>
                <w:szCs w:val="20"/>
              </w:rPr>
            </w:pPr>
            <w:r>
              <w:rPr>
                <w:sz w:val="20"/>
                <w:szCs w:val="20"/>
              </w:rPr>
              <w:t>Criteria</w:t>
            </w:r>
          </w:p>
        </w:tc>
        <w:tc>
          <w:tcPr>
            <w:tcW w:w="2121" w:type="dxa"/>
          </w:tcPr>
          <w:p w14:paraId="7019A5B1" w14:textId="77777777" w:rsidR="001A0ED9" w:rsidRPr="004E6759" w:rsidRDefault="001A0ED9" w:rsidP="00CF4BDA">
            <w:pPr>
              <w:rPr>
                <w:sz w:val="20"/>
                <w:szCs w:val="20"/>
              </w:rPr>
            </w:pPr>
            <w:r>
              <w:rPr>
                <w:sz w:val="20"/>
                <w:szCs w:val="20"/>
              </w:rPr>
              <w:t>Definition</w:t>
            </w:r>
          </w:p>
        </w:tc>
        <w:tc>
          <w:tcPr>
            <w:tcW w:w="2552" w:type="dxa"/>
          </w:tcPr>
          <w:p w14:paraId="22F67D0D" w14:textId="77777777" w:rsidR="001A0ED9" w:rsidRPr="004E6759" w:rsidRDefault="001A0ED9" w:rsidP="00CF4BDA">
            <w:pPr>
              <w:rPr>
                <w:sz w:val="20"/>
                <w:szCs w:val="20"/>
              </w:rPr>
            </w:pPr>
            <w:r>
              <w:rPr>
                <w:sz w:val="20"/>
                <w:szCs w:val="20"/>
              </w:rPr>
              <w:t>Example with the Bridge</w:t>
            </w:r>
          </w:p>
        </w:tc>
        <w:tc>
          <w:tcPr>
            <w:tcW w:w="2409" w:type="dxa"/>
          </w:tcPr>
          <w:p w14:paraId="6528180A" w14:textId="77777777" w:rsidR="001A0ED9" w:rsidRPr="004E6759" w:rsidRDefault="001A0ED9" w:rsidP="00CF4BDA">
            <w:pPr>
              <w:rPr>
                <w:sz w:val="20"/>
                <w:szCs w:val="20"/>
              </w:rPr>
            </w:pPr>
            <w:r>
              <w:rPr>
                <w:sz w:val="20"/>
                <w:szCs w:val="20"/>
              </w:rPr>
              <w:t>Example with a Quantum Architecture</w:t>
            </w:r>
          </w:p>
        </w:tc>
      </w:tr>
      <w:tr w:rsidR="001A0ED9" w:rsidRPr="004E6759" w14:paraId="60383A90" w14:textId="77777777" w:rsidTr="00CF4BDA">
        <w:tc>
          <w:tcPr>
            <w:tcW w:w="1985" w:type="dxa"/>
          </w:tcPr>
          <w:p w14:paraId="0002F205" w14:textId="77777777" w:rsidR="001A0ED9" w:rsidRPr="004E6759" w:rsidRDefault="001A0ED9" w:rsidP="00CF4BDA">
            <w:pPr>
              <w:rPr>
                <w:sz w:val="20"/>
                <w:szCs w:val="20"/>
              </w:rPr>
            </w:pPr>
            <w:r>
              <w:rPr>
                <w:sz w:val="20"/>
                <w:szCs w:val="20"/>
              </w:rPr>
              <w:t>Functional Requirements</w:t>
            </w:r>
          </w:p>
        </w:tc>
        <w:tc>
          <w:tcPr>
            <w:tcW w:w="2121" w:type="dxa"/>
          </w:tcPr>
          <w:p w14:paraId="0C0B5787" w14:textId="77777777" w:rsidR="001A0ED9" w:rsidRPr="004E6759" w:rsidRDefault="001A0ED9" w:rsidP="00CF4BDA">
            <w:pPr>
              <w:rPr>
                <w:sz w:val="20"/>
                <w:szCs w:val="20"/>
              </w:rPr>
            </w:pPr>
            <w:r>
              <w:rPr>
                <w:sz w:val="20"/>
                <w:szCs w:val="20"/>
              </w:rPr>
              <w:t xml:space="preserve">This criteria seeks to measure the fit of how the architecture is addressing all the enumerated functional requirements </w:t>
            </w:r>
          </w:p>
        </w:tc>
        <w:tc>
          <w:tcPr>
            <w:tcW w:w="2552" w:type="dxa"/>
          </w:tcPr>
          <w:p w14:paraId="2A2981E1" w14:textId="77777777" w:rsidR="001A0ED9" w:rsidRPr="004E6759" w:rsidRDefault="001A0ED9" w:rsidP="00CF4BDA">
            <w:pPr>
              <w:rPr>
                <w:sz w:val="20"/>
                <w:szCs w:val="20"/>
              </w:rPr>
            </w:pPr>
            <w:r>
              <w:rPr>
                <w:sz w:val="20"/>
                <w:szCs w:val="20"/>
              </w:rPr>
              <w:t>Among the many architectural patterns for the bridge, which is the one that can accommodate a first version of the bridge for pedestrians, a second one for cars and then for trains, without having to destroy each bridge and create a new one over a period of 30 years?</w:t>
            </w:r>
          </w:p>
        </w:tc>
        <w:tc>
          <w:tcPr>
            <w:tcW w:w="2409" w:type="dxa"/>
          </w:tcPr>
          <w:p w14:paraId="15686004" w14:textId="77777777" w:rsidR="001A0ED9" w:rsidRPr="004E6759" w:rsidRDefault="001A0ED9" w:rsidP="00CF4BDA">
            <w:pPr>
              <w:rPr>
                <w:sz w:val="20"/>
                <w:szCs w:val="20"/>
              </w:rPr>
            </w:pPr>
            <w:r>
              <w:rPr>
                <w:sz w:val="20"/>
                <w:szCs w:val="20"/>
              </w:rPr>
              <w:t>Today quantum architectures by physical means can only address a certain number of use cases. If there are new use cases coming, which are there and are the current patterns of architectures fitting the future? What would be the desired new target architecture to accommodate future requirements. For example should there be a solution for hundred of millions of devices using say TLS protocol, how would a new architecture pattern look like and how to relate it to the current architectures and would it fit requirements?</w:t>
            </w:r>
          </w:p>
        </w:tc>
      </w:tr>
      <w:tr w:rsidR="001A0ED9" w:rsidRPr="004E6759" w14:paraId="22D9A60E" w14:textId="77777777" w:rsidTr="00CF4BDA">
        <w:tc>
          <w:tcPr>
            <w:tcW w:w="1985" w:type="dxa"/>
          </w:tcPr>
          <w:p w14:paraId="682BA098" w14:textId="77777777" w:rsidR="001A0ED9" w:rsidRPr="004E6759" w:rsidRDefault="001A0ED9" w:rsidP="00CF4BDA">
            <w:pPr>
              <w:rPr>
                <w:sz w:val="20"/>
                <w:szCs w:val="20"/>
              </w:rPr>
            </w:pPr>
            <w:r>
              <w:rPr>
                <w:sz w:val="20"/>
                <w:szCs w:val="20"/>
              </w:rPr>
              <w:t xml:space="preserve">Non Functional Requiremens </w:t>
            </w:r>
          </w:p>
        </w:tc>
        <w:tc>
          <w:tcPr>
            <w:tcW w:w="2121" w:type="dxa"/>
          </w:tcPr>
          <w:p w14:paraId="6CBCD1D7" w14:textId="77777777" w:rsidR="001A0ED9" w:rsidRPr="004E6759" w:rsidRDefault="001A0ED9" w:rsidP="00CF4BDA">
            <w:pPr>
              <w:rPr>
                <w:sz w:val="20"/>
                <w:szCs w:val="20"/>
              </w:rPr>
            </w:pPr>
            <w:r>
              <w:rPr>
                <w:sz w:val="20"/>
                <w:szCs w:val="20"/>
              </w:rPr>
              <w:t>There is a large set of non functional requirements that need to be taken into consideration. This is where a lot of the success of a solution resides in terms of criteria vs cost of build, margins and therefore the viability of the solution and/or a full market</w:t>
            </w:r>
          </w:p>
        </w:tc>
        <w:tc>
          <w:tcPr>
            <w:tcW w:w="2552" w:type="dxa"/>
          </w:tcPr>
          <w:p w14:paraId="22CB1127" w14:textId="77777777" w:rsidR="001A0ED9" w:rsidRPr="004E6759" w:rsidRDefault="001A0ED9" w:rsidP="00CF4BDA">
            <w:pPr>
              <w:rPr>
                <w:sz w:val="20"/>
                <w:szCs w:val="20"/>
              </w:rPr>
            </w:pPr>
          </w:p>
        </w:tc>
        <w:tc>
          <w:tcPr>
            <w:tcW w:w="2409" w:type="dxa"/>
          </w:tcPr>
          <w:p w14:paraId="635DDC4F" w14:textId="77777777" w:rsidR="001A0ED9" w:rsidRPr="004E6759" w:rsidRDefault="001A0ED9" w:rsidP="00CF4BDA">
            <w:pPr>
              <w:rPr>
                <w:sz w:val="20"/>
                <w:szCs w:val="20"/>
              </w:rPr>
            </w:pPr>
          </w:p>
        </w:tc>
      </w:tr>
      <w:tr w:rsidR="001A0ED9" w:rsidRPr="004E6759" w14:paraId="4A4E69E1" w14:textId="77777777" w:rsidTr="00CF4BDA">
        <w:tc>
          <w:tcPr>
            <w:tcW w:w="1985" w:type="dxa"/>
          </w:tcPr>
          <w:p w14:paraId="12C43B62" w14:textId="77777777" w:rsidR="001A0ED9" w:rsidRPr="004E6759" w:rsidRDefault="001A0ED9" w:rsidP="00CF4BDA">
            <w:pPr>
              <w:ind w:left="720"/>
              <w:rPr>
                <w:sz w:val="20"/>
                <w:szCs w:val="20"/>
              </w:rPr>
            </w:pPr>
            <w:r>
              <w:rPr>
                <w:sz w:val="20"/>
                <w:szCs w:val="20"/>
              </w:rPr>
              <w:t>Stability</w:t>
            </w:r>
          </w:p>
        </w:tc>
        <w:tc>
          <w:tcPr>
            <w:tcW w:w="2121" w:type="dxa"/>
          </w:tcPr>
          <w:p w14:paraId="0D26DF58" w14:textId="77777777" w:rsidR="001A0ED9" w:rsidRPr="004E6759" w:rsidRDefault="001A0ED9" w:rsidP="00CF4BDA">
            <w:pPr>
              <w:rPr>
                <w:sz w:val="20"/>
                <w:szCs w:val="20"/>
              </w:rPr>
            </w:pPr>
            <w:r>
              <w:rPr>
                <w:sz w:val="20"/>
                <w:szCs w:val="20"/>
              </w:rPr>
              <w:t>Is the architecture stable against load (scalability), against damages (High Availability), against Distarters (Disaster Recovery/Business Continuity)</w:t>
            </w:r>
          </w:p>
        </w:tc>
        <w:tc>
          <w:tcPr>
            <w:tcW w:w="2552" w:type="dxa"/>
          </w:tcPr>
          <w:p w14:paraId="2752E40C" w14:textId="77777777" w:rsidR="001A0ED9" w:rsidRPr="004E6759" w:rsidRDefault="001A0ED9" w:rsidP="00CF4BDA">
            <w:pPr>
              <w:rPr>
                <w:sz w:val="20"/>
                <w:szCs w:val="20"/>
              </w:rPr>
            </w:pPr>
            <w:r>
              <w:rPr>
                <w:sz w:val="20"/>
                <w:szCs w:val="20"/>
              </w:rPr>
              <w:t>Will the architecture propose able to support up to how many users? If a component of the bridge has a failure, will the whole bridge be unsable? If there are special conditions like too much wind or an earth quake will the bridge be able to survive and if not what is the plan?</w:t>
            </w:r>
          </w:p>
        </w:tc>
        <w:tc>
          <w:tcPr>
            <w:tcW w:w="2409" w:type="dxa"/>
          </w:tcPr>
          <w:p w14:paraId="3203793A" w14:textId="77777777" w:rsidR="001A0ED9" w:rsidRPr="004E6759" w:rsidRDefault="001A0ED9" w:rsidP="00CF4BDA">
            <w:pPr>
              <w:rPr>
                <w:sz w:val="20"/>
                <w:szCs w:val="20"/>
              </w:rPr>
            </w:pPr>
            <w:r>
              <w:rPr>
                <w:sz w:val="20"/>
                <w:szCs w:val="20"/>
              </w:rPr>
              <w:t>How many session key are the current architectures able to support per second? What happens is say a trusted node fails? What happens in case of a disaster (a datacentre fails)?</w:t>
            </w:r>
          </w:p>
        </w:tc>
      </w:tr>
      <w:tr w:rsidR="001A0ED9" w:rsidRPr="004E6759" w14:paraId="41EA64F6" w14:textId="77777777" w:rsidTr="00CF4BDA">
        <w:tc>
          <w:tcPr>
            <w:tcW w:w="1985" w:type="dxa"/>
          </w:tcPr>
          <w:p w14:paraId="3D40C557" w14:textId="77777777" w:rsidR="001A0ED9" w:rsidRPr="004E6759" w:rsidRDefault="001A0ED9" w:rsidP="00CF4BDA">
            <w:pPr>
              <w:ind w:left="720"/>
              <w:rPr>
                <w:sz w:val="20"/>
                <w:szCs w:val="20"/>
              </w:rPr>
            </w:pPr>
            <w:r>
              <w:rPr>
                <w:sz w:val="20"/>
                <w:szCs w:val="20"/>
              </w:rPr>
              <w:t>Security</w:t>
            </w:r>
          </w:p>
        </w:tc>
        <w:tc>
          <w:tcPr>
            <w:tcW w:w="2121" w:type="dxa"/>
          </w:tcPr>
          <w:p w14:paraId="78DF63F5" w14:textId="77777777" w:rsidR="001A0ED9" w:rsidRPr="004E6759" w:rsidRDefault="001A0ED9" w:rsidP="00CF4BDA">
            <w:pPr>
              <w:rPr>
                <w:sz w:val="20"/>
                <w:szCs w:val="20"/>
              </w:rPr>
            </w:pPr>
            <w:r>
              <w:rPr>
                <w:sz w:val="20"/>
                <w:szCs w:val="20"/>
              </w:rPr>
              <w:t>Is the architecture able to passively or actively defend itself against adversaries</w:t>
            </w:r>
          </w:p>
        </w:tc>
        <w:tc>
          <w:tcPr>
            <w:tcW w:w="2552" w:type="dxa"/>
          </w:tcPr>
          <w:p w14:paraId="2D0AA78A" w14:textId="77777777" w:rsidR="001A0ED9" w:rsidRPr="004E6759" w:rsidRDefault="001A0ED9" w:rsidP="00CF4BDA">
            <w:pPr>
              <w:rPr>
                <w:sz w:val="20"/>
                <w:szCs w:val="20"/>
              </w:rPr>
            </w:pPr>
            <w:r>
              <w:rPr>
                <w:sz w:val="20"/>
                <w:szCs w:val="20"/>
              </w:rPr>
              <w:t>How is it for a terrorist to explode the bridge. How the design of the bridge make it difficult for an adversary to explode a pillar for example?</w:t>
            </w:r>
          </w:p>
        </w:tc>
        <w:tc>
          <w:tcPr>
            <w:tcW w:w="2409" w:type="dxa"/>
          </w:tcPr>
          <w:p w14:paraId="0CCA2497" w14:textId="77777777" w:rsidR="001A0ED9" w:rsidRPr="004E6759" w:rsidRDefault="001A0ED9" w:rsidP="00CF4BDA">
            <w:pPr>
              <w:rPr>
                <w:sz w:val="20"/>
                <w:szCs w:val="20"/>
              </w:rPr>
            </w:pPr>
            <w:r>
              <w:rPr>
                <w:sz w:val="20"/>
                <w:szCs w:val="20"/>
              </w:rPr>
              <w:t xml:space="preserve">Here this whole criteria is in itself the scope of the work of SG17 with collaboration of ETSI, ISO, etc. and in itself is an architecture to which the methodology here should apply. Indeed the security solution needs too to be stable, to be secure, manageable, flexible, migratable, etc. </w:t>
            </w:r>
          </w:p>
        </w:tc>
      </w:tr>
      <w:tr w:rsidR="001A0ED9" w:rsidRPr="004E6759" w14:paraId="4CC934E8" w14:textId="77777777" w:rsidTr="00CF4BDA">
        <w:tc>
          <w:tcPr>
            <w:tcW w:w="1985" w:type="dxa"/>
          </w:tcPr>
          <w:p w14:paraId="582FFC5F" w14:textId="77777777" w:rsidR="001A0ED9" w:rsidRPr="004E6759" w:rsidRDefault="001A0ED9" w:rsidP="00CF4BDA">
            <w:pPr>
              <w:ind w:left="720"/>
              <w:rPr>
                <w:sz w:val="20"/>
                <w:szCs w:val="20"/>
              </w:rPr>
            </w:pPr>
            <w:r>
              <w:rPr>
                <w:sz w:val="20"/>
                <w:szCs w:val="20"/>
              </w:rPr>
              <w:t>Manageability</w:t>
            </w:r>
          </w:p>
        </w:tc>
        <w:tc>
          <w:tcPr>
            <w:tcW w:w="2121" w:type="dxa"/>
          </w:tcPr>
          <w:p w14:paraId="43F19B88" w14:textId="77777777" w:rsidR="001A0ED9" w:rsidRPr="004E6759" w:rsidRDefault="001A0ED9" w:rsidP="00CF4BDA">
            <w:pPr>
              <w:rPr>
                <w:sz w:val="20"/>
                <w:szCs w:val="20"/>
              </w:rPr>
            </w:pPr>
            <w:r>
              <w:rPr>
                <w:sz w:val="20"/>
                <w:szCs w:val="20"/>
              </w:rPr>
              <w:t>How easy is it to monitor the architecture, to upgrade it, to operate it</w:t>
            </w:r>
          </w:p>
        </w:tc>
        <w:tc>
          <w:tcPr>
            <w:tcW w:w="2552" w:type="dxa"/>
          </w:tcPr>
          <w:p w14:paraId="26E89423" w14:textId="77777777" w:rsidR="001A0ED9" w:rsidRPr="004E6759" w:rsidRDefault="001A0ED9" w:rsidP="00CF4BDA">
            <w:pPr>
              <w:rPr>
                <w:sz w:val="20"/>
                <w:szCs w:val="20"/>
              </w:rPr>
            </w:pPr>
            <w:r>
              <w:rPr>
                <w:sz w:val="20"/>
                <w:szCs w:val="20"/>
              </w:rPr>
              <w:t>How easy is it to measure if there is any degradation in the bridge? Or how easy is it to simply clean the bridge, or have a toll at the entrance if necessary or to operate the bridge (imagine it needs to stop to be opened to let ships to cross too!) or how is it to access the electrical wires, do you need to destroy the concrete to reach them?</w:t>
            </w:r>
          </w:p>
        </w:tc>
        <w:tc>
          <w:tcPr>
            <w:tcW w:w="2409" w:type="dxa"/>
          </w:tcPr>
          <w:p w14:paraId="4387D37D" w14:textId="77777777" w:rsidR="001A0ED9" w:rsidRPr="004E6759" w:rsidRDefault="001A0ED9" w:rsidP="00CF4BDA">
            <w:pPr>
              <w:rPr>
                <w:sz w:val="20"/>
                <w:szCs w:val="20"/>
              </w:rPr>
            </w:pPr>
            <w:r>
              <w:rPr>
                <w:sz w:val="20"/>
                <w:szCs w:val="20"/>
              </w:rPr>
              <w:t>Here this is how to monitor, patch, upgrade, operate the architecture. If clusters exist how easy is it to upgrade them? Do you need a temporary new cluster to upgrade the current one?</w:t>
            </w:r>
          </w:p>
        </w:tc>
      </w:tr>
      <w:tr w:rsidR="001A0ED9" w:rsidRPr="004E6759" w14:paraId="38421F80" w14:textId="77777777" w:rsidTr="00CF4BDA">
        <w:tc>
          <w:tcPr>
            <w:tcW w:w="1985" w:type="dxa"/>
          </w:tcPr>
          <w:p w14:paraId="5DFF8198" w14:textId="77777777" w:rsidR="001A0ED9" w:rsidRPr="004E6759" w:rsidRDefault="001A0ED9" w:rsidP="00CF4BDA">
            <w:pPr>
              <w:ind w:left="720"/>
              <w:rPr>
                <w:sz w:val="20"/>
                <w:szCs w:val="20"/>
              </w:rPr>
            </w:pPr>
            <w:r>
              <w:rPr>
                <w:sz w:val="20"/>
                <w:szCs w:val="20"/>
              </w:rPr>
              <w:t>Flexibility</w:t>
            </w:r>
          </w:p>
        </w:tc>
        <w:tc>
          <w:tcPr>
            <w:tcW w:w="2121" w:type="dxa"/>
          </w:tcPr>
          <w:p w14:paraId="2E1B91D7" w14:textId="77777777" w:rsidR="001A0ED9" w:rsidRPr="004E6759" w:rsidRDefault="001A0ED9" w:rsidP="00CF4BDA">
            <w:pPr>
              <w:rPr>
                <w:sz w:val="20"/>
                <w:szCs w:val="20"/>
              </w:rPr>
            </w:pPr>
            <w:r>
              <w:rPr>
                <w:sz w:val="20"/>
                <w:szCs w:val="20"/>
              </w:rPr>
              <w:t>How easy is it to adapt the architecture to new functional requirements?</w:t>
            </w:r>
          </w:p>
        </w:tc>
        <w:tc>
          <w:tcPr>
            <w:tcW w:w="2552" w:type="dxa"/>
          </w:tcPr>
          <w:p w14:paraId="72B6B4FA" w14:textId="77777777" w:rsidR="001A0ED9" w:rsidRPr="004E6759" w:rsidRDefault="001A0ED9" w:rsidP="00CF4BDA">
            <w:pPr>
              <w:rPr>
                <w:sz w:val="20"/>
                <w:szCs w:val="20"/>
              </w:rPr>
            </w:pPr>
            <w:r>
              <w:rPr>
                <w:sz w:val="20"/>
                <w:szCs w:val="20"/>
              </w:rPr>
              <w:t>Do you need to destroy the bridge to move from the requirement for pedestrians vs cars later? What do you need to think of in the current architecture to allow evolution?</w:t>
            </w:r>
          </w:p>
        </w:tc>
        <w:tc>
          <w:tcPr>
            <w:tcW w:w="2409" w:type="dxa"/>
          </w:tcPr>
          <w:p w14:paraId="6649CCC9" w14:textId="77777777" w:rsidR="001A0ED9" w:rsidRPr="004E6759" w:rsidRDefault="001A0ED9" w:rsidP="00CF4BDA">
            <w:pPr>
              <w:rPr>
                <w:sz w:val="20"/>
                <w:szCs w:val="20"/>
              </w:rPr>
            </w:pPr>
            <w:r>
              <w:rPr>
                <w:sz w:val="20"/>
                <w:szCs w:val="20"/>
              </w:rPr>
              <w:t>What are the architectural aspects that need to be taken into consideration for quantum solution to support specific use cases only in or between data centers vs supporting use cases with people’s devices?</w:t>
            </w:r>
          </w:p>
        </w:tc>
      </w:tr>
      <w:tr w:rsidR="001A0ED9" w:rsidRPr="004E6759" w14:paraId="2C1BF165" w14:textId="77777777" w:rsidTr="00CF4BDA">
        <w:tc>
          <w:tcPr>
            <w:tcW w:w="1985" w:type="dxa"/>
          </w:tcPr>
          <w:p w14:paraId="5BBF3B3A" w14:textId="77777777" w:rsidR="001A0ED9" w:rsidRPr="004E6759" w:rsidRDefault="001A0ED9" w:rsidP="00CF4BDA">
            <w:pPr>
              <w:ind w:left="720"/>
              <w:rPr>
                <w:sz w:val="20"/>
                <w:szCs w:val="20"/>
              </w:rPr>
            </w:pPr>
            <w:r>
              <w:rPr>
                <w:sz w:val="20"/>
                <w:szCs w:val="20"/>
              </w:rPr>
              <w:t>Migratability</w:t>
            </w:r>
          </w:p>
        </w:tc>
        <w:tc>
          <w:tcPr>
            <w:tcW w:w="2121" w:type="dxa"/>
          </w:tcPr>
          <w:p w14:paraId="52501615" w14:textId="77777777" w:rsidR="001A0ED9" w:rsidRPr="004E6759" w:rsidRDefault="001A0ED9" w:rsidP="00CF4BDA">
            <w:pPr>
              <w:rPr>
                <w:sz w:val="20"/>
                <w:szCs w:val="20"/>
              </w:rPr>
            </w:pPr>
            <w:r>
              <w:rPr>
                <w:sz w:val="20"/>
                <w:szCs w:val="20"/>
              </w:rPr>
              <w:t>How easy is it to move from a current architecture to a new one?</w:t>
            </w:r>
          </w:p>
        </w:tc>
        <w:tc>
          <w:tcPr>
            <w:tcW w:w="2552" w:type="dxa"/>
          </w:tcPr>
          <w:p w14:paraId="656C00B0" w14:textId="77777777" w:rsidR="001A0ED9" w:rsidRPr="004E6759" w:rsidRDefault="001A0ED9" w:rsidP="00CF4BDA">
            <w:pPr>
              <w:rPr>
                <w:sz w:val="20"/>
                <w:szCs w:val="20"/>
              </w:rPr>
            </w:pPr>
            <w:r>
              <w:rPr>
                <w:sz w:val="20"/>
                <w:szCs w:val="20"/>
              </w:rPr>
              <w:t>How easy is it for users to move from one existing bridge to the new one?</w:t>
            </w:r>
          </w:p>
        </w:tc>
        <w:tc>
          <w:tcPr>
            <w:tcW w:w="2409" w:type="dxa"/>
          </w:tcPr>
          <w:p w14:paraId="7B6350B4" w14:textId="77777777" w:rsidR="001A0ED9" w:rsidRPr="004E6759" w:rsidRDefault="001A0ED9" w:rsidP="00CF4BDA">
            <w:pPr>
              <w:rPr>
                <w:sz w:val="20"/>
                <w:szCs w:val="20"/>
              </w:rPr>
            </w:pPr>
            <w:r>
              <w:rPr>
                <w:sz w:val="20"/>
                <w:szCs w:val="20"/>
              </w:rPr>
              <w:t>How easy is it for users to migrate from the current architectures to the new one?</w:t>
            </w:r>
          </w:p>
        </w:tc>
      </w:tr>
      <w:tr w:rsidR="001A0ED9" w:rsidRPr="004E6759" w14:paraId="0EA60BF2" w14:textId="77777777" w:rsidTr="00CF4BDA">
        <w:tc>
          <w:tcPr>
            <w:tcW w:w="1985" w:type="dxa"/>
          </w:tcPr>
          <w:p w14:paraId="470867AA" w14:textId="77777777" w:rsidR="001A0ED9" w:rsidRDefault="001A0ED9" w:rsidP="00CF4BDA">
            <w:pPr>
              <w:ind w:left="720"/>
              <w:rPr>
                <w:sz w:val="20"/>
                <w:szCs w:val="20"/>
              </w:rPr>
            </w:pPr>
            <w:r>
              <w:rPr>
                <w:sz w:val="20"/>
                <w:szCs w:val="20"/>
              </w:rPr>
              <w:t>Integratability</w:t>
            </w:r>
          </w:p>
        </w:tc>
        <w:tc>
          <w:tcPr>
            <w:tcW w:w="2121" w:type="dxa"/>
          </w:tcPr>
          <w:p w14:paraId="287DB289" w14:textId="77777777" w:rsidR="001A0ED9" w:rsidRPr="004E6759" w:rsidRDefault="001A0ED9" w:rsidP="00CF4BDA">
            <w:pPr>
              <w:rPr>
                <w:sz w:val="20"/>
                <w:szCs w:val="20"/>
              </w:rPr>
            </w:pPr>
            <w:r>
              <w:rPr>
                <w:sz w:val="20"/>
                <w:szCs w:val="20"/>
              </w:rPr>
              <w:t>How easy is it at build time to integrate the architecture in the current ecosystem?</w:t>
            </w:r>
          </w:p>
        </w:tc>
        <w:tc>
          <w:tcPr>
            <w:tcW w:w="2552" w:type="dxa"/>
          </w:tcPr>
          <w:p w14:paraId="7936FA12" w14:textId="77777777" w:rsidR="001A0ED9" w:rsidRPr="004E6759" w:rsidRDefault="001A0ED9" w:rsidP="00CF4BDA">
            <w:pPr>
              <w:rPr>
                <w:sz w:val="20"/>
                <w:szCs w:val="20"/>
              </w:rPr>
            </w:pPr>
            <w:r>
              <w:rPr>
                <w:sz w:val="20"/>
                <w:szCs w:val="20"/>
              </w:rPr>
              <w:t>How easy is it at build time to integrate the bridge in the city?</w:t>
            </w:r>
          </w:p>
        </w:tc>
        <w:tc>
          <w:tcPr>
            <w:tcW w:w="2409" w:type="dxa"/>
          </w:tcPr>
          <w:p w14:paraId="4D248F9B" w14:textId="77777777" w:rsidR="001A0ED9" w:rsidRPr="004E6759" w:rsidRDefault="001A0ED9" w:rsidP="00CF4BDA">
            <w:pPr>
              <w:rPr>
                <w:sz w:val="20"/>
                <w:szCs w:val="20"/>
              </w:rPr>
            </w:pPr>
            <w:r>
              <w:rPr>
                <w:sz w:val="20"/>
                <w:szCs w:val="20"/>
              </w:rPr>
              <w:t>How easy is it to integrate the architecture in the target conventional network?</w:t>
            </w:r>
          </w:p>
        </w:tc>
      </w:tr>
      <w:tr w:rsidR="001A0ED9" w:rsidRPr="004E6759" w14:paraId="75B53532" w14:textId="77777777" w:rsidTr="00CF4BDA">
        <w:tc>
          <w:tcPr>
            <w:tcW w:w="1985" w:type="dxa"/>
          </w:tcPr>
          <w:p w14:paraId="13250634" w14:textId="77777777" w:rsidR="001A0ED9" w:rsidRDefault="001A0ED9" w:rsidP="00CF4BDA">
            <w:pPr>
              <w:ind w:left="720"/>
              <w:rPr>
                <w:sz w:val="20"/>
                <w:szCs w:val="20"/>
              </w:rPr>
            </w:pPr>
            <w:r>
              <w:rPr>
                <w:sz w:val="20"/>
                <w:szCs w:val="20"/>
              </w:rPr>
              <w:t>Compliancy</w:t>
            </w:r>
          </w:p>
        </w:tc>
        <w:tc>
          <w:tcPr>
            <w:tcW w:w="2121" w:type="dxa"/>
          </w:tcPr>
          <w:p w14:paraId="0E6BB0B7" w14:textId="77777777" w:rsidR="001A0ED9" w:rsidRPr="004E6759" w:rsidRDefault="001A0ED9" w:rsidP="00CF4BDA">
            <w:pPr>
              <w:rPr>
                <w:sz w:val="20"/>
                <w:szCs w:val="20"/>
              </w:rPr>
            </w:pPr>
            <w:r>
              <w:rPr>
                <w:sz w:val="20"/>
                <w:szCs w:val="20"/>
              </w:rPr>
              <w:t>Are their jurisdiction constraints and a law or a bulk of laws that the architecture needs to be compliant to?</w:t>
            </w:r>
          </w:p>
        </w:tc>
        <w:tc>
          <w:tcPr>
            <w:tcW w:w="2552" w:type="dxa"/>
          </w:tcPr>
          <w:p w14:paraId="54671C52" w14:textId="77777777" w:rsidR="001A0ED9" w:rsidRPr="004E6759" w:rsidRDefault="001A0ED9" w:rsidP="00CF4BDA">
            <w:pPr>
              <w:rPr>
                <w:sz w:val="20"/>
                <w:szCs w:val="20"/>
              </w:rPr>
            </w:pPr>
            <w:r>
              <w:rPr>
                <w:sz w:val="20"/>
                <w:szCs w:val="20"/>
              </w:rPr>
              <w:t>Are their any laws on bridges that need to be observed? (Yearly audit, assessment, etc.)</w:t>
            </w:r>
          </w:p>
        </w:tc>
        <w:tc>
          <w:tcPr>
            <w:tcW w:w="2409" w:type="dxa"/>
          </w:tcPr>
          <w:p w14:paraId="12B64657" w14:textId="77777777" w:rsidR="001A0ED9" w:rsidRPr="004E6759" w:rsidRDefault="001A0ED9" w:rsidP="00CF4BDA">
            <w:pPr>
              <w:rPr>
                <w:sz w:val="20"/>
                <w:szCs w:val="20"/>
              </w:rPr>
            </w:pPr>
            <w:r>
              <w:rPr>
                <w:sz w:val="20"/>
                <w:szCs w:val="20"/>
              </w:rPr>
              <w:t>Are their any policies that that architecture needs to be compliant to?</w:t>
            </w:r>
          </w:p>
        </w:tc>
      </w:tr>
    </w:tbl>
    <w:p w14:paraId="43C6A4D8" w14:textId="77777777" w:rsidR="001A0ED9" w:rsidRDefault="001A0ED9" w:rsidP="001A0ED9"/>
    <w:p w14:paraId="36AEB8AD" w14:textId="77777777" w:rsidR="001A0ED9" w:rsidRDefault="001A0ED9" w:rsidP="001A0ED9">
      <w:r>
        <w:t xml:space="preserve">In addition to this table let’s not forget that there is no absolute best architecture. Architecture is about finding the best compromise between the criteria to fit a certain set of functional requirements. </w:t>
      </w:r>
    </w:p>
    <w:p w14:paraId="67EFA641" w14:textId="77777777" w:rsidR="001A0ED9" w:rsidRDefault="001A0ED9" w:rsidP="001A0ED9"/>
    <w:p w14:paraId="6FC9EA8B" w14:textId="77777777" w:rsidR="001A0ED9" w:rsidRDefault="001A0ED9" w:rsidP="001A0ED9">
      <w:r>
        <w:t>For example an architecture which needs to be super scalable but which is very complex to reach will be extremely hard to manage and not very flexible, so each design will have various evaluations against each criteria and their will be hidden dependencies that this methodology will reveal.</w:t>
      </w:r>
    </w:p>
    <w:p w14:paraId="3037DC05" w14:textId="77777777" w:rsidR="001A0ED9" w:rsidRDefault="001A0ED9" w:rsidP="001A0ED9"/>
    <w:p w14:paraId="6A0079AA" w14:textId="77777777" w:rsidR="001A0ED9" w:rsidRDefault="001A0ED9" w:rsidP="001A0ED9">
      <w:r>
        <w:t xml:space="preserve">Maybe at the end of the exercise we end up with multiple architectures but at least the team will have done its maximum to prove that each architecture exist and has a place. Or maybe we can compose the architectures in an über one and it revealed new abstraction layers or patterns and we can now assure that we have the right approach at standardisation level. </w:t>
      </w:r>
    </w:p>
    <w:p w14:paraId="2F486466" w14:textId="77777777" w:rsidR="001A0ED9" w:rsidRDefault="001A0ED9" w:rsidP="001A0ED9">
      <w:r>
        <w:t>This would allow to have clarity on how to map the work of each organization on one ‘grand plan’ and hopefully help the team to work in a good collaboration spirit with no duplication of work.</w:t>
      </w:r>
    </w:p>
    <w:p w14:paraId="07405747" w14:textId="77777777" w:rsidR="001A0ED9" w:rsidRDefault="001A0ED9" w:rsidP="001A0ED9"/>
    <w:p w14:paraId="4A60F770" w14:textId="77777777" w:rsidR="001A0ED9" w:rsidRDefault="001A0ED9" w:rsidP="001A0ED9">
      <w:pPr>
        <w:spacing w:before="0" w:after="160" w:line="259" w:lineRule="auto"/>
        <w:rPr>
          <w:lang w:eastAsia="en-US"/>
        </w:rPr>
      </w:pPr>
      <w:r>
        <w:rPr>
          <w:lang w:eastAsia="en-US"/>
        </w:rPr>
        <w:br w:type="page"/>
      </w:r>
    </w:p>
    <w:p w14:paraId="050169D2" w14:textId="77777777" w:rsidR="001A0ED9" w:rsidRDefault="001A0ED9" w:rsidP="001A0ED9">
      <w:pPr>
        <w:pStyle w:val="AppendixNotitle"/>
      </w:pPr>
      <w:r>
        <w:t>Appendix 4 – Design criteria based on Sustainable Development Goals (SDG) requirements</w:t>
      </w:r>
    </w:p>
    <w:p w14:paraId="22454082" w14:textId="77777777" w:rsidR="001A0ED9" w:rsidRDefault="001A0ED9" w:rsidP="001A0ED9">
      <w:pPr>
        <w:rPr>
          <w:lang w:eastAsia="en-US"/>
        </w:rPr>
      </w:pPr>
      <w:r>
        <w:rPr>
          <w:lang w:eastAsia="en-US"/>
        </w:rPr>
        <w:t>[Editor’s note: Need to consult with Japan regarding this section and if it should be made more normative]</w:t>
      </w:r>
    </w:p>
    <w:p w14:paraId="55C87CF0" w14:textId="77777777" w:rsidR="001A0ED9" w:rsidRDefault="001A0ED9" w:rsidP="001A0ED9">
      <w:pPr>
        <w:rPr>
          <w:lang w:eastAsia="en-US"/>
        </w:rPr>
      </w:pPr>
      <w:r>
        <w:rPr>
          <w:lang w:eastAsia="en-US"/>
        </w:rPr>
        <w:t>Assuming that we could define a core set of design principles inspired from what we learnt in the past, we cannot either ignore the future challenges that designers will face or are probably already facing. For example</w:t>
      </w:r>
    </w:p>
    <w:p w14:paraId="076DE87F" w14:textId="77777777" w:rsidR="001A0ED9" w:rsidRDefault="001A0ED9" w:rsidP="001A0ED9">
      <w:pPr>
        <w:pStyle w:val="ListParagraph"/>
        <w:numPr>
          <w:ilvl w:val="0"/>
          <w:numId w:val="14"/>
        </w:numPr>
        <w:rPr>
          <w:lang w:eastAsia="en-US"/>
        </w:rPr>
      </w:pPr>
      <w:r>
        <w:rPr>
          <w:lang w:eastAsia="en-US"/>
        </w:rPr>
        <w:t>Is my design sustainable from the perspective of skills in the long term and its related hiring, education and capacity building aspects?</w:t>
      </w:r>
    </w:p>
    <w:p w14:paraId="1E7CF36E" w14:textId="77777777" w:rsidR="001A0ED9" w:rsidRDefault="001A0ED9" w:rsidP="001A0ED9">
      <w:pPr>
        <w:pStyle w:val="ListParagraph"/>
        <w:numPr>
          <w:ilvl w:val="0"/>
          <w:numId w:val="14"/>
        </w:numPr>
        <w:rPr>
          <w:lang w:eastAsia="en-US"/>
        </w:rPr>
      </w:pPr>
      <w:r>
        <w:rPr>
          <w:lang w:eastAsia="en-US"/>
        </w:rPr>
        <w:t>Is my design sustainable from the perspective of the highly regarded United Nations Sustainable Development Goals (SDG)?</w:t>
      </w:r>
    </w:p>
    <w:p w14:paraId="3A938BA4" w14:textId="77777777" w:rsidR="001A0ED9" w:rsidRDefault="001A0ED9" w:rsidP="001A0ED9">
      <w:pPr>
        <w:rPr>
          <w:lang w:eastAsia="en-US"/>
        </w:rPr>
      </w:pPr>
      <w:r>
        <w:rPr>
          <w:lang w:eastAsia="en-US"/>
        </w:rPr>
        <w:t>A few examples:</w:t>
      </w:r>
    </w:p>
    <w:p w14:paraId="4960F3C3" w14:textId="77777777" w:rsidR="001A0ED9" w:rsidRDefault="001A0ED9" w:rsidP="001A0ED9">
      <w:pPr>
        <w:pStyle w:val="ListParagraph"/>
        <w:numPr>
          <w:ilvl w:val="0"/>
          <w:numId w:val="14"/>
        </w:numPr>
        <w:rPr>
          <w:lang w:eastAsia="en-US"/>
        </w:rPr>
      </w:pPr>
      <w:r>
        <w:rPr>
          <w:lang w:eastAsia="en-US"/>
        </w:rPr>
        <w:t>Some systems will have extremely long life cycles. When engineers and technicians will need to run, maintain, adapt, develop those services, it is all good to propose a certain design but if the design doesn’t take into account the need to have a good availability of resources in a long term AND in a given geography with all the potential constraints of this geography (various reasons could lead to shortage of resources), a mistake at this level of design could have significant consequences on the viability of the service delivered itself.</w:t>
      </w:r>
    </w:p>
    <w:p w14:paraId="277449DF" w14:textId="77777777" w:rsidR="001A0ED9" w:rsidRDefault="001A0ED9" w:rsidP="001A0ED9">
      <w:pPr>
        <w:pStyle w:val="ListParagraph"/>
        <w:numPr>
          <w:ilvl w:val="0"/>
          <w:numId w:val="14"/>
        </w:numPr>
        <w:rPr>
          <w:lang w:eastAsia="en-US"/>
        </w:rPr>
      </w:pPr>
      <w:r>
        <w:rPr>
          <w:lang w:eastAsia="en-US"/>
        </w:rPr>
        <w:t xml:space="preserve">When the designer omits considering important goals such as the SDGs, the service can have dramatic effects on the energy required to run (think about crypto mining), toxic components in systems, etc. As expressed by Japan in ITU-T TSAG C53, it would be desirable to have an understanding of ITU-T recommendations against the SDGs. Whilst this is very difficult to execute a posteriori, would a pre-defined non mandatory design criteria on SDGs help not only identify recommendations pertaining to SDGs but as well would the design itself result in a better technical outcome? The answers are probably yes. </w:t>
      </w:r>
    </w:p>
    <w:p w14:paraId="3342B52C" w14:textId="77777777" w:rsidR="001A0ED9" w:rsidRDefault="001A0ED9" w:rsidP="001A0ED9">
      <w:pPr>
        <w:rPr>
          <w:lang w:eastAsia="en-US"/>
        </w:rPr>
      </w:pPr>
      <w:r>
        <w:rPr>
          <w:lang w:eastAsia="en-US"/>
        </w:rPr>
        <w:t>We need to recognize that today there is no culture and poor to no knowledge on the SDGs themselves so we understand that we will need a significant education effort to convince contributors why and how they should consider SDGs in their contributions.</w:t>
      </w:r>
    </w:p>
    <w:p w14:paraId="212D2590" w14:textId="77777777" w:rsidR="001A0ED9" w:rsidRDefault="001A0ED9" w:rsidP="001A0ED9">
      <w:pPr>
        <w:rPr>
          <w:lang w:eastAsia="en-US"/>
        </w:rPr>
      </w:pPr>
      <w:r>
        <w:rPr>
          <w:lang w:eastAsia="en-US"/>
        </w:rPr>
        <w:t xml:space="preserve">We need too to make sure that contributors understand and recognize that their contributions is a design in itself (terminology, framework, guidelines, best practices, architecture, specification) and that their design will have: </w:t>
      </w:r>
    </w:p>
    <w:p w14:paraId="5C06D137" w14:textId="77777777" w:rsidR="001A0ED9" w:rsidRDefault="001A0ED9" w:rsidP="001A0ED9">
      <w:pPr>
        <w:pStyle w:val="ListParagraph"/>
        <w:numPr>
          <w:ilvl w:val="0"/>
          <w:numId w:val="18"/>
        </w:numPr>
        <w:rPr>
          <w:lang w:eastAsia="en-US"/>
        </w:rPr>
      </w:pPr>
      <w:r>
        <w:rPr>
          <w:lang w:eastAsia="en-US"/>
        </w:rPr>
        <w:t>No effect, a direct effect or an indirect effect on a number of SDGs</w:t>
      </w:r>
    </w:p>
    <w:p w14:paraId="0C9504E6" w14:textId="77777777" w:rsidR="001A0ED9" w:rsidRDefault="001A0ED9" w:rsidP="001A0ED9">
      <w:pPr>
        <w:pStyle w:val="ListParagraph"/>
        <w:numPr>
          <w:ilvl w:val="0"/>
          <w:numId w:val="18"/>
        </w:numPr>
        <w:rPr>
          <w:lang w:eastAsia="en-US"/>
        </w:rPr>
      </w:pPr>
      <w:r>
        <w:rPr>
          <w:lang w:eastAsia="en-US"/>
        </w:rPr>
        <w:t>No effect, positive effect or negative effect on a number of SDGs</w:t>
      </w:r>
    </w:p>
    <w:p w14:paraId="4BE99DD5" w14:textId="77777777" w:rsidR="001A0ED9" w:rsidRDefault="001A0ED9" w:rsidP="001A0ED9">
      <w:pPr>
        <w:rPr>
          <w:lang w:eastAsia="en-US"/>
        </w:rPr>
      </w:pPr>
      <w:r>
        <w:rPr>
          <w:lang w:eastAsia="en-US"/>
        </w:rPr>
        <w:t xml:space="preserve">The underlying problem being that the contributors might not have the maturity level to asses which SDGs he should call out in his contributions and worse he could have ‘blind spots’. As a result we might miss some important SDGs on the way. </w:t>
      </w:r>
    </w:p>
    <w:p w14:paraId="5C58C9A5" w14:textId="77777777" w:rsidR="001A0ED9" w:rsidRDefault="001A0ED9" w:rsidP="001A0ED9">
      <w:pPr>
        <w:rPr>
          <w:lang w:eastAsia="en-US"/>
        </w:rPr>
      </w:pPr>
      <w:r>
        <w:rPr>
          <w:lang w:eastAsia="en-US"/>
        </w:rPr>
        <w:t>As anything will be done in steps, let’s try to establish a complexity matrix that with time we will be able to implement incrementally.</w:t>
      </w:r>
    </w:p>
    <w:p w14:paraId="553CB3E7" w14:textId="77777777" w:rsidR="001A0ED9" w:rsidRDefault="001A0ED9" w:rsidP="001A0ED9">
      <w:pPr>
        <w:rPr>
          <w:lang w:eastAsia="en-US"/>
        </w:rPr>
      </w:pPr>
    </w:p>
    <w:tbl>
      <w:tblPr>
        <w:tblStyle w:val="TableGrid"/>
        <w:tblW w:w="0" w:type="auto"/>
        <w:tblLook w:val="04A0" w:firstRow="1" w:lastRow="0" w:firstColumn="1" w:lastColumn="0" w:noHBand="0" w:noVBand="1"/>
      </w:tblPr>
      <w:tblGrid>
        <w:gridCol w:w="1980"/>
        <w:gridCol w:w="3685"/>
        <w:gridCol w:w="3964"/>
      </w:tblGrid>
      <w:tr w:rsidR="001A0ED9" w:rsidRPr="00606E60" w14:paraId="34B60D8E" w14:textId="77777777" w:rsidTr="00CF4BDA">
        <w:tc>
          <w:tcPr>
            <w:tcW w:w="1980" w:type="dxa"/>
          </w:tcPr>
          <w:p w14:paraId="14CE9384" w14:textId="77777777" w:rsidR="001A0ED9" w:rsidRPr="00606E60" w:rsidRDefault="001A0ED9" w:rsidP="00CF4BDA">
            <w:pPr>
              <w:rPr>
                <w:b/>
                <w:bCs/>
                <w:sz w:val="16"/>
                <w:szCs w:val="16"/>
                <w:lang w:eastAsia="en-US"/>
              </w:rPr>
            </w:pPr>
            <w:r w:rsidRPr="00606E60">
              <w:rPr>
                <w:b/>
                <w:bCs/>
                <w:sz w:val="16"/>
                <w:szCs w:val="16"/>
                <w:lang w:eastAsia="en-US"/>
              </w:rPr>
              <w:t>Number of + shows the level of complexity</w:t>
            </w:r>
          </w:p>
        </w:tc>
        <w:tc>
          <w:tcPr>
            <w:tcW w:w="3685" w:type="dxa"/>
          </w:tcPr>
          <w:p w14:paraId="53FDE653" w14:textId="77777777" w:rsidR="001A0ED9" w:rsidRPr="00606E60" w:rsidRDefault="001A0ED9" w:rsidP="00CF4BDA">
            <w:pPr>
              <w:rPr>
                <w:b/>
                <w:bCs/>
                <w:sz w:val="16"/>
                <w:szCs w:val="16"/>
                <w:lang w:eastAsia="en-US"/>
              </w:rPr>
            </w:pPr>
            <w:r w:rsidRPr="00606E60">
              <w:rPr>
                <w:b/>
                <w:bCs/>
                <w:sz w:val="16"/>
                <w:szCs w:val="16"/>
                <w:lang w:eastAsia="en-US"/>
              </w:rPr>
              <w:t>Positive Effect on SDG</w:t>
            </w:r>
          </w:p>
        </w:tc>
        <w:tc>
          <w:tcPr>
            <w:tcW w:w="3964" w:type="dxa"/>
          </w:tcPr>
          <w:p w14:paraId="4E79E0E8" w14:textId="77777777" w:rsidR="001A0ED9" w:rsidRPr="00606E60" w:rsidRDefault="001A0ED9" w:rsidP="00CF4BDA">
            <w:pPr>
              <w:rPr>
                <w:b/>
                <w:bCs/>
                <w:sz w:val="16"/>
                <w:szCs w:val="16"/>
                <w:lang w:eastAsia="en-US"/>
              </w:rPr>
            </w:pPr>
            <w:r w:rsidRPr="00606E60">
              <w:rPr>
                <w:b/>
                <w:bCs/>
                <w:sz w:val="16"/>
                <w:szCs w:val="16"/>
                <w:lang w:eastAsia="en-US"/>
              </w:rPr>
              <w:t>Negative Effect on SDG</w:t>
            </w:r>
          </w:p>
        </w:tc>
      </w:tr>
      <w:tr w:rsidR="001A0ED9" w:rsidRPr="00606E60" w14:paraId="72F48D04" w14:textId="77777777" w:rsidTr="00CF4BDA">
        <w:tc>
          <w:tcPr>
            <w:tcW w:w="1980" w:type="dxa"/>
          </w:tcPr>
          <w:p w14:paraId="4732E24B" w14:textId="77777777" w:rsidR="001A0ED9" w:rsidRPr="00606E60" w:rsidRDefault="001A0ED9" w:rsidP="00CF4BDA">
            <w:pPr>
              <w:rPr>
                <w:b/>
                <w:bCs/>
                <w:sz w:val="16"/>
                <w:szCs w:val="16"/>
                <w:lang w:eastAsia="en-US"/>
              </w:rPr>
            </w:pPr>
            <w:r w:rsidRPr="00606E60">
              <w:rPr>
                <w:b/>
                <w:bCs/>
                <w:sz w:val="16"/>
                <w:szCs w:val="16"/>
                <w:lang w:eastAsia="en-US"/>
              </w:rPr>
              <w:t>Direct Effect on SDG</w:t>
            </w:r>
          </w:p>
        </w:tc>
        <w:tc>
          <w:tcPr>
            <w:tcW w:w="3685" w:type="dxa"/>
          </w:tcPr>
          <w:p w14:paraId="06202BB2" w14:textId="77777777" w:rsidR="001A0ED9" w:rsidRPr="00606E60" w:rsidRDefault="001A0ED9" w:rsidP="00CF4BDA">
            <w:pPr>
              <w:rPr>
                <w:sz w:val="16"/>
                <w:szCs w:val="16"/>
                <w:lang w:eastAsia="en-US"/>
              </w:rPr>
            </w:pPr>
            <w:r w:rsidRPr="00606E60">
              <w:rPr>
                <w:sz w:val="16"/>
                <w:szCs w:val="16"/>
                <w:lang w:eastAsia="en-US"/>
              </w:rPr>
              <w:t>+</w:t>
            </w:r>
          </w:p>
        </w:tc>
        <w:tc>
          <w:tcPr>
            <w:tcW w:w="3964" w:type="dxa"/>
          </w:tcPr>
          <w:p w14:paraId="1B38F3FA" w14:textId="77777777" w:rsidR="001A0ED9" w:rsidRPr="00606E60" w:rsidRDefault="001A0ED9" w:rsidP="00CF4BDA">
            <w:pPr>
              <w:rPr>
                <w:sz w:val="16"/>
                <w:szCs w:val="16"/>
                <w:lang w:eastAsia="en-US"/>
              </w:rPr>
            </w:pPr>
            <w:r w:rsidRPr="00606E60">
              <w:rPr>
                <w:sz w:val="16"/>
                <w:szCs w:val="16"/>
                <w:lang w:eastAsia="en-US"/>
              </w:rPr>
              <w:t>++</w:t>
            </w:r>
          </w:p>
        </w:tc>
      </w:tr>
      <w:tr w:rsidR="001A0ED9" w:rsidRPr="00606E60" w14:paraId="5771A86C" w14:textId="77777777" w:rsidTr="00CF4BDA">
        <w:tc>
          <w:tcPr>
            <w:tcW w:w="1980" w:type="dxa"/>
          </w:tcPr>
          <w:p w14:paraId="2AD2D26F" w14:textId="77777777" w:rsidR="001A0ED9" w:rsidRPr="00606E60" w:rsidRDefault="001A0ED9" w:rsidP="00CF4BDA">
            <w:pPr>
              <w:rPr>
                <w:b/>
                <w:bCs/>
                <w:sz w:val="16"/>
                <w:szCs w:val="16"/>
                <w:lang w:eastAsia="en-US"/>
              </w:rPr>
            </w:pPr>
            <w:r w:rsidRPr="00606E60">
              <w:rPr>
                <w:b/>
                <w:bCs/>
                <w:sz w:val="16"/>
                <w:szCs w:val="16"/>
                <w:lang w:eastAsia="en-US"/>
              </w:rPr>
              <w:t>Indirect Effect on SDG</w:t>
            </w:r>
          </w:p>
        </w:tc>
        <w:tc>
          <w:tcPr>
            <w:tcW w:w="3685" w:type="dxa"/>
          </w:tcPr>
          <w:p w14:paraId="74DFA917" w14:textId="77777777" w:rsidR="001A0ED9" w:rsidRPr="00606E60" w:rsidRDefault="001A0ED9" w:rsidP="00CF4BDA">
            <w:pPr>
              <w:rPr>
                <w:sz w:val="16"/>
                <w:szCs w:val="16"/>
                <w:lang w:eastAsia="en-US"/>
              </w:rPr>
            </w:pPr>
            <w:r w:rsidRPr="00606E60">
              <w:rPr>
                <w:sz w:val="16"/>
                <w:szCs w:val="16"/>
                <w:lang w:eastAsia="en-US"/>
              </w:rPr>
              <w:t>++++</w:t>
            </w:r>
          </w:p>
        </w:tc>
        <w:tc>
          <w:tcPr>
            <w:tcW w:w="3964" w:type="dxa"/>
          </w:tcPr>
          <w:p w14:paraId="4366BD1C" w14:textId="77777777" w:rsidR="001A0ED9" w:rsidRPr="00606E60" w:rsidRDefault="001A0ED9" w:rsidP="00CF4BDA">
            <w:pPr>
              <w:rPr>
                <w:sz w:val="16"/>
                <w:szCs w:val="16"/>
                <w:lang w:eastAsia="en-US"/>
              </w:rPr>
            </w:pPr>
            <w:r w:rsidRPr="00606E60">
              <w:rPr>
                <w:sz w:val="16"/>
                <w:szCs w:val="16"/>
                <w:lang w:eastAsia="en-US"/>
              </w:rPr>
              <w:t>++++++</w:t>
            </w:r>
          </w:p>
        </w:tc>
      </w:tr>
    </w:tbl>
    <w:p w14:paraId="3E571B7D" w14:textId="77777777" w:rsidR="001A0ED9" w:rsidRDefault="001A0ED9" w:rsidP="001A0ED9">
      <w:pPr>
        <w:rPr>
          <w:lang w:eastAsia="en-US"/>
        </w:rPr>
      </w:pPr>
    </w:p>
    <w:p w14:paraId="2EC66599" w14:textId="77777777" w:rsidR="001A0ED9" w:rsidRDefault="001A0ED9" w:rsidP="001A0ED9">
      <w:pPr>
        <w:rPr>
          <w:lang w:eastAsia="en-US"/>
        </w:rPr>
      </w:pPr>
      <w:r>
        <w:rPr>
          <w:lang w:eastAsia="en-US"/>
        </w:rPr>
        <w:t xml:space="preserve">The reason why we have complexity lies in many aspects but one aspect which is making it hard is  the nature of the objects being proposed at standardisation is moving from hardware to software due to the current mega-trend where the world is moving with frankly, little choice. </w:t>
      </w:r>
    </w:p>
    <w:p w14:paraId="0C347A99" w14:textId="77777777" w:rsidR="001A0ED9" w:rsidRDefault="001A0ED9" w:rsidP="001A0ED9">
      <w:pPr>
        <w:rPr>
          <w:lang w:eastAsia="en-US"/>
        </w:rPr>
      </w:pPr>
      <w:r>
        <w:rPr>
          <w:lang w:eastAsia="en-US"/>
        </w:rPr>
        <w:t xml:space="preserve">This creates a challenge because it is far less obvious to measure the effect of software on SDGs, for example how a specific interface decision at software level could impact the number of machines required and therefore the electricity consumption. </w:t>
      </w:r>
    </w:p>
    <w:p w14:paraId="544FF528" w14:textId="77777777" w:rsidR="001A0ED9" w:rsidRDefault="001A0ED9" w:rsidP="001A0ED9">
      <w:pPr>
        <w:rPr>
          <w:lang w:eastAsia="en-US"/>
        </w:rPr>
      </w:pPr>
      <w:r>
        <w:rPr>
          <w:lang w:eastAsia="en-US"/>
        </w:rPr>
        <w:t>Let’s give some examples in the matrix below</w:t>
      </w:r>
    </w:p>
    <w:p w14:paraId="1A7CD481" w14:textId="77777777" w:rsidR="001A0ED9" w:rsidRDefault="001A0ED9" w:rsidP="001A0ED9">
      <w:pPr>
        <w:rPr>
          <w:lang w:eastAsia="en-US"/>
        </w:rPr>
      </w:pPr>
    </w:p>
    <w:tbl>
      <w:tblPr>
        <w:tblStyle w:val="TableGrid"/>
        <w:tblW w:w="0" w:type="auto"/>
        <w:tblLook w:val="04A0" w:firstRow="1" w:lastRow="0" w:firstColumn="1" w:lastColumn="0" w:noHBand="0" w:noVBand="1"/>
      </w:tblPr>
      <w:tblGrid>
        <w:gridCol w:w="1980"/>
        <w:gridCol w:w="3685"/>
        <w:gridCol w:w="3964"/>
      </w:tblGrid>
      <w:tr w:rsidR="001A0ED9" w:rsidRPr="00606E60" w14:paraId="10404F46" w14:textId="77777777" w:rsidTr="00CF4BDA">
        <w:tc>
          <w:tcPr>
            <w:tcW w:w="1980" w:type="dxa"/>
          </w:tcPr>
          <w:p w14:paraId="41F10B97" w14:textId="77777777" w:rsidR="001A0ED9" w:rsidRPr="00606E60" w:rsidRDefault="001A0ED9" w:rsidP="00CF4BDA">
            <w:pPr>
              <w:rPr>
                <w:sz w:val="16"/>
                <w:szCs w:val="16"/>
                <w:lang w:eastAsia="en-US"/>
              </w:rPr>
            </w:pPr>
          </w:p>
        </w:tc>
        <w:tc>
          <w:tcPr>
            <w:tcW w:w="3685" w:type="dxa"/>
          </w:tcPr>
          <w:p w14:paraId="57567892" w14:textId="77777777" w:rsidR="001A0ED9" w:rsidRPr="00606E60" w:rsidRDefault="001A0ED9" w:rsidP="00CF4BDA">
            <w:pPr>
              <w:rPr>
                <w:sz w:val="16"/>
                <w:szCs w:val="16"/>
                <w:lang w:eastAsia="en-US"/>
              </w:rPr>
            </w:pPr>
            <w:r w:rsidRPr="00606E60">
              <w:rPr>
                <w:b/>
                <w:bCs/>
                <w:sz w:val="16"/>
                <w:szCs w:val="16"/>
                <w:lang w:eastAsia="en-US"/>
              </w:rPr>
              <w:t>Positive Effect on SDG</w:t>
            </w:r>
          </w:p>
        </w:tc>
        <w:tc>
          <w:tcPr>
            <w:tcW w:w="3964" w:type="dxa"/>
          </w:tcPr>
          <w:p w14:paraId="2B5C5547" w14:textId="77777777" w:rsidR="001A0ED9" w:rsidRPr="00606E60" w:rsidRDefault="001A0ED9" w:rsidP="00CF4BDA">
            <w:pPr>
              <w:rPr>
                <w:sz w:val="16"/>
                <w:szCs w:val="16"/>
                <w:lang w:eastAsia="en-US"/>
              </w:rPr>
            </w:pPr>
            <w:r w:rsidRPr="00606E60">
              <w:rPr>
                <w:b/>
                <w:bCs/>
                <w:sz w:val="16"/>
                <w:szCs w:val="16"/>
                <w:lang w:eastAsia="en-US"/>
              </w:rPr>
              <w:t>Negative Effect on SDG</w:t>
            </w:r>
          </w:p>
        </w:tc>
      </w:tr>
      <w:tr w:rsidR="001A0ED9" w:rsidRPr="00606E60" w14:paraId="28AAF52A" w14:textId="77777777" w:rsidTr="00CF4BDA">
        <w:tc>
          <w:tcPr>
            <w:tcW w:w="1980" w:type="dxa"/>
          </w:tcPr>
          <w:p w14:paraId="0E2DF90A" w14:textId="77777777" w:rsidR="001A0ED9" w:rsidRPr="00606E60" w:rsidRDefault="001A0ED9" w:rsidP="00CF4BDA">
            <w:pPr>
              <w:rPr>
                <w:sz w:val="16"/>
                <w:szCs w:val="16"/>
                <w:lang w:eastAsia="en-US"/>
              </w:rPr>
            </w:pPr>
            <w:r w:rsidRPr="00606E60">
              <w:rPr>
                <w:b/>
                <w:bCs/>
                <w:sz w:val="16"/>
                <w:szCs w:val="16"/>
                <w:lang w:eastAsia="en-US"/>
              </w:rPr>
              <w:t>Direct Effect on SDG</w:t>
            </w:r>
          </w:p>
        </w:tc>
        <w:tc>
          <w:tcPr>
            <w:tcW w:w="3685" w:type="dxa"/>
          </w:tcPr>
          <w:p w14:paraId="14B7A87C" w14:textId="77777777" w:rsidR="001A0ED9" w:rsidRPr="00606E60" w:rsidRDefault="001A0ED9" w:rsidP="00CF4BDA">
            <w:pPr>
              <w:rPr>
                <w:sz w:val="16"/>
                <w:szCs w:val="16"/>
                <w:lang w:eastAsia="en-US"/>
              </w:rPr>
            </w:pPr>
            <w:r w:rsidRPr="00606E60">
              <w:rPr>
                <w:sz w:val="16"/>
                <w:szCs w:val="16"/>
                <w:lang w:eastAsia="en-US"/>
              </w:rPr>
              <w:t>consider the educational requirements to support Quantum in the long term future. How recommendations on QKD can actually support would certainly open some fruitful gap for this field.</w:t>
            </w:r>
          </w:p>
        </w:tc>
        <w:tc>
          <w:tcPr>
            <w:tcW w:w="3964" w:type="dxa"/>
          </w:tcPr>
          <w:p w14:paraId="64C76B32" w14:textId="77777777" w:rsidR="001A0ED9" w:rsidRPr="00606E60" w:rsidRDefault="001A0ED9" w:rsidP="00CF4BDA">
            <w:pPr>
              <w:rPr>
                <w:sz w:val="16"/>
                <w:szCs w:val="16"/>
                <w:lang w:eastAsia="en-US"/>
              </w:rPr>
            </w:pPr>
            <w:r w:rsidRPr="00606E60">
              <w:rPr>
                <w:sz w:val="16"/>
                <w:szCs w:val="16"/>
                <w:lang w:eastAsia="en-US"/>
              </w:rPr>
              <w:t>consider the potential of QKD devices (to stay in this are) to contain toxic materials for the planet. This is certainly relatively straightforward for contributors to consider in their recommendation.</w:t>
            </w:r>
          </w:p>
          <w:p w14:paraId="51684850" w14:textId="77777777" w:rsidR="001A0ED9" w:rsidRPr="00606E60" w:rsidRDefault="001A0ED9" w:rsidP="00CF4BDA">
            <w:pPr>
              <w:rPr>
                <w:sz w:val="16"/>
                <w:szCs w:val="16"/>
                <w:lang w:eastAsia="en-US"/>
              </w:rPr>
            </w:pPr>
          </w:p>
        </w:tc>
      </w:tr>
      <w:tr w:rsidR="001A0ED9" w:rsidRPr="00606E60" w14:paraId="3B2FFC52" w14:textId="77777777" w:rsidTr="00CF4BDA">
        <w:tc>
          <w:tcPr>
            <w:tcW w:w="1980" w:type="dxa"/>
          </w:tcPr>
          <w:p w14:paraId="418C0667" w14:textId="77777777" w:rsidR="001A0ED9" w:rsidRPr="00606E60" w:rsidRDefault="001A0ED9" w:rsidP="00CF4BDA">
            <w:pPr>
              <w:rPr>
                <w:sz w:val="16"/>
                <w:szCs w:val="16"/>
                <w:lang w:eastAsia="en-US"/>
              </w:rPr>
            </w:pPr>
            <w:r w:rsidRPr="00606E60">
              <w:rPr>
                <w:b/>
                <w:bCs/>
                <w:sz w:val="16"/>
                <w:szCs w:val="16"/>
                <w:lang w:eastAsia="en-US"/>
              </w:rPr>
              <w:t>Indirect Effect on SDG</w:t>
            </w:r>
          </w:p>
        </w:tc>
        <w:tc>
          <w:tcPr>
            <w:tcW w:w="3685" w:type="dxa"/>
          </w:tcPr>
          <w:p w14:paraId="33DE7576" w14:textId="77777777" w:rsidR="001A0ED9" w:rsidRPr="00606E60" w:rsidRDefault="001A0ED9" w:rsidP="00CF4BDA">
            <w:pPr>
              <w:rPr>
                <w:sz w:val="16"/>
                <w:szCs w:val="16"/>
                <w:lang w:eastAsia="en-US"/>
              </w:rPr>
            </w:pPr>
            <w:r w:rsidRPr="00606E60">
              <w:rPr>
                <w:sz w:val="16"/>
                <w:szCs w:val="16"/>
                <w:lang w:eastAsia="en-US"/>
              </w:rPr>
              <w:t>consider the effect of orchestration optimisation in architectures that could calculate the optimal amount of resources required in the infrastructure layer and therefore electricity and energy consumption in the data center</w:t>
            </w:r>
          </w:p>
        </w:tc>
        <w:tc>
          <w:tcPr>
            <w:tcW w:w="3964" w:type="dxa"/>
          </w:tcPr>
          <w:p w14:paraId="784CF3C0" w14:textId="77777777" w:rsidR="001A0ED9" w:rsidRPr="00606E60" w:rsidRDefault="001A0ED9" w:rsidP="00CF4BDA">
            <w:pPr>
              <w:rPr>
                <w:sz w:val="16"/>
                <w:szCs w:val="16"/>
                <w:lang w:eastAsia="en-US"/>
              </w:rPr>
            </w:pPr>
            <w:r w:rsidRPr="00606E60">
              <w:rPr>
                <w:sz w:val="16"/>
                <w:szCs w:val="16"/>
                <w:lang w:eastAsia="en-US"/>
              </w:rPr>
              <w:t>indirect negative effect in security lies with the IETF ICAP protocol which allows to connect in the network anti-malware capabilities in an interoperable manner which is great from a flexibility perspective but because it creates a logical T in the communication it forces to move the traffic 2 times more than expected and the pervasive encryption is forcing to demultiply by one or two the order of magnitude the number of machines processing the security.</w:t>
            </w:r>
          </w:p>
        </w:tc>
      </w:tr>
    </w:tbl>
    <w:p w14:paraId="3AEF9B19" w14:textId="4A45AD22" w:rsidR="00645A19" w:rsidRDefault="00645A19" w:rsidP="001A0ED9">
      <w:pPr>
        <w:rPr>
          <w:ins w:id="837" w:author="Arnaud Taddei" w:date="2022-08-26T14:11:00Z"/>
          <w:lang w:eastAsia="en-US"/>
        </w:rPr>
      </w:pPr>
    </w:p>
    <w:p w14:paraId="6E0FDE5F" w14:textId="77777777" w:rsidR="00645A19" w:rsidRDefault="00645A19">
      <w:pPr>
        <w:spacing w:before="0" w:after="160" w:line="259" w:lineRule="auto"/>
        <w:rPr>
          <w:ins w:id="838" w:author="Arnaud Taddei" w:date="2022-08-26T14:11:00Z"/>
          <w:lang w:eastAsia="en-US"/>
        </w:rPr>
      </w:pPr>
      <w:ins w:id="839" w:author="Arnaud Taddei" w:date="2022-08-26T14:11:00Z">
        <w:r>
          <w:rPr>
            <w:lang w:eastAsia="en-US"/>
          </w:rPr>
          <w:br w:type="page"/>
        </w:r>
      </w:ins>
    </w:p>
    <w:p w14:paraId="3E1F59B7" w14:textId="77777777" w:rsidR="00645A19" w:rsidRPr="003A38AD" w:rsidRDefault="00645A19" w:rsidP="00645A19">
      <w:pPr>
        <w:spacing w:before="0" w:after="160" w:line="259" w:lineRule="auto"/>
        <w:jc w:val="center"/>
        <w:rPr>
          <w:ins w:id="840" w:author="Arnaud Taddei" w:date="2022-08-26T14:11:00Z"/>
          <w:b/>
          <w:bCs/>
          <w:sz w:val="28"/>
          <w:szCs w:val="28"/>
        </w:rPr>
      </w:pPr>
      <w:ins w:id="841" w:author="Arnaud Taddei" w:date="2022-08-26T14:11:00Z">
        <w:r w:rsidRPr="00F875A6">
          <w:rPr>
            <w:b/>
            <w:bCs/>
            <w:sz w:val="28"/>
            <w:szCs w:val="28"/>
          </w:rPr>
          <w:t xml:space="preserve">Appendix 5 – </w:t>
        </w:r>
        <w:r w:rsidRPr="00EA1DD2">
          <w:rPr>
            <w:b/>
            <w:bCs/>
            <w:sz w:val="28"/>
            <w:szCs w:val="28"/>
          </w:rPr>
          <w:t>A comprehensive and granular Cyber Security Architecture imperative for Civic Infrastructure.</w:t>
        </w:r>
      </w:ins>
    </w:p>
    <w:p w14:paraId="53C19E04" w14:textId="77777777" w:rsidR="00645A19" w:rsidRPr="00824910" w:rsidRDefault="00645A19" w:rsidP="00645A19">
      <w:pPr>
        <w:spacing w:before="115"/>
        <w:jc w:val="both"/>
        <w:rPr>
          <w:ins w:id="842" w:author="Arnaud Taddei" w:date="2022-08-26T14:11:00Z"/>
          <w:rFonts w:eastAsia="MS Mincho"/>
          <w:b/>
          <w:bCs/>
        </w:rPr>
      </w:pPr>
      <w:ins w:id="843" w:author="Arnaud Taddei" w:date="2022-08-26T14:11:00Z">
        <w:r w:rsidRPr="00824910">
          <w:rPr>
            <w:rFonts w:eastAsia="MS Mincho"/>
            <w:b/>
            <w:bCs/>
          </w:rPr>
          <w:t>Context:</w:t>
        </w:r>
      </w:ins>
    </w:p>
    <w:p w14:paraId="45D7E5CE" w14:textId="77777777" w:rsidR="00645A19" w:rsidRPr="00824910" w:rsidRDefault="00645A19" w:rsidP="00645A19">
      <w:pPr>
        <w:spacing w:before="115"/>
        <w:jc w:val="both"/>
        <w:rPr>
          <w:ins w:id="844" w:author="Arnaud Taddei" w:date="2022-08-26T14:11:00Z"/>
          <w:rFonts w:eastAsia="MS Mincho"/>
        </w:rPr>
      </w:pPr>
      <w:ins w:id="845" w:author="Arnaud Taddei" w:date="2022-08-26T14:11:00Z">
        <w:r w:rsidRPr="00824910">
          <w:rPr>
            <w:rFonts w:eastAsia="MS Mincho"/>
          </w:rPr>
          <w:t>International law defines Four Global Commons (natural assets outside national jurisdiction) which are the earth’s natural resources i.e. the High Seas, the Atmosphere, Antarctica, and Outer Space. Cyberspace is the 5th Global Common. It is also considered as the 5th Dimension beyond the 3 dimensions of Space &amp; 4th dimension being the Time.</w:t>
        </w:r>
      </w:ins>
    </w:p>
    <w:p w14:paraId="0697EE53" w14:textId="77777777" w:rsidR="00645A19" w:rsidRPr="00824910" w:rsidRDefault="00645A19" w:rsidP="00645A19">
      <w:pPr>
        <w:spacing w:before="115"/>
        <w:jc w:val="both"/>
        <w:rPr>
          <w:ins w:id="846" w:author="Arnaud Taddei" w:date="2022-08-26T14:11:00Z"/>
          <w:rFonts w:eastAsia="MS Mincho"/>
        </w:rPr>
      </w:pPr>
      <w:ins w:id="847" w:author="Arnaud Taddei" w:date="2022-08-26T14:11:00Z">
        <w:r w:rsidRPr="00824910">
          <w:rPr>
            <w:rFonts w:eastAsia="MS Mincho"/>
          </w:rPr>
          <w:t>Challenges that all economies are facing today in safeguarding the security and privacy of its ecosystem including citizen are - Transnational Nature of Cyber Crime, ‘Cultural’ Vulnerabilities, Internet Resilience and Threat Landscape.</w:t>
        </w:r>
      </w:ins>
    </w:p>
    <w:p w14:paraId="0D9E9B81" w14:textId="77777777" w:rsidR="00645A19" w:rsidRPr="00824910" w:rsidRDefault="00645A19" w:rsidP="00645A19">
      <w:pPr>
        <w:spacing w:before="115"/>
        <w:jc w:val="both"/>
        <w:rPr>
          <w:ins w:id="848" w:author="Arnaud Taddei" w:date="2022-08-26T14:11:00Z"/>
          <w:rFonts w:eastAsia="MS Mincho"/>
        </w:rPr>
      </w:pPr>
      <w:ins w:id="849" w:author="Arnaud Taddei" w:date="2022-08-26T14:11:00Z">
        <w:r w:rsidRPr="00824910">
          <w:rPr>
            <w:rFonts w:eastAsia="MS Mincho"/>
          </w:rPr>
          <w:t xml:space="preserve">Cyber risk threat vectors have evolved rapidly, and attacks have become increasingly sophisticated, deliberate, and unrelenting in nature. In the digital era, trust is a complex issue fraught with myriad existential threats to the enterprise. And while disruptive technologies are often viewed as vehicles for exponential growth, tech alone can’t build long-term trust. Every aspect of an organization disrupted by technology represents an opportunity to gain or lose stakeholders' trust. Leaders are approaching trust not as a compliance  issue but as a business-critical goal. For this reason, leading organizations are taking a 360-degree approach to maintain the high level of trust their stakeholders expect. </w:t>
        </w:r>
      </w:ins>
    </w:p>
    <w:p w14:paraId="18C063EE" w14:textId="77777777" w:rsidR="00645A19" w:rsidRPr="00824910" w:rsidRDefault="00645A19" w:rsidP="00645A19">
      <w:pPr>
        <w:spacing w:before="115"/>
        <w:jc w:val="both"/>
        <w:rPr>
          <w:ins w:id="850" w:author="Arnaud Taddei" w:date="2022-08-26T14:11:00Z"/>
          <w:rFonts w:eastAsia="MS Mincho"/>
        </w:rPr>
      </w:pPr>
      <w:ins w:id="851" w:author="Arnaud Taddei" w:date="2022-08-26T14:11:00Z">
        <w:r w:rsidRPr="00824910">
          <w:rPr>
            <w:rFonts w:eastAsia="MS Mincho"/>
          </w:rPr>
          <w:t>The new paradigm of Smart Grid, Smart Home, Smart Building, Smart Manufacturing, Smart City already complicated by the ‘Internet of Things’ &amp; Internet of ‘Everything’ made further complex by the 5G, Artificial Intelligence, Machine Learning, Blockchain &amp; Quantum Computing, make it truly complex to develop and embed comprehensive Security, Privacy and Trustworthiness attributes in the products, systems and solutions for any use case or application - be it consumer, commercial, industrial, automotive or strategic domains like civic infrastructure.</w:t>
        </w:r>
      </w:ins>
    </w:p>
    <w:p w14:paraId="27C6608D" w14:textId="77777777" w:rsidR="00645A19" w:rsidRPr="00824910" w:rsidRDefault="00645A19" w:rsidP="00645A19">
      <w:pPr>
        <w:spacing w:before="115"/>
        <w:jc w:val="both"/>
        <w:rPr>
          <w:ins w:id="852" w:author="Arnaud Taddei" w:date="2022-08-26T14:11:00Z"/>
          <w:rFonts w:eastAsia="MS Mincho"/>
        </w:rPr>
      </w:pPr>
      <w:ins w:id="853" w:author="Arnaud Taddei" w:date="2022-08-26T14:11:00Z">
        <w:r w:rsidRPr="00824910">
          <w:rPr>
            <w:rFonts w:eastAsia="MS Mincho"/>
          </w:rPr>
          <w:t>The recent evolution of disruptive technologies and digitalization compounded by the Covid 19, changing geopolitical situations, and increasing cyber-attacks  bring a whole new set of challenges for the Security and Security Evaluation Methodologies for complex nature &amp; architectures of Civic Infrastructures of the nation leveraging the IT &amp; Communication Networks evolving to meet these rising needs of the Society.</w:t>
        </w:r>
      </w:ins>
    </w:p>
    <w:p w14:paraId="0072D8D1" w14:textId="77777777" w:rsidR="00645A19" w:rsidRPr="00824910" w:rsidRDefault="00645A19" w:rsidP="00645A19">
      <w:pPr>
        <w:spacing w:before="115"/>
        <w:jc w:val="both"/>
        <w:rPr>
          <w:ins w:id="854" w:author="Arnaud Taddei" w:date="2022-08-26T14:11:00Z"/>
          <w:rFonts w:eastAsia="MS Mincho"/>
        </w:rPr>
      </w:pPr>
      <w:ins w:id="855" w:author="Arnaud Taddei" w:date="2022-08-26T14:11:00Z">
        <w:r>
          <w:rPr>
            <w:rFonts w:eastAsia="MS Mincho"/>
          </w:rPr>
          <w:t>T</w:t>
        </w:r>
        <w:r w:rsidRPr="00824910">
          <w:rPr>
            <w:rFonts w:eastAsia="MS Mincho"/>
          </w:rPr>
          <w:t xml:space="preserve">he highly protected Networks for the ‘Civic Infrastructures’ </w:t>
        </w:r>
        <w:r>
          <w:rPr>
            <w:rFonts w:eastAsia="MS Mincho"/>
          </w:rPr>
          <w:t xml:space="preserve">need  </w:t>
        </w:r>
        <w:r w:rsidRPr="00824910">
          <w:rPr>
            <w:rFonts w:eastAsia="MS Mincho"/>
          </w:rPr>
          <w:t>to give access to the consumers for Consumer Engagement and Participation in these Smart (Digital) Infrastructures to meet the true drivers of setting them up. These large Smart Networks are actually highly complex ‘Systems of Systems’ and “Networks of Networks’, and thus create fresh challenges in the Security Paradigm and development of Protection Profiles.</w:t>
        </w:r>
      </w:ins>
    </w:p>
    <w:p w14:paraId="50F48A5D" w14:textId="77777777" w:rsidR="00645A19" w:rsidRDefault="00645A19" w:rsidP="00645A19">
      <w:pPr>
        <w:spacing w:before="115"/>
        <w:jc w:val="both"/>
        <w:rPr>
          <w:ins w:id="856" w:author="Arnaud Taddei" w:date="2022-08-26T14:11:00Z"/>
          <w:rFonts w:eastAsia="MS Mincho"/>
        </w:rPr>
      </w:pPr>
      <w:ins w:id="857" w:author="Arnaud Taddei" w:date="2022-08-26T14:11:00Z">
        <w:r w:rsidRPr="00824910">
          <w:rPr>
            <w:rFonts w:eastAsia="MS Mincho"/>
          </w:rPr>
          <w:t xml:space="preserve">It is evident that Cyber Security is a very complex paradigm, and with evolving new technologies, requirements, and ever-increasing Attack Surface the vulnerabilities are rising many folds with time. In such a dynamic scenario, </w:t>
        </w:r>
        <w:r>
          <w:rPr>
            <w:rFonts w:eastAsia="MS Mincho"/>
          </w:rPr>
          <w:t xml:space="preserve">it is required to  </w:t>
        </w:r>
        <w:r w:rsidRPr="00824910">
          <w:rPr>
            <w:rFonts w:eastAsia="MS Mincho"/>
          </w:rPr>
          <w:t xml:space="preserve"> develop a Cyber Security Strategy to make our Critical Infrastructure comprehensively Safe, Secure, Resilient and Trustworthy</w:t>
        </w:r>
        <w:r>
          <w:rPr>
            <w:rFonts w:eastAsia="MS Mincho"/>
          </w:rPr>
          <w:t>.</w:t>
        </w:r>
      </w:ins>
    </w:p>
    <w:p w14:paraId="506CF3B8" w14:textId="77777777" w:rsidR="00645A19" w:rsidRPr="00824910" w:rsidRDefault="00645A19" w:rsidP="00645A19">
      <w:pPr>
        <w:spacing w:before="115"/>
        <w:jc w:val="both"/>
        <w:rPr>
          <w:ins w:id="858" w:author="Arnaud Taddei" w:date="2022-08-26T14:11:00Z"/>
          <w:rFonts w:eastAsia="MS Mincho"/>
          <w:b/>
          <w:bCs/>
        </w:rPr>
      </w:pPr>
      <w:ins w:id="859" w:author="Arnaud Taddei" w:date="2022-08-26T14:11:00Z">
        <w:r w:rsidRPr="00824910">
          <w:rPr>
            <w:rFonts w:eastAsia="MS Mincho"/>
            <w:b/>
            <w:bCs/>
          </w:rPr>
          <w:t>Imperative:</w:t>
        </w:r>
      </w:ins>
    </w:p>
    <w:p w14:paraId="7ECEA84A" w14:textId="77777777" w:rsidR="00645A19" w:rsidRPr="00824910" w:rsidRDefault="00645A19" w:rsidP="00645A19">
      <w:pPr>
        <w:spacing w:before="115"/>
        <w:jc w:val="both"/>
        <w:rPr>
          <w:ins w:id="860" w:author="Arnaud Taddei" w:date="2022-08-26T14:11:00Z"/>
          <w:rFonts w:eastAsia="MS Mincho"/>
        </w:rPr>
      </w:pPr>
      <w:ins w:id="861" w:author="Arnaud Taddei" w:date="2022-08-26T14:11:00Z">
        <w:r w:rsidRPr="00824910">
          <w:rPr>
            <w:rFonts w:eastAsia="MS Mincho"/>
          </w:rPr>
          <w:t>The civic infrastructure cyberthreat landscape is rapidly evolving and expanding, with more frequent attacks, more numerous and varied threat actors, and increasingly sophisticated malware and tools that are more widely available and sometimes indiscriminately deployed. Civic infrastructure operations are among the most frequently attacked targets, increasingly by nation-state actors aiming for disruption and even destruction through ICS.</w:t>
        </w:r>
      </w:ins>
    </w:p>
    <w:p w14:paraId="591B25E7" w14:textId="77777777" w:rsidR="00645A19" w:rsidRPr="00824910" w:rsidRDefault="00645A19" w:rsidP="00645A19">
      <w:pPr>
        <w:spacing w:before="115"/>
        <w:jc w:val="both"/>
        <w:rPr>
          <w:ins w:id="862" w:author="Arnaud Taddei" w:date="2022-08-26T14:11:00Z"/>
          <w:rFonts w:eastAsia="MS Mincho"/>
        </w:rPr>
      </w:pPr>
      <w:ins w:id="863" w:author="Arnaud Taddei" w:date="2022-08-26T14:11:00Z">
        <w:r w:rsidRPr="00824910">
          <w:rPr>
            <w:rFonts w:eastAsia="MS Mincho"/>
          </w:rPr>
          <w:t xml:space="preserve"> </w:t>
        </w:r>
      </w:ins>
    </w:p>
    <w:p w14:paraId="0189F50D" w14:textId="77777777" w:rsidR="00645A19" w:rsidRPr="00824910" w:rsidRDefault="00645A19" w:rsidP="00645A19">
      <w:pPr>
        <w:spacing w:before="115"/>
        <w:jc w:val="both"/>
        <w:rPr>
          <w:ins w:id="864" w:author="Arnaud Taddei" w:date="2022-08-26T14:11:00Z"/>
          <w:rFonts w:eastAsia="MS Mincho"/>
        </w:rPr>
      </w:pPr>
      <w:ins w:id="865" w:author="Arnaud Taddei" w:date="2022-08-26T14:11:00Z">
        <w:r w:rsidRPr="00824910">
          <w:rPr>
            <w:rFonts w:eastAsia="MS Mincho"/>
          </w:rPr>
          <w:t xml:space="preserve">It would be reasonable to assume that all the stakeholders have already understood the urgency of ensuring the Security &amp; Resilience of Civic Infrastructure; however, the initiatives and approaches already adopted and/or being adopted by the different arms of the governments are quite arbitrary and random, considering point solutions with limited effectiveness to mitigate highly complex cyber threats. </w:t>
        </w:r>
      </w:ins>
    </w:p>
    <w:p w14:paraId="248A96F1" w14:textId="77777777" w:rsidR="00645A19" w:rsidRPr="00824910" w:rsidRDefault="00645A19" w:rsidP="00645A19">
      <w:pPr>
        <w:spacing w:before="115"/>
        <w:jc w:val="both"/>
        <w:rPr>
          <w:ins w:id="866" w:author="Arnaud Taddei" w:date="2022-08-26T14:11:00Z"/>
          <w:rFonts w:eastAsia="MS Mincho"/>
        </w:rPr>
      </w:pPr>
      <w:ins w:id="867" w:author="Arnaud Taddei" w:date="2022-08-26T14:11:00Z">
        <w:r w:rsidRPr="00824910">
          <w:rPr>
            <w:rFonts w:eastAsia="MS Mincho"/>
          </w:rPr>
          <w:t>Improving cyber safety and resilience requires all stakeholders to act together at scale and in a coordinated way, including governments, the engineering professionals, operators of civic infrastructure and other systems, and developers of products and components. The evolving nature of the challenges will require continual responsiveness and agility by governments and other stakeholders.</w:t>
        </w:r>
      </w:ins>
    </w:p>
    <w:p w14:paraId="73CD5D43" w14:textId="77777777" w:rsidR="00645A19" w:rsidRPr="00824910" w:rsidRDefault="00645A19" w:rsidP="00645A19">
      <w:pPr>
        <w:spacing w:before="115"/>
        <w:jc w:val="both"/>
        <w:rPr>
          <w:ins w:id="868" w:author="Arnaud Taddei" w:date="2022-08-26T14:11:00Z"/>
          <w:rFonts w:eastAsia="MS Mincho"/>
        </w:rPr>
      </w:pPr>
      <w:ins w:id="869" w:author="Arnaud Taddei" w:date="2022-08-26T14:11:00Z">
        <w:r w:rsidRPr="00824910">
          <w:rPr>
            <w:rFonts w:eastAsia="MS Mincho"/>
          </w:rPr>
          <w:t xml:space="preserve">The need for proven, scalable, and standards-based solutions for Civic Infrastructures’ deployment scenario, with inherent complexity and trade-offs, requires specialized, skilled, and multi-stakeholder engagement. THUS, </w:t>
        </w:r>
        <w:r>
          <w:rPr>
            <w:rFonts w:eastAsia="MS Mincho"/>
          </w:rPr>
          <w:t xml:space="preserve">it is required </w:t>
        </w:r>
        <w:r w:rsidRPr="00824910">
          <w:rPr>
            <w:rFonts w:eastAsia="MS Mincho"/>
          </w:rPr>
          <w:t>to undertake this task of global importance, which shall make a significant contribution in building a “Robust Foundation for Civic Information Infrastructures” along with paving ways to make our community “secure &amp; sustainable”.</w:t>
        </w:r>
      </w:ins>
    </w:p>
    <w:p w14:paraId="287FC425" w14:textId="77777777" w:rsidR="00645A19" w:rsidRPr="00824910" w:rsidRDefault="00645A19" w:rsidP="00645A19">
      <w:pPr>
        <w:spacing w:before="115"/>
        <w:jc w:val="both"/>
        <w:rPr>
          <w:ins w:id="870" w:author="Arnaud Taddei" w:date="2022-08-26T14:11:00Z"/>
          <w:rFonts w:eastAsia="MS Mincho"/>
        </w:rPr>
      </w:pPr>
      <w:ins w:id="871" w:author="Arnaud Taddei" w:date="2022-08-26T14:11:00Z">
        <w:r w:rsidRPr="00824910">
          <w:rPr>
            <w:rFonts w:eastAsia="MS Mincho"/>
          </w:rPr>
          <w:t xml:space="preserve">The only approach would be to adopt top-down approach to standardization starting at the system or system-architecture rather than at the product level. </w:t>
        </w:r>
        <w:r>
          <w:rPr>
            <w:rFonts w:eastAsia="MS Mincho"/>
          </w:rPr>
          <w:t xml:space="preserve">It is required </w:t>
        </w:r>
        <w:r w:rsidRPr="00824910">
          <w:rPr>
            <w:rFonts w:eastAsia="MS Mincho"/>
          </w:rPr>
          <w:t>to Study &amp; Analyse the diverse Use Cases, Applications and corresponding Stakeholders &amp; their respective requirements to understand their respective Characteristics and concerns. Develop a Granular Civic Infrastructures’ Cyber Security Architecture mapping all the security, privacy, safety, resilience characteristics with the Granular Civic Infrastructure Architecture.</w:t>
        </w:r>
      </w:ins>
    </w:p>
    <w:p w14:paraId="489497C8" w14:textId="77777777" w:rsidR="00645A19" w:rsidRPr="00824910" w:rsidRDefault="00645A19" w:rsidP="00645A19">
      <w:pPr>
        <w:spacing w:before="115"/>
        <w:jc w:val="both"/>
        <w:rPr>
          <w:ins w:id="872" w:author="Arnaud Taddei" w:date="2022-08-26T14:11:00Z"/>
          <w:rFonts w:eastAsia="MS Mincho"/>
        </w:rPr>
      </w:pPr>
      <w:ins w:id="873" w:author="Arnaud Taddei" w:date="2022-08-26T14:11:00Z">
        <w:r w:rsidRPr="00824910">
          <w:rPr>
            <w:rFonts w:eastAsia="MS Mincho"/>
          </w:rPr>
          <w:t>Based on the developed Cyber Security Reference Architecture, the diverse standards shall need to be mapped to well identified Stakeholders’ concerns and diverse Products, Systems &amp; Solutions being deployed. In accordance with the appropriate Standards identified &amp; mapped, a comprehensive Compliance Testing Framework followed by granular Testing Schemas shall need to be developed based on which the Testing Infrastructure could be created.</w:t>
        </w:r>
      </w:ins>
    </w:p>
    <w:p w14:paraId="078FB36B" w14:textId="77777777" w:rsidR="00645A19" w:rsidRPr="00824910" w:rsidRDefault="00645A19" w:rsidP="00645A19">
      <w:pPr>
        <w:spacing w:before="115"/>
        <w:jc w:val="both"/>
        <w:rPr>
          <w:ins w:id="874" w:author="Arnaud Taddei" w:date="2022-08-26T14:11:00Z"/>
          <w:rFonts w:eastAsia="MS Mincho"/>
        </w:rPr>
      </w:pPr>
      <w:ins w:id="875" w:author="Arnaud Taddei" w:date="2022-08-26T14:11:00Z">
        <w:r w:rsidRPr="00824910">
          <w:rPr>
            <w:rFonts w:eastAsia="MS Mincho"/>
          </w:rPr>
          <w:t>Unless, the aforementioned milestones are achieved, the Security Compliance &amp; Testing Strategy</w:t>
        </w:r>
        <w:r>
          <w:rPr>
            <w:rFonts w:eastAsia="MS Mincho"/>
          </w:rPr>
          <w:t xml:space="preserve"> </w:t>
        </w:r>
        <w:r w:rsidRPr="00824910">
          <w:rPr>
            <w:rFonts w:eastAsia="MS Mincho"/>
          </w:rPr>
          <w:t xml:space="preserve"> shall NOT deliver the desired results. </w:t>
        </w:r>
      </w:ins>
    </w:p>
    <w:p w14:paraId="2EE2C898" w14:textId="77777777" w:rsidR="00645A19" w:rsidRDefault="00645A19" w:rsidP="00645A19">
      <w:pPr>
        <w:spacing w:before="0" w:after="160" w:line="259" w:lineRule="auto"/>
        <w:jc w:val="both"/>
        <w:rPr>
          <w:ins w:id="876" w:author="Arnaud Taddei" w:date="2022-08-26T14:11:00Z"/>
          <w:b/>
          <w:bCs/>
          <w:sz w:val="28"/>
          <w:szCs w:val="28"/>
          <w:lang w:eastAsia="en-US"/>
        </w:rPr>
      </w:pPr>
    </w:p>
    <w:p w14:paraId="4D3635F3" w14:textId="77777777" w:rsidR="00645A19" w:rsidRPr="00824910" w:rsidRDefault="00645A19" w:rsidP="00645A19">
      <w:pPr>
        <w:spacing w:before="115"/>
        <w:jc w:val="both"/>
        <w:rPr>
          <w:ins w:id="877" w:author="Arnaud Taddei" w:date="2022-08-26T14:11:00Z"/>
          <w:rFonts w:eastAsia="MS Mincho"/>
          <w:b/>
          <w:bCs/>
        </w:rPr>
      </w:pPr>
      <w:ins w:id="878" w:author="Arnaud Taddei" w:date="2022-08-26T14:11:00Z">
        <w:r w:rsidRPr="00824910">
          <w:rPr>
            <w:rFonts w:eastAsia="MS Mincho"/>
            <w:b/>
            <w:bCs/>
          </w:rPr>
          <w:t>Conclusion</w:t>
        </w:r>
      </w:ins>
    </w:p>
    <w:p w14:paraId="33C0971A" w14:textId="77777777" w:rsidR="00645A19" w:rsidRPr="00824910" w:rsidRDefault="00645A19" w:rsidP="00645A19">
      <w:pPr>
        <w:spacing w:before="115"/>
        <w:jc w:val="both"/>
        <w:rPr>
          <w:ins w:id="879" w:author="Arnaud Taddei" w:date="2022-08-26T14:11:00Z"/>
          <w:rFonts w:eastAsia="MS Mincho"/>
        </w:rPr>
      </w:pPr>
      <w:ins w:id="880" w:author="Arnaud Taddei" w:date="2022-08-26T14:11:00Z">
        <w:r w:rsidRPr="00824910">
          <w:rPr>
            <w:rFonts w:eastAsia="MS Mincho"/>
          </w:rPr>
          <w:t>Innovation and technology development are accelerating. Strategic plans and roadmaps are needed to help ensure that the market is suitably served with best practices that is pertinent to the goals and context of this very large market.</w:t>
        </w:r>
      </w:ins>
    </w:p>
    <w:p w14:paraId="7E718287" w14:textId="77777777" w:rsidR="00645A19" w:rsidRPr="00824910" w:rsidRDefault="00645A19" w:rsidP="00645A19">
      <w:pPr>
        <w:spacing w:before="115"/>
        <w:jc w:val="both"/>
        <w:rPr>
          <w:ins w:id="881" w:author="Arnaud Taddei" w:date="2022-08-26T14:11:00Z"/>
          <w:rFonts w:eastAsia="MS Mincho"/>
        </w:rPr>
      </w:pPr>
      <w:ins w:id="882" w:author="Arnaud Taddei" w:date="2022-08-26T14:11:00Z">
        <w:r w:rsidRPr="00824910">
          <w:rPr>
            <w:rFonts w:eastAsia="MS Mincho"/>
          </w:rPr>
          <w:t>The multiplicity of technologies and their convergence in many new and emerging markets, however, particularly those involving large-scale infrastructure demand a top-down approach to standardization starting at the system or system-architecture rather than at the product level. Therefore, the systemic approach in standardization work can define and strengthen the systems approach throughout the technical community to ensure that highly complex market sectors can be properly addressed and supported. It promotes an increased co-operation with many other standards-developing organizations and relevant non-standards bodies needed on an international level.</w:t>
        </w:r>
      </w:ins>
    </w:p>
    <w:p w14:paraId="63A97D30" w14:textId="193CE1D8" w:rsidR="00645A19" w:rsidRPr="00824910" w:rsidRDefault="00645A19" w:rsidP="00645A19">
      <w:pPr>
        <w:spacing w:before="115"/>
        <w:jc w:val="both"/>
        <w:rPr>
          <w:ins w:id="883" w:author="Arnaud Taddei" w:date="2022-08-26T14:11:00Z"/>
          <w:rFonts w:eastAsia="MS Mincho"/>
        </w:rPr>
      </w:pPr>
      <w:ins w:id="884" w:author="Arnaud Taddei" w:date="2022-08-26T14:11:00Z">
        <w:r w:rsidRPr="00824910">
          <w:rPr>
            <w:rFonts w:eastAsia="MS Mincho"/>
          </w:rPr>
          <w:t xml:space="preserve">Given the scale, moving forward through the labyrinth of Disruptive Technologies cannot be successfully, efficiently, and swiftly accomplished without standards. The role of standards to help steer and shape this journey is vital. Standards provide a foundation to support innovation. The Standards support our need to balance agility, openness, and security in a fast-moving environment. The Standards provide us with a reliable platform </w:t>
        </w:r>
        <w:r>
          <w:rPr>
            <w:rFonts w:eastAsia="MS Mincho"/>
          </w:rPr>
          <w:t xml:space="preserve">to </w:t>
        </w:r>
        <w:r w:rsidRPr="00824910">
          <w:rPr>
            <w:rFonts w:eastAsia="MS Mincho"/>
          </w:rPr>
          <w:t xml:space="preserve">innovate, differentiate and scale up our technology development. They help </w:t>
        </w:r>
        <w:r>
          <w:rPr>
            <w:rFonts w:eastAsia="MS Mincho"/>
          </w:rPr>
          <w:t xml:space="preserve">to </w:t>
        </w:r>
        <w:r w:rsidRPr="00824910">
          <w:rPr>
            <w:rFonts w:eastAsia="MS Mincho"/>
          </w:rPr>
          <w:t>control essential security and integrate the right level of interoperability. Standards help ensure cyber security in ICT and IoT systems (Digital &amp; Cyber Physical systems). Standards capture</w:t>
        </w:r>
        <w:r>
          <w:rPr>
            <w:rFonts w:eastAsia="MS Mincho"/>
          </w:rPr>
          <w:t xml:space="preserve"> </w:t>
        </w:r>
        <w:r w:rsidRPr="00824910">
          <w:rPr>
            <w:rFonts w:eastAsia="MS Mincho"/>
          </w:rPr>
          <w:t>best practices and set regulatory compliance requirements, which is crucial for the sustainable Digital Transformation of the Critical Infrastructure.</w:t>
        </w:r>
      </w:ins>
    </w:p>
    <w:p w14:paraId="783475EC" w14:textId="77777777" w:rsidR="00645A19" w:rsidRPr="009177CD" w:rsidRDefault="00645A19" w:rsidP="00645A19">
      <w:pPr>
        <w:spacing w:before="115"/>
        <w:jc w:val="both"/>
        <w:rPr>
          <w:ins w:id="885" w:author="Arnaud Taddei" w:date="2022-08-26T14:11:00Z"/>
          <w:rFonts w:eastAsia="MS Mincho"/>
        </w:rPr>
      </w:pPr>
      <w:ins w:id="886" w:author="Arnaud Taddei" w:date="2022-08-26T14:11:00Z">
        <w:r w:rsidRPr="00824910">
          <w:rPr>
            <w:rFonts w:eastAsia="MS Mincho"/>
          </w:rPr>
          <w:t>It is imperative to delve into the security, privacy &amp; trustworthiness aspects, and implications of the new paradigm of “Digital Infrastructure” and “Internet of Things” that the pervasive computing has enabled, thus raising new challenges for the ‘IT &amp; Communication Security’ Development &amp; Evaluation Eco-system. Hence, needing a new rigorous and vigorous effort in developing a “Comprehensive Cyber Security, Resilience &amp; Trustworthiness” Strategy Framework encompassing all the critical domains and Stakeholders’ classifications and their respective imperatives from Cyber Security &amp; Resilience &amp; Trustworthiness Perspective.</w:t>
        </w:r>
      </w:ins>
    </w:p>
    <w:p w14:paraId="68817A82" w14:textId="77777777" w:rsidR="001A0ED9" w:rsidRDefault="001A0ED9" w:rsidP="001A0ED9">
      <w:pPr>
        <w:rPr>
          <w:lang w:eastAsia="en-US"/>
        </w:rPr>
      </w:pPr>
    </w:p>
    <w:p w14:paraId="151DE899" w14:textId="77777777" w:rsidR="001A0ED9" w:rsidRDefault="001A0ED9" w:rsidP="001A0ED9">
      <w:pPr>
        <w:spacing w:before="0" w:after="160" w:line="259" w:lineRule="auto"/>
        <w:rPr>
          <w:lang w:eastAsia="en-US"/>
        </w:rPr>
      </w:pPr>
      <w:r>
        <w:rPr>
          <w:lang w:eastAsia="en-US"/>
        </w:rPr>
        <w:br w:type="page"/>
      </w:r>
    </w:p>
    <w:p w14:paraId="3770F93E" w14:textId="77777777" w:rsidR="001A0ED9" w:rsidRDefault="001A0ED9" w:rsidP="001A0ED9"/>
    <w:p w14:paraId="04169A31" w14:textId="77777777" w:rsidR="001A0ED9" w:rsidRDefault="001A0ED9" w:rsidP="001A0ED9">
      <w:pPr>
        <w:pStyle w:val="AnnexNotitle"/>
      </w:pPr>
      <w:r>
        <w:t>Bibliography</w:t>
      </w:r>
    </w:p>
    <w:p w14:paraId="7225F508" w14:textId="77777777" w:rsidR="001A0ED9" w:rsidRPr="009511A7" w:rsidRDefault="001A0ED9" w:rsidP="001A0ED9">
      <w:pPr>
        <w:rPr>
          <w:lang w:eastAsia="en-US"/>
        </w:rPr>
      </w:pPr>
    </w:p>
    <w:p w14:paraId="35362CB1" w14:textId="77777777" w:rsidR="001A0ED9" w:rsidRDefault="001A0ED9" w:rsidP="001A0ED9">
      <w:pPr>
        <w:spacing w:before="0"/>
        <w:rPr>
          <w:lang w:eastAsia="en-US"/>
        </w:rPr>
      </w:pPr>
      <w:r w:rsidRPr="00A9534C">
        <w:rPr>
          <w:lang w:eastAsia="en-US"/>
        </w:rPr>
        <w:t xml:space="preserve">[KELLERER1] Kellerer, Wolfgang; Basta, Arsany; Babarczi, Peter; Blenk, Andreas; He, Mu; Klugel, Markus; Alba, Alberto Martinez. How to Measure Network Flexibility? A Proposal for Evaluating Softwarized Networks. IEEE Communications Magazine, 2018 (Volume: 56, Issue 10, OCTOBER 2018). DOI: </w:t>
      </w:r>
      <w:hyperlink r:id="rId24" w:tgtFrame="_blank" w:history="1">
        <w:r>
          <w:rPr>
            <w:rStyle w:val="Hyperlink"/>
          </w:rPr>
          <w:t>10.1109/MCOM.2018.1700601</w:t>
        </w:r>
      </w:hyperlink>
    </w:p>
    <w:p w14:paraId="7A5D54A5" w14:textId="77777777" w:rsidR="001A0ED9" w:rsidRDefault="001A0ED9" w:rsidP="001A0ED9">
      <w:pPr>
        <w:spacing w:before="0"/>
        <w:rPr>
          <w:lang w:eastAsia="en-US"/>
        </w:rPr>
      </w:pPr>
      <w:r w:rsidRPr="009511A7">
        <w:rPr>
          <w:lang w:val="en-US" w:eastAsia="en-US"/>
        </w:rPr>
        <w:t xml:space="preserve">[KELLERER2] Kellerer, Wolfgang. Network Flexibility. </w:t>
      </w:r>
      <w:r w:rsidRPr="00A9534C">
        <w:rPr>
          <w:lang w:eastAsia="en-US"/>
        </w:rPr>
        <w:t>Presentation at ETSI NFV</w:t>
      </w:r>
      <w:r>
        <w:rPr>
          <w:lang w:eastAsia="en-US"/>
        </w:rPr>
        <w:t>#26</w:t>
      </w:r>
      <w:r w:rsidRPr="00A9534C">
        <w:rPr>
          <w:lang w:eastAsia="en-US"/>
        </w:rPr>
        <w:t xml:space="preserve"> Standardization </w:t>
      </w:r>
      <w:r>
        <w:rPr>
          <w:lang w:eastAsia="en-US"/>
        </w:rPr>
        <w:t xml:space="preserve">plenary </w:t>
      </w:r>
      <w:r w:rsidRPr="00A9534C">
        <w:rPr>
          <w:lang w:eastAsia="en-US"/>
        </w:rPr>
        <w:t>meeting</w:t>
      </w:r>
      <w:r>
        <w:rPr>
          <w:lang w:eastAsia="en-US"/>
        </w:rPr>
        <w:t>,</w:t>
      </w:r>
      <w:r w:rsidRPr="00A9534C">
        <w:rPr>
          <w:lang w:eastAsia="en-US"/>
        </w:rPr>
        <w:t xml:space="preserve"> </w:t>
      </w:r>
      <w:r>
        <w:rPr>
          <w:lang w:eastAsia="en-US"/>
        </w:rPr>
        <w:t xml:space="preserve">Sofia Antipolis, France, </w:t>
      </w:r>
      <w:r w:rsidRPr="00A9534C">
        <w:rPr>
          <w:lang w:eastAsia="en-US"/>
        </w:rPr>
        <w:t xml:space="preserve">May </w:t>
      </w:r>
      <w:r>
        <w:rPr>
          <w:lang w:eastAsia="en-US"/>
        </w:rPr>
        <w:t xml:space="preserve">20, </w:t>
      </w:r>
      <w:r w:rsidRPr="00A9534C">
        <w:rPr>
          <w:lang w:eastAsia="en-US"/>
        </w:rPr>
        <w:t xml:space="preserve">2019. </w:t>
      </w:r>
      <w:hyperlink r:id="rId25" w:history="1">
        <w:r w:rsidRPr="00A9534C">
          <w:rPr>
            <w:rStyle w:val="Hyperlink"/>
            <w:color w:val="954F72"/>
          </w:rPr>
          <w:t>https://mediatum.ub.tum.de/node?id=1487546</w:t>
        </w:r>
      </w:hyperlink>
    </w:p>
    <w:p w14:paraId="69852FAE" w14:textId="77777777" w:rsidR="001A0ED9" w:rsidRDefault="001A0ED9" w:rsidP="001A0ED9">
      <w:pPr>
        <w:spacing w:before="0"/>
        <w:rPr>
          <w:rStyle w:val="Hyperlink"/>
          <w:color w:val="954F72"/>
        </w:rPr>
      </w:pPr>
      <w:r w:rsidRPr="00A9534C">
        <w:rPr>
          <w:lang w:eastAsia="en-US"/>
        </w:rPr>
        <w:t xml:space="preserve">[KELLERER3] </w:t>
      </w:r>
      <w:hyperlink r:id="rId26" w:history="1">
        <w:r w:rsidRPr="00A9534C">
          <w:rPr>
            <w:rStyle w:val="Hyperlink"/>
            <w:color w:val="954F72"/>
          </w:rPr>
          <w:t>www.networkflexibility.org</w:t>
        </w:r>
      </w:hyperlink>
    </w:p>
    <w:p w14:paraId="35831C39" w14:textId="77777777" w:rsidR="001A0ED9" w:rsidRDefault="001A0ED9" w:rsidP="001A0ED9">
      <w:pPr>
        <w:spacing w:before="0"/>
      </w:pPr>
      <w:r>
        <w:rPr>
          <w:rStyle w:val="pubauthor"/>
        </w:rPr>
        <w:t xml:space="preserve">[KELLERER4] Klügel, Markus; He, Mu; Kellerer, Wolfgang; Babarczi Péter: </w:t>
      </w:r>
      <w:r>
        <w:rPr>
          <w:rStyle w:val="pubtitle"/>
        </w:rPr>
        <w:t>A Mathematical Measure for Flexibility in Communication Networks. In Proc. 18</w:t>
      </w:r>
      <w:r w:rsidRPr="006A58C1">
        <w:rPr>
          <w:rStyle w:val="pubtitle"/>
          <w:vertAlign w:val="superscript"/>
        </w:rPr>
        <w:t>th</w:t>
      </w:r>
      <w:r>
        <w:rPr>
          <w:rStyle w:val="pubtitle"/>
        </w:rPr>
        <w:t xml:space="preserve"> Intl. Conference </w:t>
      </w:r>
      <w:r>
        <w:t>IFIP Networking 2019, Warsaw, Poland, 2019</w:t>
      </w:r>
    </w:p>
    <w:p w14:paraId="01DE93C6" w14:textId="77777777" w:rsidR="001A0ED9" w:rsidRDefault="001A0ED9" w:rsidP="001A0ED9">
      <w:pPr>
        <w:rPr>
          <w:lang w:eastAsia="en-US"/>
        </w:rPr>
      </w:pPr>
      <w:r>
        <w:rPr>
          <w:lang w:eastAsia="en-US"/>
        </w:rPr>
        <w:t>[LOSAVIO] F.Losavio, L.Chirinos, A.Matteo, N.Lévy, A.Ramdane-Chefir. ISO quality standards for measuring architectures. The journal of Systems and Software. 13</w:t>
      </w:r>
      <w:r w:rsidRPr="00973449">
        <w:rPr>
          <w:vertAlign w:val="superscript"/>
          <w:lang w:eastAsia="en-US"/>
        </w:rPr>
        <w:t>th</w:t>
      </w:r>
      <w:r>
        <w:rPr>
          <w:lang w:eastAsia="en-US"/>
        </w:rPr>
        <w:t xml:space="preserve"> April 2003. </w:t>
      </w:r>
      <w:hyperlink r:id="rId27" w:history="1">
        <w:r w:rsidRPr="00E305E7">
          <w:rPr>
            <w:rStyle w:val="Hyperlink"/>
          </w:rPr>
          <w:t>https://www.researchgate.net/profile/Francisca_Losavio/publication/220629983_Designing_Quality_Architecture_Incorporating_ISO_Standards_into_the_Unified_Process/links/5779ff9f08aead7ba076473f/Designing-Quality-Architecture-Incorporating-ISO-Standards-into-the-Unified-Process.pdf</w:t>
        </w:r>
      </w:hyperlink>
      <w:r>
        <w:rPr>
          <w:lang w:eastAsia="en-US"/>
        </w:rPr>
        <w:t xml:space="preserve"> </w:t>
      </w:r>
    </w:p>
    <w:p w14:paraId="52D7B6F8" w14:textId="77777777" w:rsidR="001A0ED9" w:rsidRDefault="001A0ED9" w:rsidP="001A0ED9">
      <w:pPr>
        <w:rPr>
          <w:lang w:eastAsia="en-US"/>
        </w:rPr>
      </w:pPr>
      <w:r>
        <w:rPr>
          <w:lang w:eastAsia="en-US"/>
        </w:rPr>
        <w:t>[ISO9126-1] Software engineering – Product quality</w:t>
      </w:r>
    </w:p>
    <w:p w14:paraId="38933019" w14:textId="77777777" w:rsidR="001A0ED9" w:rsidRDefault="001A0ED9" w:rsidP="001A0ED9">
      <w:pPr>
        <w:rPr>
          <w:lang w:eastAsia="en-US"/>
        </w:rPr>
      </w:pPr>
      <w:r>
        <w:rPr>
          <w:lang w:eastAsia="en-US"/>
        </w:rPr>
        <w:t xml:space="preserve">[TOGAG] The Open Group Architecture Forum (TOGAF). </w:t>
      </w:r>
      <w:hyperlink r:id="rId28" w:history="1">
        <w:r w:rsidRPr="00E305E7">
          <w:rPr>
            <w:rStyle w:val="Hyperlink"/>
          </w:rPr>
          <w:t>https://www.opengroup.org/togaf</w:t>
        </w:r>
      </w:hyperlink>
      <w:r>
        <w:rPr>
          <w:lang w:eastAsia="en-US"/>
        </w:rPr>
        <w:t xml:space="preserve"> </w:t>
      </w:r>
    </w:p>
    <w:p w14:paraId="01A8FE10" w14:textId="77777777" w:rsidR="001A0ED9" w:rsidRDefault="001A0ED9" w:rsidP="001A0ED9">
      <w:pPr>
        <w:rPr>
          <w:lang w:eastAsia="en-US"/>
        </w:rPr>
      </w:pPr>
      <w:r>
        <w:rPr>
          <w:lang w:eastAsia="en-US"/>
        </w:rPr>
        <w:t xml:space="preserve">[NOD] David Pye. The nature of design. 1964. SBN 289 36845 6 </w:t>
      </w:r>
    </w:p>
    <w:p w14:paraId="4B274A28" w14:textId="77777777" w:rsidR="001A0ED9" w:rsidRDefault="001A0ED9" w:rsidP="001A0ED9">
      <w:pPr>
        <w:rPr>
          <w:lang w:eastAsia="en-US"/>
        </w:rPr>
      </w:pPr>
      <w:r>
        <w:rPr>
          <w:lang w:eastAsia="en-US"/>
        </w:rPr>
        <w:t xml:space="preserve">[MCDM] Multi-criteria decision-making (MCDM): </w:t>
      </w:r>
      <w:hyperlink r:id="rId29" w:history="1">
        <w:r w:rsidRPr="002B0AFB">
          <w:rPr>
            <w:rStyle w:val="Hyperlink"/>
          </w:rPr>
          <w:t>https://en.wikipedia.org/wiki/Multiple-criteria_decision_analysis</w:t>
        </w:r>
      </w:hyperlink>
      <w:r>
        <w:rPr>
          <w:lang w:eastAsia="en-US"/>
        </w:rPr>
        <w:t xml:space="preserve"> </w:t>
      </w:r>
    </w:p>
    <w:p w14:paraId="3D54D007" w14:textId="77777777" w:rsidR="001A0ED9" w:rsidRPr="001A0ED9" w:rsidRDefault="001A0ED9" w:rsidP="001A0ED9">
      <w:pPr>
        <w:rPr>
          <w:color w:val="000000"/>
          <w:shd w:val="clear" w:color="auto" w:fill="FFFFFF"/>
        </w:rPr>
      </w:pPr>
      <w:r w:rsidRPr="003025B7">
        <w:rPr>
          <w:lang w:eastAsia="en-US"/>
        </w:rPr>
        <w:t>[b-OWASP-</w:t>
      </w:r>
      <w:r>
        <w:rPr>
          <w:lang w:eastAsia="en-US"/>
        </w:rPr>
        <w:t>S</w:t>
      </w:r>
      <w:r w:rsidRPr="003025B7">
        <w:rPr>
          <w:lang w:eastAsia="en-US"/>
        </w:rPr>
        <w:t xml:space="preserve">ec]   OWASP, </w:t>
      </w:r>
      <w:r w:rsidRPr="001A0ED9">
        <w:rPr>
          <w:i/>
          <w:iCs/>
          <w:lang w:eastAsia="en-US"/>
        </w:rPr>
        <w:t>Application Security Guide For CISOs</w:t>
      </w:r>
      <w:r w:rsidRPr="003025B7">
        <w:rPr>
          <w:lang w:eastAsia="en-US"/>
        </w:rPr>
        <w:t xml:space="preserve">, version 1.0 (November 2013), </w:t>
      </w:r>
      <w:hyperlink r:id="rId30" w:history="1">
        <w:r w:rsidRPr="001A0ED9">
          <w:rPr>
            <w:rStyle w:val="Hyperlink"/>
            <w:shd w:val="clear" w:color="auto" w:fill="FFFFFF"/>
          </w:rPr>
          <w:t>https://owasp.org/www-pdf-archive/Owasp-ciso-guide.pdf</w:t>
        </w:r>
      </w:hyperlink>
      <w:r w:rsidRPr="001A0ED9">
        <w:rPr>
          <w:color w:val="000000"/>
          <w:shd w:val="clear" w:color="auto" w:fill="FFFFFF"/>
        </w:rPr>
        <w:t xml:space="preserve"> </w:t>
      </w:r>
    </w:p>
    <w:p w14:paraId="79BD6645" w14:textId="77777777" w:rsidR="001A0ED9" w:rsidRPr="003025B7" w:rsidRDefault="001A0ED9" w:rsidP="001A0ED9">
      <w:pPr>
        <w:rPr>
          <w:lang w:eastAsia="en-US"/>
        </w:rPr>
      </w:pPr>
      <w:r>
        <w:t xml:space="preserve">[b-SecArch-Design] </w:t>
      </w:r>
      <w:r w:rsidRPr="00306A2A">
        <w:t>Geir M. Køien</w:t>
      </w:r>
      <w:r>
        <w:t xml:space="preserve">, </w:t>
      </w:r>
      <w:r w:rsidRPr="001A0ED9">
        <w:rPr>
          <w:i/>
          <w:iCs/>
        </w:rPr>
        <w:t>A Philosophy of Security Architecture Design</w:t>
      </w:r>
      <w:r>
        <w:t xml:space="preserve">, Wireless Personal Communications (2020) 113:1615–1639, </w:t>
      </w:r>
      <w:hyperlink r:id="rId31" w:history="1">
        <w:r w:rsidRPr="006A7F02">
          <w:rPr>
            <w:rStyle w:val="Hyperlink"/>
          </w:rPr>
          <w:t>https://doi.org/10.1007/s11277-020-07310-5</w:t>
        </w:r>
      </w:hyperlink>
      <w:r>
        <w:t xml:space="preserve"> </w:t>
      </w:r>
    </w:p>
    <w:p w14:paraId="602330EA" w14:textId="1FD1D187" w:rsidR="00C7794A" w:rsidRDefault="00C7794A" w:rsidP="00645A19">
      <w:pPr>
        <w:rPr>
          <w:ins w:id="887" w:author="Arnaud Taddei" w:date="2022-08-28T16:40:00Z"/>
          <w:lang w:val="en-US" w:eastAsia="zh-CN"/>
        </w:rPr>
      </w:pPr>
      <w:ins w:id="888" w:author="Arnaud Taddei" w:date="2022-08-28T16:40:00Z">
        <w:r>
          <w:rPr>
            <w:lang w:val="en-US" w:eastAsia="zh-CN"/>
          </w:rPr>
          <w:t>[b-ISO</w:t>
        </w:r>
        <w:r w:rsidR="00E407AA">
          <w:rPr>
            <w:lang w:val="en-US" w:eastAsia="zh-CN"/>
          </w:rPr>
          <w:t xml:space="preserve"> 17572-1:2022</w:t>
        </w:r>
        <w:r>
          <w:rPr>
            <w:lang w:val="en-US" w:eastAsia="zh-CN"/>
          </w:rPr>
          <w:t>]</w:t>
        </w:r>
      </w:ins>
      <w:ins w:id="889" w:author="Arnaud Taddei" w:date="2022-08-28T16:43:00Z">
        <w:r w:rsidR="00A34945">
          <w:rPr>
            <w:lang w:val="en-US" w:eastAsia="zh-CN"/>
          </w:rPr>
          <w:t xml:space="preserve"> Intelligent transport systems (ITS) – Location referencing for geographic databases – Part 1: General requirements and conceptual model</w:t>
        </w:r>
      </w:ins>
      <w:ins w:id="890" w:author="Arnaud Taddei" w:date="2022-08-28T16:47:00Z">
        <w:r w:rsidR="001747CF">
          <w:rPr>
            <w:lang w:val="en-US" w:eastAsia="zh-CN"/>
          </w:rPr>
          <w:t>,</w:t>
        </w:r>
      </w:ins>
      <w:ins w:id="891" w:author="Arnaud Taddei" w:date="2022-08-28T16:45:00Z">
        <w:r w:rsidR="00A34945">
          <w:rPr>
            <w:lang w:val="en-US" w:eastAsia="zh-CN"/>
          </w:rPr>
          <w:t xml:space="preserve"> </w:t>
        </w:r>
      </w:ins>
      <w:ins w:id="892" w:author="Arnaud Taddei" w:date="2022-08-28T16:43:00Z">
        <w:r w:rsidR="00A34945">
          <w:rPr>
            <w:lang w:val="en-US" w:eastAsia="zh-CN"/>
          </w:rPr>
          <w:t xml:space="preserve"> </w:t>
        </w:r>
        <w:r w:rsidR="00A34945" w:rsidRPr="00A34945">
          <w:rPr>
            <w:lang w:val="en-US" w:eastAsia="zh-CN"/>
          </w:rPr>
          <w:t>https://www.iso.org/obp/ui#iso:std:iso:17572:-1:ed-3:v1:en</w:t>
        </w:r>
      </w:ins>
    </w:p>
    <w:p w14:paraId="365D259B" w14:textId="06BB0A75" w:rsidR="00E407AA" w:rsidRDefault="00E407AA" w:rsidP="00645A19">
      <w:pPr>
        <w:rPr>
          <w:ins w:id="893" w:author="Arnaud Taddei" w:date="2022-08-28T16:40:00Z"/>
          <w:lang w:val="en-US" w:eastAsia="zh-CN"/>
        </w:rPr>
      </w:pPr>
      <w:ins w:id="894" w:author="Arnaud Taddei" w:date="2022-08-28T16:40:00Z">
        <w:r>
          <w:rPr>
            <w:lang w:val="en-US" w:eastAsia="zh-CN"/>
          </w:rPr>
          <w:t>[b-ISO/IEC 27000:2018]</w:t>
        </w:r>
      </w:ins>
      <w:ins w:id="895" w:author="Arnaud Taddei" w:date="2022-08-28T16:44:00Z">
        <w:r w:rsidR="00A34945">
          <w:rPr>
            <w:lang w:val="en-US" w:eastAsia="zh-CN"/>
          </w:rPr>
          <w:t xml:space="preserve"> Information technology – Security Techniques – Information security management systems </w:t>
        </w:r>
      </w:ins>
      <w:ins w:id="896" w:author="Arnaud Taddei" w:date="2022-08-28T16:45:00Z">
        <w:r w:rsidR="00A34945">
          <w:rPr>
            <w:lang w:val="en-US" w:eastAsia="zh-CN"/>
          </w:rPr>
          <w:t>–</w:t>
        </w:r>
      </w:ins>
      <w:ins w:id="897" w:author="Arnaud Taddei" w:date="2022-08-28T16:44:00Z">
        <w:r w:rsidR="00A34945">
          <w:rPr>
            <w:lang w:val="en-US" w:eastAsia="zh-CN"/>
          </w:rPr>
          <w:t xml:space="preserve"> </w:t>
        </w:r>
      </w:ins>
      <w:ins w:id="898" w:author="Arnaud Taddei" w:date="2022-08-28T16:45:00Z">
        <w:r w:rsidR="00A34945">
          <w:rPr>
            <w:lang w:val="en-US" w:eastAsia="zh-CN"/>
          </w:rPr>
          <w:t>Overview and vocabulary</w:t>
        </w:r>
      </w:ins>
      <w:ins w:id="899" w:author="Arnaud Taddei" w:date="2022-08-28T16:47:00Z">
        <w:r w:rsidR="001747CF">
          <w:rPr>
            <w:lang w:val="en-US" w:eastAsia="zh-CN"/>
          </w:rPr>
          <w:t>,</w:t>
        </w:r>
      </w:ins>
      <w:ins w:id="900" w:author="Arnaud Taddei" w:date="2022-08-28T16:44:00Z">
        <w:r w:rsidR="00A34945" w:rsidRPr="00A34945">
          <w:t xml:space="preserve"> </w:t>
        </w:r>
        <w:r w:rsidR="00A34945" w:rsidRPr="00A34945">
          <w:rPr>
            <w:lang w:val="en-US" w:eastAsia="zh-CN"/>
          </w:rPr>
          <w:t>https://www.iso.org/standard/73906.html</w:t>
        </w:r>
      </w:ins>
    </w:p>
    <w:p w14:paraId="54C30603" w14:textId="2CE310BC" w:rsidR="00E407AA" w:rsidRDefault="00E407AA" w:rsidP="00645A19">
      <w:pPr>
        <w:rPr>
          <w:ins w:id="901" w:author="Arnaud Taddei" w:date="2022-08-28T16:41:00Z"/>
          <w:lang w:val="en-US" w:eastAsia="zh-CN"/>
        </w:rPr>
      </w:pPr>
      <w:ins w:id="902" w:author="Arnaud Taddei" w:date="2022-08-28T16:40:00Z">
        <w:r>
          <w:rPr>
            <w:lang w:val="en-US" w:eastAsia="zh-CN"/>
          </w:rPr>
          <w:t>[b-ISO</w:t>
        </w:r>
      </w:ins>
      <w:ins w:id="903" w:author="Arnaud Taddei" w:date="2022-08-28T16:41:00Z">
        <w:r>
          <w:rPr>
            <w:lang w:val="en-US" w:eastAsia="zh-CN"/>
          </w:rPr>
          <w:t>/IEC 23643:2020</w:t>
        </w:r>
      </w:ins>
      <w:ins w:id="904" w:author="Arnaud Taddei" w:date="2022-08-28T16:40:00Z">
        <w:r>
          <w:rPr>
            <w:lang w:val="en-US" w:eastAsia="zh-CN"/>
          </w:rPr>
          <w:t>]</w:t>
        </w:r>
      </w:ins>
      <w:ins w:id="905" w:author="Arnaud Taddei" w:date="2022-08-28T16:45:00Z">
        <w:r w:rsidR="001747CF">
          <w:rPr>
            <w:lang w:val="en-US" w:eastAsia="zh-CN"/>
          </w:rPr>
          <w:t xml:space="preserve"> Software and systems engineering – Capabilities of s</w:t>
        </w:r>
      </w:ins>
      <w:ins w:id="906" w:author="Arnaud Taddei" w:date="2022-08-28T16:46:00Z">
        <w:r w:rsidR="001747CF">
          <w:rPr>
            <w:lang w:val="en-US" w:eastAsia="zh-CN"/>
          </w:rPr>
          <w:t>oftware safety and security verification tools</w:t>
        </w:r>
      </w:ins>
      <w:ins w:id="907" w:author="Arnaud Taddei" w:date="2022-08-28T16:47:00Z">
        <w:r w:rsidR="001747CF">
          <w:rPr>
            <w:lang w:val="en-US" w:eastAsia="zh-CN"/>
          </w:rPr>
          <w:t>,</w:t>
        </w:r>
      </w:ins>
      <w:ins w:id="908" w:author="Arnaud Taddei" w:date="2022-08-28T16:46:00Z">
        <w:r w:rsidR="001747CF">
          <w:rPr>
            <w:lang w:val="en-US" w:eastAsia="zh-CN"/>
          </w:rPr>
          <w:t xml:space="preserve"> </w:t>
        </w:r>
        <w:r w:rsidR="001747CF" w:rsidRPr="001747CF">
          <w:rPr>
            <w:lang w:val="en-US" w:eastAsia="zh-CN"/>
          </w:rPr>
          <w:t>https://www.iso.org/standard/76517.html</w:t>
        </w:r>
      </w:ins>
    </w:p>
    <w:p w14:paraId="79F6AE9C" w14:textId="678F7515" w:rsidR="00E407AA" w:rsidRDefault="00E407AA" w:rsidP="00645A19">
      <w:pPr>
        <w:rPr>
          <w:ins w:id="909" w:author="Arnaud Taddei" w:date="2022-08-28T16:40:00Z"/>
          <w:lang w:val="en-US" w:eastAsia="zh-CN"/>
        </w:rPr>
      </w:pPr>
      <w:ins w:id="910" w:author="Arnaud Taddei" w:date="2022-08-28T16:41:00Z">
        <w:r>
          <w:rPr>
            <w:lang w:val="en-US" w:eastAsia="zh-CN"/>
          </w:rPr>
          <w:t xml:space="preserve">[b-ISO 9241-11] </w:t>
        </w:r>
      </w:ins>
      <w:ins w:id="911" w:author="Arnaud Taddei" w:date="2022-08-28T16:46:00Z">
        <w:r w:rsidR="001747CF">
          <w:rPr>
            <w:lang w:val="en-US" w:eastAsia="zh-CN"/>
          </w:rPr>
          <w:t>Ergonomics of human-sy</w:t>
        </w:r>
      </w:ins>
      <w:ins w:id="912" w:author="Arnaud Taddei" w:date="2022-08-28T16:47:00Z">
        <w:r w:rsidR="001747CF">
          <w:rPr>
            <w:lang w:val="en-US" w:eastAsia="zh-CN"/>
          </w:rPr>
          <w:t xml:space="preserve">stem interaction .- Part 11: Usability: Definitions and concepts, </w:t>
        </w:r>
      </w:ins>
      <w:ins w:id="913" w:author="Arnaud Taddei" w:date="2022-08-28T16:46:00Z">
        <w:r w:rsidR="001747CF" w:rsidRPr="001747CF">
          <w:rPr>
            <w:lang w:val="en-US" w:eastAsia="zh-CN"/>
          </w:rPr>
          <w:t>https://www.iso.org/obp/ui/#iso:std:iso:9241:-11:ed-2:v1:en</w:t>
        </w:r>
      </w:ins>
    </w:p>
    <w:p w14:paraId="4BF02DE8" w14:textId="29CE6166" w:rsidR="00645A19" w:rsidRDefault="00C7794A" w:rsidP="00645A19">
      <w:pPr>
        <w:rPr>
          <w:ins w:id="914" w:author="Arnaud Taddei" w:date="2022-08-28T16:50:00Z"/>
          <w:lang w:val="en-US" w:eastAsia="zh-CN"/>
        </w:rPr>
      </w:pPr>
      <w:ins w:id="915" w:author="Arnaud Taddei" w:date="2022-08-28T16:39:00Z">
        <w:r>
          <w:rPr>
            <w:lang w:val="en-US" w:eastAsia="zh-CN"/>
          </w:rPr>
          <w:t>[b-</w:t>
        </w:r>
      </w:ins>
      <w:ins w:id="916" w:author="Arnaud Taddei" w:date="2022-08-26T14:12:00Z">
        <w:r w:rsidR="00645A19" w:rsidRPr="007006DA">
          <w:rPr>
            <w:lang w:val="en-US" w:eastAsia="zh-CN"/>
          </w:rPr>
          <w:t>ISO/IEC TS 5723:2022</w:t>
        </w:r>
      </w:ins>
      <w:ins w:id="917" w:author="Arnaud Taddei" w:date="2022-08-28T16:39:00Z">
        <w:r>
          <w:rPr>
            <w:lang w:val="en-US" w:eastAsia="zh-CN"/>
          </w:rPr>
          <w:t>]</w:t>
        </w:r>
      </w:ins>
      <w:ins w:id="918" w:author="Arnaud Taddei" w:date="2022-08-26T14:12:00Z">
        <w:r w:rsidR="00645A19">
          <w:rPr>
            <w:lang w:val="en-US" w:eastAsia="zh-CN"/>
          </w:rPr>
          <w:t xml:space="preserve"> – </w:t>
        </w:r>
        <w:r w:rsidR="00645A19" w:rsidRPr="00CB11FF">
          <w:rPr>
            <w:lang w:val="en-US" w:eastAsia="zh-CN"/>
          </w:rPr>
          <w:t>Trustworthiness</w:t>
        </w:r>
        <w:r w:rsidR="00645A19">
          <w:rPr>
            <w:lang w:val="en-US" w:eastAsia="zh-CN"/>
          </w:rPr>
          <w:t xml:space="preserve"> –</w:t>
        </w:r>
        <w:r w:rsidR="00645A19" w:rsidRPr="00CB11FF">
          <w:rPr>
            <w:lang w:val="en-US" w:eastAsia="zh-CN"/>
          </w:rPr>
          <w:t xml:space="preserve"> Vocabulary</w:t>
        </w:r>
      </w:ins>
      <w:ins w:id="919" w:author="Arnaud Taddei" w:date="2022-08-28T16:47:00Z">
        <w:r w:rsidR="001747CF">
          <w:rPr>
            <w:lang w:val="en-US" w:eastAsia="zh-CN"/>
          </w:rPr>
          <w:t xml:space="preserve">, </w:t>
        </w:r>
      </w:ins>
      <w:ins w:id="920" w:author="Arnaud Taddei" w:date="2022-08-28T16:50:00Z">
        <w:r w:rsidR="001C487E">
          <w:rPr>
            <w:lang w:val="en-US" w:eastAsia="zh-CN"/>
          </w:rPr>
          <w:fldChar w:fldCharType="begin"/>
        </w:r>
        <w:r w:rsidR="001C487E">
          <w:rPr>
            <w:lang w:val="en-US" w:eastAsia="zh-CN"/>
          </w:rPr>
          <w:instrText xml:space="preserve"> HYPERLINK "</w:instrText>
        </w:r>
      </w:ins>
      <w:ins w:id="921" w:author="Arnaud Taddei" w:date="2022-08-26T14:12:00Z">
        <w:r w:rsidR="001C487E" w:rsidRPr="00CB11FF">
          <w:rPr>
            <w:lang w:val="en-US" w:eastAsia="zh-CN"/>
          </w:rPr>
          <w:instrText>https://www.iso.org/standard/81608.html</w:instrText>
        </w:r>
      </w:ins>
      <w:ins w:id="922" w:author="Arnaud Taddei" w:date="2022-08-28T16:50:00Z">
        <w:r w:rsidR="001C487E">
          <w:rPr>
            <w:lang w:val="en-US" w:eastAsia="zh-CN"/>
          </w:rPr>
          <w:instrText xml:space="preserve">" </w:instrText>
        </w:r>
        <w:r w:rsidR="001C487E">
          <w:rPr>
            <w:lang w:val="en-US" w:eastAsia="zh-CN"/>
          </w:rPr>
          <w:fldChar w:fldCharType="separate"/>
        </w:r>
      </w:ins>
      <w:ins w:id="923" w:author="Arnaud Taddei" w:date="2022-08-26T14:12:00Z">
        <w:r w:rsidR="001C487E" w:rsidRPr="00164F88">
          <w:rPr>
            <w:rStyle w:val="Hyperlink"/>
            <w:lang w:val="en-US" w:eastAsia="zh-CN"/>
          </w:rPr>
          <w:t>https://www.iso.org/standard/81608.html</w:t>
        </w:r>
      </w:ins>
      <w:ins w:id="924" w:author="Arnaud Taddei" w:date="2022-08-28T16:50:00Z">
        <w:r w:rsidR="001C487E">
          <w:rPr>
            <w:lang w:val="en-US" w:eastAsia="zh-CN"/>
          </w:rPr>
          <w:fldChar w:fldCharType="end"/>
        </w:r>
      </w:ins>
    </w:p>
    <w:p w14:paraId="21F73117" w14:textId="351726F7" w:rsidR="001C487E" w:rsidRDefault="001C487E" w:rsidP="00645A19">
      <w:pPr>
        <w:rPr>
          <w:ins w:id="925" w:author="Arnaud Taddei" w:date="2022-08-28T16:51:00Z"/>
          <w:lang w:val="en-US" w:eastAsia="zh-CN"/>
        </w:rPr>
      </w:pPr>
      <w:ins w:id="926" w:author="Arnaud Taddei" w:date="2022-08-28T16:50:00Z">
        <w:r>
          <w:rPr>
            <w:lang w:val="en-US" w:eastAsia="zh-CN"/>
          </w:rPr>
          <w:t>[b-ISO/I</w:t>
        </w:r>
      </w:ins>
      <w:ins w:id="927" w:author="Arnaud Taddei" w:date="2022-08-28T16:51:00Z">
        <w:r>
          <w:rPr>
            <w:lang w:val="en-US" w:eastAsia="zh-CN"/>
          </w:rPr>
          <w:t>EC 25030</w:t>
        </w:r>
      </w:ins>
      <w:ins w:id="928" w:author="Arnaud Taddei" w:date="2022-08-28T16:50:00Z">
        <w:r>
          <w:rPr>
            <w:lang w:val="en-US" w:eastAsia="zh-CN"/>
          </w:rPr>
          <w:t>]</w:t>
        </w:r>
      </w:ins>
      <w:ins w:id="929" w:author="Arnaud Taddei" w:date="2022-08-28T16:51:00Z">
        <w:r>
          <w:rPr>
            <w:lang w:val="en-US" w:eastAsia="zh-CN"/>
          </w:rPr>
          <w:t xml:space="preserve"> </w:t>
        </w:r>
        <w:r>
          <w:rPr>
            <w:lang w:eastAsia="en-US"/>
          </w:rPr>
          <w:t>Systems and software engineering – Systems and software quality requirements and evaluation (SquaRE) – Quality requirements framework</w:t>
        </w:r>
      </w:ins>
    </w:p>
    <w:p w14:paraId="690AC136" w14:textId="627231F2" w:rsidR="001C487E" w:rsidRPr="004D7A66" w:rsidRDefault="001C487E" w:rsidP="00645A19">
      <w:pPr>
        <w:rPr>
          <w:ins w:id="930" w:author="Arnaud Taddei" w:date="2022-08-28T16:51:00Z"/>
          <w:lang w:eastAsia="en-US"/>
          <w:rPrChange w:id="931" w:author="Arnaud Taddei" w:date="2022-08-28T16:59:00Z">
            <w:rPr>
              <w:ins w:id="932" w:author="Arnaud Taddei" w:date="2022-08-28T16:51:00Z"/>
              <w:lang w:val="en-US" w:eastAsia="zh-CN"/>
            </w:rPr>
          </w:rPrChange>
        </w:rPr>
      </w:pPr>
      <w:ins w:id="933" w:author="Arnaud Taddei" w:date="2022-08-28T16:51:00Z">
        <w:r>
          <w:rPr>
            <w:lang w:val="en-US" w:eastAsia="zh-CN"/>
          </w:rPr>
          <w:t xml:space="preserve">[b-ISO/IEC 26552] </w:t>
        </w:r>
        <w:r>
          <w:rPr>
            <w:lang w:eastAsia="en-US"/>
          </w:rPr>
          <w:t>Software and systems engineering – Tools and methods for product line architecture design</w:t>
        </w:r>
      </w:ins>
    </w:p>
    <w:p w14:paraId="72095B13" w14:textId="11708C77" w:rsidR="001A0ED9" w:rsidRDefault="001C487E" w:rsidP="001A0ED9">
      <w:pPr>
        <w:rPr>
          <w:ins w:id="934" w:author="Arnaud Taddei" w:date="2022-08-28T16:59:00Z"/>
          <w:lang w:eastAsia="en-US"/>
        </w:rPr>
      </w:pPr>
      <w:ins w:id="935" w:author="Arnaud Taddei" w:date="2022-08-28T16:51:00Z">
        <w:r>
          <w:rPr>
            <w:lang w:val="en-US" w:eastAsia="zh-CN"/>
          </w:rPr>
          <w:t>[b-ISO/IEC/IEEE</w:t>
        </w:r>
      </w:ins>
      <w:ins w:id="936" w:author="Arnaud Taddei" w:date="2022-08-28T16:59:00Z">
        <w:r w:rsidR="004D7A66">
          <w:rPr>
            <w:lang w:val="en-US" w:eastAsia="zh-CN"/>
          </w:rPr>
          <w:t xml:space="preserve"> 42030</w:t>
        </w:r>
      </w:ins>
      <w:ins w:id="937" w:author="Arnaud Taddei" w:date="2022-08-28T17:01:00Z">
        <w:r w:rsidR="00941797">
          <w:rPr>
            <w:lang w:val="en-US" w:eastAsia="zh-CN"/>
          </w:rPr>
          <w:t>:2019</w:t>
        </w:r>
      </w:ins>
      <w:ins w:id="938" w:author="Arnaud Taddei" w:date="2022-08-28T16:51:00Z">
        <w:r>
          <w:rPr>
            <w:lang w:val="en-US" w:eastAsia="zh-CN"/>
          </w:rPr>
          <w:t xml:space="preserve">] </w:t>
        </w:r>
        <w:r>
          <w:rPr>
            <w:lang w:eastAsia="en-US"/>
          </w:rPr>
          <w:t>Software, systems and enterprise – Architecture evaluation framework</w:t>
        </w:r>
      </w:ins>
    </w:p>
    <w:p w14:paraId="73DE3651" w14:textId="4139F7CE" w:rsidR="004D7A66" w:rsidRPr="003025B7" w:rsidRDefault="004D7A66" w:rsidP="001A0ED9">
      <w:ins w:id="939" w:author="Arnaud Taddei" w:date="2022-08-28T16:59:00Z">
        <w:r>
          <w:rPr>
            <w:lang w:eastAsia="en-US"/>
          </w:rPr>
          <w:t>[b-ISO/IEC</w:t>
        </w:r>
      </w:ins>
      <w:ins w:id="940" w:author="Arnaud Taddei" w:date="2022-08-28T17:00:00Z">
        <w:r w:rsidR="00D355FC">
          <w:rPr>
            <w:lang w:eastAsia="en-US"/>
          </w:rPr>
          <w:t>/IEEE</w:t>
        </w:r>
      </w:ins>
      <w:ins w:id="941" w:author="Arnaud Taddei" w:date="2022-08-28T16:59:00Z">
        <w:r>
          <w:rPr>
            <w:lang w:eastAsia="en-US"/>
          </w:rPr>
          <w:t xml:space="preserve"> 42010</w:t>
        </w:r>
      </w:ins>
      <w:ins w:id="942" w:author="Arnaud Taddei" w:date="2022-08-28T17:00:00Z">
        <w:r w:rsidR="00C66F3C">
          <w:rPr>
            <w:lang w:eastAsia="en-US"/>
          </w:rPr>
          <w:t>:2011</w:t>
        </w:r>
      </w:ins>
      <w:ins w:id="943" w:author="Arnaud Taddei" w:date="2022-08-28T16:59:00Z">
        <w:r>
          <w:rPr>
            <w:lang w:eastAsia="en-US"/>
          </w:rPr>
          <w:t>]</w:t>
        </w:r>
      </w:ins>
      <w:ins w:id="944" w:author="Arnaud Taddei" w:date="2022-08-28T17:00:00Z">
        <w:r w:rsidR="00C66F3C">
          <w:rPr>
            <w:lang w:eastAsia="en-US"/>
          </w:rPr>
          <w:t xml:space="preserve"> Systems and software engineering – Architecture description</w:t>
        </w:r>
      </w:ins>
    </w:p>
    <w:p w14:paraId="6BF7EB66" w14:textId="77777777" w:rsidR="001A0ED9" w:rsidRDefault="001A0ED9" w:rsidP="001A0ED9"/>
    <w:p w14:paraId="020D091B" w14:textId="77777777" w:rsidR="001A0ED9" w:rsidRDefault="001A0ED9" w:rsidP="008C5A9A"/>
    <w:p w14:paraId="3BE0F429" w14:textId="4003994B" w:rsidR="001A0ED9" w:rsidRDefault="001A0ED9" w:rsidP="008C5A9A"/>
    <w:p w14:paraId="651CA843" w14:textId="77777777" w:rsidR="001A0ED9" w:rsidRDefault="001A0ED9" w:rsidP="008C5A9A"/>
    <w:p w14:paraId="2447A4C7" w14:textId="77777777" w:rsidR="001E1B20" w:rsidRDefault="001E1B20" w:rsidP="008C5A9A">
      <w:pPr>
        <w:jc w:val="center"/>
      </w:pPr>
      <w:bookmarkStart w:id="945" w:name="_Hlk98856042"/>
    </w:p>
    <w:p w14:paraId="70E5CD09" w14:textId="4D3FD127" w:rsidR="005604FC" w:rsidRDefault="008C5A9A" w:rsidP="008C5A9A">
      <w:pPr>
        <w:jc w:val="center"/>
      </w:pPr>
      <w:r>
        <w:t>_______________________</w:t>
      </w:r>
      <w:bookmarkEnd w:id="945"/>
    </w:p>
    <w:sectPr w:rsidR="005604FC" w:rsidSect="00824E35">
      <w:headerReference w:type="default" r:id="rId32"/>
      <w:pgSz w:w="11907" w:h="16840" w:code="9"/>
      <w:pgMar w:top="1134" w:right="1134" w:bottom="1134" w:left="1134"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29" w:author="Arnaud Taddei" w:date="2020-08-31T07:29:00Z" w:initials="AT">
    <w:p w14:paraId="40934860" w14:textId="77777777" w:rsidR="001A0ED9" w:rsidRDefault="001A0ED9" w:rsidP="001A0ED9">
      <w:pPr>
        <w:pStyle w:val="CommentText"/>
      </w:pPr>
      <w:r>
        <w:rPr>
          <w:rStyle w:val="CommentReference"/>
        </w:rPr>
        <w:annotationRef/>
      </w:r>
      <w:r>
        <w:t>part</w:t>
      </w:r>
    </w:p>
  </w:comment>
  <w:comment w:id="832" w:author="Arnaud Taddei" w:date="2020-08-31T07:29:00Z" w:initials="AT">
    <w:p w14:paraId="6D4C5174" w14:textId="77777777" w:rsidR="001A0ED9" w:rsidRDefault="001A0ED9" w:rsidP="001A0ED9">
      <w:pPr>
        <w:pStyle w:val="CommentText"/>
      </w:pPr>
      <w:r>
        <w:rPr>
          <w:rStyle w:val="CommentReference"/>
        </w:rPr>
        <w:annotationRef/>
      </w:r>
      <w:r>
        <w:t>systems of interest as per ISO 42010</w:t>
      </w:r>
    </w:p>
  </w:comment>
  <w:comment w:id="833" w:author="Arnaud Taddei" w:date="2020-08-31T07:33:00Z" w:initials="AT">
    <w:p w14:paraId="23DDD364" w14:textId="77777777" w:rsidR="001A0ED9" w:rsidRDefault="001A0ED9" w:rsidP="001A0ED9">
      <w:pPr>
        <w:pStyle w:val="CommentText"/>
      </w:pPr>
      <w:r>
        <w:rPr>
          <w:rStyle w:val="CommentReference"/>
        </w:rPr>
        <w:annotationRef/>
      </w:r>
      <w:r>
        <w:t>this is key poinf of ISO 42010</w:t>
      </w:r>
    </w:p>
  </w:comment>
  <w:comment w:id="834" w:author="Arnaud Taddei" w:date="2020-08-31T07:30:00Z" w:initials="AT">
    <w:p w14:paraId="10036DBC" w14:textId="77777777" w:rsidR="001A0ED9" w:rsidRDefault="001A0ED9" w:rsidP="001A0ED9">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0934860" w15:done="0"/>
  <w15:commentEx w15:paraId="6D4C5174" w15:done="0"/>
  <w15:commentEx w15:paraId="23DDD364" w15:done="0"/>
  <w15:commentEx w15:paraId="10036D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2F72555" w16cex:dateUtc="2020-08-31T05:29:00Z"/>
  <w16cex:commentExtensible w16cex:durableId="22F7255C" w16cex:dateUtc="2020-08-31T05:29:00Z"/>
  <w16cex:commentExtensible w16cex:durableId="22F7262C" w16cex:dateUtc="2020-08-31T05:33:00Z"/>
  <w16cex:commentExtensible w16cex:durableId="22F7258B" w16cex:dateUtc="2020-08-31T05: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0934860" w16cid:durableId="22F72555"/>
  <w16cid:commentId w16cid:paraId="6D4C5174" w16cid:durableId="22F7255C"/>
  <w16cid:commentId w16cid:paraId="23DDD364" w16cid:durableId="22F7262C"/>
  <w16cid:commentId w16cid:paraId="10036DBC" w16cid:durableId="22F725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A55575" w14:textId="77777777" w:rsidR="007C2B57" w:rsidRDefault="007C2B57" w:rsidP="00C42125">
      <w:pPr>
        <w:spacing w:before="0"/>
      </w:pPr>
      <w:r>
        <w:separator/>
      </w:r>
    </w:p>
  </w:endnote>
  <w:endnote w:type="continuationSeparator" w:id="0">
    <w:p w14:paraId="6559E09B" w14:textId="77777777" w:rsidR="007C2B57" w:rsidRDefault="007C2B57"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
    <w:altName w:val="Segoe Print"/>
    <w:panose1 w:val="00000000000000000000"/>
    <w:charset w:val="80"/>
    <w:family w:val="auto"/>
    <w:notTrueType/>
    <w:pitch w:val="variable"/>
    <w:sig w:usb0="00000001" w:usb1="08070000" w:usb2="00000010" w:usb3="00000000" w:csb0="00020000" w:csb1="00000000"/>
  </w:font>
  <w:font w:name="MS Mincho">
    <w:altName w:val="MS Mincho"/>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SymbolMT">
    <w:altName w:val="Cambria"/>
    <w:panose1 w:val="00000000000000000000"/>
    <w:charset w:val="00"/>
    <w:family w:val="roman"/>
    <w:notTrueType/>
    <w:pitch w:val="default"/>
  </w:font>
  <w:font w:name="ArialMT">
    <w:altName w:val="MS Gothic"/>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CBD45A" w14:textId="77777777" w:rsidR="007C2B57" w:rsidRDefault="007C2B57" w:rsidP="00C42125">
      <w:pPr>
        <w:spacing w:before="0"/>
      </w:pPr>
      <w:r>
        <w:separator/>
      </w:r>
    </w:p>
  </w:footnote>
  <w:footnote w:type="continuationSeparator" w:id="0">
    <w:p w14:paraId="75654483" w14:textId="77777777" w:rsidR="007C2B57" w:rsidRDefault="007C2B57"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39FD5" w14:textId="33898A1D" w:rsidR="005976A1" w:rsidRPr="00824E35" w:rsidRDefault="00824E35" w:rsidP="00824E35">
    <w:pPr>
      <w:pStyle w:val="Header"/>
    </w:pPr>
    <w:r w:rsidRPr="00824E35">
      <w:t xml:space="preserve">- </w:t>
    </w:r>
    <w:r w:rsidRPr="00824E35">
      <w:fldChar w:fldCharType="begin"/>
    </w:r>
    <w:r w:rsidRPr="00824E35">
      <w:instrText xml:space="preserve"> PAGE  \* MERGEFORMAT </w:instrText>
    </w:r>
    <w:r w:rsidRPr="00824E35">
      <w:fldChar w:fldCharType="separate"/>
    </w:r>
    <w:r w:rsidRPr="00824E35">
      <w:rPr>
        <w:noProof/>
      </w:rPr>
      <w:t>1</w:t>
    </w:r>
    <w:r w:rsidRPr="00824E35">
      <w:fldChar w:fldCharType="end"/>
    </w:r>
    <w:r w:rsidRPr="00824E35">
      <w:t xml:space="preserve"> -</w:t>
    </w:r>
  </w:p>
  <w:p w14:paraId="3E84520D" w14:textId="65FCE613" w:rsidR="00824E35" w:rsidRPr="00824E35" w:rsidRDefault="00824E35" w:rsidP="00824E35">
    <w:pPr>
      <w:pStyle w:val="Header"/>
      <w:spacing w:after="240"/>
    </w:pPr>
    <w:r w:rsidRPr="00824E35">
      <w:fldChar w:fldCharType="begin"/>
    </w:r>
    <w:r w:rsidRPr="00824E35">
      <w:instrText xml:space="preserve"> STYLEREF  Docnumber  </w:instrText>
    </w:r>
    <w:r w:rsidRPr="00824E35">
      <w:fldChar w:fldCharType="separate"/>
    </w:r>
    <w:r w:rsidR="006379DD">
      <w:rPr>
        <w:noProof/>
      </w:rPr>
      <w:t>SG17-TD609R2</w:t>
    </w:r>
    <w:r w:rsidRPr="00824E3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9EE94F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08C5A5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90E711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F0E8A0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F446C58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77C64BC"/>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2360DC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5042C8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8C2754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BBEF67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A004B9A"/>
    <w:multiLevelType w:val="hybridMultilevel"/>
    <w:tmpl w:val="F760CD74"/>
    <w:lvl w:ilvl="0" w:tplc="EB76A964">
      <w:start w:val="13"/>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EFD31F1"/>
    <w:multiLevelType w:val="hybridMultilevel"/>
    <w:tmpl w:val="4E82335C"/>
    <w:lvl w:ilvl="0" w:tplc="CF5A2C50">
      <w:start w:val="5"/>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4290F69"/>
    <w:multiLevelType w:val="hybridMultilevel"/>
    <w:tmpl w:val="7B4A525A"/>
    <w:lvl w:ilvl="0" w:tplc="BC48B606">
      <w:start w:val="22"/>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DF86A3D"/>
    <w:multiLevelType w:val="multilevel"/>
    <w:tmpl w:val="E584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12338E"/>
    <w:multiLevelType w:val="hybridMultilevel"/>
    <w:tmpl w:val="007630EC"/>
    <w:lvl w:ilvl="0" w:tplc="AA5AB84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291C4C3E"/>
    <w:multiLevelType w:val="hybridMultilevel"/>
    <w:tmpl w:val="351CD84C"/>
    <w:lvl w:ilvl="0" w:tplc="D2E40954">
      <w:start w:val="10"/>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F55572D"/>
    <w:multiLevelType w:val="hybridMultilevel"/>
    <w:tmpl w:val="2AF0B862"/>
    <w:lvl w:ilvl="0" w:tplc="FE7C699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55229F"/>
    <w:multiLevelType w:val="hybridMultilevel"/>
    <w:tmpl w:val="77569B00"/>
    <w:lvl w:ilvl="0" w:tplc="40788A7E">
      <w:start w:val="10"/>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3183A91"/>
    <w:multiLevelType w:val="multilevel"/>
    <w:tmpl w:val="1DFA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31E09FE"/>
    <w:multiLevelType w:val="multilevel"/>
    <w:tmpl w:val="1182F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840A98"/>
    <w:multiLevelType w:val="multilevel"/>
    <w:tmpl w:val="5A4A3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F6F0A2F"/>
    <w:multiLevelType w:val="hybridMultilevel"/>
    <w:tmpl w:val="AF0E4386"/>
    <w:lvl w:ilvl="0" w:tplc="BC48B606">
      <w:start w:val="22"/>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F9D7379"/>
    <w:multiLevelType w:val="multilevel"/>
    <w:tmpl w:val="724A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2E377B"/>
    <w:multiLevelType w:val="multilevel"/>
    <w:tmpl w:val="3E103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281EC0"/>
    <w:multiLevelType w:val="multilevel"/>
    <w:tmpl w:val="C768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8862E4F"/>
    <w:multiLevelType w:val="hybridMultilevel"/>
    <w:tmpl w:val="4D844FA0"/>
    <w:lvl w:ilvl="0" w:tplc="4596D72C">
      <w:start w:val="13"/>
      <w:numFmt w:val="bullet"/>
      <w:lvlText w:val="-"/>
      <w:lvlJc w:val="left"/>
      <w:pPr>
        <w:ind w:left="720" w:hanging="360"/>
      </w:pPr>
      <w:rPr>
        <w:rFonts w:ascii="Times New Roman" w:eastAsiaTheme="minorEastAsia"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B7A7D62"/>
    <w:multiLevelType w:val="multilevel"/>
    <w:tmpl w:val="07188ED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6B9C1AFD"/>
    <w:multiLevelType w:val="multilevel"/>
    <w:tmpl w:val="255829F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6F1A14A0"/>
    <w:multiLevelType w:val="hybridMultilevel"/>
    <w:tmpl w:val="23C8F550"/>
    <w:lvl w:ilvl="0" w:tplc="D39A4FB4">
      <w:start w:val="1"/>
      <w:numFmt w:val="bullet"/>
      <w:lvlText w:val="-"/>
      <w:lvlJc w:val="left"/>
      <w:pPr>
        <w:ind w:left="720" w:hanging="360"/>
      </w:pPr>
      <w:rPr>
        <w:rFonts w:ascii="Times New Roman" w:eastAsiaTheme="minorEastAsia"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0FE18BC"/>
    <w:multiLevelType w:val="multilevel"/>
    <w:tmpl w:val="2A68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C593DC6"/>
    <w:multiLevelType w:val="hybridMultilevel"/>
    <w:tmpl w:val="2BAEF7BC"/>
    <w:lvl w:ilvl="0" w:tplc="94BED5E4">
      <w:start w:val="22"/>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65490416">
    <w:abstractNumId w:val="9"/>
  </w:num>
  <w:num w:numId="2" w16cid:durableId="556864058">
    <w:abstractNumId w:val="7"/>
  </w:num>
  <w:num w:numId="3" w16cid:durableId="1380208456">
    <w:abstractNumId w:val="6"/>
  </w:num>
  <w:num w:numId="4" w16cid:durableId="1997221354">
    <w:abstractNumId w:val="5"/>
  </w:num>
  <w:num w:numId="5" w16cid:durableId="594098408">
    <w:abstractNumId w:val="4"/>
  </w:num>
  <w:num w:numId="6" w16cid:durableId="594753520">
    <w:abstractNumId w:val="8"/>
  </w:num>
  <w:num w:numId="7" w16cid:durableId="189268283">
    <w:abstractNumId w:val="3"/>
  </w:num>
  <w:num w:numId="8" w16cid:durableId="2025746886">
    <w:abstractNumId w:val="2"/>
  </w:num>
  <w:num w:numId="9" w16cid:durableId="1601375552">
    <w:abstractNumId w:val="1"/>
  </w:num>
  <w:num w:numId="10" w16cid:durableId="267615772">
    <w:abstractNumId w:val="0"/>
  </w:num>
  <w:num w:numId="11" w16cid:durableId="1946305682">
    <w:abstractNumId w:val="26"/>
  </w:num>
  <w:num w:numId="12" w16cid:durableId="1735155850">
    <w:abstractNumId w:val="12"/>
  </w:num>
  <w:num w:numId="13" w16cid:durableId="1780487074">
    <w:abstractNumId w:val="30"/>
  </w:num>
  <w:num w:numId="14" w16cid:durableId="1549993690">
    <w:abstractNumId w:val="28"/>
  </w:num>
  <w:num w:numId="15" w16cid:durableId="263540254">
    <w:abstractNumId w:val="17"/>
  </w:num>
  <w:num w:numId="16" w16cid:durableId="639379797">
    <w:abstractNumId w:val="27"/>
  </w:num>
  <w:num w:numId="17" w16cid:durableId="1538931650">
    <w:abstractNumId w:val="25"/>
  </w:num>
  <w:num w:numId="18" w16cid:durableId="1192954790">
    <w:abstractNumId w:val="11"/>
  </w:num>
  <w:num w:numId="19" w16cid:durableId="132873798">
    <w:abstractNumId w:val="10"/>
  </w:num>
  <w:num w:numId="20" w16cid:durableId="389428867">
    <w:abstractNumId w:val="14"/>
  </w:num>
  <w:num w:numId="21" w16cid:durableId="2096972602">
    <w:abstractNumId w:val="16"/>
  </w:num>
  <w:num w:numId="22" w16cid:durableId="1578393268">
    <w:abstractNumId w:val="15"/>
  </w:num>
  <w:num w:numId="23" w16cid:durableId="2074353467">
    <w:abstractNumId w:val="22"/>
  </w:num>
  <w:num w:numId="24" w16cid:durableId="308478661">
    <w:abstractNumId w:val="21"/>
  </w:num>
  <w:num w:numId="25" w16cid:durableId="1818719554">
    <w:abstractNumId w:val="24"/>
  </w:num>
  <w:num w:numId="26" w16cid:durableId="799686583">
    <w:abstractNumId w:val="20"/>
  </w:num>
  <w:num w:numId="27" w16cid:durableId="299262848">
    <w:abstractNumId w:val="23"/>
  </w:num>
  <w:num w:numId="28" w16cid:durableId="1942835833">
    <w:abstractNumId w:val="19"/>
  </w:num>
  <w:num w:numId="29" w16cid:durableId="704522151">
    <w:abstractNumId w:val="29"/>
  </w:num>
  <w:num w:numId="30" w16cid:durableId="1962298787">
    <w:abstractNumId w:val="18"/>
  </w:num>
  <w:num w:numId="31" w16cid:durableId="950933418">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rnaud Taddei">
    <w15:presenceInfo w15:providerId="AD" w15:userId="S::arnaud.taddei@broadcom.com::f4fe313b-dacf-46c6-9906-e25235faa57a"/>
  </w15:person>
  <w15:person w15:author="TSB (JB)">
    <w15:presenceInfo w15:providerId="None" w15:userId="TSB (J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trackRevisions/>
  <w:defaultTabStop w:val="7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99E"/>
    <w:rsid w:val="00002637"/>
    <w:rsid w:val="00014F69"/>
    <w:rsid w:val="000171DB"/>
    <w:rsid w:val="00023D9A"/>
    <w:rsid w:val="0003582E"/>
    <w:rsid w:val="00043D75"/>
    <w:rsid w:val="00057000"/>
    <w:rsid w:val="000640E0"/>
    <w:rsid w:val="000759C9"/>
    <w:rsid w:val="00086D80"/>
    <w:rsid w:val="000966A8"/>
    <w:rsid w:val="000A0A5C"/>
    <w:rsid w:val="000A5739"/>
    <w:rsid w:val="000A5CA2"/>
    <w:rsid w:val="000E3C61"/>
    <w:rsid w:val="000E3E55"/>
    <w:rsid w:val="000E6083"/>
    <w:rsid w:val="000E6125"/>
    <w:rsid w:val="00100BAF"/>
    <w:rsid w:val="00110CA2"/>
    <w:rsid w:val="00113DBE"/>
    <w:rsid w:val="001200A6"/>
    <w:rsid w:val="001251DA"/>
    <w:rsid w:val="00125432"/>
    <w:rsid w:val="00136DDD"/>
    <w:rsid w:val="00137F40"/>
    <w:rsid w:val="00144BDF"/>
    <w:rsid w:val="00155DDC"/>
    <w:rsid w:val="001747CF"/>
    <w:rsid w:val="001871EC"/>
    <w:rsid w:val="001A0ED9"/>
    <w:rsid w:val="001A20C3"/>
    <w:rsid w:val="001A670F"/>
    <w:rsid w:val="001B6A45"/>
    <w:rsid w:val="001C1003"/>
    <w:rsid w:val="001C487E"/>
    <w:rsid w:val="001C4B91"/>
    <w:rsid w:val="001C62B8"/>
    <w:rsid w:val="001D033C"/>
    <w:rsid w:val="001D22D8"/>
    <w:rsid w:val="001D4296"/>
    <w:rsid w:val="001E1B20"/>
    <w:rsid w:val="001E7B0E"/>
    <w:rsid w:val="001F141D"/>
    <w:rsid w:val="00200A06"/>
    <w:rsid w:val="00200A98"/>
    <w:rsid w:val="00201AFA"/>
    <w:rsid w:val="002229F1"/>
    <w:rsid w:val="00230B96"/>
    <w:rsid w:val="00233F75"/>
    <w:rsid w:val="0025233B"/>
    <w:rsid w:val="002528F9"/>
    <w:rsid w:val="00253DBE"/>
    <w:rsid w:val="00253DC6"/>
    <w:rsid w:val="0025489C"/>
    <w:rsid w:val="002622FA"/>
    <w:rsid w:val="00263518"/>
    <w:rsid w:val="002759E7"/>
    <w:rsid w:val="00277326"/>
    <w:rsid w:val="002A11C4"/>
    <w:rsid w:val="002A399B"/>
    <w:rsid w:val="002C26C0"/>
    <w:rsid w:val="002C2BC5"/>
    <w:rsid w:val="002E0407"/>
    <w:rsid w:val="002E79CB"/>
    <w:rsid w:val="002F0471"/>
    <w:rsid w:val="002F1714"/>
    <w:rsid w:val="002F5CA7"/>
    <w:rsid w:val="002F7F55"/>
    <w:rsid w:val="0030745F"/>
    <w:rsid w:val="00314630"/>
    <w:rsid w:val="0032090A"/>
    <w:rsid w:val="00321CDE"/>
    <w:rsid w:val="00333E15"/>
    <w:rsid w:val="003416D3"/>
    <w:rsid w:val="003571BC"/>
    <w:rsid w:val="0036090C"/>
    <w:rsid w:val="00364979"/>
    <w:rsid w:val="00385B9C"/>
    <w:rsid w:val="00385FB5"/>
    <w:rsid w:val="0038715D"/>
    <w:rsid w:val="00392E84"/>
    <w:rsid w:val="00394DBF"/>
    <w:rsid w:val="003957A6"/>
    <w:rsid w:val="00397713"/>
    <w:rsid w:val="003A43EF"/>
    <w:rsid w:val="003B60A2"/>
    <w:rsid w:val="003C7445"/>
    <w:rsid w:val="003E39A2"/>
    <w:rsid w:val="003E57AB"/>
    <w:rsid w:val="003F2BED"/>
    <w:rsid w:val="00400B49"/>
    <w:rsid w:val="0040415B"/>
    <w:rsid w:val="004139E4"/>
    <w:rsid w:val="00415999"/>
    <w:rsid w:val="00443878"/>
    <w:rsid w:val="004539A8"/>
    <w:rsid w:val="004646F1"/>
    <w:rsid w:val="004712CA"/>
    <w:rsid w:val="0047422E"/>
    <w:rsid w:val="0049674B"/>
    <w:rsid w:val="004C0673"/>
    <w:rsid w:val="004C4E4E"/>
    <w:rsid w:val="004D7A66"/>
    <w:rsid w:val="004E08F2"/>
    <w:rsid w:val="004F3816"/>
    <w:rsid w:val="004F500A"/>
    <w:rsid w:val="005126A0"/>
    <w:rsid w:val="00523FF8"/>
    <w:rsid w:val="00543D41"/>
    <w:rsid w:val="00545472"/>
    <w:rsid w:val="005571A4"/>
    <w:rsid w:val="005604FC"/>
    <w:rsid w:val="00566EDA"/>
    <w:rsid w:val="0057081A"/>
    <w:rsid w:val="00572654"/>
    <w:rsid w:val="005976A1"/>
    <w:rsid w:val="005A34E7"/>
    <w:rsid w:val="005A69A3"/>
    <w:rsid w:val="005B5629"/>
    <w:rsid w:val="005C0300"/>
    <w:rsid w:val="005C27A2"/>
    <w:rsid w:val="005D4FEB"/>
    <w:rsid w:val="005D65ED"/>
    <w:rsid w:val="005E0E6C"/>
    <w:rsid w:val="005F4B6A"/>
    <w:rsid w:val="006010F3"/>
    <w:rsid w:val="00615A0A"/>
    <w:rsid w:val="006333D4"/>
    <w:rsid w:val="006369B2"/>
    <w:rsid w:val="0063718D"/>
    <w:rsid w:val="006379DD"/>
    <w:rsid w:val="00645A19"/>
    <w:rsid w:val="00647525"/>
    <w:rsid w:val="00647A71"/>
    <w:rsid w:val="006530A8"/>
    <w:rsid w:val="006570B0"/>
    <w:rsid w:val="0066022F"/>
    <w:rsid w:val="006823F3"/>
    <w:rsid w:val="0069210B"/>
    <w:rsid w:val="00693139"/>
    <w:rsid w:val="00695DD7"/>
    <w:rsid w:val="006A0F3F"/>
    <w:rsid w:val="006A2A02"/>
    <w:rsid w:val="006A4055"/>
    <w:rsid w:val="006A7C27"/>
    <w:rsid w:val="006B2FE4"/>
    <w:rsid w:val="006B37B0"/>
    <w:rsid w:val="006B6BA2"/>
    <w:rsid w:val="006C5641"/>
    <w:rsid w:val="006D1089"/>
    <w:rsid w:val="006D1B86"/>
    <w:rsid w:val="006D7355"/>
    <w:rsid w:val="006F0797"/>
    <w:rsid w:val="006F20E0"/>
    <w:rsid w:val="006F7DEE"/>
    <w:rsid w:val="00715CA6"/>
    <w:rsid w:val="00731135"/>
    <w:rsid w:val="007324AF"/>
    <w:rsid w:val="007409B4"/>
    <w:rsid w:val="00741974"/>
    <w:rsid w:val="007454B6"/>
    <w:rsid w:val="007520E3"/>
    <w:rsid w:val="0075525E"/>
    <w:rsid w:val="00756D3D"/>
    <w:rsid w:val="007806C2"/>
    <w:rsid w:val="00781FEE"/>
    <w:rsid w:val="007903F8"/>
    <w:rsid w:val="00794F4F"/>
    <w:rsid w:val="007974BE"/>
    <w:rsid w:val="007A0916"/>
    <w:rsid w:val="007A0DFD"/>
    <w:rsid w:val="007C2B57"/>
    <w:rsid w:val="007C5ED4"/>
    <w:rsid w:val="007C7122"/>
    <w:rsid w:val="007D3F11"/>
    <w:rsid w:val="007E2C69"/>
    <w:rsid w:val="007E53E4"/>
    <w:rsid w:val="007E656A"/>
    <w:rsid w:val="007F3CAA"/>
    <w:rsid w:val="007F664D"/>
    <w:rsid w:val="00801B42"/>
    <w:rsid w:val="008249A7"/>
    <w:rsid w:val="00824E35"/>
    <w:rsid w:val="00836D45"/>
    <w:rsid w:val="00837203"/>
    <w:rsid w:val="00842137"/>
    <w:rsid w:val="00851E6C"/>
    <w:rsid w:val="00853F5F"/>
    <w:rsid w:val="00856C7A"/>
    <w:rsid w:val="008623ED"/>
    <w:rsid w:val="00875AA6"/>
    <w:rsid w:val="00880944"/>
    <w:rsid w:val="0089088E"/>
    <w:rsid w:val="00892297"/>
    <w:rsid w:val="008964D6"/>
    <w:rsid w:val="008B5123"/>
    <w:rsid w:val="008C5A9A"/>
    <w:rsid w:val="008D1DCE"/>
    <w:rsid w:val="008D1E1E"/>
    <w:rsid w:val="008E0172"/>
    <w:rsid w:val="00936852"/>
    <w:rsid w:val="0094045D"/>
    <w:rsid w:val="009406B5"/>
    <w:rsid w:val="00941797"/>
    <w:rsid w:val="00946166"/>
    <w:rsid w:val="00966B5C"/>
    <w:rsid w:val="00983164"/>
    <w:rsid w:val="00984252"/>
    <w:rsid w:val="009972EF"/>
    <w:rsid w:val="009B5035"/>
    <w:rsid w:val="009C3160"/>
    <w:rsid w:val="009D399E"/>
    <w:rsid w:val="009D644B"/>
    <w:rsid w:val="009E4B6B"/>
    <w:rsid w:val="009E766E"/>
    <w:rsid w:val="009F1960"/>
    <w:rsid w:val="009F4B1A"/>
    <w:rsid w:val="009F715E"/>
    <w:rsid w:val="009F78FE"/>
    <w:rsid w:val="00A10DBB"/>
    <w:rsid w:val="00A11720"/>
    <w:rsid w:val="00A21247"/>
    <w:rsid w:val="00A311F0"/>
    <w:rsid w:val="00A31D47"/>
    <w:rsid w:val="00A34945"/>
    <w:rsid w:val="00A4013E"/>
    <w:rsid w:val="00A4045F"/>
    <w:rsid w:val="00A427CD"/>
    <w:rsid w:val="00A45FEE"/>
    <w:rsid w:val="00A4600B"/>
    <w:rsid w:val="00A50506"/>
    <w:rsid w:val="00A51EF0"/>
    <w:rsid w:val="00A600CD"/>
    <w:rsid w:val="00A67A81"/>
    <w:rsid w:val="00A730A6"/>
    <w:rsid w:val="00A827B0"/>
    <w:rsid w:val="00A96899"/>
    <w:rsid w:val="00A971A0"/>
    <w:rsid w:val="00AA1186"/>
    <w:rsid w:val="00AA1F22"/>
    <w:rsid w:val="00AB37FB"/>
    <w:rsid w:val="00AC3E73"/>
    <w:rsid w:val="00AC63B0"/>
    <w:rsid w:val="00B05821"/>
    <w:rsid w:val="00B100D6"/>
    <w:rsid w:val="00B152BE"/>
    <w:rsid w:val="00B164C9"/>
    <w:rsid w:val="00B2519B"/>
    <w:rsid w:val="00B26C28"/>
    <w:rsid w:val="00B4174C"/>
    <w:rsid w:val="00B453F5"/>
    <w:rsid w:val="00B50DAD"/>
    <w:rsid w:val="00B5162E"/>
    <w:rsid w:val="00B61624"/>
    <w:rsid w:val="00B66481"/>
    <w:rsid w:val="00B7189C"/>
    <w:rsid w:val="00B718A5"/>
    <w:rsid w:val="00B86602"/>
    <w:rsid w:val="00BA7411"/>
    <w:rsid w:val="00BA788A"/>
    <w:rsid w:val="00BB4120"/>
    <w:rsid w:val="00BB4983"/>
    <w:rsid w:val="00BB7597"/>
    <w:rsid w:val="00BC62E2"/>
    <w:rsid w:val="00BE4AC3"/>
    <w:rsid w:val="00C42125"/>
    <w:rsid w:val="00C47120"/>
    <w:rsid w:val="00C557CE"/>
    <w:rsid w:val="00C62814"/>
    <w:rsid w:val="00C66F3C"/>
    <w:rsid w:val="00C67B25"/>
    <w:rsid w:val="00C748F7"/>
    <w:rsid w:val="00C74937"/>
    <w:rsid w:val="00C7794A"/>
    <w:rsid w:val="00CA2712"/>
    <w:rsid w:val="00CB2599"/>
    <w:rsid w:val="00CC386F"/>
    <w:rsid w:val="00CD2139"/>
    <w:rsid w:val="00CE5986"/>
    <w:rsid w:val="00D10A47"/>
    <w:rsid w:val="00D26477"/>
    <w:rsid w:val="00D355FC"/>
    <w:rsid w:val="00D56CC3"/>
    <w:rsid w:val="00D647EF"/>
    <w:rsid w:val="00D73137"/>
    <w:rsid w:val="00D74D7A"/>
    <w:rsid w:val="00D977A2"/>
    <w:rsid w:val="00DA1D47"/>
    <w:rsid w:val="00DB0706"/>
    <w:rsid w:val="00DD50DE"/>
    <w:rsid w:val="00DE1204"/>
    <w:rsid w:val="00DE3062"/>
    <w:rsid w:val="00E0581D"/>
    <w:rsid w:val="00E1590B"/>
    <w:rsid w:val="00E204DD"/>
    <w:rsid w:val="00E228B7"/>
    <w:rsid w:val="00E353EC"/>
    <w:rsid w:val="00E407AA"/>
    <w:rsid w:val="00E51F61"/>
    <w:rsid w:val="00E53C24"/>
    <w:rsid w:val="00E56E77"/>
    <w:rsid w:val="00E6080C"/>
    <w:rsid w:val="00EA0BE7"/>
    <w:rsid w:val="00EB444D"/>
    <w:rsid w:val="00EC5E25"/>
    <w:rsid w:val="00ED1B45"/>
    <w:rsid w:val="00EE1A06"/>
    <w:rsid w:val="00EE5C0D"/>
    <w:rsid w:val="00EF4792"/>
    <w:rsid w:val="00EF76DC"/>
    <w:rsid w:val="00F02294"/>
    <w:rsid w:val="00F30DE7"/>
    <w:rsid w:val="00F35F57"/>
    <w:rsid w:val="00F50467"/>
    <w:rsid w:val="00F562A0"/>
    <w:rsid w:val="00F57FA4"/>
    <w:rsid w:val="00F6439E"/>
    <w:rsid w:val="00F9547A"/>
    <w:rsid w:val="00FA02CB"/>
    <w:rsid w:val="00FA2177"/>
    <w:rsid w:val="00FB0783"/>
    <w:rsid w:val="00FB7A8B"/>
    <w:rsid w:val="00FC2485"/>
    <w:rsid w:val="00FD439E"/>
    <w:rsid w:val="00FD76CB"/>
    <w:rsid w:val="00FE152B"/>
    <w:rsid w:val="00FE239E"/>
    <w:rsid w:val="00FE2528"/>
    <w:rsid w:val="00FE399B"/>
    <w:rsid w:val="00FE74C7"/>
    <w:rsid w:val="00FF1151"/>
    <w:rsid w:val="00FF348E"/>
    <w:rsid w:val="00FF4546"/>
    <w:rsid w:val="00FF538F"/>
    <w:rsid w:val="2149A48D"/>
    <w:rsid w:val="3439E286"/>
    <w:rsid w:val="51AD965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2F12DA3"/>
  <w15:chartTrackingRefBased/>
  <w15:docId w15:val="{0FA2AEC0-461D-4965-9E18-236DA493C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D033C"/>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D65ED"/>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5D65ED"/>
    <w:pPr>
      <w:spacing w:before="240"/>
      <w:outlineLvl w:val="1"/>
    </w:pPr>
  </w:style>
  <w:style w:type="paragraph" w:styleId="Heading3">
    <w:name w:val="heading 3"/>
    <w:basedOn w:val="Heading1"/>
    <w:next w:val="Normal"/>
    <w:link w:val="Heading3Char"/>
    <w:rsid w:val="005D65ED"/>
    <w:pPr>
      <w:spacing w:before="160"/>
      <w:outlineLvl w:val="2"/>
    </w:pPr>
  </w:style>
  <w:style w:type="paragraph" w:styleId="Heading4">
    <w:name w:val="heading 4"/>
    <w:basedOn w:val="Heading3"/>
    <w:next w:val="Normal"/>
    <w:link w:val="Heading4Char"/>
    <w:qFormat/>
    <w:rsid w:val="005D65ED"/>
    <w:pPr>
      <w:tabs>
        <w:tab w:val="clear" w:pos="794"/>
        <w:tab w:val="left" w:pos="1021"/>
      </w:tabs>
      <w:ind w:left="1021" w:hanging="1021"/>
      <w:outlineLvl w:val="3"/>
    </w:pPr>
  </w:style>
  <w:style w:type="paragraph" w:styleId="Heading5">
    <w:name w:val="heading 5"/>
    <w:basedOn w:val="Heading4"/>
    <w:next w:val="Normal"/>
    <w:link w:val="Heading5Char"/>
    <w:qFormat/>
    <w:rsid w:val="005D65ED"/>
    <w:pPr>
      <w:outlineLvl w:val="4"/>
    </w:pPr>
  </w:style>
  <w:style w:type="paragraph" w:styleId="Heading6">
    <w:name w:val="heading 6"/>
    <w:basedOn w:val="Heading4"/>
    <w:next w:val="Normal"/>
    <w:link w:val="Heading6Char"/>
    <w:rsid w:val="005D65ED"/>
    <w:pPr>
      <w:tabs>
        <w:tab w:val="clear" w:pos="1021"/>
        <w:tab w:val="clear" w:pos="1191"/>
      </w:tabs>
      <w:ind w:left="1588" w:hanging="1588"/>
      <w:outlineLvl w:val="5"/>
    </w:pPr>
  </w:style>
  <w:style w:type="paragraph" w:styleId="Heading7">
    <w:name w:val="heading 7"/>
    <w:basedOn w:val="Heading6"/>
    <w:next w:val="Normal"/>
    <w:link w:val="Heading7Char"/>
    <w:rsid w:val="005D65ED"/>
    <w:pPr>
      <w:outlineLvl w:val="6"/>
    </w:pPr>
  </w:style>
  <w:style w:type="paragraph" w:styleId="Heading8">
    <w:name w:val="heading 8"/>
    <w:basedOn w:val="Heading6"/>
    <w:next w:val="Normal"/>
    <w:link w:val="Heading8Char"/>
    <w:rsid w:val="005D65ED"/>
    <w:pPr>
      <w:outlineLvl w:val="7"/>
    </w:pPr>
  </w:style>
  <w:style w:type="paragraph" w:styleId="Heading9">
    <w:name w:val="heading 9"/>
    <w:basedOn w:val="Heading6"/>
    <w:next w:val="Normal"/>
    <w:link w:val="Heading9Char"/>
    <w:rsid w:val="005D65ED"/>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D65ED"/>
    <w:rPr>
      <w:rFonts w:ascii="Times New Roman" w:hAnsi="Times New Roman"/>
      <w:color w:val="808080"/>
    </w:rPr>
  </w:style>
  <w:style w:type="paragraph" w:customStyle="1" w:styleId="Docnumber">
    <w:name w:val="Docnumber"/>
    <w:basedOn w:val="Normal"/>
    <w:link w:val="DocnumberChar"/>
    <w:qFormat/>
    <w:rsid w:val="005D65ED"/>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5D65ED"/>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1D033C"/>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1D033C"/>
  </w:style>
  <w:style w:type="paragraph" w:customStyle="1" w:styleId="CorrectionSeparatorBegin">
    <w:name w:val="Correction Separator Begin"/>
    <w:basedOn w:val="Normal"/>
    <w:rsid w:val="001D033C"/>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1D033C"/>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1D033C"/>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1D033C"/>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1D033C"/>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1D033C"/>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1D033C"/>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1D033C"/>
    <w:rPr>
      <w:b/>
      <w:bCs/>
    </w:rPr>
  </w:style>
  <w:style w:type="paragraph" w:customStyle="1" w:styleId="Normalbeforetable">
    <w:name w:val="Normal before table"/>
    <w:basedOn w:val="Normal"/>
    <w:rsid w:val="001D033C"/>
    <w:pPr>
      <w:keepNext/>
      <w:spacing w:after="120"/>
    </w:pPr>
    <w:rPr>
      <w:rFonts w:eastAsia="????"/>
      <w:lang w:eastAsia="en-US"/>
    </w:rPr>
  </w:style>
  <w:style w:type="paragraph" w:customStyle="1" w:styleId="RecNo">
    <w:name w:val="Rec_No"/>
    <w:basedOn w:val="Normal"/>
    <w:next w:val="Normal"/>
    <w:rsid w:val="001D033C"/>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1D033C"/>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1D033C"/>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1D033C"/>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1D033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1D033C"/>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1D033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1D033C"/>
    <w:pPr>
      <w:tabs>
        <w:tab w:val="right" w:leader="dot" w:pos="9639"/>
      </w:tabs>
    </w:pPr>
    <w:rPr>
      <w:rFonts w:eastAsia="MS Mincho"/>
    </w:rPr>
  </w:style>
  <w:style w:type="paragraph" w:styleId="TOC1">
    <w:name w:val="toc 1"/>
    <w:basedOn w:val="Normal"/>
    <w:uiPriority w:val="39"/>
    <w:rsid w:val="001D033C"/>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1D033C"/>
    <w:pPr>
      <w:tabs>
        <w:tab w:val="clear" w:pos="964"/>
      </w:tabs>
      <w:spacing w:before="80"/>
      <w:ind w:left="1531" w:hanging="851"/>
    </w:pPr>
  </w:style>
  <w:style w:type="paragraph" w:styleId="TOC3">
    <w:name w:val="toc 3"/>
    <w:basedOn w:val="TOC2"/>
    <w:uiPriority w:val="39"/>
    <w:rsid w:val="001D033C"/>
    <w:pPr>
      <w:ind w:left="2269"/>
    </w:pPr>
  </w:style>
  <w:style w:type="character" w:styleId="Hyperlink">
    <w:name w:val="Hyperlink"/>
    <w:aliases w:val="超级链接,Style 58,하이퍼링크2,超?级链,超????,超??级链,超??级链Ú,fL????,fL?级,하이퍼링크21"/>
    <w:basedOn w:val="DefaultParagraphFont"/>
    <w:uiPriority w:val="99"/>
    <w:rsid w:val="001D033C"/>
    <w:rPr>
      <w:color w:val="0000FF"/>
      <w:u w:val="single"/>
    </w:rPr>
  </w:style>
  <w:style w:type="character" w:customStyle="1" w:styleId="Heading1Char">
    <w:name w:val="Heading 1 Char"/>
    <w:basedOn w:val="DefaultParagraphFont"/>
    <w:link w:val="Heading1"/>
    <w:rsid w:val="005D65ED"/>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5D65ED"/>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5D65ED"/>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5D65ED"/>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5D65ED"/>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5D65ED"/>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5D65ED"/>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5D65ED"/>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5D65ED"/>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unhideWhenUsed/>
    <w:rsid w:val="005D65ED"/>
    <w:pPr>
      <w:spacing w:before="0" w:after="200"/>
    </w:pPr>
    <w:rPr>
      <w:i/>
      <w:iCs/>
      <w:color w:val="44546A" w:themeColor="text2"/>
      <w:sz w:val="18"/>
      <w:szCs w:val="18"/>
    </w:rPr>
  </w:style>
  <w:style w:type="paragraph" w:styleId="Header">
    <w:name w:val="header"/>
    <w:basedOn w:val="Normal"/>
    <w:link w:val="HeaderChar"/>
    <w:rsid w:val="001D033C"/>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1D033C"/>
    <w:rPr>
      <w:rFonts w:ascii="Times New Roman" w:eastAsia="Times New Roman" w:hAnsi="Times New Roman" w:cs="Times New Roman"/>
      <w:sz w:val="18"/>
      <w:szCs w:val="20"/>
      <w:lang w:val="en-GB" w:eastAsia="en-US"/>
    </w:rPr>
  </w:style>
  <w:style w:type="paragraph" w:styleId="Footer">
    <w:name w:val="footer"/>
    <w:basedOn w:val="Normal"/>
    <w:link w:val="FooterChar"/>
    <w:uiPriority w:val="99"/>
    <w:unhideWhenUsed/>
    <w:rsid w:val="005D65ED"/>
    <w:pPr>
      <w:tabs>
        <w:tab w:val="center" w:pos="4680"/>
        <w:tab w:val="right" w:pos="9360"/>
      </w:tabs>
      <w:spacing w:before="0"/>
    </w:pPr>
    <w:rPr>
      <w:sz w:val="20"/>
    </w:rPr>
  </w:style>
  <w:style w:type="character" w:customStyle="1" w:styleId="FooterChar">
    <w:name w:val="Footer Char"/>
    <w:basedOn w:val="DefaultParagraphFont"/>
    <w:link w:val="Footer"/>
    <w:uiPriority w:val="99"/>
    <w:rsid w:val="005D65ED"/>
    <w:rPr>
      <w:rFonts w:ascii="Times New Roman" w:hAnsi="Times New Roman" w:cs="Times New Roman"/>
      <w:sz w:val="20"/>
      <w:szCs w:val="24"/>
      <w:lang w:val="en-GB" w:eastAsia="ja-JP"/>
    </w:rPr>
  </w:style>
  <w:style w:type="character" w:styleId="Emphasis">
    <w:name w:val="Emphasis"/>
    <w:basedOn w:val="DefaultParagraphFont"/>
    <w:uiPriority w:val="20"/>
    <w:rsid w:val="005D65ED"/>
    <w:rPr>
      <w:i/>
      <w:iCs/>
    </w:rPr>
  </w:style>
  <w:style w:type="paragraph" w:styleId="Quote">
    <w:name w:val="Quote"/>
    <w:basedOn w:val="Normal"/>
    <w:next w:val="Normal"/>
    <w:link w:val="QuoteChar"/>
    <w:uiPriority w:val="29"/>
    <w:rsid w:val="005D65E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D65ED"/>
    <w:rPr>
      <w:rFonts w:ascii="Times New Roman" w:hAnsi="Times New Roman" w:cs="Times New Roman"/>
      <w:i/>
      <w:iCs/>
      <w:color w:val="404040" w:themeColor="text1" w:themeTint="BF"/>
      <w:sz w:val="24"/>
      <w:szCs w:val="24"/>
      <w:lang w:val="en-GB" w:eastAsia="ja-JP"/>
    </w:rPr>
  </w:style>
  <w:style w:type="paragraph" w:styleId="BalloonText">
    <w:name w:val="Balloon Text"/>
    <w:basedOn w:val="Normal"/>
    <w:link w:val="BalloonTextChar"/>
    <w:uiPriority w:val="99"/>
    <w:semiHidden/>
    <w:unhideWhenUsed/>
    <w:rsid w:val="006A7C27"/>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7C27"/>
    <w:rPr>
      <w:rFonts w:ascii="Segoe UI" w:hAnsi="Segoe UI" w:cs="Segoe UI"/>
      <w:sz w:val="18"/>
      <w:szCs w:val="18"/>
      <w:lang w:val="en-GB" w:eastAsia="ja-JP"/>
    </w:rPr>
  </w:style>
  <w:style w:type="paragraph" w:customStyle="1" w:styleId="enumlev1">
    <w:name w:val="enumlev1"/>
    <w:basedOn w:val="Normal"/>
    <w:rsid w:val="005D65ED"/>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5D65ED"/>
    <w:pPr>
      <w:ind w:left="1191" w:hanging="397"/>
    </w:pPr>
  </w:style>
  <w:style w:type="paragraph" w:customStyle="1" w:styleId="enumlev3">
    <w:name w:val="enumlev3"/>
    <w:basedOn w:val="enumlev2"/>
    <w:rsid w:val="005D65ED"/>
    <w:pPr>
      <w:ind w:left="1588"/>
    </w:pPr>
  </w:style>
  <w:style w:type="paragraph" w:styleId="Revision">
    <w:name w:val="Revision"/>
    <w:hidden/>
    <w:uiPriority w:val="99"/>
    <w:semiHidden/>
    <w:rsid w:val="00AB37FB"/>
    <w:pPr>
      <w:spacing w:after="0" w:line="240" w:lineRule="auto"/>
    </w:pPr>
    <w:rPr>
      <w:rFonts w:ascii="Times New Roman" w:hAnsi="Times New Roman" w:cs="Times New Roman"/>
      <w:sz w:val="24"/>
      <w:szCs w:val="24"/>
      <w:lang w:val="en-GB" w:eastAsia="ja-JP"/>
    </w:rPr>
  </w:style>
  <w:style w:type="paragraph" w:customStyle="1" w:styleId="VenueDate">
    <w:name w:val="VenueDate"/>
    <w:basedOn w:val="Normal"/>
    <w:qFormat/>
    <w:rsid w:val="006B6BA2"/>
    <w:pPr>
      <w:jc w:val="right"/>
    </w:pPr>
  </w:style>
  <w:style w:type="character" w:styleId="CommentReference">
    <w:name w:val="annotation reference"/>
    <w:basedOn w:val="DefaultParagraphFont"/>
    <w:uiPriority w:val="99"/>
    <w:semiHidden/>
    <w:unhideWhenUsed/>
    <w:rsid w:val="00DE1204"/>
    <w:rPr>
      <w:sz w:val="16"/>
      <w:szCs w:val="16"/>
    </w:rPr>
  </w:style>
  <w:style w:type="paragraph" w:styleId="CommentText">
    <w:name w:val="annotation text"/>
    <w:basedOn w:val="Normal"/>
    <w:link w:val="CommentTextChar"/>
    <w:uiPriority w:val="99"/>
    <w:semiHidden/>
    <w:unhideWhenUsed/>
    <w:rsid w:val="00DE1204"/>
    <w:rPr>
      <w:sz w:val="20"/>
      <w:szCs w:val="20"/>
    </w:rPr>
  </w:style>
  <w:style w:type="character" w:customStyle="1" w:styleId="CommentTextChar">
    <w:name w:val="Comment Text Char"/>
    <w:basedOn w:val="DefaultParagraphFont"/>
    <w:link w:val="CommentText"/>
    <w:uiPriority w:val="99"/>
    <w:semiHidden/>
    <w:rsid w:val="00DE1204"/>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DE1204"/>
    <w:rPr>
      <w:b/>
      <w:bCs/>
    </w:rPr>
  </w:style>
  <w:style w:type="character" w:customStyle="1" w:styleId="CommentSubjectChar">
    <w:name w:val="Comment Subject Char"/>
    <w:basedOn w:val="CommentTextChar"/>
    <w:link w:val="CommentSubject"/>
    <w:uiPriority w:val="99"/>
    <w:semiHidden/>
    <w:rsid w:val="00DE1204"/>
    <w:rPr>
      <w:rFonts w:ascii="Times New Roman" w:hAnsi="Times New Roman" w:cs="Times New Roman"/>
      <w:b/>
      <w:bCs/>
      <w:sz w:val="20"/>
      <w:szCs w:val="20"/>
      <w:lang w:val="en-GB" w:eastAsia="ja-JP"/>
    </w:rPr>
  </w:style>
  <w:style w:type="character" w:styleId="UnresolvedMention">
    <w:name w:val="Unresolved Mention"/>
    <w:basedOn w:val="DefaultParagraphFont"/>
    <w:uiPriority w:val="99"/>
    <w:unhideWhenUsed/>
    <w:rsid w:val="002528F9"/>
    <w:rPr>
      <w:color w:val="605E5C"/>
      <w:shd w:val="clear" w:color="auto" w:fill="E1DFDD"/>
    </w:rPr>
  </w:style>
  <w:style w:type="character" w:styleId="Mention">
    <w:name w:val="Mention"/>
    <w:basedOn w:val="DefaultParagraphFont"/>
    <w:uiPriority w:val="99"/>
    <w:unhideWhenUsed/>
    <w:rsid w:val="002528F9"/>
    <w:rPr>
      <w:color w:val="2B579A"/>
      <w:shd w:val="clear" w:color="auto" w:fill="E1DFDD"/>
    </w:rPr>
  </w:style>
  <w:style w:type="character" w:customStyle="1" w:styleId="ReftextArial9pt">
    <w:name w:val="Ref_text Arial 9 pt"/>
    <w:rsid w:val="001D033C"/>
    <w:rPr>
      <w:rFonts w:ascii="Arial" w:hAnsi="Arial" w:cs="Arial"/>
      <w:sz w:val="18"/>
      <w:szCs w:val="18"/>
    </w:rPr>
  </w:style>
  <w:style w:type="paragraph" w:customStyle="1" w:styleId="Title4">
    <w:name w:val="Title 4"/>
    <w:basedOn w:val="Normal"/>
    <w:next w:val="Heading1"/>
    <w:rsid w:val="001D033C"/>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1D033C"/>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uiPriority w:val="99"/>
    <w:semiHidden/>
    <w:unhideWhenUsed/>
    <w:rsid w:val="001D033C"/>
    <w:pPr>
      <w:spacing w:before="0"/>
    </w:pPr>
    <w:rPr>
      <w:sz w:val="20"/>
      <w:szCs w:val="20"/>
    </w:rPr>
  </w:style>
  <w:style w:type="character" w:customStyle="1" w:styleId="FootnoteTextChar">
    <w:name w:val="Footnote Text Char"/>
    <w:basedOn w:val="DefaultParagraphFont"/>
    <w:link w:val="FootnoteText"/>
    <w:uiPriority w:val="99"/>
    <w:semiHidden/>
    <w:rsid w:val="001D033C"/>
    <w:rPr>
      <w:rFonts w:ascii="Times New Roman" w:hAnsi="Times New Roman" w:cs="Times New Roman"/>
      <w:sz w:val="20"/>
      <w:szCs w:val="20"/>
      <w:lang w:val="en-GB" w:eastAsia="ja-JP"/>
    </w:rPr>
  </w:style>
  <w:style w:type="character" w:styleId="FootnoteReference">
    <w:name w:val="footnote reference"/>
    <w:basedOn w:val="DefaultParagraphFont"/>
    <w:uiPriority w:val="99"/>
    <w:semiHidden/>
    <w:unhideWhenUsed/>
    <w:rsid w:val="001D033C"/>
    <w:rPr>
      <w:vertAlign w:val="superscript"/>
    </w:rPr>
  </w:style>
  <w:style w:type="paragraph" w:styleId="Bibliography">
    <w:name w:val="Bibliography"/>
    <w:basedOn w:val="Normal"/>
    <w:next w:val="Normal"/>
    <w:uiPriority w:val="37"/>
    <w:semiHidden/>
    <w:unhideWhenUsed/>
    <w:rsid w:val="001D033C"/>
  </w:style>
  <w:style w:type="paragraph" w:styleId="BlockText">
    <w:name w:val="Block Text"/>
    <w:basedOn w:val="Normal"/>
    <w:uiPriority w:val="99"/>
    <w:semiHidden/>
    <w:unhideWhenUsed/>
    <w:rsid w:val="001D033C"/>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1D033C"/>
    <w:pPr>
      <w:spacing w:after="120"/>
    </w:pPr>
  </w:style>
  <w:style w:type="character" w:customStyle="1" w:styleId="BodyTextChar">
    <w:name w:val="Body Text Char"/>
    <w:basedOn w:val="DefaultParagraphFont"/>
    <w:link w:val="BodyText"/>
    <w:uiPriority w:val="99"/>
    <w:semiHidden/>
    <w:rsid w:val="001D033C"/>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1D033C"/>
    <w:pPr>
      <w:spacing w:after="120" w:line="480" w:lineRule="auto"/>
    </w:pPr>
  </w:style>
  <w:style w:type="character" w:customStyle="1" w:styleId="BodyText2Char">
    <w:name w:val="Body Text 2 Char"/>
    <w:basedOn w:val="DefaultParagraphFont"/>
    <w:link w:val="BodyText2"/>
    <w:uiPriority w:val="99"/>
    <w:semiHidden/>
    <w:rsid w:val="001D033C"/>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1D033C"/>
    <w:pPr>
      <w:spacing w:after="120"/>
    </w:pPr>
    <w:rPr>
      <w:sz w:val="16"/>
      <w:szCs w:val="16"/>
    </w:rPr>
  </w:style>
  <w:style w:type="character" w:customStyle="1" w:styleId="BodyText3Char">
    <w:name w:val="Body Text 3 Char"/>
    <w:basedOn w:val="DefaultParagraphFont"/>
    <w:link w:val="BodyText3"/>
    <w:uiPriority w:val="99"/>
    <w:semiHidden/>
    <w:rsid w:val="001D033C"/>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1D033C"/>
    <w:pPr>
      <w:spacing w:after="0"/>
      <w:ind w:firstLine="360"/>
    </w:pPr>
  </w:style>
  <w:style w:type="character" w:customStyle="1" w:styleId="BodyTextFirstIndentChar">
    <w:name w:val="Body Text First Indent Char"/>
    <w:basedOn w:val="BodyTextChar"/>
    <w:link w:val="BodyTextFirstIndent"/>
    <w:uiPriority w:val="99"/>
    <w:semiHidden/>
    <w:rsid w:val="001D033C"/>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1D033C"/>
    <w:pPr>
      <w:spacing w:after="120"/>
      <w:ind w:left="360"/>
    </w:pPr>
  </w:style>
  <w:style w:type="character" w:customStyle="1" w:styleId="BodyTextIndentChar">
    <w:name w:val="Body Text Indent Char"/>
    <w:basedOn w:val="DefaultParagraphFont"/>
    <w:link w:val="BodyTextIndent"/>
    <w:uiPriority w:val="99"/>
    <w:semiHidden/>
    <w:rsid w:val="001D033C"/>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1D033C"/>
    <w:pPr>
      <w:spacing w:after="0"/>
      <w:ind w:firstLine="360"/>
    </w:pPr>
  </w:style>
  <w:style w:type="character" w:customStyle="1" w:styleId="BodyTextFirstIndent2Char">
    <w:name w:val="Body Text First Indent 2 Char"/>
    <w:basedOn w:val="BodyTextIndentChar"/>
    <w:link w:val="BodyTextFirstIndent2"/>
    <w:uiPriority w:val="99"/>
    <w:semiHidden/>
    <w:rsid w:val="001D033C"/>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1D033C"/>
    <w:pPr>
      <w:spacing w:after="120" w:line="480" w:lineRule="auto"/>
      <w:ind w:left="360"/>
    </w:pPr>
  </w:style>
  <w:style w:type="character" w:customStyle="1" w:styleId="BodyTextIndent2Char">
    <w:name w:val="Body Text Indent 2 Char"/>
    <w:basedOn w:val="DefaultParagraphFont"/>
    <w:link w:val="BodyTextIndent2"/>
    <w:uiPriority w:val="99"/>
    <w:semiHidden/>
    <w:rsid w:val="001D033C"/>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1D033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1D033C"/>
    <w:rPr>
      <w:rFonts w:ascii="Times New Roman" w:hAnsi="Times New Roman" w:cs="Times New Roman"/>
      <w:sz w:val="16"/>
      <w:szCs w:val="16"/>
      <w:lang w:val="en-GB" w:eastAsia="ja-JP"/>
    </w:rPr>
  </w:style>
  <w:style w:type="character" w:styleId="BookTitle">
    <w:name w:val="Book Title"/>
    <w:basedOn w:val="DefaultParagraphFont"/>
    <w:uiPriority w:val="33"/>
    <w:rsid w:val="001D033C"/>
    <w:rPr>
      <w:b/>
      <w:bCs/>
      <w:i/>
      <w:iCs/>
      <w:spacing w:val="5"/>
    </w:rPr>
  </w:style>
  <w:style w:type="paragraph" w:styleId="Closing">
    <w:name w:val="Closing"/>
    <w:basedOn w:val="Normal"/>
    <w:link w:val="ClosingChar"/>
    <w:uiPriority w:val="99"/>
    <w:semiHidden/>
    <w:unhideWhenUsed/>
    <w:rsid w:val="001D033C"/>
    <w:pPr>
      <w:spacing w:before="0"/>
      <w:ind w:left="4320"/>
    </w:pPr>
  </w:style>
  <w:style w:type="character" w:customStyle="1" w:styleId="ClosingChar">
    <w:name w:val="Closing Char"/>
    <w:basedOn w:val="DefaultParagraphFont"/>
    <w:link w:val="Closing"/>
    <w:uiPriority w:val="99"/>
    <w:semiHidden/>
    <w:rsid w:val="001D033C"/>
    <w:rPr>
      <w:rFonts w:ascii="Times New Roman" w:hAnsi="Times New Roman" w:cs="Times New Roman"/>
      <w:sz w:val="24"/>
      <w:szCs w:val="24"/>
      <w:lang w:val="en-GB" w:eastAsia="ja-JP"/>
    </w:rPr>
  </w:style>
  <w:style w:type="paragraph" w:styleId="Date">
    <w:name w:val="Date"/>
    <w:basedOn w:val="Normal"/>
    <w:next w:val="Normal"/>
    <w:link w:val="DateChar"/>
    <w:uiPriority w:val="99"/>
    <w:semiHidden/>
    <w:unhideWhenUsed/>
    <w:rsid w:val="001D033C"/>
  </w:style>
  <w:style w:type="character" w:customStyle="1" w:styleId="DateChar">
    <w:name w:val="Date Char"/>
    <w:basedOn w:val="DefaultParagraphFont"/>
    <w:link w:val="Date"/>
    <w:uiPriority w:val="99"/>
    <w:semiHidden/>
    <w:rsid w:val="001D033C"/>
    <w:rPr>
      <w:rFonts w:ascii="Times New Roman" w:hAnsi="Times New Roman" w:cs="Times New Roman"/>
      <w:sz w:val="24"/>
      <w:szCs w:val="24"/>
      <w:lang w:val="en-GB" w:eastAsia="ja-JP"/>
    </w:rPr>
  </w:style>
  <w:style w:type="paragraph" w:styleId="DocumentMap">
    <w:name w:val="Document Map"/>
    <w:basedOn w:val="Normal"/>
    <w:link w:val="DocumentMapChar"/>
    <w:uiPriority w:val="99"/>
    <w:semiHidden/>
    <w:unhideWhenUsed/>
    <w:rsid w:val="001D033C"/>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1D033C"/>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1D033C"/>
    <w:pPr>
      <w:spacing w:before="0"/>
    </w:pPr>
  </w:style>
  <w:style w:type="character" w:customStyle="1" w:styleId="E-mailSignatureChar">
    <w:name w:val="E-mail Signature Char"/>
    <w:basedOn w:val="DefaultParagraphFont"/>
    <w:link w:val="E-mailSignature"/>
    <w:uiPriority w:val="99"/>
    <w:semiHidden/>
    <w:rsid w:val="001D033C"/>
    <w:rPr>
      <w:rFonts w:ascii="Times New Roman" w:hAnsi="Times New Roman" w:cs="Times New Roman"/>
      <w:sz w:val="24"/>
      <w:szCs w:val="24"/>
      <w:lang w:val="en-GB" w:eastAsia="ja-JP"/>
    </w:rPr>
  </w:style>
  <w:style w:type="character" w:styleId="EndnoteReference">
    <w:name w:val="endnote reference"/>
    <w:basedOn w:val="DefaultParagraphFont"/>
    <w:uiPriority w:val="99"/>
    <w:semiHidden/>
    <w:unhideWhenUsed/>
    <w:rsid w:val="001D033C"/>
    <w:rPr>
      <w:vertAlign w:val="superscript"/>
    </w:rPr>
  </w:style>
  <w:style w:type="paragraph" w:styleId="EndnoteText">
    <w:name w:val="endnote text"/>
    <w:basedOn w:val="Normal"/>
    <w:link w:val="EndnoteTextChar"/>
    <w:uiPriority w:val="99"/>
    <w:semiHidden/>
    <w:unhideWhenUsed/>
    <w:rsid w:val="001D033C"/>
    <w:pPr>
      <w:spacing w:before="0"/>
    </w:pPr>
    <w:rPr>
      <w:sz w:val="20"/>
      <w:szCs w:val="20"/>
    </w:rPr>
  </w:style>
  <w:style w:type="character" w:customStyle="1" w:styleId="EndnoteTextChar">
    <w:name w:val="Endnote Text Char"/>
    <w:basedOn w:val="DefaultParagraphFont"/>
    <w:link w:val="EndnoteText"/>
    <w:uiPriority w:val="99"/>
    <w:semiHidden/>
    <w:rsid w:val="001D033C"/>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1D033C"/>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1D033C"/>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1D033C"/>
    <w:rPr>
      <w:color w:val="954F72" w:themeColor="followedHyperlink"/>
      <w:u w:val="single"/>
    </w:rPr>
  </w:style>
  <w:style w:type="character" w:styleId="Hashtag">
    <w:name w:val="Hashtag"/>
    <w:basedOn w:val="DefaultParagraphFont"/>
    <w:uiPriority w:val="99"/>
    <w:semiHidden/>
    <w:unhideWhenUsed/>
    <w:rsid w:val="001D033C"/>
    <w:rPr>
      <w:color w:val="2B579A"/>
      <w:shd w:val="clear" w:color="auto" w:fill="E1DFDD"/>
    </w:rPr>
  </w:style>
  <w:style w:type="character" w:styleId="HTMLAcronym">
    <w:name w:val="HTML Acronym"/>
    <w:basedOn w:val="DefaultParagraphFont"/>
    <w:uiPriority w:val="99"/>
    <w:semiHidden/>
    <w:unhideWhenUsed/>
    <w:rsid w:val="001D033C"/>
  </w:style>
  <w:style w:type="paragraph" w:styleId="HTMLAddress">
    <w:name w:val="HTML Address"/>
    <w:basedOn w:val="Normal"/>
    <w:link w:val="HTMLAddressChar"/>
    <w:uiPriority w:val="99"/>
    <w:semiHidden/>
    <w:unhideWhenUsed/>
    <w:rsid w:val="001D033C"/>
    <w:pPr>
      <w:spacing w:before="0"/>
    </w:pPr>
    <w:rPr>
      <w:i/>
      <w:iCs/>
    </w:rPr>
  </w:style>
  <w:style w:type="character" w:customStyle="1" w:styleId="HTMLAddressChar">
    <w:name w:val="HTML Address Char"/>
    <w:basedOn w:val="DefaultParagraphFont"/>
    <w:link w:val="HTMLAddress"/>
    <w:uiPriority w:val="99"/>
    <w:semiHidden/>
    <w:rsid w:val="001D033C"/>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1D033C"/>
    <w:rPr>
      <w:i/>
      <w:iCs/>
    </w:rPr>
  </w:style>
  <w:style w:type="character" w:styleId="HTMLCode">
    <w:name w:val="HTML Code"/>
    <w:basedOn w:val="DefaultParagraphFont"/>
    <w:uiPriority w:val="99"/>
    <w:semiHidden/>
    <w:unhideWhenUsed/>
    <w:rsid w:val="001D033C"/>
    <w:rPr>
      <w:rFonts w:ascii="Consolas" w:hAnsi="Consolas"/>
      <w:sz w:val="20"/>
      <w:szCs w:val="20"/>
    </w:rPr>
  </w:style>
  <w:style w:type="character" w:styleId="HTMLDefinition">
    <w:name w:val="HTML Definition"/>
    <w:basedOn w:val="DefaultParagraphFont"/>
    <w:uiPriority w:val="99"/>
    <w:semiHidden/>
    <w:unhideWhenUsed/>
    <w:rsid w:val="001D033C"/>
    <w:rPr>
      <w:i/>
      <w:iCs/>
    </w:rPr>
  </w:style>
  <w:style w:type="character" w:styleId="HTMLKeyboard">
    <w:name w:val="HTML Keyboard"/>
    <w:basedOn w:val="DefaultParagraphFont"/>
    <w:uiPriority w:val="99"/>
    <w:semiHidden/>
    <w:unhideWhenUsed/>
    <w:rsid w:val="001D033C"/>
    <w:rPr>
      <w:rFonts w:ascii="Consolas" w:hAnsi="Consolas"/>
      <w:sz w:val="20"/>
      <w:szCs w:val="20"/>
    </w:rPr>
  </w:style>
  <w:style w:type="paragraph" w:styleId="HTMLPreformatted">
    <w:name w:val="HTML Preformatted"/>
    <w:basedOn w:val="Normal"/>
    <w:link w:val="HTMLPreformattedChar"/>
    <w:uiPriority w:val="99"/>
    <w:semiHidden/>
    <w:unhideWhenUsed/>
    <w:rsid w:val="001D033C"/>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D033C"/>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1D033C"/>
    <w:rPr>
      <w:rFonts w:ascii="Consolas" w:hAnsi="Consolas"/>
      <w:sz w:val="24"/>
      <w:szCs w:val="24"/>
    </w:rPr>
  </w:style>
  <w:style w:type="character" w:styleId="HTMLTypewriter">
    <w:name w:val="HTML Typewriter"/>
    <w:basedOn w:val="DefaultParagraphFont"/>
    <w:uiPriority w:val="99"/>
    <w:semiHidden/>
    <w:unhideWhenUsed/>
    <w:rsid w:val="001D033C"/>
    <w:rPr>
      <w:rFonts w:ascii="Consolas" w:hAnsi="Consolas"/>
      <w:sz w:val="20"/>
      <w:szCs w:val="20"/>
    </w:rPr>
  </w:style>
  <w:style w:type="character" w:styleId="HTMLVariable">
    <w:name w:val="HTML Variable"/>
    <w:basedOn w:val="DefaultParagraphFont"/>
    <w:uiPriority w:val="99"/>
    <w:semiHidden/>
    <w:unhideWhenUsed/>
    <w:rsid w:val="001D033C"/>
    <w:rPr>
      <w:i/>
      <w:iCs/>
    </w:rPr>
  </w:style>
  <w:style w:type="paragraph" w:styleId="Index1">
    <w:name w:val="index 1"/>
    <w:basedOn w:val="Normal"/>
    <w:next w:val="Normal"/>
    <w:autoRedefine/>
    <w:uiPriority w:val="99"/>
    <w:semiHidden/>
    <w:unhideWhenUsed/>
    <w:rsid w:val="001D033C"/>
    <w:pPr>
      <w:spacing w:before="0"/>
      <w:ind w:left="240" w:hanging="240"/>
    </w:pPr>
  </w:style>
  <w:style w:type="paragraph" w:styleId="Index2">
    <w:name w:val="index 2"/>
    <w:basedOn w:val="Normal"/>
    <w:next w:val="Normal"/>
    <w:autoRedefine/>
    <w:uiPriority w:val="99"/>
    <w:semiHidden/>
    <w:unhideWhenUsed/>
    <w:rsid w:val="001D033C"/>
    <w:pPr>
      <w:spacing w:before="0"/>
      <w:ind w:left="480" w:hanging="240"/>
    </w:pPr>
  </w:style>
  <w:style w:type="paragraph" w:styleId="Index3">
    <w:name w:val="index 3"/>
    <w:basedOn w:val="Normal"/>
    <w:next w:val="Normal"/>
    <w:autoRedefine/>
    <w:uiPriority w:val="99"/>
    <w:semiHidden/>
    <w:unhideWhenUsed/>
    <w:rsid w:val="001D033C"/>
    <w:pPr>
      <w:spacing w:before="0"/>
      <w:ind w:left="720" w:hanging="240"/>
    </w:pPr>
  </w:style>
  <w:style w:type="paragraph" w:styleId="Index4">
    <w:name w:val="index 4"/>
    <w:basedOn w:val="Normal"/>
    <w:next w:val="Normal"/>
    <w:autoRedefine/>
    <w:uiPriority w:val="99"/>
    <w:semiHidden/>
    <w:unhideWhenUsed/>
    <w:rsid w:val="001D033C"/>
    <w:pPr>
      <w:spacing w:before="0"/>
      <w:ind w:left="960" w:hanging="240"/>
    </w:pPr>
  </w:style>
  <w:style w:type="paragraph" w:styleId="Index5">
    <w:name w:val="index 5"/>
    <w:basedOn w:val="Normal"/>
    <w:next w:val="Normal"/>
    <w:autoRedefine/>
    <w:uiPriority w:val="99"/>
    <w:semiHidden/>
    <w:unhideWhenUsed/>
    <w:rsid w:val="001D033C"/>
    <w:pPr>
      <w:spacing w:before="0"/>
      <w:ind w:left="1200" w:hanging="240"/>
    </w:pPr>
  </w:style>
  <w:style w:type="paragraph" w:styleId="Index6">
    <w:name w:val="index 6"/>
    <w:basedOn w:val="Normal"/>
    <w:next w:val="Normal"/>
    <w:autoRedefine/>
    <w:uiPriority w:val="99"/>
    <w:semiHidden/>
    <w:unhideWhenUsed/>
    <w:rsid w:val="001D033C"/>
    <w:pPr>
      <w:spacing w:before="0"/>
      <w:ind w:left="1440" w:hanging="240"/>
    </w:pPr>
  </w:style>
  <w:style w:type="paragraph" w:styleId="Index7">
    <w:name w:val="index 7"/>
    <w:basedOn w:val="Normal"/>
    <w:next w:val="Normal"/>
    <w:autoRedefine/>
    <w:uiPriority w:val="99"/>
    <w:semiHidden/>
    <w:unhideWhenUsed/>
    <w:rsid w:val="001D033C"/>
    <w:pPr>
      <w:spacing w:before="0"/>
      <w:ind w:left="1680" w:hanging="240"/>
    </w:pPr>
  </w:style>
  <w:style w:type="paragraph" w:styleId="Index8">
    <w:name w:val="index 8"/>
    <w:basedOn w:val="Normal"/>
    <w:next w:val="Normal"/>
    <w:autoRedefine/>
    <w:uiPriority w:val="99"/>
    <w:semiHidden/>
    <w:unhideWhenUsed/>
    <w:rsid w:val="001D033C"/>
    <w:pPr>
      <w:spacing w:before="0"/>
      <w:ind w:left="1920" w:hanging="240"/>
    </w:pPr>
  </w:style>
  <w:style w:type="paragraph" w:styleId="Index9">
    <w:name w:val="index 9"/>
    <w:basedOn w:val="Normal"/>
    <w:next w:val="Normal"/>
    <w:autoRedefine/>
    <w:uiPriority w:val="99"/>
    <w:semiHidden/>
    <w:unhideWhenUsed/>
    <w:rsid w:val="001D033C"/>
    <w:pPr>
      <w:spacing w:before="0"/>
      <w:ind w:left="2160" w:hanging="240"/>
    </w:pPr>
  </w:style>
  <w:style w:type="paragraph" w:styleId="IndexHeading">
    <w:name w:val="index heading"/>
    <w:basedOn w:val="Normal"/>
    <w:next w:val="Index1"/>
    <w:uiPriority w:val="99"/>
    <w:semiHidden/>
    <w:unhideWhenUsed/>
    <w:rsid w:val="001D033C"/>
    <w:rPr>
      <w:rFonts w:asciiTheme="majorHAnsi" w:eastAsiaTheme="majorEastAsia" w:hAnsiTheme="majorHAnsi" w:cstheme="majorBidi"/>
      <w:b/>
      <w:bCs/>
    </w:rPr>
  </w:style>
  <w:style w:type="character" w:styleId="IntenseEmphasis">
    <w:name w:val="Intense Emphasis"/>
    <w:basedOn w:val="DefaultParagraphFont"/>
    <w:uiPriority w:val="21"/>
    <w:rsid w:val="001D033C"/>
    <w:rPr>
      <w:i/>
      <w:iCs/>
      <w:color w:val="5B9BD5" w:themeColor="accent1"/>
    </w:rPr>
  </w:style>
  <w:style w:type="paragraph" w:styleId="IntenseQuote">
    <w:name w:val="Intense Quote"/>
    <w:basedOn w:val="Normal"/>
    <w:next w:val="Normal"/>
    <w:link w:val="IntenseQuoteChar"/>
    <w:uiPriority w:val="30"/>
    <w:rsid w:val="001D033C"/>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1D033C"/>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1D033C"/>
    <w:rPr>
      <w:b/>
      <w:bCs/>
      <w:smallCaps/>
      <w:color w:val="5B9BD5" w:themeColor="accent1"/>
      <w:spacing w:val="5"/>
    </w:rPr>
  </w:style>
  <w:style w:type="character" w:styleId="LineNumber">
    <w:name w:val="line number"/>
    <w:basedOn w:val="DefaultParagraphFont"/>
    <w:uiPriority w:val="99"/>
    <w:semiHidden/>
    <w:unhideWhenUsed/>
    <w:rsid w:val="001D033C"/>
  </w:style>
  <w:style w:type="paragraph" w:styleId="List">
    <w:name w:val="List"/>
    <w:basedOn w:val="Normal"/>
    <w:uiPriority w:val="99"/>
    <w:semiHidden/>
    <w:unhideWhenUsed/>
    <w:rsid w:val="001D033C"/>
    <w:pPr>
      <w:ind w:left="360" w:hanging="360"/>
      <w:contextualSpacing/>
    </w:pPr>
  </w:style>
  <w:style w:type="paragraph" w:styleId="List2">
    <w:name w:val="List 2"/>
    <w:basedOn w:val="Normal"/>
    <w:uiPriority w:val="99"/>
    <w:semiHidden/>
    <w:unhideWhenUsed/>
    <w:rsid w:val="001D033C"/>
    <w:pPr>
      <w:ind w:left="720" w:hanging="360"/>
      <w:contextualSpacing/>
    </w:pPr>
  </w:style>
  <w:style w:type="paragraph" w:styleId="List3">
    <w:name w:val="List 3"/>
    <w:basedOn w:val="Normal"/>
    <w:uiPriority w:val="99"/>
    <w:semiHidden/>
    <w:unhideWhenUsed/>
    <w:rsid w:val="001D033C"/>
    <w:pPr>
      <w:ind w:left="1080" w:hanging="360"/>
      <w:contextualSpacing/>
    </w:pPr>
  </w:style>
  <w:style w:type="paragraph" w:styleId="List4">
    <w:name w:val="List 4"/>
    <w:basedOn w:val="Normal"/>
    <w:uiPriority w:val="99"/>
    <w:semiHidden/>
    <w:unhideWhenUsed/>
    <w:rsid w:val="001D033C"/>
    <w:pPr>
      <w:ind w:left="1440" w:hanging="360"/>
      <w:contextualSpacing/>
    </w:pPr>
  </w:style>
  <w:style w:type="paragraph" w:styleId="List5">
    <w:name w:val="List 5"/>
    <w:basedOn w:val="Normal"/>
    <w:uiPriority w:val="99"/>
    <w:semiHidden/>
    <w:unhideWhenUsed/>
    <w:rsid w:val="001D033C"/>
    <w:pPr>
      <w:ind w:left="1800" w:hanging="360"/>
      <w:contextualSpacing/>
    </w:pPr>
  </w:style>
  <w:style w:type="paragraph" w:styleId="ListBullet">
    <w:name w:val="List Bullet"/>
    <w:basedOn w:val="Normal"/>
    <w:uiPriority w:val="99"/>
    <w:semiHidden/>
    <w:unhideWhenUsed/>
    <w:rsid w:val="001D033C"/>
    <w:pPr>
      <w:numPr>
        <w:numId w:val="1"/>
      </w:numPr>
      <w:contextualSpacing/>
    </w:pPr>
  </w:style>
  <w:style w:type="paragraph" w:styleId="ListBullet2">
    <w:name w:val="List Bullet 2"/>
    <w:basedOn w:val="Normal"/>
    <w:uiPriority w:val="99"/>
    <w:semiHidden/>
    <w:unhideWhenUsed/>
    <w:rsid w:val="001D033C"/>
    <w:pPr>
      <w:numPr>
        <w:numId w:val="2"/>
      </w:numPr>
      <w:contextualSpacing/>
    </w:pPr>
  </w:style>
  <w:style w:type="paragraph" w:styleId="ListBullet3">
    <w:name w:val="List Bullet 3"/>
    <w:basedOn w:val="Normal"/>
    <w:uiPriority w:val="99"/>
    <w:semiHidden/>
    <w:unhideWhenUsed/>
    <w:rsid w:val="001D033C"/>
    <w:pPr>
      <w:numPr>
        <w:numId w:val="3"/>
      </w:numPr>
      <w:contextualSpacing/>
    </w:pPr>
  </w:style>
  <w:style w:type="paragraph" w:styleId="ListBullet4">
    <w:name w:val="List Bullet 4"/>
    <w:basedOn w:val="Normal"/>
    <w:uiPriority w:val="99"/>
    <w:semiHidden/>
    <w:unhideWhenUsed/>
    <w:rsid w:val="001D033C"/>
    <w:pPr>
      <w:numPr>
        <w:numId w:val="4"/>
      </w:numPr>
      <w:contextualSpacing/>
    </w:pPr>
  </w:style>
  <w:style w:type="paragraph" w:styleId="ListBullet5">
    <w:name w:val="List Bullet 5"/>
    <w:basedOn w:val="Normal"/>
    <w:uiPriority w:val="99"/>
    <w:semiHidden/>
    <w:unhideWhenUsed/>
    <w:rsid w:val="001D033C"/>
    <w:pPr>
      <w:numPr>
        <w:numId w:val="5"/>
      </w:numPr>
      <w:contextualSpacing/>
    </w:pPr>
  </w:style>
  <w:style w:type="paragraph" w:styleId="ListContinue">
    <w:name w:val="List Continue"/>
    <w:basedOn w:val="Normal"/>
    <w:uiPriority w:val="99"/>
    <w:semiHidden/>
    <w:unhideWhenUsed/>
    <w:rsid w:val="001D033C"/>
    <w:pPr>
      <w:spacing w:after="120"/>
      <w:ind w:left="360"/>
      <w:contextualSpacing/>
    </w:pPr>
  </w:style>
  <w:style w:type="paragraph" w:styleId="ListContinue2">
    <w:name w:val="List Continue 2"/>
    <w:basedOn w:val="Normal"/>
    <w:uiPriority w:val="99"/>
    <w:semiHidden/>
    <w:unhideWhenUsed/>
    <w:rsid w:val="001D033C"/>
    <w:pPr>
      <w:spacing w:after="120"/>
      <w:ind w:left="720"/>
      <w:contextualSpacing/>
    </w:pPr>
  </w:style>
  <w:style w:type="paragraph" w:styleId="ListContinue3">
    <w:name w:val="List Continue 3"/>
    <w:basedOn w:val="Normal"/>
    <w:uiPriority w:val="99"/>
    <w:semiHidden/>
    <w:unhideWhenUsed/>
    <w:rsid w:val="001D033C"/>
    <w:pPr>
      <w:spacing w:after="120"/>
      <w:ind w:left="1080"/>
      <w:contextualSpacing/>
    </w:pPr>
  </w:style>
  <w:style w:type="paragraph" w:styleId="ListContinue4">
    <w:name w:val="List Continue 4"/>
    <w:basedOn w:val="Normal"/>
    <w:uiPriority w:val="99"/>
    <w:semiHidden/>
    <w:unhideWhenUsed/>
    <w:rsid w:val="001D033C"/>
    <w:pPr>
      <w:spacing w:after="120"/>
      <w:ind w:left="1440"/>
      <w:contextualSpacing/>
    </w:pPr>
  </w:style>
  <w:style w:type="paragraph" w:styleId="ListContinue5">
    <w:name w:val="List Continue 5"/>
    <w:basedOn w:val="Normal"/>
    <w:uiPriority w:val="99"/>
    <w:semiHidden/>
    <w:unhideWhenUsed/>
    <w:rsid w:val="001D033C"/>
    <w:pPr>
      <w:spacing w:after="120"/>
      <w:ind w:left="1800"/>
      <w:contextualSpacing/>
    </w:pPr>
  </w:style>
  <w:style w:type="paragraph" w:styleId="ListNumber">
    <w:name w:val="List Number"/>
    <w:basedOn w:val="Normal"/>
    <w:uiPriority w:val="99"/>
    <w:semiHidden/>
    <w:unhideWhenUsed/>
    <w:rsid w:val="001D033C"/>
    <w:pPr>
      <w:numPr>
        <w:numId w:val="6"/>
      </w:numPr>
      <w:contextualSpacing/>
    </w:pPr>
  </w:style>
  <w:style w:type="paragraph" w:styleId="ListNumber2">
    <w:name w:val="List Number 2"/>
    <w:basedOn w:val="Normal"/>
    <w:uiPriority w:val="99"/>
    <w:semiHidden/>
    <w:unhideWhenUsed/>
    <w:rsid w:val="001D033C"/>
    <w:pPr>
      <w:numPr>
        <w:numId w:val="7"/>
      </w:numPr>
      <w:contextualSpacing/>
    </w:pPr>
  </w:style>
  <w:style w:type="paragraph" w:styleId="ListNumber3">
    <w:name w:val="List Number 3"/>
    <w:basedOn w:val="Normal"/>
    <w:uiPriority w:val="99"/>
    <w:semiHidden/>
    <w:unhideWhenUsed/>
    <w:rsid w:val="001D033C"/>
    <w:pPr>
      <w:numPr>
        <w:numId w:val="8"/>
      </w:numPr>
      <w:contextualSpacing/>
    </w:pPr>
  </w:style>
  <w:style w:type="paragraph" w:styleId="ListNumber4">
    <w:name w:val="List Number 4"/>
    <w:basedOn w:val="Normal"/>
    <w:uiPriority w:val="99"/>
    <w:semiHidden/>
    <w:unhideWhenUsed/>
    <w:rsid w:val="001D033C"/>
    <w:pPr>
      <w:numPr>
        <w:numId w:val="9"/>
      </w:numPr>
      <w:contextualSpacing/>
    </w:pPr>
  </w:style>
  <w:style w:type="paragraph" w:styleId="ListNumber5">
    <w:name w:val="List Number 5"/>
    <w:basedOn w:val="Normal"/>
    <w:uiPriority w:val="99"/>
    <w:semiHidden/>
    <w:unhideWhenUsed/>
    <w:rsid w:val="001D033C"/>
    <w:pPr>
      <w:numPr>
        <w:numId w:val="10"/>
      </w:numPr>
      <w:contextualSpacing/>
    </w:pPr>
  </w:style>
  <w:style w:type="paragraph" w:styleId="ListParagraph">
    <w:name w:val="List Paragraph"/>
    <w:basedOn w:val="Normal"/>
    <w:uiPriority w:val="34"/>
    <w:qFormat/>
    <w:rsid w:val="001D033C"/>
    <w:pPr>
      <w:ind w:left="720"/>
      <w:contextualSpacing/>
    </w:pPr>
  </w:style>
  <w:style w:type="paragraph" w:styleId="MacroText">
    <w:name w:val="macro"/>
    <w:link w:val="MacroTextChar"/>
    <w:uiPriority w:val="99"/>
    <w:semiHidden/>
    <w:unhideWhenUsed/>
    <w:rsid w:val="001D033C"/>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1D033C"/>
    <w:rPr>
      <w:rFonts w:ascii="Consolas" w:hAnsi="Consolas" w:cs="Times New Roman"/>
      <w:sz w:val="20"/>
      <w:szCs w:val="20"/>
      <w:lang w:val="en-GB" w:eastAsia="ja-JP"/>
    </w:rPr>
  </w:style>
  <w:style w:type="paragraph" w:styleId="MessageHeader">
    <w:name w:val="Message Header"/>
    <w:basedOn w:val="Normal"/>
    <w:link w:val="MessageHeaderChar"/>
    <w:uiPriority w:val="99"/>
    <w:semiHidden/>
    <w:unhideWhenUsed/>
    <w:rsid w:val="001D033C"/>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1D033C"/>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1D033C"/>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unhideWhenUsed/>
    <w:rsid w:val="001D033C"/>
  </w:style>
  <w:style w:type="paragraph" w:styleId="NormalIndent">
    <w:name w:val="Normal Indent"/>
    <w:basedOn w:val="Normal"/>
    <w:uiPriority w:val="99"/>
    <w:semiHidden/>
    <w:unhideWhenUsed/>
    <w:rsid w:val="001D033C"/>
    <w:pPr>
      <w:ind w:left="720"/>
    </w:pPr>
  </w:style>
  <w:style w:type="paragraph" w:styleId="NoteHeading">
    <w:name w:val="Note Heading"/>
    <w:basedOn w:val="Normal"/>
    <w:next w:val="Normal"/>
    <w:link w:val="NoteHeadingChar"/>
    <w:uiPriority w:val="99"/>
    <w:semiHidden/>
    <w:unhideWhenUsed/>
    <w:rsid w:val="001D033C"/>
    <w:pPr>
      <w:spacing w:before="0"/>
    </w:pPr>
  </w:style>
  <w:style w:type="character" w:customStyle="1" w:styleId="NoteHeadingChar">
    <w:name w:val="Note Heading Char"/>
    <w:basedOn w:val="DefaultParagraphFont"/>
    <w:link w:val="NoteHeading"/>
    <w:uiPriority w:val="99"/>
    <w:semiHidden/>
    <w:rsid w:val="001D033C"/>
    <w:rPr>
      <w:rFonts w:ascii="Times New Roman" w:hAnsi="Times New Roman" w:cs="Times New Roman"/>
      <w:sz w:val="24"/>
      <w:szCs w:val="24"/>
      <w:lang w:val="en-GB" w:eastAsia="ja-JP"/>
    </w:rPr>
  </w:style>
  <w:style w:type="character" w:styleId="PageNumber">
    <w:name w:val="page number"/>
    <w:basedOn w:val="DefaultParagraphFont"/>
    <w:uiPriority w:val="99"/>
    <w:semiHidden/>
    <w:unhideWhenUsed/>
    <w:rsid w:val="001D033C"/>
  </w:style>
  <w:style w:type="paragraph" w:styleId="PlainText">
    <w:name w:val="Plain Text"/>
    <w:basedOn w:val="Normal"/>
    <w:link w:val="PlainTextChar"/>
    <w:uiPriority w:val="99"/>
    <w:semiHidden/>
    <w:unhideWhenUsed/>
    <w:rsid w:val="001D033C"/>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1D033C"/>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1D033C"/>
  </w:style>
  <w:style w:type="character" w:customStyle="1" w:styleId="SalutationChar">
    <w:name w:val="Salutation Char"/>
    <w:basedOn w:val="DefaultParagraphFont"/>
    <w:link w:val="Salutation"/>
    <w:uiPriority w:val="99"/>
    <w:semiHidden/>
    <w:rsid w:val="001D033C"/>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1D033C"/>
    <w:pPr>
      <w:spacing w:before="0"/>
      <w:ind w:left="4320"/>
    </w:pPr>
  </w:style>
  <w:style w:type="character" w:customStyle="1" w:styleId="SignatureChar">
    <w:name w:val="Signature Char"/>
    <w:basedOn w:val="DefaultParagraphFont"/>
    <w:link w:val="Signature"/>
    <w:uiPriority w:val="99"/>
    <w:semiHidden/>
    <w:rsid w:val="001D033C"/>
    <w:rPr>
      <w:rFonts w:ascii="Times New Roman" w:hAnsi="Times New Roman" w:cs="Times New Roman"/>
      <w:sz w:val="24"/>
      <w:szCs w:val="24"/>
      <w:lang w:val="en-GB" w:eastAsia="ja-JP"/>
    </w:rPr>
  </w:style>
  <w:style w:type="character" w:styleId="SmartHyperlink">
    <w:name w:val="Smart Hyperlink"/>
    <w:basedOn w:val="DefaultParagraphFont"/>
    <w:uiPriority w:val="99"/>
    <w:semiHidden/>
    <w:unhideWhenUsed/>
    <w:rsid w:val="001D033C"/>
    <w:rPr>
      <w:u w:val="dotted"/>
    </w:rPr>
  </w:style>
  <w:style w:type="character" w:styleId="SmartLink">
    <w:name w:val="Smart Link"/>
    <w:basedOn w:val="DefaultParagraphFont"/>
    <w:uiPriority w:val="99"/>
    <w:semiHidden/>
    <w:unhideWhenUsed/>
    <w:rsid w:val="001D033C"/>
    <w:rPr>
      <w:color w:val="0000FF"/>
      <w:u w:val="single"/>
      <w:shd w:val="clear" w:color="auto" w:fill="F3F2F1"/>
    </w:rPr>
  </w:style>
  <w:style w:type="character" w:styleId="Strong">
    <w:name w:val="Strong"/>
    <w:basedOn w:val="DefaultParagraphFont"/>
    <w:uiPriority w:val="22"/>
    <w:qFormat/>
    <w:rsid w:val="001D033C"/>
    <w:rPr>
      <w:b/>
      <w:bCs/>
    </w:rPr>
  </w:style>
  <w:style w:type="paragraph" w:styleId="Subtitle">
    <w:name w:val="Subtitle"/>
    <w:basedOn w:val="Normal"/>
    <w:next w:val="Normal"/>
    <w:link w:val="SubtitleChar"/>
    <w:uiPriority w:val="11"/>
    <w:rsid w:val="001D033C"/>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1D033C"/>
    <w:rPr>
      <w:color w:val="5A5A5A" w:themeColor="text1" w:themeTint="A5"/>
      <w:spacing w:val="15"/>
      <w:lang w:val="en-GB" w:eastAsia="ja-JP"/>
    </w:rPr>
  </w:style>
  <w:style w:type="character" w:styleId="SubtleEmphasis">
    <w:name w:val="Subtle Emphasis"/>
    <w:basedOn w:val="DefaultParagraphFont"/>
    <w:uiPriority w:val="19"/>
    <w:rsid w:val="001D033C"/>
    <w:rPr>
      <w:i/>
      <w:iCs/>
      <w:color w:val="404040" w:themeColor="text1" w:themeTint="BF"/>
    </w:rPr>
  </w:style>
  <w:style w:type="character" w:styleId="SubtleReference">
    <w:name w:val="Subtle Reference"/>
    <w:basedOn w:val="DefaultParagraphFont"/>
    <w:uiPriority w:val="31"/>
    <w:rsid w:val="001D033C"/>
    <w:rPr>
      <w:smallCaps/>
      <w:color w:val="5A5A5A" w:themeColor="text1" w:themeTint="A5"/>
    </w:rPr>
  </w:style>
  <w:style w:type="paragraph" w:styleId="TableofAuthorities">
    <w:name w:val="table of authorities"/>
    <w:basedOn w:val="Normal"/>
    <w:next w:val="Normal"/>
    <w:uiPriority w:val="99"/>
    <w:semiHidden/>
    <w:unhideWhenUsed/>
    <w:rsid w:val="001D033C"/>
    <w:pPr>
      <w:ind w:left="240" w:hanging="240"/>
    </w:pPr>
  </w:style>
  <w:style w:type="paragraph" w:styleId="Title">
    <w:name w:val="Title"/>
    <w:basedOn w:val="Normal"/>
    <w:next w:val="Normal"/>
    <w:link w:val="TitleChar"/>
    <w:uiPriority w:val="10"/>
    <w:rsid w:val="001D033C"/>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33C"/>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1D033C"/>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1D033C"/>
    <w:pPr>
      <w:spacing w:after="100"/>
      <w:ind w:left="720"/>
    </w:pPr>
  </w:style>
  <w:style w:type="paragraph" w:styleId="TOC5">
    <w:name w:val="toc 5"/>
    <w:basedOn w:val="Normal"/>
    <w:next w:val="Normal"/>
    <w:autoRedefine/>
    <w:uiPriority w:val="39"/>
    <w:semiHidden/>
    <w:unhideWhenUsed/>
    <w:rsid w:val="001D033C"/>
    <w:pPr>
      <w:spacing w:after="100"/>
      <w:ind w:left="960"/>
    </w:pPr>
  </w:style>
  <w:style w:type="paragraph" w:styleId="TOC6">
    <w:name w:val="toc 6"/>
    <w:basedOn w:val="Normal"/>
    <w:next w:val="Normal"/>
    <w:autoRedefine/>
    <w:uiPriority w:val="39"/>
    <w:semiHidden/>
    <w:unhideWhenUsed/>
    <w:rsid w:val="001D033C"/>
    <w:pPr>
      <w:spacing w:after="100"/>
      <w:ind w:left="1200"/>
    </w:pPr>
  </w:style>
  <w:style w:type="paragraph" w:styleId="TOC7">
    <w:name w:val="toc 7"/>
    <w:basedOn w:val="Normal"/>
    <w:next w:val="Normal"/>
    <w:autoRedefine/>
    <w:uiPriority w:val="39"/>
    <w:semiHidden/>
    <w:unhideWhenUsed/>
    <w:rsid w:val="001D033C"/>
    <w:pPr>
      <w:spacing w:after="100"/>
      <w:ind w:left="1440"/>
    </w:pPr>
  </w:style>
  <w:style w:type="paragraph" w:styleId="TOC8">
    <w:name w:val="toc 8"/>
    <w:basedOn w:val="Normal"/>
    <w:next w:val="Normal"/>
    <w:autoRedefine/>
    <w:uiPriority w:val="39"/>
    <w:semiHidden/>
    <w:unhideWhenUsed/>
    <w:rsid w:val="001D033C"/>
    <w:pPr>
      <w:spacing w:after="100"/>
      <w:ind w:left="1680"/>
    </w:pPr>
  </w:style>
  <w:style w:type="paragraph" w:styleId="TOC9">
    <w:name w:val="toc 9"/>
    <w:basedOn w:val="Normal"/>
    <w:next w:val="Normal"/>
    <w:autoRedefine/>
    <w:uiPriority w:val="39"/>
    <w:semiHidden/>
    <w:unhideWhenUsed/>
    <w:rsid w:val="001D033C"/>
    <w:pPr>
      <w:spacing w:after="100"/>
      <w:ind w:left="1920"/>
    </w:pPr>
  </w:style>
  <w:style w:type="paragraph" w:styleId="TOCHeading">
    <w:name w:val="TOC Heading"/>
    <w:basedOn w:val="Heading1"/>
    <w:next w:val="Normal"/>
    <w:uiPriority w:val="39"/>
    <w:semiHidden/>
    <w:unhideWhenUsed/>
    <w:rsid w:val="001D033C"/>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paragraph" w:customStyle="1" w:styleId="TSBHeaderRight14">
    <w:name w:val="TSBHeaderRight14"/>
    <w:basedOn w:val="Normal"/>
    <w:qFormat/>
    <w:rsid w:val="00397713"/>
    <w:pPr>
      <w:jc w:val="right"/>
    </w:pPr>
    <w:rPr>
      <w:b/>
      <w:bCs/>
      <w:sz w:val="28"/>
      <w:szCs w:val="28"/>
    </w:rPr>
  </w:style>
  <w:style w:type="paragraph" w:customStyle="1" w:styleId="TSBHeaderQuestion">
    <w:name w:val="TSBHeaderQuestion"/>
    <w:basedOn w:val="Normal"/>
    <w:qFormat/>
    <w:rsid w:val="00397713"/>
  </w:style>
  <w:style w:type="paragraph" w:customStyle="1" w:styleId="TSBHeaderSource">
    <w:name w:val="TSBHeaderSource"/>
    <w:basedOn w:val="Normal"/>
    <w:qFormat/>
    <w:rsid w:val="00397713"/>
  </w:style>
  <w:style w:type="paragraph" w:customStyle="1" w:styleId="TSBHeaderTitle">
    <w:name w:val="TSBHeaderTitle"/>
    <w:basedOn w:val="Normal"/>
    <w:qFormat/>
    <w:rsid w:val="00397713"/>
  </w:style>
  <w:style w:type="paragraph" w:customStyle="1" w:styleId="TSBHeaderSummary">
    <w:name w:val="TSBHeaderSummary"/>
    <w:basedOn w:val="Normal"/>
    <w:rsid w:val="00397713"/>
  </w:style>
  <w:style w:type="table" w:styleId="TableGrid">
    <w:name w:val="Table Grid"/>
    <w:basedOn w:val="TableNormal"/>
    <w:uiPriority w:val="39"/>
    <w:qFormat/>
    <w:rsid w:val="001A0E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aireCar1">
    <w:name w:val="Commentaire Car1"/>
    <w:basedOn w:val="DefaultParagraphFont"/>
    <w:uiPriority w:val="99"/>
    <w:semiHidden/>
    <w:rsid w:val="001A0ED9"/>
    <w:rPr>
      <w:rFonts w:ascii="Times New Roman" w:hAnsi="Times New Roman" w:cs="Times New Roman"/>
      <w:sz w:val="20"/>
      <w:szCs w:val="20"/>
      <w:lang w:val="en-GB" w:eastAsia="ja-JP"/>
    </w:rPr>
  </w:style>
  <w:style w:type="character" w:customStyle="1" w:styleId="ObjetducommentaireCar1">
    <w:name w:val="Objet du commentaire Car1"/>
    <w:basedOn w:val="CommentaireCar1"/>
    <w:uiPriority w:val="99"/>
    <w:semiHidden/>
    <w:rsid w:val="001A0ED9"/>
    <w:rPr>
      <w:rFonts w:ascii="Times New Roman" w:hAnsi="Times New Roman" w:cs="Times New Roman"/>
      <w:b/>
      <w:bCs/>
      <w:sz w:val="20"/>
      <w:szCs w:val="20"/>
      <w:lang w:val="en-GB" w:eastAsia="ja-JP"/>
    </w:rPr>
  </w:style>
  <w:style w:type="character" w:customStyle="1" w:styleId="pubauthor">
    <w:name w:val="pubauthor"/>
    <w:basedOn w:val="DefaultParagraphFont"/>
    <w:rsid w:val="001A0ED9"/>
  </w:style>
  <w:style w:type="character" w:customStyle="1" w:styleId="pubtitle">
    <w:name w:val="pubtitle"/>
    <w:basedOn w:val="DefaultParagraphFont"/>
    <w:rsid w:val="001A0ED9"/>
  </w:style>
  <w:style w:type="character" w:customStyle="1" w:styleId="mjx-char">
    <w:name w:val="mjx-char"/>
    <w:basedOn w:val="DefaultParagraphFont"/>
    <w:rsid w:val="001A0E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4797467">
      <w:bodyDiv w:val="1"/>
      <w:marLeft w:val="0"/>
      <w:marRight w:val="0"/>
      <w:marTop w:val="0"/>
      <w:marBottom w:val="0"/>
      <w:divBdr>
        <w:top w:val="none" w:sz="0" w:space="0" w:color="auto"/>
        <w:left w:val="none" w:sz="0" w:space="0" w:color="auto"/>
        <w:bottom w:val="none" w:sz="0" w:space="0" w:color="auto"/>
        <w:right w:val="none" w:sz="0" w:space="0" w:color="auto"/>
      </w:divBdr>
    </w:div>
    <w:div w:id="1313174728">
      <w:bodyDiv w:val="1"/>
      <w:marLeft w:val="0"/>
      <w:marRight w:val="0"/>
      <w:marTop w:val="0"/>
      <w:marBottom w:val="0"/>
      <w:divBdr>
        <w:top w:val="none" w:sz="0" w:space="0" w:color="auto"/>
        <w:left w:val="none" w:sz="0" w:space="0" w:color="auto"/>
        <w:bottom w:val="none" w:sz="0" w:space="0" w:color="auto"/>
        <w:right w:val="none" w:sz="0" w:space="0" w:color="auto"/>
      </w:divBdr>
      <w:divsChild>
        <w:div w:id="1406294001">
          <w:marLeft w:val="0"/>
          <w:marRight w:val="0"/>
          <w:marTop w:val="0"/>
          <w:marBottom w:val="0"/>
          <w:divBdr>
            <w:top w:val="none" w:sz="0" w:space="0" w:color="auto"/>
            <w:left w:val="none" w:sz="0" w:space="0" w:color="auto"/>
            <w:bottom w:val="none" w:sz="0" w:space="0" w:color="auto"/>
            <w:right w:val="none" w:sz="0" w:space="0" w:color="auto"/>
          </w:divBdr>
        </w:div>
        <w:div w:id="572811160">
          <w:marLeft w:val="0"/>
          <w:marRight w:val="0"/>
          <w:marTop w:val="0"/>
          <w:marBottom w:val="0"/>
          <w:divBdr>
            <w:top w:val="none" w:sz="0" w:space="0" w:color="auto"/>
            <w:left w:val="none" w:sz="0" w:space="0" w:color="auto"/>
            <w:bottom w:val="none" w:sz="0" w:space="0" w:color="auto"/>
            <w:right w:val="none" w:sz="0" w:space="0" w:color="auto"/>
          </w:divBdr>
          <w:divsChild>
            <w:div w:id="1735616890">
              <w:marLeft w:val="0"/>
              <w:marRight w:val="0"/>
              <w:marTop w:val="0"/>
              <w:marBottom w:val="0"/>
              <w:divBdr>
                <w:top w:val="none" w:sz="0" w:space="0" w:color="auto"/>
                <w:left w:val="none" w:sz="0" w:space="0" w:color="auto"/>
                <w:bottom w:val="none" w:sz="0" w:space="0" w:color="auto"/>
                <w:right w:val="none" w:sz="0" w:space="0" w:color="auto"/>
              </w:divBdr>
            </w:div>
          </w:divsChild>
        </w:div>
        <w:div w:id="1103838391">
          <w:marLeft w:val="0"/>
          <w:marRight w:val="0"/>
          <w:marTop w:val="0"/>
          <w:marBottom w:val="0"/>
          <w:divBdr>
            <w:top w:val="none" w:sz="0" w:space="0" w:color="auto"/>
            <w:left w:val="none" w:sz="0" w:space="0" w:color="auto"/>
            <w:bottom w:val="none" w:sz="0" w:space="0" w:color="auto"/>
            <w:right w:val="none" w:sz="0" w:space="0" w:color="auto"/>
          </w:divBdr>
          <w:divsChild>
            <w:div w:id="1290546347">
              <w:marLeft w:val="0"/>
              <w:marRight w:val="0"/>
              <w:marTop w:val="0"/>
              <w:marBottom w:val="0"/>
              <w:divBdr>
                <w:top w:val="none" w:sz="0" w:space="0" w:color="auto"/>
                <w:left w:val="none" w:sz="0" w:space="0" w:color="auto"/>
                <w:bottom w:val="none" w:sz="0" w:space="0" w:color="auto"/>
                <w:right w:val="none" w:sz="0" w:space="0" w:color="auto"/>
              </w:divBdr>
            </w:div>
          </w:divsChild>
        </w:div>
        <w:div w:id="1012032862">
          <w:marLeft w:val="0"/>
          <w:marRight w:val="0"/>
          <w:marTop w:val="0"/>
          <w:marBottom w:val="0"/>
          <w:divBdr>
            <w:top w:val="none" w:sz="0" w:space="0" w:color="auto"/>
            <w:left w:val="none" w:sz="0" w:space="0" w:color="auto"/>
            <w:bottom w:val="none" w:sz="0" w:space="0" w:color="auto"/>
            <w:right w:val="none" w:sz="0" w:space="0" w:color="auto"/>
          </w:divBdr>
          <w:divsChild>
            <w:div w:id="1649506320">
              <w:marLeft w:val="0"/>
              <w:marRight w:val="0"/>
              <w:marTop w:val="0"/>
              <w:marBottom w:val="0"/>
              <w:divBdr>
                <w:top w:val="none" w:sz="0" w:space="0" w:color="auto"/>
                <w:left w:val="none" w:sz="0" w:space="0" w:color="auto"/>
                <w:bottom w:val="none" w:sz="0" w:space="0" w:color="auto"/>
                <w:right w:val="none" w:sz="0" w:space="0" w:color="auto"/>
              </w:divBdr>
            </w:div>
          </w:divsChild>
        </w:div>
        <w:div w:id="473374136">
          <w:marLeft w:val="0"/>
          <w:marRight w:val="0"/>
          <w:marTop w:val="0"/>
          <w:marBottom w:val="0"/>
          <w:divBdr>
            <w:top w:val="none" w:sz="0" w:space="0" w:color="auto"/>
            <w:left w:val="none" w:sz="0" w:space="0" w:color="auto"/>
            <w:bottom w:val="none" w:sz="0" w:space="0" w:color="auto"/>
            <w:right w:val="none" w:sz="0" w:space="0" w:color="auto"/>
          </w:divBdr>
          <w:divsChild>
            <w:div w:id="2139833780">
              <w:marLeft w:val="0"/>
              <w:marRight w:val="0"/>
              <w:marTop w:val="0"/>
              <w:marBottom w:val="0"/>
              <w:divBdr>
                <w:top w:val="none" w:sz="0" w:space="0" w:color="auto"/>
                <w:left w:val="none" w:sz="0" w:space="0" w:color="auto"/>
                <w:bottom w:val="none" w:sz="0" w:space="0" w:color="auto"/>
                <w:right w:val="none" w:sz="0" w:space="0" w:color="auto"/>
              </w:divBdr>
            </w:div>
          </w:divsChild>
        </w:div>
        <w:div w:id="1655719143">
          <w:marLeft w:val="0"/>
          <w:marRight w:val="0"/>
          <w:marTop w:val="0"/>
          <w:marBottom w:val="0"/>
          <w:divBdr>
            <w:top w:val="none" w:sz="0" w:space="0" w:color="auto"/>
            <w:left w:val="none" w:sz="0" w:space="0" w:color="auto"/>
            <w:bottom w:val="none" w:sz="0" w:space="0" w:color="auto"/>
            <w:right w:val="none" w:sz="0" w:space="0" w:color="auto"/>
          </w:divBdr>
        </w:div>
        <w:div w:id="1225992650">
          <w:marLeft w:val="0"/>
          <w:marRight w:val="0"/>
          <w:marTop w:val="0"/>
          <w:marBottom w:val="0"/>
          <w:divBdr>
            <w:top w:val="none" w:sz="0" w:space="0" w:color="auto"/>
            <w:left w:val="none" w:sz="0" w:space="0" w:color="auto"/>
            <w:bottom w:val="none" w:sz="0" w:space="0" w:color="auto"/>
            <w:right w:val="none" w:sz="0" w:space="0" w:color="auto"/>
          </w:divBdr>
          <w:divsChild>
            <w:div w:id="1878931845">
              <w:marLeft w:val="0"/>
              <w:marRight w:val="0"/>
              <w:marTop w:val="0"/>
              <w:marBottom w:val="0"/>
              <w:divBdr>
                <w:top w:val="none" w:sz="0" w:space="0" w:color="auto"/>
                <w:left w:val="none" w:sz="0" w:space="0" w:color="auto"/>
                <w:bottom w:val="none" w:sz="0" w:space="0" w:color="auto"/>
                <w:right w:val="none" w:sz="0" w:space="0" w:color="auto"/>
              </w:divBdr>
            </w:div>
          </w:divsChild>
        </w:div>
        <w:div w:id="179779711">
          <w:marLeft w:val="0"/>
          <w:marRight w:val="0"/>
          <w:marTop w:val="0"/>
          <w:marBottom w:val="0"/>
          <w:divBdr>
            <w:top w:val="none" w:sz="0" w:space="0" w:color="auto"/>
            <w:left w:val="none" w:sz="0" w:space="0" w:color="auto"/>
            <w:bottom w:val="none" w:sz="0" w:space="0" w:color="auto"/>
            <w:right w:val="none" w:sz="0" w:space="0" w:color="auto"/>
          </w:divBdr>
          <w:divsChild>
            <w:div w:id="1965425531">
              <w:marLeft w:val="0"/>
              <w:marRight w:val="0"/>
              <w:marTop w:val="0"/>
              <w:marBottom w:val="0"/>
              <w:divBdr>
                <w:top w:val="none" w:sz="0" w:space="0" w:color="auto"/>
                <w:left w:val="none" w:sz="0" w:space="0" w:color="auto"/>
                <w:bottom w:val="none" w:sz="0" w:space="0" w:color="auto"/>
                <w:right w:val="none" w:sz="0" w:space="0" w:color="auto"/>
              </w:divBdr>
              <w:divsChild>
                <w:div w:id="132338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879173">
          <w:marLeft w:val="0"/>
          <w:marRight w:val="0"/>
          <w:marTop w:val="0"/>
          <w:marBottom w:val="0"/>
          <w:divBdr>
            <w:top w:val="none" w:sz="0" w:space="0" w:color="auto"/>
            <w:left w:val="none" w:sz="0" w:space="0" w:color="auto"/>
            <w:bottom w:val="none" w:sz="0" w:space="0" w:color="auto"/>
            <w:right w:val="none" w:sz="0" w:space="0" w:color="auto"/>
          </w:divBdr>
        </w:div>
      </w:divsChild>
    </w:div>
    <w:div w:id="1569728992">
      <w:bodyDiv w:val="1"/>
      <w:marLeft w:val="0"/>
      <w:marRight w:val="0"/>
      <w:marTop w:val="0"/>
      <w:marBottom w:val="0"/>
      <w:divBdr>
        <w:top w:val="none" w:sz="0" w:space="0" w:color="auto"/>
        <w:left w:val="none" w:sz="0" w:space="0" w:color="auto"/>
        <w:bottom w:val="none" w:sz="0" w:space="0" w:color="auto"/>
        <w:right w:val="none" w:sz="0" w:space="0" w:color="auto"/>
      </w:divBdr>
      <w:divsChild>
        <w:div w:id="860897876">
          <w:marLeft w:val="0"/>
          <w:marRight w:val="0"/>
          <w:marTop w:val="0"/>
          <w:marBottom w:val="0"/>
          <w:divBdr>
            <w:top w:val="none" w:sz="0" w:space="0" w:color="auto"/>
            <w:left w:val="none" w:sz="0" w:space="0" w:color="auto"/>
            <w:bottom w:val="none" w:sz="0" w:space="0" w:color="auto"/>
            <w:right w:val="none" w:sz="0" w:space="0" w:color="auto"/>
          </w:divBdr>
        </w:div>
        <w:div w:id="2056616205">
          <w:marLeft w:val="0"/>
          <w:marRight w:val="0"/>
          <w:marTop w:val="0"/>
          <w:marBottom w:val="0"/>
          <w:divBdr>
            <w:top w:val="none" w:sz="0" w:space="0" w:color="auto"/>
            <w:left w:val="none" w:sz="0" w:space="0" w:color="auto"/>
            <w:bottom w:val="none" w:sz="0" w:space="0" w:color="auto"/>
            <w:right w:val="none" w:sz="0" w:space="0" w:color="auto"/>
          </w:divBdr>
          <w:divsChild>
            <w:div w:id="700058044">
              <w:marLeft w:val="0"/>
              <w:marRight w:val="0"/>
              <w:marTop w:val="0"/>
              <w:marBottom w:val="0"/>
              <w:divBdr>
                <w:top w:val="none" w:sz="0" w:space="0" w:color="auto"/>
                <w:left w:val="none" w:sz="0" w:space="0" w:color="auto"/>
                <w:bottom w:val="none" w:sz="0" w:space="0" w:color="auto"/>
                <w:right w:val="none" w:sz="0" w:space="0" w:color="auto"/>
              </w:divBdr>
            </w:div>
          </w:divsChild>
        </w:div>
        <w:div w:id="985084854">
          <w:marLeft w:val="0"/>
          <w:marRight w:val="0"/>
          <w:marTop w:val="0"/>
          <w:marBottom w:val="0"/>
          <w:divBdr>
            <w:top w:val="none" w:sz="0" w:space="0" w:color="auto"/>
            <w:left w:val="none" w:sz="0" w:space="0" w:color="auto"/>
            <w:bottom w:val="none" w:sz="0" w:space="0" w:color="auto"/>
            <w:right w:val="none" w:sz="0" w:space="0" w:color="auto"/>
          </w:divBdr>
          <w:divsChild>
            <w:div w:id="401024821">
              <w:marLeft w:val="0"/>
              <w:marRight w:val="0"/>
              <w:marTop w:val="0"/>
              <w:marBottom w:val="0"/>
              <w:divBdr>
                <w:top w:val="none" w:sz="0" w:space="0" w:color="auto"/>
                <w:left w:val="none" w:sz="0" w:space="0" w:color="auto"/>
                <w:bottom w:val="none" w:sz="0" w:space="0" w:color="auto"/>
                <w:right w:val="none" w:sz="0" w:space="0" w:color="auto"/>
              </w:divBdr>
            </w:div>
          </w:divsChild>
        </w:div>
        <w:div w:id="256712656">
          <w:marLeft w:val="0"/>
          <w:marRight w:val="0"/>
          <w:marTop w:val="0"/>
          <w:marBottom w:val="0"/>
          <w:divBdr>
            <w:top w:val="none" w:sz="0" w:space="0" w:color="auto"/>
            <w:left w:val="none" w:sz="0" w:space="0" w:color="auto"/>
            <w:bottom w:val="none" w:sz="0" w:space="0" w:color="auto"/>
            <w:right w:val="none" w:sz="0" w:space="0" w:color="auto"/>
          </w:divBdr>
          <w:divsChild>
            <w:div w:id="1757942756">
              <w:marLeft w:val="0"/>
              <w:marRight w:val="0"/>
              <w:marTop w:val="0"/>
              <w:marBottom w:val="0"/>
              <w:divBdr>
                <w:top w:val="none" w:sz="0" w:space="0" w:color="auto"/>
                <w:left w:val="none" w:sz="0" w:space="0" w:color="auto"/>
                <w:bottom w:val="none" w:sz="0" w:space="0" w:color="auto"/>
                <w:right w:val="none" w:sz="0" w:space="0" w:color="auto"/>
              </w:divBdr>
            </w:div>
          </w:divsChild>
        </w:div>
        <w:div w:id="1695378729">
          <w:marLeft w:val="0"/>
          <w:marRight w:val="0"/>
          <w:marTop w:val="0"/>
          <w:marBottom w:val="0"/>
          <w:divBdr>
            <w:top w:val="none" w:sz="0" w:space="0" w:color="auto"/>
            <w:left w:val="none" w:sz="0" w:space="0" w:color="auto"/>
            <w:bottom w:val="none" w:sz="0" w:space="0" w:color="auto"/>
            <w:right w:val="none" w:sz="0" w:space="0" w:color="auto"/>
          </w:divBdr>
          <w:divsChild>
            <w:div w:id="1905868350">
              <w:marLeft w:val="0"/>
              <w:marRight w:val="0"/>
              <w:marTop w:val="0"/>
              <w:marBottom w:val="0"/>
              <w:divBdr>
                <w:top w:val="none" w:sz="0" w:space="0" w:color="auto"/>
                <w:left w:val="none" w:sz="0" w:space="0" w:color="auto"/>
                <w:bottom w:val="none" w:sz="0" w:space="0" w:color="auto"/>
                <w:right w:val="none" w:sz="0" w:space="0" w:color="auto"/>
              </w:divBdr>
            </w:div>
          </w:divsChild>
        </w:div>
        <w:div w:id="661854302">
          <w:marLeft w:val="0"/>
          <w:marRight w:val="0"/>
          <w:marTop w:val="0"/>
          <w:marBottom w:val="0"/>
          <w:divBdr>
            <w:top w:val="none" w:sz="0" w:space="0" w:color="auto"/>
            <w:left w:val="none" w:sz="0" w:space="0" w:color="auto"/>
            <w:bottom w:val="none" w:sz="0" w:space="0" w:color="auto"/>
            <w:right w:val="none" w:sz="0" w:space="0" w:color="auto"/>
          </w:divBdr>
        </w:div>
        <w:div w:id="1079446614">
          <w:marLeft w:val="0"/>
          <w:marRight w:val="0"/>
          <w:marTop w:val="0"/>
          <w:marBottom w:val="0"/>
          <w:divBdr>
            <w:top w:val="none" w:sz="0" w:space="0" w:color="auto"/>
            <w:left w:val="none" w:sz="0" w:space="0" w:color="auto"/>
            <w:bottom w:val="none" w:sz="0" w:space="0" w:color="auto"/>
            <w:right w:val="none" w:sz="0" w:space="0" w:color="auto"/>
          </w:divBdr>
          <w:divsChild>
            <w:div w:id="1437214134">
              <w:marLeft w:val="0"/>
              <w:marRight w:val="0"/>
              <w:marTop w:val="0"/>
              <w:marBottom w:val="0"/>
              <w:divBdr>
                <w:top w:val="none" w:sz="0" w:space="0" w:color="auto"/>
                <w:left w:val="none" w:sz="0" w:space="0" w:color="auto"/>
                <w:bottom w:val="none" w:sz="0" w:space="0" w:color="auto"/>
                <w:right w:val="none" w:sz="0" w:space="0" w:color="auto"/>
              </w:divBdr>
            </w:div>
          </w:divsChild>
        </w:div>
        <w:div w:id="1158300961">
          <w:marLeft w:val="0"/>
          <w:marRight w:val="0"/>
          <w:marTop w:val="0"/>
          <w:marBottom w:val="0"/>
          <w:divBdr>
            <w:top w:val="none" w:sz="0" w:space="0" w:color="auto"/>
            <w:left w:val="none" w:sz="0" w:space="0" w:color="auto"/>
            <w:bottom w:val="none" w:sz="0" w:space="0" w:color="auto"/>
            <w:right w:val="none" w:sz="0" w:space="0" w:color="auto"/>
          </w:divBdr>
          <w:divsChild>
            <w:div w:id="1566337670">
              <w:marLeft w:val="0"/>
              <w:marRight w:val="0"/>
              <w:marTop w:val="0"/>
              <w:marBottom w:val="0"/>
              <w:divBdr>
                <w:top w:val="none" w:sz="0" w:space="0" w:color="auto"/>
                <w:left w:val="none" w:sz="0" w:space="0" w:color="auto"/>
                <w:bottom w:val="none" w:sz="0" w:space="0" w:color="auto"/>
                <w:right w:val="none" w:sz="0" w:space="0" w:color="auto"/>
              </w:divBdr>
              <w:divsChild>
                <w:div w:id="101229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6721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tu.int/md/T22-SG17-C-0108/en" TargetMode="External"/><Relationship Id="rId18" Type="http://schemas.openxmlformats.org/officeDocument/2006/relationships/comments" Target="comments.xml"/><Relationship Id="rId26" Type="http://schemas.openxmlformats.org/officeDocument/2006/relationships/hyperlink" Target="https://clicktime.symantec.com/3Uo8F8tEV5zje5AjFLmRoSN7Vc?u=http%3A%2F%2Fwww.networkflexibility.org" TargetMode="External"/><Relationship Id="rId3" Type="http://schemas.openxmlformats.org/officeDocument/2006/relationships/customXml" Target="../customXml/item3.xml"/><Relationship Id="rId21" Type="http://schemas.microsoft.com/office/2018/08/relationships/commentsExtensible" Target="commentsExtensible.xml"/><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hyperlink" Target="mailto:Arnaud.Taddei@broadcom.com" TargetMode="External"/><Relationship Id="rId17" Type="http://schemas.openxmlformats.org/officeDocument/2006/relationships/hyperlink" Target="https://www.itu.int/md/T22-SG17-C-0120/en" TargetMode="External"/><Relationship Id="rId25" Type="http://schemas.openxmlformats.org/officeDocument/2006/relationships/hyperlink" Target="https://clicktime.symantec.com/37DwNgwiZmysZtrAy1rEdQu7Vc?u=https%3A%2F%2Fmediatum.ub.tum.de%2Fnode%3Fid%3D1487546"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itu.int/md/T22-SG17-C-0108/en" TargetMode="External"/><Relationship Id="rId20" Type="http://schemas.microsoft.com/office/2016/09/relationships/commentsIds" Target="commentsIds.xml"/><Relationship Id="rId29" Type="http://schemas.openxmlformats.org/officeDocument/2006/relationships/hyperlink" Target="https://en.wikipedia.org/wiki/Multiple-criteria_decision_analysi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1109/MCOM.2018.1700601"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itu.int/md/T17-SG17-200824-TD-PLEN-3386" TargetMode="External"/><Relationship Id="rId23" Type="http://schemas.openxmlformats.org/officeDocument/2006/relationships/image" Target="media/image3.png"/><Relationship Id="rId28" Type="http://schemas.openxmlformats.org/officeDocument/2006/relationships/hyperlink" Target="https://www.opengroup.org/togaf" TargetMode="External"/><Relationship Id="rId36" Type="http://schemas.openxmlformats.org/officeDocument/2006/relationships/theme" Target="theme/theme1.xml"/><Relationship Id="rId10" Type="http://schemas.openxmlformats.org/officeDocument/2006/relationships/endnotes" Target="endnotes.xml"/><Relationship Id="rId19" Type="http://schemas.microsoft.com/office/2011/relationships/commentsExtended" Target="commentsExtended.xml"/><Relationship Id="rId31" Type="http://schemas.openxmlformats.org/officeDocument/2006/relationships/hyperlink" Target="https://doi.org/10.1007/s11277-020-07310-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tu.int/md/T22-SG17-C-0120/en" TargetMode="External"/><Relationship Id="rId22" Type="http://schemas.openxmlformats.org/officeDocument/2006/relationships/image" Target="media/image2.png"/><Relationship Id="rId27" Type="http://schemas.openxmlformats.org/officeDocument/2006/relationships/hyperlink" Target="https://www.researchgate.net/profile/Francisca_Losavio/publication/220629983_Designing_Quality_Architecture_Incorporating_ISO_Standards_into_the_Unified_Process/links/5779ff9f08aead7ba076473f/Designing-Quality-Architecture-Incorporating-ISO-Standards-into-the-Unified-Process.pdf" TargetMode="External"/><Relationship Id="rId30" Type="http://schemas.openxmlformats.org/officeDocument/2006/relationships/hyperlink" Target="https://owasp.org/www-pdf-archive/Owasp-ciso-guide.pdf" TargetMode="External"/><Relationship Id="rId35" Type="http://schemas.openxmlformats.org/officeDocument/2006/relationships/glossaryDocument" Target="glossary/document.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mpos\AppData\Roaming\Microsoft\Templates\ITU-T%20SG\Basic_Docum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3567DECF511D8488633FDFA827B7274"/>
        <w:category>
          <w:name w:val="General"/>
          <w:gallery w:val="placeholder"/>
        </w:category>
        <w:types>
          <w:type w:val="bbPlcHdr"/>
        </w:types>
        <w:behaviors>
          <w:behavior w:val="content"/>
        </w:behaviors>
        <w:guid w:val="{817B3C3A-26CB-D748-9AFC-FF17DB270D7C}"/>
      </w:docPartPr>
      <w:docPartBody>
        <w:p w:rsidR="001D0DE9" w:rsidRDefault="00E3554E" w:rsidP="00E3554E">
          <w:pPr>
            <w:pStyle w:val="53567DECF511D8488633FDFA827B7274"/>
          </w:pPr>
          <w:r w:rsidRPr="001229A4">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
    <w:altName w:val="Segoe Print"/>
    <w:panose1 w:val="00000000000000000000"/>
    <w:charset w:val="80"/>
    <w:family w:val="auto"/>
    <w:notTrueType/>
    <w:pitch w:val="variable"/>
    <w:sig w:usb0="00000001" w:usb1="08070000" w:usb2="00000010" w:usb3="00000000" w:csb0="00020000" w:csb1="00000000"/>
  </w:font>
  <w:font w:name="MS Mincho">
    <w:altName w:val="MS Mincho"/>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SymbolMT">
    <w:altName w:val="Cambria"/>
    <w:panose1 w:val="00000000000000000000"/>
    <w:charset w:val="00"/>
    <w:family w:val="roman"/>
    <w:notTrueType/>
    <w:pitch w:val="default"/>
  </w:font>
  <w:font w:name="ArialMT">
    <w:altName w:val="MS Gothic"/>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54E"/>
    <w:rsid w:val="001D0DE9"/>
    <w:rsid w:val="00AF0829"/>
    <w:rsid w:val="00E3554E"/>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E3554E"/>
    <w:rPr>
      <w:rFonts w:ascii="Times New Roman" w:hAnsi="Times New Roman"/>
      <w:color w:val="808080"/>
    </w:rPr>
  </w:style>
  <w:style w:type="paragraph" w:customStyle="1" w:styleId="53567DECF511D8488633FDFA827B7274">
    <w:name w:val="53567DECF511D8488633FDFA827B7274"/>
    <w:rsid w:val="00E3554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41769929400247A482A6B8D8C3D7A8" ma:contentTypeVersion="13" ma:contentTypeDescription="Create a new document." ma:contentTypeScope="" ma:versionID="e830e95c80d01d3c77f9c8d76986a6e8">
  <xsd:schema xmlns:xsd="http://www.w3.org/2001/XMLSchema" xmlns:xs="http://www.w3.org/2001/XMLSchema" xmlns:p="http://schemas.microsoft.com/office/2006/metadata/properties" xmlns:ns2="1238c2fb-f919-419c-a17c-617fee3c8b80" xmlns:ns3="fb0eb7e9-6560-4c49-b26e-dd8179726d23" targetNamespace="http://schemas.microsoft.com/office/2006/metadata/properties" ma:root="true" ma:fieldsID="80e8854e3f0d6c79f468e007b42a6179" ns2:_="" ns3:_="">
    <xsd:import namespace="1238c2fb-f919-419c-a17c-617fee3c8b80"/>
    <xsd:import namespace="fb0eb7e9-6560-4c49-b26e-dd8179726d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38c2fb-f919-419c-a17c-617fee3c8b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Comment" ma:index="20" nillable="true" ma:displayName="Comment" ma:description="A comment on the item"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b0eb7e9-6560-4c49-b26e-dd8179726d2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Comment xmlns="1238c2fb-f919-419c-a17c-617fee3c8b80" xsi:nil="true"/>
  </documentManagement>
</p:properties>
</file>

<file path=customXml/itemProps1.xml><?xml version="1.0" encoding="utf-8"?>
<ds:datastoreItem xmlns:ds="http://schemas.openxmlformats.org/officeDocument/2006/customXml" ds:itemID="{E156D120-7A8D-4235-A055-A06BCD8FBB4C}">
  <ds:schemaRefs>
    <ds:schemaRef ds:uri="http://schemas.openxmlformats.org/officeDocument/2006/bibliography"/>
  </ds:schemaRefs>
</ds:datastoreItem>
</file>

<file path=customXml/itemProps2.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3.xml><?xml version="1.0" encoding="utf-8"?>
<ds:datastoreItem xmlns:ds="http://schemas.openxmlformats.org/officeDocument/2006/customXml" ds:itemID="{EFBBA7A6-AE2F-44D1-85FE-811BBDB2A7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38c2fb-f919-419c-a17c-617fee3c8b80"/>
    <ds:schemaRef ds:uri="fb0eb7e9-6560-4c49-b26e-dd8179726d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 ds:uri="1238c2fb-f919-419c-a17c-617fee3c8b80"/>
  </ds:schemaRefs>
</ds:datastoreItem>
</file>

<file path=docProps/app.xml><?xml version="1.0" encoding="utf-8"?>
<Properties xmlns="http://schemas.openxmlformats.org/officeDocument/2006/extended-properties" xmlns:vt="http://schemas.openxmlformats.org/officeDocument/2006/docPropsVTypes">
  <Template>Basic_Document.dotx</Template>
  <TotalTime>0</TotalTime>
  <Pages>17</Pages>
  <Words>11053</Words>
  <Characters>66761</Characters>
  <Application>Microsoft Office Word</Application>
  <DocSecurity>4</DocSecurity>
  <Lines>1756</Lines>
  <Paragraphs>1296</Paragraphs>
  <ScaleCrop>false</ScaleCrop>
  <HeadingPairs>
    <vt:vector size="2" baseType="variant">
      <vt:variant>
        <vt:lpstr>Title</vt:lpstr>
      </vt:variant>
      <vt:variant>
        <vt:i4>1</vt:i4>
      </vt:variant>
    </vt:vector>
  </HeadingPairs>
  <TitlesOfParts>
    <vt:vector size="1" baseType="lpstr">
      <vt:lpstr>Basic template - Unformatted (T21)</vt:lpstr>
    </vt:vector>
  </TitlesOfParts>
  <Manager>ITU-T</Manager>
  <Company>International Telecommunication Union (ITU)</Company>
  <LinksUpToDate>false</LinksUpToDate>
  <CharactersWithSpaces>76518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3rd Revised baseline text for X.arch-design: Design principles and best practices for security architectures</dc:title>
  <dc:subject/>
  <dc:creator>Editors</dc:creator>
  <cp:keywords/>
  <dc:description>SG17-TD609  For: Geneva, 23 August – 2 September_x000d_Document date: _x000d_Saved by ITU51014924 at 17:19:24 on 28.08.2022</dc:description>
  <cp:lastModifiedBy>TSB (JB)</cp:lastModifiedBy>
  <cp:revision>2</cp:revision>
  <cp:lastPrinted>2016-12-23T12:52:00Z</cp:lastPrinted>
  <dcterms:created xsi:type="dcterms:W3CDTF">2022-08-31T10:05:00Z</dcterms:created>
  <dcterms:modified xsi:type="dcterms:W3CDTF">2022-08-31T10:05:00Z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0x010100DD41769929400247A482A6B8D8C3D7A8</vt:lpwstr>
  </property>
  <property fmtid="{D5CDD505-2E9C-101B-9397-08002B2CF9AE}" pid="3" name="Docnum">
    <vt:lpwstr>SG17-TD609</vt:lpwstr>
  </property>
  <property fmtid="{D5CDD505-2E9C-101B-9397-08002B2CF9AE}" pid="4" name="Docdate">
    <vt:lpwstr/>
  </property>
  <property fmtid="{D5CDD505-2E9C-101B-9397-08002B2CF9AE}" pid="5" name="Docorlang">
    <vt:lpwstr/>
  </property>
  <property fmtid="{D5CDD505-2E9C-101B-9397-08002B2CF9AE}" pid="6" name="Docbluepink">
    <vt:lpwstr>1</vt:lpwstr>
  </property>
  <property fmtid="{D5CDD505-2E9C-101B-9397-08002B2CF9AE}" pid="7" name="Docdest">
    <vt:lpwstr>Geneva, 23 August – 2 September</vt:lpwstr>
  </property>
  <property fmtid="{D5CDD505-2E9C-101B-9397-08002B2CF9AE}" pid="8" name="Docauthor">
    <vt:lpwstr>Editors</vt:lpwstr>
  </property>
</Properties>
</file>