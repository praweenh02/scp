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Layout w:type="fixed"/>
        <w:tblCellMar>
          <w:left w:w="57" w:type="dxa"/>
          <w:right w:w="57" w:type="dxa"/>
        </w:tblCellMar>
        <w:tblLook w:val="0000" w:firstRow="0" w:lastRow="0" w:firstColumn="0" w:lastColumn="0" w:noHBand="0" w:noVBand="0"/>
      </w:tblPr>
      <w:tblGrid>
        <w:gridCol w:w="1134"/>
        <w:gridCol w:w="483"/>
        <w:gridCol w:w="3360"/>
        <w:gridCol w:w="410"/>
        <w:gridCol w:w="425"/>
        <w:gridCol w:w="3548"/>
      </w:tblGrid>
      <w:tr w:rsidR="00EA557D" w:rsidRPr="00904266" w14:paraId="58BAAA22" w14:textId="77777777" w:rsidTr="008A0818">
        <w:trPr>
          <w:cantSplit/>
          <w:jc w:val="center"/>
        </w:trPr>
        <w:tc>
          <w:tcPr>
            <w:tcW w:w="1134" w:type="dxa"/>
            <w:vMerge w:val="restart"/>
          </w:tcPr>
          <w:p w14:paraId="28950D31" w14:textId="59DCB363" w:rsidR="00EA557D" w:rsidRPr="00904266" w:rsidRDefault="00242520" w:rsidP="00483DFA">
            <w:pPr>
              <w:rPr>
                <w:sz w:val="20"/>
              </w:rPr>
            </w:pPr>
            <w:bookmarkStart w:id="0" w:name="_Hlk46691178"/>
            <w:r>
              <w:rPr>
                <w:noProof/>
                <w:lang w:eastAsia="en-GB" w:bidi="hi-IN"/>
              </w:rPr>
              <w:drawing>
                <wp:inline distT="0" distB="0" distL="0" distR="0" wp14:anchorId="0DEA8444" wp14:editId="50B20E55">
                  <wp:extent cx="647700" cy="647700"/>
                  <wp:effectExtent l="0" t="0" r="0" b="0"/>
                  <wp:docPr id="4" name="그림 4" descr="Title: 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tle: ITU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tc>
        <w:tc>
          <w:tcPr>
            <w:tcW w:w="4253" w:type="dxa"/>
            <w:gridSpan w:val="3"/>
            <w:vMerge w:val="restart"/>
          </w:tcPr>
          <w:p w14:paraId="7927E757" w14:textId="77777777" w:rsidR="00EA557D" w:rsidRPr="00904266" w:rsidRDefault="00EA557D" w:rsidP="00483DFA">
            <w:pPr>
              <w:rPr>
                <w:sz w:val="16"/>
                <w:szCs w:val="16"/>
              </w:rPr>
            </w:pPr>
            <w:r w:rsidRPr="00904266">
              <w:rPr>
                <w:sz w:val="16"/>
                <w:szCs w:val="16"/>
              </w:rPr>
              <w:t>INTERNATIONAL TELECOMMUNICATION UNION</w:t>
            </w:r>
          </w:p>
          <w:p w14:paraId="0AE2ECF2" w14:textId="77777777" w:rsidR="00EA557D" w:rsidRPr="00904266" w:rsidRDefault="00EA557D" w:rsidP="00483DFA">
            <w:pPr>
              <w:rPr>
                <w:b/>
                <w:bCs/>
                <w:sz w:val="26"/>
                <w:szCs w:val="26"/>
              </w:rPr>
            </w:pPr>
            <w:r w:rsidRPr="00904266">
              <w:rPr>
                <w:b/>
                <w:bCs/>
                <w:sz w:val="26"/>
                <w:szCs w:val="26"/>
              </w:rPr>
              <w:t>TELECOMMUNICATION</w:t>
            </w:r>
            <w:r w:rsidRPr="00904266">
              <w:rPr>
                <w:b/>
                <w:bCs/>
                <w:sz w:val="26"/>
                <w:szCs w:val="26"/>
              </w:rPr>
              <w:br/>
              <w:t>STANDARDIZATION SECTOR</w:t>
            </w:r>
          </w:p>
          <w:p w14:paraId="3EA8A89A" w14:textId="5EDEF0D1" w:rsidR="00EA557D" w:rsidRPr="00904266" w:rsidRDefault="00EA557D" w:rsidP="00483DFA">
            <w:pPr>
              <w:rPr>
                <w:sz w:val="20"/>
              </w:rPr>
            </w:pPr>
            <w:r w:rsidRPr="00904266">
              <w:rPr>
                <w:sz w:val="20"/>
              </w:rPr>
              <w:t>STUDY PERIOD 20</w:t>
            </w:r>
            <w:r w:rsidR="00EE062A">
              <w:rPr>
                <w:sz w:val="20"/>
              </w:rPr>
              <w:t>22</w:t>
            </w:r>
            <w:r w:rsidRPr="00904266">
              <w:rPr>
                <w:sz w:val="20"/>
              </w:rPr>
              <w:t>-202</w:t>
            </w:r>
            <w:r w:rsidR="00EE062A">
              <w:rPr>
                <w:sz w:val="20"/>
              </w:rPr>
              <w:t>4</w:t>
            </w:r>
          </w:p>
        </w:tc>
        <w:tc>
          <w:tcPr>
            <w:tcW w:w="3973" w:type="dxa"/>
            <w:gridSpan w:val="2"/>
            <w:vAlign w:val="center"/>
          </w:tcPr>
          <w:p w14:paraId="6758E79F" w14:textId="79246025" w:rsidR="00EA557D" w:rsidRPr="00904266" w:rsidRDefault="003B43C3" w:rsidP="00895BB1">
            <w:pPr>
              <w:pStyle w:val="Docnumber"/>
              <w:rPr>
                <w:sz w:val="32"/>
                <w:szCs w:val="32"/>
                <w:lang w:eastAsia="ko-KR"/>
              </w:rPr>
            </w:pPr>
            <w:sdt>
              <w:sdtPr>
                <w:rPr>
                  <w:rFonts w:hint="eastAsia"/>
                  <w:sz w:val="32"/>
                  <w:szCs w:val="32"/>
                  <w:lang w:eastAsia="ko-KR"/>
                </w:rPr>
                <w:alias w:val="ShortName"/>
                <w:tag w:val="ShortName"/>
                <w:id w:val="1678923088"/>
                <w:placeholder>
                  <w:docPart w:val="1D4C72D2DA6F425B84895B4F76B24D36"/>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EF8523CC-DEB2-463D-9A27-DF0B8D2CAEC3}"/>
                <w:text/>
              </w:sdtPr>
              <w:sdtEndPr/>
              <w:sdtContent>
                <w:r w:rsidR="0048492A" w:rsidRPr="007D2CAA">
                  <w:rPr>
                    <w:rFonts w:eastAsia="Batang"/>
                    <w:sz w:val="32"/>
                    <w:szCs w:val="32"/>
                    <w:lang w:eastAsia="ko-KR"/>
                  </w:rPr>
                  <w:t>SG17-TD950</w:t>
                </w:r>
                <w:r w:rsidR="001758A6" w:rsidRPr="007D2CAA">
                  <w:rPr>
                    <w:rFonts w:eastAsia="Batang"/>
                    <w:sz w:val="32"/>
                    <w:szCs w:val="32"/>
                    <w:lang w:eastAsia="ko-KR"/>
                  </w:rPr>
                  <w:t>R1</w:t>
                </w:r>
              </w:sdtContent>
            </w:sdt>
          </w:p>
        </w:tc>
      </w:tr>
      <w:tr w:rsidR="00EA557D" w:rsidRPr="00904266" w14:paraId="0355B6EC" w14:textId="77777777" w:rsidTr="008A0818">
        <w:trPr>
          <w:cantSplit/>
          <w:jc w:val="center"/>
        </w:trPr>
        <w:tc>
          <w:tcPr>
            <w:tcW w:w="1134" w:type="dxa"/>
            <w:vMerge/>
          </w:tcPr>
          <w:p w14:paraId="0C1DBF5C" w14:textId="77777777" w:rsidR="00EA557D" w:rsidRPr="00904266" w:rsidRDefault="00EA557D" w:rsidP="00483DFA">
            <w:pPr>
              <w:rPr>
                <w:smallCaps/>
                <w:sz w:val="20"/>
              </w:rPr>
            </w:pPr>
          </w:p>
        </w:tc>
        <w:tc>
          <w:tcPr>
            <w:tcW w:w="4253" w:type="dxa"/>
            <w:gridSpan w:val="3"/>
            <w:vMerge/>
          </w:tcPr>
          <w:p w14:paraId="6C42DA33" w14:textId="77777777" w:rsidR="00EA557D" w:rsidRPr="00904266" w:rsidRDefault="00EA557D" w:rsidP="00483DFA">
            <w:pPr>
              <w:rPr>
                <w:smallCaps/>
                <w:sz w:val="20"/>
              </w:rPr>
            </w:pPr>
            <w:bookmarkStart w:id="1" w:name="ddate" w:colFirst="2" w:colLast="2"/>
          </w:p>
        </w:tc>
        <w:sdt>
          <w:sdtPr>
            <w:rPr>
              <w:b/>
              <w:bCs/>
              <w:sz w:val="28"/>
              <w:szCs w:val="28"/>
            </w:rPr>
            <w:alias w:val="SgText"/>
            <w:tag w:val="SgText"/>
            <w:id w:val="1057051111"/>
            <w:placeholder>
              <w:docPart w:val="1EA4B7A4FBE84D87822FF2369D45CD04"/>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EF8523CC-DEB2-463D-9A27-DF0B8D2CAEC3}"/>
            <w:text/>
          </w:sdtPr>
          <w:sdtEndPr/>
          <w:sdtContent>
            <w:tc>
              <w:tcPr>
                <w:tcW w:w="3973" w:type="dxa"/>
                <w:gridSpan w:val="2"/>
              </w:tcPr>
              <w:p w14:paraId="5BB9D60E" w14:textId="77777777" w:rsidR="00EA557D" w:rsidRPr="00904266" w:rsidRDefault="006771AE" w:rsidP="00483DFA">
                <w:pPr>
                  <w:jc w:val="right"/>
                  <w:rPr>
                    <w:b/>
                    <w:bCs/>
                    <w:sz w:val="28"/>
                    <w:szCs w:val="28"/>
                  </w:rPr>
                </w:pPr>
                <w:r w:rsidRPr="00904266">
                  <w:rPr>
                    <w:rFonts w:eastAsia="Batang" w:hint="eastAsia"/>
                    <w:b/>
                    <w:bCs/>
                    <w:sz w:val="28"/>
                    <w:szCs w:val="28"/>
                    <w:lang w:eastAsia="ko-KR"/>
                  </w:rPr>
                  <w:t>STUDY GROUP 17</w:t>
                </w:r>
              </w:p>
            </w:tc>
          </w:sdtContent>
        </w:sdt>
      </w:tr>
      <w:tr w:rsidR="00EA557D" w:rsidRPr="00904266" w14:paraId="31DC68B5" w14:textId="77777777" w:rsidTr="008A0818">
        <w:trPr>
          <w:cantSplit/>
          <w:jc w:val="center"/>
        </w:trPr>
        <w:tc>
          <w:tcPr>
            <w:tcW w:w="1134" w:type="dxa"/>
            <w:vMerge/>
            <w:tcBorders>
              <w:bottom w:val="single" w:sz="12" w:space="0" w:color="auto"/>
            </w:tcBorders>
          </w:tcPr>
          <w:p w14:paraId="0A573B6D" w14:textId="77777777" w:rsidR="00EA557D" w:rsidRPr="00904266" w:rsidRDefault="00EA557D" w:rsidP="00483DFA">
            <w:pPr>
              <w:rPr>
                <w:b/>
                <w:bCs/>
                <w:sz w:val="26"/>
              </w:rPr>
            </w:pPr>
          </w:p>
        </w:tc>
        <w:tc>
          <w:tcPr>
            <w:tcW w:w="4253" w:type="dxa"/>
            <w:gridSpan w:val="3"/>
            <w:vMerge/>
            <w:tcBorders>
              <w:bottom w:val="single" w:sz="12" w:space="0" w:color="auto"/>
            </w:tcBorders>
          </w:tcPr>
          <w:p w14:paraId="4F8F8735" w14:textId="77777777" w:rsidR="00EA557D" w:rsidRPr="00904266" w:rsidRDefault="00EA557D" w:rsidP="00483DFA">
            <w:pPr>
              <w:rPr>
                <w:b/>
                <w:bCs/>
                <w:sz w:val="26"/>
              </w:rPr>
            </w:pPr>
            <w:bookmarkStart w:id="2" w:name="dorlang" w:colFirst="2" w:colLast="2"/>
            <w:bookmarkEnd w:id="1"/>
          </w:p>
        </w:tc>
        <w:tc>
          <w:tcPr>
            <w:tcW w:w="3973" w:type="dxa"/>
            <w:gridSpan w:val="2"/>
            <w:tcBorders>
              <w:bottom w:val="single" w:sz="12" w:space="0" w:color="auto"/>
            </w:tcBorders>
            <w:vAlign w:val="center"/>
          </w:tcPr>
          <w:p w14:paraId="5042E873" w14:textId="77777777" w:rsidR="00EA557D" w:rsidRPr="00904266" w:rsidRDefault="00EA557D" w:rsidP="00483DFA">
            <w:pPr>
              <w:jc w:val="right"/>
              <w:rPr>
                <w:b/>
                <w:bCs/>
                <w:sz w:val="28"/>
                <w:szCs w:val="28"/>
              </w:rPr>
            </w:pPr>
            <w:r w:rsidRPr="00904266">
              <w:rPr>
                <w:b/>
                <w:bCs/>
                <w:sz w:val="28"/>
                <w:szCs w:val="28"/>
              </w:rPr>
              <w:t>Original: English</w:t>
            </w:r>
          </w:p>
        </w:tc>
      </w:tr>
      <w:tr w:rsidR="00AB47C8" w:rsidRPr="00904266" w14:paraId="26A6B12D" w14:textId="77777777" w:rsidTr="008A0818">
        <w:trPr>
          <w:cantSplit/>
          <w:trHeight w:val="429"/>
          <w:jc w:val="center"/>
        </w:trPr>
        <w:tc>
          <w:tcPr>
            <w:tcW w:w="1617" w:type="dxa"/>
            <w:gridSpan w:val="2"/>
          </w:tcPr>
          <w:p w14:paraId="6FA9B4ED" w14:textId="77777777" w:rsidR="00AB47C8" w:rsidRPr="00904266" w:rsidRDefault="00AB47C8" w:rsidP="00AB47C8">
            <w:pPr>
              <w:rPr>
                <w:b/>
                <w:bCs/>
              </w:rPr>
            </w:pPr>
            <w:bookmarkStart w:id="3" w:name="dbluepink" w:colFirst="1" w:colLast="1"/>
            <w:bookmarkEnd w:id="2"/>
            <w:r w:rsidRPr="00904266">
              <w:rPr>
                <w:b/>
                <w:bCs/>
              </w:rPr>
              <w:t>Question(s):</w:t>
            </w:r>
          </w:p>
        </w:tc>
        <w:sdt>
          <w:sdtPr>
            <w:alias w:val="QuestionText"/>
            <w:tag w:val="QuestionText"/>
            <w:id w:val="-58169772"/>
            <w:placeholder>
              <w:docPart w:val="EB6C71AB802D44F5B2105C7D7EF3985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EF8523CC-DEB2-463D-9A27-DF0B8D2CAEC3}"/>
            <w:text/>
          </w:sdtPr>
          <w:sdtEndPr/>
          <w:sdtContent>
            <w:tc>
              <w:tcPr>
                <w:tcW w:w="3360" w:type="dxa"/>
              </w:tcPr>
              <w:p w14:paraId="5C8EEBBF" w14:textId="420B4892" w:rsidR="00AB47C8" w:rsidRPr="00904266" w:rsidRDefault="00F403F7" w:rsidP="00AB47C8">
                <w:r>
                  <w:t>6</w:t>
                </w:r>
                <w:r w:rsidR="00AB47C8" w:rsidRPr="00904266">
                  <w:rPr>
                    <w:rFonts w:eastAsia="Batang" w:hint="eastAsia"/>
                    <w:lang w:eastAsia="ko-KR"/>
                  </w:rPr>
                  <w:t>/17</w:t>
                </w:r>
              </w:p>
            </w:tc>
          </w:sdtContent>
        </w:sdt>
        <w:tc>
          <w:tcPr>
            <w:tcW w:w="4383" w:type="dxa"/>
            <w:gridSpan w:val="3"/>
          </w:tcPr>
          <w:p w14:paraId="71F6DDC5" w14:textId="2B12A805" w:rsidR="00AB47C8" w:rsidRPr="00641F71" w:rsidRDefault="003B43C3" w:rsidP="00F737FC">
            <w:pPr>
              <w:keepNext/>
              <w:keepLines/>
              <w:ind w:left="794" w:hanging="794"/>
              <w:jc w:val="right"/>
              <w:outlineLvl w:val="1"/>
              <w:rPr>
                <w:rFonts w:asciiTheme="majorBidi" w:hAnsiTheme="majorBidi" w:cstheme="majorBidi"/>
                <w:szCs w:val="24"/>
                <w:lang w:eastAsia="ko-KR"/>
                <w:rPrChange w:id="4" w:author="acer" w:date="2023-06-22T10:27:00Z">
                  <w:rPr>
                    <w:b/>
                    <w:lang w:eastAsia="ko-KR"/>
                  </w:rPr>
                </w:rPrChange>
              </w:rPr>
            </w:pPr>
            <w:sdt>
              <w:sdtPr>
                <w:rPr>
                  <w:rFonts w:asciiTheme="majorBidi" w:hAnsiTheme="majorBidi" w:cstheme="majorBidi"/>
                  <w:b/>
                  <w:bCs/>
                  <w:color w:val="444444"/>
                  <w:szCs w:val="24"/>
                  <w:bdr w:val="none" w:sz="0" w:space="0" w:color="auto" w:frame="1"/>
                  <w:shd w:val="clear" w:color="auto" w:fill="FFFFFF"/>
                </w:rPr>
                <w:alias w:val="When"/>
                <w:tag w:val="When"/>
                <w:id w:val="542724177"/>
                <w:placeholder>
                  <w:docPart w:val="B4148E4862994564ACBB48517AD7F01F"/>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EndPr/>
              <w:sdtContent>
                <w:proofErr w:type="spellStart"/>
                <w:r w:rsidR="00641F71" w:rsidRPr="0028181D">
                  <w:rPr>
                    <w:rFonts w:asciiTheme="majorBidi" w:hAnsiTheme="majorBidi" w:cstheme="majorBidi" w:hint="eastAsia"/>
                    <w:b/>
                    <w:bCs/>
                    <w:color w:val="444444"/>
                    <w:szCs w:val="24"/>
                    <w:bdr w:val="none" w:sz="0" w:space="0" w:color="auto" w:frame="1"/>
                    <w:shd w:val="clear" w:color="auto" w:fill="FFFFFF"/>
                  </w:rPr>
                  <w:t>Goyang</w:t>
                </w:r>
                <w:proofErr w:type="spellEnd"/>
                <w:r w:rsidR="00641F71" w:rsidRPr="0028181D">
                  <w:rPr>
                    <w:rFonts w:asciiTheme="majorBidi" w:hAnsiTheme="majorBidi" w:cstheme="majorBidi" w:hint="eastAsia"/>
                    <w:b/>
                    <w:bCs/>
                    <w:color w:val="444444"/>
                    <w:szCs w:val="24"/>
                    <w:bdr w:val="none" w:sz="0" w:space="0" w:color="auto" w:frame="1"/>
                    <w:shd w:val="clear" w:color="auto" w:fill="FFFFFF"/>
                  </w:rPr>
                  <w:t>, Korea (Rep. of), 29 August - 8 September 2023</w:t>
                </w:r>
              </w:sdtContent>
            </w:sdt>
          </w:p>
        </w:tc>
      </w:tr>
      <w:bookmarkEnd w:id="3"/>
      <w:tr w:rsidR="00EA557D" w:rsidRPr="00904266" w14:paraId="4CC9F3BD" w14:textId="77777777" w:rsidTr="008A0818">
        <w:trPr>
          <w:cantSplit/>
          <w:trHeight w:val="153"/>
          <w:jc w:val="center"/>
        </w:trPr>
        <w:tc>
          <w:tcPr>
            <w:tcW w:w="9360" w:type="dxa"/>
            <w:gridSpan w:val="6"/>
          </w:tcPr>
          <w:p w14:paraId="63E7C052" w14:textId="470CA418" w:rsidR="00EA557D" w:rsidRPr="00904266" w:rsidRDefault="003B43C3" w:rsidP="00641F71">
            <w:pPr>
              <w:jc w:val="center"/>
              <w:rPr>
                <w:b/>
                <w:bCs/>
              </w:rPr>
            </w:pPr>
            <w:sdt>
              <w:sdtPr>
                <w:rPr>
                  <w:rFonts w:hint="eastAsia"/>
                  <w:b/>
                  <w:bCs/>
                  <w:lang w:eastAsia="ko-KR"/>
                </w:rPr>
                <w:alias w:val="DocTypeText"/>
                <w:tag w:val="DocTypeText"/>
                <w:id w:val="-1436660787"/>
                <w:placeholder>
                  <w:docPart w:val="96B0213B8FD9410F8FFFE22BBA41F271"/>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TypeText[1]" w:storeItemID="{EF8523CC-DEB2-463D-9A27-DF0B8D2CAEC3}"/>
                <w:text/>
              </w:sdtPr>
              <w:sdtEndPr/>
              <w:sdtContent>
                <w:r w:rsidR="00641F71">
                  <w:rPr>
                    <w:b/>
                    <w:bCs/>
                  </w:rPr>
                  <w:t>C</w:t>
                </w:r>
              </w:sdtContent>
            </w:sdt>
          </w:p>
        </w:tc>
      </w:tr>
      <w:tr w:rsidR="00EA557D" w:rsidRPr="00904266" w14:paraId="7EBED156" w14:textId="77777777" w:rsidTr="008A0818">
        <w:trPr>
          <w:cantSplit/>
          <w:jc w:val="center"/>
        </w:trPr>
        <w:tc>
          <w:tcPr>
            <w:tcW w:w="1617" w:type="dxa"/>
            <w:gridSpan w:val="2"/>
          </w:tcPr>
          <w:p w14:paraId="7A986D5A" w14:textId="77777777" w:rsidR="00EA557D" w:rsidRPr="00904266" w:rsidRDefault="00EA557D" w:rsidP="00483DFA">
            <w:pPr>
              <w:rPr>
                <w:b/>
                <w:bCs/>
              </w:rPr>
            </w:pPr>
            <w:r w:rsidRPr="00904266">
              <w:rPr>
                <w:b/>
                <w:bCs/>
              </w:rPr>
              <w:t>Source:</w:t>
            </w:r>
          </w:p>
        </w:tc>
        <w:sdt>
          <w:sdtPr>
            <w:rPr>
              <w:rFonts w:hint="eastAsia"/>
              <w:color w:val="000000" w:themeColor="text1"/>
              <w:lang w:eastAsia="ko-KR"/>
            </w:rPr>
            <w:alias w:val="DocumentSource"/>
            <w:tag w:val="DocumentSource"/>
            <w:id w:val="-1547363769"/>
            <w:placeholder>
              <w:docPart w:val="D48C1210E4C94C40842A86CEFF4501FF"/>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EndPr/>
          <w:sdtContent>
            <w:tc>
              <w:tcPr>
                <w:tcW w:w="7743" w:type="dxa"/>
                <w:gridSpan w:val="4"/>
              </w:tcPr>
              <w:p w14:paraId="44A811C7" w14:textId="30F28EE6" w:rsidR="00EA557D" w:rsidRPr="00904266" w:rsidRDefault="000A3D53" w:rsidP="000A3D53">
                <w:r>
                  <w:rPr>
                    <w:color w:val="000000" w:themeColor="text1"/>
                    <w:lang w:eastAsia="ko-KR"/>
                  </w:rPr>
                  <w:t>Ministry of Communications, India</w:t>
                </w:r>
              </w:p>
            </w:tc>
          </w:sdtContent>
        </w:sdt>
      </w:tr>
      <w:tr w:rsidR="00EA557D" w:rsidRPr="00904266" w14:paraId="219533FF" w14:textId="77777777" w:rsidTr="009660DA">
        <w:trPr>
          <w:cantSplit/>
          <w:trHeight w:val="500"/>
          <w:jc w:val="center"/>
        </w:trPr>
        <w:tc>
          <w:tcPr>
            <w:tcW w:w="1617" w:type="dxa"/>
            <w:gridSpan w:val="2"/>
          </w:tcPr>
          <w:p w14:paraId="7971CC78" w14:textId="77777777" w:rsidR="00EA557D" w:rsidRPr="00904266" w:rsidRDefault="00EA557D" w:rsidP="00483DFA">
            <w:bookmarkStart w:id="5" w:name="dtitle1" w:colFirst="1" w:colLast="1"/>
            <w:r w:rsidRPr="00904266">
              <w:rPr>
                <w:b/>
                <w:bCs/>
              </w:rPr>
              <w:t>Title:</w:t>
            </w:r>
          </w:p>
        </w:tc>
        <w:tc>
          <w:tcPr>
            <w:tcW w:w="7743" w:type="dxa"/>
            <w:gridSpan w:val="4"/>
          </w:tcPr>
          <w:p w14:paraId="1DBE1E18" w14:textId="55F207CA" w:rsidR="00EA557D" w:rsidRPr="00904266" w:rsidRDefault="007A0C41" w:rsidP="007A0C41">
            <w:pPr>
              <w:jc w:val="both"/>
            </w:pPr>
            <w:sdt>
              <w:sdtPr>
                <w:rPr>
                  <w:lang w:eastAsia="ko-KR"/>
                </w:rPr>
                <w:alias w:val="Title"/>
                <w:tag w:val="Title"/>
                <w:id w:val="1877968201"/>
                <w:placeholder>
                  <w:docPart w:val="0B383F768C204167ACC399D197844E02"/>
                </w:placeholder>
                <w:dataBinding w:prefixMappings="xmlns:ns0='http://purl.org/dc/elements/1.1/' xmlns:ns1='http://schemas.openxmlformats.org/package/2006/metadata/core-properties' " w:xpath="/ns1:coreProperties[1]/ns0:title[1]" w:storeItemID="{6C3C8BC8-F283-45AE-878A-BAB7291924A1}"/>
                <w:text/>
              </w:sdtPr>
              <w:sdtContent>
                <w:r>
                  <w:rPr>
                    <w:lang w:val="en-IN" w:eastAsia="ko-KR"/>
                  </w:rPr>
                  <w:t>Proposed Revision of TD950 :X.1352: Technical implementation guidelines for IoT devices and gateway</w:t>
                </w:r>
              </w:sdtContent>
            </w:sdt>
          </w:p>
        </w:tc>
      </w:tr>
      <w:tr w:rsidR="000B17D5" w:rsidRPr="007D2CAA" w14:paraId="1123EE48" w14:textId="77777777" w:rsidTr="00526FB7">
        <w:trPr>
          <w:cantSplit/>
          <w:trHeight w:val="948"/>
          <w:jc w:val="center"/>
        </w:trPr>
        <w:tc>
          <w:tcPr>
            <w:tcW w:w="1617" w:type="dxa"/>
            <w:gridSpan w:val="2"/>
            <w:tcBorders>
              <w:top w:val="single" w:sz="6" w:space="0" w:color="auto"/>
              <w:bottom w:val="single" w:sz="6" w:space="0" w:color="auto"/>
            </w:tcBorders>
          </w:tcPr>
          <w:p w14:paraId="6ADD71BF" w14:textId="7FB29B63" w:rsidR="000B17D5" w:rsidRPr="00631363" w:rsidRDefault="000B17D5" w:rsidP="000B17D5">
            <w:pPr>
              <w:rPr>
                <w:b/>
                <w:bCs/>
                <w:szCs w:val="24"/>
              </w:rPr>
            </w:pPr>
            <w:r>
              <w:rPr>
                <w:b/>
                <w:bCs/>
                <w:kern w:val="2"/>
              </w:rPr>
              <w:t>Contact:</w:t>
            </w:r>
          </w:p>
        </w:tc>
        <w:tc>
          <w:tcPr>
            <w:tcW w:w="4195" w:type="dxa"/>
            <w:gridSpan w:val="3"/>
            <w:tcBorders>
              <w:top w:val="single" w:sz="6" w:space="0" w:color="auto"/>
              <w:bottom w:val="single" w:sz="6" w:space="0" w:color="auto"/>
            </w:tcBorders>
          </w:tcPr>
          <w:p w14:paraId="64B2A3B6" w14:textId="77777777" w:rsidR="000B17D5" w:rsidRDefault="00641F71" w:rsidP="000B17D5">
            <w:pPr>
              <w:rPr>
                <w:rFonts w:eastAsia="Malgun Gothic"/>
                <w:kern w:val="2"/>
              </w:rPr>
            </w:pPr>
            <w:r>
              <w:rPr>
                <w:rFonts w:eastAsia="Malgun Gothic"/>
                <w:kern w:val="2"/>
              </w:rPr>
              <w:t>Jyoti Sengar</w:t>
            </w:r>
          </w:p>
          <w:p w14:paraId="4C61A2EC" w14:textId="45CB5A76" w:rsidR="00641F71" w:rsidRDefault="00641F71" w:rsidP="000B17D5">
            <w:pPr>
              <w:rPr>
                <w:szCs w:val="24"/>
                <w:lang w:eastAsia="ko-KR"/>
              </w:rPr>
            </w:pPr>
            <w:r>
              <w:rPr>
                <w:lang w:eastAsia="zh-CN"/>
              </w:rPr>
              <w:t>Ministry of Communications</w:t>
            </w:r>
            <w:r>
              <w:rPr>
                <w:lang w:eastAsia="zh-CN"/>
              </w:rPr>
              <w:br/>
              <w:t>India</w:t>
            </w:r>
          </w:p>
        </w:tc>
        <w:tc>
          <w:tcPr>
            <w:tcW w:w="3548" w:type="dxa"/>
            <w:tcBorders>
              <w:top w:val="single" w:sz="6" w:space="0" w:color="auto"/>
              <w:bottom w:val="single" w:sz="6" w:space="0" w:color="auto"/>
            </w:tcBorders>
          </w:tcPr>
          <w:p w14:paraId="76950E90" w14:textId="77777777" w:rsidR="00526FB7" w:rsidRDefault="000B17D5" w:rsidP="00641F71">
            <w:pPr>
              <w:tabs>
                <w:tab w:val="clear" w:pos="794"/>
                <w:tab w:val="left" w:pos="672"/>
              </w:tabs>
            </w:pPr>
            <w:r w:rsidRPr="002942D1">
              <w:rPr>
                <w:kern w:val="2"/>
                <w:lang w:val="fr-CH"/>
              </w:rPr>
              <w:t xml:space="preserve">E-mail: </w:t>
            </w:r>
            <w:r w:rsidR="00641F71">
              <w:t>jyoti.sengar@gov.in</w:t>
            </w:r>
            <w:r w:rsidR="0061555A" w:rsidRPr="0020038F">
              <w:t xml:space="preserve"> </w:t>
            </w:r>
          </w:p>
          <w:p w14:paraId="58B41F5C" w14:textId="7F901022" w:rsidR="00641F71" w:rsidRPr="00526FB7" w:rsidRDefault="00641F71" w:rsidP="00641F71">
            <w:pPr>
              <w:tabs>
                <w:tab w:val="clear" w:pos="794"/>
                <w:tab w:val="left" w:pos="672"/>
              </w:tabs>
              <w:rPr>
                <w:lang w:val="fr-CH"/>
              </w:rPr>
            </w:pPr>
            <w:r>
              <w:t>Phone: +91 9997998435</w:t>
            </w:r>
          </w:p>
        </w:tc>
      </w:tr>
      <w:tr w:rsidR="000B17D5" w:rsidRPr="002942D1" w14:paraId="38936694" w14:textId="77777777" w:rsidTr="00526FB7">
        <w:trPr>
          <w:cantSplit/>
          <w:trHeight w:val="976"/>
          <w:jc w:val="center"/>
        </w:trPr>
        <w:tc>
          <w:tcPr>
            <w:tcW w:w="1617" w:type="dxa"/>
            <w:gridSpan w:val="2"/>
            <w:tcBorders>
              <w:top w:val="single" w:sz="6" w:space="0" w:color="auto"/>
              <w:bottom w:val="single" w:sz="6" w:space="0" w:color="auto"/>
            </w:tcBorders>
          </w:tcPr>
          <w:p w14:paraId="44E1AD85" w14:textId="343F5E60" w:rsidR="000B17D5" w:rsidRDefault="000B17D5" w:rsidP="000B17D5">
            <w:pPr>
              <w:rPr>
                <w:b/>
                <w:bCs/>
                <w:kern w:val="2"/>
              </w:rPr>
            </w:pPr>
            <w:r>
              <w:rPr>
                <w:b/>
                <w:bCs/>
                <w:lang w:eastAsia="zh-CN"/>
              </w:rPr>
              <w:t>Contact:</w:t>
            </w:r>
          </w:p>
        </w:tc>
        <w:tc>
          <w:tcPr>
            <w:tcW w:w="4195" w:type="dxa"/>
            <w:gridSpan w:val="3"/>
            <w:tcBorders>
              <w:top w:val="single" w:sz="6" w:space="0" w:color="auto"/>
              <w:bottom w:val="single" w:sz="6" w:space="0" w:color="auto"/>
            </w:tcBorders>
          </w:tcPr>
          <w:p w14:paraId="20CAA461" w14:textId="6754A1A3" w:rsidR="000B17D5" w:rsidRPr="00A80BE8" w:rsidRDefault="003B43C3" w:rsidP="00641F71">
            <w:pPr>
              <w:rPr>
                <w:rFonts w:eastAsia="Malgun Gothic"/>
                <w:kern w:val="2"/>
              </w:rPr>
            </w:pPr>
            <w:sdt>
              <w:sdtPr>
                <w:rPr>
                  <w:lang w:eastAsia="zh-CN"/>
                </w:rPr>
                <w:alias w:val="ContactNameOrgCountry"/>
                <w:tag w:val="ContactNameOrgCountry"/>
                <w:id w:val="-1736232677"/>
                <w:placeholder>
                  <w:docPart w:val="52883B787E0E4C02A61126A53B6FEEB8"/>
                </w:placeholder>
                <w:text w:multiLine="1"/>
              </w:sdtPr>
              <w:sdtEndPr/>
              <w:sdtContent>
                <w:proofErr w:type="spellStart"/>
                <w:r w:rsidR="00641F71">
                  <w:rPr>
                    <w:lang w:eastAsia="zh-CN"/>
                  </w:rPr>
                  <w:t>Shekhar</w:t>
                </w:r>
                <w:proofErr w:type="spellEnd"/>
                <w:r w:rsidR="00641F71">
                  <w:rPr>
                    <w:lang w:eastAsia="zh-CN"/>
                  </w:rPr>
                  <w:t xml:space="preserve"> Singh</w:t>
                </w:r>
                <w:r w:rsidR="00641F71">
                  <w:rPr>
                    <w:lang w:eastAsia="zh-CN"/>
                  </w:rPr>
                  <w:br/>
                  <w:t>Ministry of Communications</w:t>
                </w:r>
                <w:r w:rsidR="00641F71">
                  <w:rPr>
                    <w:lang w:eastAsia="zh-CN"/>
                  </w:rPr>
                  <w:br/>
                  <w:t>India</w:t>
                </w:r>
                <w:r w:rsidR="00641F71">
                  <w:rPr>
                    <w:lang w:eastAsia="zh-CN"/>
                  </w:rPr>
                  <w:br/>
                </w:r>
              </w:sdtContent>
            </w:sdt>
          </w:p>
        </w:tc>
        <w:sdt>
          <w:sdtPr>
            <w:rPr>
              <w:lang w:eastAsia="zh-CN"/>
            </w:rPr>
            <w:alias w:val="ContactTelFaxEmail"/>
            <w:tag w:val="ContactTelFaxEmail"/>
            <w:id w:val="959222483"/>
            <w:placeholder>
              <w:docPart w:val="D0651B9DC51F4C97912CA9903B9B732F"/>
            </w:placeholder>
          </w:sdtPr>
          <w:sdtEndPr/>
          <w:sdtContent>
            <w:tc>
              <w:tcPr>
                <w:tcW w:w="3548" w:type="dxa"/>
                <w:tcBorders>
                  <w:top w:val="single" w:sz="6" w:space="0" w:color="auto"/>
                  <w:bottom w:val="single" w:sz="6" w:space="0" w:color="auto"/>
                </w:tcBorders>
              </w:tcPr>
              <w:p w14:paraId="705EC0BF" w14:textId="63373C25" w:rsidR="00641F71" w:rsidRDefault="000B17D5" w:rsidP="00641F71">
                <w:pPr>
                  <w:tabs>
                    <w:tab w:val="clear" w:pos="794"/>
                    <w:tab w:val="left" w:pos="672"/>
                  </w:tabs>
                  <w:rPr>
                    <w:lang w:eastAsia="zh-CN"/>
                  </w:rPr>
                </w:pPr>
                <w:r>
                  <w:rPr>
                    <w:lang w:eastAsia="zh-CN"/>
                  </w:rPr>
                  <w:t xml:space="preserve">Email: </w:t>
                </w:r>
                <w:hyperlink r:id="rId10" w:history="1">
                  <w:r w:rsidR="00641F71" w:rsidRPr="00010DDD">
                    <w:rPr>
                      <w:rStyle w:val="Hyperlink"/>
                      <w:lang w:eastAsia="zh-CN"/>
                    </w:rPr>
                    <w:t>ad.iot-tec@gov.in</w:t>
                  </w:r>
                </w:hyperlink>
              </w:p>
              <w:p w14:paraId="1910E7A5" w14:textId="1E33EEB1" w:rsidR="000B17D5" w:rsidRPr="00526FB7" w:rsidRDefault="00641F71" w:rsidP="00641F71">
                <w:pPr>
                  <w:tabs>
                    <w:tab w:val="clear" w:pos="794"/>
                    <w:tab w:val="left" w:pos="672"/>
                  </w:tabs>
                  <w:rPr>
                    <w:lang w:eastAsia="zh-CN"/>
                  </w:rPr>
                </w:pPr>
                <w:r>
                  <w:rPr>
                    <w:lang w:eastAsia="zh-CN"/>
                  </w:rPr>
                  <w:t>Phone: +91 9899649905</w:t>
                </w:r>
              </w:p>
            </w:tc>
          </w:sdtContent>
        </w:sdt>
      </w:tr>
    </w:tbl>
    <w:p w14:paraId="43669C82" w14:textId="77777777" w:rsidR="00EA557D" w:rsidRPr="008A0818" w:rsidRDefault="00EA557D" w:rsidP="00EA557D"/>
    <w:tbl>
      <w:tblPr>
        <w:tblW w:w="9356" w:type="dxa"/>
        <w:jc w:val="center"/>
        <w:tblLayout w:type="fixed"/>
        <w:tblCellMar>
          <w:left w:w="57" w:type="dxa"/>
          <w:right w:w="57" w:type="dxa"/>
        </w:tblCellMar>
        <w:tblLook w:val="0000" w:firstRow="0" w:lastRow="0" w:firstColumn="0" w:lastColumn="0" w:noHBand="0" w:noVBand="0"/>
      </w:tblPr>
      <w:tblGrid>
        <w:gridCol w:w="1617"/>
        <w:gridCol w:w="7739"/>
      </w:tblGrid>
      <w:tr w:rsidR="00AB47C8" w:rsidRPr="00904266" w14:paraId="6A53BEF2" w14:textId="77777777" w:rsidTr="00341BA7">
        <w:trPr>
          <w:cantSplit/>
          <w:trHeight w:val="893"/>
          <w:jc w:val="center"/>
        </w:trPr>
        <w:tc>
          <w:tcPr>
            <w:tcW w:w="1617" w:type="dxa"/>
          </w:tcPr>
          <w:p w14:paraId="5A7CE341" w14:textId="77777777" w:rsidR="00AB47C8" w:rsidRPr="00904266" w:rsidRDefault="00AB47C8" w:rsidP="00AB47C8">
            <w:pPr>
              <w:spacing w:before="115"/>
              <w:rPr>
                <w:b/>
                <w:bCs/>
              </w:rPr>
            </w:pPr>
            <w:r w:rsidRPr="00904266">
              <w:rPr>
                <w:b/>
                <w:bCs/>
              </w:rPr>
              <w:t>Abstract:</w:t>
            </w:r>
          </w:p>
        </w:tc>
        <w:sdt>
          <w:sdtPr>
            <w:rPr>
              <w:lang w:eastAsia="ko-KR"/>
            </w:rPr>
            <w:alias w:val="Abstract"/>
            <w:tag w:val="Abstract"/>
            <w:id w:val="-939903723"/>
            <w:placeholder>
              <w:docPart w:val="1D692777DEA041619599B3190FDFF06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tc>
              <w:tcPr>
                <w:tcW w:w="7739" w:type="dxa"/>
              </w:tcPr>
              <w:p w14:paraId="042714C0" w14:textId="5859B551" w:rsidR="00AB47C8" w:rsidRPr="00904266" w:rsidRDefault="007A0C41" w:rsidP="007A0C41">
                <w:pPr>
                  <w:spacing w:before="115"/>
                  <w:ind w:left="19" w:hangingChars="8" w:hanging="19"/>
                  <w:jc w:val="both"/>
                </w:pPr>
                <w:del w:id="6" w:author="jyoti sengar" w:date="2023-07-13T16:07:00Z">
                  <w:r w:rsidRPr="007A0C41" w:rsidDel="007A0C41">
                    <w:rPr>
                      <w:lang w:eastAsia="ko-KR"/>
                    </w:rPr>
                    <w:delText>It is Proposed Revision of TD950 :X.1352: Technical implementation guidelines for IoT devices and gateway”, proposed in this contribution be taken into account for the update of draft proposal X.srgsc at the Goyang, Korea (Rep. of), 29 August - 8 September 2023..</w:delText>
                  </w:r>
                </w:del>
                <w:ins w:id="7" w:author="jyoti sengar" w:date="2023-07-13T16:07:00Z">
                  <w:r w:rsidRPr="007A0C41">
                    <w:rPr>
                      <w:lang w:eastAsia="ko-KR"/>
                    </w:rPr>
                    <w:t xml:space="preserve">It is Proposed Revision of </w:t>
                  </w:r>
                  <w:proofErr w:type="gramStart"/>
                  <w:r w:rsidRPr="007A0C41">
                    <w:rPr>
                      <w:lang w:eastAsia="ko-KR"/>
                    </w:rPr>
                    <w:t>TD950 :</w:t>
                  </w:r>
                  <w:proofErr w:type="gramEnd"/>
                  <w:r w:rsidRPr="007A0C41">
                    <w:rPr>
                      <w:lang w:eastAsia="ko-KR"/>
                    </w:rPr>
                    <w:t xml:space="preserve">X.1352: Technical implementation guidelines for IoT devices and gateway”, proposed in this contribution be taken into account for the update of draft proposal at the </w:t>
                  </w:r>
                  <w:proofErr w:type="spellStart"/>
                  <w:r w:rsidRPr="007A0C41">
                    <w:rPr>
                      <w:lang w:eastAsia="ko-KR"/>
                    </w:rPr>
                    <w:t>Goyang</w:t>
                  </w:r>
                  <w:proofErr w:type="spellEnd"/>
                  <w:r w:rsidRPr="007A0C41">
                    <w:rPr>
                      <w:lang w:eastAsia="ko-KR"/>
                    </w:rPr>
                    <w:t>, Korea (Rep. of), 29 August - 8 September 2023..</w:t>
                  </w:r>
                </w:ins>
              </w:p>
            </w:tc>
          </w:sdtContent>
        </w:sdt>
        <w:bookmarkStart w:id="8" w:name="_GoBack"/>
        <w:bookmarkEnd w:id="8"/>
      </w:tr>
    </w:tbl>
    <w:p w14:paraId="4F709925" w14:textId="77777777" w:rsidR="000A3D53" w:rsidRDefault="000A3D53" w:rsidP="00A45807">
      <w:pPr>
        <w:ind w:firstLineChars="50" w:firstLine="120"/>
        <w:rPr>
          <w:ins w:id="9" w:author="jyoti sengar" w:date="2023-07-06T15:18:00Z"/>
          <w:lang w:eastAsia="zh-CN"/>
        </w:rPr>
      </w:pPr>
      <w:bookmarkStart w:id="10" w:name="_Hlk492068931"/>
      <w:bookmarkEnd w:id="5"/>
    </w:p>
    <w:p w14:paraId="2DB00C90" w14:textId="77777777" w:rsidR="000A3D53" w:rsidRDefault="000A3D53" w:rsidP="00A45807">
      <w:pPr>
        <w:ind w:firstLineChars="50" w:firstLine="120"/>
        <w:rPr>
          <w:ins w:id="11" w:author="jyoti sengar" w:date="2023-07-06T15:18:00Z"/>
          <w:lang w:eastAsia="zh-CN"/>
        </w:rPr>
      </w:pPr>
    </w:p>
    <w:p w14:paraId="38FFE184" w14:textId="77777777" w:rsidR="000A3D53" w:rsidRDefault="000A3D53" w:rsidP="00A45807">
      <w:pPr>
        <w:ind w:firstLineChars="50" w:firstLine="120"/>
        <w:rPr>
          <w:ins w:id="12" w:author="jyoti sengar" w:date="2023-07-06T15:18:00Z"/>
          <w:lang w:eastAsia="zh-CN"/>
        </w:rPr>
      </w:pPr>
    </w:p>
    <w:p w14:paraId="4B7B4ED5" w14:textId="77777777" w:rsidR="000A3D53" w:rsidRDefault="000A3D53" w:rsidP="00A45807">
      <w:pPr>
        <w:ind w:firstLineChars="50" w:firstLine="120"/>
        <w:rPr>
          <w:ins w:id="13" w:author="jyoti sengar" w:date="2023-07-06T15:18:00Z"/>
          <w:lang w:eastAsia="zh-CN"/>
        </w:rPr>
      </w:pPr>
    </w:p>
    <w:p w14:paraId="548C1EF7" w14:textId="77777777" w:rsidR="000A3D53" w:rsidRDefault="000A3D53" w:rsidP="00A45807">
      <w:pPr>
        <w:ind w:firstLineChars="50" w:firstLine="120"/>
        <w:rPr>
          <w:ins w:id="14" w:author="jyoti sengar" w:date="2023-07-06T15:18:00Z"/>
          <w:lang w:eastAsia="zh-CN"/>
        </w:rPr>
      </w:pPr>
    </w:p>
    <w:p w14:paraId="1E8CBE8D" w14:textId="77777777" w:rsidR="000A3D53" w:rsidRDefault="000A3D53" w:rsidP="00A45807">
      <w:pPr>
        <w:ind w:firstLineChars="50" w:firstLine="120"/>
        <w:rPr>
          <w:ins w:id="15" w:author="jyoti sengar" w:date="2023-07-06T15:18:00Z"/>
          <w:lang w:eastAsia="zh-CN"/>
        </w:rPr>
      </w:pPr>
    </w:p>
    <w:p w14:paraId="51BC0489" w14:textId="77777777" w:rsidR="000A3D53" w:rsidRDefault="000A3D53" w:rsidP="00A45807">
      <w:pPr>
        <w:ind w:firstLineChars="50" w:firstLine="120"/>
        <w:rPr>
          <w:ins w:id="16" w:author="jyoti sengar" w:date="2023-07-06T15:18:00Z"/>
          <w:lang w:eastAsia="zh-CN"/>
        </w:rPr>
      </w:pPr>
    </w:p>
    <w:p w14:paraId="3506CECB" w14:textId="77777777" w:rsidR="000A3D53" w:rsidRDefault="000A3D53" w:rsidP="00A45807">
      <w:pPr>
        <w:ind w:firstLineChars="50" w:firstLine="120"/>
        <w:rPr>
          <w:ins w:id="17" w:author="jyoti sengar" w:date="2023-07-06T15:18:00Z"/>
          <w:lang w:eastAsia="zh-CN"/>
        </w:rPr>
      </w:pPr>
    </w:p>
    <w:p w14:paraId="6137FF1C" w14:textId="77777777" w:rsidR="000A3D53" w:rsidRDefault="000A3D53" w:rsidP="00A45807">
      <w:pPr>
        <w:ind w:firstLineChars="50" w:firstLine="120"/>
        <w:rPr>
          <w:ins w:id="18" w:author="jyoti sengar" w:date="2023-07-06T15:18:00Z"/>
          <w:lang w:eastAsia="zh-CN"/>
        </w:rPr>
      </w:pPr>
    </w:p>
    <w:p w14:paraId="3C42CC4F" w14:textId="77777777" w:rsidR="000A3D53" w:rsidRDefault="000A3D53" w:rsidP="00A45807">
      <w:pPr>
        <w:ind w:firstLineChars="50" w:firstLine="120"/>
        <w:rPr>
          <w:ins w:id="19" w:author="jyoti sengar" w:date="2023-07-06T15:18:00Z"/>
          <w:lang w:eastAsia="zh-CN"/>
        </w:rPr>
      </w:pPr>
    </w:p>
    <w:p w14:paraId="69A4C531" w14:textId="77777777" w:rsidR="000A3D53" w:rsidRDefault="000A3D53" w:rsidP="00A45807">
      <w:pPr>
        <w:ind w:firstLineChars="50" w:firstLine="120"/>
        <w:rPr>
          <w:ins w:id="20" w:author="jyoti sengar" w:date="2023-07-06T15:18:00Z"/>
          <w:lang w:eastAsia="zh-CN"/>
        </w:rPr>
      </w:pPr>
    </w:p>
    <w:p w14:paraId="712DE87A" w14:textId="77777777" w:rsidR="000A3D53" w:rsidRDefault="000A3D53" w:rsidP="00A45807">
      <w:pPr>
        <w:ind w:firstLineChars="50" w:firstLine="120"/>
        <w:rPr>
          <w:ins w:id="21" w:author="jyoti sengar" w:date="2023-07-06T15:18:00Z"/>
          <w:lang w:eastAsia="zh-CN"/>
        </w:rPr>
      </w:pPr>
    </w:p>
    <w:p w14:paraId="093C7DF2" w14:textId="77777777" w:rsidR="000A3D53" w:rsidRDefault="000A3D53" w:rsidP="00A45807">
      <w:pPr>
        <w:ind w:firstLineChars="50" w:firstLine="120"/>
        <w:rPr>
          <w:ins w:id="22" w:author="jyoti sengar" w:date="2023-07-06T15:18:00Z"/>
          <w:lang w:eastAsia="zh-CN"/>
        </w:rPr>
      </w:pPr>
    </w:p>
    <w:p w14:paraId="70B8567F" w14:textId="77777777" w:rsidR="000A3D53" w:rsidRDefault="000A3D53" w:rsidP="00A45807">
      <w:pPr>
        <w:ind w:firstLineChars="50" w:firstLine="120"/>
        <w:rPr>
          <w:ins w:id="23" w:author="jyoti sengar" w:date="2023-07-06T15:18:00Z"/>
          <w:lang w:eastAsia="zh-CN"/>
        </w:rPr>
      </w:pPr>
    </w:p>
    <w:p w14:paraId="6ADB3F12" w14:textId="77777777" w:rsidR="000A3D53" w:rsidRDefault="000A3D53" w:rsidP="00A45807">
      <w:pPr>
        <w:ind w:firstLineChars="50" w:firstLine="120"/>
        <w:rPr>
          <w:ins w:id="24" w:author="jyoti sengar" w:date="2023-07-06T15:18:00Z"/>
          <w:lang w:eastAsia="zh-CN"/>
        </w:rPr>
      </w:pPr>
    </w:p>
    <w:p w14:paraId="780F75F8" w14:textId="77777777" w:rsidR="000A3D53" w:rsidRDefault="000A3D53" w:rsidP="00A45807">
      <w:pPr>
        <w:ind w:firstLineChars="50" w:firstLine="120"/>
        <w:rPr>
          <w:ins w:id="25" w:author="jyoti sengar" w:date="2023-07-06T15:18:00Z"/>
          <w:lang w:eastAsia="zh-CN"/>
        </w:rPr>
      </w:pPr>
    </w:p>
    <w:bookmarkEnd w:id="10"/>
    <w:p w14:paraId="2371E668" w14:textId="77777777" w:rsidR="000A3D53" w:rsidRDefault="000A3D53">
      <w:pPr>
        <w:ind w:firstLineChars="50" w:firstLine="120"/>
        <w:rPr>
          <w:ins w:id="26" w:author="jyoti sengar" w:date="2023-07-06T15:19:00Z"/>
          <w:b/>
        </w:rPr>
        <w:pPrChange w:id="27" w:author="jyoti sengar" w:date="2023-07-06T15:19:00Z">
          <w:pPr>
            <w:outlineLvl w:val="0"/>
          </w:pPr>
        </w:pPrChange>
      </w:pPr>
    </w:p>
    <w:p w14:paraId="63A0E125" w14:textId="77777777" w:rsidR="000A3D53" w:rsidRDefault="000A3D53">
      <w:pPr>
        <w:ind w:firstLineChars="50" w:firstLine="120"/>
        <w:rPr>
          <w:ins w:id="28" w:author="jyoti sengar" w:date="2023-07-06T15:19:00Z"/>
          <w:b/>
        </w:rPr>
        <w:pPrChange w:id="29" w:author="jyoti sengar" w:date="2023-07-06T15:19:00Z">
          <w:pPr>
            <w:outlineLvl w:val="0"/>
          </w:pPr>
        </w:pPrChange>
      </w:pPr>
    </w:p>
    <w:p w14:paraId="2DEA3F94" w14:textId="77777777" w:rsidR="000A3D53" w:rsidRDefault="000A3D53">
      <w:pPr>
        <w:ind w:firstLineChars="50" w:firstLine="120"/>
        <w:rPr>
          <w:ins w:id="30" w:author="jyoti sengar" w:date="2023-07-06T15:19:00Z"/>
          <w:b/>
        </w:rPr>
        <w:pPrChange w:id="31" w:author="jyoti sengar" w:date="2023-07-06T15:19:00Z">
          <w:pPr>
            <w:outlineLvl w:val="0"/>
          </w:pPr>
        </w:pPrChange>
      </w:pPr>
    </w:p>
    <w:p w14:paraId="0E95E344" w14:textId="77777777" w:rsidR="000A3D53" w:rsidRDefault="000A3D53">
      <w:pPr>
        <w:ind w:firstLineChars="50" w:firstLine="120"/>
        <w:rPr>
          <w:ins w:id="32" w:author="jyoti sengar" w:date="2023-07-06T15:19:00Z"/>
          <w:b/>
        </w:rPr>
        <w:pPrChange w:id="33" w:author="jyoti sengar" w:date="2023-07-06T15:19:00Z">
          <w:pPr>
            <w:outlineLvl w:val="0"/>
          </w:pPr>
        </w:pPrChange>
      </w:pPr>
    </w:p>
    <w:p w14:paraId="273C5AA8" w14:textId="77777777" w:rsidR="000A3D53" w:rsidRDefault="000A3D53">
      <w:pPr>
        <w:ind w:firstLineChars="50" w:firstLine="120"/>
        <w:rPr>
          <w:ins w:id="34" w:author="jyoti sengar" w:date="2023-07-06T15:19:00Z"/>
          <w:b/>
        </w:rPr>
        <w:pPrChange w:id="35" w:author="jyoti sengar" w:date="2023-07-06T15:19:00Z">
          <w:pPr>
            <w:outlineLvl w:val="0"/>
          </w:pPr>
        </w:pPrChange>
      </w:pPr>
    </w:p>
    <w:p w14:paraId="516EA64A" w14:textId="77777777" w:rsidR="000A3D53" w:rsidRDefault="000A3D53">
      <w:pPr>
        <w:ind w:firstLineChars="50" w:firstLine="120"/>
        <w:rPr>
          <w:ins w:id="36" w:author="jyoti sengar" w:date="2023-07-06T15:19:00Z"/>
          <w:b/>
        </w:rPr>
        <w:pPrChange w:id="37" w:author="jyoti sengar" w:date="2023-07-06T15:19:00Z">
          <w:pPr>
            <w:outlineLvl w:val="0"/>
          </w:pPr>
        </w:pPrChange>
      </w:pPr>
    </w:p>
    <w:p w14:paraId="1CEE34C2" w14:textId="77777777" w:rsidR="000A3D53" w:rsidRDefault="000A3D53">
      <w:pPr>
        <w:ind w:firstLineChars="50" w:firstLine="120"/>
        <w:rPr>
          <w:ins w:id="38" w:author="jyoti sengar" w:date="2023-07-06T15:19:00Z"/>
          <w:b/>
        </w:rPr>
        <w:pPrChange w:id="39" w:author="jyoti sengar" w:date="2023-07-06T15:19:00Z">
          <w:pPr>
            <w:outlineLvl w:val="0"/>
          </w:pPr>
        </w:pPrChange>
      </w:pPr>
    </w:p>
    <w:p w14:paraId="796AC213" w14:textId="77777777" w:rsidR="000A3D53" w:rsidRDefault="000A3D53">
      <w:pPr>
        <w:ind w:firstLineChars="50" w:firstLine="120"/>
        <w:rPr>
          <w:ins w:id="40" w:author="jyoti sengar" w:date="2023-07-06T15:19:00Z"/>
          <w:b/>
        </w:rPr>
        <w:pPrChange w:id="41" w:author="jyoti sengar" w:date="2023-07-06T15:19:00Z">
          <w:pPr>
            <w:outlineLvl w:val="0"/>
          </w:pPr>
        </w:pPrChange>
      </w:pPr>
    </w:p>
    <w:p w14:paraId="655F5316" w14:textId="77777777" w:rsidR="000A3D53" w:rsidRDefault="000A3D53" w:rsidP="000A3D53">
      <w:pPr>
        <w:ind w:firstLineChars="50" w:firstLine="120"/>
        <w:rPr>
          <w:ins w:id="42" w:author="jyoti sengar" w:date="2023-07-06T15:23:00Z"/>
          <w:b/>
        </w:rPr>
      </w:pPr>
    </w:p>
    <w:p w14:paraId="505E28D7" w14:textId="2C4C5775" w:rsidR="00963673" w:rsidRPr="00DD4915" w:rsidRDefault="00963673" w:rsidP="000A3D53">
      <w:pPr>
        <w:ind w:firstLineChars="50" w:firstLine="120"/>
        <w:rPr>
          <w:b/>
          <w:bCs/>
        </w:rPr>
      </w:pPr>
      <w:r w:rsidRPr="00DD4915">
        <w:rPr>
          <w:b/>
        </w:rPr>
        <w:t>B</w:t>
      </w:r>
      <w:r w:rsidRPr="009A7277">
        <w:rPr>
          <w:b/>
        </w:rPr>
        <w:t xml:space="preserve">: Draft </w:t>
      </w:r>
      <w:r w:rsidR="000B065B" w:rsidRPr="009A7277">
        <w:rPr>
          <w:b/>
        </w:rPr>
        <w:t>Supplement</w:t>
      </w:r>
      <w:r w:rsidRPr="009A7277">
        <w:rPr>
          <w:b/>
        </w:rPr>
        <w:t xml:space="preserve"> </w:t>
      </w:r>
      <w:r w:rsidR="004A0630" w:rsidRPr="009A7277">
        <w:rPr>
          <w:b/>
        </w:rPr>
        <w:t xml:space="preserve">to </w:t>
      </w:r>
      <w:r w:rsidRPr="009A7277">
        <w:rPr>
          <w:b/>
        </w:rPr>
        <w:t>ITU-T</w:t>
      </w:r>
      <w:r w:rsidRPr="009A7277">
        <w:t xml:space="preserve"> </w:t>
      </w:r>
      <w:r w:rsidR="000B065B" w:rsidRPr="009A7277">
        <w:rPr>
          <w:b/>
        </w:rPr>
        <w:t>X.</w:t>
      </w:r>
      <w:r w:rsidR="004A0630" w:rsidRPr="009A7277">
        <w:rPr>
          <w:b/>
        </w:rPr>
        <w:t>1352</w:t>
      </w:r>
    </w:p>
    <w:p w14:paraId="4751B166" w14:textId="59996345" w:rsidR="00963673" w:rsidRDefault="00BB6636" w:rsidP="00963673">
      <w:pPr>
        <w:pBdr>
          <w:top w:val="nil"/>
          <w:left w:val="nil"/>
          <w:bottom w:val="nil"/>
          <w:right w:val="nil"/>
          <w:between w:val="nil"/>
          <w:bar w:val="nil"/>
        </w:pBdr>
        <w:jc w:val="center"/>
        <w:rPr>
          <w:b/>
          <w:bCs/>
        </w:rPr>
      </w:pPr>
      <w:r>
        <w:rPr>
          <w:b/>
          <w:bCs/>
        </w:rPr>
        <w:t>Technical implementation</w:t>
      </w:r>
      <w:r w:rsidR="00BA152B" w:rsidRPr="00BA152B">
        <w:rPr>
          <w:b/>
          <w:bCs/>
        </w:rPr>
        <w:t xml:space="preserve"> </w:t>
      </w:r>
      <w:r w:rsidR="002B7878">
        <w:rPr>
          <w:b/>
          <w:bCs/>
        </w:rPr>
        <w:t>guidelines</w:t>
      </w:r>
      <w:r w:rsidR="00BA152B" w:rsidRPr="00BA152B">
        <w:rPr>
          <w:b/>
          <w:bCs/>
        </w:rPr>
        <w:t xml:space="preserve"> for IoT devices</w:t>
      </w:r>
      <w:r w:rsidR="0033312C">
        <w:rPr>
          <w:b/>
          <w:bCs/>
        </w:rPr>
        <w:t xml:space="preserve"> and gateway</w:t>
      </w:r>
      <w:r w:rsidR="00BA152B" w:rsidRPr="00BA152B">
        <w:rPr>
          <w:b/>
          <w:bCs/>
        </w:rPr>
        <w:t xml:space="preserve"> </w:t>
      </w:r>
    </w:p>
    <w:p w14:paraId="240F621C" w14:textId="5EEDB8F9" w:rsidR="00963673" w:rsidRPr="007A46E2" w:rsidRDefault="00963673" w:rsidP="00963673">
      <w:pPr>
        <w:pBdr>
          <w:top w:val="nil"/>
          <w:left w:val="nil"/>
          <w:bottom w:val="nil"/>
          <w:right w:val="nil"/>
          <w:between w:val="nil"/>
          <w:bar w:val="nil"/>
        </w:pBdr>
        <w:jc w:val="center"/>
        <w:rPr>
          <w:rFonts w:eastAsia="Times New Roman"/>
          <w:b/>
          <w:bCs/>
          <w:u w:color="000000"/>
          <w:bdr w:val="nil"/>
          <w:lang w:eastAsia="zh-CN"/>
        </w:rPr>
      </w:pPr>
    </w:p>
    <w:p w14:paraId="7D338DA8" w14:textId="678E0766"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textAlignment w:val="auto"/>
        <w:outlineLvl w:val="0"/>
        <w:rPr>
          <w:rFonts w:eastAsia="Arial Unicode MS"/>
          <w:b/>
          <w:bCs/>
          <w:u w:color="000000"/>
          <w:bdr w:val="nil"/>
          <w:lang w:eastAsia="zh-CN"/>
        </w:rPr>
      </w:pPr>
      <w:bookmarkStart w:id="43" w:name="_Toc534721099"/>
      <w:bookmarkStart w:id="44" w:name="_Toc34053623"/>
      <w:r w:rsidRPr="0095468A">
        <w:rPr>
          <w:rFonts w:eastAsia="Arial Unicode MS"/>
          <w:b/>
          <w:bCs/>
          <w:u w:color="000000"/>
          <w:bdr w:val="nil"/>
          <w:lang w:eastAsia="zh-CN"/>
        </w:rPr>
        <w:t>Scope</w:t>
      </w:r>
      <w:bookmarkEnd w:id="43"/>
      <w:bookmarkEnd w:id="44"/>
    </w:p>
    <w:p w14:paraId="3DCE5CCB" w14:textId="69609C1D" w:rsidR="00963673" w:rsidRDefault="00C63BD7" w:rsidP="00963673">
      <w:pPr>
        <w:pBdr>
          <w:top w:val="nil"/>
          <w:left w:val="nil"/>
          <w:bottom w:val="nil"/>
          <w:right w:val="nil"/>
          <w:between w:val="nil"/>
          <w:bar w:val="nil"/>
        </w:pBdr>
        <w:ind w:firstLineChars="50" w:firstLine="110"/>
        <w:jc w:val="both"/>
        <w:rPr>
          <w:rFonts w:eastAsia="Times New Roman"/>
          <w:u w:color="000000"/>
          <w:bdr w:val="nil"/>
          <w:lang w:eastAsia="zh-CN"/>
        </w:rPr>
      </w:pPr>
      <w:r w:rsidRPr="00C63BD7">
        <w:rPr>
          <w:sz w:val="22"/>
          <w:szCs w:val="22"/>
          <w:lang w:eastAsia="ko-KR"/>
        </w:rPr>
        <w:t>This draft Supplement describes a set of technical implementation guidelines to support manufacturers and relevant stakeholders to meet the security requirements for IoT devices and gateway defined in ITU-T X.1352. It provides a non-exhaustive set of technical implementation guidelines.</w:t>
      </w:r>
    </w:p>
    <w:p w14:paraId="0A8EB722" w14:textId="61830604" w:rsidR="001E0D1E" w:rsidRPr="009267EE" w:rsidRDefault="001E0D1E" w:rsidP="00963673">
      <w:pPr>
        <w:pBdr>
          <w:top w:val="nil"/>
          <w:left w:val="nil"/>
          <w:bottom w:val="nil"/>
          <w:right w:val="nil"/>
          <w:between w:val="nil"/>
          <w:bar w:val="nil"/>
        </w:pBdr>
        <w:ind w:firstLineChars="50" w:firstLine="120"/>
        <w:jc w:val="both"/>
        <w:rPr>
          <w:rFonts w:eastAsia="Times New Roman"/>
          <w:u w:color="000000"/>
          <w:bdr w:val="nil"/>
          <w:lang w:eastAsia="zh-CN"/>
        </w:rPr>
      </w:pPr>
    </w:p>
    <w:p w14:paraId="30CAADD7" w14:textId="097FD398" w:rsidR="00963673" w:rsidRPr="0095468A" w:rsidRDefault="00963673" w:rsidP="00963673">
      <w:pPr>
        <w:keepNext/>
        <w:numPr>
          <w:ilvl w:val="0"/>
          <w:numId w:val="44"/>
        </w:numPr>
        <w:pBdr>
          <w:top w:val="nil"/>
          <w:left w:val="nil"/>
          <w:bottom w:val="nil"/>
          <w:right w:val="nil"/>
          <w:between w:val="nil"/>
          <w:bar w:val="nil"/>
        </w:pBdr>
        <w:overflowPunct/>
        <w:autoSpaceDE/>
        <w:autoSpaceDN/>
        <w:adjustRightInd/>
        <w:textAlignment w:val="auto"/>
        <w:outlineLvl w:val="0"/>
        <w:rPr>
          <w:rFonts w:eastAsia="Arial Unicode MS"/>
          <w:b/>
          <w:bCs/>
          <w:u w:color="000000"/>
          <w:bdr w:val="nil"/>
          <w:lang w:eastAsia="zh-CN"/>
        </w:rPr>
      </w:pPr>
      <w:bookmarkStart w:id="45" w:name="_Toc534721100"/>
      <w:bookmarkStart w:id="46" w:name="_Toc34053624"/>
      <w:r w:rsidRPr="0095468A">
        <w:rPr>
          <w:rFonts w:eastAsia="Arial Unicode MS"/>
          <w:b/>
          <w:bCs/>
          <w:u w:color="000000"/>
          <w:bdr w:val="nil"/>
          <w:lang w:eastAsia="zh-CN"/>
        </w:rPr>
        <w:t>References</w:t>
      </w:r>
      <w:bookmarkEnd w:id="45"/>
      <w:bookmarkEnd w:id="46"/>
    </w:p>
    <w:p w14:paraId="4D6AAD95" w14:textId="7E25DC2E" w:rsidR="001E0D1E" w:rsidRPr="00273E5D" w:rsidRDefault="001E0D1E" w:rsidP="001E0D1E">
      <w:pPr>
        <w:tabs>
          <w:tab w:val="clear" w:pos="1985"/>
        </w:tabs>
        <w:ind w:left="1560" w:hanging="1560"/>
      </w:pPr>
      <w:r>
        <w:rPr>
          <w:rFonts w:hint="eastAsia"/>
        </w:rPr>
        <w:t>[</w:t>
      </w:r>
      <w:r>
        <w:t xml:space="preserve">X.1352] </w:t>
      </w:r>
      <w:r>
        <w:tab/>
      </w:r>
      <w:r>
        <w:tab/>
      </w:r>
      <w:r w:rsidRPr="00273E5D">
        <w:t xml:space="preserve">Recommendation ITU-T X.1352, Security Requirements </w:t>
      </w:r>
      <w:proofErr w:type="gramStart"/>
      <w:r w:rsidRPr="00273E5D">
        <w:t xml:space="preserve">for </w:t>
      </w:r>
      <w:r w:rsidR="00F57880" w:rsidRPr="00F57880">
        <w:t xml:space="preserve"> </w:t>
      </w:r>
      <w:r w:rsidRPr="00273E5D">
        <w:t>Internet</w:t>
      </w:r>
      <w:proofErr w:type="gramEnd"/>
      <w:r w:rsidRPr="00273E5D">
        <w:t xml:space="preserve"> of Things (IoT) devices and gateway</w:t>
      </w:r>
    </w:p>
    <w:p w14:paraId="2D3F0B1E" w14:textId="2F0DF82C" w:rsidR="00963673"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&lt; Others to be added&gt;</w:t>
      </w:r>
    </w:p>
    <w:p w14:paraId="45F67A3D" w14:textId="77777777" w:rsidR="001E0D1E" w:rsidRPr="0095468A" w:rsidRDefault="001E0D1E" w:rsidP="00963673">
      <w:pPr>
        <w:pBdr>
          <w:top w:val="nil"/>
          <w:left w:val="nil"/>
          <w:bottom w:val="nil"/>
          <w:right w:val="nil"/>
          <w:between w:val="nil"/>
          <w:bar w:val="nil"/>
        </w:pBdr>
        <w:jc w:val="both"/>
        <w:rPr>
          <w:rFonts w:eastAsia="Times New Roman"/>
          <w:u w:color="000000"/>
          <w:bdr w:val="nil"/>
          <w:lang w:eastAsia="zh-CN"/>
        </w:rPr>
      </w:pPr>
    </w:p>
    <w:p w14:paraId="669A3964"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bookmarkStart w:id="47" w:name="_Toc534721101"/>
      <w:bookmarkStart w:id="48" w:name="_Toc34053625"/>
      <w:r w:rsidRPr="0095468A">
        <w:rPr>
          <w:rFonts w:eastAsia="Arial Unicode MS"/>
          <w:b/>
          <w:bCs/>
          <w:u w:color="000000"/>
          <w:bdr w:val="nil"/>
          <w:lang w:eastAsia="zh-CN"/>
        </w:rPr>
        <w:t>Definition</w:t>
      </w:r>
      <w:bookmarkEnd w:id="47"/>
      <w:bookmarkEnd w:id="48"/>
      <w:r w:rsidRPr="0095468A">
        <w:rPr>
          <w:rFonts w:eastAsia="Arial Unicode MS" w:hint="eastAsia"/>
          <w:b/>
          <w:bCs/>
          <w:u w:color="000000"/>
          <w:bdr w:val="nil"/>
        </w:rPr>
        <w:t>s</w:t>
      </w:r>
    </w:p>
    <w:p w14:paraId="459893B5" w14:textId="77777777" w:rsidR="00963673" w:rsidRPr="0095468A" w:rsidRDefault="00963673" w:rsidP="00963673">
      <w:pPr>
        <w:pBdr>
          <w:top w:val="nil"/>
          <w:left w:val="nil"/>
          <w:bottom w:val="nil"/>
          <w:right w:val="nil"/>
          <w:between w:val="nil"/>
          <w:bar w:val="nil"/>
        </w:pBdr>
        <w:jc w:val="both"/>
        <w:rPr>
          <w:rFonts w:eastAsia="Times New Roman"/>
          <w:b/>
          <w:u w:color="000000"/>
        </w:rPr>
      </w:pPr>
      <w:bookmarkStart w:id="49" w:name="_Toc509454935"/>
      <w:bookmarkStart w:id="50" w:name="_Toc534721102"/>
      <w:bookmarkStart w:id="51" w:name="_Toc34053626"/>
      <w:r w:rsidRPr="0095468A">
        <w:rPr>
          <w:rFonts w:eastAsia="Times New Roman" w:hint="eastAsia"/>
          <w:b/>
          <w:u w:color="000000"/>
        </w:rPr>
        <w:t>3.1</w:t>
      </w:r>
      <w:r w:rsidRPr="0095468A">
        <w:rPr>
          <w:rFonts w:eastAsia="Times New Roman" w:hint="eastAsia"/>
          <w:b/>
          <w:u w:color="000000"/>
        </w:rPr>
        <w:tab/>
        <w:t>Terms defined elsewhere</w:t>
      </w:r>
      <w:bookmarkEnd w:id="49"/>
      <w:bookmarkEnd w:id="50"/>
      <w:bookmarkEnd w:id="51"/>
    </w:p>
    <w:p w14:paraId="0967738E" w14:textId="7DD325BB" w:rsidR="00963673" w:rsidRPr="0095468A"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 xml:space="preserve">This </w:t>
      </w:r>
      <w:r w:rsidR="001778C0">
        <w:rPr>
          <w:rFonts w:eastAsia="Times New Roman"/>
          <w:u w:color="000000"/>
          <w:bdr w:val="nil"/>
          <w:lang w:eastAsia="zh-CN"/>
        </w:rPr>
        <w:t>Supplement</w:t>
      </w:r>
      <w:r w:rsidRPr="0095468A">
        <w:rPr>
          <w:rFonts w:eastAsia="Times New Roman"/>
          <w:u w:color="000000"/>
          <w:bdr w:val="nil"/>
          <w:lang w:eastAsia="zh-CN"/>
        </w:rPr>
        <w:t xml:space="preserve"> uses the following terms defined elsewhere:</w:t>
      </w:r>
    </w:p>
    <w:p w14:paraId="65981F02" w14:textId="5BC1F1F6" w:rsidR="003B3F0B" w:rsidRDefault="003B3F0B" w:rsidP="003B3F0B">
      <w:pPr>
        <w:jc w:val="both"/>
        <w:rPr>
          <w:lang w:eastAsia="zh-CN"/>
        </w:rPr>
      </w:pPr>
      <w:r w:rsidRPr="00C4347B">
        <w:rPr>
          <w:b/>
          <w:lang w:eastAsia="zh-CN"/>
        </w:rPr>
        <w:t>3.1.</w:t>
      </w:r>
      <w:r>
        <w:rPr>
          <w:b/>
          <w:lang w:eastAsia="zh-CN"/>
        </w:rPr>
        <w:t>1</w:t>
      </w:r>
      <w:r w:rsidRPr="00C4347B">
        <w:rPr>
          <w:b/>
          <w:lang w:eastAsia="zh-CN"/>
        </w:rPr>
        <w:t xml:space="preserve"> </w:t>
      </w:r>
      <w:r w:rsidRPr="00C4347B">
        <w:rPr>
          <w:b/>
          <w:lang w:eastAsia="zh-CN"/>
        </w:rPr>
        <w:tab/>
      </w:r>
      <w:proofErr w:type="gramStart"/>
      <w:r w:rsidRPr="00C4347B">
        <w:rPr>
          <w:b/>
          <w:lang w:eastAsia="zh-CN"/>
        </w:rPr>
        <w:t>confidentiality</w:t>
      </w:r>
      <w:proofErr w:type="gramEnd"/>
      <w:r>
        <w:rPr>
          <w:lang w:eastAsia="zh-CN"/>
        </w:rPr>
        <w:t xml:space="preserve"> [b</w:t>
      </w:r>
      <w:r>
        <w:rPr>
          <w:rFonts w:ascii="Malgun Gothic" w:eastAsia="Malgun Gothic" w:hAnsi="Malgun Gothic" w:cs="Malgun Gothic" w:hint="eastAsia"/>
          <w:lang w:eastAsia="ko-KR"/>
        </w:rPr>
        <w:t>-</w:t>
      </w:r>
      <w:r>
        <w:rPr>
          <w:lang w:eastAsia="zh-CN"/>
        </w:rPr>
        <w:t>ITU-T X.800]: The property that information is not made available or</w:t>
      </w:r>
    </w:p>
    <w:p w14:paraId="17EA8F8F" w14:textId="77777777" w:rsidR="003B3F0B" w:rsidRDefault="003B3F0B" w:rsidP="003B3F0B">
      <w:pPr>
        <w:jc w:val="both"/>
        <w:rPr>
          <w:lang w:eastAsia="zh-CN"/>
        </w:rPr>
      </w:pPr>
      <w:proofErr w:type="gramStart"/>
      <w:r>
        <w:rPr>
          <w:lang w:eastAsia="zh-CN"/>
        </w:rPr>
        <w:t>disclosed</w:t>
      </w:r>
      <w:proofErr w:type="gramEnd"/>
      <w:r>
        <w:rPr>
          <w:lang w:eastAsia="zh-CN"/>
        </w:rPr>
        <w:t xml:space="preserve"> to unauthorized individuals, entities, or processes.</w:t>
      </w:r>
    </w:p>
    <w:p w14:paraId="1C920FC8" w14:textId="7C6C3938" w:rsidR="003B3F0B" w:rsidRDefault="003B3F0B" w:rsidP="003B3F0B">
      <w:pPr>
        <w:jc w:val="both"/>
        <w:rPr>
          <w:lang w:eastAsia="zh-CN"/>
        </w:rPr>
      </w:pPr>
      <w:r w:rsidRPr="00C4347B">
        <w:rPr>
          <w:b/>
          <w:lang w:eastAsia="zh-CN"/>
        </w:rPr>
        <w:t>3.1.</w:t>
      </w:r>
      <w:r>
        <w:rPr>
          <w:b/>
          <w:lang w:eastAsia="zh-CN"/>
        </w:rPr>
        <w:t>2</w:t>
      </w:r>
      <w:r w:rsidRPr="00C4347B">
        <w:rPr>
          <w:b/>
          <w:lang w:eastAsia="zh-CN"/>
        </w:rPr>
        <w:t xml:space="preserve"> </w:t>
      </w:r>
      <w:r w:rsidRPr="00C4347B">
        <w:rPr>
          <w:b/>
          <w:lang w:eastAsia="zh-CN"/>
        </w:rPr>
        <w:tab/>
      </w:r>
      <w:proofErr w:type="gramStart"/>
      <w:r w:rsidRPr="00C4347B">
        <w:rPr>
          <w:b/>
          <w:lang w:eastAsia="zh-CN"/>
        </w:rPr>
        <w:t>data</w:t>
      </w:r>
      <w:proofErr w:type="gramEnd"/>
      <w:r w:rsidRPr="00C4347B">
        <w:rPr>
          <w:b/>
          <w:lang w:eastAsia="zh-CN"/>
        </w:rPr>
        <w:t xml:space="preserve"> integrity</w:t>
      </w:r>
      <w:r>
        <w:rPr>
          <w:lang w:eastAsia="zh-CN"/>
        </w:rPr>
        <w:t xml:space="preserve"> [b-ITU-T X.800]: The property that data has not been altered or destroyed in an unauthorized manner.</w:t>
      </w:r>
    </w:p>
    <w:p w14:paraId="2A74334A" w14:textId="65DCF81D" w:rsidR="003B3F0B" w:rsidRPr="00C4347B" w:rsidRDefault="003B3F0B" w:rsidP="003B3F0B">
      <w:pPr>
        <w:jc w:val="both"/>
        <w:rPr>
          <w:rFonts w:eastAsiaTheme="minorEastAsia"/>
          <w:lang w:eastAsia="zh-CN"/>
        </w:rPr>
      </w:pPr>
      <w:r w:rsidRPr="00C4347B">
        <w:rPr>
          <w:b/>
        </w:rPr>
        <w:t>3.1.</w:t>
      </w:r>
      <w:r>
        <w:rPr>
          <w:b/>
        </w:rPr>
        <w:t>3</w:t>
      </w:r>
      <w:r w:rsidRPr="00C4347B">
        <w:rPr>
          <w:b/>
        </w:rPr>
        <w:t xml:space="preserve"> </w:t>
      </w:r>
      <w:r w:rsidRPr="00C4347B">
        <w:rPr>
          <w:b/>
        </w:rPr>
        <w:tab/>
      </w:r>
      <w:proofErr w:type="gramStart"/>
      <w:r w:rsidRPr="00C4347B">
        <w:rPr>
          <w:b/>
        </w:rPr>
        <w:t>credential</w:t>
      </w:r>
      <w:proofErr w:type="gramEnd"/>
      <w:r>
        <w:t xml:space="preserve"> [b-ITU-T X.1252]: A set of data presented as evidence of a claimed identity and/or entitlements.</w:t>
      </w:r>
    </w:p>
    <w:p w14:paraId="2A585D29" w14:textId="4202A1F0" w:rsidR="003B3F0B" w:rsidRPr="008B1ECA" w:rsidRDefault="003B3F0B" w:rsidP="003B3F0B">
      <w:pPr>
        <w:tabs>
          <w:tab w:val="clear" w:pos="794"/>
          <w:tab w:val="clear" w:pos="1191"/>
          <w:tab w:val="clear" w:pos="1588"/>
          <w:tab w:val="clear" w:pos="1985"/>
        </w:tabs>
        <w:overflowPunct/>
        <w:autoSpaceDE/>
        <w:autoSpaceDN/>
        <w:adjustRightInd/>
        <w:jc w:val="both"/>
        <w:textAlignment w:val="auto"/>
        <w:rPr>
          <w:rFonts w:eastAsia="SimSun"/>
          <w:szCs w:val="24"/>
          <w:lang w:eastAsia="zh-CN"/>
        </w:rPr>
      </w:pPr>
      <w:r w:rsidRPr="008B1ECA">
        <w:rPr>
          <w:rFonts w:eastAsia="SimSun"/>
          <w:b/>
          <w:szCs w:val="24"/>
          <w:lang w:eastAsia="zh-CN"/>
        </w:rPr>
        <w:t>3.1.</w:t>
      </w:r>
      <w:r>
        <w:rPr>
          <w:rFonts w:eastAsia="SimSun"/>
          <w:b/>
          <w:szCs w:val="24"/>
          <w:lang w:eastAsia="zh-CN"/>
        </w:rPr>
        <w:t>4</w:t>
      </w:r>
      <w:r w:rsidRPr="008B1ECA">
        <w:rPr>
          <w:rFonts w:eastAsia="SimSun"/>
          <w:b/>
          <w:szCs w:val="24"/>
          <w:lang w:eastAsia="zh-CN"/>
        </w:rPr>
        <w:t xml:space="preserve"> </w:t>
      </w:r>
      <w:r w:rsidRPr="008B1ECA">
        <w:rPr>
          <w:rFonts w:eastAsia="SimSun"/>
          <w:b/>
          <w:szCs w:val="24"/>
          <w:lang w:eastAsia="zh-CN"/>
        </w:rPr>
        <w:tab/>
      </w:r>
      <w:proofErr w:type="gramStart"/>
      <w:r w:rsidRPr="008B1ECA">
        <w:rPr>
          <w:rFonts w:eastAsia="SimSun"/>
          <w:b/>
          <w:szCs w:val="24"/>
          <w:lang w:eastAsia="zh-CN"/>
        </w:rPr>
        <w:t>cryptography</w:t>
      </w:r>
      <w:proofErr w:type="gramEnd"/>
      <w:r w:rsidRPr="008B1ECA">
        <w:rPr>
          <w:rFonts w:eastAsia="SimSun"/>
          <w:szCs w:val="24"/>
          <w:lang w:eastAsia="zh-CN"/>
        </w:rPr>
        <w:t xml:space="preserve"> [b-ITU-T X.800]: The discipline which </w:t>
      </w:r>
      <w:r w:rsidRPr="008B1ECA">
        <w:rPr>
          <w:rFonts w:eastAsia="Times New Roman"/>
          <w:szCs w:val="24"/>
        </w:rPr>
        <w:t>embodies</w:t>
      </w:r>
      <w:r w:rsidRPr="008B1ECA">
        <w:rPr>
          <w:rFonts w:eastAsia="SimSun"/>
          <w:szCs w:val="24"/>
          <w:lang w:eastAsia="zh-CN"/>
        </w:rPr>
        <w:t xml:space="preserve"> principles, means, and methods for the transformation of data in order to hide its information content, prevent its undetected modification, and/or prevent its unauthorized use.</w:t>
      </w:r>
    </w:p>
    <w:p w14:paraId="1AFAADD0" w14:textId="1229F20F" w:rsidR="003B3F0B" w:rsidRPr="008B1ECA" w:rsidRDefault="003B3F0B" w:rsidP="003B3F0B">
      <w:pPr>
        <w:jc w:val="both"/>
        <w:rPr>
          <w:rFonts w:eastAsia="SimSun"/>
          <w:szCs w:val="24"/>
          <w:lang w:eastAsia="zh-CN"/>
        </w:rPr>
      </w:pPr>
      <w:r w:rsidRPr="008B1ECA">
        <w:rPr>
          <w:rFonts w:eastAsia="SimSun"/>
          <w:b/>
          <w:szCs w:val="24"/>
          <w:lang w:eastAsia="zh-CN"/>
        </w:rPr>
        <w:t>3.1.</w:t>
      </w:r>
      <w:r>
        <w:rPr>
          <w:rFonts w:eastAsia="SimSun"/>
          <w:b/>
          <w:szCs w:val="24"/>
          <w:lang w:eastAsia="zh-CN"/>
        </w:rPr>
        <w:t>5</w:t>
      </w:r>
      <w:r w:rsidRPr="008B1ECA">
        <w:rPr>
          <w:rFonts w:eastAsia="SimSun"/>
          <w:b/>
          <w:szCs w:val="24"/>
          <w:lang w:eastAsia="zh-CN"/>
        </w:rPr>
        <w:tab/>
      </w:r>
      <w:proofErr w:type="gramStart"/>
      <w:r w:rsidRPr="008B1ECA">
        <w:rPr>
          <w:rFonts w:eastAsia="SimSun"/>
          <w:b/>
          <w:szCs w:val="24"/>
          <w:lang w:eastAsia="zh-CN"/>
        </w:rPr>
        <w:t>device</w:t>
      </w:r>
      <w:proofErr w:type="gramEnd"/>
      <w:r w:rsidRPr="008B1ECA">
        <w:rPr>
          <w:rFonts w:eastAsia="SimSun"/>
          <w:szCs w:val="24"/>
          <w:lang w:eastAsia="zh-CN"/>
        </w:rPr>
        <w:t xml:space="preserve"> [b-ITU-T Y.4000]: With regard to the Internet of </w:t>
      </w:r>
      <w:r w:rsidRPr="008B1ECA">
        <w:rPr>
          <w:rFonts w:eastAsia="Times New Roman"/>
          <w:szCs w:val="24"/>
        </w:rPr>
        <w:t>things</w:t>
      </w:r>
      <w:r w:rsidRPr="008B1ECA">
        <w:rPr>
          <w:rFonts w:eastAsia="SimSun"/>
          <w:szCs w:val="24"/>
          <w:lang w:eastAsia="zh-CN"/>
        </w:rPr>
        <w:t>, this is a piece of equipment with the mandatory capabilities of communication and the optional capabilities of sensing, actuation, data capture, data storage, and data processing.</w:t>
      </w:r>
    </w:p>
    <w:p w14:paraId="1DEAB5B8" w14:textId="7E050654" w:rsidR="003B3F0B" w:rsidRPr="008B1ECA" w:rsidRDefault="003B3F0B" w:rsidP="003B3F0B">
      <w:pPr>
        <w:jc w:val="both"/>
        <w:rPr>
          <w:rFonts w:eastAsia="SimSun"/>
          <w:szCs w:val="24"/>
          <w:lang w:eastAsia="zh-CN"/>
        </w:rPr>
      </w:pPr>
      <w:r w:rsidRPr="008B1ECA">
        <w:rPr>
          <w:rFonts w:eastAsia="SimSun"/>
          <w:b/>
          <w:szCs w:val="24"/>
          <w:lang w:eastAsia="zh-CN"/>
        </w:rPr>
        <w:t>3.1.</w:t>
      </w:r>
      <w:r>
        <w:rPr>
          <w:rFonts w:eastAsia="SimSun"/>
          <w:b/>
          <w:szCs w:val="24"/>
          <w:lang w:eastAsia="zh-CN"/>
        </w:rPr>
        <w:t>6</w:t>
      </w:r>
      <w:r w:rsidRPr="008B1ECA">
        <w:rPr>
          <w:rFonts w:eastAsia="SimSun"/>
          <w:b/>
          <w:szCs w:val="24"/>
          <w:lang w:eastAsia="zh-CN"/>
        </w:rPr>
        <w:tab/>
      </w:r>
      <w:proofErr w:type="gramStart"/>
      <w:r w:rsidRPr="008B1ECA">
        <w:rPr>
          <w:rFonts w:eastAsia="SimSun"/>
          <w:b/>
          <w:szCs w:val="24"/>
          <w:lang w:eastAsia="zh-CN"/>
        </w:rPr>
        <w:t>security</w:t>
      </w:r>
      <w:proofErr w:type="gramEnd"/>
      <w:r w:rsidRPr="008B1ECA">
        <w:rPr>
          <w:rFonts w:eastAsia="SimSun"/>
          <w:b/>
          <w:szCs w:val="24"/>
          <w:lang w:eastAsia="zh-CN"/>
        </w:rPr>
        <w:t xml:space="preserve"> gateway</w:t>
      </w:r>
      <w:r w:rsidRPr="008B1ECA">
        <w:rPr>
          <w:rFonts w:eastAsia="SimSun"/>
          <w:b/>
          <w:szCs w:val="24"/>
          <w:lang w:val="en" w:eastAsia="zh-CN"/>
        </w:rPr>
        <w:t xml:space="preserve"> </w:t>
      </w:r>
      <w:r w:rsidRPr="008B1ECA">
        <w:rPr>
          <w:rFonts w:eastAsia="SimSun"/>
          <w:szCs w:val="24"/>
          <w:lang w:val="en-US" w:eastAsia="zh-CN"/>
        </w:rPr>
        <w:t>[ITU-T X.1361]</w:t>
      </w:r>
      <w:r w:rsidRPr="008B1ECA">
        <w:rPr>
          <w:rFonts w:eastAsia="SimSun"/>
          <w:szCs w:val="24"/>
          <w:lang w:eastAsia="zh-CN"/>
        </w:rPr>
        <w:t xml:space="preserve">: Point of connection </w:t>
      </w:r>
      <w:r w:rsidRPr="008B1ECA">
        <w:rPr>
          <w:rFonts w:eastAsia="Times New Roman"/>
          <w:szCs w:val="24"/>
        </w:rPr>
        <w:t>between</w:t>
      </w:r>
      <w:r w:rsidRPr="008B1ECA">
        <w:rPr>
          <w:rFonts w:eastAsia="SimSun"/>
          <w:szCs w:val="24"/>
          <w:lang w:eastAsia="zh-CN"/>
        </w:rPr>
        <w:t xml:space="preserve"> networks, or between subgroups within networks, or between software applications within different security domains intended to protect a network according to a given security policy in the IoT environment.</w:t>
      </w:r>
    </w:p>
    <w:p w14:paraId="504A0D50" w14:textId="77777777" w:rsidR="003B3F0B" w:rsidRPr="00752E14" w:rsidRDefault="003B3F0B" w:rsidP="003B3F0B">
      <w:pPr>
        <w:tabs>
          <w:tab w:val="clear" w:pos="794"/>
          <w:tab w:val="clear" w:pos="1191"/>
          <w:tab w:val="clear" w:pos="1588"/>
          <w:tab w:val="clear" w:pos="1985"/>
        </w:tabs>
        <w:overflowPunct/>
        <w:autoSpaceDE/>
        <w:autoSpaceDN/>
        <w:adjustRightInd/>
        <w:jc w:val="both"/>
        <w:textAlignment w:val="auto"/>
        <w:rPr>
          <w:rFonts w:eastAsia="SimSun"/>
          <w:sz w:val="22"/>
          <w:szCs w:val="22"/>
          <w:lang w:eastAsia="zh-CN"/>
        </w:rPr>
      </w:pPr>
      <w:r w:rsidRPr="008B1ECA">
        <w:rPr>
          <w:rFonts w:eastAsia="SimSun"/>
          <w:sz w:val="22"/>
          <w:szCs w:val="22"/>
          <w:lang w:eastAsia="zh-CN"/>
        </w:rPr>
        <w:t>NOTE – The term is sometimes referred to a gateway. The definition is adapted from [b-ISO/IEC 27033-1].</w:t>
      </w:r>
    </w:p>
    <w:p w14:paraId="43ED9C1D" w14:textId="08F2427E" w:rsidR="003B3F0B" w:rsidRPr="008B1ECA" w:rsidRDefault="003B3F0B" w:rsidP="003B3F0B">
      <w:pPr>
        <w:tabs>
          <w:tab w:val="clear" w:pos="794"/>
          <w:tab w:val="clear" w:pos="1191"/>
          <w:tab w:val="clear" w:pos="1588"/>
          <w:tab w:val="clear" w:pos="1985"/>
        </w:tabs>
        <w:overflowPunct/>
        <w:autoSpaceDE/>
        <w:autoSpaceDN/>
        <w:adjustRightInd/>
        <w:jc w:val="both"/>
        <w:textAlignment w:val="auto"/>
        <w:rPr>
          <w:rFonts w:eastAsia="SimSun"/>
          <w:szCs w:val="24"/>
          <w:lang w:val="en-US" w:eastAsia="zh-CN"/>
        </w:rPr>
      </w:pPr>
      <w:r w:rsidRPr="008B1ECA">
        <w:rPr>
          <w:rFonts w:eastAsia="SimSun"/>
          <w:b/>
          <w:szCs w:val="24"/>
          <w:lang w:val="en-US" w:eastAsia="zh-CN"/>
        </w:rPr>
        <w:t>3.1.</w:t>
      </w:r>
      <w:r>
        <w:rPr>
          <w:rFonts w:eastAsia="SimSun"/>
          <w:b/>
          <w:szCs w:val="24"/>
          <w:lang w:val="en-US" w:eastAsia="zh-CN"/>
        </w:rPr>
        <w:t>7</w:t>
      </w:r>
      <w:r w:rsidRPr="008B1ECA">
        <w:rPr>
          <w:rFonts w:eastAsia="SimSun"/>
          <w:b/>
          <w:szCs w:val="24"/>
          <w:lang w:val="en-US" w:eastAsia="zh-CN"/>
        </w:rPr>
        <w:tab/>
      </w:r>
      <w:proofErr w:type="gramStart"/>
      <w:r w:rsidRPr="008B1ECA">
        <w:rPr>
          <w:rFonts w:eastAsia="SimSun"/>
          <w:b/>
          <w:szCs w:val="24"/>
          <w:lang w:val="en-US" w:eastAsia="zh-CN"/>
        </w:rPr>
        <w:t>key</w:t>
      </w:r>
      <w:proofErr w:type="gramEnd"/>
      <w:r w:rsidRPr="008B1ECA">
        <w:rPr>
          <w:rFonts w:eastAsia="SimSun"/>
          <w:b/>
          <w:szCs w:val="24"/>
          <w:lang w:val="en-US" w:eastAsia="zh-CN"/>
        </w:rPr>
        <w:t xml:space="preserve"> management</w:t>
      </w:r>
      <w:r w:rsidRPr="008B1ECA">
        <w:rPr>
          <w:rFonts w:eastAsia="SimSun"/>
          <w:szCs w:val="24"/>
          <w:lang w:val="en-US" w:eastAsia="zh-CN"/>
        </w:rPr>
        <w:t xml:space="preserve"> [b-ITU-T X.800]: The </w:t>
      </w:r>
      <w:r w:rsidRPr="008B1ECA">
        <w:rPr>
          <w:rFonts w:eastAsia="Times New Roman"/>
          <w:szCs w:val="24"/>
        </w:rPr>
        <w:t>generation</w:t>
      </w:r>
      <w:r w:rsidRPr="008B1ECA">
        <w:rPr>
          <w:rFonts w:eastAsia="SimSun"/>
          <w:szCs w:val="24"/>
          <w:lang w:val="en-US" w:eastAsia="zh-CN"/>
        </w:rPr>
        <w:t>, storage, distribution, deletion, archiving and application of keys in accordance with a security policy.</w:t>
      </w:r>
    </w:p>
    <w:p w14:paraId="118C2B27" w14:textId="15337377" w:rsidR="00963673" w:rsidRDefault="00963673" w:rsidP="00963673">
      <w:pPr>
        <w:shd w:val="clear" w:color="auto" w:fill="FFFFFF"/>
        <w:jc w:val="both"/>
        <w:rPr>
          <w:ins w:id="52" w:author="acer" w:date="2023-06-22T10:31:00Z"/>
        </w:rPr>
      </w:pPr>
      <w:r>
        <w:t>"</w:t>
      </w:r>
    </w:p>
    <w:p w14:paraId="62AC9F3B" w14:textId="77777777" w:rsidR="00365316" w:rsidRDefault="00365316" w:rsidP="00365316">
      <w:pPr>
        <w:tabs>
          <w:tab w:val="clear" w:pos="794"/>
          <w:tab w:val="clear" w:pos="1191"/>
          <w:tab w:val="clear" w:pos="1588"/>
          <w:tab w:val="clear" w:pos="1985"/>
        </w:tabs>
        <w:overflowPunct/>
        <w:autoSpaceDE/>
        <w:autoSpaceDN/>
        <w:adjustRightInd/>
        <w:jc w:val="both"/>
        <w:textAlignment w:val="auto"/>
        <w:rPr>
          <w:ins w:id="53" w:author="acer" w:date="2023-06-22T10:31:00Z"/>
          <w:rFonts w:eastAsia="SimSun"/>
          <w:szCs w:val="24"/>
          <w:lang w:eastAsia="zh-CN"/>
        </w:rPr>
      </w:pPr>
      <w:ins w:id="54" w:author="acer" w:date="2023-06-22T10:31:00Z">
        <w:r>
          <w:rPr>
            <w:rFonts w:eastAsia="SimSun"/>
            <w:szCs w:val="24"/>
            <w:lang w:val="en-US" w:eastAsia="zh-CN"/>
          </w:rPr>
          <w:t xml:space="preserve">3.1.8 </w:t>
        </w:r>
        <w:r w:rsidRPr="004822F4">
          <w:rPr>
            <w:rFonts w:eastAsia="SimSun"/>
            <w:b/>
            <w:szCs w:val="24"/>
            <w:lang w:eastAsia="zh-CN"/>
          </w:rPr>
          <w:t>Internet of things (IoT)</w:t>
        </w:r>
        <w:r w:rsidRPr="003A55E0">
          <w:rPr>
            <w:rFonts w:eastAsia="SimSun"/>
            <w:szCs w:val="24"/>
            <w:lang w:eastAsia="zh-CN"/>
          </w:rPr>
          <w:t xml:space="preserve"> [b-ITU-T Y.4000]: A global infrastructure for the information society, enabling advanced services by interconnecting (physical and virtual) things based on existing and evolving interoperable information and communication technologies.</w:t>
        </w:r>
      </w:ins>
    </w:p>
    <w:p w14:paraId="13659120" w14:textId="77777777" w:rsidR="00365316" w:rsidRDefault="00365316" w:rsidP="00365316">
      <w:pPr>
        <w:tabs>
          <w:tab w:val="clear" w:pos="794"/>
          <w:tab w:val="clear" w:pos="1191"/>
          <w:tab w:val="clear" w:pos="1588"/>
          <w:tab w:val="clear" w:pos="1985"/>
        </w:tabs>
        <w:overflowPunct/>
        <w:autoSpaceDE/>
        <w:autoSpaceDN/>
        <w:adjustRightInd/>
        <w:jc w:val="both"/>
        <w:textAlignment w:val="auto"/>
        <w:rPr>
          <w:ins w:id="55" w:author="acer" w:date="2023-06-22T10:31:00Z"/>
          <w:rFonts w:eastAsia="SimSun"/>
          <w:szCs w:val="24"/>
          <w:lang w:eastAsia="zh-CN"/>
        </w:rPr>
      </w:pPr>
      <w:ins w:id="56" w:author="acer" w:date="2023-06-22T10:31:00Z">
        <w:r w:rsidRPr="003A55E0">
          <w:rPr>
            <w:rFonts w:eastAsia="SimSun"/>
            <w:szCs w:val="24"/>
            <w:lang w:eastAsia="zh-CN"/>
          </w:rPr>
          <w:t xml:space="preserve"> NOTE 1 – Through the exploitation of identification, data capture, processing and communication capabilities, the IoT makes full use of things to offer services to all kinds of applications, whilst ensuring that security and privacy requirements are fulfilled. </w:t>
        </w:r>
      </w:ins>
    </w:p>
    <w:p w14:paraId="3A7D2150" w14:textId="00CC43B7" w:rsidR="00365316" w:rsidRPr="008B1ECA" w:rsidRDefault="00365316" w:rsidP="00365316">
      <w:pPr>
        <w:tabs>
          <w:tab w:val="clear" w:pos="794"/>
          <w:tab w:val="clear" w:pos="1191"/>
          <w:tab w:val="clear" w:pos="1588"/>
          <w:tab w:val="clear" w:pos="1985"/>
        </w:tabs>
        <w:overflowPunct/>
        <w:autoSpaceDE/>
        <w:autoSpaceDN/>
        <w:adjustRightInd/>
        <w:jc w:val="both"/>
        <w:textAlignment w:val="auto"/>
        <w:rPr>
          <w:ins w:id="57" w:author="acer" w:date="2023-06-22T10:31:00Z"/>
          <w:rFonts w:eastAsia="SimSun"/>
          <w:szCs w:val="24"/>
          <w:lang w:val="en-US" w:eastAsia="zh-CN"/>
        </w:rPr>
      </w:pPr>
      <w:ins w:id="58" w:author="acer" w:date="2023-06-22T10:31:00Z">
        <w:r w:rsidRPr="003A55E0">
          <w:rPr>
            <w:rFonts w:eastAsia="SimSun"/>
            <w:szCs w:val="24"/>
            <w:lang w:eastAsia="zh-CN"/>
          </w:rPr>
          <w:t>NOTE 2 – From a broader perspective, the IoT can be perceived as a vision with technological and societal implications.</w:t>
        </w:r>
      </w:ins>
    </w:p>
    <w:p w14:paraId="6D73C5BD" w14:textId="0CCBD242" w:rsidR="00365316" w:rsidRDefault="00365316" w:rsidP="00365316">
      <w:pPr>
        <w:shd w:val="clear" w:color="auto" w:fill="FFFFFF"/>
        <w:jc w:val="both"/>
        <w:rPr>
          <w:ins w:id="59" w:author="jyoti sengar" w:date="2023-07-04T14:41:00Z"/>
        </w:rPr>
      </w:pPr>
      <w:ins w:id="60" w:author="acer" w:date="2023-06-22T10:31:00Z">
        <w:r>
          <w:t xml:space="preserve">3.1.9 </w:t>
        </w:r>
      </w:ins>
      <w:ins w:id="61" w:author="jyoti sengar" w:date="2023-07-04T14:48:00Z">
        <w:r w:rsidR="00E3032D">
          <w:t>A</w:t>
        </w:r>
      </w:ins>
      <w:ins w:id="62" w:author="jyoti sengar" w:date="2023-07-04T14:41:00Z">
        <w:r w:rsidR="00E54865">
          <w:t>uthentication [b-ITU-T X.1252]: A process used to achieve sufficient confidence in the binding between the entity and the presented identity. NOTE – Use of the term authentication in an identity management (</w:t>
        </w:r>
        <w:proofErr w:type="spellStart"/>
        <w:r w:rsidR="00E54865">
          <w:t>IdM</w:t>
        </w:r>
        <w:proofErr w:type="spellEnd"/>
        <w:r w:rsidR="00E54865">
          <w:t>) context is taken to mean entity authentication.</w:t>
        </w:r>
      </w:ins>
    </w:p>
    <w:p w14:paraId="6EA985EF" w14:textId="40070D18" w:rsidR="00E54865" w:rsidRDefault="00E54865" w:rsidP="00365316">
      <w:pPr>
        <w:shd w:val="clear" w:color="auto" w:fill="FFFFFF"/>
        <w:jc w:val="both"/>
        <w:rPr>
          <w:ins w:id="63" w:author="jyoti sengar" w:date="2023-07-04T14:55:00Z"/>
        </w:rPr>
      </w:pPr>
      <w:ins w:id="64" w:author="jyoti sengar" w:date="2023-07-04T14:41:00Z">
        <w:r>
          <w:lastRenderedPageBreak/>
          <w:t>3.1.10 access control [b-ITU-T X.1252]: A procedure used to determine if an entity should be granted access to resources, facilities, services, or information based on pre-established rules and specific rights or authority associated with the requesting party</w:t>
        </w:r>
      </w:ins>
    </w:p>
    <w:p w14:paraId="4BB20136" w14:textId="305F3955" w:rsidR="00DE26ED" w:rsidRDefault="00DE26ED" w:rsidP="00365316">
      <w:pPr>
        <w:shd w:val="clear" w:color="auto" w:fill="FFFFFF"/>
        <w:jc w:val="both"/>
        <w:rPr>
          <w:ins w:id="65" w:author="jyoti sengar" w:date="2023-07-04T14:57:00Z"/>
        </w:rPr>
      </w:pPr>
      <w:ins w:id="66" w:author="jyoti sengar" w:date="2023-07-04T14:55:00Z">
        <w:r>
          <w:t>3.1.11 trust [b-ITU-T X.1252]: The firm belief in the reliability and truth of information or in the ability and disposition of an entity to act appropriately, within a specified context.</w:t>
        </w:r>
      </w:ins>
    </w:p>
    <w:p w14:paraId="663627ED" w14:textId="3B00DFF2" w:rsidR="00385E7E" w:rsidRDefault="00385E7E" w:rsidP="00365316">
      <w:pPr>
        <w:shd w:val="clear" w:color="auto" w:fill="FFFFFF"/>
        <w:jc w:val="both"/>
        <w:rPr>
          <w:ins w:id="67" w:author="acer" w:date="2023-06-22T10:31:00Z"/>
        </w:rPr>
      </w:pPr>
      <w:ins w:id="68" w:author="jyoti sengar" w:date="2023-07-04T14:57:00Z">
        <w:r>
          <w:t xml:space="preserve">3.1.12 Cryptographic </w:t>
        </w:r>
      </w:ins>
      <w:ins w:id="69" w:author="jyoti sengar" w:date="2023-07-04T14:58:00Z">
        <w:r w:rsidR="00152F23">
          <w:t>algorithm [</w:t>
        </w:r>
      </w:ins>
      <w:ins w:id="70" w:author="jyoti sengar" w:date="2023-07-04T16:36:00Z">
        <w:r w:rsidR="00307733">
          <w:t>b-</w:t>
        </w:r>
      </w:ins>
      <w:ins w:id="71" w:author="jyoti sengar" w:date="2023-07-04T14:57:00Z">
        <w:r>
          <w:t>ITU-T X.1208]: A cryptographic algorithm is the means by which data are altered and disguised in encryption.</w:t>
        </w:r>
      </w:ins>
    </w:p>
    <w:p w14:paraId="5CD9A275" w14:textId="77777777" w:rsidR="00365316" w:rsidRDefault="00365316" w:rsidP="00963673">
      <w:pPr>
        <w:shd w:val="clear" w:color="auto" w:fill="FFFFFF"/>
        <w:jc w:val="both"/>
      </w:pPr>
    </w:p>
    <w:p w14:paraId="4960210D" w14:textId="0BADBDED" w:rsidR="00963673" w:rsidRPr="0095468A" w:rsidRDefault="00963673" w:rsidP="00963673">
      <w:pPr>
        <w:keepNext/>
        <w:keepLines/>
        <w:ind w:left="794" w:hanging="794"/>
        <w:jc w:val="both"/>
        <w:outlineLvl w:val="1"/>
        <w:rPr>
          <w:rFonts w:eastAsia="Times New Roman"/>
          <w:b/>
          <w:u w:color="000000"/>
        </w:rPr>
      </w:pPr>
      <w:bookmarkStart w:id="72" w:name="_Toc509454936"/>
      <w:bookmarkStart w:id="73" w:name="_Toc534721103"/>
      <w:bookmarkStart w:id="74" w:name="_Toc34053627"/>
      <w:r w:rsidRPr="0095468A">
        <w:rPr>
          <w:rFonts w:eastAsia="Times New Roman" w:hint="eastAsia"/>
          <w:b/>
          <w:u w:color="000000"/>
        </w:rPr>
        <w:t>3.2</w:t>
      </w:r>
      <w:r w:rsidRPr="0095468A">
        <w:rPr>
          <w:rFonts w:eastAsia="Times New Roman" w:hint="eastAsia"/>
          <w:b/>
          <w:u w:color="000000"/>
        </w:rPr>
        <w:tab/>
        <w:t xml:space="preserve">Terms defined in this </w:t>
      </w:r>
      <w:bookmarkEnd w:id="72"/>
      <w:bookmarkEnd w:id="73"/>
      <w:bookmarkEnd w:id="74"/>
      <w:r w:rsidR="008733B7">
        <w:rPr>
          <w:rFonts w:eastAsia="Times New Roman"/>
          <w:b/>
          <w:u w:color="000000"/>
        </w:rPr>
        <w:t>Supplement</w:t>
      </w:r>
    </w:p>
    <w:p w14:paraId="07E0DE2C" w14:textId="18561138" w:rsidR="00963673" w:rsidRPr="0095468A"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 xml:space="preserve">This </w:t>
      </w:r>
      <w:r w:rsidR="008733B7">
        <w:rPr>
          <w:rFonts w:eastAsia="Times New Roman"/>
          <w:u w:color="000000"/>
          <w:bdr w:val="nil"/>
          <w:lang w:eastAsia="zh-CN"/>
        </w:rPr>
        <w:t>Supplement</w:t>
      </w:r>
      <w:r w:rsidRPr="0095468A">
        <w:rPr>
          <w:rFonts w:eastAsia="Times New Roman"/>
          <w:u w:color="000000"/>
          <w:bdr w:val="nil"/>
          <w:lang w:eastAsia="zh-CN"/>
        </w:rPr>
        <w:t xml:space="preserve"> defines the following terms:</w:t>
      </w:r>
    </w:p>
    <w:p w14:paraId="26C2AFCF" w14:textId="09C99746" w:rsidR="00CC1A86" w:rsidRDefault="00963673" w:rsidP="003B3F0B">
      <w:pPr>
        <w:pBdr>
          <w:top w:val="nil"/>
          <w:left w:val="nil"/>
          <w:bottom w:val="nil"/>
          <w:right w:val="nil"/>
          <w:between w:val="nil"/>
          <w:bar w:val="nil"/>
        </w:pBdr>
        <w:ind w:left="1" w:hanging="1"/>
        <w:jc w:val="both"/>
        <w:rPr>
          <w:rFonts w:eastAsia="Times New Roman"/>
          <w:u w:color="000000"/>
          <w:bdr w:val="nil"/>
          <w:lang w:eastAsia="zh-CN"/>
        </w:rPr>
      </w:pPr>
      <w:r w:rsidRPr="0095468A">
        <w:rPr>
          <w:rFonts w:eastAsia="Times New Roman"/>
          <w:b/>
          <w:bCs/>
          <w:u w:color="000000"/>
          <w:bdr w:val="nil"/>
          <w:lang w:eastAsia="zh-CN"/>
        </w:rPr>
        <w:t>3.2.1</w:t>
      </w:r>
      <w:r w:rsidRPr="0095468A">
        <w:rPr>
          <w:rFonts w:eastAsia="Times New Roman"/>
          <w:b/>
          <w:bCs/>
          <w:u w:color="000000"/>
          <w:bdr w:val="nil"/>
          <w:lang w:eastAsia="zh-CN"/>
        </w:rPr>
        <w:tab/>
      </w:r>
    </w:p>
    <w:p w14:paraId="2235DEDF" w14:textId="3DE0C0CD" w:rsidR="00963673"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&lt; Others to be added&gt;</w:t>
      </w:r>
    </w:p>
    <w:p w14:paraId="725140B3" w14:textId="77777777" w:rsidR="00CC1A86" w:rsidRPr="0095468A" w:rsidRDefault="00CC1A86" w:rsidP="00963673">
      <w:pPr>
        <w:pBdr>
          <w:top w:val="nil"/>
          <w:left w:val="nil"/>
          <w:bottom w:val="nil"/>
          <w:right w:val="nil"/>
          <w:between w:val="nil"/>
          <w:bar w:val="nil"/>
        </w:pBdr>
        <w:jc w:val="both"/>
        <w:rPr>
          <w:rFonts w:eastAsia="Times New Roman"/>
          <w:u w:color="000000"/>
          <w:bdr w:val="nil"/>
          <w:lang w:eastAsia="zh-CN"/>
        </w:rPr>
      </w:pPr>
    </w:p>
    <w:p w14:paraId="07B3D32D"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bookmarkStart w:id="75" w:name="_Toc534721104"/>
      <w:bookmarkStart w:id="76" w:name="_Toc34053628"/>
      <w:r w:rsidRPr="0095468A">
        <w:rPr>
          <w:rFonts w:eastAsia="Arial Unicode MS"/>
          <w:b/>
          <w:bCs/>
          <w:u w:color="000000"/>
          <w:bdr w:val="nil"/>
          <w:lang w:eastAsia="zh-CN"/>
        </w:rPr>
        <w:t>Abbreviations and acronyms</w:t>
      </w:r>
      <w:bookmarkEnd w:id="75"/>
      <w:bookmarkEnd w:id="76"/>
    </w:p>
    <w:p w14:paraId="58351ACB" w14:textId="2CB51082" w:rsidR="0027768D" w:rsidRPr="0027768D" w:rsidRDefault="0027768D" w:rsidP="0027768D">
      <w:pPr>
        <w:pBdr>
          <w:top w:val="nil"/>
          <w:left w:val="nil"/>
          <w:bottom w:val="nil"/>
          <w:right w:val="nil"/>
          <w:between w:val="nil"/>
          <w:bar w:val="nil"/>
        </w:pBdr>
        <w:jc w:val="both"/>
        <w:rPr>
          <w:rFonts w:eastAsia="Arial Unicode MS"/>
          <w:u w:color="000000"/>
          <w:bdr w:val="nil"/>
          <w:lang w:eastAsia="zh-CN"/>
        </w:rPr>
      </w:pPr>
      <w:r w:rsidRPr="0027768D">
        <w:rPr>
          <w:rFonts w:eastAsia="Arial Unicode MS"/>
          <w:u w:color="000000"/>
          <w:bdr w:val="nil"/>
          <w:lang w:eastAsia="zh-CN"/>
        </w:rPr>
        <w:t xml:space="preserve">This </w:t>
      </w:r>
      <w:r w:rsidR="00566B11" w:rsidRPr="00566B11">
        <w:rPr>
          <w:rFonts w:eastAsia="Arial Unicode MS"/>
          <w:u w:color="000000"/>
          <w:bdr w:val="nil"/>
          <w:lang w:eastAsia="zh-CN"/>
        </w:rPr>
        <w:t>Supplement</w:t>
      </w:r>
      <w:r w:rsidRPr="0027768D">
        <w:rPr>
          <w:rFonts w:eastAsia="Arial Unicode MS"/>
          <w:u w:color="000000"/>
          <w:bdr w:val="nil"/>
          <w:lang w:eastAsia="zh-CN"/>
        </w:rPr>
        <w:t xml:space="preserve"> uses the following abbreviations and acronyms:</w:t>
      </w:r>
    </w:p>
    <w:p w14:paraId="3E87200A" w14:textId="77777777" w:rsidR="0027768D" w:rsidRDefault="0027768D" w:rsidP="0027768D">
      <w:pPr>
        <w:pBdr>
          <w:top w:val="nil"/>
          <w:left w:val="nil"/>
          <w:bottom w:val="nil"/>
          <w:right w:val="nil"/>
          <w:between w:val="nil"/>
          <w:bar w:val="nil"/>
        </w:pBdr>
        <w:jc w:val="both"/>
        <w:rPr>
          <w:ins w:id="77" w:author="jyoti sengar" w:date="2023-07-04T15:56:00Z"/>
          <w:rFonts w:eastAsia="Arial Unicode MS"/>
          <w:u w:color="000000"/>
          <w:bdr w:val="nil"/>
          <w:lang w:eastAsia="zh-CN"/>
        </w:rPr>
      </w:pPr>
      <w:r w:rsidRPr="0027768D">
        <w:rPr>
          <w:rFonts w:eastAsia="Arial Unicode MS"/>
          <w:u w:color="000000"/>
          <w:bdr w:val="nil"/>
          <w:lang w:eastAsia="zh-CN"/>
        </w:rPr>
        <w:t>IoT</w:t>
      </w:r>
      <w:r w:rsidRPr="0027768D">
        <w:rPr>
          <w:rFonts w:eastAsia="Arial Unicode MS"/>
          <w:u w:color="000000"/>
          <w:bdr w:val="nil"/>
          <w:lang w:eastAsia="zh-CN"/>
        </w:rPr>
        <w:tab/>
        <w:t>Internet of Things</w:t>
      </w:r>
    </w:p>
    <w:p w14:paraId="5082EA0D" w14:textId="74A9CD01" w:rsidR="00C9614F" w:rsidRDefault="00C9614F" w:rsidP="0027768D">
      <w:pPr>
        <w:pBdr>
          <w:top w:val="nil"/>
          <w:left w:val="nil"/>
          <w:bottom w:val="nil"/>
          <w:right w:val="nil"/>
          <w:between w:val="nil"/>
          <w:bar w:val="nil"/>
        </w:pBdr>
        <w:jc w:val="both"/>
        <w:rPr>
          <w:ins w:id="78" w:author="jyoti sengar" w:date="2023-07-04T15:57:00Z"/>
        </w:rPr>
      </w:pPr>
      <w:ins w:id="79" w:author="jyoti sengar" w:date="2023-07-04T15:56:00Z">
        <w:r>
          <w:t>TLS Transport Layer Security</w:t>
        </w:r>
      </w:ins>
    </w:p>
    <w:p w14:paraId="312A906E" w14:textId="4BE350FD" w:rsidR="00C9614F" w:rsidRDefault="00C9614F" w:rsidP="0027768D">
      <w:pPr>
        <w:pBdr>
          <w:top w:val="nil"/>
          <w:left w:val="nil"/>
          <w:bottom w:val="nil"/>
          <w:right w:val="nil"/>
          <w:between w:val="nil"/>
          <w:bar w:val="nil"/>
        </w:pBdr>
        <w:jc w:val="both"/>
        <w:rPr>
          <w:ins w:id="80" w:author="jyoti sengar" w:date="2023-07-04T15:57:00Z"/>
        </w:rPr>
      </w:pPr>
      <w:ins w:id="81" w:author="jyoti sengar" w:date="2023-07-04T15:57:00Z">
        <w:r>
          <w:t>SHA Secure Hash Algorithm</w:t>
        </w:r>
      </w:ins>
    </w:p>
    <w:p w14:paraId="6AA6D060" w14:textId="0339467E" w:rsidR="00C9614F" w:rsidRDefault="00C9614F" w:rsidP="0027768D">
      <w:pPr>
        <w:pBdr>
          <w:top w:val="nil"/>
          <w:left w:val="nil"/>
          <w:bottom w:val="nil"/>
          <w:right w:val="nil"/>
          <w:between w:val="nil"/>
          <w:bar w:val="nil"/>
        </w:pBdr>
        <w:jc w:val="both"/>
        <w:rPr>
          <w:ins w:id="82" w:author="jyoti sengar" w:date="2023-07-04T16:38:00Z"/>
        </w:rPr>
      </w:pPr>
      <w:ins w:id="83" w:author="jyoti sengar" w:date="2023-07-04T15:57:00Z">
        <w:r>
          <w:t>UID Unique Identifier</w:t>
        </w:r>
      </w:ins>
    </w:p>
    <w:p w14:paraId="4DD7E6BA" w14:textId="209E451B" w:rsidR="003A75C3" w:rsidRPr="0027768D" w:rsidRDefault="003A75C3" w:rsidP="0027768D">
      <w:pPr>
        <w:pBdr>
          <w:top w:val="nil"/>
          <w:left w:val="nil"/>
          <w:bottom w:val="nil"/>
          <w:right w:val="nil"/>
          <w:between w:val="nil"/>
          <w:bar w:val="nil"/>
        </w:pBdr>
        <w:jc w:val="both"/>
        <w:rPr>
          <w:rFonts w:eastAsia="Arial Unicode MS"/>
          <w:u w:color="000000"/>
          <w:bdr w:val="nil"/>
          <w:lang w:eastAsia="zh-CN"/>
        </w:rPr>
      </w:pPr>
      <w:ins w:id="84" w:author="jyoti sengar" w:date="2023-07-04T16:38:00Z">
        <w:r w:rsidRPr="00D2664D">
          <w:t xml:space="preserve">Pseudorandom Number Generators </w:t>
        </w:r>
        <w:r>
          <w:t>(</w:t>
        </w:r>
        <w:r w:rsidRPr="00D2664D">
          <w:t>PRNG</w:t>
        </w:r>
        <w:r>
          <w:t>)</w:t>
        </w:r>
        <w:r w:rsidRPr="00D2664D">
          <w:t xml:space="preserve"> </w:t>
        </w:r>
      </w:ins>
    </w:p>
    <w:p w14:paraId="12362E97" w14:textId="25EAD468" w:rsidR="00963673" w:rsidRDefault="00963673" w:rsidP="0027768D">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&lt; Others to be added&gt;</w:t>
      </w:r>
    </w:p>
    <w:p w14:paraId="3CE36589" w14:textId="77777777" w:rsidR="00CC1A86" w:rsidRDefault="00CC1A86" w:rsidP="0027768D">
      <w:pPr>
        <w:pBdr>
          <w:top w:val="nil"/>
          <w:left w:val="nil"/>
          <w:bottom w:val="nil"/>
          <w:right w:val="nil"/>
          <w:between w:val="nil"/>
          <w:bar w:val="nil"/>
        </w:pBdr>
        <w:jc w:val="both"/>
        <w:rPr>
          <w:rFonts w:eastAsia="Times New Roman"/>
          <w:u w:color="000000"/>
          <w:bdr w:val="nil"/>
          <w:lang w:eastAsia="zh-CN"/>
        </w:rPr>
      </w:pPr>
    </w:p>
    <w:p w14:paraId="43A621C9"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r w:rsidRPr="0095468A">
        <w:rPr>
          <w:rFonts w:eastAsia="Arial Unicode MS"/>
          <w:b/>
          <w:bCs/>
          <w:u w:color="000000"/>
          <w:bdr w:val="nil"/>
          <w:lang w:eastAsia="zh-CN"/>
        </w:rPr>
        <w:t>Conventions</w:t>
      </w:r>
    </w:p>
    <w:p w14:paraId="576AE812" w14:textId="3AB7FD33" w:rsidR="00963673" w:rsidRPr="0095468A" w:rsidRDefault="00963673" w:rsidP="00963673">
      <w:pPr>
        <w:jc w:val="both"/>
        <w:rPr>
          <w:rFonts w:eastAsia="Malgun Gothic"/>
          <w:lang w:eastAsia="zh-CN"/>
        </w:rPr>
      </w:pPr>
    </w:p>
    <w:p w14:paraId="65A032F4" w14:textId="31EA336E" w:rsidR="00CC1A86" w:rsidRDefault="00EA7FE4" w:rsidP="00963673">
      <w:pPr>
        <w:jc w:val="both"/>
        <w:rPr>
          <w:rFonts w:eastAsia="Malgun Gothic"/>
          <w:lang w:eastAsia="ko-KR"/>
        </w:rPr>
      </w:pPr>
      <w:bookmarkStart w:id="85" w:name="_Toc534721107"/>
      <w:bookmarkStart w:id="86" w:name="_Toc34053630"/>
      <w:r>
        <w:rPr>
          <w:rFonts w:eastAsia="Malgun Gothic" w:hint="eastAsia"/>
          <w:lang w:eastAsia="ko-KR"/>
        </w:rPr>
        <w:t>N</w:t>
      </w:r>
      <w:r>
        <w:rPr>
          <w:rFonts w:eastAsia="Malgun Gothic"/>
          <w:lang w:eastAsia="ko-KR"/>
        </w:rPr>
        <w:t>one</w:t>
      </w:r>
    </w:p>
    <w:p w14:paraId="52DFA61B" w14:textId="77777777" w:rsidR="00EA7FE4" w:rsidRPr="00B6513C" w:rsidRDefault="00EA7FE4" w:rsidP="00963673">
      <w:pPr>
        <w:jc w:val="both"/>
        <w:rPr>
          <w:rFonts w:eastAsia="Malgun Gothic"/>
          <w:lang w:eastAsia="ko-KR"/>
        </w:rPr>
      </w:pPr>
    </w:p>
    <w:p w14:paraId="30D24397"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r w:rsidRPr="0095468A">
        <w:rPr>
          <w:rFonts w:eastAsia="Arial Unicode MS"/>
          <w:b/>
          <w:bCs/>
          <w:u w:color="000000"/>
          <w:bdr w:val="nil"/>
          <w:lang w:eastAsia="zh-CN"/>
        </w:rPr>
        <w:t>Overview</w:t>
      </w:r>
      <w:bookmarkStart w:id="87" w:name="_Toc534721109"/>
      <w:bookmarkStart w:id="88" w:name="_Toc34053632"/>
      <w:bookmarkEnd w:id="85"/>
      <w:bookmarkEnd w:id="86"/>
    </w:p>
    <w:p w14:paraId="0255A83C" w14:textId="6BCC2C55" w:rsidR="00550F79" w:rsidRDefault="00705831" w:rsidP="00963673">
      <w:pPr>
        <w:jc w:val="both"/>
      </w:pPr>
      <w:r>
        <w:t xml:space="preserve">The technical implementation guidelines in this Supplement are based on </w:t>
      </w:r>
      <w:r w:rsidR="00550F79" w:rsidRPr="00550F79">
        <w:t>baseline security requirements for IoT devices</w:t>
      </w:r>
      <w:r w:rsidR="006A546F">
        <w:t xml:space="preserve"> and a gateway</w:t>
      </w:r>
      <w:r w:rsidR="00550F79" w:rsidRPr="00550F79">
        <w:t xml:space="preserve">. </w:t>
      </w:r>
      <w:r w:rsidR="00A43425">
        <w:t xml:space="preserve">This </w:t>
      </w:r>
      <w:r>
        <w:t>clause provides</w:t>
      </w:r>
      <w:r w:rsidR="00550F79" w:rsidRPr="00550F79">
        <w:t xml:space="preserve"> </w:t>
      </w:r>
      <w:r>
        <w:t xml:space="preserve">a </w:t>
      </w:r>
      <w:r w:rsidR="00550F79" w:rsidRPr="00550F79">
        <w:t xml:space="preserve">non-exhaustive </w:t>
      </w:r>
      <w:r>
        <w:t xml:space="preserve">set of </w:t>
      </w:r>
      <w:r w:rsidR="00550F79" w:rsidRPr="00550F79">
        <w:t>technical implementation guidelines for supporting the manufacturers of IoT devices and gateway</w:t>
      </w:r>
      <w:r>
        <w:t>, which</w:t>
      </w:r>
      <w:r w:rsidR="00550F79" w:rsidRPr="00550F79">
        <w:t xml:space="preserve"> supplements the security requirements described in ITU-T X.1352.</w:t>
      </w:r>
    </w:p>
    <w:p w14:paraId="76F65CC1" w14:textId="4007F445" w:rsidR="00CC1A86" w:rsidRDefault="00EA7FE4" w:rsidP="00963673">
      <w:pPr>
        <w:jc w:val="both"/>
        <w:rPr>
          <w:rFonts w:eastAsia="Malgun Gothic"/>
          <w:lang w:eastAsia="ko-KR"/>
        </w:rPr>
      </w:pPr>
      <w:r>
        <w:rPr>
          <w:rFonts w:eastAsia="Malgun Gothic" w:hint="eastAsia"/>
          <w:lang w:eastAsia="ko-KR"/>
        </w:rPr>
        <w:t>&lt;</w:t>
      </w:r>
      <w:r>
        <w:rPr>
          <w:rFonts w:eastAsia="Malgun Gothic"/>
          <w:lang w:eastAsia="ko-KR"/>
        </w:rPr>
        <w:t>TBD&gt;</w:t>
      </w:r>
    </w:p>
    <w:p w14:paraId="583FB9EB" w14:textId="77777777" w:rsidR="00EA7FE4" w:rsidRPr="00B6513C" w:rsidRDefault="00EA7FE4" w:rsidP="00963673">
      <w:pPr>
        <w:jc w:val="both"/>
        <w:rPr>
          <w:rFonts w:eastAsia="Malgun Gothic"/>
          <w:lang w:eastAsia="ko-KR"/>
        </w:rPr>
      </w:pPr>
    </w:p>
    <w:p w14:paraId="4277D8FC" w14:textId="7AF2CBDB" w:rsidR="00963673" w:rsidRPr="000C255C" w:rsidRDefault="004A50FF"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r>
        <w:rPr>
          <w:rFonts w:eastAsia="Malgun Gothic"/>
          <w:b/>
          <w:bCs/>
          <w:u w:color="000000"/>
          <w:bdr w:val="nil"/>
        </w:rPr>
        <w:t>Technical g</w:t>
      </w:r>
      <w:r w:rsidR="00273E5D">
        <w:rPr>
          <w:rFonts w:eastAsia="Malgun Gothic"/>
          <w:b/>
          <w:bCs/>
          <w:u w:color="000000"/>
          <w:bdr w:val="nil"/>
        </w:rPr>
        <w:t>uid</w:t>
      </w:r>
      <w:r>
        <w:rPr>
          <w:rFonts w:eastAsia="Malgun Gothic"/>
          <w:b/>
          <w:bCs/>
          <w:u w:color="000000"/>
          <w:bdr w:val="nil"/>
        </w:rPr>
        <w:t>elines</w:t>
      </w:r>
      <w:r w:rsidR="00273E5D">
        <w:rPr>
          <w:rFonts w:eastAsia="Malgun Gothic"/>
          <w:b/>
          <w:bCs/>
          <w:u w:color="000000"/>
          <w:bdr w:val="nil"/>
        </w:rPr>
        <w:t xml:space="preserve"> to meet security requirements for IoT devices</w:t>
      </w:r>
      <w:r>
        <w:rPr>
          <w:rFonts w:eastAsia="Malgun Gothic"/>
          <w:b/>
          <w:bCs/>
          <w:u w:color="000000"/>
          <w:bdr w:val="nil"/>
        </w:rPr>
        <w:t xml:space="preserve"> and gateway</w:t>
      </w:r>
    </w:p>
    <w:p w14:paraId="0ACC09A0" w14:textId="30CD0988" w:rsidR="00963673" w:rsidRDefault="00963673" w:rsidP="00963673">
      <w:pPr>
        <w:keepNext/>
        <w:pBdr>
          <w:top w:val="nil"/>
          <w:left w:val="nil"/>
          <w:bottom w:val="nil"/>
          <w:right w:val="nil"/>
          <w:between w:val="nil"/>
          <w:bar w:val="nil"/>
        </w:pBdr>
        <w:jc w:val="both"/>
        <w:outlineLvl w:val="0"/>
        <w:rPr>
          <w:rFonts w:eastAsia="Malgun Gothic"/>
          <w:b/>
          <w:bCs/>
          <w:u w:color="000000"/>
          <w:bdr w:val="nil"/>
        </w:rPr>
      </w:pPr>
      <w:r>
        <w:rPr>
          <w:rFonts w:eastAsia="Malgun Gothic" w:hint="eastAsia"/>
          <w:b/>
          <w:bCs/>
          <w:u w:color="000000"/>
          <w:bdr w:val="nil"/>
        </w:rPr>
        <w:t>7</w:t>
      </w:r>
      <w:r>
        <w:rPr>
          <w:rFonts w:eastAsia="Malgun Gothic"/>
          <w:b/>
          <w:bCs/>
          <w:u w:color="000000"/>
          <w:bdr w:val="nil"/>
        </w:rPr>
        <w:t xml:space="preserve">.1 </w:t>
      </w:r>
      <w:r w:rsidR="008121D5">
        <w:rPr>
          <w:rFonts w:eastAsia="Malgun Gothic" w:hint="eastAsia"/>
          <w:b/>
          <w:bCs/>
          <w:u w:color="000000"/>
          <w:bdr w:val="nil"/>
          <w:lang w:eastAsia="ko-KR"/>
        </w:rPr>
        <w:t>T</w:t>
      </w:r>
      <w:r w:rsidR="008121D5">
        <w:rPr>
          <w:rFonts w:eastAsia="Malgun Gothic"/>
          <w:b/>
          <w:bCs/>
          <w:u w:color="000000"/>
          <w:bdr w:val="nil"/>
          <w:lang w:eastAsia="ko-KR"/>
        </w:rPr>
        <w:t>echnical i</w:t>
      </w:r>
      <w:r w:rsidR="00982B39">
        <w:rPr>
          <w:rFonts w:eastAsia="Malgun Gothic"/>
          <w:b/>
          <w:bCs/>
          <w:u w:color="000000"/>
          <w:bdr w:val="nil"/>
        </w:rPr>
        <w:t xml:space="preserve">mplementation </w:t>
      </w:r>
      <w:r w:rsidR="002B7878">
        <w:rPr>
          <w:rFonts w:eastAsia="Malgun Gothic"/>
          <w:b/>
          <w:bCs/>
          <w:u w:color="000000"/>
          <w:bdr w:val="nil"/>
        </w:rPr>
        <w:t>guidelines</w:t>
      </w:r>
      <w:r w:rsidR="00982B39">
        <w:rPr>
          <w:rFonts w:eastAsia="Malgun Gothic"/>
          <w:b/>
          <w:bCs/>
          <w:u w:color="000000"/>
          <w:bdr w:val="nil"/>
        </w:rPr>
        <w:t xml:space="preserve"> </w:t>
      </w:r>
      <w:r w:rsidR="00982B39" w:rsidRPr="009E1A95">
        <w:rPr>
          <w:rFonts w:eastAsia="Malgun Gothic"/>
          <w:b/>
          <w:bCs/>
          <w:u w:color="000000"/>
          <w:bdr w:val="nil"/>
        </w:rPr>
        <w:t xml:space="preserve">to </w:t>
      </w:r>
      <w:r w:rsidR="00982B39" w:rsidRPr="002443A9">
        <w:rPr>
          <w:rFonts w:eastAsia="Batang" w:hAnsi="Batang"/>
          <w:b/>
          <w:bCs/>
          <w:szCs w:val="24"/>
          <w:lang w:val="en-US" w:eastAsia="ko-KR"/>
        </w:rPr>
        <w:t>[AU-1-1]</w:t>
      </w:r>
      <w:r w:rsidR="00CE22C4">
        <w:rPr>
          <w:rFonts w:eastAsia="Batang" w:hAnsi="Batang"/>
          <w:szCs w:val="24"/>
          <w:lang w:val="en-US" w:eastAsia="ko-KR"/>
        </w:rPr>
        <w:t xml:space="preserve"> in X.1352</w:t>
      </w:r>
    </w:p>
    <w:bookmarkEnd w:id="87"/>
    <w:bookmarkEnd w:id="88"/>
    <w:p w14:paraId="09FF2442" w14:textId="77777777" w:rsidR="00DD4915" w:rsidRPr="00982B39" w:rsidRDefault="00DD4915" w:rsidP="00DD4915">
      <w:pPr>
        <w:jc w:val="both"/>
        <w:rPr>
          <w:rFonts w:eastAsia="Batang" w:hAnsi="Batang"/>
          <w:b/>
          <w:bCs/>
          <w:szCs w:val="24"/>
          <w:lang w:val="en-US" w:eastAsia="ko-KR"/>
        </w:rPr>
      </w:pPr>
      <w:r w:rsidRPr="00982B39">
        <w:rPr>
          <w:rFonts w:eastAsia="Batang" w:hAnsi="Batang"/>
          <w:b/>
          <w:bCs/>
          <w:szCs w:val="24"/>
          <w:lang w:val="en-US" w:eastAsia="ko-KR"/>
        </w:rPr>
        <w:t>Security requirement:</w:t>
      </w:r>
    </w:p>
    <w:p w14:paraId="1C1EBB6A" w14:textId="77777777" w:rsidR="00DD4915" w:rsidRDefault="00DD4915" w:rsidP="00DD4915">
      <w:pPr>
        <w:ind w:firstLineChars="100" w:firstLine="240"/>
        <w:jc w:val="both"/>
        <w:rPr>
          <w:rFonts w:eastAsia="Batang" w:hAnsi="Batang"/>
          <w:szCs w:val="24"/>
          <w:lang w:val="en-US" w:eastAsia="ko-KR"/>
        </w:rPr>
      </w:pPr>
      <w:r w:rsidRPr="008B1ECA">
        <w:rPr>
          <w:rFonts w:eastAsia="Batang" w:hAnsi="Batang"/>
          <w:szCs w:val="24"/>
          <w:lang w:val="en-US" w:eastAsia="ko-KR"/>
        </w:rPr>
        <w:t xml:space="preserve">The factory default password </w:t>
      </w:r>
      <w:r>
        <w:rPr>
          <w:rFonts w:eastAsia="Batang" w:hAnsi="Batang"/>
          <w:szCs w:val="24"/>
          <w:lang w:val="en-US" w:eastAsia="ko-KR"/>
        </w:rPr>
        <w:t>shall</w:t>
      </w:r>
      <w:r w:rsidRPr="008B1ECA">
        <w:rPr>
          <w:rFonts w:eastAsia="Batang" w:hAnsi="Batang"/>
          <w:szCs w:val="24"/>
          <w:lang w:val="en-US" w:eastAsia="ko-KR"/>
        </w:rPr>
        <w:t xml:space="preserve"> </w:t>
      </w:r>
      <w:r w:rsidRPr="008B1ECA">
        <w:rPr>
          <w:rFonts w:eastAsia="Times New Roman"/>
          <w:szCs w:val="24"/>
        </w:rPr>
        <w:t>be</w:t>
      </w:r>
      <w:r w:rsidRPr="008B1ECA">
        <w:rPr>
          <w:rFonts w:eastAsia="Batang" w:hAnsi="Batang"/>
          <w:szCs w:val="24"/>
          <w:lang w:val="en-US" w:eastAsia="ko-KR"/>
        </w:rPr>
        <w:t xml:space="preserve"> changed. [AU-1-1]</w:t>
      </w:r>
      <w:r>
        <w:rPr>
          <w:rFonts w:eastAsia="Batang" w:hAnsi="Batang"/>
          <w:szCs w:val="24"/>
          <w:lang w:val="en-US" w:eastAsia="ko-KR"/>
        </w:rPr>
        <w:t xml:space="preserve"> in X.1352</w:t>
      </w:r>
    </w:p>
    <w:p w14:paraId="62089744" w14:textId="77777777" w:rsidR="00DD4915" w:rsidRDefault="00DD4915" w:rsidP="00DD4915">
      <w:pPr>
        <w:jc w:val="both"/>
        <w:rPr>
          <w:ins w:id="89" w:author="jyoti sengar" w:date="2023-07-04T14:50:00Z"/>
          <w:rFonts w:eastAsia="Batang" w:hAnsi="Batang"/>
          <w:b/>
          <w:bCs/>
          <w:szCs w:val="24"/>
          <w:lang w:val="en-US" w:eastAsia="ko-KR"/>
        </w:rPr>
      </w:pPr>
      <w:r>
        <w:rPr>
          <w:rFonts w:eastAsia="Batang" w:hAnsi="Batang"/>
          <w:b/>
          <w:bCs/>
          <w:szCs w:val="24"/>
          <w:lang w:val="en-US" w:eastAsia="ko-KR"/>
        </w:rPr>
        <w:t>Technical i</w:t>
      </w:r>
      <w:r w:rsidRPr="00982B39">
        <w:rPr>
          <w:rFonts w:eastAsia="Batang" w:hAnsi="Batang"/>
          <w:b/>
          <w:bCs/>
          <w:szCs w:val="24"/>
          <w:lang w:val="en-US" w:eastAsia="ko-KR"/>
        </w:rPr>
        <w:t xml:space="preserve">mplementation </w:t>
      </w:r>
      <w:r>
        <w:rPr>
          <w:rFonts w:eastAsia="Batang" w:hAnsi="Batang"/>
          <w:b/>
          <w:bCs/>
          <w:szCs w:val="24"/>
          <w:lang w:val="en-US" w:eastAsia="ko-KR"/>
        </w:rPr>
        <w:t>guidelines</w:t>
      </w:r>
      <w:r w:rsidRPr="00982B39">
        <w:rPr>
          <w:rFonts w:eastAsia="Batang" w:hAnsi="Batang"/>
          <w:b/>
          <w:bCs/>
          <w:szCs w:val="24"/>
          <w:lang w:val="en-US" w:eastAsia="ko-KR"/>
        </w:rPr>
        <w:t>:</w:t>
      </w:r>
    </w:p>
    <w:p w14:paraId="6CE8A276" w14:textId="77777777" w:rsidR="009A1A5F" w:rsidRDefault="00027038" w:rsidP="009A1A5F">
      <w:pPr>
        <w:pStyle w:val="ListParagraph"/>
        <w:numPr>
          <w:ilvl w:val="0"/>
          <w:numId w:val="49"/>
        </w:numPr>
        <w:jc w:val="both"/>
        <w:rPr>
          <w:ins w:id="90" w:author="jyoti sengar" w:date="2023-07-05T12:08:00Z"/>
          <w:rFonts w:eastAsia="Batang" w:hAnsi="Batang"/>
          <w:lang w:val="en-US" w:eastAsia="ko-KR"/>
        </w:rPr>
      </w:pPr>
      <w:ins w:id="91" w:author="jyoti sengar" w:date="2023-07-05T10:58:00Z">
        <w:r w:rsidRPr="00027038">
          <w:rPr>
            <w:rFonts w:eastAsia="Batang" w:hAnsi="Batang"/>
            <w:lang w:val="en-US" w:eastAsia="ko-KR"/>
          </w:rPr>
          <w:t>The IoT device password for the factory default state should be printed on a sticker under the device casing</w:t>
        </w:r>
      </w:ins>
      <w:ins w:id="92" w:author="jyoti sengar" w:date="2023-07-05T12:05:00Z">
        <w:r w:rsidR="009A1A5F">
          <w:rPr>
            <w:rFonts w:eastAsia="Batang" w:hAnsi="Batang"/>
            <w:lang w:val="en-US" w:eastAsia="ko-KR"/>
          </w:rPr>
          <w:t xml:space="preserve"> for consumer devices</w:t>
        </w:r>
      </w:ins>
      <w:ins w:id="93" w:author="jyoti sengar" w:date="2023-07-05T10:58:00Z">
        <w:r w:rsidRPr="00027038">
          <w:rPr>
            <w:rFonts w:eastAsia="Batang" w:hAnsi="Batang"/>
            <w:lang w:val="en-US" w:eastAsia="ko-KR"/>
          </w:rPr>
          <w:t xml:space="preserve">. </w:t>
        </w:r>
      </w:ins>
      <w:ins w:id="94" w:author="jyoti sengar" w:date="2023-07-05T12:06:00Z">
        <w:r w:rsidR="009A1A5F">
          <w:rPr>
            <w:rFonts w:eastAsia="Batang" w:hAnsi="Batang"/>
            <w:lang w:val="en-US" w:eastAsia="ko-KR"/>
          </w:rPr>
          <w:t xml:space="preserve"> </w:t>
        </w:r>
      </w:ins>
      <w:proofErr w:type="gramStart"/>
      <w:ins w:id="95" w:author="jyoti sengar" w:date="2023-07-05T12:07:00Z">
        <w:r w:rsidR="009A1A5F" w:rsidRPr="009A1A5F">
          <w:rPr>
            <w:rFonts w:eastAsia="Batang" w:hAnsi="Batang"/>
            <w:lang w:val="en-US" w:eastAsia="ko-KR"/>
          </w:rPr>
          <w:t>for</w:t>
        </w:r>
        <w:proofErr w:type="gramEnd"/>
        <w:r w:rsidR="009A1A5F" w:rsidRPr="009A1A5F">
          <w:rPr>
            <w:rFonts w:eastAsia="Batang" w:hAnsi="Batang"/>
            <w:lang w:val="en-US" w:eastAsia="ko-KR"/>
          </w:rPr>
          <w:t xml:space="preserve"> industrial devices and gateways, it may be provide</w:t>
        </w:r>
        <w:r w:rsidR="009A1A5F">
          <w:rPr>
            <w:rFonts w:eastAsia="Batang" w:hAnsi="Batang"/>
            <w:lang w:val="en-US" w:eastAsia="ko-KR"/>
          </w:rPr>
          <w:t>d</w:t>
        </w:r>
        <w:r w:rsidR="009A1A5F" w:rsidRPr="009A1A5F">
          <w:rPr>
            <w:rFonts w:eastAsia="Batang" w:hAnsi="Batang"/>
            <w:lang w:val="en-US" w:eastAsia="ko-KR"/>
          </w:rPr>
          <w:t xml:space="preserve"> access to the default password in a secure manner which needs authentication and provides the default password based on the serial number </w:t>
        </w:r>
      </w:ins>
      <w:ins w:id="96" w:author="jyoti sengar" w:date="2023-07-05T12:08:00Z">
        <w:r w:rsidR="009A1A5F" w:rsidRPr="009A1A5F">
          <w:rPr>
            <w:rFonts w:eastAsia="Batang" w:hAnsi="Batang"/>
            <w:lang w:val="en-US" w:eastAsia="ko-KR"/>
          </w:rPr>
          <w:t>provided.</w:t>
        </w:r>
        <w:r w:rsidR="009A1A5F">
          <w:rPr>
            <w:rFonts w:eastAsia="Batang" w:hAnsi="Batang"/>
            <w:lang w:val="en-US" w:eastAsia="ko-KR"/>
          </w:rPr>
          <w:t xml:space="preserve"> </w:t>
        </w:r>
      </w:ins>
    </w:p>
    <w:p w14:paraId="63ACF638" w14:textId="16B0CF2E" w:rsidR="00027038" w:rsidRPr="00027038" w:rsidRDefault="00027038" w:rsidP="009A1A5F">
      <w:pPr>
        <w:pStyle w:val="ListParagraph"/>
        <w:numPr>
          <w:ilvl w:val="0"/>
          <w:numId w:val="49"/>
        </w:numPr>
        <w:jc w:val="both"/>
        <w:rPr>
          <w:ins w:id="97" w:author="jyoti sengar" w:date="2023-07-05T10:58:00Z"/>
          <w:rFonts w:eastAsia="Batang" w:hAnsi="Batang"/>
          <w:lang w:val="en-US" w:eastAsia="ko-KR"/>
        </w:rPr>
      </w:pPr>
      <w:ins w:id="98" w:author="jyoti sengar" w:date="2023-07-05T10:58:00Z">
        <w:r w:rsidRPr="00027038">
          <w:rPr>
            <w:rFonts w:eastAsia="Batang" w:hAnsi="Batang"/>
            <w:lang w:val="en-US" w:eastAsia="ko-KR"/>
          </w:rPr>
          <w:t>During the initialization phase, the user is requested to provide a new strong password and the procedure cannot complete without the new password being different from the strong default state password.</w:t>
        </w:r>
      </w:ins>
    </w:p>
    <w:p w14:paraId="7D6EA1CD" w14:textId="3F792841" w:rsidR="00027038" w:rsidRPr="00027038" w:rsidRDefault="009A1A5F" w:rsidP="009A1A5F">
      <w:pPr>
        <w:pStyle w:val="ListParagraph"/>
        <w:numPr>
          <w:ilvl w:val="0"/>
          <w:numId w:val="49"/>
        </w:numPr>
        <w:jc w:val="both"/>
        <w:rPr>
          <w:ins w:id="99" w:author="jyoti sengar" w:date="2023-07-05T10:58:00Z"/>
          <w:rFonts w:eastAsia="Batang" w:hAnsi="Batang"/>
          <w:lang w:val="en-US" w:eastAsia="ko-KR"/>
        </w:rPr>
      </w:pPr>
      <w:ins w:id="100" w:author="jyoti sengar" w:date="2023-07-05T12:10:00Z">
        <w:r w:rsidRPr="009A1A5F">
          <w:rPr>
            <w:rFonts w:eastAsia="Batang" w:hAnsi="Batang"/>
            <w:lang w:val="en-US" w:eastAsia="ko-KR"/>
          </w:rPr>
          <w:t xml:space="preserve">If </w:t>
        </w:r>
        <w:r>
          <w:rPr>
            <w:rFonts w:eastAsia="Batang" w:hAnsi="Batang"/>
            <w:lang w:val="en-US" w:eastAsia="ko-KR"/>
          </w:rPr>
          <w:t xml:space="preserve">the device is not constrained, </w:t>
        </w:r>
        <w:r w:rsidRPr="009A1A5F">
          <w:rPr>
            <w:rFonts w:eastAsia="Batang" w:hAnsi="Batang"/>
            <w:lang w:val="en-US" w:eastAsia="ko-KR"/>
          </w:rPr>
          <w:t xml:space="preserve">the password generation process should be based on a cryptographically secure pseudorandom number generator where the entropy is derived from a hardware source such as on-device ring oscillator. </w:t>
        </w:r>
      </w:ins>
    </w:p>
    <w:p w14:paraId="2B61003A" w14:textId="77777777" w:rsidR="00DD19D3" w:rsidRDefault="00027038" w:rsidP="00027038">
      <w:pPr>
        <w:pStyle w:val="ListParagraph"/>
        <w:numPr>
          <w:ilvl w:val="0"/>
          <w:numId w:val="49"/>
        </w:numPr>
        <w:jc w:val="both"/>
        <w:rPr>
          <w:ins w:id="101" w:author="jyoti sengar" w:date="2023-07-05T12:24:00Z"/>
          <w:rFonts w:eastAsia="Batang" w:hAnsi="Batang"/>
          <w:lang w:val="en-US" w:eastAsia="ko-KR"/>
        </w:rPr>
      </w:pPr>
      <w:ins w:id="102" w:author="jyoti sengar" w:date="2023-07-05T10:58:00Z">
        <w:r w:rsidRPr="00027038">
          <w:rPr>
            <w:rFonts w:eastAsia="Batang" w:hAnsi="Batang"/>
            <w:lang w:val="en-US" w:eastAsia="ko-KR"/>
          </w:rPr>
          <w:lastRenderedPageBreak/>
          <w:t xml:space="preserve">During commissioning or installation, The IoT device should prompt a user to create </w:t>
        </w:r>
      </w:ins>
      <w:ins w:id="103" w:author="jyoti sengar" w:date="2023-07-05T12:24:00Z">
        <w:r w:rsidR="00DD19D3" w:rsidRPr="00027038">
          <w:rPr>
            <w:rFonts w:eastAsia="Batang" w:hAnsi="Batang"/>
            <w:lang w:val="en-US" w:eastAsia="ko-KR"/>
          </w:rPr>
          <w:t xml:space="preserve">a </w:t>
        </w:r>
        <w:r w:rsidR="00DD19D3">
          <w:rPr>
            <w:rFonts w:eastAsia="Batang" w:hAnsi="Batang"/>
            <w:lang w:val="en-US" w:eastAsia="ko-KR"/>
          </w:rPr>
          <w:t>strong</w:t>
        </w:r>
      </w:ins>
      <w:ins w:id="104" w:author="jyoti sengar" w:date="2023-07-05T12:23:00Z">
        <w:r w:rsidR="00DD19D3">
          <w:rPr>
            <w:rFonts w:eastAsia="Batang" w:hAnsi="Batang"/>
            <w:lang w:val="en-US" w:eastAsia="ko-KR"/>
          </w:rPr>
          <w:t xml:space="preserve"> and complex </w:t>
        </w:r>
      </w:ins>
      <w:ins w:id="105" w:author="jyoti sengar" w:date="2023-07-05T10:58:00Z">
        <w:r w:rsidRPr="00027038">
          <w:rPr>
            <w:rFonts w:eastAsia="Batang" w:hAnsi="Batang"/>
            <w:lang w:val="en-US" w:eastAsia="ko-KR"/>
          </w:rPr>
          <w:t>password,</w:t>
        </w:r>
      </w:ins>
      <w:ins w:id="106" w:author="jyoti sengar" w:date="2023-07-05T12:24:00Z">
        <w:r w:rsidR="00DD19D3">
          <w:rPr>
            <w:rFonts w:eastAsia="Batang" w:hAnsi="Batang"/>
            <w:lang w:val="en-US" w:eastAsia="ko-KR"/>
          </w:rPr>
          <w:t xml:space="preserve"> and regularly update them.</w:t>
        </w:r>
      </w:ins>
    </w:p>
    <w:p w14:paraId="18421F0D" w14:textId="72DDE3DC" w:rsidR="00027038" w:rsidRPr="00027038" w:rsidRDefault="00027038" w:rsidP="00027038">
      <w:pPr>
        <w:pStyle w:val="ListParagraph"/>
        <w:numPr>
          <w:ilvl w:val="0"/>
          <w:numId w:val="49"/>
        </w:numPr>
        <w:jc w:val="both"/>
        <w:rPr>
          <w:rFonts w:eastAsia="Batang" w:hAnsi="Batang"/>
          <w:lang w:val="en-US" w:eastAsia="ko-KR"/>
        </w:rPr>
      </w:pPr>
      <w:ins w:id="107" w:author="jyoti sengar" w:date="2023-07-05T10:58:00Z">
        <w:r w:rsidRPr="00027038">
          <w:rPr>
            <w:rFonts w:eastAsia="Batang" w:hAnsi="Batang"/>
            <w:lang w:val="en-US" w:eastAsia="ko-KR"/>
          </w:rPr>
          <w:t xml:space="preserve"> </w:t>
        </w:r>
      </w:ins>
      <w:ins w:id="108" w:author="jyoti sengar" w:date="2023-07-05T12:25:00Z">
        <w:r w:rsidR="00DD19D3" w:rsidRPr="00027038">
          <w:rPr>
            <w:rFonts w:eastAsia="Batang" w:hAnsi="Batang"/>
            <w:lang w:val="en-US" w:eastAsia="ko-KR"/>
          </w:rPr>
          <w:t>Choosing</w:t>
        </w:r>
      </w:ins>
      <w:ins w:id="109" w:author="jyoti sengar" w:date="2023-07-05T10:58:00Z">
        <w:r w:rsidRPr="00027038">
          <w:rPr>
            <w:rFonts w:eastAsia="Batang" w:hAnsi="Batang"/>
            <w:lang w:val="en-US" w:eastAsia="ko-KR"/>
          </w:rPr>
          <w:t xml:space="preserve"> the complexity requirements such that a user can create a memorable password with </w:t>
        </w:r>
        <w:proofErr w:type="gramStart"/>
        <w:r w:rsidRPr="00027038">
          <w:rPr>
            <w:rFonts w:eastAsia="Batang" w:hAnsi="Batang"/>
            <w:lang w:val="en-US" w:eastAsia="ko-KR"/>
          </w:rPr>
          <w:t>a strength</w:t>
        </w:r>
        <w:proofErr w:type="gramEnd"/>
        <w:r w:rsidRPr="00027038">
          <w:rPr>
            <w:rFonts w:eastAsia="Batang" w:hAnsi="Batang"/>
            <w:lang w:val="en-US" w:eastAsia="ko-KR"/>
          </w:rPr>
          <w:t xml:space="preserve"> appropriate to the device's capabilities and the security necessary for the application.</w:t>
        </w:r>
      </w:ins>
    </w:p>
    <w:p w14:paraId="1C544ADE" w14:textId="65CE5A71" w:rsidR="00843B6F" w:rsidRPr="00C90F1C" w:rsidRDefault="00DD4915" w:rsidP="00DD4915">
      <w:pPr>
        <w:keepNext/>
        <w:pBdr>
          <w:top w:val="nil"/>
          <w:left w:val="nil"/>
          <w:bottom w:val="nil"/>
          <w:right w:val="nil"/>
          <w:between w:val="nil"/>
          <w:bar w:val="nil"/>
        </w:pBdr>
        <w:overflowPunct/>
        <w:autoSpaceDE/>
        <w:autoSpaceDN/>
        <w:adjustRightInd/>
        <w:jc w:val="both"/>
        <w:textAlignment w:val="auto"/>
        <w:outlineLvl w:val="0"/>
        <w:rPr>
          <w:rFonts w:eastAsia="Malgun Gothic"/>
          <w:b/>
          <w:bCs/>
          <w:u w:color="000000"/>
          <w:bdr w:val="nil"/>
        </w:rPr>
      </w:pPr>
      <w:r w:rsidRPr="00C90F1C">
        <w:rPr>
          <w:rFonts w:eastAsia="Malgun Gothic"/>
          <w:b/>
          <w:bCs/>
          <w:u w:color="000000"/>
          <w:bdr w:val="nil"/>
        </w:rPr>
        <w:t>7.</w:t>
      </w:r>
      <w:r>
        <w:rPr>
          <w:rFonts w:eastAsia="Malgun Gothic"/>
          <w:b/>
          <w:bCs/>
          <w:u w:color="000000"/>
          <w:bdr w:val="nil"/>
        </w:rPr>
        <w:t>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w:t>
      </w:r>
      <w:r w:rsidRPr="00C90F1C">
        <w:rPr>
          <w:rFonts w:eastAsia="Malgun Gothic"/>
          <w:b/>
          <w:bCs/>
          <w:u w:color="000000"/>
          <w:bdr w:val="nil"/>
        </w:rPr>
        <w:t xml:space="preserve"> </w:t>
      </w:r>
      <w:r>
        <w:rPr>
          <w:rFonts w:eastAsia="Malgun Gothic"/>
          <w:b/>
          <w:bCs/>
          <w:u w:color="000000"/>
          <w:bdr w:val="nil"/>
        </w:rPr>
        <w:t>guidelines</w:t>
      </w:r>
      <w:r w:rsidRPr="00C90F1C">
        <w:rPr>
          <w:rFonts w:eastAsia="Malgun Gothic"/>
          <w:b/>
          <w:bCs/>
          <w:u w:color="000000"/>
          <w:bdr w:val="nil"/>
        </w:rPr>
        <w:t xml:space="preserve"> to [AU-1-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1B9539ED" w14:textId="77777777" w:rsidR="0020038F" w:rsidRDefault="0020038F" w:rsidP="0020038F">
      <w:pPr>
        <w:ind w:firstLineChars="100" w:firstLine="240"/>
        <w:jc w:val="both"/>
        <w:rPr>
          <w:ins w:id="110" w:author="acer" w:date="2023-06-02T10:09:00Z"/>
        </w:rPr>
      </w:pPr>
      <w:ins w:id="111" w:author="acer" w:date="2023-06-02T10:09:00Z">
        <w:r>
          <w:t>TBD</w:t>
        </w:r>
      </w:ins>
    </w:p>
    <w:p w14:paraId="18E24017" w14:textId="77777777" w:rsidR="0020038F" w:rsidRDefault="0020038F" w:rsidP="00DD4915">
      <w:pPr>
        <w:jc w:val="both"/>
        <w:rPr>
          <w:ins w:id="112" w:author="acer" w:date="2023-06-02T10:09:00Z"/>
          <w:rFonts w:eastAsia="Batang" w:hAnsi="Batang"/>
          <w:b/>
          <w:bCs/>
          <w:szCs w:val="24"/>
          <w:lang w:val="en-US" w:eastAsia="ko-KR"/>
        </w:rPr>
      </w:pPr>
    </w:p>
    <w:p w14:paraId="64B43ABE"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13E82AE" w14:textId="77777777" w:rsidR="00DD4915" w:rsidRDefault="00DD4915" w:rsidP="00DD4915">
      <w:pPr>
        <w:ind w:leftChars="100" w:left="283" w:hangingChars="18" w:hanging="43"/>
        <w:jc w:val="both"/>
        <w:rPr>
          <w:rFonts w:eastAsia="Batang" w:hAnsi="Batang"/>
          <w:szCs w:val="24"/>
          <w:lang w:val="en-US" w:eastAsia="ko-KR"/>
        </w:rPr>
      </w:pPr>
      <w:r w:rsidRPr="00C90F1C">
        <w:rPr>
          <w:rFonts w:eastAsia="Batang" w:hAnsi="Batang"/>
          <w:szCs w:val="24"/>
          <w:lang w:val="en-US" w:eastAsia="ko-KR"/>
        </w:rPr>
        <w:t>A user shall first be identified and authenticated when security management and sensitive data are accessed. [AU-1-2]</w:t>
      </w:r>
      <w:r w:rsidRPr="00CE22C4">
        <w:rPr>
          <w:rFonts w:eastAsia="Batang" w:hAnsi="Batang"/>
          <w:szCs w:val="24"/>
          <w:lang w:val="en-US" w:eastAsia="ko-KR"/>
        </w:rPr>
        <w:t xml:space="preserve"> </w:t>
      </w:r>
      <w:r>
        <w:rPr>
          <w:rFonts w:eastAsia="Batang" w:hAnsi="Batang"/>
          <w:szCs w:val="24"/>
          <w:lang w:val="en-US" w:eastAsia="ko-KR"/>
        </w:rPr>
        <w:t>in X.1352</w:t>
      </w:r>
    </w:p>
    <w:p w14:paraId="1C0411B9" w14:textId="6AB4F198" w:rsidR="00544664" w:rsidRPr="0020038F" w:rsidRDefault="00DD4915" w:rsidP="00DD4915">
      <w:pPr>
        <w:jc w:val="both"/>
        <w:rPr>
          <w:rFonts w:eastAsia="Batang" w:hAnsi="Batang"/>
          <w:b/>
          <w:bCs/>
          <w:szCs w:val="24"/>
          <w:lang w:val="en-US" w:eastAsia="ko-KR"/>
        </w:rPr>
      </w:pPr>
      <w:r>
        <w:rPr>
          <w:rFonts w:eastAsia="Batang" w:hAnsi="Batang"/>
          <w:b/>
          <w:bCs/>
          <w:szCs w:val="24"/>
          <w:lang w:val="en-US" w:eastAsia="ko-KR"/>
        </w:rPr>
        <w:t>Technical i</w:t>
      </w:r>
      <w:r w:rsidRPr="00C90F1C">
        <w:rPr>
          <w:rFonts w:eastAsia="Batang" w:hAnsi="Batang"/>
          <w:b/>
          <w:bCs/>
          <w:szCs w:val="24"/>
          <w:lang w:val="en-US" w:eastAsia="ko-KR"/>
        </w:rPr>
        <w:t xml:space="preserve">mplementation </w:t>
      </w:r>
      <w:r>
        <w:rPr>
          <w:rFonts w:eastAsia="Batang" w:hAnsi="Batang"/>
          <w:b/>
          <w:bCs/>
          <w:szCs w:val="24"/>
          <w:lang w:val="en-US" w:eastAsia="ko-KR"/>
        </w:rPr>
        <w:t>guidelines</w:t>
      </w:r>
      <w:r w:rsidRPr="00C90F1C">
        <w:rPr>
          <w:rFonts w:eastAsia="Batang" w:hAnsi="Batang"/>
          <w:b/>
          <w:bCs/>
          <w:szCs w:val="24"/>
          <w:lang w:val="en-US" w:eastAsia="ko-KR"/>
        </w:rPr>
        <w:t>:</w:t>
      </w:r>
    </w:p>
    <w:p w14:paraId="23D59BB0" w14:textId="5A42FE89" w:rsidR="00DD19D3" w:rsidRDefault="0020038F">
      <w:pPr>
        <w:pStyle w:val="ListParagraph"/>
        <w:numPr>
          <w:ilvl w:val="0"/>
          <w:numId w:val="50"/>
        </w:numPr>
        <w:jc w:val="both"/>
        <w:rPr>
          <w:ins w:id="113" w:author="jyoti sengar" w:date="2023-07-05T12:22:00Z"/>
          <w:rFonts w:eastAsia="Batang" w:hAnsi="Batang"/>
          <w:bCs/>
          <w:lang w:val="en-US" w:eastAsia="ko-KR"/>
        </w:rPr>
        <w:pPrChange w:id="114" w:author="jyoti sengar" w:date="2023-07-05T12:18:00Z">
          <w:pPr>
            <w:jc w:val="both"/>
          </w:pPr>
        </w:pPrChange>
      </w:pPr>
      <w:ins w:id="115" w:author="acer" w:date="2023-06-02T10:09:00Z">
        <w:r w:rsidRPr="00DD19D3">
          <w:rPr>
            <w:rFonts w:eastAsia="Batang" w:hAnsi="Batang"/>
            <w:bCs/>
            <w:lang w:val="en-US" w:eastAsia="ko-KR"/>
            <w:rPrChange w:id="116" w:author="jyoti sengar" w:date="2023-07-05T12:18:00Z">
              <w:rPr/>
            </w:rPrChange>
          </w:rPr>
          <w:t xml:space="preserve">Enforce strong user identification by requiring unique usernames or user IDs for each user accessing the device. </w:t>
        </w:r>
      </w:ins>
    </w:p>
    <w:p w14:paraId="134EC058" w14:textId="69F77FF1" w:rsidR="0020038F" w:rsidRPr="00DD19D3" w:rsidRDefault="0020038F">
      <w:pPr>
        <w:pStyle w:val="ListParagraph"/>
        <w:numPr>
          <w:ilvl w:val="0"/>
          <w:numId w:val="50"/>
        </w:numPr>
        <w:jc w:val="both"/>
        <w:rPr>
          <w:ins w:id="117" w:author="acer" w:date="2023-06-02T10:09:00Z"/>
          <w:rFonts w:eastAsia="Batang" w:hAnsi="Batang"/>
          <w:bCs/>
          <w:lang w:val="en-US" w:eastAsia="ko-KR"/>
          <w:rPrChange w:id="118" w:author="jyoti sengar" w:date="2023-07-05T12:18:00Z">
            <w:rPr>
              <w:ins w:id="119" w:author="acer" w:date="2023-06-02T10:09:00Z"/>
            </w:rPr>
          </w:rPrChange>
        </w:rPr>
        <w:pPrChange w:id="120" w:author="jyoti sengar" w:date="2023-07-05T12:18:00Z">
          <w:pPr>
            <w:jc w:val="both"/>
          </w:pPr>
        </w:pPrChange>
      </w:pPr>
      <w:ins w:id="121" w:author="acer" w:date="2023-06-02T10:09:00Z">
        <w:r w:rsidRPr="00DD19D3">
          <w:rPr>
            <w:rFonts w:eastAsia="Batang" w:hAnsi="Batang"/>
            <w:bCs/>
            <w:lang w:val="en-US" w:eastAsia="ko-KR"/>
            <w:rPrChange w:id="122" w:author="jyoti sengar" w:date="2023-07-05T12:18:00Z">
              <w:rPr/>
            </w:rPrChange>
          </w:rPr>
          <w:t xml:space="preserve">Implement secure authentication mechanisms such as passwords, biometrics, or two-factor authentication to verify the user's identity before granting access. </w:t>
        </w:r>
      </w:ins>
    </w:p>
    <w:p w14:paraId="73C3E919" w14:textId="77777777" w:rsidR="00DD19D3" w:rsidRDefault="0020038F">
      <w:pPr>
        <w:pStyle w:val="ListParagraph"/>
        <w:numPr>
          <w:ilvl w:val="0"/>
          <w:numId w:val="50"/>
        </w:numPr>
        <w:jc w:val="both"/>
        <w:rPr>
          <w:ins w:id="123" w:author="jyoti sengar" w:date="2023-07-05T12:26:00Z"/>
          <w:rFonts w:eastAsia="Batang" w:hAnsi="Batang"/>
          <w:bCs/>
          <w:lang w:val="en-US" w:eastAsia="ko-KR"/>
        </w:rPr>
        <w:pPrChange w:id="124" w:author="jyoti sengar" w:date="2023-07-05T12:18:00Z">
          <w:pPr>
            <w:jc w:val="both"/>
          </w:pPr>
        </w:pPrChange>
      </w:pPr>
      <w:ins w:id="125" w:author="acer" w:date="2023-06-02T10:09:00Z">
        <w:r w:rsidRPr="00DD19D3">
          <w:rPr>
            <w:rFonts w:eastAsia="Batang" w:hAnsi="Batang"/>
            <w:bCs/>
            <w:lang w:val="en-US" w:eastAsia="ko-KR"/>
            <w:rPrChange w:id="126" w:author="jyoti sengar" w:date="2023-07-05T12:18:00Z">
              <w:rPr/>
            </w:rPrChange>
          </w:rPr>
          <w:t>Establish role-based access control (RBAC) to limit access to security management and sensitive data based on the user's role or privileges.</w:t>
        </w:r>
      </w:ins>
    </w:p>
    <w:p w14:paraId="490B10F6" w14:textId="77777777" w:rsidR="00DD19D3" w:rsidRDefault="0020038F">
      <w:pPr>
        <w:pStyle w:val="ListParagraph"/>
        <w:numPr>
          <w:ilvl w:val="0"/>
          <w:numId w:val="50"/>
        </w:numPr>
        <w:jc w:val="both"/>
        <w:rPr>
          <w:ins w:id="127" w:author="jyoti sengar" w:date="2023-07-05T12:26:00Z"/>
          <w:rFonts w:eastAsia="Batang" w:hAnsi="Batang"/>
          <w:bCs/>
          <w:lang w:val="en-US" w:eastAsia="ko-KR"/>
        </w:rPr>
        <w:pPrChange w:id="128" w:author="jyoti sengar" w:date="2023-07-05T12:18:00Z">
          <w:pPr>
            <w:jc w:val="both"/>
          </w:pPr>
        </w:pPrChange>
      </w:pPr>
      <w:ins w:id="129" w:author="acer" w:date="2023-06-02T10:09:00Z">
        <w:r w:rsidRPr="00DD19D3">
          <w:rPr>
            <w:rFonts w:eastAsia="Batang" w:hAnsi="Batang"/>
            <w:bCs/>
            <w:lang w:val="en-US" w:eastAsia="ko-KR"/>
            <w:rPrChange w:id="130" w:author="jyoti sengar" w:date="2023-07-05T12:18:00Z">
              <w:rPr/>
            </w:rPrChange>
          </w:rPr>
          <w:t xml:space="preserve"> Assign different levels of access rights and permissions to users based on their responsibilities and the sensitivity of the data they need to access.</w:t>
        </w:r>
      </w:ins>
    </w:p>
    <w:p w14:paraId="4F35AA30" w14:textId="48968FD3" w:rsidR="0020038F" w:rsidRPr="00DD19D3" w:rsidRDefault="0020038F">
      <w:pPr>
        <w:pStyle w:val="ListParagraph"/>
        <w:numPr>
          <w:ilvl w:val="0"/>
          <w:numId w:val="50"/>
        </w:numPr>
        <w:jc w:val="both"/>
        <w:rPr>
          <w:ins w:id="131" w:author="acer" w:date="2023-06-02T10:09:00Z"/>
          <w:rFonts w:eastAsia="Batang" w:hAnsi="Batang"/>
          <w:bCs/>
          <w:lang w:val="en-US" w:eastAsia="ko-KR"/>
          <w:rPrChange w:id="132" w:author="jyoti sengar" w:date="2023-07-05T12:18:00Z">
            <w:rPr>
              <w:ins w:id="133" w:author="acer" w:date="2023-06-02T10:09:00Z"/>
            </w:rPr>
          </w:rPrChange>
        </w:rPr>
        <w:pPrChange w:id="134" w:author="jyoti sengar" w:date="2023-07-05T12:18:00Z">
          <w:pPr>
            <w:jc w:val="both"/>
          </w:pPr>
        </w:pPrChange>
      </w:pPr>
      <w:ins w:id="135" w:author="acer" w:date="2023-06-02T10:09:00Z">
        <w:r w:rsidRPr="00DD19D3">
          <w:rPr>
            <w:rFonts w:eastAsia="Batang" w:hAnsi="Batang"/>
            <w:bCs/>
            <w:lang w:val="en-US" w:eastAsia="ko-KR"/>
            <w:rPrChange w:id="136" w:author="jyoti sengar" w:date="2023-07-05T12:18:00Z">
              <w:rPr/>
            </w:rPrChange>
          </w:rPr>
          <w:t xml:space="preserve"> Implement proper access controls, including granular permissions and least privilege principles, to ensure that users can only access the information necessary for their authorized tasks.</w:t>
        </w:r>
      </w:ins>
    </w:p>
    <w:p w14:paraId="53185F0D" w14:textId="77777777" w:rsidR="00DD19D3" w:rsidRDefault="0020038F">
      <w:pPr>
        <w:pStyle w:val="ListParagraph"/>
        <w:numPr>
          <w:ilvl w:val="0"/>
          <w:numId w:val="50"/>
        </w:numPr>
        <w:jc w:val="both"/>
        <w:rPr>
          <w:ins w:id="137" w:author="jyoti sengar" w:date="2023-07-05T12:26:00Z"/>
          <w:rFonts w:eastAsia="Batang" w:hAnsi="Batang"/>
          <w:bCs/>
          <w:lang w:val="en-US" w:eastAsia="ko-KR"/>
        </w:rPr>
        <w:pPrChange w:id="138" w:author="jyoti sengar" w:date="2023-07-05T12:18:00Z">
          <w:pPr>
            <w:ind w:firstLineChars="100" w:firstLine="240"/>
            <w:jc w:val="both"/>
          </w:pPr>
        </w:pPrChange>
      </w:pPr>
      <w:ins w:id="139" w:author="acer" w:date="2023-06-02T10:09:00Z">
        <w:r w:rsidRPr="00DD19D3">
          <w:rPr>
            <w:rFonts w:eastAsia="Batang" w:hAnsi="Batang"/>
            <w:bCs/>
            <w:lang w:val="en-US" w:eastAsia="ko-KR"/>
            <w:rPrChange w:id="140" w:author="jyoti sengar" w:date="2023-07-05T12:18:00Z">
              <w:rPr/>
            </w:rPrChange>
          </w:rPr>
          <w:t xml:space="preserve">Utilize secure communication protocols such as Transport Layer Security (TLS) or Secure Shell (SSH) to protect the confidentiality and integrity of user authentication processes. </w:t>
        </w:r>
      </w:ins>
    </w:p>
    <w:p w14:paraId="42B64EF4" w14:textId="77777777" w:rsidR="00DD19D3" w:rsidRDefault="0020038F">
      <w:pPr>
        <w:pStyle w:val="ListParagraph"/>
        <w:numPr>
          <w:ilvl w:val="0"/>
          <w:numId w:val="50"/>
        </w:numPr>
        <w:jc w:val="both"/>
        <w:rPr>
          <w:ins w:id="141" w:author="jyoti sengar" w:date="2023-07-05T12:26:00Z"/>
          <w:rFonts w:eastAsia="Batang" w:hAnsi="Batang"/>
          <w:bCs/>
          <w:lang w:val="en-US" w:eastAsia="ko-KR"/>
        </w:rPr>
        <w:pPrChange w:id="142" w:author="jyoti sengar" w:date="2023-07-05T12:18:00Z">
          <w:pPr>
            <w:ind w:firstLineChars="100" w:firstLine="240"/>
            <w:jc w:val="both"/>
          </w:pPr>
        </w:pPrChange>
      </w:pPr>
      <w:ins w:id="143" w:author="acer" w:date="2023-06-02T10:09:00Z">
        <w:r w:rsidRPr="00DD19D3">
          <w:rPr>
            <w:rFonts w:eastAsia="Batang" w:hAnsi="Batang"/>
            <w:bCs/>
            <w:lang w:val="en-US" w:eastAsia="ko-KR"/>
            <w:rPrChange w:id="144" w:author="jyoti sengar" w:date="2023-07-05T12:18:00Z">
              <w:rPr/>
            </w:rPrChange>
          </w:rPr>
          <w:t>Encrypt all communication channels that involve user identification and authentication to prevent eavesdropping and tampering.</w:t>
        </w:r>
      </w:ins>
    </w:p>
    <w:p w14:paraId="559B2FD1" w14:textId="66FFC366" w:rsidR="00385E7E" w:rsidRPr="00DD19D3" w:rsidRDefault="0020038F">
      <w:pPr>
        <w:pStyle w:val="ListParagraph"/>
        <w:numPr>
          <w:ilvl w:val="0"/>
          <w:numId w:val="50"/>
        </w:numPr>
        <w:jc w:val="both"/>
        <w:rPr>
          <w:ins w:id="145" w:author="jyoti sengar" w:date="2023-07-04T14:55:00Z"/>
          <w:rFonts w:eastAsia="Batang" w:hAnsi="Batang"/>
          <w:bCs/>
          <w:lang w:val="en-US" w:eastAsia="ko-KR"/>
          <w:rPrChange w:id="146" w:author="jyoti sengar" w:date="2023-07-05T12:18:00Z">
            <w:rPr>
              <w:ins w:id="147" w:author="jyoti sengar" w:date="2023-07-04T14:55:00Z"/>
            </w:rPr>
          </w:rPrChange>
        </w:rPr>
        <w:pPrChange w:id="148" w:author="jyoti sengar" w:date="2023-07-05T12:18:00Z">
          <w:pPr>
            <w:ind w:firstLineChars="100" w:firstLine="240"/>
            <w:jc w:val="both"/>
          </w:pPr>
        </w:pPrChange>
      </w:pPr>
      <w:ins w:id="149" w:author="acer" w:date="2023-06-02T10:09:00Z">
        <w:r w:rsidRPr="00DD19D3">
          <w:rPr>
            <w:rFonts w:eastAsia="Batang" w:hAnsi="Batang"/>
            <w:bCs/>
            <w:lang w:val="en-US" w:eastAsia="ko-KR"/>
            <w:rPrChange w:id="150" w:author="jyoti sengar" w:date="2023-07-05T12:18:00Z">
              <w:rPr/>
            </w:rPrChange>
          </w:rPr>
          <w:t xml:space="preserve"> Regularly update firmware and software to address any known security vulnerabilities and keep the authentication mechanisms up to date.</w:t>
        </w:r>
      </w:ins>
    </w:p>
    <w:p w14:paraId="53A487E0" w14:textId="3D8659F7" w:rsidR="00DD4915" w:rsidRDefault="00DD4915" w:rsidP="0020038F">
      <w:pPr>
        <w:ind w:firstLineChars="100" w:firstLine="240"/>
        <w:jc w:val="both"/>
      </w:pPr>
      <w:r>
        <w:t xml:space="preserve">TBD </w:t>
      </w:r>
    </w:p>
    <w:p w14:paraId="69FD8C9E" w14:textId="77777777" w:rsidR="00DD4915" w:rsidRDefault="00DD4915" w:rsidP="00DD4915">
      <w:pPr>
        <w:ind w:firstLineChars="100" w:firstLine="240"/>
        <w:jc w:val="both"/>
      </w:pPr>
    </w:p>
    <w:p w14:paraId="3F0866FC"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063A65E"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9F22F4D" w14:textId="77777777" w:rsidR="00DD4915" w:rsidRPr="009030E5" w:rsidRDefault="00DD4915" w:rsidP="00DD4915">
      <w:pPr>
        <w:ind w:leftChars="100" w:left="283" w:hangingChars="18" w:hanging="43"/>
        <w:jc w:val="both"/>
        <w:rPr>
          <w:rFonts w:eastAsia="Batang" w:hAnsi="Batang"/>
          <w:szCs w:val="24"/>
          <w:lang w:eastAsia="ko-KR"/>
        </w:rPr>
      </w:pPr>
      <w:r w:rsidRPr="00D732B2">
        <w:rPr>
          <w:rFonts w:eastAsia="Batang" w:hAnsi="Batang"/>
          <w:szCs w:val="24"/>
          <w:lang w:val="en-US" w:eastAsia="ko-KR"/>
        </w:rPr>
        <w:t xml:space="preserve">The number of authentication attempts shall be limited. </w:t>
      </w:r>
      <w:r w:rsidRPr="009030E5">
        <w:rPr>
          <w:rFonts w:eastAsia="Batang" w:hAnsi="Batang"/>
          <w:szCs w:val="24"/>
          <w:lang w:eastAsia="ko-KR"/>
        </w:rPr>
        <w:t>[AU-1-3]</w:t>
      </w:r>
      <w:r w:rsidRPr="00CE22C4">
        <w:rPr>
          <w:rFonts w:eastAsia="Batang" w:hAnsi="Batang"/>
          <w:szCs w:val="24"/>
          <w:lang w:val="en-US" w:eastAsia="ko-KR"/>
        </w:rPr>
        <w:t xml:space="preserve"> </w:t>
      </w:r>
      <w:r>
        <w:rPr>
          <w:rFonts w:eastAsia="Batang" w:hAnsi="Batang"/>
          <w:szCs w:val="24"/>
          <w:lang w:val="en-US" w:eastAsia="ko-KR"/>
        </w:rPr>
        <w:t>in X.1352</w:t>
      </w:r>
    </w:p>
    <w:p w14:paraId="6B0D7DE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1237845A" w14:textId="77777777" w:rsidR="009F78CE" w:rsidRDefault="00365316">
      <w:pPr>
        <w:pStyle w:val="ListParagraph"/>
        <w:numPr>
          <w:ilvl w:val="0"/>
          <w:numId w:val="51"/>
        </w:numPr>
        <w:jc w:val="both"/>
        <w:rPr>
          <w:ins w:id="151" w:author="jyoti sengar" w:date="2023-07-05T13:09:00Z"/>
          <w:lang w:val="en-US"/>
        </w:rPr>
        <w:pPrChange w:id="152" w:author="jyoti sengar" w:date="2023-07-05T12:27:00Z">
          <w:pPr>
            <w:ind w:firstLineChars="100" w:firstLine="240"/>
            <w:jc w:val="both"/>
          </w:pPr>
        </w:pPrChange>
      </w:pPr>
      <w:ins w:id="153" w:author="acer" w:date="2023-06-22T10:32:00Z">
        <w:r w:rsidRPr="009E2888">
          <w:rPr>
            <w:lang w:val="en-US"/>
            <w:rPrChange w:id="154" w:author="jyoti sengar" w:date="2023-07-05T12:27:00Z">
              <w:rPr/>
            </w:rPrChange>
          </w:rPr>
          <w:t xml:space="preserve">Account lockout policy that restricts the number of failed authentication attempts may be enforced. </w:t>
        </w:r>
      </w:ins>
    </w:p>
    <w:p w14:paraId="60BD76EB" w14:textId="4859ABC3" w:rsidR="00365316" w:rsidRPr="009F78CE" w:rsidRDefault="00365316">
      <w:pPr>
        <w:pStyle w:val="ListParagraph"/>
        <w:numPr>
          <w:ilvl w:val="0"/>
          <w:numId w:val="51"/>
        </w:numPr>
        <w:jc w:val="both"/>
        <w:rPr>
          <w:ins w:id="155" w:author="acer" w:date="2023-06-22T10:32:00Z"/>
          <w:lang w:val="en-US"/>
          <w:rPrChange w:id="156" w:author="jyoti sengar" w:date="2023-07-05T13:10:00Z">
            <w:rPr>
              <w:ins w:id="157" w:author="acer" w:date="2023-06-22T10:32:00Z"/>
            </w:rPr>
          </w:rPrChange>
        </w:rPr>
        <w:pPrChange w:id="158" w:author="jyoti sengar" w:date="2023-07-05T13:09:00Z">
          <w:pPr>
            <w:ind w:firstLineChars="100" w:firstLine="240"/>
            <w:jc w:val="both"/>
          </w:pPr>
        </w:pPrChange>
      </w:pPr>
      <w:ins w:id="159" w:author="acer" w:date="2023-06-22T10:32:00Z">
        <w:r w:rsidRPr="009F78CE">
          <w:rPr>
            <w:lang w:val="en-US"/>
            <w:rPrChange w:id="160" w:author="jyoti sengar" w:date="2023-07-05T13:10:00Z">
              <w:rPr/>
            </w:rPrChange>
          </w:rPr>
          <w:t>After a certain number of unsuccessful attempts, such as three or five, the user account should be locked for a specified period.</w:t>
        </w:r>
      </w:ins>
    </w:p>
    <w:p w14:paraId="31A8C225" w14:textId="37076F8E" w:rsidR="009F78CE" w:rsidRDefault="00365316">
      <w:pPr>
        <w:pStyle w:val="ListParagraph"/>
        <w:numPr>
          <w:ilvl w:val="0"/>
          <w:numId w:val="51"/>
        </w:numPr>
        <w:jc w:val="both"/>
        <w:rPr>
          <w:ins w:id="161" w:author="jyoti sengar" w:date="2023-07-05T13:11:00Z"/>
          <w:lang w:val="en-US"/>
        </w:rPr>
        <w:pPrChange w:id="162" w:author="jyoti sengar" w:date="2023-07-05T12:27:00Z">
          <w:pPr>
            <w:ind w:firstLineChars="100" w:firstLine="240"/>
            <w:jc w:val="both"/>
          </w:pPr>
        </w:pPrChange>
      </w:pPr>
      <w:ins w:id="163" w:author="acer" w:date="2023-06-22T10:32:00Z">
        <w:r w:rsidRPr="009E2888">
          <w:rPr>
            <w:lang w:val="en-US"/>
            <w:rPrChange w:id="164" w:author="jyoti sengar" w:date="2023-07-05T12:27:00Z">
              <w:rPr/>
            </w:rPrChange>
          </w:rPr>
          <w:t xml:space="preserve">Implement progressive delay mechanisms between authentication attempts. </w:t>
        </w:r>
        <w:proofErr w:type="gramStart"/>
        <w:r w:rsidRPr="009E2888">
          <w:rPr>
            <w:lang w:val="en-US"/>
            <w:rPrChange w:id="165" w:author="jyoti sengar" w:date="2023-07-05T12:27:00Z">
              <w:rPr/>
            </w:rPrChange>
          </w:rPr>
          <w:t>each</w:t>
        </w:r>
        <w:proofErr w:type="gramEnd"/>
        <w:r w:rsidRPr="009E2888">
          <w:rPr>
            <w:lang w:val="en-US"/>
            <w:rPrChange w:id="166" w:author="jyoti sengar" w:date="2023-07-05T12:27:00Z">
              <w:rPr/>
            </w:rPrChange>
          </w:rPr>
          <w:t xml:space="preserve"> failed attempt could trigger an increasing delay before the next attempt is allowed. </w:t>
        </w:r>
      </w:ins>
    </w:p>
    <w:p w14:paraId="5F87F341" w14:textId="322CD278" w:rsidR="00365316" w:rsidRDefault="00365316">
      <w:pPr>
        <w:pStyle w:val="ListParagraph"/>
        <w:numPr>
          <w:ilvl w:val="0"/>
          <w:numId w:val="51"/>
        </w:numPr>
        <w:jc w:val="both"/>
        <w:rPr>
          <w:ins w:id="167" w:author="jyoti sengar" w:date="2023-07-05T13:18:00Z"/>
          <w:lang w:val="en-US"/>
        </w:rPr>
        <w:pPrChange w:id="168" w:author="jyoti sengar" w:date="2023-07-05T12:27:00Z">
          <w:pPr>
            <w:ind w:firstLineChars="100" w:firstLine="240"/>
            <w:jc w:val="both"/>
          </w:pPr>
        </w:pPrChange>
      </w:pPr>
      <w:ins w:id="169" w:author="acer" w:date="2023-06-22T10:32:00Z">
        <w:r w:rsidRPr="009E2888">
          <w:rPr>
            <w:lang w:val="en-US"/>
            <w:rPrChange w:id="170" w:author="jyoti sengar" w:date="2023-07-05T12:27:00Z">
              <w:rPr/>
            </w:rPrChange>
          </w:rPr>
          <w:t>This delay discourages automated brute force attacks by slowing down the authentication process, making it less feasible to try multiple passwords in quick succession.</w:t>
        </w:r>
      </w:ins>
    </w:p>
    <w:p w14:paraId="35EFC1D7" w14:textId="2232AEAD" w:rsidR="009F78CE" w:rsidRPr="009E2888" w:rsidRDefault="009F78CE">
      <w:pPr>
        <w:pStyle w:val="ListParagraph"/>
        <w:numPr>
          <w:ilvl w:val="0"/>
          <w:numId w:val="51"/>
        </w:numPr>
        <w:jc w:val="both"/>
        <w:rPr>
          <w:ins w:id="171" w:author="acer" w:date="2023-06-22T10:32:00Z"/>
          <w:lang w:val="en-US"/>
          <w:rPrChange w:id="172" w:author="jyoti sengar" w:date="2023-07-05T12:27:00Z">
            <w:rPr>
              <w:ins w:id="173" w:author="acer" w:date="2023-06-22T10:32:00Z"/>
            </w:rPr>
          </w:rPrChange>
        </w:rPr>
        <w:pPrChange w:id="174" w:author="jyoti sengar" w:date="2023-07-05T12:27:00Z">
          <w:pPr>
            <w:ind w:firstLineChars="100" w:firstLine="240"/>
            <w:jc w:val="both"/>
          </w:pPr>
        </w:pPrChange>
      </w:pPr>
      <w:ins w:id="175" w:author="jyoti sengar" w:date="2023-07-05T13:18:00Z">
        <w:r w:rsidRPr="009F78CE">
          <w:rPr>
            <w:lang w:val="en-US"/>
          </w:rPr>
          <w:t>Once the maximum number of failed attempts is reached, initiate a lockout or deactivation mechanism</w:t>
        </w:r>
        <w:r>
          <w:rPr>
            <w:lang w:val="en-US"/>
          </w:rPr>
          <w:t xml:space="preserve"> to</w:t>
        </w:r>
        <w:r w:rsidRPr="009F78CE">
          <w:rPr>
            <w:lang w:val="en-US"/>
          </w:rPr>
          <w:t xml:space="preserve"> prevents further authentication attempts for a certain period of time to deter brute-force attacks or unauthorized access</w:t>
        </w:r>
      </w:ins>
    </w:p>
    <w:p w14:paraId="137B8321" w14:textId="77777777" w:rsidR="0020038F" w:rsidRDefault="0020038F" w:rsidP="00DD4915">
      <w:pPr>
        <w:ind w:firstLineChars="100" w:firstLine="240"/>
        <w:jc w:val="both"/>
        <w:rPr>
          <w:ins w:id="176" w:author="acer" w:date="2023-06-02T10:09:00Z"/>
        </w:rPr>
      </w:pPr>
    </w:p>
    <w:p w14:paraId="7FA4EEF2" w14:textId="5ED56CBA" w:rsidR="00DD4915" w:rsidRPr="009030E5" w:rsidRDefault="00DD4915" w:rsidP="00DD4915">
      <w:pPr>
        <w:ind w:firstLineChars="100" w:firstLine="240"/>
        <w:jc w:val="both"/>
      </w:pPr>
      <w:r w:rsidRPr="009030E5">
        <w:t xml:space="preserve">TBD </w:t>
      </w:r>
    </w:p>
    <w:p w14:paraId="756FB1DF" w14:textId="77777777" w:rsidR="00DD4915" w:rsidRPr="009030E5" w:rsidRDefault="00DD4915" w:rsidP="00DD4915">
      <w:pPr>
        <w:ind w:firstLineChars="100" w:firstLine="240"/>
        <w:jc w:val="both"/>
      </w:pPr>
    </w:p>
    <w:p w14:paraId="5907B0DF"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1719346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CFC21A5" w14:textId="77777777" w:rsidR="00DD4915" w:rsidRPr="00DD491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 xml:space="preserve">The pre-installed password of the device should be unique. </w:t>
      </w:r>
      <w:r w:rsidRPr="00DD4915">
        <w:rPr>
          <w:rFonts w:eastAsia="Batang" w:hAnsi="Batang"/>
          <w:szCs w:val="24"/>
          <w:lang w:eastAsia="ko-KR"/>
        </w:rPr>
        <w:t>[AU-1-4]</w:t>
      </w:r>
      <w:r w:rsidRPr="00CE22C4">
        <w:rPr>
          <w:rFonts w:eastAsia="Batang" w:hAnsi="Batang"/>
          <w:szCs w:val="24"/>
          <w:lang w:val="en-US" w:eastAsia="ko-KR"/>
        </w:rPr>
        <w:t xml:space="preserve"> </w:t>
      </w:r>
      <w:r>
        <w:rPr>
          <w:rFonts w:eastAsia="Batang" w:hAnsi="Batang"/>
          <w:szCs w:val="24"/>
          <w:lang w:val="en-US" w:eastAsia="ko-KR"/>
        </w:rPr>
        <w:t>in X.1352</w:t>
      </w:r>
    </w:p>
    <w:p w14:paraId="2FA382B2" w14:textId="77777777" w:rsidR="00DD4915" w:rsidRPr="00DD4915" w:rsidRDefault="00DD4915" w:rsidP="00DD4915">
      <w:pPr>
        <w:jc w:val="both"/>
        <w:rPr>
          <w:rFonts w:eastAsia="Batang" w:hAnsi="Batang"/>
          <w:b/>
          <w:bCs/>
          <w:szCs w:val="24"/>
          <w:lang w:eastAsia="ko-KR"/>
        </w:rPr>
      </w:pPr>
      <w:r w:rsidRPr="00DD4915">
        <w:rPr>
          <w:rFonts w:eastAsia="Malgun Gothic" w:hint="eastAsia"/>
          <w:b/>
          <w:bCs/>
          <w:u w:color="000000"/>
          <w:bdr w:val="nil"/>
          <w:lang w:eastAsia="ko-KR"/>
        </w:rPr>
        <w:lastRenderedPageBreak/>
        <w:t>T</w:t>
      </w:r>
      <w:r w:rsidRPr="00DD4915">
        <w:rPr>
          <w:rFonts w:eastAsia="Malgun Gothic"/>
          <w:b/>
          <w:bCs/>
          <w:u w:color="000000"/>
          <w:bdr w:val="nil"/>
          <w:lang w:eastAsia="ko-KR"/>
        </w:rPr>
        <w:t>echnical i</w:t>
      </w:r>
      <w:r w:rsidRPr="00DD4915">
        <w:rPr>
          <w:rFonts w:eastAsia="Malgun Gothic"/>
          <w:b/>
          <w:bCs/>
          <w:u w:color="000000"/>
          <w:bdr w:val="nil"/>
        </w:rPr>
        <w:t>mplementation</w:t>
      </w:r>
      <w:r w:rsidRPr="00DD4915">
        <w:rPr>
          <w:rFonts w:eastAsia="Batang" w:hAnsi="Batang"/>
          <w:b/>
          <w:bCs/>
          <w:szCs w:val="24"/>
          <w:lang w:eastAsia="ko-KR"/>
        </w:rPr>
        <w:t xml:space="preserve"> guidelines:</w:t>
      </w:r>
    </w:p>
    <w:p w14:paraId="3BA88232" w14:textId="77777777" w:rsidR="00FF0FBB" w:rsidRDefault="00365316">
      <w:pPr>
        <w:pStyle w:val="ListParagraph"/>
        <w:numPr>
          <w:ilvl w:val="0"/>
          <w:numId w:val="52"/>
        </w:numPr>
        <w:jc w:val="both"/>
        <w:rPr>
          <w:ins w:id="177" w:author="jyoti sengar" w:date="2023-07-05T13:19:00Z"/>
          <w:lang w:val="en-US"/>
        </w:rPr>
        <w:pPrChange w:id="178" w:author="jyoti sengar" w:date="2023-07-05T13:01:00Z">
          <w:pPr>
            <w:ind w:firstLineChars="100" w:firstLine="240"/>
            <w:jc w:val="both"/>
          </w:pPr>
        </w:pPrChange>
      </w:pPr>
      <w:ins w:id="179" w:author="acer" w:date="2023-06-22T10:32:00Z">
        <w:r w:rsidRPr="00C8703E">
          <w:rPr>
            <w:lang w:val="en-US"/>
            <w:rPrChange w:id="180" w:author="jyoti sengar" w:date="2023-07-05T13:01:00Z">
              <w:rPr/>
            </w:rPrChange>
          </w:rPr>
          <w:t xml:space="preserve">Ensure that each IoT device has a unique pre-installed password that is not shared among devices of the same model or manufacturer. </w:t>
        </w:r>
      </w:ins>
    </w:p>
    <w:p w14:paraId="2A1C0B45" w14:textId="4A9786D7" w:rsidR="00365316" w:rsidRPr="00C8703E" w:rsidRDefault="00365316">
      <w:pPr>
        <w:pStyle w:val="ListParagraph"/>
        <w:numPr>
          <w:ilvl w:val="0"/>
          <w:numId w:val="52"/>
        </w:numPr>
        <w:jc w:val="both"/>
        <w:rPr>
          <w:ins w:id="181" w:author="acer" w:date="2023-06-22T10:32:00Z"/>
          <w:lang w:val="en-US"/>
          <w:rPrChange w:id="182" w:author="jyoti sengar" w:date="2023-07-05T13:01:00Z">
            <w:rPr>
              <w:ins w:id="183" w:author="acer" w:date="2023-06-22T10:32:00Z"/>
            </w:rPr>
          </w:rPrChange>
        </w:rPr>
        <w:pPrChange w:id="184" w:author="jyoti sengar" w:date="2023-07-05T13:01:00Z">
          <w:pPr>
            <w:ind w:firstLineChars="100" w:firstLine="240"/>
            <w:jc w:val="both"/>
          </w:pPr>
        </w:pPrChange>
      </w:pPr>
      <w:ins w:id="185" w:author="acer" w:date="2023-06-22T10:32:00Z">
        <w:r w:rsidRPr="00C8703E">
          <w:rPr>
            <w:lang w:val="en-US"/>
            <w:rPrChange w:id="186" w:author="jyoti sengar" w:date="2023-07-05T13:01:00Z">
              <w:rPr/>
            </w:rPrChange>
          </w:rPr>
          <w:t>The password should be randomly generated and securely stored in the device's firmware. This uniqueness reduces the risk of attackers exploiting default or commonly known passwords across multiple devices.</w:t>
        </w:r>
      </w:ins>
    </w:p>
    <w:p w14:paraId="65C61DBF" w14:textId="6034F932" w:rsidR="00FF0FBB" w:rsidRDefault="00365316">
      <w:pPr>
        <w:pStyle w:val="ListParagraph"/>
        <w:numPr>
          <w:ilvl w:val="0"/>
          <w:numId w:val="52"/>
        </w:numPr>
        <w:jc w:val="both"/>
        <w:rPr>
          <w:ins w:id="187" w:author="jyoti sengar" w:date="2023-07-05T13:21:00Z"/>
          <w:lang w:val="en-US"/>
        </w:rPr>
        <w:pPrChange w:id="188" w:author="jyoti sengar" w:date="2023-07-05T13:01:00Z">
          <w:pPr>
            <w:ind w:firstLineChars="100" w:firstLine="240"/>
            <w:jc w:val="both"/>
          </w:pPr>
        </w:pPrChange>
      </w:pPr>
      <w:ins w:id="189" w:author="acer" w:date="2023-06-22T10:32:00Z">
        <w:r w:rsidRPr="00C8703E">
          <w:rPr>
            <w:lang w:val="en-US"/>
            <w:rPrChange w:id="190" w:author="jyoti sengar" w:date="2023-07-05T13:01:00Z">
              <w:rPr/>
            </w:rPrChange>
          </w:rPr>
          <w:t xml:space="preserve">Prevent the use of easily </w:t>
        </w:r>
      </w:ins>
      <w:ins w:id="191" w:author="jyoti sengar" w:date="2023-07-05T13:23:00Z">
        <w:r w:rsidR="00FF0FBB" w:rsidRPr="00FF0FBB">
          <w:rPr>
            <w:lang w:val="en-US"/>
          </w:rPr>
          <w:t>guessable,</w:t>
        </w:r>
      </w:ins>
      <w:ins w:id="192" w:author="jyoti sengar" w:date="2023-07-05T13:22:00Z">
        <w:r w:rsidR="00FF0FBB">
          <w:rPr>
            <w:lang w:val="en-US"/>
          </w:rPr>
          <w:t xml:space="preserve"> </w:t>
        </w:r>
        <w:proofErr w:type="gramStart"/>
        <w:r w:rsidR="00FF0FBB">
          <w:rPr>
            <w:lang w:val="en-US"/>
          </w:rPr>
          <w:t>predictable ,</w:t>
        </w:r>
        <w:proofErr w:type="gramEnd"/>
        <w:r w:rsidR="00FF0FBB">
          <w:rPr>
            <w:lang w:val="en-US"/>
          </w:rPr>
          <w:t xml:space="preserve"> </w:t>
        </w:r>
      </w:ins>
      <w:ins w:id="193" w:author="acer" w:date="2023-06-22T10:32:00Z">
        <w:del w:id="194" w:author="jyoti sengar" w:date="2023-07-05T13:22:00Z">
          <w:r w:rsidRPr="00C8703E" w:rsidDel="00FF0FBB">
            <w:rPr>
              <w:lang w:val="en-US"/>
              <w:rPrChange w:id="195" w:author="jyoti sengar" w:date="2023-07-05T13:01:00Z">
                <w:rPr/>
              </w:rPrChange>
            </w:rPr>
            <w:delText xml:space="preserve">or </w:delText>
          </w:r>
        </w:del>
        <w:r w:rsidRPr="00C8703E">
          <w:rPr>
            <w:lang w:val="en-US"/>
            <w:rPrChange w:id="196" w:author="jyoti sengar" w:date="2023-07-05T13:01:00Z">
              <w:rPr/>
            </w:rPrChange>
          </w:rPr>
          <w:t xml:space="preserve">weak pre-installed </w:t>
        </w:r>
      </w:ins>
      <w:ins w:id="197" w:author="jyoti sengar" w:date="2023-07-05T13:22:00Z">
        <w:r w:rsidR="00FF0FBB" w:rsidRPr="00BA343B">
          <w:rPr>
            <w:lang w:val="en-US"/>
          </w:rPr>
          <w:t>or commonly used passwords</w:t>
        </w:r>
        <w:r w:rsidR="00FF0FBB" w:rsidRPr="00FF0FBB">
          <w:rPr>
            <w:lang w:val="en-US"/>
          </w:rPr>
          <w:t xml:space="preserve"> </w:t>
        </w:r>
        <w:r w:rsidR="00FF0FBB">
          <w:rPr>
            <w:lang w:val="en-US"/>
          </w:rPr>
          <w:t>.</w:t>
        </w:r>
      </w:ins>
    </w:p>
    <w:p w14:paraId="10E91A2E" w14:textId="62D268E3" w:rsidR="00365316" w:rsidRPr="00FF0FBB" w:rsidRDefault="00365316">
      <w:pPr>
        <w:pStyle w:val="ListParagraph"/>
        <w:numPr>
          <w:ilvl w:val="0"/>
          <w:numId w:val="52"/>
        </w:numPr>
        <w:jc w:val="both"/>
        <w:rPr>
          <w:ins w:id="198" w:author="acer" w:date="2023-06-22T10:32:00Z"/>
          <w:lang w:val="en-US"/>
          <w:rPrChange w:id="199" w:author="jyoti sengar" w:date="2023-07-05T13:21:00Z">
            <w:rPr>
              <w:ins w:id="200" w:author="acer" w:date="2023-06-22T10:32:00Z"/>
            </w:rPr>
          </w:rPrChange>
        </w:rPr>
        <w:pPrChange w:id="201" w:author="jyoti sengar" w:date="2023-07-05T13:01:00Z">
          <w:pPr>
            <w:ind w:firstLineChars="100" w:firstLine="240"/>
            <w:jc w:val="both"/>
          </w:pPr>
        </w:pPrChange>
      </w:pPr>
      <w:ins w:id="202" w:author="acer" w:date="2023-06-22T10:32:00Z">
        <w:r w:rsidRPr="00FF0FBB">
          <w:rPr>
            <w:lang w:val="en-US"/>
            <w:rPrChange w:id="203" w:author="jyoti sengar" w:date="2023-07-05T13:21:00Z">
              <w:rPr/>
            </w:rPrChange>
          </w:rPr>
          <w:t>Implement strong password generation practices that include a combination of uppercase and lowercase letters, numbers, and special characters. The password should have sufficient complexity to resist brute force attacks and be of an adequate length.</w:t>
        </w:r>
      </w:ins>
    </w:p>
    <w:p w14:paraId="0FBBC1A0" w14:textId="77777777" w:rsidR="00FF0FBB" w:rsidRDefault="00365316">
      <w:pPr>
        <w:pStyle w:val="ListParagraph"/>
        <w:numPr>
          <w:ilvl w:val="0"/>
          <w:numId w:val="52"/>
        </w:numPr>
        <w:jc w:val="both"/>
        <w:rPr>
          <w:ins w:id="204" w:author="jyoti sengar" w:date="2023-07-05T13:23:00Z"/>
          <w:lang w:val="en-US"/>
        </w:rPr>
        <w:pPrChange w:id="205" w:author="jyoti sengar" w:date="2023-07-05T13:01:00Z">
          <w:pPr>
            <w:ind w:firstLineChars="100" w:firstLine="240"/>
            <w:jc w:val="both"/>
          </w:pPr>
        </w:pPrChange>
      </w:pPr>
      <w:ins w:id="206" w:author="acer" w:date="2023-06-22T10:32:00Z">
        <w:r w:rsidRPr="00C8703E">
          <w:rPr>
            <w:lang w:val="en-US"/>
            <w:rPrChange w:id="207" w:author="jyoti sengar" w:date="2023-07-05T13:01:00Z">
              <w:rPr/>
            </w:rPrChange>
          </w:rPr>
          <w:t xml:space="preserve">Regularly update and rotate the pre-installed passwords during the manufacturing process. Each device should be assigned </w:t>
        </w:r>
        <w:del w:id="208" w:author="jyoti sengar" w:date="2023-07-05T13:23:00Z">
          <w:r w:rsidRPr="00C8703E" w:rsidDel="00FF0FBB">
            <w:rPr>
              <w:lang w:val="en-US"/>
              <w:rPrChange w:id="209" w:author="jyoti sengar" w:date="2023-07-05T13:01:00Z">
                <w:rPr/>
              </w:rPrChange>
            </w:rPr>
            <w:delText>a new</w:delText>
          </w:r>
        </w:del>
        <w:r w:rsidRPr="00C8703E">
          <w:rPr>
            <w:lang w:val="en-US"/>
            <w:rPrChange w:id="210" w:author="jyoti sengar" w:date="2023-07-05T13:01:00Z">
              <w:rPr/>
            </w:rPrChange>
          </w:rPr>
          <w:t xml:space="preserve"> unique password at the time of production to ensure that no two devices share the same pre-installed password. </w:t>
        </w:r>
      </w:ins>
    </w:p>
    <w:p w14:paraId="599E0E75" w14:textId="30FFCCC6" w:rsidR="00365316" w:rsidRPr="00C8703E" w:rsidRDefault="00365316">
      <w:pPr>
        <w:pStyle w:val="ListParagraph"/>
        <w:numPr>
          <w:ilvl w:val="0"/>
          <w:numId w:val="52"/>
        </w:numPr>
        <w:jc w:val="both"/>
        <w:rPr>
          <w:ins w:id="211" w:author="acer" w:date="2023-06-22T10:32:00Z"/>
          <w:lang w:val="en-US"/>
          <w:rPrChange w:id="212" w:author="jyoti sengar" w:date="2023-07-05T13:01:00Z">
            <w:rPr>
              <w:ins w:id="213" w:author="acer" w:date="2023-06-22T10:32:00Z"/>
            </w:rPr>
          </w:rPrChange>
        </w:rPr>
        <w:pPrChange w:id="214" w:author="jyoti sengar" w:date="2023-07-05T13:01:00Z">
          <w:pPr>
            <w:ind w:firstLineChars="100" w:firstLine="240"/>
            <w:jc w:val="both"/>
          </w:pPr>
        </w:pPrChange>
      </w:pPr>
      <w:ins w:id="215" w:author="acer" w:date="2023-06-22T10:32:00Z">
        <w:r w:rsidRPr="00C8703E">
          <w:rPr>
            <w:lang w:val="en-US"/>
            <w:rPrChange w:id="216" w:author="jyoti sengar" w:date="2023-07-05T13:01:00Z">
              <w:rPr/>
            </w:rPrChange>
          </w:rPr>
          <w:t>Implement secure methods for generating and managing these passwords to maintain their confidentiality and integrity.</w:t>
        </w:r>
      </w:ins>
    </w:p>
    <w:p w14:paraId="7EEA279F" w14:textId="77777777" w:rsidR="0020038F" w:rsidRDefault="0020038F" w:rsidP="00DD4915">
      <w:pPr>
        <w:ind w:firstLineChars="100" w:firstLine="240"/>
        <w:jc w:val="both"/>
        <w:rPr>
          <w:ins w:id="217" w:author="acer" w:date="2023-06-02T10:10:00Z"/>
        </w:rPr>
      </w:pPr>
    </w:p>
    <w:p w14:paraId="2ED9B2A5" w14:textId="12B5399C" w:rsidR="00DD4915" w:rsidRPr="00DD4915" w:rsidRDefault="00DD4915" w:rsidP="00DD4915">
      <w:pPr>
        <w:ind w:firstLineChars="100" w:firstLine="240"/>
        <w:jc w:val="both"/>
        <w:rPr>
          <w:rFonts w:eastAsia="Malgun Gothic"/>
          <w:b/>
          <w:bCs/>
          <w:u w:color="000000"/>
          <w:bdr w:val="nil"/>
        </w:rPr>
      </w:pPr>
      <w:r w:rsidRPr="00DD4915">
        <w:t xml:space="preserve">TBD </w:t>
      </w:r>
    </w:p>
    <w:p w14:paraId="70A71E75" w14:textId="77777777" w:rsidR="00DD4915" w:rsidRPr="00DD4915" w:rsidRDefault="00DD4915" w:rsidP="00DD4915">
      <w:pPr>
        <w:ind w:firstLineChars="100" w:firstLine="240"/>
        <w:jc w:val="both"/>
      </w:pPr>
    </w:p>
    <w:p w14:paraId="56486963"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 xml:space="preserve">echnical </w:t>
      </w:r>
      <w:r w:rsidRPr="006255F6">
        <w:rPr>
          <w:rFonts w:eastAsia="Malgun Gothic"/>
          <w:b/>
          <w:bCs/>
          <w:u w:color="000000"/>
          <w:bdr w:val="nil"/>
          <w:lang w:val="en-US" w:eastAsia="ko-KR"/>
        </w:rPr>
        <w:t>i</w:t>
      </w:r>
      <w:r w:rsidRPr="006255F6">
        <w:rPr>
          <w:rFonts w:eastAsia="Malgun Gothic"/>
          <w:b/>
          <w:bCs/>
          <w:u w:color="000000"/>
          <w:bdr w:val="nil"/>
          <w:lang w:val="en-US"/>
        </w:rPr>
        <w:t>mplementation</w:t>
      </w:r>
      <w:r>
        <w:rPr>
          <w:rFonts w:eastAsia="Malgun Gothic"/>
          <w:b/>
          <w:bCs/>
          <w:u w:color="000000"/>
          <w:bdr w:val="nil"/>
        </w:rPr>
        <w:t xml:space="preserve"> guidelines</w:t>
      </w:r>
      <w:r w:rsidRPr="00C90F1C">
        <w:rPr>
          <w:rFonts w:eastAsia="Malgun Gothic"/>
          <w:b/>
          <w:bCs/>
          <w:u w:color="000000"/>
          <w:bdr w:val="nil"/>
        </w:rPr>
        <w:t xml:space="preserve"> to [AU-1-</w:t>
      </w:r>
      <w:r>
        <w:rPr>
          <w:rFonts w:eastAsia="Malgun Gothic"/>
          <w:b/>
          <w:bCs/>
          <w:u w:color="000000"/>
          <w:bdr w:val="nil"/>
        </w:rPr>
        <w:t>5</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2FFD09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AF2BBC1" w14:textId="77777777" w:rsidR="00DD4915" w:rsidRPr="009030E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A function to manage function for user accounts and privileges should be provided. [AU-1-5]</w:t>
      </w:r>
      <w:r w:rsidRPr="00CE22C4">
        <w:rPr>
          <w:rFonts w:eastAsia="Batang" w:hAnsi="Batang"/>
          <w:szCs w:val="24"/>
          <w:lang w:val="en-US" w:eastAsia="ko-KR"/>
        </w:rPr>
        <w:t xml:space="preserve"> </w:t>
      </w:r>
      <w:r>
        <w:rPr>
          <w:rFonts w:eastAsia="Batang" w:hAnsi="Batang"/>
          <w:szCs w:val="24"/>
          <w:lang w:val="en-US" w:eastAsia="ko-KR"/>
        </w:rPr>
        <w:t>in X.1352</w:t>
      </w:r>
    </w:p>
    <w:p w14:paraId="6D198EB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885C846"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0F60D038" w14:textId="77777777" w:rsidR="00DD4915" w:rsidRPr="009030E5" w:rsidRDefault="00DD4915" w:rsidP="00DD4915">
      <w:pPr>
        <w:ind w:firstLineChars="100" w:firstLine="240"/>
        <w:jc w:val="both"/>
      </w:pPr>
    </w:p>
    <w:p w14:paraId="10209CF5" w14:textId="77777777" w:rsidR="00DD4915" w:rsidRPr="00C90F1C" w:rsidRDefault="00DD4915" w:rsidP="00DD4915">
      <w:pPr>
        <w:jc w:val="both"/>
        <w:rPr>
          <w:rFonts w:eastAsia="Malgun Gothic"/>
          <w:b/>
          <w:bCs/>
          <w:u w:color="000000"/>
          <w:bdr w:val="nil"/>
        </w:rPr>
      </w:pPr>
      <w:r w:rsidRPr="004462EE">
        <w:rPr>
          <w:rFonts w:eastAsia="Malgun Gothic"/>
          <w:b/>
          <w:bCs/>
          <w:u w:color="000000"/>
          <w:bdr w:val="nil"/>
        </w:rPr>
        <w:t xml:space="preserve">7.6 </w:t>
      </w:r>
      <w:r w:rsidRPr="004462EE">
        <w:rPr>
          <w:rFonts w:eastAsia="Malgun Gothic" w:hint="eastAsia"/>
          <w:b/>
          <w:bCs/>
          <w:u w:color="000000"/>
          <w:bdr w:val="nil"/>
          <w:lang w:eastAsia="ko-KR"/>
        </w:rPr>
        <w:t>T</w:t>
      </w:r>
      <w:r w:rsidRPr="004462EE">
        <w:rPr>
          <w:rFonts w:eastAsia="Malgun Gothic"/>
          <w:b/>
          <w:bCs/>
          <w:u w:color="000000"/>
          <w:bdr w:val="nil"/>
          <w:lang w:eastAsia="ko-KR"/>
        </w:rPr>
        <w:t>echnical i</w:t>
      </w:r>
      <w:r w:rsidRPr="004462EE">
        <w:rPr>
          <w:rFonts w:eastAsia="Malgun Gothic"/>
          <w:b/>
          <w:bCs/>
          <w:u w:color="000000"/>
          <w:bdr w:val="nil"/>
        </w:rPr>
        <w:t>mplementation guidelines to [AU-1-6]</w:t>
      </w:r>
      <w:r w:rsidRPr="004462EE">
        <w:rPr>
          <w:rFonts w:eastAsia="Batang" w:hAnsi="Batang"/>
          <w:szCs w:val="24"/>
          <w:lang w:val="en-US" w:eastAsia="ko-KR"/>
        </w:rPr>
        <w:t xml:space="preserve"> in X.1352</w:t>
      </w:r>
    </w:p>
    <w:p w14:paraId="4E3227B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52A609C" w14:textId="77777777" w:rsidR="00DD4915" w:rsidRPr="00DD491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 xml:space="preserve">The principle of least privilege should be applied to all user accounts. </w:t>
      </w:r>
      <w:r w:rsidRPr="00DD4915">
        <w:rPr>
          <w:rFonts w:eastAsia="Batang" w:hAnsi="Batang"/>
          <w:szCs w:val="24"/>
          <w:lang w:eastAsia="ko-KR"/>
        </w:rPr>
        <w:t>[AU-1-6]</w:t>
      </w:r>
      <w:r w:rsidRPr="00CE22C4">
        <w:rPr>
          <w:rFonts w:eastAsia="Batang" w:hAnsi="Batang"/>
          <w:szCs w:val="24"/>
          <w:lang w:val="en-US" w:eastAsia="ko-KR"/>
        </w:rPr>
        <w:t xml:space="preserve"> </w:t>
      </w:r>
      <w:r>
        <w:rPr>
          <w:rFonts w:eastAsia="Batang" w:hAnsi="Batang"/>
          <w:szCs w:val="24"/>
          <w:lang w:val="en-US" w:eastAsia="ko-KR"/>
        </w:rPr>
        <w:t>in X.1352</w:t>
      </w:r>
    </w:p>
    <w:p w14:paraId="71262E32" w14:textId="1FE87C6D" w:rsidR="00173FF0"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0A8D2B7" w14:textId="25E70885" w:rsidR="00DD4915" w:rsidRPr="009030E5" w:rsidRDefault="00DD4915" w:rsidP="00DD4915">
      <w:pPr>
        <w:ind w:firstLineChars="100" w:firstLine="240"/>
        <w:jc w:val="both"/>
        <w:rPr>
          <w:rFonts w:eastAsia="Malgun Gothic"/>
          <w:b/>
          <w:bCs/>
          <w:u w:color="000000"/>
          <w:bdr w:val="nil"/>
        </w:rPr>
      </w:pPr>
      <w:r w:rsidRPr="009030E5">
        <w:t xml:space="preserve">TBD </w:t>
      </w:r>
    </w:p>
    <w:p w14:paraId="27A884EF" w14:textId="77777777" w:rsidR="00DD4915" w:rsidRPr="009030E5" w:rsidRDefault="00DD4915" w:rsidP="00DD4915">
      <w:pPr>
        <w:ind w:firstLineChars="100" w:firstLine="240"/>
        <w:jc w:val="both"/>
      </w:pPr>
    </w:p>
    <w:p w14:paraId="07007F1F"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7</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91987E0"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237E7E62" w14:textId="77777777" w:rsidR="00DD4915" w:rsidRPr="009030E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Concurrent access to the administrator account should be restricted. [AU-1-7]</w:t>
      </w:r>
      <w:r w:rsidRPr="00CE22C4">
        <w:rPr>
          <w:rFonts w:eastAsia="Batang" w:hAnsi="Batang"/>
          <w:szCs w:val="24"/>
          <w:lang w:val="en-US" w:eastAsia="ko-KR"/>
        </w:rPr>
        <w:t xml:space="preserve"> </w:t>
      </w:r>
      <w:r>
        <w:rPr>
          <w:rFonts w:eastAsia="Batang" w:hAnsi="Batang"/>
          <w:szCs w:val="24"/>
          <w:lang w:val="en-US" w:eastAsia="ko-KR"/>
        </w:rPr>
        <w:t>in X.1352</w:t>
      </w:r>
    </w:p>
    <w:p w14:paraId="4B6A0F24" w14:textId="63C4E8F8" w:rsidR="00DD4915" w:rsidRPr="009030E5" w:rsidRDefault="00DD4915" w:rsidP="00DD4915">
      <w:pPr>
        <w:ind w:firstLineChars="100" w:firstLine="240"/>
        <w:jc w:val="both"/>
        <w:rPr>
          <w:rFonts w:eastAsia="Malgun Gothic"/>
          <w:b/>
          <w:bCs/>
          <w:u w:color="000000"/>
          <w:bdr w:val="nil"/>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w:t>
      </w:r>
      <w:proofErr w:type="spellStart"/>
      <w:r w:rsidRPr="009030E5">
        <w:rPr>
          <w:rFonts w:eastAsia="Batang" w:hAnsi="Batang"/>
          <w:b/>
          <w:bCs/>
          <w:szCs w:val="24"/>
          <w:lang w:eastAsia="ko-KR"/>
        </w:rPr>
        <w:t>guidelines</w:t>
      </w:r>
      <w:proofErr w:type="gramStart"/>
      <w:r w:rsidRPr="009030E5">
        <w:rPr>
          <w:rFonts w:eastAsia="Batang" w:hAnsi="Batang"/>
          <w:b/>
          <w:bCs/>
          <w:szCs w:val="24"/>
          <w:lang w:eastAsia="ko-KR"/>
        </w:rPr>
        <w:t>:</w:t>
      </w:r>
      <w:r w:rsidRPr="009030E5">
        <w:t>TBD</w:t>
      </w:r>
      <w:proofErr w:type="spellEnd"/>
      <w:proofErr w:type="gramEnd"/>
      <w:r w:rsidRPr="009030E5">
        <w:t xml:space="preserve"> </w:t>
      </w:r>
    </w:p>
    <w:p w14:paraId="6C50A9D5" w14:textId="77777777" w:rsidR="00AD3FEB" w:rsidRDefault="00365316">
      <w:pPr>
        <w:pStyle w:val="ListParagraph"/>
        <w:numPr>
          <w:ilvl w:val="0"/>
          <w:numId w:val="53"/>
        </w:numPr>
        <w:jc w:val="both"/>
        <w:rPr>
          <w:ins w:id="218" w:author="jyoti sengar" w:date="2023-07-05T13:24:00Z"/>
        </w:rPr>
        <w:pPrChange w:id="219" w:author="jyoti sengar" w:date="2023-07-05T13:01:00Z">
          <w:pPr>
            <w:ind w:firstLineChars="100" w:firstLine="240"/>
            <w:jc w:val="both"/>
          </w:pPr>
        </w:pPrChange>
      </w:pPr>
      <w:proofErr w:type="spellStart"/>
      <w:ins w:id="220" w:author="acer" w:date="2023-06-22T10:33:00Z">
        <w:r w:rsidRPr="00173FF0">
          <w:t>Implement</w:t>
        </w:r>
        <w:proofErr w:type="spellEnd"/>
        <w:r w:rsidRPr="00173FF0">
          <w:t xml:space="preserve"> a </w:t>
        </w:r>
        <w:proofErr w:type="spellStart"/>
        <w:r w:rsidRPr="00173FF0">
          <w:t>robust</w:t>
        </w:r>
        <w:proofErr w:type="spellEnd"/>
        <w:r w:rsidRPr="00173FF0">
          <w:t xml:space="preserve"> session management </w:t>
        </w:r>
        <w:proofErr w:type="spellStart"/>
        <w:r w:rsidRPr="00173FF0">
          <w:t>mechanism</w:t>
        </w:r>
        <w:proofErr w:type="spellEnd"/>
        <w:r w:rsidRPr="00173FF0">
          <w:t xml:space="preserve"> </w:t>
        </w:r>
        <w:proofErr w:type="spellStart"/>
        <w:r w:rsidRPr="00173FF0">
          <w:t>that</w:t>
        </w:r>
        <w:proofErr w:type="spellEnd"/>
        <w:r w:rsidRPr="00173FF0">
          <w:t xml:space="preserve"> </w:t>
        </w:r>
        <w:proofErr w:type="spellStart"/>
        <w:r w:rsidRPr="00173FF0">
          <w:t>enforces</w:t>
        </w:r>
        <w:proofErr w:type="spellEnd"/>
        <w:r w:rsidRPr="00173FF0">
          <w:t xml:space="preserve"> restrictions on concurrent </w:t>
        </w:r>
        <w:proofErr w:type="spellStart"/>
        <w:r w:rsidRPr="00173FF0">
          <w:t>access</w:t>
        </w:r>
        <w:proofErr w:type="spellEnd"/>
        <w:r w:rsidRPr="00173FF0">
          <w:t xml:space="preserve"> to the </w:t>
        </w:r>
        <w:proofErr w:type="spellStart"/>
        <w:r w:rsidRPr="00173FF0">
          <w:t>administrator</w:t>
        </w:r>
        <w:proofErr w:type="spellEnd"/>
        <w:r w:rsidRPr="00173FF0">
          <w:t xml:space="preserve"> </w:t>
        </w:r>
        <w:proofErr w:type="spellStart"/>
        <w:r w:rsidRPr="00173FF0">
          <w:t>account</w:t>
        </w:r>
        <w:proofErr w:type="spellEnd"/>
        <w:r w:rsidRPr="00173FF0">
          <w:t xml:space="preserve">. </w:t>
        </w:r>
      </w:ins>
    </w:p>
    <w:p w14:paraId="532B6490" w14:textId="77777777" w:rsidR="00AD3FEB" w:rsidRDefault="00365316">
      <w:pPr>
        <w:pStyle w:val="ListParagraph"/>
        <w:numPr>
          <w:ilvl w:val="0"/>
          <w:numId w:val="53"/>
        </w:numPr>
        <w:jc w:val="both"/>
        <w:rPr>
          <w:ins w:id="221" w:author="jyoti sengar" w:date="2023-07-05T13:25:00Z"/>
        </w:rPr>
        <w:pPrChange w:id="222" w:author="jyoti sengar" w:date="2023-07-05T13:01:00Z">
          <w:pPr>
            <w:ind w:firstLineChars="100" w:firstLine="240"/>
            <w:jc w:val="both"/>
          </w:pPr>
        </w:pPrChange>
      </w:pPr>
      <w:proofErr w:type="spellStart"/>
      <w:ins w:id="223" w:author="acer" w:date="2023-06-22T10:33:00Z">
        <w:r w:rsidRPr="00173FF0">
          <w:t>When</w:t>
        </w:r>
        <w:proofErr w:type="spellEnd"/>
        <w:r w:rsidRPr="00173FF0">
          <w:t xml:space="preserve"> an </w:t>
        </w:r>
        <w:proofErr w:type="spellStart"/>
        <w:r w:rsidRPr="00173FF0">
          <w:t>administrator</w:t>
        </w:r>
        <w:proofErr w:type="spellEnd"/>
        <w:r w:rsidRPr="00173FF0">
          <w:t xml:space="preserve"> logs in, the system </w:t>
        </w:r>
        <w:proofErr w:type="spellStart"/>
        <w:r w:rsidRPr="00173FF0">
          <w:t>should</w:t>
        </w:r>
        <w:proofErr w:type="spellEnd"/>
        <w:r w:rsidRPr="00173FF0">
          <w:t xml:space="preserve"> check for </w:t>
        </w:r>
        <w:proofErr w:type="spellStart"/>
        <w:r w:rsidRPr="00173FF0">
          <w:t>existing</w:t>
        </w:r>
        <w:proofErr w:type="spellEnd"/>
        <w:r w:rsidRPr="00173FF0">
          <w:t xml:space="preserve"> active sessions </w:t>
        </w:r>
        <w:proofErr w:type="spellStart"/>
        <w:r w:rsidRPr="00173FF0">
          <w:t>associated</w:t>
        </w:r>
        <w:proofErr w:type="spellEnd"/>
        <w:r w:rsidRPr="00173FF0">
          <w:t xml:space="preserve"> </w:t>
        </w:r>
        <w:proofErr w:type="spellStart"/>
        <w:r w:rsidRPr="00173FF0">
          <w:t>with</w:t>
        </w:r>
        <w:proofErr w:type="spellEnd"/>
        <w:r w:rsidRPr="00173FF0">
          <w:t xml:space="preserve"> </w:t>
        </w:r>
        <w:proofErr w:type="spellStart"/>
        <w:r w:rsidRPr="00173FF0">
          <w:t>that</w:t>
        </w:r>
        <w:proofErr w:type="spellEnd"/>
        <w:r w:rsidRPr="00173FF0">
          <w:t xml:space="preserve"> </w:t>
        </w:r>
        <w:proofErr w:type="spellStart"/>
        <w:r w:rsidRPr="00173FF0">
          <w:t>account</w:t>
        </w:r>
        <w:proofErr w:type="spellEnd"/>
        <w:r w:rsidRPr="00173FF0">
          <w:t xml:space="preserve">. If </w:t>
        </w:r>
        <w:proofErr w:type="spellStart"/>
        <w:r w:rsidRPr="00173FF0">
          <w:t>any</w:t>
        </w:r>
        <w:proofErr w:type="spellEnd"/>
        <w:r w:rsidRPr="00173FF0">
          <w:t xml:space="preserve"> active sessions are </w:t>
        </w:r>
        <w:proofErr w:type="spellStart"/>
        <w:r w:rsidRPr="00173FF0">
          <w:t>found</w:t>
        </w:r>
        <w:proofErr w:type="spellEnd"/>
        <w:r w:rsidRPr="00173FF0">
          <w:t xml:space="preserve">, </w:t>
        </w:r>
        <w:proofErr w:type="spellStart"/>
        <w:r w:rsidRPr="00173FF0">
          <w:t>they</w:t>
        </w:r>
        <w:proofErr w:type="spellEnd"/>
        <w:r w:rsidRPr="00173FF0">
          <w:t xml:space="preserve"> </w:t>
        </w:r>
        <w:proofErr w:type="spellStart"/>
        <w:r w:rsidRPr="00173FF0">
          <w:t>should</w:t>
        </w:r>
        <w:proofErr w:type="spellEnd"/>
        <w:r w:rsidRPr="00173FF0">
          <w:t xml:space="preserve"> </w:t>
        </w:r>
        <w:proofErr w:type="spellStart"/>
        <w:r w:rsidRPr="00173FF0">
          <w:t>be</w:t>
        </w:r>
        <w:proofErr w:type="spellEnd"/>
        <w:r w:rsidRPr="00173FF0">
          <w:t xml:space="preserve"> </w:t>
        </w:r>
        <w:proofErr w:type="spellStart"/>
        <w:r w:rsidRPr="00173FF0">
          <w:t>terminated</w:t>
        </w:r>
        <w:proofErr w:type="spellEnd"/>
        <w:r w:rsidRPr="00173FF0">
          <w:t xml:space="preserve"> or </w:t>
        </w:r>
        <w:proofErr w:type="spellStart"/>
        <w:r w:rsidRPr="00173FF0">
          <w:t>prevented</w:t>
        </w:r>
        <w:proofErr w:type="spellEnd"/>
        <w:r w:rsidRPr="00173FF0">
          <w:t xml:space="preserve"> </w:t>
        </w:r>
        <w:proofErr w:type="spellStart"/>
        <w:r w:rsidRPr="00173FF0">
          <w:t>from</w:t>
        </w:r>
        <w:proofErr w:type="spellEnd"/>
        <w:r w:rsidRPr="00173FF0">
          <w:t xml:space="preserve"> </w:t>
        </w:r>
        <w:proofErr w:type="spellStart"/>
        <w:r w:rsidRPr="00173FF0">
          <w:t>simultaneous</w:t>
        </w:r>
        <w:proofErr w:type="spellEnd"/>
        <w:r w:rsidRPr="00173FF0">
          <w:t xml:space="preserve"> </w:t>
        </w:r>
        <w:proofErr w:type="spellStart"/>
        <w:r w:rsidRPr="00173FF0">
          <w:t>access</w:t>
        </w:r>
        <w:proofErr w:type="spellEnd"/>
        <w:r w:rsidRPr="00173FF0">
          <w:t>.</w:t>
        </w:r>
      </w:ins>
    </w:p>
    <w:p w14:paraId="7C8ADD02" w14:textId="6ABD6C1F" w:rsidR="00365316" w:rsidRDefault="00365316">
      <w:pPr>
        <w:pStyle w:val="ListParagraph"/>
        <w:numPr>
          <w:ilvl w:val="0"/>
          <w:numId w:val="53"/>
        </w:numPr>
        <w:jc w:val="both"/>
        <w:rPr>
          <w:ins w:id="224" w:author="acer" w:date="2023-06-22T10:33:00Z"/>
        </w:rPr>
        <w:pPrChange w:id="225" w:author="jyoti sengar" w:date="2023-07-05T13:01:00Z">
          <w:pPr>
            <w:ind w:firstLineChars="100" w:firstLine="240"/>
            <w:jc w:val="both"/>
          </w:pPr>
        </w:pPrChange>
      </w:pPr>
      <w:ins w:id="226" w:author="acer" w:date="2023-06-22T10:33:00Z">
        <w:r w:rsidRPr="00173FF0">
          <w:t xml:space="preserve"> </w:t>
        </w:r>
        <w:del w:id="227" w:author="jyoti sengar" w:date="2023-07-05T13:25:00Z">
          <w:r w:rsidRPr="00173FF0" w:rsidDel="00AD3FEB">
            <w:delText xml:space="preserve"> </w:delText>
          </w:r>
        </w:del>
        <w:proofErr w:type="spellStart"/>
        <w:r w:rsidRPr="00173FF0">
          <w:t>ensure</w:t>
        </w:r>
        <w:proofErr w:type="spellEnd"/>
        <w:del w:id="228" w:author="jyoti sengar" w:date="2023-07-05T13:25:00Z">
          <w:r w:rsidRPr="00173FF0" w:rsidDel="00AD3FEB">
            <w:delText>s</w:delText>
          </w:r>
        </w:del>
        <w:r w:rsidRPr="00173FF0">
          <w:t xml:space="preserve"> </w:t>
        </w:r>
        <w:del w:id="229" w:author="jyoti sengar" w:date="2023-07-05T13:25:00Z">
          <w:r w:rsidRPr="00173FF0" w:rsidDel="00AD3FEB">
            <w:delText xml:space="preserve"> </w:delText>
          </w:r>
        </w:del>
        <w:proofErr w:type="spellStart"/>
        <w:r w:rsidRPr="00173FF0">
          <w:t>only</w:t>
        </w:r>
        <w:proofErr w:type="spellEnd"/>
        <w:r w:rsidRPr="00173FF0">
          <w:t xml:space="preserve"> one user </w:t>
        </w:r>
        <w:proofErr w:type="spellStart"/>
        <w:r w:rsidRPr="00173FF0">
          <w:t>can</w:t>
        </w:r>
        <w:proofErr w:type="spellEnd"/>
        <w:r w:rsidRPr="00173FF0">
          <w:t xml:space="preserve"> have administrative </w:t>
        </w:r>
        <w:proofErr w:type="spellStart"/>
        <w:r w:rsidRPr="00173FF0">
          <w:t>access</w:t>
        </w:r>
        <w:proofErr w:type="spellEnd"/>
        <w:r w:rsidRPr="00173FF0">
          <w:t xml:space="preserve"> to the </w:t>
        </w:r>
        <w:proofErr w:type="spellStart"/>
        <w:r w:rsidRPr="00173FF0">
          <w:t>device</w:t>
        </w:r>
        <w:proofErr w:type="spellEnd"/>
        <w:r w:rsidRPr="00173FF0">
          <w:t xml:space="preserve"> </w:t>
        </w:r>
        <w:proofErr w:type="spellStart"/>
        <w:r w:rsidRPr="00173FF0">
          <w:t>at</w:t>
        </w:r>
        <w:proofErr w:type="spellEnd"/>
        <w:r w:rsidRPr="00173FF0">
          <w:t xml:space="preserve"> </w:t>
        </w:r>
        <w:proofErr w:type="spellStart"/>
        <w:r w:rsidRPr="00173FF0">
          <w:t>any</w:t>
        </w:r>
        <w:proofErr w:type="spellEnd"/>
        <w:r w:rsidRPr="00173FF0">
          <w:t xml:space="preserve"> </w:t>
        </w:r>
        <w:proofErr w:type="spellStart"/>
        <w:r w:rsidRPr="00173FF0">
          <w:t>given</w:t>
        </w:r>
        <w:proofErr w:type="spellEnd"/>
        <w:r w:rsidRPr="00173FF0">
          <w:t xml:space="preserve"> time, </w:t>
        </w:r>
        <w:proofErr w:type="spellStart"/>
        <w:r w:rsidRPr="00173FF0">
          <w:t>reducing</w:t>
        </w:r>
        <w:proofErr w:type="spellEnd"/>
        <w:r w:rsidRPr="00173FF0">
          <w:t xml:space="preserve"> the </w:t>
        </w:r>
        <w:proofErr w:type="spellStart"/>
        <w:r w:rsidRPr="00173FF0">
          <w:t>risk</w:t>
        </w:r>
        <w:proofErr w:type="spellEnd"/>
        <w:r w:rsidRPr="00173FF0">
          <w:t xml:space="preserve"> of </w:t>
        </w:r>
        <w:proofErr w:type="spellStart"/>
        <w:r w:rsidRPr="00173FF0">
          <w:t>unauthorized</w:t>
        </w:r>
        <w:proofErr w:type="spellEnd"/>
        <w:r w:rsidRPr="00173FF0">
          <w:t xml:space="preserve"> changes or </w:t>
        </w:r>
        <w:proofErr w:type="spellStart"/>
        <w:r w:rsidRPr="00173FF0">
          <w:t>malicious</w:t>
        </w:r>
        <w:proofErr w:type="spellEnd"/>
        <w:r w:rsidRPr="00173FF0">
          <w:t xml:space="preserve"> </w:t>
        </w:r>
        <w:proofErr w:type="spellStart"/>
        <w:r w:rsidRPr="00173FF0">
          <w:t>activities</w:t>
        </w:r>
        <w:proofErr w:type="spellEnd"/>
        <w:r w:rsidRPr="00173FF0">
          <w:t>.</w:t>
        </w:r>
      </w:ins>
    </w:p>
    <w:p w14:paraId="764D8451" w14:textId="77777777" w:rsidR="00365316" w:rsidRPr="004E3FC5" w:rsidRDefault="00365316">
      <w:pPr>
        <w:pStyle w:val="ListParagraph"/>
        <w:numPr>
          <w:ilvl w:val="0"/>
          <w:numId w:val="53"/>
        </w:numPr>
        <w:jc w:val="both"/>
        <w:rPr>
          <w:ins w:id="230" w:author="acer" w:date="2023-06-22T10:33:00Z"/>
        </w:rPr>
        <w:pPrChange w:id="231" w:author="jyoti sengar" w:date="2023-07-05T13:01:00Z">
          <w:pPr>
            <w:ind w:firstLineChars="100" w:firstLine="240"/>
            <w:jc w:val="both"/>
          </w:pPr>
        </w:pPrChange>
      </w:pPr>
      <w:proofErr w:type="spellStart"/>
      <w:ins w:id="232" w:author="acer" w:date="2023-06-22T10:33:00Z">
        <w:r w:rsidRPr="004E3FC5">
          <w:t>Employ</w:t>
        </w:r>
        <w:proofErr w:type="spellEnd"/>
        <w:r w:rsidRPr="004E3FC5">
          <w:t xml:space="preserve"> </w:t>
        </w:r>
        <w:proofErr w:type="spellStart"/>
        <w:r w:rsidRPr="004E3FC5">
          <w:t>access</w:t>
        </w:r>
        <w:proofErr w:type="spellEnd"/>
        <w:r w:rsidRPr="004E3FC5">
          <w:t xml:space="preserve"> control </w:t>
        </w:r>
        <w:proofErr w:type="spellStart"/>
        <w:r w:rsidRPr="004E3FC5">
          <w:t>measures</w:t>
        </w:r>
        <w:proofErr w:type="spellEnd"/>
        <w:r w:rsidRPr="004E3FC5">
          <w:t xml:space="preserve"> to </w:t>
        </w:r>
        <w:proofErr w:type="spellStart"/>
        <w:r w:rsidRPr="004E3FC5">
          <w:t>enforce</w:t>
        </w:r>
        <w:proofErr w:type="spellEnd"/>
        <w:r w:rsidRPr="004E3FC5">
          <w:t xml:space="preserve"> exclusive </w:t>
        </w:r>
        <w:proofErr w:type="spellStart"/>
        <w:r w:rsidRPr="004E3FC5">
          <w:t>access</w:t>
        </w:r>
        <w:proofErr w:type="spellEnd"/>
        <w:r w:rsidRPr="004E3FC5">
          <w:t xml:space="preserve"> to the </w:t>
        </w:r>
        <w:proofErr w:type="spellStart"/>
        <w:r w:rsidRPr="004E3FC5">
          <w:t>administrator</w:t>
        </w:r>
        <w:proofErr w:type="spellEnd"/>
        <w:r w:rsidRPr="004E3FC5">
          <w:t xml:space="preserve"> </w:t>
        </w:r>
        <w:proofErr w:type="spellStart"/>
        <w:r w:rsidRPr="004E3FC5">
          <w:t>account</w:t>
        </w:r>
        <w:proofErr w:type="spellEnd"/>
        <w:r w:rsidRPr="004E3FC5">
          <w:t xml:space="preserve">. This </w:t>
        </w:r>
        <w:proofErr w:type="spellStart"/>
        <w:r w:rsidRPr="004E3FC5">
          <w:t>can</w:t>
        </w:r>
        <w:proofErr w:type="spellEnd"/>
        <w:r w:rsidRPr="004E3FC5">
          <w:t xml:space="preserve"> </w:t>
        </w:r>
        <w:proofErr w:type="spellStart"/>
        <w:r w:rsidRPr="004E3FC5">
          <w:t>include</w:t>
        </w:r>
        <w:proofErr w:type="spellEnd"/>
        <w:r w:rsidRPr="004E3FC5">
          <w:t xml:space="preserve"> techniques </w:t>
        </w:r>
        <w:proofErr w:type="spellStart"/>
        <w:r w:rsidRPr="004E3FC5">
          <w:t>such</w:t>
        </w:r>
        <w:proofErr w:type="spellEnd"/>
        <w:r w:rsidRPr="004E3FC5">
          <w:t xml:space="preserve"> as </w:t>
        </w:r>
        <w:proofErr w:type="spellStart"/>
        <w:r w:rsidRPr="004E3FC5">
          <w:t>locking</w:t>
        </w:r>
        <w:proofErr w:type="spellEnd"/>
        <w:r w:rsidRPr="004E3FC5">
          <w:t xml:space="preserve"> the </w:t>
        </w:r>
        <w:proofErr w:type="spellStart"/>
        <w:r w:rsidRPr="004E3FC5">
          <w:t>account</w:t>
        </w:r>
        <w:proofErr w:type="spellEnd"/>
        <w:r w:rsidRPr="004E3FC5">
          <w:t xml:space="preserve"> </w:t>
        </w:r>
        <w:proofErr w:type="spellStart"/>
        <w:r w:rsidRPr="004E3FC5">
          <w:t>after</w:t>
        </w:r>
        <w:proofErr w:type="spellEnd"/>
        <w:r w:rsidRPr="004E3FC5">
          <w:t xml:space="preserve"> a </w:t>
        </w:r>
        <w:proofErr w:type="spellStart"/>
        <w:r w:rsidRPr="004E3FC5">
          <w:t>successful</w:t>
        </w:r>
        <w:proofErr w:type="spellEnd"/>
        <w:r w:rsidRPr="004E3FC5">
          <w:t xml:space="preserve"> login, </w:t>
        </w:r>
        <w:proofErr w:type="spellStart"/>
        <w:r w:rsidRPr="004E3FC5">
          <w:t>requiring</w:t>
        </w:r>
        <w:proofErr w:type="spellEnd"/>
        <w:r w:rsidRPr="004E3FC5">
          <w:t xml:space="preserve"> the user to </w:t>
        </w:r>
        <w:proofErr w:type="spellStart"/>
        <w:r w:rsidRPr="004E3FC5">
          <w:t>explicitly</w:t>
        </w:r>
        <w:proofErr w:type="spellEnd"/>
        <w:r w:rsidRPr="004E3FC5">
          <w:t xml:space="preserve"> log out or </w:t>
        </w:r>
        <w:proofErr w:type="spellStart"/>
        <w:r w:rsidRPr="004E3FC5">
          <w:t>automatically</w:t>
        </w:r>
        <w:proofErr w:type="spellEnd"/>
        <w:r w:rsidRPr="004E3FC5">
          <w:t xml:space="preserve"> timing out inactive sessions.</w:t>
        </w:r>
      </w:ins>
    </w:p>
    <w:p w14:paraId="3ED3A8C7" w14:textId="77777777" w:rsidR="00DD4915" w:rsidRPr="009030E5" w:rsidRDefault="00DD4915" w:rsidP="00DD4915">
      <w:pPr>
        <w:ind w:firstLineChars="100" w:firstLine="240"/>
        <w:jc w:val="both"/>
      </w:pPr>
    </w:p>
    <w:p w14:paraId="58FEA5D2"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8</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C2C46BA"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09A21475" w14:textId="77777777" w:rsidR="00DD4915" w:rsidRPr="006A565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lastRenderedPageBreak/>
        <w:t xml:space="preserve">A secure password in terms of length, cycle and complexity should be provided. </w:t>
      </w:r>
      <w:r w:rsidRPr="006A5655">
        <w:rPr>
          <w:rFonts w:eastAsia="Batang" w:hAnsi="Batang"/>
          <w:szCs w:val="24"/>
          <w:lang w:eastAsia="ko-KR"/>
        </w:rPr>
        <w:t>[AU-1-8]</w:t>
      </w:r>
      <w:r w:rsidRPr="00CE22C4">
        <w:rPr>
          <w:rFonts w:eastAsia="Batang" w:hAnsi="Batang"/>
          <w:szCs w:val="24"/>
          <w:lang w:val="en-US" w:eastAsia="ko-KR"/>
        </w:rPr>
        <w:t xml:space="preserve"> </w:t>
      </w:r>
      <w:r>
        <w:rPr>
          <w:rFonts w:eastAsia="Batang" w:hAnsi="Batang"/>
          <w:szCs w:val="24"/>
          <w:lang w:val="en-US" w:eastAsia="ko-KR"/>
        </w:rPr>
        <w:t>in X.1352</w:t>
      </w:r>
    </w:p>
    <w:p w14:paraId="29F7798A" w14:textId="77777777" w:rsidR="00DD4915" w:rsidRPr="006A5655" w:rsidRDefault="00DD4915" w:rsidP="00DD4915">
      <w:pPr>
        <w:jc w:val="both"/>
        <w:rPr>
          <w:rFonts w:eastAsia="Batang" w:hAnsi="Batang"/>
          <w:b/>
          <w:bCs/>
          <w:szCs w:val="24"/>
          <w:lang w:eastAsia="ko-KR"/>
        </w:rPr>
      </w:pPr>
      <w:r w:rsidRPr="006A5655">
        <w:rPr>
          <w:rFonts w:eastAsia="Malgun Gothic" w:hint="eastAsia"/>
          <w:b/>
          <w:bCs/>
          <w:u w:color="000000"/>
          <w:bdr w:val="nil"/>
          <w:lang w:eastAsia="ko-KR"/>
        </w:rPr>
        <w:t>T</w:t>
      </w:r>
      <w:r w:rsidRPr="006A5655">
        <w:rPr>
          <w:rFonts w:eastAsia="Malgun Gothic"/>
          <w:b/>
          <w:bCs/>
          <w:u w:color="000000"/>
          <w:bdr w:val="nil"/>
          <w:lang w:eastAsia="ko-KR"/>
        </w:rPr>
        <w:t>echnical i</w:t>
      </w:r>
      <w:r w:rsidRPr="006A5655">
        <w:rPr>
          <w:rFonts w:eastAsia="Malgun Gothic"/>
          <w:b/>
          <w:bCs/>
          <w:u w:color="000000"/>
          <w:bdr w:val="nil"/>
        </w:rPr>
        <w:t>mplementation</w:t>
      </w:r>
      <w:r w:rsidRPr="006A5655">
        <w:rPr>
          <w:rFonts w:eastAsia="Batang" w:hAnsi="Batang"/>
          <w:b/>
          <w:bCs/>
          <w:szCs w:val="24"/>
          <w:lang w:eastAsia="ko-KR"/>
        </w:rPr>
        <w:t xml:space="preserve"> guidelines:</w:t>
      </w:r>
    </w:p>
    <w:p w14:paraId="0D183A2B" w14:textId="77777777" w:rsidR="0020038F" w:rsidRPr="00C8703E" w:rsidRDefault="0020038F">
      <w:pPr>
        <w:pStyle w:val="ListParagraph"/>
        <w:numPr>
          <w:ilvl w:val="0"/>
          <w:numId w:val="54"/>
        </w:numPr>
        <w:jc w:val="both"/>
        <w:rPr>
          <w:ins w:id="233" w:author="acer" w:date="2023-06-02T10:11:00Z"/>
          <w:rFonts w:eastAsia="Malgun Gothic"/>
          <w:b/>
          <w:bCs/>
          <w:u w:color="000000"/>
          <w:bdr w:val="nil"/>
        </w:rPr>
        <w:pPrChange w:id="234" w:author="jyoti sengar" w:date="2023-07-05T13:01:00Z">
          <w:pPr>
            <w:ind w:firstLineChars="100" w:firstLine="240"/>
            <w:jc w:val="both"/>
          </w:pPr>
        </w:pPrChange>
      </w:pPr>
      <w:ins w:id="235" w:author="acer" w:date="2023-06-02T10:11:00Z">
        <w:r>
          <w:t>S</w:t>
        </w:r>
        <w:r w:rsidRPr="008B5AA4">
          <w:t xml:space="preserve">et a minimum </w:t>
        </w:r>
        <w:proofErr w:type="spellStart"/>
        <w:r w:rsidRPr="008B5AA4">
          <w:t>password</w:t>
        </w:r>
        <w:proofErr w:type="spellEnd"/>
        <w:r w:rsidRPr="008B5AA4">
          <w:t xml:space="preserve"> </w:t>
        </w:r>
        <w:proofErr w:type="spellStart"/>
        <w:r w:rsidRPr="008B5AA4">
          <w:t>length</w:t>
        </w:r>
        <w:proofErr w:type="spellEnd"/>
        <w:r w:rsidRPr="008B5AA4">
          <w:t xml:space="preserve"> </w:t>
        </w:r>
        <w:proofErr w:type="spellStart"/>
        <w:r w:rsidRPr="008B5AA4">
          <w:t>requirement</w:t>
        </w:r>
        <w:proofErr w:type="spellEnd"/>
        <w:r w:rsidRPr="008B5AA4">
          <w:t xml:space="preserve"> </w:t>
        </w:r>
        <w:proofErr w:type="spellStart"/>
        <w:r w:rsidRPr="008B5AA4">
          <w:t>that</w:t>
        </w:r>
        <w:proofErr w:type="spellEnd"/>
        <w:r w:rsidRPr="008B5AA4">
          <w:t xml:space="preserve"> </w:t>
        </w:r>
        <w:proofErr w:type="spellStart"/>
        <w:r w:rsidRPr="008B5AA4">
          <w:t>is</w:t>
        </w:r>
        <w:proofErr w:type="spellEnd"/>
        <w:r w:rsidRPr="008B5AA4">
          <w:t xml:space="preserve"> long </w:t>
        </w:r>
        <w:proofErr w:type="spellStart"/>
        <w:r w:rsidRPr="008B5AA4">
          <w:t>enough</w:t>
        </w:r>
        <w:proofErr w:type="spellEnd"/>
        <w:r w:rsidRPr="008B5AA4">
          <w:t xml:space="preserve"> to </w:t>
        </w:r>
        <w:proofErr w:type="spellStart"/>
        <w:r w:rsidRPr="008B5AA4">
          <w:t>resist</w:t>
        </w:r>
        <w:proofErr w:type="spellEnd"/>
        <w:r w:rsidRPr="008B5AA4">
          <w:t xml:space="preserve"> brute-force </w:t>
        </w:r>
        <w:proofErr w:type="spellStart"/>
        <w:r w:rsidRPr="008B5AA4">
          <w:t>attacks</w:t>
        </w:r>
        <w:proofErr w:type="spellEnd"/>
        <w:r w:rsidRPr="008B5AA4">
          <w:t xml:space="preserve">. Encourage </w:t>
        </w:r>
        <w:proofErr w:type="spellStart"/>
        <w:r w:rsidRPr="008B5AA4">
          <w:t>users</w:t>
        </w:r>
        <w:proofErr w:type="spellEnd"/>
        <w:r w:rsidRPr="008B5AA4">
          <w:t xml:space="preserve"> to </w:t>
        </w:r>
        <w:proofErr w:type="spellStart"/>
        <w:r w:rsidRPr="008B5AA4">
          <w:t>create</w:t>
        </w:r>
        <w:proofErr w:type="spellEnd"/>
        <w:r w:rsidRPr="008B5AA4">
          <w:t xml:space="preserve"> </w:t>
        </w:r>
        <w:proofErr w:type="spellStart"/>
        <w:r w:rsidRPr="008B5AA4">
          <w:t>complex</w:t>
        </w:r>
        <w:proofErr w:type="spellEnd"/>
        <w:r w:rsidRPr="008B5AA4">
          <w:t xml:space="preserve"> </w:t>
        </w:r>
        <w:proofErr w:type="spellStart"/>
        <w:r w:rsidRPr="008B5AA4">
          <w:t>passwords</w:t>
        </w:r>
        <w:proofErr w:type="spellEnd"/>
        <w:r w:rsidRPr="008B5AA4">
          <w:t xml:space="preserve"> </w:t>
        </w:r>
        <w:proofErr w:type="spellStart"/>
        <w:r w:rsidRPr="008B5AA4">
          <w:t>that</w:t>
        </w:r>
        <w:proofErr w:type="spellEnd"/>
        <w:r w:rsidRPr="008B5AA4">
          <w:t xml:space="preserve"> </w:t>
        </w:r>
        <w:proofErr w:type="spellStart"/>
        <w:r w:rsidRPr="008B5AA4">
          <w:t>include</w:t>
        </w:r>
        <w:proofErr w:type="spellEnd"/>
        <w:r w:rsidRPr="008B5AA4">
          <w:t xml:space="preserve"> </w:t>
        </w:r>
        <w:proofErr w:type="gramStart"/>
        <w:r w:rsidRPr="008B5AA4">
          <w:t>a</w:t>
        </w:r>
        <w:proofErr w:type="gramEnd"/>
        <w:r w:rsidRPr="008B5AA4">
          <w:t xml:space="preserve"> </w:t>
        </w:r>
        <w:proofErr w:type="spellStart"/>
        <w:r w:rsidRPr="008B5AA4">
          <w:t>combination</w:t>
        </w:r>
        <w:proofErr w:type="spellEnd"/>
        <w:r w:rsidRPr="008B5AA4">
          <w:t xml:space="preserve"> of </w:t>
        </w:r>
        <w:proofErr w:type="spellStart"/>
        <w:r w:rsidRPr="008B5AA4">
          <w:t>uppercase</w:t>
        </w:r>
        <w:proofErr w:type="spellEnd"/>
        <w:r w:rsidRPr="008B5AA4">
          <w:t xml:space="preserve"> and </w:t>
        </w:r>
        <w:proofErr w:type="spellStart"/>
        <w:r w:rsidRPr="008B5AA4">
          <w:t>lowercase</w:t>
        </w:r>
        <w:proofErr w:type="spellEnd"/>
        <w:r w:rsidRPr="008B5AA4">
          <w:t xml:space="preserve"> </w:t>
        </w:r>
        <w:proofErr w:type="spellStart"/>
        <w:r w:rsidRPr="008B5AA4">
          <w:t>letters</w:t>
        </w:r>
        <w:proofErr w:type="spellEnd"/>
        <w:r w:rsidRPr="008B5AA4">
          <w:t xml:space="preserve">, </w:t>
        </w:r>
        <w:proofErr w:type="spellStart"/>
        <w:r w:rsidRPr="008B5AA4">
          <w:t>numbers</w:t>
        </w:r>
        <w:proofErr w:type="spellEnd"/>
        <w:r w:rsidRPr="008B5AA4">
          <w:t xml:space="preserve">, and </w:t>
        </w:r>
        <w:proofErr w:type="spellStart"/>
        <w:r w:rsidRPr="008B5AA4">
          <w:t>special</w:t>
        </w:r>
        <w:proofErr w:type="spellEnd"/>
        <w:r w:rsidRPr="008B5AA4">
          <w:t xml:space="preserve"> </w:t>
        </w:r>
        <w:proofErr w:type="spellStart"/>
        <w:r w:rsidRPr="008B5AA4">
          <w:t>characters</w:t>
        </w:r>
        <w:proofErr w:type="spellEnd"/>
        <w:r w:rsidRPr="008B5AA4">
          <w:t xml:space="preserve">. </w:t>
        </w:r>
        <w:proofErr w:type="spellStart"/>
        <w:r w:rsidRPr="008B5AA4">
          <w:t>Implement</w:t>
        </w:r>
        <w:proofErr w:type="spellEnd"/>
        <w:r w:rsidRPr="008B5AA4">
          <w:t xml:space="preserve"> </w:t>
        </w:r>
        <w:proofErr w:type="spellStart"/>
        <w:r w:rsidRPr="008B5AA4">
          <w:t>password</w:t>
        </w:r>
        <w:proofErr w:type="spellEnd"/>
        <w:r w:rsidRPr="008B5AA4">
          <w:t xml:space="preserve"> </w:t>
        </w:r>
        <w:proofErr w:type="spellStart"/>
        <w:r w:rsidRPr="008B5AA4">
          <w:t>strength</w:t>
        </w:r>
        <w:proofErr w:type="spellEnd"/>
        <w:r w:rsidRPr="008B5AA4">
          <w:t xml:space="preserve"> </w:t>
        </w:r>
        <w:proofErr w:type="spellStart"/>
        <w:r w:rsidRPr="008B5AA4">
          <w:t>checks</w:t>
        </w:r>
        <w:proofErr w:type="spellEnd"/>
        <w:r w:rsidRPr="008B5AA4">
          <w:t xml:space="preserve"> </w:t>
        </w:r>
        <w:proofErr w:type="spellStart"/>
        <w:r w:rsidRPr="008B5AA4">
          <w:t>during</w:t>
        </w:r>
        <w:proofErr w:type="spellEnd"/>
        <w:r w:rsidRPr="008B5AA4">
          <w:t xml:space="preserve"> the </w:t>
        </w:r>
        <w:proofErr w:type="spellStart"/>
        <w:r w:rsidRPr="008B5AA4">
          <w:t>password</w:t>
        </w:r>
        <w:proofErr w:type="spellEnd"/>
        <w:r w:rsidRPr="008B5AA4">
          <w:t xml:space="preserve"> </w:t>
        </w:r>
        <w:proofErr w:type="spellStart"/>
        <w:r w:rsidRPr="008B5AA4">
          <w:t>creation</w:t>
        </w:r>
        <w:proofErr w:type="spellEnd"/>
        <w:r w:rsidRPr="008B5AA4">
          <w:t xml:space="preserve"> </w:t>
        </w:r>
        <w:proofErr w:type="spellStart"/>
        <w:r w:rsidRPr="008B5AA4">
          <w:t>process</w:t>
        </w:r>
        <w:proofErr w:type="spellEnd"/>
        <w:r w:rsidRPr="008B5AA4">
          <w:t xml:space="preserve"> to </w:t>
        </w:r>
        <w:proofErr w:type="spellStart"/>
        <w:r w:rsidRPr="008B5AA4">
          <w:t>ensure</w:t>
        </w:r>
        <w:proofErr w:type="spellEnd"/>
        <w:r w:rsidRPr="008B5AA4">
          <w:t xml:space="preserve"> </w:t>
        </w:r>
        <w:proofErr w:type="spellStart"/>
        <w:r w:rsidRPr="008B5AA4">
          <w:t>that</w:t>
        </w:r>
        <w:proofErr w:type="spellEnd"/>
        <w:r w:rsidRPr="008B5AA4">
          <w:t xml:space="preserve"> </w:t>
        </w:r>
        <w:proofErr w:type="spellStart"/>
        <w:r w:rsidRPr="008B5AA4">
          <w:t>users</w:t>
        </w:r>
        <w:proofErr w:type="spellEnd"/>
        <w:r w:rsidRPr="008B5AA4">
          <w:t xml:space="preserve"> </w:t>
        </w:r>
        <w:proofErr w:type="spellStart"/>
        <w:r w:rsidRPr="008B5AA4">
          <w:t>adhere</w:t>
        </w:r>
        <w:proofErr w:type="spellEnd"/>
        <w:r w:rsidRPr="008B5AA4">
          <w:t xml:space="preserve"> to </w:t>
        </w:r>
        <w:proofErr w:type="spellStart"/>
        <w:r w:rsidRPr="008B5AA4">
          <w:t>these</w:t>
        </w:r>
        <w:proofErr w:type="spellEnd"/>
        <w:r w:rsidRPr="008B5AA4">
          <w:t xml:space="preserve"> </w:t>
        </w:r>
        <w:proofErr w:type="spellStart"/>
        <w:r w:rsidRPr="008B5AA4">
          <w:t>requirements</w:t>
        </w:r>
        <w:proofErr w:type="spellEnd"/>
        <w:r w:rsidRPr="008B5AA4">
          <w:t>.</w:t>
        </w:r>
      </w:ins>
    </w:p>
    <w:p w14:paraId="757C4AE0" w14:textId="77777777" w:rsidR="0020038F" w:rsidRDefault="0020038F">
      <w:pPr>
        <w:pStyle w:val="ListParagraph"/>
        <w:numPr>
          <w:ilvl w:val="0"/>
          <w:numId w:val="54"/>
        </w:numPr>
        <w:jc w:val="both"/>
        <w:rPr>
          <w:ins w:id="236" w:author="acer" w:date="2023-06-02T10:11:00Z"/>
        </w:rPr>
        <w:pPrChange w:id="237" w:author="jyoti sengar" w:date="2023-07-05T13:01:00Z">
          <w:pPr>
            <w:ind w:firstLineChars="100" w:firstLine="240"/>
            <w:jc w:val="both"/>
          </w:pPr>
        </w:pPrChange>
      </w:pPr>
      <w:proofErr w:type="spellStart"/>
      <w:ins w:id="238" w:author="acer" w:date="2023-06-02T10:11:00Z">
        <w:r w:rsidRPr="008B5AA4">
          <w:t>Enforce</w:t>
        </w:r>
        <w:proofErr w:type="spellEnd"/>
        <w:r w:rsidRPr="008B5AA4">
          <w:t xml:space="preserve"> </w:t>
        </w:r>
        <w:proofErr w:type="spellStart"/>
        <w:r w:rsidRPr="008B5AA4">
          <w:t>periodic</w:t>
        </w:r>
        <w:proofErr w:type="spellEnd"/>
        <w:r w:rsidRPr="008B5AA4">
          <w:t xml:space="preserve"> </w:t>
        </w:r>
        <w:proofErr w:type="spellStart"/>
        <w:r w:rsidRPr="008B5AA4">
          <w:t>password</w:t>
        </w:r>
        <w:proofErr w:type="spellEnd"/>
        <w:r w:rsidRPr="008B5AA4">
          <w:t xml:space="preserve"> changes to </w:t>
        </w:r>
        <w:proofErr w:type="spellStart"/>
        <w:r w:rsidRPr="008B5AA4">
          <w:t>mitigate</w:t>
        </w:r>
        <w:proofErr w:type="spellEnd"/>
        <w:r w:rsidRPr="008B5AA4">
          <w:t xml:space="preserve"> the </w:t>
        </w:r>
        <w:proofErr w:type="spellStart"/>
        <w:r w:rsidRPr="008B5AA4">
          <w:t>risk</w:t>
        </w:r>
        <w:proofErr w:type="spellEnd"/>
        <w:r w:rsidRPr="008B5AA4">
          <w:t xml:space="preserve"> of </w:t>
        </w:r>
        <w:proofErr w:type="spellStart"/>
        <w:r w:rsidRPr="008B5AA4">
          <w:t>compromised</w:t>
        </w:r>
        <w:proofErr w:type="spellEnd"/>
        <w:r w:rsidRPr="008B5AA4">
          <w:t xml:space="preserve"> </w:t>
        </w:r>
        <w:proofErr w:type="spellStart"/>
        <w:r w:rsidRPr="008B5AA4">
          <w:t>passwords</w:t>
        </w:r>
        <w:proofErr w:type="spellEnd"/>
        <w:r w:rsidRPr="008B5AA4">
          <w:t xml:space="preserve">. </w:t>
        </w:r>
        <w:proofErr w:type="spellStart"/>
        <w:r w:rsidRPr="008B5AA4">
          <w:t>Define</w:t>
        </w:r>
        <w:proofErr w:type="spellEnd"/>
        <w:r w:rsidRPr="008B5AA4">
          <w:t xml:space="preserve"> </w:t>
        </w:r>
        <w:proofErr w:type="gramStart"/>
        <w:r w:rsidRPr="008B5AA4">
          <w:t>a</w:t>
        </w:r>
        <w:proofErr w:type="gramEnd"/>
        <w:r w:rsidRPr="008B5AA4">
          <w:t xml:space="preserve"> </w:t>
        </w:r>
        <w:proofErr w:type="spellStart"/>
        <w:r w:rsidRPr="008B5AA4">
          <w:t>password</w:t>
        </w:r>
        <w:proofErr w:type="spellEnd"/>
        <w:r w:rsidRPr="008B5AA4">
          <w:t xml:space="preserve"> expiration </w:t>
        </w:r>
        <w:proofErr w:type="spellStart"/>
        <w:r w:rsidRPr="008B5AA4">
          <w:t>policy</w:t>
        </w:r>
        <w:proofErr w:type="spellEnd"/>
        <w:r w:rsidRPr="008B5AA4">
          <w:t xml:space="preserve"> </w:t>
        </w:r>
        <w:proofErr w:type="spellStart"/>
        <w:r w:rsidRPr="008B5AA4">
          <w:t>that</w:t>
        </w:r>
        <w:proofErr w:type="spellEnd"/>
        <w:r w:rsidRPr="008B5AA4">
          <w:t xml:space="preserve"> prompts </w:t>
        </w:r>
        <w:proofErr w:type="spellStart"/>
        <w:r w:rsidRPr="008B5AA4">
          <w:t>users</w:t>
        </w:r>
        <w:proofErr w:type="spellEnd"/>
        <w:r w:rsidRPr="008B5AA4">
          <w:t xml:space="preserve"> to change </w:t>
        </w:r>
        <w:proofErr w:type="spellStart"/>
        <w:r w:rsidRPr="008B5AA4">
          <w:t>their</w:t>
        </w:r>
        <w:proofErr w:type="spellEnd"/>
        <w:r w:rsidRPr="008B5AA4">
          <w:t xml:space="preserve"> </w:t>
        </w:r>
        <w:proofErr w:type="spellStart"/>
        <w:r w:rsidRPr="008B5AA4">
          <w:t>passwords</w:t>
        </w:r>
        <w:proofErr w:type="spellEnd"/>
        <w:r w:rsidRPr="008B5AA4">
          <w:t xml:space="preserve"> </w:t>
        </w:r>
        <w:proofErr w:type="spellStart"/>
        <w:r w:rsidRPr="008B5AA4">
          <w:t>after</w:t>
        </w:r>
        <w:proofErr w:type="spellEnd"/>
        <w:r w:rsidRPr="008B5AA4">
          <w:t xml:space="preserve"> a certain </w:t>
        </w:r>
        <w:proofErr w:type="spellStart"/>
        <w:r w:rsidRPr="008B5AA4">
          <w:t>period</w:t>
        </w:r>
        <w:proofErr w:type="spellEnd"/>
        <w:r w:rsidRPr="008B5AA4">
          <w:t xml:space="preserve">. </w:t>
        </w:r>
        <w:proofErr w:type="spellStart"/>
        <w:r w:rsidRPr="008B5AA4">
          <w:t>Notify</w:t>
        </w:r>
        <w:proofErr w:type="spellEnd"/>
        <w:r w:rsidRPr="008B5AA4">
          <w:t xml:space="preserve"> </w:t>
        </w:r>
        <w:proofErr w:type="spellStart"/>
        <w:r w:rsidRPr="008B5AA4">
          <w:t>users</w:t>
        </w:r>
        <w:proofErr w:type="spellEnd"/>
        <w:r w:rsidRPr="008B5AA4">
          <w:t xml:space="preserve"> in </w:t>
        </w:r>
        <w:proofErr w:type="spellStart"/>
        <w:r w:rsidRPr="008B5AA4">
          <w:t>advance</w:t>
        </w:r>
        <w:proofErr w:type="spellEnd"/>
        <w:r w:rsidRPr="008B5AA4">
          <w:t xml:space="preserve"> of an </w:t>
        </w:r>
        <w:proofErr w:type="spellStart"/>
        <w:r w:rsidRPr="008B5AA4">
          <w:t>upcoming</w:t>
        </w:r>
        <w:proofErr w:type="spellEnd"/>
        <w:r w:rsidRPr="008B5AA4">
          <w:t xml:space="preserve"> </w:t>
        </w:r>
        <w:proofErr w:type="spellStart"/>
        <w:r w:rsidRPr="008B5AA4">
          <w:t>password</w:t>
        </w:r>
        <w:proofErr w:type="spellEnd"/>
        <w:r w:rsidRPr="008B5AA4">
          <w:t xml:space="preserve"> expiration to </w:t>
        </w:r>
        <w:proofErr w:type="spellStart"/>
        <w:r w:rsidRPr="008B5AA4">
          <w:t>ensure</w:t>
        </w:r>
        <w:proofErr w:type="spellEnd"/>
        <w:r w:rsidRPr="008B5AA4">
          <w:t xml:space="preserve"> a </w:t>
        </w:r>
        <w:proofErr w:type="spellStart"/>
        <w:r w:rsidRPr="008B5AA4">
          <w:t>smooth</w:t>
        </w:r>
        <w:proofErr w:type="spellEnd"/>
        <w:r w:rsidRPr="008B5AA4">
          <w:t xml:space="preserve"> transition and </w:t>
        </w:r>
        <w:proofErr w:type="spellStart"/>
        <w:r w:rsidRPr="008B5AA4">
          <w:t>provide</w:t>
        </w:r>
        <w:proofErr w:type="spellEnd"/>
        <w:r w:rsidRPr="008B5AA4">
          <w:t xml:space="preserve"> guidelines on </w:t>
        </w:r>
        <w:proofErr w:type="spellStart"/>
        <w:r w:rsidRPr="008B5AA4">
          <w:t>creating</w:t>
        </w:r>
        <w:proofErr w:type="spellEnd"/>
        <w:r w:rsidRPr="008B5AA4">
          <w:t xml:space="preserve"> new </w:t>
        </w:r>
        <w:proofErr w:type="spellStart"/>
        <w:r w:rsidRPr="008B5AA4">
          <w:t>passwords</w:t>
        </w:r>
        <w:proofErr w:type="spellEnd"/>
        <w:r w:rsidRPr="008B5AA4">
          <w:t>.</w:t>
        </w:r>
      </w:ins>
    </w:p>
    <w:p w14:paraId="2016290D" w14:textId="77777777" w:rsidR="0020038F" w:rsidRDefault="0020038F" w:rsidP="00DD4915">
      <w:pPr>
        <w:ind w:firstLineChars="100" w:firstLine="240"/>
        <w:jc w:val="both"/>
        <w:rPr>
          <w:ins w:id="239" w:author="acer" w:date="2023-06-02T10:11:00Z"/>
        </w:rPr>
      </w:pPr>
    </w:p>
    <w:p w14:paraId="15FE5CFB" w14:textId="4C463C72" w:rsidR="00DD4915" w:rsidRPr="006A5655" w:rsidRDefault="00DD4915" w:rsidP="00DD4915">
      <w:pPr>
        <w:ind w:firstLineChars="100" w:firstLine="240"/>
        <w:jc w:val="both"/>
        <w:rPr>
          <w:rFonts w:eastAsia="Malgun Gothic"/>
          <w:b/>
          <w:bCs/>
          <w:u w:color="000000"/>
          <w:bdr w:val="nil"/>
        </w:rPr>
      </w:pPr>
      <w:r w:rsidRPr="006A5655">
        <w:t xml:space="preserve">TBD </w:t>
      </w:r>
    </w:p>
    <w:p w14:paraId="5A41C55A" w14:textId="77777777" w:rsidR="00DD4915" w:rsidRPr="006A5655" w:rsidRDefault="00DD4915" w:rsidP="00DD4915">
      <w:pPr>
        <w:ind w:firstLineChars="100" w:firstLine="240"/>
        <w:jc w:val="both"/>
      </w:pPr>
    </w:p>
    <w:p w14:paraId="283CE211" w14:textId="77777777" w:rsidR="00DD4915" w:rsidRPr="00C90F1C" w:rsidRDefault="00DD4915" w:rsidP="00DD4915">
      <w:pPr>
        <w:jc w:val="both"/>
        <w:rPr>
          <w:rFonts w:eastAsia="Malgun Gothic"/>
          <w:b/>
          <w:bCs/>
          <w:u w:color="000000"/>
          <w:bdr w:val="nil"/>
        </w:rPr>
      </w:pPr>
      <w:r w:rsidRPr="00D442B2">
        <w:rPr>
          <w:rFonts w:eastAsia="Malgun Gothic"/>
          <w:b/>
          <w:bCs/>
          <w:u w:color="000000"/>
          <w:bdr w:val="nil"/>
        </w:rPr>
        <w:t xml:space="preserve">7.9 </w:t>
      </w:r>
      <w:r w:rsidRPr="00D442B2">
        <w:rPr>
          <w:rFonts w:eastAsia="Malgun Gothic" w:hint="eastAsia"/>
          <w:b/>
          <w:bCs/>
          <w:u w:color="000000"/>
          <w:bdr w:val="nil"/>
          <w:lang w:eastAsia="ko-KR"/>
        </w:rPr>
        <w:t>T</w:t>
      </w:r>
      <w:r w:rsidRPr="00D442B2">
        <w:rPr>
          <w:rFonts w:eastAsia="Malgun Gothic"/>
          <w:b/>
          <w:bCs/>
          <w:u w:color="000000"/>
          <w:bdr w:val="nil"/>
          <w:lang w:eastAsia="ko-KR"/>
        </w:rPr>
        <w:t>echnical i</w:t>
      </w:r>
      <w:r w:rsidRPr="00D442B2">
        <w:rPr>
          <w:rFonts w:eastAsia="Malgun Gothic"/>
          <w:b/>
          <w:bCs/>
          <w:u w:color="000000"/>
          <w:bdr w:val="nil"/>
        </w:rPr>
        <w:t>mplementation guidelines to [AU-2-1]</w:t>
      </w:r>
      <w:r w:rsidRPr="00D442B2">
        <w:rPr>
          <w:rFonts w:eastAsia="Batang" w:hAnsi="Batang"/>
          <w:szCs w:val="24"/>
          <w:lang w:val="en-US" w:eastAsia="ko-KR"/>
        </w:rPr>
        <w:t xml:space="preserve"> in X.1352</w:t>
      </w:r>
    </w:p>
    <w:p w14:paraId="42B96DE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EB94A6C" w14:textId="77777777" w:rsidR="00DD4915" w:rsidRPr="006A5655" w:rsidRDefault="00DD4915" w:rsidP="00DD4915">
      <w:pPr>
        <w:ind w:leftChars="100" w:left="283" w:hangingChars="18" w:hanging="43"/>
        <w:jc w:val="both"/>
        <w:rPr>
          <w:rFonts w:eastAsia="Batang" w:hAnsi="Batang"/>
          <w:szCs w:val="24"/>
          <w:lang w:eastAsia="ko-KR"/>
        </w:rPr>
      </w:pPr>
      <w:r w:rsidRPr="006A5655">
        <w:rPr>
          <w:rFonts w:eastAsia="Batang" w:hAnsi="Batang"/>
          <w:szCs w:val="24"/>
          <w:lang w:eastAsia="ko-KR"/>
        </w:rPr>
        <w:t>Hard-coded credentials should be not used.</w:t>
      </w:r>
      <w:r w:rsidRPr="009030E5">
        <w:rPr>
          <w:rFonts w:eastAsia="Batang" w:hAnsi="Batang"/>
          <w:szCs w:val="24"/>
          <w:lang w:eastAsia="ko-KR"/>
        </w:rPr>
        <w:t xml:space="preserve"> </w:t>
      </w:r>
      <w:r w:rsidRPr="006A5655">
        <w:rPr>
          <w:rFonts w:eastAsia="Batang" w:hAnsi="Batang"/>
          <w:szCs w:val="24"/>
          <w:lang w:eastAsia="ko-KR"/>
        </w:rPr>
        <w:t>[AU-2-1]</w:t>
      </w:r>
      <w:r w:rsidRPr="00CE22C4">
        <w:rPr>
          <w:rFonts w:eastAsia="Batang" w:hAnsi="Batang"/>
          <w:szCs w:val="24"/>
          <w:lang w:val="en-US" w:eastAsia="ko-KR"/>
        </w:rPr>
        <w:t xml:space="preserve"> </w:t>
      </w:r>
      <w:r>
        <w:rPr>
          <w:rFonts w:eastAsia="Batang" w:hAnsi="Batang"/>
          <w:szCs w:val="24"/>
          <w:lang w:val="en-US" w:eastAsia="ko-KR"/>
        </w:rPr>
        <w:t>in X.1352</w:t>
      </w:r>
    </w:p>
    <w:p w14:paraId="0568EA7A" w14:textId="77777777" w:rsidR="00DD4915" w:rsidRPr="006A5655" w:rsidRDefault="00DD4915" w:rsidP="00DD4915">
      <w:pPr>
        <w:jc w:val="both"/>
        <w:rPr>
          <w:rFonts w:eastAsia="Batang" w:hAnsi="Batang"/>
          <w:b/>
          <w:bCs/>
          <w:szCs w:val="24"/>
          <w:lang w:eastAsia="ko-KR"/>
        </w:rPr>
      </w:pPr>
      <w:r w:rsidRPr="006A5655">
        <w:rPr>
          <w:rFonts w:eastAsia="Malgun Gothic" w:hint="eastAsia"/>
          <w:b/>
          <w:bCs/>
          <w:u w:color="000000"/>
          <w:bdr w:val="nil"/>
          <w:lang w:eastAsia="ko-KR"/>
        </w:rPr>
        <w:t>T</w:t>
      </w:r>
      <w:r w:rsidRPr="006A5655">
        <w:rPr>
          <w:rFonts w:eastAsia="Malgun Gothic"/>
          <w:b/>
          <w:bCs/>
          <w:u w:color="000000"/>
          <w:bdr w:val="nil"/>
          <w:lang w:eastAsia="ko-KR"/>
        </w:rPr>
        <w:t>echnical i</w:t>
      </w:r>
      <w:r w:rsidRPr="006A5655">
        <w:rPr>
          <w:rFonts w:eastAsia="Malgun Gothic"/>
          <w:b/>
          <w:bCs/>
          <w:u w:color="000000"/>
          <w:bdr w:val="nil"/>
        </w:rPr>
        <w:t>mplementation</w:t>
      </w:r>
      <w:r w:rsidRPr="006A5655">
        <w:rPr>
          <w:rFonts w:eastAsia="Batang" w:hAnsi="Batang"/>
          <w:b/>
          <w:bCs/>
          <w:szCs w:val="24"/>
          <w:lang w:eastAsia="ko-KR"/>
        </w:rPr>
        <w:t xml:space="preserve"> guidelines:</w:t>
      </w:r>
    </w:p>
    <w:p w14:paraId="24F80A9C" w14:textId="77777777" w:rsidR="00DD4915" w:rsidRPr="006A5655" w:rsidRDefault="00DD4915" w:rsidP="00DD4915">
      <w:pPr>
        <w:ind w:firstLineChars="100" w:firstLine="240"/>
        <w:jc w:val="both"/>
        <w:rPr>
          <w:rFonts w:eastAsia="Malgun Gothic"/>
          <w:b/>
          <w:bCs/>
          <w:u w:color="000000"/>
          <w:bdr w:val="nil"/>
        </w:rPr>
      </w:pPr>
      <w:r w:rsidRPr="006A5655">
        <w:t xml:space="preserve">TBD </w:t>
      </w:r>
    </w:p>
    <w:p w14:paraId="5ABBD6AA" w14:textId="77777777" w:rsidR="00DD4915" w:rsidRPr="006A5655" w:rsidRDefault="00DD4915" w:rsidP="00DD4915">
      <w:pPr>
        <w:ind w:firstLineChars="100" w:firstLine="240"/>
        <w:jc w:val="both"/>
      </w:pPr>
    </w:p>
    <w:p w14:paraId="73272959"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w:t>
      </w:r>
      <w:r>
        <w:rPr>
          <w:rFonts w:eastAsia="Malgun Gothic"/>
          <w:b/>
          <w:bCs/>
          <w:u w:color="000000"/>
          <w:bdr w:val="nil"/>
        </w:rPr>
        <w:t>2</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06A234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2D7726B" w14:textId="77777777" w:rsidR="00DD4915" w:rsidRPr="00840AE4" w:rsidRDefault="00DD4915" w:rsidP="00DD4915">
      <w:pPr>
        <w:ind w:leftChars="100" w:left="283" w:hangingChars="18" w:hanging="43"/>
        <w:jc w:val="both"/>
        <w:rPr>
          <w:rFonts w:eastAsia="Batang" w:hAnsi="Batang"/>
          <w:szCs w:val="24"/>
          <w:lang w:eastAsia="ko-KR"/>
        </w:rPr>
      </w:pPr>
      <w:r w:rsidRPr="00840AE4">
        <w:rPr>
          <w:rFonts w:eastAsia="Batang" w:hAnsi="Batang"/>
          <w:szCs w:val="24"/>
          <w:lang w:eastAsia="ko-KR"/>
        </w:rPr>
        <w:t>During authentication by password the password should be masked.</w:t>
      </w:r>
      <w:r w:rsidRPr="009030E5">
        <w:rPr>
          <w:rFonts w:eastAsia="Batang" w:hAnsi="Batang"/>
          <w:szCs w:val="24"/>
          <w:lang w:eastAsia="ko-KR"/>
        </w:rPr>
        <w:t xml:space="preserve"> </w:t>
      </w:r>
      <w:r w:rsidRPr="00840AE4">
        <w:rPr>
          <w:rFonts w:eastAsia="Batang" w:hAnsi="Batang"/>
          <w:szCs w:val="24"/>
          <w:lang w:eastAsia="ko-KR"/>
        </w:rPr>
        <w:t>[AU-2-2]</w:t>
      </w:r>
      <w:r w:rsidRPr="00CE22C4">
        <w:rPr>
          <w:rFonts w:eastAsia="Batang" w:hAnsi="Batang"/>
          <w:szCs w:val="24"/>
          <w:lang w:val="en-US" w:eastAsia="ko-KR"/>
        </w:rPr>
        <w:t xml:space="preserve"> </w:t>
      </w:r>
      <w:r>
        <w:rPr>
          <w:rFonts w:eastAsia="Batang" w:hAnsi="Batang"/>
          <w:szCs w:val="24"/>
          <w:lang w:val="en-US" w:eastAsia="ko-KR"/>
        </w:rPr>
        <w:t>in X.1352</w:t>
      </w:r>
    </w:p>
    <w:p w14:paraId="5E4D4BBC" w14:textId="77777777" w:rsidR="00DD4915" w:rsidRPr="00840AE4" w:rsidRDefault="00DD4915" w:rsidP="00DD4915">
      <w:pPr>
        <w:jc w:val="both"/>
        <w:rPr>
          <w:rFonts w:eastAsia="Batang" w:hAnsi="Batang"/>
          <w:b/>
          <w:bCs/>
          <w:szCs w:val="24"/>
          <w:lang w:eastAsia="ko-KR"/>
        </w:rPr>
      </w:pPr>
      <w:r w:rsidRPr="00840AE4">
        <w:rPr>
          <w:rFonts w:eastAsia="Malgun Gothic" w:hint="eastAsia"/>
          <w:b/>
          <w:bCs/>
          <w:u w:color="000000"/>
          <w:bdr w:val="nil"/>
          <w:lang w:eastAsia="ko-KR"/>
        </w:rPr>
        <w:t>T</w:t>
      </w:r>
      <w:r w:rsidRPr="00840AE4">
        <w:rPr>
          <w:rFonts w:eastAsia="Malgun Gothic"/>
          <w:b/>
          <w:bCs/>
          <w:u w:color="000000"/>
          <w:bdr w:val="nil"/>
          <w:lang w:eastAsia="ko-KR"/>
        </w:rPr>
        <w:t>echnical i</w:t>
      </w:r>
      <w:r w:rsidRPr="00840AE4">
        <w:rPr>
          <w:rFonts w:eastAsia="Malgun Gothic"/>
          <w:b/>
          <w:bCs/>
          <w:u w:color="000000"/>
          <w:bdr w:val="nil"/>
        </w:rPr>
        <w:t>mplementation</w:t>
      </w:r>
      <w:r w:rsidRPr="00840AE4">
        <w:rPr>
          <w:rFonts w:eastAsia="Batang" w:hAnsi="Batang"/>
          <w:b/>
          <w:bCs/>
          <w:szCs w:val="24"/>
          <w:lang w:eastAsia="ko-KR"/>
        </w:rPr>
        <w:t xml:space="preserve"> guidelines:</w:t>
      </w:r>
    </w:p>
    <w:p w14:paraId="565F5578" w14:textId="77777777" w:rsidR="00DD4915" w:rsidRDefault="00DD4915" w:rsidP="00DD4915">
      <w:pPr>
        <w:ind w:firstLineChars="100" w:firstLine="240"/>
        <w:jc w:val="both"/>
        <w:rPr>
          <w:ins w:id="240" w:author="acer" w:date="2023-06-22T10:33:00Z"/>
        </w:rPr>
      </w:pPr>
      <w:r w:rsidRPr="00840AE4">
        <w:t xml:space="preserve">TBD </w:t>
      </w:r>
    </w:p>
    <w:p w14:paraId="29C0BE27" w14:textId="31C3235E" w:rsidR="0059135B" w:rsidRDefault="00365316">
      <w:pPr>
        <w:pStyle w:val="ListParagraph"/>
        <w:numPr>
          <w:ilvl w:val="0"/>
          <w:numId w:val="55"/>
        </w:numPr>
        <w:jc w:val="both"/>
        <w:rPr>
          <w:ins w:id="241" w:author="jyoti sengar" w:date="2023-07-06T11:05:00Z"/>
          <w:noProof/>
        </w:rPr>
        <w:pPrChange w:id="242" w:author="jyoti sengar" w:date="2023-07-05T13:01:00Z">
          <w:pPr>
            <w:ind w:firstLineChars="100" w:firstLine="240"/>
            <w:jc w:val="both"/>
          </w:pPr>
        </w:pPrChange>
      </w:pPr>
      <w:ins w:id="243" w:author="acer" w:date="2023-06-22T10:33:00Z">
        <w:r w:rsidRPr="00ED0F76">
          <w:rPr>
            <w:noProof/>
          </w:rPr>
          <w:t xml:space="preserve">Incorporate input field masking in the user interface of IoT device's authentication mechanism. </w:t>
        </w:r>
      </w:ins>
      <w:ins w:id="244" w:author="jyoti sengar" w:date="2023-07-06T11:04:00Z">
        <w:r w:rsidR="0059135B">
          <w:rPr>
            <w:noProof/>
          </w:rPr>
          <w:t>A</w:t>
        </w:r>
      </w:ins>
      <w:ins w:id="245" w:author="acer" w:date="2023-06-22T10:33:00Z">
        <w:r w:rsidRPr="00ED0F76">
          <w:rPr>
            <w:noProof/>
          </w:rPr>
          <w:t>ppropriate HTML and JavaScript techniques for web-based interfaces or  relevant framework or SDK for mobile applications</w:t>
        </w:r>
      </w:ins>
      <w:ins w:id="246" w:author="jyoti sengar" w:date="2023-07-06T11:04:00Z">
        <w:r w:rsidR="0059135B">
          <w:rPr>
            <w:noProof/>
          </w:rPr>
          <w:t xml:space="preserve"> may be used</w:t>
        </w:r>
      </w:ins>
      <w:ins w:id="247" w:author="acer" w:date="2023-06-22T10:33:00Z">
        <w:r w:rsidRPr="00ED0F76">
          <w:rPr>
            <w:noProof/>
          </w:rPr>
          <w:t>.</w:t>
        </w:r>
      </w:ins>
    </w:p>
    <w:p w14:paraId="13B727B8" w14:textId="624B97F0" w:rsidR="00365316" w:rsidRDefault="00365316">
      <w:pPr>
        <w:pStyle w:val="ListParagraph"/>
        <w:numPr>
          <w:ilvl w:val="0"/>
          <w:numId w:val="55"/>
        </w:numPr>
        <w:jc w:val="both"/>
        <w:rPr>
          <w:ins w:id="248" w:author="acer" w:date="2023-06-22T10:33:00Z"/>
          <w:noProof/>
        </w:rPr>
        <w:pPrChange w:id="249" w:author="jyoti sengar" w:date="2023-07-05T13:01:00Z">
          <w:pPr>
            <w:ind w:firstLineChars="100" w:firstLine="240"/>
            <w:jc w:val="both"/>
          </w:pPr>
        </w:pPrChange>
      </w:pPr>
      <w:ins w:id="250" w:author="acer" w:date="2023-06-22T10:33:00Z">
        <w:r w:rsidRPr="00ED0F76">
          <w:rPr>
            <w:noProof/>
          </w:rPr>
          <w:t>Ensure that the characters entered by the user in the password field are visually obscured, typically by replacing them with symbols like asterisks (*) or dots (•). This masking should be applied in real-time as the user types.</w:t>
        </w:r>
      </w:ins>
    </w:p>
    <w:p w14:paraId="747B6FD1" w14:textId="5532E195" w:rsidR="00365316" w:rsidDel="00151667" w:rsidRDefault="00365316" w:rsidP="00365316">
      <w:pPr>
        <w:ind w:firstLineChars="100" w:firstLine="240"/>
        <w:jc w:val="both"/>
        <w:rPr>
          <w:ins w:id="251" w:author="acer" w:date="2023-06-22T10:33:00Z"/>
          <w:del w:id="252" w:author="jyoti sengar" w:date="2023-07-05T13:05:00Z"/>
          <w:noProof/>
        </w:rPr>
      </w:pPr>
    </w:p>
    <w:p w14:paraId="3E7DAB0C" w14:textId="77777777" w:rsidR="00365316" w:rsidRDefault="00365316">
      <w:pPr>
        <w:pStyle w:val="ListParagraph"/>
        <w:numPr>
          <w:ilvl w:val="0"/>
          <w:numId w:val="55"/>
        </w:numPr>
        <w:jc w:val="both"/>
        <w:rPr>
          <w:ins w:id="253" w:author="jyoti sengar" w:date="2023-07-06T11:01:00Z"/>
          <w:noProof/>
          <w:lang w:val="en-US"/>
        </w:rPr>
        <w:pPrChange w:id="254" w:author="jyoti sengar" w:date="2023-07-05T13:01:00Z">
          <w:pPr>
            <w:jc w:val="both"/>
          </w:pPr>
        </w:pPrChange>
      </w:pPr>
      <w:ins w:id="255" w:author="acer" w:date="2023-06-22T10:33:00Z">
        <w:r w:rsidRPr="00C8703E">
          <w:rPr>
            <w:noProof/>
            <w:lang w:val="en-US"/>
            <w:rPrChange w:id="256" w:author="jyoti sengar" w:date="2023-07-05T13:01:00Z">
              <w:rPr>
                <w:noProof/>
              </w:rPr>
            </w:rPrChange>
          </w:rPr>
          <w:t>Allow the option for users to display the entered text during input, as masking can lead to errors. Once a character is shown for an appropriate duration, it can be hidden. Take into account the device type, as mobile devices may require longer entry times for memorized secrets compared to desktop computers. Ensure consistent masking delay times that meet user needs.</w:t>
        </w:r>
      </w:ins>
    </w:p>
    <w:p w14:paraId="0E978025" w14:textId="58B6C56F" w:rsidR="007D197C" w:rsidRPr="001864F2" w:rsidRDefault="001864F2">
      <w:pPr>
        <w:pStyle w:val="ListParagraph"/>
        <w:numPr>
          <w:ilvl w:val="0"/>
          <w:numId w:val="55"/>
        </w:numPr>
        <w:jc w:val="both"/>
        <w:rPr>
          <w:ins w:id="257" w:author="acer" w:date="2023-06-22T10:33:00Z"/>
          <w:noProof/>
          <w:lang w:val="en-US"/>
          <w:rPrChange w:id="258" w:author="Shekhar Singh" w:date="2023-07-06T12:08:00Z">
            <w:rPr>
              <w:ins w:id="259" w:author="acer" w:date="2023-06-22T10:33:00Z"/>
              <w:noProof/>
            </w:rPr>
          </w:rPrChange>
        </w:rPr>
        <w:pPrChange w:id="260" w:author="jyoti sengar" w:date="2023-07-05T13:01:00Z">
          <w:pPr>
            <w:jc w:val="both"/>
          </w:pPr>
        </w:pPrChange>
      </w:pPr>
      <w:ins w:id="261" w:author="Shekhar Singh" w:date="2023-07-06T12:08:00Z">
        <w:r>
          <w:t>R</w:t>
        </w:r>
      </w:ins>
      <w:ins w:id="262" w:author="jyoti sengar" w:date="2023-07-06T11:01:00Z">
        <w:del w:id="263" w:author="Shekhar Singh" w:date="2023-07-06T12:08:00Z">
          <w:r w:rsidR="007D197C" w:rsidRPr="001864F2" w:rsidDel="001864F2">
            <w:rPr>
              <w:rPrChange w:id="264" w:author="Shekhar Singh" w:date="2023-07-06T12:08:00Z">
                <w:rPr>
                  <w:sz w:val="20"/>
                </w:rPr>
              </w:rPrChange>
            </w:rPr>
            <w:delText>r</w:delText>
          </w:r>
        </w:del>
        <w:r w:rsidR="007D197C" w:rsidRPr="001864F2">
          <w:rPr>
            <w:rPrChange w:id="265" w:author="Shekhar Singh" w:date="2023-07-06T12:08:00Z">
              <w:rPr>
                <w:sz w:val="20"/>
              </w:rPr>
            </w:rPrChange>
          </w:rPr>
          <w:t xml:space="preserve">andomisation of the </w:t>
        </w:r>
        <w:proofErr w:type="spellStart"/>
        <w:r w:rsidR="007D197C" w:rsidRPr="001864F2">
          <w:rPr>
            <w:rPrChange w:id="266" w:author="Shekhar Singh" w:date="2023-07-06T12:08:00Z">
              <w:rPr>
                <w:sz w:val="20"/>
              </w:rPr>
            </w:rPrChange>
          </w:rPr>
          <w:t>number</w:t>
        </w:r>
        <w:proofErr w:type="spellEnd"/>
        <w:r w:rsidR="007D197C" w:rsidRPr="001864F2">
          <w:rPr>
            <w:rPrChange w:id="267" w:author="Shekhar Singh" w:date="2023-07-06T12:08:00Z">
              <w:rPr>
                <w:sz w:val="20"/>
              </w:rPr>
            </w:rPrChange>
          </w:rPr>
          <w:t xml:space="preserve"> </w:t>
        </w:r>
        <w:proofErr w:type="spellStart"/>
        <w:r w:rsidR="007D197C" w:rsidRPr="001864F2">
          <w:rPr>
            <w:rPrChange w:id="268" w:author="Shekhar Singh" w:date="2023-07-06T12:08:00Z">
              <w:rPr>
                <w:sz w:val="20"/>
              </w:rPr>
            </w:rPrChange>
          </w:rPr>
          <w:t>sequence</w:t>
        </w:r>
        <w:proofErr w:type="spellEnd"/>
        <w:r w:rsidR="007D197C" w:rsidRPr="001864F2">
          <w:rPr>
            <w:rPrChange w:id="269" w:author="Shekhar Singh" w:date="2023-07-06T12:08:00Z">
              <w:rPr>
                <w:sz w:val="20"/>
              </w:rPr>
            </w:rPrChange>
          </w:rPr>
          <w:t xml:space="preserve"> on the </w:t>
        </w:r>
        <w:proofErr w:type="spellStart"/>
        <w:r w:rsidR="007D197C" w:rsidRPr="001864F2">
          <w:rPr>
            <w:rPrChange w:id="270" w:author="Shekhar Singh" w:date="2023-07-06T12:08:00Z">
              <w:rPr>
                <w:sz w:val="20"/>
              </w:rPr>
            </w:rPrChange>
          </w:rPr>
          <w:t>keyboard</w:t>
        </w:r>
        <w:proofErr w:type="spellEnd"/>
        <w:r w:rsidR="007D197C" w:rsidRPr="001864F2">
          <w:rPr>
            <w:rPrChange w:id="271" w:author="Shekhar Singh" w:date="2023-07-06T12:08:00Z">
              <w:rPr>
                <w:sz w:val="20"/>
              </w:rPr>
            </w:rPrChange>
          </w:rPr>
          <w:t xml:space="preserve"> to </w:t>
        </w:r>
        <w:proofErr w:type="spellStart"/>
        <w:r w:rsidR="007D197C" w:rsidRPr="001864F2">
          <w:rPr>
            <w:rPrChange w:id="272" w:author="Shekhar Singh" w:date="2023-07-06T12:08:00Z">
              <w:rPr>
                <w:sz w:val="20"/>
              </w:rPr>
            </w:rPrChange>
          </w:rPr>
          <w:t>protect</w:t>
        </w:r>
        <w:proofErr w:type="spellEnd"/>
        <w:r w:rsidR="007D197C" w:rsidRPr="001864F2">
          <w:rPr>
            <w:rPrChange w:id="273" w:author="Shekhar Singh" w:date="2023-07-06T12:08:00Z">
              <w:rPr>
                <w:sz w:val="20"/>
              </w:rPr>
            </w:rPrChange>
          </w:rPr>
          <w:t xml:space="preserve"> </w:t>
        </w:r>
        <w:proofErr w:type="spellStart"/>
        <w:r w:rsidR="007D197C" w:rsidRPr="001864F2">
          <w:rPr>
            <w:rPrChange w:id="274" w:author="Shekhar Singh" w:date="2023-07-06T12:08:00Z">
              <w:rPr>
                <w:sz w:val="20"/>
              </w:rPr>
            </w:rPrChange>
          </w:rPr>
          <w:t>against</w:t>
        </w:r>
        <w:proofErr w:type="spellEnd"/>
        <w:r w:rsidR="007D197C" w:rsidRPr="001864F2">
          <w:rPr>
            <w:rPrChange w:id="275" w:author="Shekhar Singh" w:date="2023-07-06T12:08:00Z">
              <w:rPr>
                <w:sz w:val="20"/>
              </w:rPr>
            </w:rPrChange>
          </w:rPr>
          <w:t xml:space="preserve"> </w:t>
        </w:r>
        <w:proofErr w:type="spellStart"/>
        <w:r w:rsidR="007D197C" w:rsidRPr="001864F2">
          <w:rPr>
            <w:rPrChange w:id="276" w:author="Shekhar Singh" w:date="2023-07-06T12:08:00Z">
              <w:rPr>
                <w:sz w:val="20"/>
              </w:rPr>
            </w:rPrChange>
          </w:rPr>
          <w:t>shoulder</w:t>
        </w:r>
        <w:proofErr w:type="spellEnd"/>
        <w:r w:rsidR="007D197C" w:rsidRPr="001864F2">
          <w:rPr>
            <w:rPrChange w:id="277" w:author="Shekhar Singh" w:date="2023-07-06T12:08:00Z">
              <w:rPr>
                <w:sz w:val="20"/>
              </w:rPr>
            </w:rPrChange>
          </w:rPr>
          <w:t xml:space="preserve"> </w:t>
        </w:r>
        <w:proofErr w:type="spellStart"/>
        <w:r w:rsidR="007D197C" w:rsidRPr="001864F2">
          <w:rPr>
            <w:rPrChange w:id="278" w:author="Shekhar Singh" w:date="2023-07-06T12:08:00Z">
              <w:rPr>
                <w:sz w:val="20"/>
              </w:rPr>
            </w:rPrChange>
          </w:rPr>
          <w:t>surfing</w:t>
        </w:r>
        <w:proofErr w:type="spellEnd"/>
        <w:r w:rsidR="007D197C" w:rsidRPr="001864F2">
          <w:rPr>
            <w:rPrChange w:id="279" w:author="Shekhar Singh" w:date="2023-07-06T12:08:00Z">
              <w:rPr>
                <w:sz w:val="20"/>
              </w:rPr>
            </w:rPrChange>
          </w:rPr>
          <w:t xml:space="preserve"> </w:t>
        </w:r>
        <w:proofErr w:type="spellStart"/>
        <w:r w:rsidR="007D197C" w:rsidRPr="001864F2">
          <w:rPr>
            <w:rPrChange w:id="280" w:author="Shekhar Singh" w:date="2023-07-06T12:08:00Z">
              <w:rPr>
                <w:sz w:val="20"/>
              </w:rPr>
            </w:rPrChange>
          </w:rPr>
          <w:t>attacks</w:t>
        </w:r>
      </w:ins>
      <w:proofErr w:type="spellEnd"/>
      <w:ins w:id="281" w:author="jyoti sengar" w:date="2023-07-06T11:05:00Z">
        <w:r w:rsidR="0059135B" w:rsidRPr="001864F2">
          <w:rPr>
            <w:rPrChange w:id="282" w:author="Shekhar Singh" w:date="2023-07-06T12:08:00Z">
              <w:rPr>
                <w:sz w:val="20"/>
              </w:rPr>
            </w:rPrChange>
          </w:rPr>
          <w:t xml:space="preserve"> </w:t>
        </w:r>
        <w:proofErr w:type="spellStart"/>
        <w:r w:rsidR="0059135B" w:rsidRPr="001864F2">
          <w:rPr>
            <w:rPrChange w:id="283" w:author="Shekhar Singh" w:date="2023-07-06T12:08:00Z">
              <w:rPr>
                <w:sz w:val="20"/>
              </w:rPr>
            </w:rPrChange>
          </w:rPr>
          <w:t>may</w:t>
        </w:r>
        <w:proofErr w:type="spellEnd"/>
        <w:r w:rsidR="0059135B" w:rsidRPr="001864F2">
          <w:rPr>
            <w:rPrChange w:id="284" w:author="Shekhar Singh" w:date="2023-07-06T12:08:00Z">
              <w:rPr>
                <w:sz w:val="20"/>
              </w:rPr>
            </w:rPrChange>
          </w:rPr>
          <w:t xml:space="preserve"> </w:t>
        </w:r>
        <w:proofErr w:type="spellStart"/>
        <w:r w:rsidR="0059135B" w:rsidRPr="001864F2">
          <w:rPr>
            <w:rPrChange w:id="285" w:author="Shekhar Singh" w:date="2023-07-06T12:08:00Z">
              <w:rPr>
                <w:sz w:val="20"/>
              </w:rPr>
            </w:rPrChange>
          </w:rPr>
          <w:t>be</w:t>
        </w:r>
        <w:proofErr w:type="spellEnd"/>
        <w:r w:rsidR="0059135B" w:rsidRPr="001864F2">
          <w:rPr>
            <w:rPrChange w:id="286" w:author="Shekhar Singh" w:date="2023-07-06T12:08:00Z">
              <w:rPr>
                <w:sz w:val="20"/>
              </w:rPr>
            </w:rPrChange>
          </w:rPr>
          <w:t xml:space="preserve"> </w:t>
        </w:r>
        <w:proofErr w:type="spellStart"/>
        <w:r w:rsidR="0059135B" w:rsidRPr="001864F2">
          <w:rPr>
            <w:rPrChange w:id="287" w:author="Shekhar Singh" w:date="2023-07-06T12:08:00Z">
              <w:rPr>
                <w:sz w:val="20"/>
              </w:rPr>
            </w:rPrChange>
          </w:rPr>
          <w:t>taken</w:t>
        </w:r>
        <w:proofErr w:type="spellEnd"/>
        <w:r w:rsidR="0059135B" w:rsidRPr="001864F2">
          <w:rPr>
            <w:rPrChange w:id="288" w:author="Shekhar Singh" w:date="2023-07-06T12:08:00Z">
              <w:rPr>
                <w:sz w:val="20"/>
              </w:rPr>
            </w:rPrChange>
          </w:rPr>
          <w:t xml:space="preserve"> </w:t>
        </w:r>
        <w:proofErr w:type="spellStart"/>
        <w:r w:rsidR="0059135B" w:rsidRPr="001864F2">
          <w:rPr>
            <w:rPrChange w:id="289" w:author="Shekhar Singh" w:date="2023-07-06T12:08:00Z">
              <w:rPr>
                <w:sz w:val="20"/>
              </w:rPr>
            </w:rPrChange>
          </w:rPr>
          <w:t>into</w:t>
        </w:r>
        <w:proofErr w:type="spellEnd"/>
        <w:r w:rsidR="0059135B" w:rsidRPr="001864F2">
          <w:rPr>
            <w:rPrChange w:id="290" w:author="Shekhar Singh" w:date="2023-07-06T12:08:00Z">
              <w:rPr>
                <w:sz w:val="20"/>
              </w:rPr>
            </w:rPrChange>
          </w:rPr>
          <w:t xml:space="preserve"> </w:t>
        </w:r>
        <w:proofErr w:type="spellStart"/>
        <w:r w:rsidR="0059135B" w:rsidRPr="001864F2">
          <w:rPr>
            <w:rPrChange w:id="291" w:author="Shekhar Singh" w:date="2023-07-06T12:08:00Z">
              <w:rPr>
                <w:sz w:val="20"/>
              </w:rPr>
            </w:rPrChange>
          </w:rPr>
          <w:t>account</w:t>
        </w:r>
        <w:proofErr w:type="spellEnd"/>
        <w:r w:rsidR="0059135B" w:rsidRPr="001864F2">
          <w:rPr>
            <w:rPrChange w:id="292" w:author="Shekhar Singh" w:date="2023-07-06T12:08:00Z">
              <w:rPr>
                <w:sz w:val="20"/>
              </w:rPr>
            </w:rPrChange>
          </w:rPr>
          <w:t>.</w:t>
        </w:r>
      </w:ins>
      <w:ins w:id="293" w:author="Shekhar Singh" w:date="2023-07-06T12:14:00Z">
        <w:r>
          <w:t xml:space="preserve"> [b-NIST 800-63-3]</w:t>
        </w:r>
      </w:ins>
    </w:p>
    <w:p w14:paraId="7617CA97" w14:textId="77777777" w:rsidR="00365316" w:rsidRDefault="00365316" w:rsidP="00365316">
      <w:pPr>
        <w:ind w:firstLineChars="100" w:firstLine="240"/>
        <w:jc w:val="both"/>
        <w:rPr>
          <w:ins w:id="294" w:author="acer" w:date="2023-06-22T10:33:00Z"/>
          <w:noProof/>
        </w:rPr>
      </w:pPr>
    </w:p>
    <w:p w14:paraId="4BABAA75" w14:textId="77777777" w:rsidR="00365316" w:rsidRPr="00840AE4" w:rsidRDefault="00365316" w:rsidP="00DD4915">
      <w:pPr>
        <w:ind w:firstLineChars="100" w:firstLine="240"/>
        <w:jc w:val="both"/>
        <w:rPr>
          <w:rFonts w:eastAsia="Malgun Gothic"/>
          <w:b/>
          <w:bCs/>
          <w:u w:color="000000"/>
          <w:bdr w:val="nil"/>
        </w:rPr>
      </w:pPr>
    </w:p>
    <w:p w14:paraId="225EC532" w14:textId="77777777" w:rsidR="00DD4915" w:rsidRPr="00840AE4" w:rsidRDefault="00DD4915" w:rsidP="00DD4915">
      <w:pPr>
        <w:ind w:firstLineChars="100" w:firstLine="240"/>
        <w:jc w:val="both"/>
        <w:rPr>
          <w:noProof/>
        </w:rPr>
      </w:pPr>
    </w:p>
    <w:p w14:paraId="28BFD885"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11</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w:t>
      </w:r>
      <w:r>
        <w:rPr>
          <w:rFonts w:eastAsia="Malgun Gothic"/>
          <w:b/>
          <w:bCs/>
          <w:u w:color="000000"/>
          <w:bdr w:val="nil"/>
        </w:rPr>
        <w:t>2-3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2E2397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BC43BB7" w14:textId="77777777" w:rsidR="00DD4915" w:rsidRPr="006B52F6" w:rsidRDefault="00DD4915" w:rsidP="00DD4915">
      <w:pPr>
        <w:ind w:leftChars="100" w:left="283" w:hangingChars="18" w:hanging="43"/>
        <w:jc w:val="both"/>
        <w:rPr>
          <w:rFonts w:eastAsia="Batang" w:hAnsi="Batang"/>
          <w:szCs w:val="24"/>
          <w:lang w:eastAsia="ko-KR"/>
        </w:rPr>
      </w:pPr>
      <w:r w:rsidRPr="006B52F6">
        <w:rPr>
          <w:rFonts w:eastAsia="Batang" w:hAnsi="Batang"/>
          <w:szCs w:val="24"/>
          <w:lang w:eastAsia="ko-KR"/>
        </w:rPr>
        <w:t>No specific feedback for authentication failure should be provided.</w:t>
      </w:r>
      <w:r w:rsidRPr="009030E5">
        <w:rPr>
          <w:rFonts w:eastAsia="Batang" w:hAnsi="Batang"/>
          <w:szCs w:val="24"/>
          <w:lang w:eastAsia="ko-KR"/>
        </w:rPr>
        <w:t xml:space="preserve"> </w:t>
      </w:r>
      <w:r w:rsidRPr="006B52F6">
        <w:rPr>
          <w:rFonts w:eastAsia="Batang" w:hAnsi="Batang"/>
          <w:szCs w:val="24"/>
          <w:lang w:eastAsia="ko-KR"/>
        </w:rPr>
        <w:t>[AU-2-3]</w:t>
      </w:r>
      <w:r w:rsidRPr="00CE22C4">
        <w:rPr>
          <w:rFonts w:eastAsia="Batang" w:hAnsi="Batang"/>
          <w:szCs w:val="24"/>
          <w:lang w:val="en-US" w:eastAsia="ko-KR"/>
        </w:rPr>
        <w:t xml:space="preserve"> </w:t>
      </w:r>
      <w:r>
        <w:rPr>
          <w:rFonts w:eastAsia="Batang" w:hAnsi="Batang"/>
          <w:szCs w:val="24"/>
          <w:lang w:val="en-US" w:eastAsia="ko-KR"/>
        </w:rPr>
        <w:t>in X.1352</w:t>
      </w:r>
    </w:p>
    <w:p w14:paraId="5233A403" w14:textId="77777777" w:rsidR="00DD4915" w:rsidRPr="009C3324" w:rsidRDefault="00DD4915" w:rsidP="00DD4915">
      <w:pPr>
        <w:jc w:val="both"/>
        <w:rPr>
          <w:rFonts w:eastAsia="Batang" w:hAnsi="Batang"/>
          <w:b/>
          <w:bCs/>
          <w:noProof/>
          <w:szCs w:val="24"/>
          <w:lang w:val="en-US" w:eastAsia="ko-KR"/>
        </w:rPr>
      </w:pPr>
      <w:r w:rsidRPr="006B52F6">
        <w:rPr>
          <w:rFonts w:eastAsia="Malgun Gothic" w:hint="eastAsia"/>
          <w:b/>
          <w:bCs/>
          <w:u w:color="000000"/>
          <w:bdr w:val="nil"/>
          <w:lang w:eastAsia="ko-KR"/>
        </w:rPr>
        <w:t>T</w:t>
      </w:r>
      <w:r w:rsidRPr="006B52F6">
        <w:rPr>
          <w:rFonts w:eastAsia="Malgun Gothic"/>
          <w:b/>
          <w:bCs/>
          <w:u w:color="000000"/>
          <w:bdr w:val="nil"/>
          <w:lang w:eastAsia="ko-KR"/>
        </w:rPr>
        <w:t>echnical i</w:t>
      </w:r>
      <w:r w:rsidRPr="006B52F6">
        <w:rPr>
          <w:rFonts w:eastAsia="Malgun Gothic"/>
          <w:b/>
          <w:bCs/>
          <w:u w:color="000000"/>
          <w:bdr w:val="nil"/>
        </w:rPr>
        <w:t>mplementation</w:t>
      </w:r>
      <w:r w:rsidRPr="006B52F6">
        <w:rPr>
          <w:rFonts w:eastAsia="Batang" w:hAnsi="Batang"/>
          <w:b/>
          <w:bCs/>
          <w:szCs w:val="24"/>
          <w:lang w:eastAsia="ko-KR"/>
        </w:rPr>
        <w:t xml:space="preserve"> guidelines:</w:t>
      </w:r>
    </w:p>
    <w:p w14:paraId="2227DA56" w14:textId="77777777" w:rsidR="00DD4915" w:rsidRPr="006B52F6" w:rsidRDefault="00DD4915" w:rsidP="00DD4915">
      <w:pPr>
        <w:ind w:firstLineChars="100" w:firstLine="240"/>
        <w:jc w:val="both"/>
        <w:rPr>
          <w:rFonts w:eastAsia="Malgun Gothic"/>
          <w:b/>
          <w:bCs/>
          <w:u w:color="000000"/>
          <w:bdr w:val="nil"/>
        </w:rPr>
      </w:pPr>
      <w:r w:rsidRPr="006B52F6">
        <w:t xml:space="preserve">TBD </w:t>
      </w:r>
    </w:p>
    <w:p w14:paraId="6DEFE783" w14:textId="77777777" w:rsidR="00DD4915" w:rsidRPr="006B52F6" w:rsidRDefault="00DD4915" w:rsidP="00DD4915">
      <w:pPr>
        <w:ind w:firstLineChars="100" w:firstLine="240"/>
        <w:jc w:val="both"/>
      </w:pPr>
    </w:p>
    <w:p w14:paraId="2791775D"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lastRenderedPageBreak/>
        <w:t>7.</w:t>
      </w:r>
      <w:r>
        <w:rPr>
          <w:rFonts w:eastAsia="Malgun Gothic"/>
          <w:b/>
          <w:bCs/>
          <w:u w:color="000000"/>
          <w:bdr w:val="nil"/>
        </w:rPr>
        <w:t>12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w:t>
      </w:r>
      <w:r>
        <w:rPr>
          <w:rFonts w:eastAsia="Malgun Gothic"/>
          <w:b/>
          <w:bCs/>
          <w:u w:color="000000"/>
          <w:bdr w:val="nil"/>
        </w:rPr>
        <w:t>-3</w:t>
      </w:r>
      <w:r w:rsidRPr="00C90F1C">
        <w:rPr>
          <w:rFonts w:eastAsia="Malgun Gothic"/>
          <w:b/>
          <w:bCs/>
          <w:u w:color="000000"/>
          <w:bdr w:val="nil"/>
        </w:rPr>
        <w:t>-1]</w:t>
      </w:r>
      <w:r w:rsidRPr="00CE22C4">
        <w:rPr>
          <w:rFonts w:eastAsia="Batang" w:hAnsi="Batang"/>
          <w:szCs w:val="24"/>
          <w:lang w:val="en-US" w:eastAsia="ko-KR"/>
        </w:rPr>
        <w:t xml:space="preserve"> </w:t>
      </w:r>
      <w:r>
        <w:rPr>
          <w:rFonts w:eastAsia="Batang" w:hAnsi="Batang"/>
          <w:szCs w:val="24"/>
          <w:lang w:val="en-US" w:eastAsia="ko-KR"/>
        </w:rPr>
        <w:t>in X.1352</w:t>
      </w:r>
    </w:p>
    <w:p w14:paraId="129CFE7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2BDB8A67" w14:textId="77777777" w:rsidR="00DD4915" w:rsidRPr="00E61612" w:rsidRDefault="00DD4915" w:rsidP="00DD4915">
      <w:pPr>
        <w:ind w:leftChars="100" w:left="283" w:hangingChars="18" w:hanging="43"/>
        <w:jc w:val="both"/>
        <w:rPr>
          <w:rFonts w:eastAsia="Batang" w:hAnsi="Batang"/>
          <w:szCs w:val="24"/>
          <w:lang w:eastAsia="ko-KR"/>
        </w:rPr>
      </w:pPr>
      <w:r w:rsidRPr="00E61612">
        <w:rPr>
          <w:rFonts w:eastAsia="Batang" w:hAnsi="Batang"/>
          <w:szCs w:val="24"/>
          <w:lang w:eastAsia="ko-KR"/>
        </w:rPr>
        <w:t>The unique ID of each hardware device should be retained.</w:t>
      </w:r>
      <w:r>
        <w:rPr>
          <w:rFonts w:eastAsia="Batang" w:hAnsi="Batang"/>
          <w:szCs w:val="24"/>
          <w:lang w:eastAsia="ko-KR"/>
        </w:rPr>
        <w:t xml:space="preserve"> [</w:t>
      </w:r>
      <w:r w:rsidRPr="00E61612">
        <w:rPr>
          <w:rFonts w:eastAsia="Batang" w:hAnsi="Batang"/>
          <w:szCs w:val="24"/>
          <w:lang w:eastAsia="ko-KR"/>
        </w:rPr>
        <w:t>AU</w:t>
      </w:r>
      <w:r>
        <w:rPr>
          <w:rFonts w:eastAsia="Batang" w:hAnsi="Batang"/>
          <w:szCs w:val="24"/>
          <w:lang w:eastAsia="ko-KR"/>
        </w:rPr>
        <w:t>-3</w:t>
      </w:r>
      <w:r w:rsidRPr="00E61612">
        <w:rPr>
          <w:rFonts w:eastAsia="Batang" w:hAnsi="Batang"/>
          <w:szCs w:val="24"/>
          <w:lang w:eastAsia="ko-KR"/>
        </w:rPr>
        <w:t>-1]</w:t>
      </w:r>
      <w:r w:rsidRPr="00CE22C4">
        <w:rPr>
          <w:rFonts w:eastAsia="Batang" w:hAnsi="Batang"/>
          <w:szCs w:val="24"/>
          <w:lang w:val="en-US" w:eastAsia="ko-KR"/>
        </w:rPr>
        <w:t xml:space="preserve"> </w:t>
      </w:r>
      <w:r>
        <w:rPr>
          <w:rFonts w:eastAsia="Batang" w:hAnsi="Batang"/>
          <w:szCs w:val="24"/>
          <w:lang w:val="en-US" w:eastAsia="ko-KR"/>
        </w:rPr>
        <w:t>in X.1352</w:t>
      </w:r>
    </w:p>
    <w:p w14:paraId="20596377" w14:textId="77777777" w:rsidR="00DD4915" w:rsidRPr="00E61612" w:rsidRDefault="00DD4915" w:rsidP="00DD4915">
      <w:pPr>
        <w:jc w:val="both"/>
        <w:rPr>
          <w:rFonts w:eastAsia="Batang" w:hAnsi="Batang"/>
          <w:b/>
          <w:bCs/>
          <w:szCs w:val="24"/>
          <w:lang w:eastAsia="ko-KR"/>
        </w:rPr>
      </w:pPr>
      <w:r w:rsidRPr="00E61612">
        <w:rPr>
          <w:rFonts w:eastAsia="Malgun Gothic" w:hint="eastAsia"/>
          <w:b/>
          <w:bCs/>
          <w:u w:color="000000"/>
          <w:bdr w:val="nil"/>
          <w:lang w:eastAsia="ko-KR"/>
        </w:rPr>
        <w:t>T</w:t>
      </w:r>
      <w:r w:rsidRPr="00E61612">
        <w:rPr>
          <w:rFonts w:eastAsia="Malgun Gothic"/>
          <w:b/>
          <w:bCs/>
          <w:u w:color="000000"/>
          <w:bdr w:val="nil"/>
          <w:lang w:eastAsia="ko-KR"/>
        </w:rPr>
        <w:t>echnical i</w:t>
      </w:r>
      <w:r w:rsidRPr="00E61612">
        <w:rPr>
          <w:rFonts w:eastAsia="Malgun Gothic"/>
          <w:b/>
          <w:bCs/>
          <w:u w:color="000000"/>
          <w:bdr w:val="nil"/>
        </w:rPr>
        <w:t>mplementation</w:t>
      </w:r>
      <w:r w:rsidRPr="00E61612">
        <w:rPr>
          <w:rFonts w:eastAsia="Batang" w:hAnsi="Batang"/>
          <w:b/>
          <w:bCs/>
          <w:szCs w:val="24"/>
          <w:lang w:eastAsia="ko-KR"/>
        </w:rPr>
        <w:t xml:space="preserve"> guidelines:</w:t>
      </w:r>
    </w:p>
    <w:p w14:paraId="2049A21A" w14:textId="77777777" w:rsidR="00DD4915" w:rsidRPr="00E61612" w:rsidRDefault="00DD4915" w:rsidP="00DD4915">
      <w:pPr>
        <w:ind w:firstLineChars="100" w:firstLine="240"/>
        <w:jc w:val="both"/>
        <w:rPr>
          <w:rFonts w:eastAsia="Malgun Gothic"/>
          <w:b/>
          <w:bCs/>
          <w:u w:color="000000"/>
          <w:bdr w:val="nil"/>
        </w:rPr>
      </w:pPr>
      <w:r w:rsidRPr="00E61612">
        <w:t xml:space="preserve">TBD </w:t>
      </w:r>
    </w:p>
    <w:p w14:paraId="43DC7911" w14:textId="77777777" w:rsidR="00DD4915" w:rsidRPr="00E61612" w:rsidRDefault="00DD4915" w:rsidP="00DD4915">
      <w:pPr>
        <w:ind w:firstLineChars="100" w:firstLine="240"/>
        <w:jc w:val="both"/>
      </w:pPr>
    </w:p>
    <w:p w14:paraId="7C1D4ECC" w14:textId="77777777" w:rsidR="00DD4915" w:rsidRPr="00C90F1C" w:rsidRDefault="00DD4915" w:rsidP="00DD4915">
      <w:pPr>
        <w:jc w:val="both"/>
        <w:rPr>
          <w:rFonts w:eastAsia="Malgun Gothic"/>
          <w:b/>
          <w:bCs/>
          <w:u w:color="000000"/>
          <w:bdr w:val="nil"/>
        </w:rPr>
      </w:pPr>
      <w:r w:rsidRPr="00E8037A">
        <w:rPr>
          <w:rFonts w:eastAsia="Malgun Gothic"/>
          <w:b/>
          <w:bCs/>
          <w:u w:color="000000"/>
          <w:bdr w:val="nil"/>
        </w:rPr>
        <w:t xml:space="preserve">7.13 </w:t>
      </w:r>
      <w:r w:rsidRPr="00E8037A">
        <w:rPr>
          <w:rFonts w:eastAsia="Malgun Gothic" w:hint="eastAsia"/>
          <w:b/>
          <w:bCs/>
          <w:u w:color="000000"/>
          <w:bdr w:val="nil"/>
          <w:lang w:eastAsia="ko-KR"/>
        </w:rPr>
        <w:t>T</w:t>
      </w:r>
      <w:r w:rsidRPr="00E8037A">
        <w:rPr>
          <w:rFonts w:eastAsia="Malgun Gothic"/>
          <w:b/>
          <w:bCs/>
          <w:u w:color="000000"/>
          <w:bdr w:val="nil"/>
          <w:lang w:eastAsia="ko-KR"/>
        </w:rPr>
        <w:t>echnical i</w:t>
      </w:r>
      <w:r w:rsidRPr="00E8037A">
        <w:rPr>
          <w:rFonts w:eastAsia="Malgun Gothic"/>
          <w:b/>
          <w:bCs/>
          <w:u w:color="000000"/>
          <w:bdr w:val="nil"/>
        </w:rPr>
        <w:t>mplementation guidelines to [AU-3-2]</w:t>
      </w:r>
      <w:r w:rsidRPr="00E8037A">
        <w:rPr>
          <w:rFonts w:eastAsia="Batang" w:hAnsi="Batang"/>
          <w:szCs w:val="24"/>
          <w:lang w:val="en-US" w:eastAsia="ko-KR"/>
        </w:rPr>
        <w:t xml:space="preserve"> in X.1352</w:t>
      </w:r>
    </w:p>
    <w:p w14:paraId="0B64EF35"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A398AE9" w14:textId="77777777" w:rsidR="00DD4915" w:rsidRPr="006D3969" w:rsidRDefault="00DD4915" w:rsidP="00DD4915">
      <w:pPr>
        <w:ind w:leftChars="100" w:left="283" w:hangingChars="18" w:hanging="43"/>
        <w:jc w:val="both"/>
        <w:rPr>
          <w:rFonts w:eastAsia="Batang" w:hAnsi="Batang"/>
          <w:szCs w:val="24"/>
          <w:lang w:eastAsia="ko-KR"/>
        </w:rPr>
      </w:pPr>
      <w:r w:rsidRPr="006D3969">
        <w:rPr>
          <w:rFonts w:eastAsia="Batang" w:hAnsi="Batang"/>
          <w:szCs w:val="24"/>
          <w:lang w:eastAsia="ko-KR"/>
        </w:rPr>
        <w:t>Devices should be mutually authenticated before sensitive data is transmitted or controlled before interconnection. [AU-</w:t>
      </w:r>
      <w:r>
        <w:rPr>
          <w:rFonts w:eastAsia="Batang" w:hAnsi="Batang"/>
          <w:szCs w:val="24"/>
          <w:lang w:eastAsia="ko-KR"/>
        </w:rPr>
        <w:t>3</w:t>
      </w:r>
      <w:r w:rsidRPr="006D3969">
        <w:rPr>
          <w:rFonts w:eastAsia="Batang" w:hAnsi="Batang"/>
          <w:szCs w:val="24"/>
          <w:lang w:eastAsia="ko-KR"/>
        </w:rPr>
        <w:t>-</w:t>
      </w:r>
      <w:r>
        <w:rPr>
          <w:rFonts w:eastAsia="Batang" w:hAnsi="Batang"/>
          <w:szCs w:val="24"/>
          <w:lang w:eastAsia="ko-KR"/>
        </w:rPr>
        <w:t>2</w:t>
      </w:r>
      <w:r w:rsidRPr="006D3969">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51C2CD3" w14:textId="2185E242" w:rsidR="004E3FC5" w:rsidRPr="006D3969" w:rsidRDefault="00DD4915" w:rsidP="00DD4915">
      <w:pPr>
        <w:jc w:val="both"/>
        <w:rPr>
          <w:rFonts w:eastAsia="Batang" w:hAnsi="Batang"/>
          <w:b/>
          <w:bCs/>
          <w:szCs w:val="24"/>
          <w:lang w:eastAsia="ko-KR"/>
        </w:rPr>
      </w:pPr>
      <w:r w:rsidRPr="006D3969">
        <w:rPr>
          <w:rFonts w:eastAsia="Malgun Gothic" w:hint="eastAsia"/>
          <w:b/>
          <w:bCs/>
          <w:u w:color="000000"/>
          <w:bdr w:val="nil"/>
          <w:lang w:eastAsia="ko-KR"/>
        </w:rPr>
        <w:t>T</w:t>
      </w:r>
      <w:r w:rsidRPr="006D3969">
        <w:rPr>
          <w:rFonts w:eastAsia="Malgun Gothic"/>
          <w:b/>
          <w:bCs/>
          <w:u w:color="000000"/>
          <w:bdr w:val="nil"/>
          <w:lang w:eastAsia="ko-KR"/>
        </w:rPr>
        <w:t>echnical i</w:t>
      </w:r>
      <w:r w:rsidRPr="006D3969">
        <w:rPr>
          <w:rFonts w:eastAsia="Malgun Gothic"/>
          <w:b/>
          <w:bCs/>
          <w:u w:color="000000"/>
          <w:bdr w:val="nil"/>
        </w:rPr>
        <w:t>mplementation</w:t>
      </w:r>
      <w:r w:rsidRPr="006D3969">
        <w:rPr>
          <w:rFonts w:eastAsia="Batang" w:hAnsi="Batang"/>
          <w:b/>
          <w:bCs/>
          <w:szCs w:val="24"/>
          <w:lang w:eastAsia="ko-KR"/>
        </w:rPr>
        <w:t xml:space="preserve"> guidelines:</w:t>
      </w:r>
    </w:p>
    <w:p w14:paraId="3CD45B77" w14:textId="5552F3DF" w:rsidR="004323B7" w:rsidRDefault="00DD4915" w:rsidP="00843B6F">
      <w:pPr>
        <w:ind w:firstLineChars="100" w:firstLine="240"/>
        <w:jc w:val="both"/>
      </w:pPr>
      <w:r w:rsidRPr="006D3969">
        <w:t xml:space="preserve">TBD </w:t>
      </w:r>
    </w:p>
    <w:p w14:paraId="28F94C5D" w14:textId="77777777" w:rsidR="0020038F" w:rsidRDefault="0020038F">
      <w:pPr>
        <w:pStyle w:val="ListParagraph"/>
        <w:numPr>
          <w:ilvl w:val="0"/>
          <w:numId w:val="56"/>
        </w:numPr>
        <w:jc w:val="both"/>
        <w:rPr>
          <w:ins w:id="295" w:author="acer" w:date="2023-06-02T10:11:00Z"/>
        </w:rPr>
        <w:pPrChange w:id="296" w:author="jyoti sengar" w:date="2023-07-05T13:02:00Z">
          <w:pPr>
            <w:ind w:firstLineChars="100" w:firstLine="240"/>
            <w:jc w:val="both"/>
          </w:pPr>
        </w:pPrChange>
      </w:pPr>
      <w:proofErr w:type="spellStart"/>
      <w:ins w:id="297" w:author="acer" w:date="2023-06-02T10:11:00Z">
        <w:r>
          <w:t>Impl</w:t>
        </w:r>
        <w:r w:rsidRPr="004323B7">
          <w:t>ement</w:t>
        </w:r>
        <w:proofErr w:type="spellEnd"/>
        <w:r w:rsidRPr="004323B7">
          <w:t xml:space="preserve"> </w:t>
        </w:r>
        <w:proofErr w:type="spellStart"/>
        <w:r w:rsidRPr="004323B7">
          <w:t>strong</w:t>
        </w:r>
        <w:proofErr w:type="spellEnd"/>
        <w:r w:rsidRPr="004323B7">
          <w:t xml:space="preserve"> </w:t>
        </w:r>
        <w:proofErr w:type="spellStart"/>
        <w:r w:rsidRPr="004323B7">
          <w:t>mutual</w:t>
        </w:r>
        <w:proofErr w:type="spellEnd"/>
        <w:r w:rsidRPr="004323B7">
          <w:t xml:space="preserve"> </w:t>
        </w:r>
        <w:proofErr w:type="spellStart"/>
        <w:r w:rsidRPr="004323B7">
          <w:t>authentication</w:t>
        </w:r>
        <w:proofErr w:type="spellEnd"/>
        <w:r w:rsidRPr="004323B7">
          <w:t xml:space="preserve"> </w:t>
        </w:r>
        <w:proofErr w:type="spellStart"/>
        <w:r w:rsidRPr="004323B7">
          <w:t>protocols</w:t>
        </w:r>
        <w:proofErr w:type="spellEnd"/>
        <w:r w:rsidRPr="004323B7">
          <w:t xml:space="preserve"> </w:t>
        </w:r>
        <w:proofErr w:type="spellStart"/>
        <w:r w:rsidRPr="004323B7">
          <w:t>between</w:t>
        </w:r>
        <w:proofErr w:type="spellEnd"/>
        <w:r w:rsidRPr="004323B7">
          <w:t xml:space="preserve"> </w:t>
        </w:r>
        <w:proofErr w:type="spellStart"/>
        <w:r w:rsidRPr="004323B7">
          <w:t>devices</w:t>
        </w:r>
        <w:proofErr w:type="spellEnd"/>
        <w:r w:rsidRPr="004323B7">
          <w:t xml:space="preserve"> to </w:t>
        </w:r>
        <w:proofErr w:type="spellStart"/>
        <w:r w:rsidRPr="004323B7">
          <w:t>ensure</w:t>
        </w:r>
        <w:proofErr w:type="spellEnd"/>
        <w:r w:rsidRPr="004323B7">
          <w:t xml:space="preserve"> </w:t>
        </w:r>
        <w:proofErr w:type="spellStart"/>
        <w:r w:rsidRPr="004323B7">
          <w:t>that</w:t>
        </w:r>
        <w:proofErr w:type="spellEnd"/>
        <w:r w:rsidRPr="004323B7">
          <w:t xml:space="preserve"> </w:t>
        </w:r>
        <w:proofErr w:type="spellStart"/>
        <w:r w:rsidRPr="004323B7">
          <w:t>both</w:t>
        </w:r>
        <w:proofErr w:type="spellEnd"/>
        <w:r w:rsidRPr="004323B7">
          <w:t xml:space="preserve"> </w:t>
        </w:r>
        <w:proofErr w:type="spellStart"/>
        <w:r w:rsidRPr="004323B7">
          <w:t>communicating</w:t>
        </w:r>
        <w:proofErr w:type="spellEnd"/>
        <w:r w:rsidRPr="004323B7">
          <w:t xml:space="preserve"> parties </w:t>
        </w:r>
        <w:proofErr w:type="spellStart"/>
        <w:r w:rsidRPr="004323B7">
          <w:t>can</w:t>
        </w:r>
        <w:proofErr w:type="spellEnd"/>
        <w:r w:rsidRPr="004323B7">
          <w:t xml:space="preserve"> </w:t>
        </w:r>
        <w:proofErr w:type="spellStart"/>
        <w:r w:rsidRPr="004323B7">
          <w:t>verify</w:t>
        </w:r>
        <w:proofErr w:type="spellEnd"/>
        <w:r w:rsidRPr="004323B7">
          <w:t xml:space="preserve"> </w:t>
        </w:r>
        <w:proofErr w:type="spellStart"/>
        <w:r w:rsidRPr="004323B7">
          <w:t>each</w:t>
        </w:r>
        <w:proofErr w:type="spellEnd"/>
        <w:r w:rsidRPr="004323B7">
          <w:t xml:space="preserve"> </w:t>
        </w:r>
        <w:proofErr w:type="spellStart"/>
        <w:r w:rsidRPr="004323B7">
          <w:t>other's</w:t>
        </w:r>
        <w:proofErr w:type="spellEnd"/>
        <w:r w:rsidRPr="004323B7">
          <w:t xml:space="preserve"> </w:t>
        </w:r>
        <w:proofErr w:type="spellStart"/>
        <w:r w:rsidRPr="004323B7">
          <w:t>identities</w:t>
        </w:r>
        <w:proofErr w:type="spellEnd"/>
        <w:r w:rsidRPr="004323B7">
          <w:t xml:space="preserve"> </w:t>
        </w:r>
        <w:proofErr w:type="spellStart"/>
        <w:r w:rsidRPr="004323B7">
          <w:t>before</w:t>
        </w:r>
        <w:proofErr w:type="spellEnd"/>
        <w:r w:rsidRPr="004323B7">
          <w:t xml:space="preserve"> </w:t>
        </w:r>
        <w:proofErr w:type="spellStart"/>
        <w:r w:rsidRPr="004323B7">
          <w:t>exchanging</w:t>
        </w:r>
        <w:proofErr w:type="spellEnd"/>
        <w:r w:rsidRPr="004323B7">
          <w:t xml:space="preserve"> sensitive data. </w:t>
        </w:r>
        <w:proofErr w:type="spellStart"/>
        <w:r w:rsidRPr="004323B7">
          <w:t>Utilize</w:t>
        </w:r>
        <w:proofErr w:type="spellEnd"/>
        <w:r w:rsidRPr="004323B7">
          <w:t xml:space="preserve"> </w:t>
        </w:r>
        <w:proofErr w:type="spellStart"/>
        <w:r w:rsidRPr="004323B7">
          <w:t>widely</w:t>
        </w:r>
        <w:proofErr w:type="spellEnd"/>
        <w:r w:rsidRPr="004323B7">
          <w:t xml:space="preserve"> </w:t>
        </w:r>
        <w:proofErr w:type="spellStart"/>
        <w:r w:rsidRPr="004323B7">
          <w:t>recognized</w:t>
        </w:r>
        <w:proofErr w:type="spellEnd"/>
        <w:r w:rsidRPr="004323B7">
          <w:t xml:space="preserve"> and </w:t>
        </w:r>
        <w:proofErr w:type="spellStart"/>
        <w:r w:rsidRPr="004323B7">
          <w:t>robust</w:t>
        </w:r>
        <w:proofErr w:type="spellEnd"/>
        <w:r w:rsidRPr="004323B7">
          <w:t xml:space="preserve"> </w:t>
        </w:r>
        <w:proofErr w:type="spellStart"/>
        <w:r w:rsidRPr="004323B7">
          <w:t>authentication</w:t>
        </w:r>
        <w:proofErr w:type="spellEnd"/>
        <w:r w:rsidRPr="004323B7">
          <w:t xml:space="preserve"> </w:t>
        </w:r>
        <w:proofErr w:type="spellStart"/>
        <w:r w:rsidRPr="004323B7">
          <w:t>mechanisms</w:t>
        </w:r>
        <w:proofErr w:type="spellEnd"/>
        <w:r w:rsidRPr="004323B7">
          <w:t xml:space="preserve"> </w:t>
        </w:r>
        <w:proofErr w:type="spellStart"/>
        <w:r w:rsidRPr="004323B7">
          <w:t>such</w:t>
        </w:r>
        <w:proofErr w:type="spellEnd"/>
        <w:r w:rsidRPr="004323B7">
          <w:t xml:space="preserve"> as Transport Layer Security (TLS) or Secure Shell (SSH). </w:t>
        </w:r>
        <w:proofErr w:type="spellStart"/>
        <w:r w:rsidRPr="004323B7">
          <w:t>These</w:t>
        </w:r>
        <w:proofErr w:type="spellEnd"/>
        <w:r w:rsidRPr="004323B7">
          <w:t xml:space="preserve"> </w:t>
        </w:r>
        <w:proofErr w:type="spellStart"/>
        <w:r w:rsidRPr="004323B7">
          <w:t>protocols</w:t>
        </w:r>
        <w:proofErr w:type="spellEnd"/>
        <w:r w:rsidRPr="004323B7">
          <w:t xml:space="preserve"> </w:t>
        </w:r>
        <w:proofErr w:type="spellStart"/>
        <w:r w:rsidRPr="004323B7">
          <w:t>employ</w:t>
        </w:r>
        <w:proofErr w:type="spellEnd"/>
        <w:r w:rsidRPr="004323B7">
          <w:t xml:space="preserve"> digital </w:t>
        </w:r>
        <w:proofErr w:type="spellStart"/>
        <w:r w:rsidRPr="004323B7">
          <w:t>certificates</w:t>
        </w:r>
        <w:proofErr w:type="spellEnd"/>
        <w:r w:rsidRPr="004323B7">
          <w:t xml:space="preserve">, </w:t>
        </w:r>
        <w:proofErr w:type="spellStart"/>
        <w:r w:rsidRPr="004323B7">
          <w:t>cryptographic</w:t>
        </w:r>
        <w:proofErr w:type="spellEnd"/>
        <w:r w:rsidRPr="004323B7">
          <w:t xml:space="preserve"> </w:t>
        </w:r>
        <w:proofErr w:type="spellStart"/>
        <w:r w:rsidRPr="004323B7">
          <w:t>keys</w:t>
        </w:r>
        <w:proofErr w:type="spellEnd"/>
        <w:r w:rsidRPr="004323B7">
          <w:t>, and challenge-</w:t>
        </w:r>
        <w:proofErr w:type="spellStart"/>
        <w:r w:rsidRPr="004323B7">
          <w:t>response</w:t>
        </w:r>
        <w:proofErr w:type="spellEnd"/>
        <w:r w:rsidRPr="004323B7">
          <w:t xml:space="preserve"> </w:t>
        </w:r>
        <w:proofErr w:type="spellStart"/>
        <w:r w:rsidRPr="004323B7">
          <w:t>mechanisms</w:t>
        </w:r>
        <w:proofErr w:type="spellEnd"/>
        <w:r w:rsidRPr="004323B7">
          <w:t xml:space="preserve"> to </w:t>
        </w:r>
        <w:proofErr w:type="spellStart"/>
        <w:r w:rsidRPr="004323B7">
          <w:t>verify</w:t>
        </w:r>
        <w:proofErr w:type="spellEnd"/>
        <w:r w:rsidRPr="004323B7">
          <w:t xml:space="preserve"> the </w:t>
        </w:r>
        <w:proofErr w:type="spellStart"/>
        <w:r w:rsidRPr="004323B7">
          <w:t>authenticity</w:t>
        </w:r>
        <w:proofErr w:type="spellEnd"/>
        <w:r w:rsidRPr="004323B7">
          <w:t xml:space="preserve"> of the </w:t>
        </w:r>
        <w:proofErr w:type="spellStart"/>
        <w:r w:rsidRPr="004323B7">
          <w:t>devices</w:t>
        </w:r>
        <w:proofErr w:type="spellEnd"/>
        <w:r w:rsidRPr="004323B7">
          <w:t xml:space="preserve"> </w:t>
        </w:r>
        <w:proofErr w:type="spellStart"/>
        <w:r w:rsidRPr="004323B7">
          <w:t>involved</w:t>
        </w:r>
        <w:proofErr w:type="spellEnd"/>
        <w:r w:rsidRPr="004323B7">
          <w:t xml:space="preserve"> in the communication.</w:t>
        </w:r>
      </w:ins>
    </w:p>
    <w:p w14:paraId="7EF3464D" w14:textId="77777777" w:rsidR="0020038F" w:rsidRPr="001864F2" w:rsidRDefault="0020038F">
      <w:pPr>
        <w:pStyle w:val="ListParagraph"/>
        <w:numPr>
          <w:ilvl w:val="0"/>
          <w:numId w:val="56"/>
        </w:numPr>
        <w:jc w:val="both"/>
        <w:rPr>
          <w:ins w:id="298" w:author="jyoti sengar" w:date="2023-07-06T11:01:00Z"/>
        </w:rPr>
        <w:pPrChange w:id="299" w:author="jyoti sengar" w:date="2023-07-05T13:02:00Z">
          <w:pPr>
            <w:ind w:firstLineChars="100" w:firstLine="240"/>
            <w:jc w:val="both"/>
          </w:pPr>
        </w:pPrChange>
      </w:pPr>
      <w:proofErr w:type="spellStart"/>
      <w:ins w:id="300" w:author="acer" w:date="2023-06-02T10:11:00Z">
        <w:r w:rsidRPr="004323B7">
          <w:t>Establish</w:t>
        </w:r>
        <w:proofErr w:type="spellEnd"/>
        <w:r w:rsidRPr="004323B7">
          <w:t xml:space="preserve"> a </w:t>
        </w:r>
        <w:proofErr w:type="spellStart"/>
        <w:r w:rsidRPr="004323B7">
          <w:t>robust</w:t>
        </w:r>
        <w:proofErr w:type="spellEnd"/>
        <w:r w:rsidRPr="004323B7">
          <w:t xml:space="preserve"> </w:t>
        </w:r>
        <w:proofErr w:type="spellStart"/>
        <w:r w:rsidRPr="004323B7">
          <w:t>certificate</w:t>
        </w:r>
        <w:proofErr w:type="spellEnd"/>
        <w:r w:rsidRPr="004323B7">
          <w:t xml:space="preserve"> management system to </w:t>
        </w:r>
        <w:proofErr w:type="spellStart"/>
        <w:r w:rsidRPr="004323B7">
          <w:t>handle</w:t>
        </w:r>
        <w:proofErr w:type="spellEnd"/>
        <w:r w:rsidRPr="004323B7">
          <w:t xml:space="preserve"> the </w:t>
        </w:r>
        <w:proofErr w:type="spellStart"/>
        <w:r w:rsidRPr="004323B7">
          <w:t>certificates</w:t>
        </w:r>
        <w:proofErr w:type="spellEnd"/>
        <w:r w:rsidRPr="004323B7">
          <w:t xml:space="preserve"> </w:t>
        </w:r>
        <w:proofErr w:type="spellStart"/>
        <w:r w:rsidRPr="004323B7">
          <w:t>required</w:t>
        </w:r>
        <w:proofErr w:type="spellEnd"/>
        <w:r w:rsidRPr="004323B7">
          <w:t xml:space="preserve"> for </w:t>
        </w:r>
        <w:proofErr w:type="spellStart"/>
        <w:r w:rsidRPr="004323B7">
          <w:t>mutual</w:t>
        </w:r>
        <w:proofErr w:type="spellEnd"/>
        <w:r w:rsidRPr="004323B7">
          <w:t xml:space="preserve"> </w:t>
        </w:r>
        <w:proofErr w:type="spellStart"/>
        <w:r w:rsidRPr="004323B7">
          <w:t>authentication</w:t>
        </w:r>
        <w:proofErr w:type="spellEnd"/>
        <w:r w:rsidRPr="004323B7">
          <w:t xml:space="preserve">. This </w:t>
        </w:r>
        <w:proofErr w:type="spellStart"/>
        <w:r w:rsidRPr="004323B7">
          <w:t>includes</w:t>
        </w:r>
        <w:proofErr w:type="spellEnd"/>
        <w:r w:rsidRPr="004323B7">
          <w:t xml:space="preserve"> </w:t>
        </w:r>
        <w:proofErr w:type="spellStart"/>
        <w:r w:rsidRPr="004323B7">
          <w:t>generating</w:t>
        </w:r>
        <w:proofErr w:type="spellEnd"/>
        <w:r w:rsidRPr="004323B7">
          <w:t xml:space="preserve"> and </w:t>
        </w:r>
        <w:proofErr w:type="spellStart"/>
        <w:r w:rsidRPr="004323B7">
          <w:t>securely</w:t>
        </w:r>
        <w:proofErr w:type="spellEnd"/>
        <w:r w:rsidRPr="004323B7">
          <w:t xml:space="preserve"> </w:t>
        </w:r>
        <w:proofErr w:type="spellStart"/>
        <w:r w:rsidRPr="004323B7">
          <w:t>storing</w:t>
        </w:r>
        <w:proofErr w:type="spellEnd"/>
        <w:r w:rsidRPr="004323B7">
          <w:t xml:space="preserve"> unique </w:t>
        </w:r>
        <w:proofErr w:type="spellStart"/>
        <w:r w:rsidRPr="004323B7">
          <w:t>certificates</w:t>
        </w:r>
        <w:proofErr w:type="spellEnd"/>
        <w:r w:rsidRPr="004323B7">
          <w:t xml:space="preserve"> for </w:t>
        </w:r>
        <w:proofErr w:type="spellStart"/>
        <w:r w:rsidRPr="004323B7">
          <w:t>each</w:t>
        </w:r>
        <w:proofErr w:type="spellEnd"/>
        <w:r w:rsidRPr="004323B7">
          <w:t xml:space="preserve"> </w:t>
        </w:r>
        <w:proofErr w:type="spellStart"/>
        <w:r w:rsidRPr="004323B7">
          <w:t>device</w:t>
        </w:r>
        <w:proofErr w:type="spellEnd"/>
        <w:r w:rsidRPr="004323B7">
          <w:t xml:space="preserve">, </w:t>
        </w:r>
        <w:proofErr w:type="spellStart"/>
        <w:r w:rsidRPr="004323B7">
          <w:t>ensuring</w:t>
        </w:r>
        <w:proofErr w:type="spellEnd"/>
        <w:r w:rsidRPr="004323B7">
          <w:t xml:space="preserve"> </w:t>
        </w:r>
        <w:proofErr w:type="spellStart"/>
        <w:r w:rsidRPr="004323B7">
          <w:t>they</w:t>
        </w:r>
        <w:proofErr w:type="spellEnd"/>
        <w:r w:rsidRPr="004323B7">
          <w:t xml:space="preserve"> are </w:t>
        </w:r>
        <w:proofErr w:type="spellStart"/>
        <w:r w:rsidRPr="004323B7">
          <w:t>regularly</w:t>
        </w:r>
        <w:proofErr w:type="spellEnd"/>
        <w:r w:rsidRPr="004323B7">
          <w:t xml:space="preserve"> </w:t>
        </w:r>
        <w:proofErr w:type="spellStart"/>
        <w:r w:rsidRPr="004323B7">
          <w:t>renewed</w:t>
        </w:r>
        <w:proofErr w:type="spellEnd"/>
        <w:r w:rsidRPr="004323B7">
          <w:t xml:space="preserve"> or </w:t>
        </w:r>
        <w:proofErr w:type="spellStart"/>
        <w:r w:rsidRPr="004323B7">
          <w:t>updated</w:t>
        </w:r>
        <w:proofErr w:type="spellEnd"/>
        <w:r w:rsidRPr="004323B7">
          <w:t xml:space="preserve"> to </w:t>
        </w:r>
        <w:proofErr w:type="spellStart"/>
        <w:r w:rsidRPr="004323B7">
          <w:t>prevent</w:t>
        </w:r>
        <w:proofErr w:type="spellEnd"/>
        <w:r w:rsidRPr="004323B7">
          <w:t xml:space="preserve"> expiration or compromise. </w:t>
        </w:r>
        <w:proofErr w:type="spellStart"/>
        <w:r w:rsidRPr="004323B7">
          <w:t>Implement</w:t>
        </w:r>
        <w:proofErr w:type="spellEnd"/>
        <w:r w:rsidRPr="004323B7">
          <w:t xml:space="preserve"> </w:t>
        </w:r>
        <w:proofErr w:type="spellStart"/>
        <w:r w:rsidRPr="004323B7">
          <w:t>proper</w:t>
        </w:r>
        <w:proofErr w:type="spellEnd"/>
        <w:r w:rsidRPr="004323B7">
          <w:t xml:space="preserve"> </w:t>
        </w:r>
        <w:proofErr w:type="spellStart"/>
        <w:r w:rsidRPr="004323B7">
          <w:t>key</w:t>
        </w:r>
        <w:proofErr w:type="spellEnd"/>
        <w:r w:rsidRPr="004323B7">
          <w:t xml:space="preserve"> management practices, </w:t>
        </w:r>
        <w:proofErr w:type="spellStart"/>
        <w:r w:rsidRPr="004323B7">
          <w:t>such</w:t>
        </w:r>
        <w:proofErr w:type="spellEnd"/>
        <w:r w:rsidRPr="004323B7">
          <w:t xml:space="preserve"> as </w:t>
        </w:r>
        <w:proofErr w:type="spellStart"/>
        <w:r w:rsidRPr="004323B7">
          <w:t>securely</w:t>
        </w:r>
        <w:proofErr w:type="spellEnd"/>
        <w:r w:rsidRPr="004323B7">
          <w:t xml:space="preserve"> </w:t>
        </w:r>
        <w:proofErr w:type="spellStart"/>
        <w:r w:rsidRPr="004323B7">
          <w:t>storing</w:t>
        </w:r>
        <w:proofErr w:type="spellEnd"/>
        <w:r w:rsidRPr="004323B7">
          <w:t xml:space="preserve"> </w:t>
        </w:r>
        <w:proofErr w:type="spellStart"/>
        <w:r w:rsidRPr="004323B7">
          <w:t>private</w:t>
        </w:r>
        <w:proofErr w:type="spellEnd"/>
        <w:r w:rsidRPr="004323B7">
          <w:t xml:space="preserve"> </w:t>
        </w:r>
        <w:proofErr w:type="spellStart"/>
        <w:r w:rsidRPr="004323B7">
          <w:t>keys</w:t>
        </w:r>
        <w:proofErr w:type="spellEnd"/>
        <w:r w:rsidRPr="004323B7">
          <w:t xml:space="preserve"> and </w:t>
        </w:r>
        <w:proofErr w:type="spellStart"/>
        <w:r w:rsidRPr="004323B7">
          <w:t>distributing</w:t>
        </w:r>
        <w:proofErr w:type="spellEnd"/>
        <w:r w:rsidRPr="004323B7">
          <w:t xml:space="preserve"> public </w:t>
        </w:r>
        <w:proofErr w:type="spellStart"/>
        <w:r w:rsidRPr="004323B7">
          <w:t>keys</w:t>
        </w:r>
        <w:proofErr w:type="spellEnd"/>
        <w:r w:rsidRPr="004323B7">
          <w:t xml:space="preserve"> to </w:t>
        </w:r>
        <w:proofErr w:type="spellStart"/>
        <w:r w:rsidRPr="004323B7">
          <w:t>enable</w:t>
        </w:r>
        <w:proofErr w:type="spellEnd"/>
        <w:r w:rsidRPr="004323B7">
          <w:t xml:space="preserve"> </w:t>
        </w:r>
        <w:proofErr w:type="spellStart"/>
        <w:r w:rsidRPr="004323B7">
          <w:t>secure</w:t>
        </w:r>
        <w:proofErr w:type="spellEnd"/>
        <w:r w:rsidRPr="004323B7">
          <w:t xml:space="preserve"> communication </w:t>
        </w:r>
        <w:proofErr w:type="spellStart"/>
        <w:r w:rsidRPr="004323B7">
          <w:t>between</w:t>
        </w:r>
        <w:proofErr w:type="spellEnd"/>
        <w:r w:rsidRPr="004323B7">
          <w:t xml:space="preserve"> </w:t>
        </w:r>
        <w:proofErr w:type="spellStart"/>
        <w:r w:rsidRPr="004323B7">
          <w:t>devices</w:t>
        </w:r>
        <w:proofErr w:type="spellEnd"/>
        <w:r w:rsidRPr="004323B7">
          <w:t>.</w:t>
        </w:r>
      </w:ins>
    </w:p>
    <w:p w14:paraId="41629BFF" w14:textId="0B380141" w:rsidR="007D197C" w:rsidRPr="001864F2" w:rsidRDefault="007D197C">
      <w:pPr>
        <w:pStyle w:val="ListParagraph"/>
        <w:numPr>
          <w:ilvl w:val="0"/>
          <w:numId w:val="56"/>
        </w:numPr>
        <w:ind w:firstLine="200"/>
        <w:jc w:val="both"/>
        <w:rPr>
          <w:ins w:id="301" w:author="acer" w:date="2023-06-02T10:11:00Z"/>
        </w:rPr>
        <w:pPrChange w:id="302" w:author="jyoti sengar" w:date="2023-07-06T11:08:00Z">
          <w:pPr>
            <w:ind w:firstLineChars="100" w:firstLine="200"/>
            <w:jc w:val="both"/>
          </w:pPr>
        </w:pPrChange>
      </w:pPr>
      <w:ins w:id="303" w:author="jyoti sengar" w:date="2023-07-06T11:01:00Z">
        <w:r w:rsidRPr="001864F2">
          <w:rPr>
            <w:rPrChange w:id="304" w:author="Shekhar Singh" w:date="2023-07-06T12:08:00Z">
              <w:rPr>
                <w:sz w:val="20"/>
              </w:rPr>
            </w:rPrChange>
          </w:rPr>
          <w:t xml:space="preserve">The </w:t>
        </w:r>
        <w:proofErr w:type="spellStart"/>
        <w:r w:rsidRPr="001864F2">
          <w:rPr>
            <w:rPrChange w:id="305" w:author="Shekhar Singh" w:date="2023-07-06T12:08:00Z">
              <w:rPr>
                <w:sz w:val="20"/>
              </w:rPr>
            </w:rPrChange>
          </w:rPr>
          <w:t>certificate</w:t>
        </w:r>
        <w:proofErr w:type="spellEnd"/>
        <w:r w:rsidRPr="001864F2">
          <w:rPr>
            <w:rPrChange w:id="306" w:author="Shekhar Singh" w:date="2023-07-06T12:08:00Z">
              <w:rPr>
                <w:sz w:val="20"/>
              </w:rPr>
            </w:rPrChange>
          </w:rPr>
          <w:t xml:space="preserve"> management system </w:t>
        </w:r>
        <w:proofErr w:type="spellStart"/>
        <w:r w:rsidRPr="001864F2">
          <w:rPr>
            <w:rPrChange w:id="307" w:author="Shekhar Singh" w:date="2023-07-06T12:08:00Z">
              <w:rPr>
                <w:sz w:val="20"/>
              </w:rPr>
            </w:rPrChange>
          </w:rPr>
          <w:t>should</w:t>
        </w:r>
        <w:proofErr w:type="spellEnd"/>
        <w:r w:rsidRPr="001864F2">
          <w:rPr>
            <w:rPrChange w:id="308" w:author="Shekhar Singh" w:date="2023-07-06T12:08:00Z">
              <w:rPr>
                <w:sz w:val="20"/>
              </w:rPr>
            </w:rPrChange>
          </w:rPr>
          <w:t xml:space="preserve"> </w:t>
        </w:r>
        <w:proofErr w:type="spellStart"/>
        <w:r w:rsidRPr="001864F2">
          <w:rPr>
            <w:rPrChange w:id="309" w:author="Shekhar Singh" w:date="2023-07-06T12:08:00Z">
              <w:rPr>
                <w:sz w:val="20"/>
              </w:rPr>
            </w:rPrChange>
          </w:rPr>
          <w:t>also</w:t>
        </w:r>
        <w:proofErr w:type="spellEnd"/>
        <w:r w:rsidRPr="001864F2">
          <w:rPr>
            <w:rPrChange w:id="310" w:author="Shekhar Singh" w:date="2023-07-06T12:08:00Z">
              <w:rPr>
                <w:sz w:val="20"/>
              </w:rPr>
            </w:rPrChange>
          </w:rPr>
          <w:t xml:space="preserve"> </w:t>
        </w:r>
        <w:proofErr w:type="spellStart"/>
        <w:r w:rsidRPr="001864F2">
          <w:rPr>
            <w:rPrChange w:id="311" w:author="Shekhar Singh" w:date="2023-07-06T12:08:00Z">
              <w:rPr>
                <w:sz w:val="20"/>
              </w:rPr>
            </w:rPrChange>
          </w:rPr>
          <w:t>include</w:t>
        </w:r>
        <w:proofErr w:type="spellEnd"/>
        <w:r w:rsidRPr="001864F2">
          <w:rPr>
            <w:rPrChange w:id="312" w:author="Shekhar Singh" w:date="2023-07-06T12:08:00Z">
              <w:rPr>
                <w:sz w:val="20"/>
              </w:rPr>
            </w:rPrChange>
          </w:rPr>
          <w:t xml:space="preserve"> a </w:t>
        </w:r>
        <w:proofErr w:type="spellStart"/>
        <w:r w:rsidRPr="001864F2">
          <w:rPr>
            <w:rPrChange w:id="313" w:author="Shekhar Singh" w:date="2023-07-06T12:08:00Z">
              <w:rPr>
                <w:sz w:val="20"/>
              </w:rPr>
            </w:rPrChange>
          </w:rPr>
          <w:t>certificate</w:t>
        </w:r>
        <w:proofErr w:type="spellEnd"/>
        <w:r w:rsidRPr="001864F2">
          <w:rPr>
            <w:rPrChange w:id="314" w:author="Shekhar Singh" w:date="2023-07-06T12:08:00Z">
              <w:rPr>
                <w:sz w:val="20"/>
              </w:rPr>
            </w:rPrChange>
          </w:rPr>
          <w:t xml:space="preserve">, </w:t>
        </w:r>
        <w:proofErr w:type="spellStart"/>
        <w:r w:rsidRPr="001864F2">
          <w:rPr>
            <w:rPrChange w:id="315" w:author="Shekhar Singh" w:date="2023-07-06T12:08:00Z">
              <w:rPr>
                <w:sz w:val="20"/>
              </w:rPr>
            </w:rPrChange>
          </w:rPr>
          <w:t>revocation</w:t>
        </w:r>
        <w:proofErr w:type="spellEnd"/>
        <w:r w:rsidRPr="001864F2">
          <w:rPr>
            <w:rPrChange w:id="316" w:author="Shekhar Singh" w:date="2023-07-06T12:08:00Z">
              <w:rPr>
                <w:sz w:val="20"/>
              </w:rPr>
            </w:rPrChange>
          </w:rPr>
          <w:t xml:space="preserve"> </w:t>
        </w:r>
        <w:proofErr w:type="spellStart"/>
        <w:r w:rsidRPr="001864F2">
          <w:rPr>
            <w:rPrChange w:id="317" w:author="Shekhar Singh" w:date="2023-07-06T12:08:00Z">
              <w:rPr>
                <w:sz w:val="20"/>
              </w:rPr>
            </w:rPrChange>
          </w:rPr>
          <w:t>mechanism</w:t>
        </w:r>
        <w:proofErr w:type="spellEnd"/>
        <w:r w:rsidRPr="001864F2">
          <w:rPr>
            <w:rPrChange w:id="318" w:author="Shekhar Singh" w:date="2023-07-06T12:08:00Z">
              <w:rPr>
                <w:sz w:val="20"/>
              </w:rPr>
            </w:rPrChange>
          </w:rPr>
          <w:t xml:space="preserve"> </w:t>
        </w:r>
        <w:proofErr w:type="spellStart"/>
        <w:r w:rsidRPr="001864F2">
          <w:rPr>
            <w:rPrChange w:id="319" w:author="Shekhar Singh" w:date="2023-07-06T12:08:00Z">
              <w:rPr>
                <w:sz w:val="20"/>
              </w:rPr>
            </w:rPrChange>
          </w:rPr>
          <w:t>where</w:t>
        </w:r>
        <w:proofErr w:type="spellEnd"/>
        <w:r w:rsidRPr="001864F2">
          <w:rPr>
            <w:rPrChange w:id="320" w:author="Shekhar Singh" w:date="2023-07-06T12:08:00Z">
              <w:rPr>
                <w:sz w:val="20"/>
              </w:rPr>
            </w:rPrChange>
          </w:rPr>
          <w:t xml:space="preserve"> the </w:t>
        </w:r>
        <w:proofErr w:type="spellStart"/>
        <w:r w:rsidRPr="001864F2">
          <w:rPr>
            <w:rPrChange w:id="321" w:author="Shekhar Singh" w:date="2023-07-06T12:08:00Z">
              <w:rPr>
                <w:sz w:val="20"/>
              </w:rPr>
            </w:rPrChange>
          </w:rPr>
          <w:t>compromised</w:t>
        </w:r>
        <w:proofErr w:type="spellEnd"/>
        <w:r w:rsidRPr="001864F2">
          <w:rPr>
            <w:rPrChange w:id="322" w:author="Shekhar Singh" w:date="2023-07-06T12:08:00Z">
              <w:rPr>
                <w:sz w:val="20"/>
              </w:rPr>
            </w:rPrChange>
          </w:rPr>
          <w:t xml:space="preserve"> </w:t>
        </w:r>
        <w:proofErr w:type="spellStart"/>
        <w:r w:rsidRPr="001864F2">
          <w:rPr>
            <w:rPrChange w:id="323" w:author="Shekhar Singh" w:date="2023-07-06T12:08:00Z">
              <w:rPr>
                <w:sz w:val="20"/>
              </w:rPr>
            </w:rPrChange>
          </w:rPr>
          <w:t>intermediate</w:t>
        </w:r>
        <w:proofErr w:type="spellEnd"/>
        <w:r w:rsidRPr="001864F2">
          <w:rPr>
            <w:rPrChange w:id="324" w:author="Shekhar Singh" w:date="2023-07-06T12:08:00Z">
              <w:rPr>
                <w:sz w:val="20"/>
              </w:rPr>
            </w:rPrChange>
          </w:rPr>
          <w:t xml:space="preserve"> </w:t>
        </w:r>
        <w:proofErr w:type="spellStart"/>
        <w:r w:rsidRPr="001864F2">
          <w:rPr>
            <w:rPrChange w:id="325" w:author="Shekhar Singh" w:date="2023-07-06T12:08:00Z">
              <w:rPr>
                <w:sz w:val="20"/>
              </w:rPr>
            </w:rPrChange>
          </w:rPr>
          <w:t>certificates</w:t>
        </w:r>
        <w:proofErr w:type="spellEnd"/>
        <w:r w:rsidRPr="001864F2">
          <w:rPr>
            <w:rPrChange w:id="326" w:author="Shekhar Singh" w:date="2023-07-06T12:08:00Z">
              <w:rPr>
                <w:sz w:val="20"/>
              </w:rPr>
            </w:rPrChange>
          </w:rPr>
          <w:t xml:space="preserve"> as </w:t>
        </w:r>
        <w:proofErr w:type="spellStart"/>
        <w:r w:rsidRPr="001864F2">
          <w:rPr>
            <w:rPrChange w:id="327" w:author="Shekhar Singh" w:date="2023-07-06T12:08:00Z">
              <w:rPr>
                <w:sz w:val="20"/>
              </w:rPr>
            </w:rPrChange>
          </w:rPr>
          <w:t>well</w:t>
        </w:r>
        <w:proofErr w:type="spellEnd"/>
        <w:r w:rsidRPr="001864F2">
          <w:rPr>
            <w:rPrChange w:id="328" w:author="Shekhar Singh" w:date="2023-07-06T12:08:00Z">
              <w:rPr>
                <w:sz w:val="20"/>
              </w:rPr>
            </w:rPrChange>
          </w:rPr>
          <w:t xml:space="preserve"> as the </w:t>
        </w:r>
        <w:proofErr w:type="spellStart"/>
        <w:r w:rsidRPr="001864F2">
          <w:rPr>
            <w:rPrChange w:id="329" w:author="Shekhar Singh" w:date="2023-07-06T12:08:00Z">
              <w:rPr>
                <w:sz w:val="20"/>
              </w:rPr>
            </w:rPrChange>
          </w:rPr>
          <w:t>certificates</w:t>
        </w:r>
        <w:proofErr w:type="spellEnd"/>
        <w:r w:rsidRPr="001864F2">
          <w:rPr>
            <w:rPrChange w:id="330" w:author="Shekhar Singh" w:date="2023-07-06T12:08:00Z">
              <w:rPr>
                <w:sz w:val="20"/>
              </w:rPr>
            </w:rPrChange>
          </w:rPr>
          <w:t xml:space="preserve"> </w:t>
        </w:r>
        <w:proofErr w:type="spellStart"/>
        <w:r w:rsidRPr="001864F2">
          <w:rPr>
            <w:rPrChange w:id="331" w:author="Shekhar Singh" w:date="2023-07-06T12:08:00Z">
              <w:rPr>
                <w:sz w:val="20"/>
              </w:rPr>
            </w:rPrChange>
          </w:rPr>
          <w:t>issued</w:t>
        </w:r>
        <w:proofErr w:type="spellEnd"/>
        <w:r w:rsidRPr="001864F2">
          <w:rPr>
            <w:rPrChange w:id="332" w:author="Shekhar Singh" w:date="2023-07-06T12:08:00Z">
              <w:rPr>
                <w:sz w:val="20"/>
              </w:rPr>
            </w:rPrChange>
          </w:rPr>
          <w:t xml:space="preserve"> to compromise </w:t>
        </w:r>
        <w:proofErr w:type="spellStart"/>
        <w:r w:rsidRPr="001864F2">
          <w:rPr>
            <w:rPrChange w:id="333" w:author="Shekhar Singh" w:date="2023-07-06T12:08:00Z">
              <w:rPr>
                <w:sz w:val="20"/>
              </w:rPr>
            </w:rPrChange>
          </w:rPr>
          <w:t>devices</w:t>
        </w:r>
        <w:proofErr w:type="spellEnd"/>
        <w:r w:rsidRPr="001864F2">
          <w:rPr>
            <w:rPrChange w:id="334" w:author="Shekhar Singh" w:date="2023-07-06T12:08:00Z">
              <w:rPr>
                <w:sz w:val="20"/>
              </w:rPr>
            </w:rPrChange>
          </w:rPr>
          <w:t xml:space="preserve"> </w:t>
        </w:r>
        <w:proofErr w:type="spellStart"/>
        <w:r w:rsidRPr="001864F2">
          <w:rPr>
            <w:rPrChange w:id="335" w:author="Shekhar Singh" w:date="2023-07-06T12:08:00Z">
              <w:rPr>
                <w:sz w:val="20"/>
              </w:rPr>
            </w:rPrChange>
          </w:rPr>
          <w:t>could</w:t>
        </w:r>
        <w:proofErr w:type="spellEnd"/>
        <w:r w:rsidRPr="001864F2">
          <w:rPr>
            <w:rPrChange w:id="336" w:author="Shekhar Singh" w:date="2023-07-06T12:08:00Z">
              <w:rPr>
                <w:sz w:val="20"/>
              </w:rPr>
            </w:rPrChange>
          </w:rPr>
          <w:t xml:space="preserve"> </w:t>
        </w:r>
        <w:proofErr w:type="spellStart"/>
        <w:r w:rsidRPr="001864F2">
          <w:rPr>
            <w:rPrChange w:id="337" w:author="Shekhar Singh" w:date="2023-07-06T12:08:00Z">
              <w:rPr>
                <w:sz w:val="20"/>
              </w:rPr>
            </w:rPrChange>
          </w:rPr>
          <w:t>be</w:t>
        </w:r>
        <w:proofErr w:type="spellEnd"/>
        <w:r w:rsidRPr="001864F2">
          <w:rPr>
            <w:rPrChange w:id="338" w:author="Shekhar Singh" w:date="2023-07-06T12:08:00Z">
              <w:rPr>
                <w:sz w:val="20"/>
              </w:rPr>
            </w:rPrChange>
          </w:rPr>
          <w:t xml:space="preserve"> </w:t>
        </w:r>
        <w:proofErr w:type="spellStart"/>
        <w:r w:rsidRPr="001864F2">
          <w:rPr>
            <w:rPrChange w:id="339" w:author="Shekhar Singh" w:date="2023-07-06T12:08:00Z">
              <w:rPr>
                <w:sz w:val="20"/>
              </w:rPr>
            </w:rPrChange>
          </w:rPr>
          <w:t>revoked</w:t>
        </w:r>
        <w:proofErr w:type="spellEnd"/>
        <w:r w:rsidRPr="001864F2">
          <w:rPr>
            <w:rPrChange w:id="340" w:author="Shekhar Singh" w:date="2023-07-06T12:08:00Z">
              <w:rPr>
                <w:sz w:val="20"/>
              </w:rPr>
            </w:rPrChange>
          </w:rPr>
          <w:t>.</w:t>
        </w:r>
      </w:ins>
    </w:p>
    <w:p w14:paraId="40650893" w14:textId="77777777" w:rsidR="004E3FC5" w:rsidRPr="006D3969" w:rsidRDefault="004E3FC5" w:rsidP="00DD4915">
      <w:pPr>
        <w:ind w:firstLineChars="100" w:firstLine="240"/>
        <w:jc w:val="both"/>
        <w:rPr>
          <w:rFonts w:eastAsia="Malgun Gothic"/>
          <w:b/>
          <w:bCs/>
          <w:u w:color="000000"/>
          <w:bdr w:val="nil"/>
        </w:rPr>
      </w:pPr>
    </w:p>
    <w:p w14:paraId="1E47DE2A" w14:textId="77777777" w:rsidR="00DD4915" w:rsidRPr="006D3969" w:rsidRDefault="00DD4915" w:rsidP="00DD4915">
      <w:pPr>
        <w:ind w:firstLineChars="100" w:firstLine="240"/>
        <w:jc w:val="both"/>
      </w:pPr>
    </w:p>
    <w:p w14:paraId="4622A9D4"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rPr>
        <w:t>CR</w:t>
      </w:r>
      <w:r w:rsidRPr="00C90F1C">
        <w:rPr>
          <w:rFonts w:eastAsia="Malgun Gothic"/>
          <w:b/>
          <w:bCs/>
          <w:u w:color="000000"/>
          <w:bdr w:val="nil"/>
        </w:rPr>
        <w:t>-1-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ADA092D"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99ED10C" w14:textId="77777777" w:rsidR="00DD4915" w:rsidRPr="00BB09DE" w:rsidRDefault="00DD4915" w:rsidP="00DD4915">
      <w:pPr>
        <w:ind w:leftChars="100" w:left="283" w:hangingChars="18" w:hanging="43"/>
        <w:jc w:val="both"/>
        <w:rPr>
          <w:rFonts w:eastAsia="Batang" w:hAnsi="Batang"/>
          <w:szCs w:val="24"/>
          <w:lang w:eastAsia="ko-KR"/>
        </w:rPr>
      </w:pPr>
      <w:r w:rsidRPr="00BB09DE">
        <w:rPr>
          <w:rFonts w:eastAsia="Batang" w:hAnsi="Batang"/>
          <w:szCs w:val="24"/>
          <w:lang w:eastAsia="ko-KR"/>
        </w:rPr>
        <w:t>Secure encryption algorithms shall be used when data is transmitted or stored. [CR-1-1]</w:t>
      </w:r>
      <w:r w:rsidRPr="00CE22C4">
        <w:rPr>
          <w:rFonts w:eastAsia="Batang" w:hAnsi="Batang"/>
          <w:szCs w:val="24"/>
          <w:lang w:val="en-US" w:eastAsia="ko-KR"/>
        </w:rPr>
        <w:t xml:space="preserve"> </w:t>
      </w:r>
      <w:r>
        <w:rPr>
          <w:rFonts w:eastAsia="Batang" w:hAnsi="Batang"/>
          <w:szCs w:val="24"/>
          <w:lang w:val="en-US" w:eastAsia="ko-KR"/>
        </w:rPr>
        <w:t>in X.1352</w:t>
      </w:r>
    </w:p>
    <w:p w14:paraId="3CC6A110" w14:textId="77777777" w:rsidR="00DD4915" w:rsidRPr="00BB09DE" w:rsidRDefault="00DD4915" w:rsidP="00DD4915">
      <w:pPr>
        <w:jc w:val="both"/>
        <w:rPr>
          <w:rFonts w:eastAsia="Batang" w:hAnsi="Batang"/>
          <w:b/>
          <w:bCs/>
          <w:szCs w:val="24"/>
          <w:lang w:eastAsia="ko-KR"/>
        </w:rPr>
      </w:pPr>
      <w:r w:rsidRPr="00BB09DE">
        <w:rPr>
          <w:rFonts w:eastAsia="Malgun Gothic" w:hint="eastAsia"/>
          <w:b/>
          <w:bCs/>
          <w:u w:color="000000"/>
          <w:bdr w:val="nil"/>
          <w:lang w:eastAsia="ko-KR"/>
        </w:rPr>
        <w:t>T</w:t>
      </w:r>
      <w:r w:rsidRPr="00BB09DE">
        <w:rPr>
          <w:rFonts w:eastAsia="Malgun Gothic"/>
          <w:b/>
          <w:bCs/>
          <w:u w:color="000000"/>
          <w:bdr w:val="nil"/>
          <w:lang w:eastAsia="ko-KR"/>
        </w:rPr>
        <w:t>echnical i</w:t>
      </w:r>
      <w:r w:rsidRPr="00BB09DE">
        <w:rPr>
          <w:rFonts w:eastAsia="Malgun Gothic"/>
          <w:b/>
          <w:bCs/>
          <w:u w:color="000000"/>
          <w:bdr w:val="nil"/>
        </w:rPr>
        <w:t>mplementation</w:t>
      </w:r>
      <w:r w:rsidRPr="00BB09DE">
        <w:rPr>
          <w:rFonts w:eastAsia="Batang" w:hAnsi="Batang"/>
          <w:b/>
          <w:bCs/>
          <w:szCs w:val="24"/>
          <w:lang w:eastAsia="ko-KR"/>
        </w:rPr>
        <w:t xml:space="preserve"> guidelines:</w:t>
      </w:r>
    </w:p>
    <w:p w14:paraId="2B1DA547" w14:textId="77777777" w:rsidR="00DD4915" w:rsidRPr="00BB09DE" w:rsidRDefault="00DD4915" w:rsidP="00DD4915">
      <w:pPr>
        <w:ind w:firstLineChars="100" w:firstLine="240"/>
        <w:jc w:val="both"/>
        <w:rPr>
          <w:rFonts w:eastAsia="Malgun Gothic"/>
          <w:b/>
          <w:bCs/>
          <w:u w:color="000000"/>
          <w:bdr w:val="nil"/>
        </w:rPr>
      </w:pPr>
      <w:r w:rsidRPr="00BB09DE">
        <w:t xml:space="preserve">TBD </w:t>
      </w:r>
    </w:p>
    <w:p w14:paraId="2B5A4CB1" w14:textId="77777777" w:rsidR="00DD4915" w:rsidRPr="00BB09DE" w:rsidRDefault="00DD4915" w:rsidP="00DD4915">
      <w:pPr>
        <w:ind w:firstLineChars="100" w:firstLine="240"/>
        <w:jc w:val="both"/>
      </w:pPr>
    </w:p>
    <w:p w14:paraId="423CE91C"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rPr>
        <w:t>CR</w:t>
      </w:r>
      <w:r w:rsidRPr="00C90F1C">
        <w:rPr>
          <w:rFonts w:eastAsia="Malgun Gothic"/>
          <w:b/>
          <w:bCs/>
          <w:u w:color="000000"/>
          <w:bdr w:val="nil"/>
        </w:rPr>
        <w:t>-1-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5C7A39A"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6DC08E9" w14:textId="77777777" w:rsidR="00DD4915" w:rsidRPr="003C1048" w:rsidRDefault="00DD4915" w:rsidP="00DD4915">
      <w:pPr>
        <w:ind w:leftChars="100" w:left="283" w:hangingChars="18" w:hanging="43"/>
        <w:jc w:val="both"/>
        <w:rPr>
          <w:rFonts w:eastAsia="Batang" w:hAnsi="Batang"/>
          <w:szCs w:val="24"/>
          <w:lang w:eastAsia="ko-KR"/>
        </w:rPr>
      </w:pPr>
      <w:r w:rsidRPr="00005AA0">
        <w:rPr>
          <w:rFonts w:eastAsia="Batang" w:hAnsi="Batang"/>
          <w:szCs w:val="24"/>
          <w:lang w:eastAsia="ko-KR"/>
        </w:rPr>
        <w:t>Cryptographic keys shall be securely managed throughout their entire lifecycle.</w:t>
      </w:r>
      <w:r w:rsidRPr="00BC01A8">
        <w:rPr>
          <w:rFonts w:eastAsia="Batang" w:hAnsi="Batang"/>
          <w:szCs w:val="24"/>
          <w:lang w:eastAsia="ko-KR"/>
        </w:rPr>
        <w:t xml:space="preserve"> </w:t>
      </w:r>
      <w:r w:rsidRPr="003C1048">
        <w:rPr>
          <w:rFonts w:eastAsia="Batang" w:hAnsi="Batang"/>
          <w:szCs w:val="24"/>
          <w:lang w:eastAsia="ko-KR"/>
        </w:rPr>
        <w:t>[</w:t>
      </w:r>
      <w:r w:rsidRPr="00BB09DE">
        <w:rPr>
          <w:rFonts w:eastAsia="Batang" w:hAnsi="Batang"/>
          <w:szCs w:val="24"/>
          <w:lang w:eastAsia="ko-KR"/>
        </w:rPr>
        <w:t>CR-1-</w:t>
      </w:r>
      <w:r>
        <w:rPr>
          <w:rFonts w:eastAsia="Batang" w:hAnsi="Batang"/>
          <w:szCs w:val="24"/>
          <w:lang w:eastAsia="ko-KR"/>
        </w:rPr>
        <w:t>2</w:t>
      </w:r>
      <w:r w:rsidRPr="003C1048">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024EB4CE" w14:textId="77777777" w:rsidR="00DD4915" w:rsidRPr="003C1048" w:rsidRDefault="00DD4915" w:rsidP="00DD4915">
      <w:pPr>
        <w:jc w:val="both"/>
        <w:rPr>
          <w:rFonts w:eastAsia="Batang" w:hAnsi="Batang"/>
          <w:b/>
          <w:bCs/>
          <w:szCs w:val="24"/>
          <w:lang w:eastAsia="ko-KR"/>
        </w:rPr>
      </w:pPr>
      <w:r w:rsidRPr="003C1048">
        <w:rPr>
          <w:rFonts w:eastAsia="Malgun Gothic" w:hint="eastAsia"/>
          <w:b/>
          <w:bCs/>
          <w:u w:color="000000"/>
          <w:bdr w:val="nil"/>
          <w:lang w:eastAsia="ko-KR"/>
        </w:rPr>
        <w:t>T</w:t>
      </w:r>
      <w:r w:rsidRPr="003C1048">
        <w:rPr>
          <w:rFonts w:eastAsia="Malgun Gothic"/>
          <w:b/>
          <w:bCs/>
          <w:u w:color="000000"/>
          <w:bdr w:val="nil"/>
          <w:lang w:eastAsia="ko-KR"/>
        </w:rPr>
        <w:t>echnical i</w:t>
      </w:r>
      <w:r w:rsidRPr="003C1048">
        <w:rPr>
          <w:rFonts w:eastAsia="Malgun Gothic"/>
          <w:b/>
          <w:bCs/>
          <w:u w:color="000000"/>
          <w:bdr w:val="nil"/>
        </w:rPr>
        <w:t>mplementation</w:t>
      </w:r>
      <w:r w:rsidRPr="003C1048">
        <w:rPr>
          <w:rFonts w:eastAsia="Batang" w:hAnsi="Batang"/>
          <w:b/>
          <w:bCs/>
          <w:szCs w:val="24"/>
          <w:lang w:eastAsia="ko-KR"/>
        </w:rPr>
        <w:t xml:space="preserve"> guidelines:</w:t>
      </w:r>
    </w:p>
    <w:p w14:paraId="207AF45E" w14:textId="77777777" w:rsidR="00DD4915" w:rsidRPr="003C1048" w:rsidRDefault="00DD4915" w:rsidP="00DD4915">
      <w:pPr>
        <w:ind w:firstLineChars="100" w:firstLine="240"/>
        <w:jc w:val="both"/>
        <w:rPr>
          <w:rFonts w:eastAsia="Malgun Gothic"/>
          <w:b/>
          <w:bCs/>
          <w:u w:color="000000"/>
          <w:bdr w:val="nil"/>
        </w:rPr>
      </w:pPr>
      <w:r w:rsidRPr="003C1048">
        <w:t xml:space="preserve">TBD </w:t>
      </w:r>
    </w:p>
    <w:p w14:paraId="30F4B486" w14:textId="0C1D8486" w:rsidR="001616F9" w:rsidRDefault="00365316">
      <w:pPr>
        <w:pStyle w:val="ListParagraph"/>
        <w:numPr>
          <w:ilvl w:val="0"/>
          <w:numId w:val="57"/>
        </w:numPr>
        <w:jc w:val="both"/>
        <w:rPr>
          <w:ins w:id="341" w:author="jyoti sengar" w:date="2023-07-06T11:07:00Z"/>
          <w:rFonts w:eastAsia="Malgun Gothic"/>
          <w:bCs/>
          <w:u w:color="000000"/>
          <w:bdr w:val="nil"/>
        </w:rPr>
        <w:pPrChange w:id="342" w:author="jyoti sengar" w:date="2023-07-05T13:02:00Z">
          <w:pPr>
            <w:ind w:firstLineChars="100" w:firstLine="240"/>
            <w:jc w:val="both"/>
          </w:pPr>
        </w:pPrChange>
      </w:pPr>
      <w:ins w:id="343" w:author="acer" w:date="2023-06-22T10:34:00Z">
        <w:r w:rsidRPr="00C8703E">
          <w:rPr>
            <w:rFonts w:eastAsia="Malgun Gothic"/>
            <w:bCs/>
            <w:u w:color="000000"/>
            <w:bdr w:val="nil"/>
            <w:rPrChange w:id="344" w:author="jyoti sengar" w:date="2023-07-05T13:02:00Z">
              <w:rPr>
                <w:u w:color="000000"/>
                <w:bdr w:val="nil"/>
              </w:rPr>
            </w:rPrChange>
          </w:rPr>
          <w:t xml:space="preserve">Use </w:t>
        </w:r>
        <w:proofErr w:type="gramStart"/>
        <w:r w:rsidRPr="00C8703E">
          <w:rPr>
            <w:rFonts w:eastAsia="Malgun Gothic"/>
            <w:bCs/>
            <w:u w:color="000000"/>
            <w:bdr w:val="nil"/>
            <w:rPrChange w:id="345" w:author="jyoti sengar" w:date="2023-07-05T13:02:00Z">
              <w:rPr>
                <w:u w:color="000000"/>
                <w:bdr w:val="nil"/>
              </w:rPr>
            </w:rPrChange>
          </w:rPr>
          <w:t>a</w:t>
        </w:r>
        <w:proofErr w:type="gramEnd"/>
        <w:r w:rsidRPr="00C8703E">
          <w:rPr>
            <w:rFonts w:eastAsia="Malgun Gothic"/>
            <w:bCs/>
            <w:u w:color="000000"/>
            <w:bdr w:val="nil"/>
            <w:rPrChange w:id="346" w:author="jyoti sengar" w:date="2023-07-05T13:02:00Z">
              <w:rPr>
                <w:u w:color="000000"/>
                <w:bdr w:val="nil"/>
              </w:rPr>
            </w:rPrChange>
          </w:rPr>
          <w:t xml:space="preserve"> </w:t>
        </w:r>
        <w:proofErr w:type="spellStart"/>
        <w:r w:rsidRPr="00C8703E">
          <w:rPr>
            <w:rFonts w:eastAsia="Malgun Gothic"/>
            <w:bCs/>
            <w:u w:color="000000"/>
            <w:bdr w:val="nil"/>
            <w:rPrChange w:id="347" w:author="jyoti sengar" w:date="2023-07-05T13:02:00Z">
              <w:rPr>
                <w:u w:color="000000"/>
                <w:bdr w:val="nil"/>
              </w:rPr>
            </w:rPrChange>
          </w:rPr>
          <w:t>secure</w:t>
        </w:r>
        <w:proofErr w:type="spellEnd"/>
        <w:r w:rsidRPr="00C8703E">
          <w:rPr>
            <w:rFonts w:eastAsia="Malgun Gothic"/>
            <w:bCs/>
            <w:u w:color="000000"/>
            <w:bdr w:val="nil"/>
            <w:rPrChange w:id="348" w:author="jyoti sengar" w:date="2023-07-05T13:02:00Z">
              <w:rPr>
                <w:u w:color="000000"/>
                <w:bdr w:val="nil"/>
              </w:rPr>
            </w:rPrChange>
          </w:rPr>
          <w:t xml:space="preserve"> and </w:t>
        </w:r>
        <w:proofErr w:type="spellStart"/>
        <w:r w:rsidRPr="00C8703E">
          <w:rPr>
            <w:rFonts w:eastAsia="Malgun Gothic"/>
            <w:bCs/>
            <w:u w:color="000000"/>
            <w:bdr w:val="nil"/>
            <w:rPrChange w:id="349" w:author="jyoti sengar" w:date="2023-07-05T13:02:00Z">
              <w:rPr>
                <w:u w:color="000000"/>
                <w:bdr w:val="nil"/>
              </w:rPr>
            </w:rPrChange>
          </w:rPr>
          <w:t>reliable</w:t>
        </w:r>
        <w:proofErr w:type="spellEnd"/>
        <w:r w:rsidRPr="00C8703E">
          <w:rPr>
            <w:rFonts w:eastAsia="Malgun Gothic"/>
            <w:bCs/>
            <w:u w:color="000000"/>
            <w:bdr w:val="nil"/>
            <w:rPrChange w:id="350" w:author="jyoti sengar" w:date="2023-07-05T13:02:00Z">
              <w:rPr>
                <w:u w:color="000000"/>
                <w:bdr w:val="nil"/>
              </w:rPr>
            </w:rPrChange>
          </w:rPr>
          <w:t xml:space="preserve"> </w:t>
        </w:r>
        <w:proofErr w:type="spellStart"/>
        <w:r w:rsidRPr="00C8703E">
          <w:rPr>
            <w:rFonts w:eastAsia="Malgun Gothic"/>
            <w:bCs/>
            <w:u w:color="000000"/>
            <w:bdr w:val="nil"/>
            <w:rPrChange w:id="351" w:author="jyoti sengar" w:date="2023-07-05T13:02:00Z">
              <w:rPr>
                <w:u w:color="000000"/>
                <w:bdr w:val="nil"/>
              </w:rPr>
            </w:rPrChange>
          </w:rPr>
          <w:t>method</w:t>
        </w:r>
        <w:proofErr w:type="spellEnd"/>
        <w:r w:rsidRPr="00C8703E">
          <w:rPr>
            <w:rFonts w:eastAsia="Malgun Gothic"/>
            <w:bCs/>
            <w:u w:color="000000"/>
            <w:bdr w:val="nil"/>
            <w:rPrChange w:id="352" w:author="jyoti sengar" w:date="2023-07-05T13:02:00Z">
              <w:rPr>
                <w:u w:color="000000"/>
                <w:bdr w:val="nil"/>
              </w:rPr>
            </w:rPrChange>
          </w:rPr>
          <w:t xml:space="preserve"> to </w:t>
        </w:r>
        <w:proofErr w:type="spellStart"/>
        <w:r w:rsidRPr="00C8703E">
          <w:rPr>
            <w:rFonts w:eastAsia="Malgun Gothic"/>
            <w:bCs/>
            <w:u w:color="000000"/>
            <w:bdr w:val="nil"/>
            <w:rPrChange w:id="353" w:author="jyoti sengar" w:date="2023-07-05T13:02:00Z">
              <w:rPr>
                <w:u w:color="000000"/>
                <w:bdr w:val="nil"/>
              </w:rPr>
            </w:rPrChange>
          </w:rPr>
          <w:t>generate</w:t>
        </w:r>
        <w:proofErr w:type="spellEnd"/>
        <w:r w:rsidRPr="00C8703E">
          <w:rPr>
            <w:rFonts w:eastAsia="Malgun Gothic"/>
            <w:bCs/>
            <w:u w:color="000000"/>
            <w:bdr w:val="nil"/>
            <w:rPrChange w:id="354" w:author="jyoti sengar" w:date="2023-07-05T13:02:00Z">
              <w:rPr>
                <w:u w:color="000000"/>
                <w:bdr w:val="nil"/>
              </w:rPr>
            </w:rPrChange>
          </w:rPr>
          <w:t xml:space="preserve"> </w:t>
        </w:r>
        <w:proofErr w:type="spellStart"/>
        <w:r w:rsidRPr="00C8703E">
          <w:rPr>
            <w:rFonts w:eastAsia="Malgun Gothic"/>
            <w:bCs/>
            <w:u w:color="000000"/>
            <w:bdr w:val="nil"/>
            <w:rPrChange w:id="355" w:author="jyoti sengar" w:date="2023-07-05T13:02:00Z">
              <w:rPr>
                <w:u w:color="000000"/>
                <w:bdr w:val="nil"/>
              </w:rPr>
            </w:rPrChange>
          </w:rPr>
          <w:t>cryptographic</w:t>
        </w:r>
        <w:proofErr w:type="spellEnd"/>
        <w:r w:rsidRPr="00C8703E">
          <w:rPr>
            <w:rFonts w:eastAsia="Malgun Gothic"/>
            <w:bCs/>
            <w:u w:color="000000"/>
            <w:bdr w:val="nil"/>
            <w:rPrChange w:id="356" w:author="jyoti sengar" w:date="2023-07-05T13:02:00Z">
              <w:rPr>
                <w:u w:color="000000"/>
                <w:bdr w:val="nil"/>
              </w:rPr>
            </w:rPrChange>
          </w:rPr>
          <w:t xml:space="preserve"> </w:t>
        </w:r>
        <w:proofErr w:type="spellStart"/>
        <w:r w:rsidRPr="00C8703E">
          <w:rPr>
            <w:rFonts w:eastAsia="Malgun Gothic"/>
            <w:bCs/>
            <w:u w:color="000000"/>
            <w:bdr w:val="nil"/>
            <w:rPrChange w:id="357" w:author="jyoti sengar" w:date="2023-07-05T13:02:00Z">
              <w:rPr>
                <w:u w:color="000000"/>
                <w:bdr w:val="nil"/>
              </w:rPr>
            </w:rPrChange>
          </w:rPr>
          <w:t>keys</w:t>
        </w:r>
        <w:proofErr w:type="spellEnd"/>
        <w:r w:rsidRPr="00C8703E">
          <w:rPr>
            <w:rFonts w:eastAsia="Malgun Gothic"/>
            <w:bCs/>
            <w:u w:color="000000"/>
            <w:bdr w:val="nil"/>
            <w:rPrChange w:id="358" w:author="jyoti sengar" w:date="2023-07-05T13:02:00Z">
              <w:rPr>
                <w:u w:color="000000"/>
                <w:bdr w:val="nil"/>
              </w:rPr>
            </w:rPrChange>
          </w:rPr>
          <w:t xml:space="preserve"> </w:t>
        </w:r>
        <w:proofErr w:type="spellStart"/>
        <w:r w:rsidRPr="00C8703E">
          <w:rPr>
            <w:rFonts w:eastAsia="Malgun Gothic"/>
            <w:bCs/>
            <w:u w:color="000000"/>
            <w:bdr w:val="nil"/>
            <w:rPrChange w:id="359" w:author="jyoti sengar" w:date="2023-07-05T13:02:00Z">
              <w:rPr>
                <w:u w:color="000000"/>
                <w:bdr w:val="nil"/>
              </w:rPr>
            </w:rPrChange>
          </w:rPr>
          <w:t>with</w:t>
        </w:r>
        <w:proofErr w:type="spellEnd"/>
        <w:r w:rsidRPr="00C8703E">
          <w:rPr>
            <w:rFonts w:eastAsia="Malgun Gothic"/>
            <w:bCs/>
            <w:u w:color="000000"/>
            <w:bdr w:val="nil"/>
            <w:rPrChange w:id="360" w:author="jyoti sengar" w:date="2023-07-05T13:02:00Z">
              <w:rPr>
                <w:u w:color="000000"/>
                <w:bdr w:val="nil"/>
              </w:rPr>
            </w:rPrChange>
          </w:rPr>
          <w:t xml:space="preserve"> </w:t>
        </w:r>
        <w:proofErr w:type="spellStart"/>
        <w:r w:rsidRPr="00C8703E">
          <w:rPr>
            <w:rFonts w:eastAsia="Malgun Gothic"/>
            <w:bCs/>
            <w:u w:color="000000"/>
            <w:bdr w:val="nil"/>
            <w:rPrChange w:id="361" w:author="jyoti sengar" w:date="2023-07-05T13:02:00Z">
              <w:rPr>
                <w:u w:color="000000"/>
                <w:bdr w:val="nil"/>
              </w:rPr>
            </w:rPrChange>
          </w:rPr>
          <w:t>sufficient</w:t>
        </w:r>
        <w:proofErr w:type="spellEnd"/>
        <w:r w:rsidRPr="00C8703E">
          <w:rPr>
            <w:rFonts w:eastAsia="Malgun Gothic"/>
            <w:bCs/>
            <w:u w:color="000000"/>
            <w:bdr w:val="nil"/>
            <w:rPrChange w:id="362" w:author="jyoti sengar" w:date="2023-07-05T13:02:00Z">
              <w:rPr>
                <w:u w:color="000000"/>
                <w:bdr w:val="nil"/>
              </w:rPr>
            </w:rPrChange>
          </w:rPr>
          <w:t xml:space="preserve"> </w:t>
        </w:r>
        <w:proofErr w:type="spellStart"/>
        <w:r w:rsidRPr="00C8703E">
          <w:rPr>
            <w:rFonts w:eastAsia="Malgun Gothic"/>
            <w:bCs/>
            <w:u w:color="000000"/>
            <w:bdr w:val="nil"/>
            <w:rPrChange w:id="363" w:author="jyoti sengar" w:date="2023-07-05T13:02:00Z">
              <w:rPr>
                <w:u w:color="000000"/>
                <w:bdr w:val="nil"/>
              </w:rPr>
            </w:rPrChange>
          </w:rPr>
          <w:t>entropy</w:t>
        </w:r>
        <w:proofErr w:type="spellEnd"/>
        <w:r w:rsidRPr="00C8703E">
          <w:rPr>
            <w:rFonts w:eastAsia="Malgun Gothic"/>
            <w:bCs/>
            <w:u w:color="000000"/>
            <w:bdr w:val="nil"/>
            <w:rPrChange w:id="364" w:author="jyoti sengar" w:date="2023-07-05T13:02:00Z">
              <w:rPr>
                <w:u w:color="000000"/>
                <w:bdr w:val="nil"/>
              </w:rPr>
            </w:rPrChange>
          </w:rPr>
          <w:t xml:space="preserve">. </w:t>
        </w:r>
        <w:proofErr w:type="spellStart"/>
        <w:r w:rsidRPr="00C8703E">
          <w:rPr>
            <w:rFonts w:eastAsia="Malgun Gothic"/>
            <w:bCs/>
            <w:u w:color="000000"/>
            <w:bdr w:val="nil"/>
            <w:rPrChange w:id="365" w:author="jyoti sengar" w:date="2023-07-05T13:02:00Z">
              <w:rPr>
                <w:u w:color="000000"/>
                <w:bdr w:val="nil"/>
              </w:rPr>
            </w:rPrChange>
          </w:rPr>
          <w:t>Implement</w:t>
        </w:r>
        <w:proofErr w:type="spellEnd"/>
        <w:r w:rsidRPr="00C8703E">
          <w:rPr>
            <w:rFonts w:eastAsia="Malgun Gothic"/>
            <w:bCs/>
            <w:u w:color="000000"/>
            <w:bdr w:val="nil"/>
            <w:rPrChange w:id="366" w:author="jyoti sengar" w:date="2023-07-05T13:02:00Z">
              <w:rPr>
                <w:u w:color="000000"/>
                <w:bdr w:val="nil"/>
              </w:rPr>
            </w:rPrChange>
          </w:rPr>
          <w:t xml:space="preserve"> </w:t>
        </w:r>
        <w:proofErr w:type="spellStart"/>
        <w:r w:rsidRPr="00C8703E">
          <w:rPr>
            <w:rFonts w:eastAsia="Malgun Gothic"/>
            <w:bCs/>
            <w:u w:color="000000"/>
            <w:bdr w:val="nil"/>
            <w:rPrChange w:id="367" w:author="jyoti sengar" w:date="2023-07-05T13:02:00Z">
              <w:rPr>
                <w:u w:color="000000"/>
                <w:bdr w:val="nil"/>
              </w:rPr>
            </w:rPrChange>
          </w:rPr>
          <w:t>established</w:t>
        </w:r>
        <w:proofErr w:type="spellEnd"/>
        <w:r w:rsidRPr="00C8703E">
          <w:rPr>
            <w:rFonts w:eastAsia="Malgun Gothic"/>
            <w:bCs/>
            <w:u w:color="000000"/>
            <w:bdr w:val="nil"/>
            <w:rPrChange w:id="368" w:author="jyoti sengar" w:date="2023-07-05T13:02:00Z">
              <w:rPr>
                <w:u w:color="000000"/>
                <w:bdr w:val="nil"/>
              </w:rPr>
            </w:rPrChange>
          </w:rPr>
          <w:t xml:space="preserve"> </w:t>
        </w:r>
        <w:proofErr w:type="spellStart"/>
        <w:r w:rsidRPr="00C8703E">
          <w:rPr>
            <w:rFonts w:eastAsia="Malgun Gothic"/>
            <w:bCs/>
            <w:u w:color="000000"/>
            <w:bdr w:val="nil"/>
            <w:rPrChange w:id="369" w:author="jyoti sengar" w:date="2023-07-05T13:02:00Z">
              <w:rPr>
                <w:u w:color="000000"/>
                <w:bdr w:val="nil"/>
              </w:rPr>
            </w:rPrChange>
          </w:rPr>
          <w:t>cryptographic</w:t>
        </w:r>
        <w:proofErr w:type="spellEnd"/>
        <w:r w:rsidRPr="00C8703E">
          <w:rPr>
            <w:rFonts w:eastAsia="Malgun Gothic"/>
            <w:bCs/>
            <w:u w:color="000000"/>
            <w:bdr w:val="nil"/>
            <w:rPrChange w:id="370" w:author="jyoti sengar" w:date="2023-07-05T13:02:00Z">
              <w:rPr>
                <w:u w:color="000000"/>
                <w:bdr w:val="nil"/>
              </w:rPr>
            </w:rPrChange>
          </w:rPr>
          <w:t xml:space="preserve"> </w:t>
        </w:r>
        <w:proofErr w:type="spellStart"/>
        <w:r w:rsidRPr="00C8703E">
          <w:rPr>
            <w:rFonts w:eastAsia="Malgun Gothic"/>
            <w:bCs/>
            <w:u w:color="000000"/>
            <w:bdr w:val="nil"/>
            <w:rPrChange w:id="371" w:author="jyoti sengar" w:date="2023-07-05T13:02:00Z">
              <w:rPr>
                <w:u w:color="000000"/>
                <w:bdr w:val="nil"/>
              </w:rPr>
            </w:rPrChange>
          </w:rPr>
          <w:t>algorithms</w:t>
        </w:r>
        <w:proofErr w:type="spellEnd"/>
        <w:r w:rsidRPr="00C8703E">
          <w:rPr>
            <w:rFonts w:eastAsia="Malgun Gothic"/>
            <w:bCs/>
            <w:u w:color="000000"/>
            <w:bdr w:val="nil"/>
            <w:rPrChange w:id="372" w:author="jyoti sengar" w:date="2023-07-05T13:02:00Z">
              <w:rPr>
                <w:u w:color="000000"/>
                <w:bdr w:val="nil"/>
              </w:rPr>
            </w:rPrChange>
          </w:rPr>
          <w:t xml:space="preserve"> and </w:t>
        </w:r>
        <w:proofErr w:type="spellStart"/>
        <w:r w:rsidRPr="00C8703E">
          <w:rPr>
            <w:rFonts w:eastAsia="Malgun Gothic"/>
            <w:bCs/>
            <w:u w:color="000000"/>
            <w:bdr w:val="nil"/>
            <w:rPrChange w:id="373" w:author="jyoti sengar" w:date="2023-07-05T13:02:00Z">
              <w:rPr>
                <w:u w:color="000000"/>
                <w:bdr w:val="nil"/>
              </w:rPr>
            </w:rPrChange>
          </w:rPr>
          <w:t>key</w:t>
        </w:r>
        <w:proofErr w:type="spellEnd"/>
        <w:r w:rsidRPr="00C8703E">
          <w:rPr>
            <w:rFonts w:eastAsia="Malgun Gothic"/>
            <w:bCs/>
            <w:u w:color="000000"/>
            <w:bdr w:val="nil"/>
            <w:rPrChange w:id="374" w:author="jyoti sengar" w:date="2023-07-05T13:02:00Z">
              <w:rPr>
                <w:u w:color="000000"/>
                <w:bdr w:val="nil"/>
              </w:rPr>
            </w:rPrChange>
          </w:rPr>
          <w:t xml:space="preserve"> </w:t>
        </w:r>
        <w:proofErr w:type="spellStart"/>
        <w:r w:rsidRPr="00C8703E">
          <w:rPr>
            <w:rFonts w:eastAsia="Malgun Gothic"/>
            <w:bCs/>
            <w:u w:color="000000"/>
            <w:bdr w:val="nil"/>
            <w:rPrChange w:id="375" w:author="jyoti sengar" w:date="2023-07-05T13:02:00Z">
              <w:rPr>
                <w:u w:color="000000"/>
                <w:bdr w:val="nil"/>
              </w:rPr>
            </w:rPrChange>
          </w:rPr>
          <w:t>lengths</w:t>
        </w:r>
        <w:proofErr w:type="spellEnd"/>
        <w:r w:rsidRPr="00C8703E">
          <w:rPr>
            <w:rFonts w:eastAsia="Malgun Gothic"/>
            <w:bCs/>
            <w:u w:color="000000"/>
            <w:bdr w:val="nil"/>
            <w:rPrChange w:id="376" w:author="jyoti sengar" w:date="2023-07-05T13:02:00Z">
              <w:rPr>
                <w:u w:color="000000"/>
                <w:bdr w:val="nil"/>
              </w:rPr>
            </w:rPrChange>
          </w:rPr>
          <w:t xml:space="preserve"> </w:t>
        </w:r>
        <w:proofErr w:type="spellStart"/>
        <w:r w:rsidRPr="00C8703E">
          <w:rPr>
            <w:rFonts w:eastAsia="Malgun Gothic"/>
            <w:bCs/>
            <w:u w:color="000000"/>
            <w:bdr w:val="nil"/>
            <w:rPrChange w:id="377" w:author="jyoti sengar" w:date="2023-07-05T13:02:00Z">
              <w:rPr>
                <w:u w:color="000000"/>
                <w:bdr w:val="nil"/>
              </w:rPr>
            </w:rPrChange>
          </w:rPr>
          <w:t>recommended</w:t>
        </w:r>
        <w:proofErr w:type="spellEnd"/>
        <w:r w:rsidRPr="00C8703E">
          <w:rPr>
            <w:rFonts w:eastAsia="Malgun Gothic"/>
            <w:bCs/>
            <w:u w:color="000000"/>
            <w:bdr w:val="nil"/>
            <w:rPrChange w:id="378" w:author="jyoti sengar" w:date="2023-07-05T13:02:00Z">
              <w:rPr>
                <w:u w:color="000000"/>
                <w:bdr w:val="nil"/>
              </w:rPr>
            </w:rPrChange>
          </w:rPr>
          <w:t xml:space="preserve"> by </w:t>
        </w:r>
        <w:proofErr w:type="spellStart"/>
        <w:r w:rsidRPr="00C8703E">
          <w:rPr>
            <w:rFonts w:eastAsia="Malgun Gothic"/>
            <w:bCs/>
            <w:u w:color="000000"/>
            <w:bdr w:val="nil"/>
            <w:rPrChange w:id="379" w:author="jyoti sengar" w:date="2023-07-05T13:02:00Z">
              <w:rPr>
                <w:u w:color="000000"/>
                <w:bdr w:val="nil"/>
              </w:rPr>
            </w:rPrChange>
          </w:rPr>
          <w:t>industry</w:t>
        </w:r>
        <w:proofErr w:type="spellEnd"/>
        <w:r w:rsidRPr="00C8703E">
          <w:rPr>
            <w:rFonts w:eastAsia="Malgun Gothic"/>
            <w:bCs/>
            <w:u w:color="000000"/>
            <w:bdr w:val="nil"/>
            <w:rPrChange w:id="380" w:author="jyoti sengar" w:date="2023-07-05T13:02:00Z">
              <w:rPr>
                <w:u w:color="000000"/>
                <w:bdr w:val="nil"/>
              </w:rPr>
            </w:rPrChange>
          </w:rPr>
          <w:t xml:space="preserve"> standards</w:t>
        </w:r>
      </w:ins>
      <w:ins w:id="381" w:author="jyoti sengar" w:date="2023-07-06T11:07:00Z">
        <w:r w:rsidR="001616F9">
          <w:rPr>
            <w:rFonts w:eastAsia="Malgun Gothic"/>
            <w:bCs/>
            <w:u w:color="000000"/>
            <w:bdr w:val="nil"/>
          </w:rPr>
          <w:t>.</w:t>
        </w:r>
      </w:ins>
    </w:p>
    <w:p w14:paraId="5B31C2A7" w14:textId="36BE4C3A" w:rsidR="00365316" w:rsidRPr="00C8703E" w:rsidRDefault="00365316">
      <w:pPr>
        <w:pStyle w:val="ListParagraph"/>
        <w:numPr>
          <w:ilvl w:val="0"/>
          <w:numId w:val="57"/>
        </w:numPr>
        <w:jc w:val="both"/>
        <w:rPr>
          <w:ins w:id="382" w:author="acer" w:date="2023-06-22T10:34:00Z"/>
          <w:rFonts w:eastAsia="Malgun Gothic"/>
          <w:bCs/>
          <w:u w:color="000000"/>
          <w:bdr w:val="nil"/>
          <w:rPrChange w:id="383" w:author="jyoti sengar" w:date="2023-07-05T13:02:00Z">
            <w:rPr>
              <w:ins w:id="384" w:author="acer" w:date="2023-06-22T10:34:00Z"/>
              <w:u w:color="000000"/>
              <w:bdr w:val="nil"/>
            </w:rPr>
          </w:rPrChange>
        </w:rPr>
        <w:pPrChange w:id="385" w:author="jyoti sengar" w:date="2023-07-05T13:02:00Z">
          <w:pPr>
            <w:ind w:firstLineChars="100" w:firstLine="240"/>
            <w:jc w:val="both"/>
          </w:pPr>
        </w:pPrChange>
      </w:pPr>
      <w:proofErr w:type="spellStart"/>
      <w:ins w:id="386" w:author="acer" w:date="2023-06-22T10:34:00Z">
        <w:r w:rsidRPr="00C8703E">
          <w:rPr>
            <w:rFonts w:eastAsia="Malgun Gothic"/>
            <w:bCs/>
            <w:u w:color="000000"/>
            <w:bdr w:val="nil"/>
            <w:rPrChange w:id="387" w:author="jyoti sengar" w:date="2023-07-05T13:02:00Z">
              <w:rPr>
                <w:u w:color="000000"/>
                <w:bdr w:val="nil"/>
              </w:rPr>
            </w:rPrChange>
          </w:rPr>
          <w:t>Safely</w:t>
        </w:r>
        <w:proofErr w:type="spellEnd"/>
        <w:r w:rsidRPr="00C8703E">
          <w:rPr>
            <w:rFonts w:eastAsia="Malgun Gothic"/>
            <w:bCs/>
            <w:u w:color="000000"/>
            <w:bdr w:val="nil"/>
            <w:rPrChange w:id="388" w:author="jyoti sengar" w:date="2023-07-05T13:02:00Z">
              <w:rPr>
                <w:u w:color="000000"/>
                <w:bdr w:val="nil"/>
              </w:rPr>
            </w:rPrChange>
          </w:rPr>
          <w:t xml:space="preserve"> store </w:t>
        </w:r>
        <w:proofErr w:type="spellStart"/>
        <w:r w:rsidRPr="00C8703E">
          <w:rPr>
            <w:rFonts w:eastAsia="Malgun Gothic"/>
            <w:bCs/>
            <w:u w:color="000000"/>
            <w:bdr w:val="nil"/>
            <w:rPrChange w:id="389" w:author="jyoti sengar" w:date="2023-07-05T13:02:00Z">
              <w:rPr>
                <w:u w:color="000000"/>
                <w:bdr w:val="nil"/>
              </w:rPr>
            </w:rPrChange>
          </w:rPr>
          <w:t>cryptographic</w:t>
        </w:r>
        <w:proofErr w:type="spellEnd"/>
        <w:r w:rsidRPr="00C8703E">
          <w:rPr>
            <w:rFonts w:eastAsia="Malgun Gothic"/>
            <w:bCs/>
            <w:u w:color="000000"/>
            <w:bdr w:val="nil"/>
            <w:rPrChange w:id="390" w:author="jyoti sengar" w:date="2023-07-05T13:02:00Z">
              <w:rPr>
                <w:u w:color="000000"/>
                <w:bdr w:val="nil"/>
              </w:rPr>
            </w:rPrChange>
          </w:rPr>
          <w:t xml:space="preserve"> </w:t>
        </w:r>
        <w:proofErr w:type="spellStart"/>
        <w:r w:rsidRPr="00C8703E">
          <w:rPr>
            <w:rFonts w:eastAsia="Malgun Gothic"/>
            <w:bCs/>
            <w:u w:color="000000"/>
            <w:bdr w:val="nil"/>
            <w:rPrChange w:id="391" w:author="jyoti sengar" w:date="2023-07-05T13:02:00Z">
              <w:rPr>
                <w:u w:color="000000"/>
                <w:bdr w:val="nil"/>
              </w:rPr>
            </w:rPrChange>
          </w:rPr>
          <w:t>keys</w:t>
        </w:r>
        <w:proofErr w:type="spellEnd"/>
        <w:r w:rsidRPr="00C8703E">
          <w:rPr>
            <w:rFonts w:eastAsia="Malgun Gothic"/>
            <w:bCs/>
            <w:u w:color="000000"/>
            <w:bdr w:val="nil"/>
            <w:rPrChange w:id="392" w:author="jyoti sengar" w:date="2023-07-05T13:02:00Z">
              <w:rPr>
                <w:u w:color="000000"/>
                <w:bdr w:val="nil"/>
              </w:rPr>
            </w:rPrChange>
          </w:rPr>
          <w:t xml:space="preserve"> </w:t>
        </w:r>
        <w:proofErr w:type="spellStart"/>
        <w:r w:rsidRPr="00C8703E">
          <w:rPr>
            <w:rFonts w:eastAsia="Malgun Gothic"/>
            <w:bCs/>
            <w:u w:color="000000"/>
            <w:bdr w:val="nil"/>
            <w:rPrChange w:id="393" w:author="jyoti sengar" w:date="2023-07-05T13:02:00Z">
              <w:rPr>
                <w:u w:color="000000"/>
                <w:bdr w:val="nil"/>
              </w:rPr>
            </w:rPrChange>
          </w:rPr>
          <w:t>using</w:t>
        </w:r>
        <w:proofErr w:type="spellEnd"/>
        <w:r w:rsidRPr="00C8703E">
          <w:rPr>
            <w:rFonts w:eastAsia="Malgun Gothic"/>
            <w:bCs/>
            <w:u w:color="000000"/>
            <w:bdr w:val="nil"/>
            <w:rPrChange w:id="394" w:author="jyoti sengar" w:date="2023-07-05T13:02:00Z">
              <w:rPr>
                <w:u w:color="000000"/>
                <w:bdr w:val="nil"/>
              </w:rPr>
            </w:rPrChange>
          </w:rPr>
          <w:t xml:space="preserve"> </w:t>
        </w:r>
        <w:proofErr w:type="spellStart"/>
        <w:r w:rsidRPr="00C8703E">
          <w:rPr>
            <w:rFonts w:eastAsia="Malgun Gothic"/>
            <w:bCs/>
            <w:u w:color="000000"/>
            <w:bdr w:val="nil"/>
            <w:rPrChange w:id="395" w:author="jyoti sengar" w:date="2023-07-05T13:02:00Z">
              <w:rPr>
                <w:u w:color="000000"/>
                <w:bdr w:val="nil"/>
              </w:rPr>
            </w:rPrChange>
          </w:rPr>
          <w:t>secure</w:t>
        </w:r>
        <w:proofErr w:type="spellEnd"/>
        <w:r w:rsidRPr="00C8703E">
          <w:rPr>
            <w:rFonts w:eastAsia="Malgun Gothic"/>
            <w:bCs/>
            <w:u w:color="000000"/>
            <w:bdr w:val="nil"/>
            <w:rPrChange w:id="396" w:author="jyoti sengar" w:date="2023-07-05T13:02:00Z">
              <w:rPr>
                <w:u w:color="000000"/>
                <w:bdr w:val="nil"/>
              </w:rPr>
            </w:rPrChange>
          </w:rPr>
          <w:t xml:space="preserve"> </w:t>
        </w:r>
        <w:proofErr w:type="spellStart"/>
        <w:r w:rsidRPr="00C8703E">
          <w:rPr>
            <w:rFonts w:eastAsia="Malgun Gothic"/>
            <w:bCs/>
            <w:u w:color="000000"/>
            <w:bdr w:val="nil"/>
            <w:rPrChange w:id="397" w:author="jyoti sengar" w:date="2023-07-05T13:02:00Z">
              <w:rPr>
                <w:u w:color="000000"/>
                <w:bdr w:val="nil"/>
              </w:rPr>
            </w:rPrChange>
          </w:rPr>
          <w:t>storage</w:t>
        </w:r>
        <w:proofErr w:type="spellEnd"/>
        <w:r w:rsidRPr="00C8703E">
          <w:rPr>
            <w:rFonts w:eastAsia="Malgun Gothic"/>
            <w:bCs/>
            <w:u w:color="000000"/>
            <w:bdr w:val="nil"/>
            <w:rPrChange w:id="398" w:author="jyoti sengar" w:date="2023-07-05T13:02:00Z">
              <w:rPr>
                <w:u w:color="000000"/>
                <w:bdr w:val="nil"/>
              </w:rPr>
            </w:rPrChange>
          </w:rPr>
          <w:t xml:space="preserve"> </w:t>
        </w:r>
        <w:proofErr w:type="spellStart"/>
        <w:r w:rsidRPr="00C8703E">
          <w:rPr>
            <w:rFonts w:eastAsia="Malgun Gothic"/>
            <w:bCs/>
            <w:u w:color="000000"/>
            <w:bdr w:val="nil"/>
            <w:rPrChange w:id="399" w:author="jyoti sengar" w:date="2023-07-05T13:02:00Z">
              <w:rPr>
                <w:u w:color="000000"/>
                <w:bdr w:val="nil"/>
              </w:rPr>
            </w:rPrChange>
          </w:rPr>
          <w:t>mechanisms</w:t>
        </w:r>
        <w:proofErr w:type="spellEnd"/>
        <w:r w:rsidRPr="00C8703E">
          <w:rPr>
            <w:rFonts w:eastAsia="Malgun Gothic"/>
            <w:bCs/>
            <w:u w:color="000000"/>
            <w:bdr w:val="nil"/>
            <w:rPrChange w:id="400" w:author="jyoti sengar" w:date="2023-07-05T13:02:00Z">
              <w:rPr>
                <w:u w:color="000000"/>
                <w:bdr w:val="nil"/>
              </w:rPr>
            </w:rPrChange>
          </w:rPr>
          <w:t xml:space="preserve"> </w:t>
        </w:r>
        <w:proofErr w:type="spellStart"/>
        <w:r w:rsidRPr="00C8703E">
          <w:rPr>
            <w:rFonts w:eastAsia="Malgun Gothic"/>
            <w:bCs/>
            <w:u w:color="000000"/>
            <w:bdr w:val="nil"/>
            <w:rPrChange w:id="401" w:author="jyoti sengar" w:date="2023-07-05T13:02:00Z">
              <w:rPr>
                <w:u w:color="000000"/>
                <w:bdr w:val="nil"/>
              </w:rPr>
            </w:rPrChange>
          </w:rPr>
          <w:t>such</w:t>
        </w:r>
        <w:proofErr w:type="spellEnd"/>
        <w:r w:rsidRPr="00C8703E">
          <w:rPr>
            <w:rFonts w:eastAsia="Malgun Gothic"/>
            <w:bCs/>
            <w:u w:color="000000"/>
            <w:bdr w:val="nil"/>
            <w:rPrChange w:id="402" w:author="jyoti sengar" w:date="2023-07-05T13:02:00Z">
              <w:rPr>
                <w:u w:color="000000"/>
                <w:bdr w:val="nil"/>
              </w:rPr>
            </w:rPrChange>
          </w:rPr>
          <w:t xml:space="preserve"> as hardware </w:t>
        </w:r>
        <w:proofErr w:type="spellStart"/>
        <w:r w:rsidRPr="00C8703E">
          <w:rPr>
            <w:rFonts w:eastAsia="Malgun Gothic"/>
            <w:bCs/>
            <w:u w:color="000000"/>
            <w:bdr w:val="nil"/>
            <w:rPrChange w:id="403" w:author="jyoti sengar" w:date="2023-07-05T13:02:00Z">
              <w:rPr>
                <w:u w:color="000000"/>
                <w:bdr w:val="nil"/>
              </w:rPr>
            </w:rPrChange>
          </w:rPr>
          <w:t>security</w:t>
        </w:r>
        <w:proofErr w:type="spellEnd"/>
        <w:r w:rsidRPr="00C8703E">
          <w:rPr>
            <w:rFonts w:eastAsia="Malgun Gothic"/>
            <w:bCs/>
            <w:u w:color="000000"/>
            <w:bdr w:val="nil"/>
            <w:rPrChange w:id="404" w:author="jyoti sengar" w:date="2023-07-05T13:02:00Z">
              <w:rPr>
                <w:u w:color="000000"/>
                <w:bdr w:val="nil"/>
              </w:rPr>
            </w:rPrChange>
          </w:rPr>
          <w:t xml:space="preserve"> modules (</w:t>
        </w:r>
        <w:proofErr w:type="spellStart"/>
        <w:r w:rsidRPr="00C8703E">
          <w:rPr>
            <w:rFonts w:eastAsia="Malgun Gothic"/>
            <w:bCs/>
            <w:u w:color="000000"/>
            <w:bdr w:val="nil"/>
            <w:rPrChange w:id="405" w:author="jyoti sengar" w:date="2023-07-05T13:02:00Z">
              <w:rPr>
                <w:u w:color="000000"/>
                <w:bdr w:val="nil"/>
              </w:rPr>
            </w:rPrChange>
          </w:rPr>
          <w:t>HSMs</w:t>
        </w:r>
        <w:proofErr w:type="spellEnd"/>
        <w:r w:rsidRPr="00C8703E">
          <w:rPr>
            <w:rFonts w:eastAsia="Malgun Gothic"/>
            <w:bCs/>
            <w:u w:color="000000"/>
            <w:bdr w:val="nil"/>
            <w:rPrChange w:id="406" w:author="jyoti sengar" w:date="2023-07-05T13:02:00Z">
              <w:rPr>
                <w:u w:color="000000"/>
                <w:bdr w:val="nil"/>
              </w:rPr>
            </w:rPrChange>
          </w:rPr>
          <w:t xml:space="preserve">), </w:t>
        </w:r>
        <w:proofErr w:type="spellStart"/>
        <w:r w:rsidRPr="00C8703E">
          <w:rPr>
            <w:rFonts w:eastAsia="Malgun Gothic"/>
            <w:bCs/>
            <w:u w:color="000000"/>
            <w:bdr w:val="nil"/>
            <w:rPrChange w:id="407" w:author="jyoti sengar" w:date="2023-07-05T13:02:00Z">
              <w:rPr>
                <w:u w:color="000000"/>
                <w:bdr w:val="nil"/>
              </w:rPr>
            </w:rPrChange>
          </w:rPr>
          <w:t>secure</w:t>
        </w:r>
        <w:proofErr w:type="spellEnd"/>
        <w:r w:rsidRPr="00C8703E">
          <w:rPr>
            <w:rFonts w:eastAsia="Malgun Gothic"/>
            <w:bCs/>
            <w:u w:color="000000"/>
            <w:bdr w:val="nil"/>
            <w:rPrChange w:id="408" w:author="jyoti sengar" w:date="2023-07-05T13:02:00Z">
              <w:rPr>
                <w:u w:color="000000"/>
                <w:bdr w:val="nil"/>
              </w:rPr>
            </w:rPrChange>
          </w:rPr>
          <w:t xml:space="preserve"> </w:t>
        </w:r>
        <w:proofErr w:type="spellStart"/>
        <w:r w:rsidRPr="00C8703E">
          <w:rPr>
            <w:rFonts w:eastAsia="Malgun Gothic"/>
            <w:bCs/>
            <w:u w:color="000000"/>
            <w:bdr w:val="nil"/>
            <w:rPrChange w:id="409" w:author="jyoti sengar" w:date="2023-07-05T13:02:00Z">
              <w:rPr>
                <w:u w:color="000000"/>
                <w:bdr w:val="nil"/>
              </w:rPr>
            </w:rPrChange>
          </w:rPr>
          <w:t>elements</w:t>
        </w:r>
        <w:proofErr w:type="spellEnd"/>
        <w:r w:rsidRPr="00C8703E">
          <w:rPr>
            <w:rFonts w:eastAsia="Malgun Gothic"/>
            <w:bCs/>
            <w:u w:color="000000"/>
            <w:bdr w:val="nil"/>
            <w:rPrChange w:id="410" w:author="jyoti sengar" w:date="2023-07-05T13:02:00Z">
              <w:rPr>
                <w:u w:color="000000"/>
                <w:bdr w:val="nil"/>
              </w:rPr>
            </w:rPrChange>
          </w:rPr>
          <w:t xml:space="preserve">, or </w:t>
        </w:r>
        <w:proofErr w:type="spellStart"/>
        <w:r w:rsidRPr="00C8703E">
          <w:rPr>
            <w:rFonts w:eastAsia="Malgun Gothic"/>
            <w:bCs/>
            <w:u w:color="000000"/>
            <w:bdr w:val="nil"/>
            <w:rPrChange w:id="411" w:author="jyoti sengar" w:date="2023-07-05T13:02:00Z">
              <w:rPr>
                <w:u w:color="000000"/>
                <w:bdr w:val="nil"/>
              </w:rPr>
            </w:rPrChange>
          </w:rPr>
          <w:t>encrypted</w:t>
        </w:r>
        <w:proofErr w:type="spellEnd"/>
        <w:r w:rsidRPr="00C8703E">
          <w:rPr>
            <w:rFonts w:eastAsia="Malgun Gothic"/>
            <w:bCs/>
            <w:u w:color="000000"/>
            <w:bdr w:val="nil"/>
            <w:rPrChange w:id="412" w:author="jyoti sengar" w:date="2023-07-05T13:02:00Z">
              <w:rPr>
                <w:u w:color="000000"/>
                <w:bdr w:val="nil"/>
              </w:rPr>
            </w:rPrChange>
          </w:rPr>
          <w:t xml:space="preserve"> </w:t>
        </w:r>
        <w:proofErr w:type="spellStart"/>
        <w:r w:rsidRPr="00C8703E">
          <w:rPr>
            <w:rFonts w:eastAsia="Malgun Gothic"/>
            <w:bCs/>
            <w:u w:color="000000"/>
            <w:bdr w:val="nil"/>
            <w:rPrChange w:id="413" w:author="jyoti sengar" w:date="2023-07-05T13:02:00Z">
              <w:rPr>
                <w:u w:color="000000"/>
                <w:bdr w:val="nil"/>
              </w:rPr>
            </w:rPrChange>
          </w:rPr>
          <w:t>storage</w:t>
        </w:r>
        <w:proofErr w:type="spellEnd"/>
        <w:r w:rsidRPr="00C8703E">
          <w:rPr>
            <w:rFonts w:eastAsia="Malgun Gothic"/>
            <w:bCs/>
            <w:u w:color="000000"/>
            <w:bdr w:val="nil"/>
            <w:rPrChange w:id="414" w:author="jyoti sengar" w:date="2023-07-05T13:02:00Z">
              <w:rPr>
                <w:u w:color="000000"/>
                <w:bdr w:val="nil"/>
              </w:rPr>
            </w:rPrChange>
          </w:rPr>
          <w:t xml:space="preserve">. </w:t>
        </w:r>
        <w:proofErr w:type="spellStart"/>
        <w:r w:rsidRPr="00C8703E">
          <w:rPr>
            <w:rFonts w:eastAsia="Malgun Gothic"/>
            <w:bCs/>
            <w:u w:color="000000"/>
            <w:bdr w:val="nil"/>
            <w:rPrChange w:id="415" w:author="jyoti sengar" w:date="2023-07-05T13:02:00Z">
              <w:rPr>
                <w:u w:color="000000"/>
                <w:bdr w:val="nil"/>
              </w:rPr>
            </w:rPrChange>
          </w:rPr>
          <w:t>Protect</w:t>
        </w:r>
        <w:proofErr w:type="spellEnd"/>
        <w:r w:rsidRPr="00C8703E">
          <w:rPr>
            <w:rFonts w:eastAsia="Malgun Gothic"/>
            <w:bCs/>
            <w:u w:color="000000"/>
            <w:bdr w:val="nil"/>
            <w:rPrChange w:id="416" w:author="jyoti sengar" w:date="2023-07-05T13:02:00Z">
              <w:rPr>
                <w:u w:color="000000"/>
                <w:bdr w:val="nil"/>
              </w:rPr>
            </w:rPrChange>
          </w:rPr>
          <w:t xml:space="preserve"> the </w:t>
        </w:r>
        <w:proofErr w:type="spellStart"/>
        <w:r w:rsidRPr="00C8703E">
          <w:rPr>
            <w:rFonts w:eastAsia="Malgun Gothic"/>
            <w:bCs/>
            <w:u w:color="000000"/>
            <w:bdr w:val="nil"/>
            <w:rPrChange w:id="417" w:author="jyoti sengar" w:date="2023-07-05T13:02:00Z">
              <w:rPr>
                <w:u w:color="000000"/>
                <w:bdr w:val="nil"/>
              </w:rPr>
            </w:rPrChange>
          </w:rPr>
          <w:t>keys</w:t>
        </w:r>
        <w:proofErr w:type="spellEnd"/>
        <w:r w:rsidRPr="00C8703E">
          <w:rPr>
            <w:rFonts w:eastAsia="Malgun Gothic"/>
            <w:bCs/>
            <w:u w:color="000000"/>
            <w:bdr w:val="nil"/>
            <w:rPrChange w:id="418" w:author="jyoti sengar" w:date="2023-07-05T13:02:00Z">
              <w:rPr>
                <w:u w:color="000000"/>
                <w:bdr w:val="nil"/>
              </w:rPr>
            </w:rPrChange>
          </w:rPr>
          <w:t xml:space="preserve"> </w:t>
        </w:r>
        <w:proofErr w:type="spellStart"/>
        <w:r w:rsidRPr="00C8703E">
          <w:rPr>
            <w:rFonts w:eastAsia="Malgun Gothic"/>
            <w:bCs/>
            <w:u w:color="000000"/>
            <w:bdr w:val="nil"/>
            <w:rPrChange w:id="419" w:author="jyoti sengar" w:date="2023-07-05T13:02:00Z">
              <w:rPr>
                <w:u w:color="000000"/>
                <w:bdr w:val="nil"/>
              </w:rPr>
            </w:rPrChange>
          </w:rPr>
          <w:t>from</w:t>
        </w:r>
        <w:proofErr w:type="spellEnd"/>
        <w:r w:rsidRPr="00C8703E">
          <w:rPr>
            <w:rFonts w:eastAsia="Malgun Gothic"/>
            <w:bCs/>
            <w:u w:color="000000"/>
            <w:bdr w:val="nil"/>
            <w:rPrChange w:id="420" w:author="jyoti sengar" w:date="2023-07-05T13:02:00Z">
              <w:rPr>
                <w:u w:color="000000"/>
                <w:bdr w:val="nil"/>
              </w:rPr>
            </w:rPrChange>
          </w:rPr>
          <w:t xml:space="preserve"> </w:t>
        </w:r>
        <w:proofErr w:type="spellStart"/>
        <w:r w:rsidRPr="00C8703E">
          <w:rPr>
            <w:rFonts w:eastAsia="Malgun Gothic"/>
            <w:bCs/>
            <w:u w:color="000000"/>
            <w:bdr w:val="nil"/>
            <w:rPrChange w:id="421" w:author="jyoti sengar" w:date="2023-07-05T13:02:00Z">
              <w:rPr>
                <w:u w:color="000000"/>
                <w:bdr w:val="nil"/>
              </w:rPr>
            </w:rPrChange>
          </w:rPr>
          <w:t>unauthorized</w:t>
        </w:r>
        <w:proofErr w:type="spellEnd"/>
        <w:r w:rsidRPr="00C8703E">
          <w:rPr>
            <w:rFonts w:eastAsia="Malgun Gothic"/>
            <w:bCs/>
            <w:u w:color="000000"/>
            <w:bdr w:val="nil"/>
            <w:rPrChange w:id="422" w:author="jyoti sengar" w:date="2023-07-05T13:02:00Z">
              <w:rPr>
                <w:u w:color="000000"/>
                <w:bdr w:val="nil"/>
              </w:rPr>
            </w:rPrChange>
          </w:rPr>
          <w:t xml:space="preserve"> </w:t>
        </w:r>
        <w:proofErr w:type="spellStart"/>
        <w:r w:rsidRPr="00C8703E">
          <w:rPr>
            <w:rFonts w:eastAsia="Malgun Gothic"/>
            <w:bCs/>
            <w:u w:color="000000"/>
            <w:bdr w:val="nil"/>
            <w:rPrChange w:id="423" w:author="jyoti sengar" w:date="2023-07-05T13:02:00Z">
              <w:rPr>
                <w:u w:color="000000"/>
                <w:bdr w:val="nil"/>
              </w:rPr>
            </w:rPrChange>
          </w:rPr>
          <w:t>access</w:t>
        </w:r>
        <w:proofErr w:type="spellEnd"/>
        <w:r w:rsidRPr="00C8703E">
          <w:rPr>
            <w:rFonts w:eastAsia="Malgun Gothic"/>
            <w:bCs/>
            <w:u w:color="000000"/>
            <w:bdr w:val="nil"/>
            <w:rPrChange w:id="424" w:author="jyoti sengar" w:date="2023-07-05T13:02:00Z">
              <w:rPr>
                <w:u w:color="000000"/>
                <w:bdr w:val="nil"/>
              </w:rPr>
            </w:rPrChange>
          </w:rPr>
          <w:t xml:space="preserve">, </w:t>
        </w:r>
        <w:proofErr w:type="spellStart"/>
        <w:r w:rsidRPr="00C8703E">
          <w:rPr>
            <w:rFonts w:eastAsia="Malgun Gothic"/>
            <w:bCs/>
            <w:u w:color="000000"/>
            <w:bdr w:val="nil"/>
            <w:rPrChange w:id="425" w:author="jyoti sengar" w:date="2023-07-05T13:02:00Z">
              <w:rPr>
                <w:u w:color="000000"/>
                <w:bdr w:val="nil"/>
              </w:rPr>
            </w:rPrChange>
          </w:rPr>
          <w:t>tampering</w:t>
        </w:r>
        <w:proofErr w:type="spellEnd"/>
        <w:r w:rsidRPr="00C8703E">
          <w:rPr>
            <w:rFonts w:eastAsia="Malgun Gothic"/>
            <w:bCs/>
            <w:u w:color="000000"/>
            <w:bdr w:val="nil"/>
            <w:rPrChange w:id="426" w:author="jyoti sengar" w:date="2023-07-05T13:02:00Z">
              <w:rPr>
                <w:u w:color="000000"/>
                <w:bdr w:val="nil"/>
              </w:rPr>
            </w:rPrChange>
          </w:rPr>
          <w:t>, or extraction.</w:t>
        </w:r>
      </w:ins>
    </w:p>
    <w:p w14:paraId="3D7F14DA" w14:textId="77777777" w:rsidR="001616F9" w:rsidRDefault="00365316">
      <w:pPr>
        <w:pStyle w:val="ListParagraph"/>
        <w:numPr>
          <w:ilvl w:val="0"/>
          <w:numId w:val="57"/>
        </w:numPr>
        <w:jc w:val="both"/>
        <w:rPr>
          <w:ins w:id="427" w:author="jyoti sengar" w:date="2023-07-06T11:08:00Z"/>
          <w:rFonts w:eastAsia="Malgun Gothic"/>
          <w:bCs/>
          <w:u w:color="000000"/>
          <w:bdr w:val="nil"/>
        </w:rPr>
        <w:pPrChange w:id="428" w:author="jyoti sengar" w:date="2023-07-05T13:02:00Z">
          <w:pPr>
            <w:ind w:firstLineChars="100" w:firstLine="240"/>
            <w:jc w:val="both"/>
          </w:pPr>
        </w:pPrChange>
      </w:pPr>
      <w:proofErr w:type="spellStart"/>
      <w:ins w:id="429" w:author="acer" w:date="2023-06-22T10:34:00Z">
        <w:r w:rsidRPr="00C8703E">
          <w:rPr>
            <w:rFonts w:eastAsia="Malgun Gothic"/>
            <w:bCs/>
            <w:u w:color="000000"/>
            <w:bdr w:val="nil"/>
            <w:rPrChange w:id="430" w:author="jyoti sengar" w:date="2023-07-05T13:02:00Z">
              <w:rPr>
                <w:u w:color="000000"/>
                <w:bdr w:val="nil"/>
              </w:rPr>
            </w:rPrChange>
          </w:rPr>
          <w:t>Establish</w:t>
        </w:r>
        <w:proofErr w:type="spellEnd"/>
        <w:r w:rsidRPr="00C8703E">
          <w:rPr>
            <w:rFonts w:eastAsia="Malgun Gothic"/>
            <w:bCs/>
            <w:u w:color="000000"/>
            <w:bdr w:val="nil"/>
            <w:rPrChange w:id="431" w:author="jyoti sengar" w:date="2023-07-05T13:02:00Z">
              <w:rPr>
                <w:u w:color="000000"/>
                <w:bdr w:val="nil"/>
              </w:rPr>
            </w:rPrChange>
          </w:rPr>
          <w:t xml:space="preserve"> </w:t>
        </w:r>
        <w:proofErr w:type="spellStart"/>
        <w:r w:rsidRPr="00C8703E">
          <w:rPr>
            <w:rFonts w:eastAsia="Malgun Gothic"/>
            <w:bCs/>
            <w:u w:color="000000"/>
            <w:bdr w:val="nil"/>
            <w:rPrChange w:id="432" w:author="jyoti sengar" w:date="2023-07-05T13:02:00Z">
              <w:rPr>
                <w:u w:color="000000"/>
                <w:bdr w:val="nil"/>
              </w:rPr>
            </w:rPrChange>
          </w:rPr>
          <w:t>secure</w:t>
        </w:r>
        <w:proofErr w:type="spellEnd"/>
        <w:r w:rsidRPr="00C8703E">
          <w:rPr>
            <w:rFonts w:eastAsia="Malgun Gothic"/>
            <w:bCs/>
            <w:u w:color="000000"/>
            <w:bdr w:val="nil"/>
            <w:rPrChange w:id="433" w:author="jyoti sengar" w:date="2023-07-05T13:02:00Z">
              <w:rPr>
                <w:u w:color="000000"/>
                <w:bdr w:val="nil"/>
              </w:rPr>
            </w:rPrChange>
          </w:rPr>
          <w:t xml:space="preserve"> </w:t>
        </w:r>
        <w:proofErr w:type="spellStart"/>
        <w:r w:rsidRPr="00C8703E">
          <w:rPr>
            <w:rFonts w:eastAsia="Malgun Gothic"/>
            <w:bCs/>
            <w:u w:color="000000"/>
            <w:bdr w:val="nil"/>
            <w:rPrChange w:id="434" w:author="jyoti sengar" w:date="2023-07-05T13:02:00Z">
              <w:rPr>
                <w:u w:color="000000"/>
                <w:bdr w:val="nil"/>
              </w:rPr>
            </w:rPrChange>
          </w:rPr>
          <w:t>protocols</w:t>
        </w:r>
        <w:proofErr w:type="spellEnd"/>
        <w:r w:rsidRPr="00C8703E">
          <w:rPr>
            <w:rFonts w:eastAsia="Malgun Gothic"/>
            <w:bCs/>
            <w:u w:color="000000"/>
            <w:bdr w:val="nil"/>
            <w:rPrChange w:id="435" w:author="jyoti sengar" w:date="2023-07-05T13:02:00Z">
              <w:rPr>
                <w:u w:color="000000"/>
                <w:bdr w:val="nil"/>
              </w:rPr>
            </w:rPrChange>
          </w:rPr>
          <w:t xml:space="preserve"> and </w:t>
        </w:r>
        <w:proofErr w:type="spellStart"/>
        <w:r w:rsidRPr="00C8703E">
          <w:rPr>
            <w:rFonts w:eastAsia="Malgun Gothic"/>
            <w:bCs/>
            <w:u w:color="000000"/>
            <w:bdr w:val="nil"/>
            <w:rPrChange w:id="436" w:author="jyoti sengar" w:date="2023-07-05T13:02:00Z">
              <w:rPr>
                <w:u w:color="000000"/>
                <w:bdr w:val="nil"/>
              </w:rPr>
            </w:rPrChange>
          </w:rPr>
          <w:t>mechanisms</w:t>
        </w:r>
        <w:proofErr w:type="spellEnd"/>
        <w:r w:rsidRPr="00C8703E">
          <w:rPr>
            <w:rFonts w:eastAsia="Malgun Gothic"/>
            <w:bCs/>
            <w:u w:color="000000"/>
            <w:bdr w:val="nil"/>
            <w:rPrChange w:id="437" w:author="jyoti sengar" w:date="2023-07-05T13:02:00Z">
              <w:rPr>
                <w:u w:color="000000"/>
                <w:bdr w:val="nil"/>
              </w:rPr>
            </w:rPrChange>
          </w:rPr>
          <w:t xml:space="preserve"> to </w:t>
        </w:r>
        <w:proofErr w:type="spellStart"/>
        <w:r w:rsidRPr="00C8703E">
          <w:rPr>
            <w:rFonts w:eastAsia="Malgun Gothic"/>
            <w:bCs/>
            <w:u w:color="000000"/>
            <w:bdr w:val="nil"/>
            <w:rPrChange w:id="438" w:author="jyoti sengar" w:date="2023-07-05T13:02:00Z">
              <w:rPr>
                <w:u w:color="000000"/>
                <w:bdr w:val="nil"/>
              </w:rPr>
            </w:rPrChange>
          </w:rPr>
          <w:t>securely</w:t>
        </w:r>
        <w:proofErr w:type="spellEnd"/>
        <w:r w:rsidRPr="00C8703E">
          <w:rPr>
            <w:rFonts w:eastAsia="Malgun Gothic"/>
            <w:bCs/>
            <w:u w:color="000000"/>
            <w:bdr w:val="nil"/>
            <w:rPrChange w:id="439" w:author="jyoti sengar" w:date="2023-07-05T13:02:00Z">
              <w:rPr>
                <w:u w:color="000000"/>
                <w:bdr w:val="nil"/>
              </w:rPr>
            </w:rPrChange>
          </w:rPr>
          <w:t xml:space="preserve"> </w:t>
        </w:r>
        <w:proofErr w:type="spellStart"/>
        <w:r w:rsidRPr="00C8703E">
          <w:rPr>
            <w:rFonts w:eastAsia="Malgun Gothic"/>
            <w:bCs/>
            <w:u w:color="000000"/>
            <w:bdr w:val="nil"/>
            <w:rPrChange w:id="440" w:author="jyoti sengar" w:date="2023-07-05T13:02:00Z">
              <w:rPr>
                <w:u w:color="000000"/>
                <w:bdr w:val="nil"/>
              </w:rPr>
            </w:rPrChange>
          </w:rPr>
          <w:t>distribute</w:t>
        </w:r>
        <w:proofErr w:type="spellEnd"/>
        <w:r w:rsidRPr="00C8703E">
          <w:rPr>
            <w:rFonts w:eastAsia="Malgun Gothic"/>
            <w:bCs/>
            <w:u w:color="000000"/>
            <w:bdr w:val="nil"/>
            <w:rPrChange w:id="441" w:author="jyoti sengar" w:date="2023-07-05T13:02:00Z">
              <w:rPr>
                <w:u w:color="000000"/>
                <w:bdr w:val="nil"/>
              </w:rPr>
            </w:rPrChange>
          </w:rPr>
          <w:t xml:space="preserve"> </w:t>
        </w:r>
        <w:proofErr w:type="spellStart"/>
        <w:r w:rsidRPr="00C8703E">
          <w:rPr>
            <w:rFonts w:eastAsia="Malgun Gothic"/>
            <w:bCs/>
            <w:u w:color="000000"/>
            <w:bdr w:val="nil"/>
            <w:rPrChange w:id="442" w:author="jyoti sengar" w:date="2023-07-05T13:02:00Z">
              <w:rPr>
                <w:u w:color="000000"/>
                <w:bdr w:val="nil"/>
              </w:rPr>
            </w:rPrChange>
          </w:rPr>
          <w:t>cryptographic</w:t>
        </w:r>
        <w:proofErr w:type="spellEnd"/>
        <w:r w:rsidRPr="00C8703E">
          <w:rPr>
            <w:rFonts w:eastAsia="Malgun Gothic"/>
            <w:bCs/>
            <w:u w:color="000000"/>
            <w:bdr w:val="nil"/>
            <w:rPrChange w:id="443" w:author="jyoti sengar" w:date="2023-07-05T13:02:00Z">
              <w:rPr>
                <w:u w:color="000000"/>
                <w:bdr w:val="nil"/>
              </w:rPr>
            </w:rPrChange>
          </w:rPr>
          <w:t xml:space="preserve"> </w:t>
        </w:r>
        <w:proofErr w:type="spellStart"/>
        <w:r w:rsidRPr="00C8703E">
          <w:rPr>
            <w:rFonts w:eastAsia="Malgun Gothic"/>
            <w:bCs/>
            <w:u w:color="000000"/>
            <w:bdr w:val="nil"/>
            <w:rPrChange w:id="444" w:author="jyoti sengar" w:date="2023-07-05T13:02:00Z">
              <w:rPr>
                <w:u w:color="000000"/>
                <w:bdr w:val="nil"/>
              </w:rPr>
            </w:rPrChange>
          </w:rPr>
          <w:t>keys</w:t>
        </w:r>
        <w:proofErr w:type="spellEnd"/>
        <w:r w:rsidRPr="00C8703E">
          <w:rPr>
            <w:rFonts w:eastAsia="Malgun Gothic"/>
            <w:bCs/>
            <w:u w:color="000000"/>
            <w:bdr w:val="nil"/>
            <w:rPrChange w:id="445" w:author="jyoti sengar" w:date="2023-07-05T13:02:00Z">
              <w:rPr>
                <w:u w:color="000000"/>
                <w:bdr w:val="nil"/>
              </w:rPr>
            </w:rPrChange>
          </w:rPr>
          <w:t xml:space="preserve"> to IoT </w:t>
        </w:r>
        <w:proofErr w:type="spellStart"/>
        <w:r w:rsidRPr="00C8703E">
          <w:rPr>
            <w:rFonts w:eastAsia="Malgun Gothic"/>
            <w:bCs/>
            <w:u w:color="000000"/>
            <w:bdr w:val="nil"/>
            <w:rPrChange w:id="446" w:author="jyoti sengar" w:date="2023-07-05T13:02:00Z">
              <w:rPr>
                <w:u w:color="000000"/>
                <w:bdr w:val="nil"/>
              </w:rPr>
            </w:rPrChange>
          </w:rPr>
          <w:t>devices</w:t>
        </w:r>
        <w:proofErr w:type="spellEnd"/>
        <w:r w:rsidRPr="00C8703E">
          <w:rPr>
            <w:rFonts w:eastAsia="Malgun Gothic"/>
            <w:bCs/>
            <w:u w:color="000000"/>
            <w:bdr w:val="nil"/>
            <w:rPrChange w:id="447" w:author="jyoti sengar" w:date="2023-07-05T13:02:00Z">
              <w:rPr>
                <w:u w:color="000000"/>
                <w:bdr w:val="nil"/>
              </w:rPr>
            </w:rPrChange>
          </w:rPr>
          <w:t xml:space="preserve"> </w:t>
        </w:r>
        <w:proofErr w:type="spellStart"/>
        <w:r w:rsidRPr="00C8703E">
          <w:rPr>
            <w:rFonts w:eastAsia="Malgun Gothic"/>
            <w:bCs/>
            <w:u w:color="000000"/>
            <w:bdr w:val="nil"/>
            <w:rPrChange w:id="448" w:author="jyoti sengar" w:date="2023-07-05T13:02:00Z">
              <w:rPr>
                <w:u w:color="000000"/>
                <w:bdr w:val="nil"/>
              </w:rPr>
            </w:rPrChange>
          </w:rPr>
          <w:t>during</w:t>
        </w:r>
        <w:proofErr w:type="spellEnd"/>
        <w:r w:rsidRPr="00C8703E">
          <w:rPr>
            <w:rFonts w:eastAsia="Malgun Gothic"/>
            <w:bCs/>
            <w:u w:color="000000"/>
            <w:bdr w:val="nil"/>
            <w:rPrChange w:id="449" w:author="jyoti sengar" w:date="2023-07-05T13:02:00Z">
              <w:rPr>
                <w:u w:color="000000"/>
                <w:bdr w:val="nil"/>
              </w:rPr>
            </w:rPrChange>
          </w:rPr>
          <w:t xml:space="preserve"> </w:t>
        </w:r>
        <w:proofErr w:type="spellStart"/>
        <w:r w:rsidRPr="00C8703E">
          <w:rPr>
            <w:rFonts w:eastAsia="Malgun Gothic"/>
            <w:bCs/>
            <w:u w:color="000000"/>
            <w:bdr w:val="nil"/>
            <w:rPrChange w:id="450" w:author="jyoti sengar" w:date="2023-07-05T13:02:00Z">
              <w:rPr>
                <w:u w:color="000000"/>
                <w:bdr w:val="nil"/>
              </w:rPr>
            </w:rPrChange>
          </w:rPr>
          <w:t>manufacturing</w:t>
        </w:r>
        <w:proofErr w:type="spellEnd"/>
        <w:r w:rsidRPr="00C8703E">
          <w:rPr>
            <w:rFonts w:eastAsia="Malgun Gothic"/>
            <w:bCs/>
            <w:u w:color="000000"/>
            <w:bdr w:val="nil"/>
            <w:rPrChange w:id="451" w:author="jyoti sengar" w:date="2023-07-05T13:02:00Z">
              <w:rPr>
                <w:u w:color="000000"/>
                <w:bdr w:val="nil"/>
              </w:rPr>
            </w:rPrChange>
          </w:rPr>
          <w:t xml:space="preserve"> or </w:t>
        </w:r>
        <w:proofErr w:type="spellStart"/>
        <w:r w:rsidRPr="00C8703E">
          <w:rPr>
            <w:rFonts w:eastAsia="Malgun Gothic"/>
            <w:bCs/>
            <w:u w:color="000000"/>
            <w:bdr w:val="nil"/>
            <w:rPrChange w:id="452" w:author="jyoti sengar" w:date="2023-07-05T13:02:00Z">
              <w:rPr>
                <w:u w:color="000000"/>
                <w:bdr w:val="nil"/>
              </w:rPr>
            </w:rPrChange>
          </w:rPr>
          <w:t>provisioning</w:t>
        </w:r>
        <w:proofErr w:type="spellEnd"/>
        <w:r w:rsidRPr="00C8703E">
          <w:rPr>
            <w:rFonts w:eastAsia="Malgun Gothic"/>
            <w:bCs/>
            <w:u w:color="000000"/>
            <w:bdr w:val="nil"/>
            <w:rPrChange w:id="453" w:author="jyoti sengar" w:date="2023-07-05T13:02:00Z">
              <w:rPr>
                <w:u w:color="000000"/>
                <w:bdr w:val="nil"/>
              </w:rPr>
            </w:rPrChange>
          </w:rPr>
          <w:t xml:space="preserve">. Use </w:t>
        </w:r>
        <w:proofErr w:type="spellStart"/>
        <w:r w:rsidRPr="00C8703E">
          <w:rPr>
            <w:rFonts w:eastAsia="Malgun Gothic"/>
            <w:bCs/>
            <w:u w:color="000000"/>
            <w:bdr w:val="nil"/>
            <w:rPrChange w:id="454" w:author="jyoti sengar" w:date="2023-07-05T13:02:00Z">
              <w:rPr>
                <w:u w:color="000000"/>
                <w:bdr w:val="nil"/>
              </w:rPr>
            </w:rPrChange>
          </w:rPr>
          <w:t>secure</w:t>
        </w:r>
        <w:proofErr w:type="spellEnd"/>
        <w:r w:rsidRPr="00C8703E">
          <w:rPr>
            <w:rFonts w:eastAsia="Malgun Gothic"/>
            <w:bCs/>
            <w:u w:color="000000"/>
            <w:bdr w:val="nil"/>
            <w:rPrChange w:id="455" w:author="jyoti sengar" w:date="2023-07-05T13:02:00Z">
              <w:rPr>
                <w:u w:color="000000"/>
                <w:bdr w:val="nil"/>
              </w:rPr>
            </w:rPrChange>
          </w:rPr>
          <w:t xml:space="preserve"> </w:t>
        </w:r>
        <w:proofErr w:type="spellStart"/>
        <w:r w:rsidRPr="00C8703E">
          <w:rPr>
            <w:rFonts w:eastAsia="Malgun Gothic"/>
            <w:bCs/>
            <w:u w:color="000000"/>
            <w:bdr w:val="nil"/>
            <w:rPrChange w:id="456" w:author="jyoti sengar" w:date="2023-07-05T13:02:00Z">
              <w:rPr>
                <w:u w:color="000000"/>
                <w:bdr w:val="nil"/>
              </w:rPr>
            </w:rPrChange>
          </w:rPr>
          <w:t>channels</w:t>
        </w:r>
        <w:proofErr w:type="spellEnd"/>
        <w:r w:rsidRPr="00C8703E">
          <w:rPr>
            <w:rFonts w:eastAsia="Malgun Gothic"/>
            <w:bCs/>
            <w:u w:color="000000"/>
            <w:bdr w:val="nil"/>
            <w:rPrChange w:id="457" w:author="jyoti sengar" w:date="2023-07-05T13:02:00Z">
              <w:rPr>
                <w:u w:color="000000"/>
                <w:bdr w:val="nil"/>
              </w:rPr>
            </w:rPrChange>
          </w:rPr>
          <w:t xml:space="preserve"> or </w:t>
        </w:r>
        <w:proofErr w:type="spellStart"/>
        <w:r w:rsidRPr="00C8703E">
          <w:rPr>
            <w:rFonts w:eastAsia="Malgun Gothic"/>
            <w:bCs/>
            <w:u w:color="000000"/>
            <w:bdr w:val="nil"/>
            <w:rPrChange w:id="458" w:author="jyoti sengar" w:date="2023-07-05T13:02:00Z">
              <w:rPr>
                <w:u w:color="000000"/>
                <w:bdr w:val="nil"/>
              </w:rPr>
            </w:rPrChange>
          </w:rPr>
          <w:t>encryption</w:t>
        </w:r>
        <w:proofErr w:type="spellEnd"/>
        <w:r w:rsidRPr="00C8703E">
          <w:rPr>
            <w:rFonts w:eastAsia="Malgun Gothic"/>
            <w:bCs/>
            <w:u w:color="000000"/>
            <w:bdr w:val="nil"/>
            <w:rPrChange w:id="459" w:author="jyoti sengar" w:date="2023-07-05T13:02:00Z">
              <w:rPr>
                <w:u w:color="000000"/>
                <w:bdr w:val="nil"/>
              </w:rPr>
            </w:rPrChange>
          </w:rPr>
          <w:t xml:space="preserve"> to </w:t>
        </w:r>
        <w:proofErr w:type="spellStart"/>
        <w:r w:rsidRPr="00C8703E">
          <w:rPr>
            <w:rFonts w:eastAsia="Malgun Gothic"/>
            <w:bCs/>
            <w:u w:color="000000"/>
            <w:bdr w:val="nil"/>
            <w:rPrChange w:id="460" w:author="jyoti sengar" w:date="2023-07-05T13:02:00Z">
              <w:rPr>
                <w:u w:color="000000"/>
                <w:bdr w:val="nil"/>
              </w:rPr>
            </w:rPrChange>
          </w:rPr>
          <w:t>protect</w:t>
        </w:r>
        <w:proofErr w:type="spellEnd"/>
        <w:r w:rsidRPr="00C8703E">
          <w:rPr>
            <w:rFonts w:eastAsia="Malgun Gothic"/>
            <w:bCs/>
            <w:u w:color="000000"/>
            <w:bdr w:val="nil"/>
            <w:rPrChange w:id="461" w:author="jyoti sengar" w:date="2023-07-05T13:02:00Z">
              <w:rPr>
                <w:u w:color="000000"/>
                <w:bdr w:val="nil"/>
              </w:rPr>
            </w:rPrChange>
          </w:rPr>
          <w:t xml:space="preserve"> the </w:t>
        </w:r>
        <w:proofErr w:type="spellStart"/>
        <w:r w:rsidRPr="00C8703E">
          <w:rPr>
            <w:rFonts w:eastAsia="Malgun Gothic"/>
            <w:bCs/>
            <w:u w:color="000000"/>
            <w:bdr w:val="nil"/>
            <w:rPrChange w:id="462" w:author="jyoti sengar" w:date="2023-07-05T13:02:00Z">
              <w:rPr>
                <w:u w:color="000000"/>
                <w:bdr w:val="nil"/>
              </w:rPr>
            </w:rPrChange>
          </w:rPr>
          <w:t>keys</w:t>
        </w:r>
        <w:proofErr w:type="spellEnd"/>
        <w:r w:rsidRPr="00C8703E">
          <w:rPr>
            <w:rFonts w:eastAsia="Malgun Gothic"/>
            <w:bCs/>
            <w:u w:color="000000"/>
            <w:bdr w:val="nil"/>
            <w:rPrChange w:id="463" w:author="jyoti sengar" w:date="2023-07-05T13:02:00Z">
              <w:rPr>
                <w:u w:color="000000"/>
                <w:bdr w:val="nil"/>
              </w:rPr>
            </w:rPrChange>
          </w:rPr>
          <w:t xml:space="preserve"> </w:t>
        </w:r>
        <w:proofErr w:type="spellStart"/>
        <w:r w:rsidRPr="00C8703E">
          <w:rPr>
            <w:rFonts w:eastAsia="Malgun Gothic"/>
            <w:bCs/>
            <w:u w:color="000000"/>
            <w:bdr w:val="nil"/>
            <w:rPrChange w:id="464" w:author="jyoti sengar" w:date="2023-07-05T13:02:00Z">
              <w:rPr>
                <w:u w:color="000000"/>
                <w:bdr w:val="nil"/>
              </w:rPr>
            </w:rPrChange>
          </w:rPr>
          <w:t>during</w:t>
        </w:r>
        <w:proofErr w:type="spellEnd"/>
        <w:r w:rsidRPr="00C8703E">
          <w:rPr>
            <w:rFonts w:eastAsia="Malgun Gothic"/>
            <w:bCs/>
            <w:u w:color="000000"/>
            <w:bdr w:val="nil"/>
            <w:rPrChange w:id="465" w:author="jyoti sengar" w:date="2023-07-05T13:02:00Z">
              <w:rPr>
                <w:u w:color="000000"/>
                <w:bdr w:val="nil"/>
              </w:rPr>
            </w:rPrChange>
          </w:rPr>
          <w:t xml:space="preserve"> transit.</w:t>
        </w:r>
      </w:ins>
    </w:p>
    <w:p w14:paraId="015F3FC8" w14:textId="77777777" w:rsidR="00FF1FBE" w:rsidRDefault="00365316">
      <w:pPr>
        <w:pStyle w:val="ListParagraph"/>
        <w:numPr>
          <w:ilvl w:val="0"/>
          <w:numId w:val="57"/>
        </w:numPr>
        <w:jc w:val="both"/>
        <w:rPr>
          <w:ins w:id="466" w:author="jyoti sengar" w:date="2023-07-06T11:08:00Z"/>
          <w:rFonts w:eastAsia="Malgun Gothic"/>
          <w:bCs/>
          <w:u w:color="000000"/>
          <w:bdr w:val="nil"/>
        </w:rPr>
        <w:pPrChange w:id="467" w:author="jyoti sengar" w:date="2023-07-05T13:02:00Z">
          <w:pPr>
            <w:ind w:firstLineChars="100" w:firstLine="240"/>
            <w:jc w:val="both"/>
          </w:pPr>
        </w:pPrChange>
      </w:pPr>
      <w:ins w:id="468" w:author="acer" w:date="2023-06-22T10:34:00Z">
        <w:r w:rsidRPr="00C8703E">
          <w:rPr>
            <w:rFonts w:eastAsia="Malgun Gothic"/>
            <w:bCs/>
            <w:u w:color="000000"/>
            <w:bdr w:val="nil"/>
            <w:rPrChange w:id="469" w:author="jyoti sengar" w:date="2023-07-05T13:02:00Z">
              <w:rPr>
                <w:u w:color="000000"/>
                <w:bdr w:val="nil"/>
              </w:rPr>
            </w:rPrChange>
          </w:rPr>
          <w:lastRenderedPageBreak/>
          <w:t xml:space="preserve"> </w:t>
        </w:r>
        <w:proofErr w:type="spellStart"/>
        <w:r w:rsidRPr="00C8703E">
          <w:rPr>
            <w:rFonts w:eastAsia="Malgun Gothic"/>
            <w:bCs/>
            <w:u w:color="000000"/>
            <w:bdr w:val="nil"/>
            <w:rPrChange w:id="470" w:author="jyoti sengar" w:date="2023-07-05T13:02:00Z">
              <w:rPr>
                <w:u w:color="000000"/>
                <w:bdr w:val="nil"/>
              </w:rPr>
            </w:rPrChange>
          </w:rPr>
          <w:t>Implement</w:t>
        </w:r>
        <w:proofErr w:type="spellEnd"/>
        <w:r w:rsidRPr="00C8703E">
          <w:rPr>
            <w:rFonts w:eastAsia="Malgun Gothic"/>
            <w:bCs/>
            <w:u w:color="000000"/>
            <w:bdr w:val="nil"/>
            <w:rPrChange w:id="471" w:author="jyoti sengar" w:date="2023-07-05T13:02:00Z">
              <w:rPr>
                <w:u w:color="000000"/>
                <w:bdr w:val="nil"/>
              </w:rPr>
            </w:rPrChange>
          </w:rPr>
          <w:t xml:space="preserve"> </w:t>
        </w:r>
        <w:proofErr w:type="spellStart"/>
        <w:r w:rsidRPr="00C8703E">
          <w:rPr>
            <w:rFonts w:eastAsia="Malgun Gothic"/>
            <w:bCs/>
            <w:u w:color="000000"/>
            <w:bdr w:val="nil"/>
            <w:rPrChange w:id="472" w:author="jyoti sengar" w:date="2023-07-05T13:02:00Z">
              <w:rPr>
                <w:u w:color="000000"/>
                <w:bdr w:val="nil"/>
              </w:rPr>
            </w:rPrChange>
          </w:rPr>
          <w:t>processes</w:t>
        </w:r>
        <w:proofErr w:type="spellEnd"/>
        <w:r w:rsidRPr="00C8703E">
          <w:rPr>
            <w:rFonts w:eastAsia="Malgun Gothic"/>
            <w:bCs/>
            <w:u w:color="000000"/>
            <w:bdr w:val="nil"/>
            <w:rPrChange w:id="473" w:author="jyoti sengar" w:date="2023-07-05T13:02:00Z">
              <w:rPr>
                <w:u w:color="000000"/>
                <w:bdr w:val="nil"/>
              </w:rPr>
            </w:rPrChange>
          </w:rPr>
          <w:t xml:space="preserve"> and </w:t>
        </w:r>
        <w:proofErr w:type="spellStart"/>
        <w:r w:rsidRPr="00C8703E">
          <w:rPr>
            <w:rFonts w:eastAsia="Malgun Gothic"/>
            <w:bCs/>
            <w:u w:color="000000"/>
            <w:bdr w:val="nil"/>
            <w:rPrChange w:id="474" w:author="jyoti sengar" w:date="2023-07-05T13:02:00Z">
              <w:rPr>
                <w:u w:color="000000"/>
                <w:bdr w:val="nil"/>
              </w:rPr>
            </w:rPrChange>
          </w:rPr>
          <w:t>procedures</w:t>
        </w:r>
        <w:proofErr w:type="spellEnd"/>
        <w:r w:rsidRPr="00C8703E">
          <w:rPr>
            <w:rFonts w:eastAsia="Malgun Gothic"/>
            <w:bCs/>
            <w:u w:color="000000"/>
            <w:bdr w:val="nil"/>
            <w:rPrChange w:id="475" w:author="jyoti sengar" w:date="2023-07-05T13:02:00Z">
              <w:rPr>
                <w:u w:color="000000"/>
                <w:bdr w:val="nil"/>
              </w:rPr>
            </w:rPrChange>
          </w:rPr>
          <w:t xml:space="preserve"> to </w:t>
        </w:r>
        <w:proofErr w:type="spellStart"/>
        <w:r w:rsidRPr="00C8703E">
          <w:rPr>
            <w:rFonts w:eastAsia="Malgun Gothic"/>
            <w:bCs/>
            <w:u w:color="000000"/>
            <w:bdr w:val="nil"/>
            <w:rPrChange w:id="476" w:author="jyoti sengar" w:date="2023-07-05T13:02:00Z">
              <w:rPr>
                <w:u w:color="000000"/>
                <w:bdr w:val="nil"/>
              </w:rPr>
            </w:rPrChange>
          </w:rPr>
          <w:t>handle</w:t>
        </w:r>
        <w:proofErr w:type="spellEnd"/>
        <w:r w:rsidRPr="00C8703E">
          <w:rPr>
            <w:rFonts w:eastAsia="Malgun Gothic"/>
            <w:bCs/>
            <w:u w:color="000000"/>
            <w:bdr w:val="nil"/>
            <w:rPrChange w:id="477" w:author="jyoti sengar" w:date="2023-07-05T13:02:00Z">
              <w:rPr>
                <w:u w:color="000000"/>
                <w:bdr w:val="nil"/>
              </w:rPr>
            </w:rPrChange>
          </w:rPr>
          <w:t xml:space="preserve"> </w:t>
        </w:r>
        <w:proofErr w:type="spellStart"/>
        <w:r w:rsidRPr="00C8703E">
          <w:rPr>
            <w:rFonts w:eastAsia="Malgun Gothic"/>
            <w:bCs/>
            <w:u w:color="000000"/>
            <w:bdr w:val="nil"/>
            <w:rPrChange w:id="478" w:author="jyoti sengar" w:date="2023-07-05T13:02:00Z">
              <w:rPr>
                <w:u w:color="000000"/>
                <w:bdr w:val="nil"/>
              </w:rPr>
            </w:rPrChange>
          </w:rPr>
          <w:t>key</w:t>
        </w:r>
        <w:proofErr w:type="spellEnd"/>
        <w:r w:rsidRPr="00C8703E">
          <w:rPr>
            <w:rFonts w:eastAsia="Malgun Gothic"/>
            <w:bCs/>
            <w:u w:color="000000"/>
            <w:bdr w:val="nil"/>
            <w:rPrChange w:id="479" w:author="jyoti sengar" w:date="2023-07-05T13:02:00Z">
              <w:rPr>
                <w:u w:color="000000"/>
                <w:bdr w:val="nil"/>
              </w:rPr>
            </w:rPrChange>
          </w:rPr>
          <w:t xml:space="preserve"> </w:t>
        </w:r>
        <w:proofErr w:type="spellStart"/>
        <w:r w:rsidRPr="00C8703E">
          <w:rPr>
            <w:rFonts w:eastAsia="Malgun Gothic"/>
            <w:bCs/>
            <w:u w:color="000000"/>
            <w:bdr w:val="nil"/>
            <w:rPrChange w:id="480" w:author="jyoti sengar" w:date="2023-07-05T13:02:00Z">
              <w:rPr>
                <w:u w:color="000000"/>
                <w:bdr w:val="nil"/>
              </w:rPr>
            </w:rPrChange>
          </w:rPr>
          <w:t>revocation</w:t>
        </w:r>
        <w:proofErr w:type="spellEnd"/>
        <w:r w:rsidRPr="00C8703E">
          <w:rPr>
            <w:rFonts w:eastAsia="Malgun Gothic"/>
            <w:bCs/>
            <w:u w:color="000000"/>
            <w:bdr w:val="nil"/>
            <w:rPrChange w:id="481" w:author="jyoti sengar" w:date="2023-07-05T13:02:00Z">
              <w:rPr>
                <w:u w:color="000000"/>
                <w:bdr w:val="nil"/>
              </w:rPr>
            </w:rPrChange>
          </w:rPr>
          <w:t xml:space="preserve"> and replacement </w:t>
        </w:r>
        <w:proofErr w:type="spellStart"/>
        <w:r w:rsidRPr="00C8703E">
          <w:rPr>
            <w:rFonts w:eastAsia="Malgun Gothic"/>
            <w:bCs/>
            <w:u w:color="000000"/>
            <w:bdr w:val="nil"/>
            <w:rPrChange w:id="482" w:author="jyoti sengar" w:date="2023-07-05T13:02:00Z">
              <w:rPr>
                <w:u w:color="000000"/>
                <w:bdr w:val="nil"/>
              </w:rPr>
            </w:rPrChange>
          </w:rPr>
          <w:t>when</w:t>
        </w:r>
        <w:proofErr w:type="spellEnd"/>
        <w:r w:rsidRPr="00C8703E">
          <w:rPr>
            <w:rFonts w:eastAsia="Malgun Gothic"/>
            <w:bCs/>
            <w:u w:color="000000"/>
            <w:bdr w:val="nil"/>
            <w:rPrChange w:id="483" w:author="jyoti sengar" w:date="2023-07-05T13:02:00Z">
              <w:rPr>
                <w:u w:color="000000"/>
                <w:bdr w:val="nil"/>
              </w:rPr>
            </w:rPrChange>
          </w:rPr>
          <w:t xml:space="preserve"> </w:t>
        </w:r>
        <w:proofErr w:type="spellStart"/>
        <w:r w:rsidRPr="00C8703E">
          <w:rPr>
            <w:rFonts w:eastAsia="Malgun Gothic"/>
            <w:bCs/>
            <w:u w:color="000000"/>
            <w:bdr w:val="nil"/>
            <w:rPrChange w:id="484" w:author="jyoti sengar" w:date="2023-07-05T13:02:00Z">
              <w:rPr>
                <w:u w:color="000000"/>
                <w:bdr w:val="nil"/>
              </w:rPr>
            </w:rPrChange>
          </w:rPr>
          <w:t>compromised</w:t>
        </w:r>
        <w:proofErr w:type="spellEnd"/>
        <w:r w:rsidRPr="00C8703E">
          <w:rPr>
            <w:rFonts w:eastAsia="Malgun Gothic"/>
            <w:bCs/>
            <w:u w:color="000000"/>
            <w:bdr w:val="nil"/>
            <w:rPrChange w:id="485" w:author="jyoti sengar" w:date="2023-07-05T13:02:00Z">
              <w:rPr>
                <w:u w:color="000000"/>
                <w:bdr w:val="nil"/>
              </w:rPr>
            </w:rPrChange>
          </w:rPr>
          <w:t xml:space="preserve">, </w:t>
        </w:r>
        <w:proofErr w:type="spellStart"/>
        <w:r w:rsidRPr="00C8703E">
          <w:rPr>
            <w:rFonts w:eastAsia="Malgun Gothic"/>
            <w:bCs/>
            <w:u w:color="000000"/>
            <w:bdr w:val="nil"/>
            <w:rPrChange w:id="486" w:author="jyoti sengar" w:date="2023-07-05T13:02:00Z">
              <w:rPr>
                <w:u w:color="000000"/>
                <w:bdr w:val="nil"/>
              </w:rPr>
            </w:rPrChange>
          </w:rPr>
          <w:t>expired</w:t>
        </w:r>
        <w:proofErr w:type="spellEnd"/>
        <w:r w:rsidRPr="00C8703E">
          <w:rPr>
            <w:rFonts w:eastAsia="Malgun Gothic"/>
            <w:bCs/>
            <w:u w:color="000000"/>
            <w:bdr w:val="nil"/>
            <w:rPrChange w:id="487" w:author="jyoti sengar" w:date="2023-07-05T13:02:00Z">
              <w:rPr>
                <w:u w:color="000000"/>
                <w:bdr w:val="nil"/>
              </w:rPr>
            </w:rPrChange>
          </w:rPr>
          <w:t xml:space="preserve">, or no </w:t>
        </w:r>
        <w:proofErr w:type="gramStart"/>
        <w:r w:rsidRPr="00C8703E">
          <w:rPr>
            <w:rFonts w:eastAsia="Malgun Gothic"/>
            <w:bCs/>
            <w:u w:color="000000"/>
            <w:bdr w:val="nil"/>
            <w:rPrChange w:id="488" w:author="jyoti sengar" w:date="2023-07-05T13:02:00Z">
              <w:rPr>
                <w:u w:color="000000"/>
                <w:bdr w:val="nil"/>
              </w:rPr>
            </w:rPrChange>
          </w:rPr>
          <w:t>longer</w:t>
        </w:r>
        <w:proofErr w:type="gramEnd"/>
        <w:r w:rsidRPr="00C8703E">
          <w:rPr>
            <w:rFonts w:eastAsia="Malgun Gothic"/>
            <w:bCs/>
            <w:u w:color="000000"/>
            <w:bdr w:val="nil"/>
            <w:rPrChange w:id="489" w:author="jyoti sengar" w:date="2023-07-05T13:02:00Z">
              <w:rPr>
                <w:u w:color="000000"/>
                <w:bdr w:val="nil"/>
              </w:rPr>
            </w:rPrChange>
          </w:rPr>
          <w:t xml:space="preserve"> </w:t>
        </w:r>
        <w:proofErr w:type="spellStart"/>
        <w:r w:rsidRPr="00C8703E">
          <w:rPr>
            <w:rFonts w:eastAsia="Malgun Gothic"/>
            <w:bCs/>
            <w:u w:color="000000"/>
            <w:bdr w:val="nil"/>
            <w:rPrChange w:id="490" w:author="jyoti sengar" w:date="2023-07-05T13:02:00Z">
              <w:rPr>
                <w:u w:color="000000"/>
                <w:bdr w:val="nil"/>
              </w:rPr>
            </w:rPrChange>
          </w:rPr>
          <w:t>required</w:t>
        </w:r>
        <w:proofErr w:type="spellEnd"/>
        <w:r w:rsidRPr="00C8703E">
          <w:rPr>
            <w:rFonts w:eastAsia="Malgun Gothic"/>
            <w:bCs/>
            <w:u w:color="000000"/>
            <w:bdr w:val="nil"/>
            <w:rPrChange w:id="491" w:author="jyoti sengar" w:date="2023-07-05T13:02:00Z">
              <w:rPr>
                <w:u w:color="000000"/>
                <w:bdr w:val="nil"/>
              </w:rPr>
            </w:rPrChange>
          </w:rPr>
          <w:t>.</w:t>
        </w:r>
      </w:ins>
    </w:p>
    <w:p w14:paraId="1F0569CB" w14:textId="3E1E7B0D" w:rsidR="00365316" w:rsidRPr="00C8703E" w:rsidRDefault="00365316">
      <w:pPr>
        <w:pStyle w:val="ListParagraph"/>
        <w:numPr>
          <w:ilvl w:val="0"/>
          <w:numId w:val="57"/>
        </w:numPr>
        <w:jc w:val="both"/>
        <w:rPr>
          <w:ins w:id="492" w:author="acer" w:date="2023-06-22T10:34:00Z"/>
          <w:rFonts w:eastAsia="Malgun Gothic"/>
          <w:bCs/>
          <w:u w:color="000000"/>
          <w:bdr w:val="nil"/>
          <w:rPrChange w:id="493" w:author="jyoti sengar" w:date="2023-07-05T13:02:00Z">
            <w:rPr>
              <w:ins w:id="494" w:author="acer" w:date="2023-06-22T10:34:00Z"/>
              <w:u w:color="000000"/>
              <w:bdr w:val="nil"/>
            </w:rPr>
          </w:rPrChange>
        </w:rPr>
        <w:pPrChange w:id="495" w:author="jyoti sengar" w:date="2023-07-05T13:02:00Z">
          <w:pPr>
            <w:ind w:firstLineChars="100" w:firstLine="240"/>
            <w:jc w:val="both"/>
          </w:pPr>
        </w:pPrChange>
      </w:pPr>
      <w:ins w:id="496" w:author="acer" w:date="2023-06-22T10:34:00Z">
        <w:r w:rsidRPr="00C8703E">
          <w:rPr>
            <w:rFonts w:eastAsia="Malgun Gothic"/>
            <w:bCs/>
            <w:u w:color="000000"/>
            <w:bdr w:val="nil"/>
            <w:rPrChange w:id="497" w:author="jyoti sengar" w:date="2023-07-05T13:02:00Z">
              <w:rPr>
                <w:u w:color="000000"/>
                <w:bdr w:val="nil"/>
              </w:rPr>
            </w:rPrChange>
          </w:rPr>
          <w:t xml:space="preserve"> </w:t>
        </w:r>
        <w:proofErr w:type="spellStart"/>
        <w:r w:rsidRPr="00C8703E">
          <w:rPr>
            <w:rFonts w:eastAsia="Malgun Gothic"/>
            <w:bCs/>
            <w:u w:color="000000"/>
            <w:bdr w:val="nil"/>
            <w:rPrChange w:id="498" w:author="jyoti sengar" w:date="2023-07-05T13:02:00Z">
              <w:rPr>
                <w:u w:color="000000"/>
                <w:bdr w:val="nil"/>
              </w:rPr>
            </w:rPrChange>
          </w:rPr>
          <w:t>Ensure</w:t>
        </w:r>
        <w:proofErr w:type="spellEnd"/>
        <w:r w:rsidRPr="00C8703E">
          <w:rPr>
            <w:rFonts w:eastAsia="Malgun Gothic"/>
            <w:bCs/>
            <w:u w:color="000000"/>
            <w:bdr w:val="nil"/>
            <w:rPrChange w:id="499" w:author="jyoti sengar" w:date="2023-07-05T13:02:00Z">
              <w:rPr>
                <w:u w:color="000000"/>
                <w:bdr w:val="nil"/>
              </w:rPr>
            </w:rPrChange>
          </w:rPr>
          <w:t xml:space="preserve"> </w:t>
        </w:r>
        <w:proofErr w:type="spellStart"/>
        <w:r w:rsidRPr="00C8703E">
          <w:rPr>
            <w:rFonts w:eastAsia="Malgun Gothic"/>
            <w:bCs/>
            <w:u w:color="000000"/>
            <w:bdr w:val="nil"/>
            <w:rPrChange w:id="500" w:author="jyoti sengar" w:date="2023-07-05T13:02:00Z">
              <w:rPr>
                <w:u w:color="000000"/>
                <w:bdr w:val="nil"/>
              </w:rPr>
            </w:rPrChange>
          </w:rPr>
          <w:t>that</w:t>
        </w:r>
        <w:proofErr w:type="spellEnd"/>
        <w:r w:rsidRPr="00C8703E">
          <w:rPr>
            <w:rFonts w:eastAsia="Malgun Gothic"/>
            <w:bCs/>
            <w:u w:color="000000"/>
            <w:bdr w:val="nil"/>
            <w:rPrChange w:id="501" w:author="jyoti sengar" w:date="2023-07-05T13:02:00Z">
              <w:rPr>
                <w:u w:color="000000"/>
                <w:bdr w:val="nil"/>
              </w:rPr>
            </w:rPrChange>
          </w:rPr>
          <w:t xml:space="preserve"> </w:t>
        </w:r>
        <w:proofErr w:type="spellStart"/>
        <w:r w:rsidRPr="00C8703E">
          <w:rPr>
            <w:rFonts w:eastAsia="Malgun Gothic"/>
            <w:bCs/>
            <w:u w:color="000000"/>
            <w:bdr w:val="nil"/>
            <w:rPrChange w:id="502" w:author="jyoti sengar" w:date="2023-07-05T13:02:00Z">
              <w:rPr>
                <w:u w:color="000000"/>
                <w:bdr w:val="nil"/>
              </w:rPr>
            </w:rPrChange>
          </w:rPr>
          <w:t>revoked</w:t>
        </w:r>
        <w:proofErr w:type="spellEnd"/>
        <w:r w:rsidRPr="00C8703E">
          <w:rPr>
            <w:rFonts w:eastAsia="Malgun Gothic"/>
            <w:bCs/>
            <w:u w:color="000000"/>
            <w:bdr w:val="nil"/>
            <w:rPrChange w:id="503" w:author="jyoti sengar" w:date="2023-07-05T13:02:00Z">
              <w:rPr>
                <w:u w:color="000000"/>
                <w:bdr w:val="nil"/>
              </w:rPr>
            </w:rPrChange>
          </w:rPr>
          <w:t xml:space="preserve"> </w:t>
        </w:r>
        <w:proofErr w:type="spellStart"/>
        <w:r w:rsidRPr="00C8703E">
          <w:rPr>
            <w:rFonts w:eastAsia="Malgun Gothic"/>
            <w:bCs/>
            <w:u w:color="000000"/>
            <w:bdr w:val="nil"/>
            <w:rPrChange w:id="504" w:author="jyoti sengar" w:date="2023-07-05T13:02:00Z">
              <w:rPr>
                <w:u w:color="000000"/>
                <w:bdr w:val="nil"/>
              </w:rPr>
            </w:rPrChange>
          </w:rPr>
          <w:t>keys</w:t>
        </w:r>
        <w:proofErr w:type="spellEnd"/>
        <w:r w:rsidRPr="00C8703E">
          <w:rPr>
            <w:rFonts w:eastAsia="Malgun Gothic"/>
            <w:bCs/>
            <w:u w:color="000000"/>
            <w:bdr w:val="nil"/>
            <w:rPrChange w:id="505" w:author="jyoti sengar" w:date="2023-07-05T13:02:00Z">
              <w:rPr>
                <w:u w:color="000000"/>
                <w:bdr w:val="nil"/>
              </w:rPr>
            </w:rPrChange>
          </w:rPr>
          <w:t xml:space="preserve"> are </w:t>
        </w:r>
        <w:proofErr w:type="spellStart"/>
        <w:r w:rsidRPr="00C8703E">
          <w:rPr>
            <w:rFonts w:eastAsia="Malgun Gothic"/>
            <w:bCs/>
            <w:u w:color="000000"/>
            <w:bdr w:val="nil"/>
            <w:rPrChange w:id="506" w:author="jyoti sengar" w:date="2023-07-05T13:02:00Z">
              <w:rPr>
                <w:u w:color="000000"/>
                <w:bdr w:val="nil"/>
              </w:rPr>
            </w:rPrChange>
          </w:rPr>
          <w:t>securely</w:t>
        </w:r>
        <w:proofErr w:type="spellEnd"/>
        <w:r w:rsidRPr="00C8703E">
          <w:rPr>
            <w:rFonts w:eastAsia="Malgun Gothic"/>
            <w:bCs/>
            <w:u w:color="000000"/>
            <w:bdr w:val="nil"/>
            <w:rPrChange w:id="507" w:author="jyoti sengar" w:date="2023-07-05T13:02:00Z">
              <w:rPr>
                <w:u w:color="000000"/>
                <w:bdr w:val="nil"/>
              </w:rPr>
            </w:rPrChange>
          </w:rPr>
          <w:t xml:space="preserve"> and </w:t>
        </w:r>
        <w:proofErr w:type="spellStart"/>
        <w:r w:rsidRPr="00C8703E">
          <w:rPr>
            <w:rFonts w:eastAsia="Malgun Gothic"/>
            <w:bCs/>
            <w:u w:color="000000"/>
            <w:bdr w:val="nil"/>
            <w:rPrChange w:id="508" w:author="jyoti sengar" w:date="2023-07-05T13:02:00Z">
              <w:rPr>
                <w:u w:color="000000"/>
                <w:bdr w:val="nil"/>
              </w:rPr>
            </w:rPrChange>
          </w:rPr>
          <w:t>irreversibly</w:t>
        </w:r>
        <w:proofErr w:type="spellEnd"/>
        <w:r w:rsidRPr="00C8703E">
          <w:rPr>
            <w:rFonts w:eastAsia="Malgun Gothic"/>
            <w:bCs/>
            <w:u w:color="000000"/>
            <w:bdr w:val="nil"/>
            <w:rPrChange w:id="509" w:author="jyoti sengar" w:date="2023-07-05T13:02:00Z">
              <w:rPr>
                <w:u w:color="000000"/>
                <w:bdr w:val="nil"/>
              </w:rPr>
            </w:rPrChange>
          </w:rPr>
          <w:t xml:space="preserve"> </w:t>
        </w:r>
        <w:proofErr w:type="spellStart"/>
        <w:r w:rsidRPr="00C8703E">
          <w:rPr>
            <w:rFonts w:eastAsia="Malgun Gothic"/>
            <w:bCs/>
            <w:u w:color="000000"/>
            <w:bdr w:val="nil"/>
            <w:rPrChange w:id="510" w:author="jyoti sengar" w:date="2023-07-05T13:02:00Z">
              <w:rPr>
                <w:u w:color="000000"/>
                <w:bdr w:val="nil"/>
              </w:rPr>
            </w:rPrChange>
          </w:rPr>
          <w:t>retired</w:t>
        </w:r>
        <w:proofErr w:type="spellEnd"/>
        <w:r w:rsidRPr="00C8703E">
          <w:rPr>
            <w:rFonts w:eastAsia="Malgun Gothic"/>
            <w:bCs/>
            <w:u w:color="000000"/>
            <w:bdr w:val="nil"/>
            <w:rPrChange w:id="511" w:author="jyoti sengar" w:date="2023-07-05T13:02:00Z">
              <w:rPr>
                <w:u w:color="000000"/>
                <w:bdr w:val="nil"/>
              </w:rPr>
            </w:rPrChange>
          </w:rPr>
          <w:t>.</w:t>
        </w:r>
      </w:ins>
    </w:p>
    <w:p w14:paraId="32637FAF" w14:textId="77777777" w:rsidR="00FF1FBE" w:rsidRDefault="00365316">
      <w:pPr>
        <w:pStyle w:val="ListParagraph"/>
        <w:numPr>
          <w:ilvl w:val="0"/>
          <w:numId w:val="57"/>
        </w:numPr>
        <w:jc w:val="both"/>
        <w:rPr>
          <w:ins w:id="512" w:author="jyoti sengar" w:date="2023-07-06T11:08:00Z"/>
          <w:rFonts w:eastAsia="Malgun Gothic"/>
          <w:bCs/>
          <w:u w:color="000000"/>
          <w:bdr w:val="nil"/>
        </w:rPr>
        <w:pPrChange w:id="513" w:author="jyoti sengar" w:date="2023-07-05T13:02:00Z">
          <w:pPr>
            <w:ind w:firstLineChars="100" w:firstLine="240"/>
            <w:jc w:val="both"/>
          </w:pPr>
        </w:pPrChange>
      </w:pPr>
      <w:proofErr w:type="spellStart"/>
      <w:ins w:id="514" w:author="acer" w:date="2023-06-22T10:34:00Z">
        <w:r w:rsidRPr="00C8703E">
          <w:rPr>
            <w:rFonts w:eastAsia="Malgun Gothic"/>
            <w:bCs/>
            <w:u w:color="000000"/>
            <w:bdr w:val="nil"/>
            <w:rPrChange w:id="515" w:author="jyoti sengar" w:date="2023-07-05T13:02:00Z">
              <w:rPr>
                <w:u w:color="000000"/>
                <w:bdr w:val="nil"/>
              </w:rPr>
            </w:rPrChange>
          </w:rPr>
          <w:t>Regularly</w:t>
        </w:r>
        <w:proofErr w:type="spellEnd"/>
        <w:r w:rsidRPr="00C8703E">
          <w:rPr>
            <w:rFonts w:eastAsia="Malgun Gothic"/>
            <w:bCs/>
            <w:u w:color="000000"/>
            <w:bdr w:val="nil"/>
            <w:rPrChange w:id="516" w:author="jyoti sengar" w:date="2023-07-05T13:02:00Z">
              <w:rPr>
                <w:u w:color="000000"/>
                <w:bdr w:val="nil"/>
              </w:rPr>
            </w:rPrChange>
          </w:rPr>
          <w:t xml:space="preserve"> </w:t>
        </w:r>
        <w:proofErr w:type="spellStart"/>
        <w:r w:rsidRPr="00C8703E">
          <w:rPr>
            <w:rFonts w:eastAsia="Malgun Gothic"/>
            <w:bCs/>
            <w:u w:color="000000"/>
            <w:bdr w:val="nil"/>
            <w:rPrChange w:id="517" w:author="jyoti sengar" w:date="2023-07-05T13:02:00Z">
              <w:rPr>
                <w:u w:color="000000"/>
                <w:bdr w:val="nil"/>
              </w:rPr>
            </w:rPrChange>
          </w:rPr>
          <w:t>rotate</w:t>
        </w:r>
        <w:proofErr w:type="spellEnd"/>
        <w:r w:rsidRPr="00C8703E">
          <w:rPr>
            <w:rFonts w:eastAsia="Malgun Gothic"/>
            <w:bCs/>
            <w:u w:color="000000"/>
            <w:bdr w:val="nil"/>
            <w:rPrChange w:id="518" w:author="jyoti sengar" w:date="2023-07-05T13:02:00Z">
              <w:rPr>
                <w:u w:color="000000"/>
                <w:bdr w:val="nil"/>
              </w:rPr>
            </w:rPrChange>
          </w:rPr>
          <w:t xml:space="preserve"> </w:t>
        </w:r>
        <w:proofErr w:type="spellStart"/>
        <w:r w:rsidRPr="00C8703E">
          <w:rPr>
            <w:rFonts w:eastAsia="Malgun Gothic"/>
            <w:bCs/>
            <w:u w:color="000000"/>
            <w:bdr w:val="nil"/>
            <w:rPrChange w:id="519" w:author="jyoti sengar" w:date="2023-07-05T13:02:00Z">
              <w:rPr>
                <w:u w:color="000000"/>
                <w:bdr w:val="nil"/>
              </w:rPr>
            </w:rPrChange>
          </w:rPr>
          <w:t>cryptographic</w:t>
        </w:r>
        <w:proofErr w:type="spellEnd"/>
        <w:r w:rsidRPr="00C8703E">
          <w:rPr>
            <w:rFonts w:eastAsia="Malgun Gothic"/>
            <w:bCs/>
            <w:u w:color="000000"/>
            <w:bdr w:val="nil"/>
            <w:rPrChange w:id="520" w:author="jyoti sengar" w:date="2023-07-05T13:02:00Z">
              <w:rPr>
                <w:u w:color="000000"/>
                <w:bdr w:val="nil"/>
              </w:rPr>
            </w:rPrChange>
          </w:rPr>
          <w:t xml:space="preserve"> </w:t>
        </w:r>
        <w:proofErr w:type="spellStart"/>
        <w:r w:rsidRPr="00C8703E">
          <w:rPr>
            <w:rFonts w:eastAsia="Malgun Gothic"/>
            <w:bCs/>
            <w:u w:color="000000"/>
            <w:bdr w:val="nil"/>
            <w:rPrChange w:id="521" w:author="jyoti sengar" w:date="2023-07-05T13:02:00Z">
              <w:rPr>
                <w:u w:color="000000"/>
                <w:bdr w:val="nil"/>
              </w:rPr>
            </w:rPrChange>
          </w:rPr>
          <w:t>keys</w:t>
        </w:r>
        <w:proofErr w:type="spellEnd"/>
        <w:r w:rsidRPr="00C8703E">
          <w:rPr>
            <w:rFonts w:eastAsia="Malgun Gothic"/>
            <w:bCs/>
            <w:u w:color="000000"/>
            <w:bdr w:val="nil"/>
            <w:rPrChange w:id="522" w:author="jyoti sengar" w:date="2023-07-05T13:02:00Z">
              <w:rPr>
                <w:u w:color="000000"/>
                <w:bdr w:val="nil"/>
              </w:rPr>
            </w:rPrChange>
          </w:rPr>
          <w:t xml:space="preserve"> to </w:t>
        </w:r>
        <w:proofErr w:type="spellStart"/>
        <w:r w:rsidRPr="00C8703E">
          <w:rPr>
            <w:rFonts w:eastAsia="Malgun Gothic"/>
            <w:bCs/>
            <w:u w:color="000000"/>
            <w:bdr w:val="nil"/>
            <w:rPrChange w:id="523" w:author="jyoti sengar" w:date="2023-07-05T13:02:00Z">
              <w:rPr>
                <w:u w:color="000000"/>
                <w:bdr w:val="nil"/>
              </w:rPr>
            </w:rPrChange>
          </w:rPr>
          <w:t>minimize</w:t>
        </w:r>
        <w:proofErr w:type="spellEnd"/>
        <w:r w:rsidRPr="00C8703E">
          <w:rPr>
            <w:rFonts w:eastAsia="Malgun Gothic"/>
            <w:bCs/>
            <w:u w:color="000000"/>
            <w:bdr w:val="nil"/>
            <w:rPrChange w:id="524" w:author="jyoti sengar" w:date="2023-07-05T13:02:00Z">
              <w:rPr>
                <w:u w:color="000000"/>
                <w:bdr w:val="nil"/>
              </w:rPr>
            </w:rPrChange>
          </w:rPr>
          <w:t xml:space="preserve"> the impact of </w:t>
        </w:r>
        <w:proofErr w:type="spellStart"/>
        <w:r w:rsidRPr="00C8703E">
          <w:rPr>
            <w:rFonts w:eastAsia="Malgun Gothic"/>
            <w:bCs/>
            <w:u w:color="000000"/>
            <w:bdr w:val="nil"/>
            <w:rPrChange w:id="525" w:author="jyoti sengar" w:date="2023-07-05T13:02:00Z">
              <w:rPr>
                <w:u w:color="000000"/>
                <w:bdr w:val="nil"/>
              </w:rPr>
            </w:rPrChange>
          </w:rPr>
          <w:t>potential</w:t>
        </w:r>
        <w:proofErr w:type="spellEnd"/>
        <w:r w:rsidRPr="00C8703E">
          <w:rPr>
            <w:rFonts w:eastAsia="Malgun Gothic"/>
            <w:bCs/>
            <w:u w:color="000000"/>
            <w:bdr w:val="nil"/>
            <w:rPrChange w:id="526" w:author="jyoti sengar" w:date="2023-07-05T13:02:00Z">
              <w:rPr>
                <w:u w:color="000000"/>
                <w:bdr w:val="nil"/>
              </w:rPr>
            </w:rPrChange>
          </w:rPr>
          <w:t xml:space="preserve"> </w:t>
        </w:r>
        <w:proofErr w:type="spellStart"/>
        <w:r w:rsidRPr="00C8703E">
          <w:rPr>
            <w:rFonts w:eastAsia="Malgun Gothic"/>
            <w:bCs/>
            <w:u w:color="000000"/>
            <w:bdr w:val="nil"/>
            <w:rPrChange w:id="527" w:author="jyoti sengar" w:date="2023-07-05T13:02:00Z">
              <w:rPr>
                <w:u w:color="000000"/>
                <w:bdr w:val="nil"/>
              </w:rPr>
            </w:rPrChange>
          </w:rPr>
          <w:t>key</w:t>
        </w:r>
        <w:proofErr w:type="spellEnd"/>
        <w:r w:rsidRPr="00C8703E">
          <w:rPr>
            <w:rFonts w:eastAsia="Malgun Gothic"/>
            <w:bCs/>
            <w:u w:color="000000"/>
            <w:bdr w:val="nil"/>
            <w:rPrChange w:id="528" w:author="jyoti sengar" w:date="2023-07-05T13:02:00Z">
              <w:rPr>
                <w:u w:color="000000"/>
                <w:bdr w:val="nil"/>
              </w:rPr>
            </w:rPrChange>
          </w:rPr>
          <w:t xml:space="preserve"> compromises. </w:t>
        </w:r>
      </w:ins>
    </w:p>
    <w:p w14:paraId="0B726D24" w14:textId="77777777" w:rsidR="00FF1FBE" w:rsidRDefault="00365316">
      <w:pPr>
        <w:pStyle w:val="ListParagraph"/>
        <w:numPr>
          <w:ilvl w:val="0"/>
          <w:numId w:val="57"/>
        </w:numPr>
        <w:jc w:val="both"/>
        <w:rPr>
          <w:ins w:id="529" w:author="jyoti sengar" w:date="2023-07-06T11:08:00Z"/>
          <w:rFonts w:eastAsia="Malgun Gothic"/>
          <w:bCs/>
          <w:u w:color="000000"/>
          <w:bdr w:val="nil"/>
        </w:rPr>
        <w:pPrChange w:id="530" w:author="jyoti sengar" w:date="2023-07-05T13:02:00Z">
          <w:pPr>
            <w:ind w:firstLineChars="100" w:firstLine="240"/>
            <w:jc w:val="both"/>
          </w:pPr>
        </w:pPrChange>
      </w:pPr>
      <w:proofErr w:type="spellStart"/>
      <w:ins w:id="531" w:author="acer" w:date="2023-06-22T10:34:00Z">
        <w:r w:rsidRPr="00C8703E">
          <w:rPr>
            <w:rFonts w:eastAsia="Malgun Gothic"/>
            <w:bCs/>
            <w:u w:color="000000"/>
            <w:bdr w:val="nil"/>
            <w:rPrChange w:id="532" w:author="jyoti sengar" w:date="2023-07-05T13:02:00Z">
              <w:rPr>
                <w:u w:color="000000"/>
                <w:bdr w:val="nil"/>
              </w:rPr>
            </w:rPrChange>
          </w:rPr>
          <w:t>Define</w:t>
        </w:r>
        <w:proofErr w:type="spellEnd"/>
        <w:r w:rsidRPr="00C8703E">
          <w:rPr>
            <w:rFonts w:eastAsia="Malgun Gothic"/>
            <w:bCs/>
            <w:u w:color="000000"/>
            <w:bdr w:val="nil"/>
            <w:rPrChange w:id="533" w:author="jyoti sengar" w:date="2023-07-05T13:02:00Z">
              <w:rPr>
                <w:u w:color="000000"/>
                <w:bdr w:val="nil"/>
              </w:rPr>
            </w:rPrChange>
          </w:rPr>
          <w:t xml:space="preserve"> </w:t>
        </w:r>
        <w:proofErr w:type="spellStart"/>
        <w:r w:rsidRPr="00C8703E">
          <w:rPr>
            <w:rFonts w:eastAsia="Malgun Gothic"/>
            <w:bCs/>
            <w:u w:color="000000"/>
            <w:bdr w:val="nil"/>
            <w:rPrChange w:id="534" w:author="jyoti sengar" w:date="2023-07-05T13:02:00Z">
              <w:rPr>
                <w:u w:color="000000"/>
                <w:bdr w:val="nil"/>
              </w:rPr>
            </w:rPrChange>
          </w:rPr>
          <w:t>appropriate</w:t>
        </w:r>
        <w:proofErr w:type="spellEnd"/>
        <w:r w:rsidRPr="00C8703E">
          <w:rPr>
            <w:rFonts w:eastAsia="Malgun Gothic"/>
            <w:bCs/>
            <w:u w:color="000000"/>
            <w:bdr w:val="nil"/>
            <w:rPrChange w:id="535" w:author="jyoti sengar" w:date="2023-07-05T13:02:00Z">
              <w:rPr>
                <w:u w:color="000000"/>
                <w:bdr w:val="nil"/>
              </w:rPr>
            </w:rPrChange>
          </w:rPr>
          <w:t xml:space="preserve"> </w:t>
        </w:r>
        <w:proofErr w:type="spellStart"/>
        <w:r w:rsidRPr="00C8703E">
          <w:rPr>
            <w:rFonts w:eastAsia="Malgun Gothic"/>
            <w:bCs/>
            <w:u w:color="000000"/>
            <w:bdr w:val="nil"/>
            <w:rPrChange w:id="536" w:author="jyoti sengar" w:date="2023-07-05T13:02:00Z">
              <w:rPr>
                <w:u w:color="000000"/>
                <w:bdr w:val="nil"/>
              </w:rPr>
            </w:rPrChange>
          </w:rPr>
          <w:t>key</w:t>
        </w:r>
        <w:proofErr w:type="spellEnd"/>
        <w:r w:rsidRPr="00C8703E">
          <w:rPr>
            <w:rFonts w:eastAsia="Malgun Gothic"/>
            <w:bCs/>
            <w:u w:color="000000"/>
            <w:bdr w:val="nil"/>
            <w:rPrChange w:id="537" w:author="jyoti sengar" w:date="2023-07-05T13:02:00Z">
              <w:rPr>
                <w:u w:color="000000"/>
                <w:bdr w:val="nil"/>
              </w:rPr>
            </w:rPrChange>
          </w:rPr>
          <w:t xml:space="preserve"> rotation </w:t>
        </w:r>
        <w:proofErr w:type="spellStart"/>
        <w:r w:rsidRPr="00C8703E">
          <w:rPr>
            <w:rFonts w:eastAsia="Malgun Gothic"/>
            <w:bCs/>
            <w:u w:color="000000"/>
            <w:bdr w:val="nil"/>
            <w:rPrChange w:id="538" w:author="jyoti sengar" w:date="2023-07-05T13:02:00Z">
              <w:rPr>
                <w:u w:color="000000"/>
                <w:bdr w:val="nil"/>
              </w:rPr>
            </w:rPrChange>
          </w:rPr>
          <w:t>intervals</w:t>
        </w:r>
        <w:proofErr w:type="spellEnd"/>
        <w:r w:rsidRPr="00C8703E">
          <w:rPr>
            <w:rFonts w:eastAsia="Malgun Gothic"/>
            <w:bCs/>
            <w:u w:color="000000"/>
            <w:bdr w:val="nil"/>
            <w:rPrChange w:id="539" w:author="jyoti sengar" w:date="2023-07-05T13:02:00Z">
              <w:rPr>
                <w:u w:color="000000"/>
                <w:bdr w:val="nil"/>
              </w:rPr>
            </w:rPrChange>
          </w:rPr>
          <w:t xml:space="preserve"> </w:t>
        </w:r>
        <w:proofErr w:type="spellStart"/>
        <w:r w:rsidRPr="00C8703E">
          <w:rPr>
            <w:rFonts w:eastAsia="Malgun Gothic"/>
            <w:bCs/>
            <w:u w:color="000000"/>
            <w:bdr w:val="nil"/>
            <w:rPrChange w:id="540" w:author="jyoti sengar" w:date="2023-07-05T13:02:00Z">
              <w:rPr>
                <w:u w:color="000000"/>
                <w:bdr w:val="nil"/>
              </w:rPr>
            </w:rPrChange>
          </w:rPr>
          <w:t>based</w:t>
        </w:r>
        <w:proofErr w:type="spellEnd"/>
        <w:r w:rsidRPr="00C8703E">
          <w:rPr>
            <w:rFonts w:eastAsia="Malgun Gothic"/>
            <w:bCs/>
            <w:u w:color="000000"/>
            <w:bdr w:val="nil"/>
            <w:rPrChange w:id="541" w:author="jyoti sengar" w:date="2023-07-05T13:02:00Z">
              <w:rPr>
                <w:u w:color="000000"/>
                <w:bdr w:val="nil"/>
              </w:rPr>
            </w:rPrChange>
          </w:rPr>
          <w:t xml:space="preserve"> on </w:t>
        </w:r>
        <w:proofErr w:type="spellStart"/>
        <w:r w:rsidRPr="00C8703E">
          <w:rPr>
            <w:rFonts w:eastAsia="Malgun Gothic"/>
            <w:bCs/>
            <w:u w:color="000000"/>
            <w:bdr w:val="nil"/>
            <w:rPrChange w:id="542" w:author="jyoti sengar" w:date="2023-07-05T13:02:00Z">
              <w:rPr>
                <w:u w:color="000000"/>
                <w:bdr w:val="nil"/>
              </w:rPr>
            </w:rPrChange>
          </w:rPr>
          <w:t>security</w:t>
        </w:r>
        <w:proofErr w:type="spellEnd"/>
        <w:r w:rsidRPr="00C8703E">
          <w:rPr>
            <w:rFonts w:eastAsia="Malgun Gothic"/>
            <w:bCs/>
            <w:u w:color="000000"/>
            <w:bdr w:val="nil"/>
            <w:rPrChange w:id="543" w:author="jyoti sengar" w:date="2023-07-05T13:02:00Z">
              <w:rPr>
                <w:u w:color="000000"/>
                <w:bdr w:val="nil"/>
              </w:rPr>
            </w:rPrChange>
          </w:rPr>
          <w:t xml:space="preserve"> </w:t>
        </w:r>
        <w:proofErr w:type="spellStart"/>
        <w:r w:rsidRPr="00C8703E">
          <w:rPr>
            <w:rFonts w:eastAsia="Malgun Gothic"/>
            <w:bCs/>
            <w:u w:color="000000"/>
            <w:bdr w:val="nil"/>
            <w:rPrChange w:id="544" w:author="jyoti sengar" w:date="2023-07-05T13:02:00Z">
              <w:rPr>
                <w:u w:color="000000"/>
                <w:bdr w:val="nil"/>
              </w:rPr>
            </w:rPrChange>
          </w:rPr>
          <w:t>requirements</w:t>
        </w:r>
        <w:proofErr w:type="spellEnd"/>
        <w:r w:rsidRPr="00C8703E">
          <w:rPr>
            <w:rFonts w:eastAsia="Malgun Gothic"/>
            <w:bCs/>
            <w:u w:color="000000"/>
            <w:bdr w:val="nil"/>
            <w:rPrChange w:id="545" w:author="jyoti sengar" w:date="2023-07-05T13:02:00Z">
              <w:rPr>
                <w:u w:color="000000"/>
                <w:bdr w:val="nil"/>
              </w:rPr>
            </w:rPrChange>
          </w:rPr>
          <w:t xml:space="preserve"> and </w:t>
        </w:r>
        <w:proofErr w:type="spellStart"/>
        <w:r w:rsidRPr="00C8703E">
          <w:rPr>
            <w:rFonts w:eastAsia="Malgun Gothic"/>
            <w:bCs/>
            <w:u w:color="000000"/>
            <w:bdr w:val="nil"/>
            <w:rPrChange w:id="546" w:author="jyoti sengar" w:date="2023-07-05T13:02:00Z">
              <w:rPr>
                <w:u w:color="000000"/>
                <w:bdr w:val="nil"/>
              </w:rPr>
            </w:rPrChange>
          </w:rPr>
          <w:t>risk</w:t>
        </w:r>
        <w:proofErr w:type="spellEnd"/>
        <w:r w:rsidRPr="00C8703E">
          <w:rPr>
            <w:rFonts w:eastAsia="Malgun Gothic"/>
            <w:bCs/>
            <w:u w:color="000000"/>
            <w:bdr w:val="nil"/>
            <w:rPrChange w:id="547" w:author="jyoti sengar" w:date="2023-07-05T13:02:00Z">
              <w:rPr>
                <w:u w:color="000000"/>
                <w:bdr w:val="nil"/>
              </w:rPr>
            </w:rPrChange>
          </w:rPr>
          <w:t xml:space="preserve"> </w:t>
        </w:r>
        <w:proofErr w:type="spellStart"/>
        <w:r w:rsidRPr="00C8703E">
          <w:rPr>
            <w:rFonts w:eastAsia="Malgun Gothic"/>
            <w:bCs/>
            <w:u w:color="000000"/>
            <w:bdr w:val="nil"/>
            <w:rPrChange w:id="548" w:author="jyoti sengar" w:date="2023-07-05T13:02:00Z">
              <w:rPr>
                <w:u w:color="000000"/>
                <w:bdr w:val="nil"/>
              </w:rPr>
            </w:rPrChange>
          </w:rPr>
          <w:t>assessments</w:t>
        </w:r>
        <w:proofErr w:type="spellEnd"/>
        <w:r w:rsidRPr="00C8703E">
          <w:rPr>
            <w:rFonts w:eastAsia="Malgun Gothic"/>
            <w:bCs/>
            <w:u w:color="000000"/>
            <w:bdr w:val="nil"/>
            <w:rPrChange w:id="549" w:author="jyoti sengar" w:date="2023-07-05T13:02:00Z">
              <w:rPr>
                <w:u w:color="000000"/>
                <w:bdr w:val="nil"/>
              </w:rPr>
            </w:rPrChange>
          </w:rPr>
          <w:t xml:space="preserve">. </w:t>
        </w:r>
      </w:ins>
    </w:p>
    <w:p w14:paraId="2DB86484" w14:textId="5600974B" w:rsidR="00365316" w:rsidRPr="00C8703E" w:rsidRDefault="00365316">
      <w:pPr>
        <w:pStyle w:val="ListParagraph"/>
        <w:numPr>
          <w:ilvl w:val="0"/>
          <w:numId w:val="57"/>
        </w:numPr>
        <w:jc w:val="both"/>
        <w:rPr>
          <w:rFonts w:eastAsia="Malgun Gothic"/>
          <w:bCs/>
          <w:u w:color="000000"/>
          <w:bdr w:val="nil"/>
          <w:rPrChange w:id="550" w:author="jyoti sengar" w:date="2023-07-05T13:02:00Z">
            <w:rPr>
              <w:u w:color="000000"/>
              <w:bdr w:val="nil"/>
            </w:rPr>
          </w:rPrChange>
        </w:rPr>
        <w:pPrChange w:id="551" w:author="jyoti sengar" w:date="2023-07-05T13:02:00Z">
          <w:pPr>
            <w:ind w:firstLineChars="100" w:firstLine="240"/>
            <w:jc w:val="both"/>
          </w:pPr>
        </w:pPrChange>
      </w:pPr>
      <w:proofErr w:type="spellStart"/>
      <w:ins w:id="552" w:author="acer" w:date="2023-06-22T10:34:00Z">
        <w:r w:rsidRPr="00C8703E">
          <w:rPr>
            <w:rFonts w:eastAsia="Malgun Gothic"/>
            <w:bCs/>
            <w:u w:color="000000"/>
            <w:bdr w:val="nil"/>
            <w:rPrChange w:id="553" w:author="jyoti sengar" w:date="2023-07-05T13:02:00Z">
              <w:rPr>
                <w:u w:color="000000"/>
                <w:bdr w:val="nil"/>
              </w:rPr>
            </w:rPrChange>
          </w:rPr>
          <w:t>Maintain</w:t>
        </w:r>
        <w:proofErr w:type="spellEnd"/>
        <w:r w:rsidRPr="00C8703E">
          <w:rPr>
            <w:rFonts w:eastAsia="Malgun Gothic"/>
            <w:bCs/>
            <w:u w:color="000000"/>
            <w:bdr w:val="nil"/>
            <w:rPrChange w:id="554" w:author="jyoti sengar" w:date="2023-07-05T13:02:00Z">
              <w:rPr>
                <w:u w:color="000000"/>
                <w:bdr w:val="nil"/>
              </w:rPr>
            </w:rPrChange>
          </w:rPr>
          <w:t xml:space="preserve"> </w:t>
        </w:r>
        <w:proofErr w:type="spellStart"/>
        <w:r w:rsidRPr="00C8703E">
          <w:rPr>
            <w:rFonts w:eastAsia="Malgun Gothic"/>
            <w:bCs/>
            <w:u w:color="000000"/>
            <w:bdr w:val="nil"/>
            <w:rPrChange w:id="555" w:author="jyoti sengar" w:date="2023-07-05T13:02:00Z">
              <w:rPr>
                <w:u w:color="000000"/>
                <w:bdr w:val="nil"/>
              </w:rPr>
            </w:rPrChange>
          </w:rPr>
          <w:t>detailed</w:t>
        </w:r>
        <w:proofErr w:type="spellEnd"/>
        <w:r w:rsidRPr="00C8703E">
          <w:rPr>
            <w:rFonts w:eastAsia="Malgun Gothic"/>
            <w:bCs/>
            <w:u w:color="000000"/>
            <w:bdr w:val="nil"/>
            <w:rPrChange w:id="556" w:author="jyoti sengar" w:date="2023-07-05T13:02:00Z">
              <w:rPr>
                <w:u w:color="000000"/>
                <w:bdr w:val="nil"/>
              </w:rPr>
            </w:rPrChange>
          </w:rPr>
          <w:t xml:space="preserve"> audit logs of </w:t>
        </w:r>
        <w:proofErr w:type="spellStart"/>
        <w:r w:rsidRPr="00C8703E">
          <w:rPr>
            <w:rFonts w:eastAsia="Malgun Gothic"/>
            <w:bCs/>
            <w:u w:color="000000"/>
            <w:bdr w:val="nil"/>
            <w:rPrChange w:id="557" w:author="jyoti sengar" w:date="2023-07-05T13:02:00Z">
              <w:rPr>
                <w:u w:color="000000"/>
                <w:bdr w:val="nil"/>
              </w:rPr>
            </w:rPrChange>
          </w:rPr>
          <w:t>key</w:t>
        </w:r>
        <w:proofErr w:type="spellEnd"/>
        <w:r w:rsidRPr="00C8703E">
          <w:rPr>
            <w:rFonts w:eastAsia="Malgun Gothic"/>
            <w:bCs/>
            <w:u w:color="000000"/>
            <w:bdr w:val="nil"/>
            <w:rPrChange w:id="558" w:author="jyoti sengar" w:date="2023-07-05T13:02:00Z">
              <w:rPr>
                <w:u w:color="000000"/>
                <w:bdr w:val="nil"/>
              </w:rPr>
            </w:rPrChange>
          </w:rPr>
          <w:t xml:space="preserve"> management </w:t>
        </w:r>
        <w:proofErr w:type="spellStart"/>
        <w:r w:rsidRPr="00C8703E">
          <w:rPr>
            <w:rFonts w:eastAsia="Malgun Gothic"/>
            <w:bCs/>
            <w:u w:color="000000"/>
            <w:bdr w:val="nil"/>
            <w:rPrChange w:id="559" w:author="jyoti sengar" w:date="2023-07-05T13:02:00Z">
              <w:rPr>
                <w:u w:color="000000"/>
                <w:bdr w:val="nil"/>
              </w:rPr>
            </w:rPrChange>
          </w:rPr>
          <w:t>activities</w:t>
        </w:r>
        <w:proofErr w:type="spellEnd"/>
        <w:r w:rsidRPr="00C8703E">
          <w:rPr>
            <w:rFonts w:eastAsia="Malgun Gothic"/>
            <w:bCs/>
            <w:u w:color="000000"/>
            <w:bdr w:val="nil"/>
            <w:rPrChange w:id="560" w:author="jyoti sengar" w:date="2023-07-05T13:02:00Z">
              <w:rPr>
                <w:u w:color="000000"/>
                <w:bdr w:val="nil"/>
              </w:rPr>
            </w:rPrChange>
          </w:rPr>
          <w:t xml:space="preserve">, </w:t>
        </w:r>
        <w:proofErr w:type="spellStart"/>
        <w:r w:rsidRPr="00C8703E">
          <w:rPr>
            <w:rFonts w:eastAsia="Malgun Gothic"/>
            <w:bCs/>
            <w:u w:color="000000"/>
            <w:bdr w:val="nil"/>
            <w:rPrChange w:id="561" w:author="jyoti sengar" w:date="2023-07-05T13:02:00Z">
              <w:rPr>
                <w:u w:color="000000"/>
                <w:bdr w:val="nil"/>
              </w:rPr>
            </w:rPrChange>
          </w:rPr>
          <w:t>including</w:t>
        </w:r>
        <w:proofErr w:type="spellEnd"/>
        <w:r w:rsidRPr="00C8703E">
          <w:rPr>
            <w:rFonts w:eastAsia="Malgun Gothic"/>
            <w:bCs/>
            <w:u w:color="000000"/>
            <w:bdr w:val="nil"/>
            <w:rPrChange w:id="562" w:author="jyoti sengar" w:date="2023-07-05T13:02:00Z">
              <w:rPr>
                <w:u w:color="000000"/>
                <w:bdr w:val="nil"/>
              </w:rPr>
            </w:rPrChange>
          </w:rPr>
          <w:t xml:space="preserve"> </w:t>
        </w:r>
        <w:proofErr w:type="spellStart"/>
        <w:r w:rsidRPr="00C8703E">
          <w:rPr>
            <w:rFonts w:eastAsia="Malgun Gothic"/>
            <w:bCs/>
            <w:u w:color="000000"/>
            <w:bdr w:val="nil"/>
            <w:rPrChange w:id="563" w:author="jyoti sengar" w:date="2023-07-05T13:02:00Z">
              <w:rPr>
                <w:u w:color="000000"/>
                <w:bdr w:val="nil"/>
              </w:rPr>
            </w:rPrChange>
          </w:rPr>
          <w:t>key</w:t>
        </w:r>
        <w:proofErr w:type="spellEnd"/>
        <w:r w:rsidRPr="00C8703E">
          <w:rPr>
            <w:rFonts w:eastAsia="Malgun Gothic"/>
            <w:bCs/>
            <w:u w:color="000000"/>
            <w:bdr w:val="nil"/>
            <w:rPrChange w:id="564" w:author="jyoti sengar" w:date="2023-07-05T13:02:00Z">
              <w:rPr>
                <w:u w:color="000000"/>
                <w:bdr w:val="nil"/>
              </w:rPr>
            </w:rPrChange>
          </w:rPr>
          <w:t xml:space="preserve"> </w:t>
        </w:r>
        <w:proofErr w:type="spellStart"/>
        <w:r w:rsidRPr="00C8703E">
          <w:rPr>
            <w:rFonts w:eastAsia="Malgun Gothic"/>
            <w:bCs/>
            <w:u w:color="000000"/>
            <w:bdr w:val="nil"/>
            <w:rPrChange w:id="565" w:author="jyoti sengar" w:date="2023-07-05T13:02:00Z">
              <w:rPr>
                <w:u w:color="000000"/>
                <w:bdr w:val="nil"/>
              </w:rPr>
            </w:rPrChange>
          </w:rPr>
          <w:t>generation</w:t>
        </w:r>
        <w:proofErr w:type="spellEnd"/>
        <w:r w:rsidRPr="00C8703E">
          <w:rPr>
            <w:rFonts w:eastAsia="Malgun Gothic"/>
            <w:bCs/>
            <w:u w:color="000000"/>
            <w:bdr w:val="nil"/>
            <w:rPrChange w:id="566" w:author="jyoti sengar" w:date="2023-07-05T13:02:00Z">
              <w:rPr>
                <w:u w:color="000000"/>
                <w:bdr w:val="nil"/>
              </w:rPr>
            </w:rPrChange>
          </w:rPr>
          <w:t xml:space="preserve">, distribution, rotation, updates, and </w:t>
        </w:r>
        <w:proofErr w:type="spellStart"/>
        <w:r w:rsidRPr="00C8703E">
          <w:rPr>
            <w:rFonts w:eastAsia="Malgun Gothic"/>
            <w:bCs/>
            <w:u w:color="000000"/>
            <w:bdr w:val="nil"/>
            <w:rPrChange w:id="567" w:author="jyoti sengar" w:date="2023-07-05T13:02:00Z">
              <w:rPr>
                <w:u w:color="000000"/>
                <w:bdr w:val="nil"/>
              </w:rPr>
            </w:rPrChange>
          </w:rPr>
          <w:t>revocation</w:t>
        </w:r>
      </w:ins>
      <w:proofErr w:type="spellEnd"/>
      <w:ins w:id="568" w:author="Shekhar Singh" w:date="2023-07-06T12:09:00Z">
        <w:r w:rsidR="001864F2">
          <w:rPr>
            <w:rFonts w:eastAsia="Malgun Gothic"/>
            <w:bCs/>
            <w:u w:color="000000"/>
            <w:bdr w:val="nil"/>
          </w:rPr>
          <w:t xml:space="preserve"> [b-</w:t>
        </w:r>
      </w:ins>
      <w:ins w:id="569" w:author="Shekhar Singh" w:date="2023-07-06T12:10:00Z">
        <w:r w:rsidR="001864F2">
          <w:rPr>
            <w:rFonts w:eastAsia="Malgun Gothic"/>
            <w:bCs/>
            <w:u w:color="000000"/>
            <w:bdr w:val="nil"/>
          </w:rPr>
          <w:t>NIST 800-57</w:t>
        </w:r>
      </w:ins>
      <w:ins w:id="570" w:author="Shekhar Singh" w:date="2023-07-06T12:09:00Z">
        <w:r w:rsidR="001864F2">
          <w:rPr>
            <w:rFonts w:eastAsia="Malgun Gothic"/>
            <w:bCs/>
            <w:u w:color="000000"/>
            <w:bdr w:val="nil"/>
          </w:rPr>
          <w:t>]</w:t>
        </w:r>
      </w:ins>
    </w:p>
    <w:p w14:paraId="15F4F8A4" w14:textId="77777777" w:rsidR="00365316" w:rsidRPr="004822F4" w:rsidRDefault="00365316" w:rsidP="00365316">
      <w:pPr>
        <w:ind w:firstLineChars="100" w:firstLine="240"/>
        <w:jc w:val="both"/>
        <w:rPr>
          <w:rFonts w:eastAsia="Malgun Gothic"/>
          <w:bCs/>
          <w:u w:color="000000"/>
          <w:bdr w:val="nil"/>
        </w:rPr>
      </w:pPr>
    </w:p>
    <w:p w14:paraId="71F37980" w14:textId="02E46874" w:rsidR="00365316" w:rsidRPr="003C1048" w:rsidRDefault="00365316" w:rsidP="00365316">
      <w:pPr>
        <w:ind w:firstLineChars="100" w:firstLine="240"/>
        <w:jc w:val="both"/>
      </w:pPr>
    </w:p>
    <w:p w14:paraId="27FD701A" w14:textId="77777777" w:rsidR="00DD4915" w:rsidRPr="003C1048" w:rsidRDefault="00DD4915" w:rsidP="00DD4915">
      <w:pPr>
        <w:ind w:firstLineChars="100" w:firstLine="240"/>
        <w:jc w:val="both"/>
      </w:pPr>
    </w:p>
    <w:p w14:paraId="40C25788"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16</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rPr>
        <w:t>CR</w:t>
      </w:r>
      <w:r w:rsidRPr="00C90F1C">
        <w:rPr>
          <w:rFonts w:eastAsia="Malgun Gothic"/>
          <w:b/>
          <w:bCs/>
          <w:u w:color="000000"/>
          <w:bdr w:val="nil"/>
        </w:rPr>
        <w:t>-1-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7AA4DE2F"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21ECB2DA" w14:textId="77777777" w:rsidR="00DD4915" w:rsidRPr="003C1048" w:rsidRDefault="00DD4915" w:rsidP="00DD4915">
      <w:pPr>
        <w:ind w:leftChars="100" w:left="283" w:hangingChars="18" w:hanging="43"/>
        <w:jc w:val="both"/>
        <w:rPr>
          <w:rFonts w:eastAsia="Batang" w:hAnsi="Batang"/>
          <w:szCs w:val="24"/>
          <w:lang w:eastAsia="ko-KR"/>
        </w:rPr>
      </w:pPr>
      <w:r w:rsidRPr="00BC01A8">
        <w:rPr>
          <w:rFonts w:eastAsia="Batang" w:hAnsi="Batang"/>
          <w:szCs w:val="24"/>
          <w:lang w:eastAsia="ko-KR"/>
        </w:rPr>
        <w:t xml:space="preserve">A random number should be generated within an algorithm with proven randomness. </w:t>
      </w:r>
      <w:r w:rsidRPr="003C1048">
        <w:rPr>
          <w:rFonts w:eastAsia="Batang" w:hAnsi="Batang"/>
          <w:szCs w:val="24"/>
          <w:lang w:eastAsia="ko-KR"/>
        </w:rPr>
        <w:t>[</w:t>
      </w:r>
      <w:r w:rsidRPr="00BB09DE">
        <w:rPr>
          <w:rFonts w:eastAsia="Batang" w:hAnsi="Batang"/>
          <w:szCs w:val="24"/>
          <w:lang w:eastAsia="ko-KR"/>
        </w:rPr>
        <w:t>CR-1-</w:t>
      </w:r>
      <w:r>
        <w:rPr>
          <w:rFonts w:eastAsia="Batang" w:hAnsi="Batang"/>
          <w:szCs w:val="24"/>
          <w:lang w:eastAsia="ko-KR"/>
        </w:rPr>
        <w:t>3</w:t>
      </w:r>
      <w:r w:rsidRPr="003C1048">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0961FC1" w14:textId="77777777" w:rsidR="00DD4915" w:rsidRPr="003C1048" w:rsidRDefault="00DD4915" w:rsidP="00DD4915">
      <w:pPr>
        <w:jc w:val="both"/>
        <w:rPr>
          <w:rFonts w:eastAsia="Batang" w:hAnsi="Batang"/>
          <w:b/>
          <w:bCs/>
          <w:szCs w:val="24"/>
          <w:lang w:eastAsia="ko-KR"/>
        </w:rPr>
      </w:pPr>
      <w:r w:rsidRPr="003C1048">
        <w:rPr>
          <w:rFonts w:eastAsia="Malgun Gothic" w:hint="eastAsia"/>
          <w:b/>
          <w:bCs/>
          <w:u w:color="000000"/>
          <w:bdr w:val="nil"/>
          <w:lang w:eastAsia="ko-KR"/>
        </w:rPr>
        <w:t>T</w:t>
      </w:r>
      <w:r w:rsidRPr="003C1048">
        <w:rPr>
          <w:rFonts w:eastAsia="Malgun Gothic"/>
          <w:b/>
          <w:bCs/>
          <w:u w:color="000000"/>
          <w:bdr w:val="nil"/>
          <w:lang w:eastAsia="ko-KR"/>
        </w:rPr>
        <w:t>echnical i</w:t>
      </w:r>
      <w:r w:rsidRPr="003C1048">
        <w:rPr>
          <w:rFonts w:eastAsia="Malgun Gothic"/>
          <w:b/>
          <w:bCs/>
          <w:u w:color="000000"/>
          <w:bdr w:val="nil"/>
        </w:rPr>
        <w:t>mplementation</w:t>
      </w:r>
      <w:r w:rsidRPr="003C1048">
        <w:rPr>
          <w:rFonts w:eastAsia="Batang" w:hAnsi="Batang"/>
          <w:b/>
          <w:bCs/>
          <w:szCs w:val="24"/>
          <w:lang w:eastAsia="ko-KR"/>
        </w:rPr>
        <w:t xml:space="preserve"> guidelines:</w:t>
      </w:r>
    </w:p>
    <w:p w14:paraId="6A4CD852" w14:textId="77777777" w:rsidR="00DD4915" w:rsidRPr="003C1048" w:rsidRDefault="00DD4915" w:rsidP="00DD4915">
      <w:pPr>
        <w:ind w:firstLineChars="100" w:firstLine="240"/>
        <w:jc w:val="both"/>
        <w:rPr>
          <w:rFonts w:eastAsia="Malgun Gothic"/>
          <w:b/>
          <w:bCs/>
          <w:u w:color="000000"/>
          <w:bdr w:val="nil"/>
        </w:rPr>
      </w:pPr>
      <w:r w:rsidRPr="003C1048">
        <w:t xml:space="preserve">TBD </w:t>
      </w:r>
    </w:p>
    <w:p w14:paraId="592C6BA2" w14:textId="77777777" w:rsidR="004D4ED6" w:rsidRDefault="00365316">
      <w:pPr>
        <w:pStyle w:val="ListParagraph"/>
        <w:numPr>
          <w:ilvl w:val="0"/>
          <w:numId w:val="58"/>
        </w:numPr>
        <w:jc w:val="both"/>
        <w:rPr>
          <w:ins w:id="571" w:author="jyoti sengar" w:date="2023-07-06T11:09:00Z"/>
        </w:rPr>
        <w:pPrChange w:id="572" w:author="jyoti sengar" w:date="2023-07-05T13:02:00Z">
          <w:pPr>
            <w:ind w:firstLineChars="100" w:firstLine="240"/>
            <w:jc w:val="both"/>
          </w:pPr>
        </w:pPrChange>
      </w:pPr>
      <w:ins w:id="573" w:author="acer" w:date="2023-06-22T10:34:00Z">
        <w:r>
          <w:t xml:space="preserve">Use </w:t>
        </w:r>
        <w:proofErr w:type="spellStart"/>
        <w:r w:rsidRPr="00D2664D">
          <w:t>vetted</w:t>
        </w:r>
        <w:proofErr w:type="spellEnd"/>
        <w:r w:rsidRPr="00D2664D">
          <w:t xml:space="preserve"> </w:t>
        </w:r>
        <w:del w:id="574" w:author="jyoti sengar" w:date="2023-07-06T11:09:00Z">
          <w:r w:rsidDel="004D4ED6">
            <w:delText xml:space="preserve">[NIST </w:delText>
          </w:r>
          <w:r w:rsidRPr="00A37E89" w:rsidDel="004D4ED6">
            <w:delText>800-90B</w:delText>
          </w:r>
          <w:r w:rsidDel="004D4ED6">
            <w:delText xml:space="preserve"> Section 3.1.5.1.1]  </w:delText>
          </w:r>
        </w:del>
        <w:r w:rsidRPr="00D2664D">
          <w:t xml:space="preserve">and </w:t>
        </w:r>
        <w:proofErr w:type="spellStart"/>
        <w:r w:rsidRPr="00D2664D">
          <w:t>widely</w:t>
        </w:r>
        <w:proofErr w:type="spellEnd"/>
        <w:r w:rsidRPr="00D2664D">
          <w:t xml:space="preserve"> </w:t>
        </w:r>
        <w:proofErr w:type="spellStart"/>
        <w:r w:rsidRPr="00D2664D">
          <w:t>accepted</w:t>
        </w:r>
        <w:proofErr w:type="spellEnd"/>
        <w:r w:rsidRPr="00D2664D">
          <w:t xml:space="preserve"> </w:t>
        </w:r>
        <w:proofErr w:type="spellStart"/>
        <w:r w:rsidRPr="00D2664D">
          <w:t>Cryptographically</w:t>
        </w:r>
        <w:proofErr w:type="spellEnd"/>
        <w:r w:rsidRPr="00D2664D">
          <w:t xml:space="preserve"> Secure </w:t>
        </w:r>
        <w:proofErr w:type="spellStart"/>
        <w:r w:rsidRPr="00D2664D">
          <w:t>Pseudorandom</w:t>
        </w:r>
        <w:proofErr w:type="spellEnd"/>
        <w:r w:rsidRPr="00D2664D">
          <w:t xml:space="preserve"> </w:t>
        </w:r>
        <w:proofErr w:type="spellStart"/>
        <w:r w:rsidRPr="00D2664D">
          <w:t>Number</w:t>
        </w:r>
        <w:proofErr w:type="spellEnd"/>
        <w:r w:rsidRPr="00D2664D">
          <w:t xml:space="preserve"> </w:t>
        </w:r>
        <w:proofErr w:type="spellStart"/>
        <w:r w:rsidRPr="00D2664D">
          <w:t>Generators</w:t>
        </w:r>
        <w:proofErr w:type="spellEnd"/>
        <w:r w:rsidRPr="00D2664D">
          <w:t xml:space="preserve"> </w:t>
        </w:r>
        <w:r>
          <w:t>(</w:t>
        </w:r>
        <w:r w:rsidRPr="00D2664D">
          <w:t>PRNG</w:t>
        </w:r>
        <w:r>
          <w:t>)</w:t>
        </w:r>
        <w:r w:rsidRPr="00D2664D">
          <w:t xml:space="preserve"> </w:t>
        </w:r>
        <w:proofErr w:type="spellStart"/>
        <w:r w:rsidRPr="00D2664D">
          <w:t>algorithms</w:t>
        </w:r>
        <w:proofErr w:type="spellEnd"/>
        <w:r w:rsidRPr="00D2664D">
          <w:t xml:space="preserve"> to </w:t>
        </w:r>
        <w:proofErr w:type="spellStart"/>
        <w:r w:rsidRPr="00D2664D">
          <w:t>generate</w:t>
        </w:r>
        <w:proofErr w:type="spellEnd"/>
        <w:r w:rsidRPr="00D2664D">
          <w:t xml:space="preserve"> </w:t>
        </w:r>
        <w:proofErr w:type="spellStart"/>
        <w:r w:rsidRPr="00D2664D">
          <w:t>random</w:t>
        </w:r>
        <w:proofErr w:type="spellEnd"/>
        <w:r w:rsidRPr="00D2664D">
          <w:t xml:space="preserve"> </w:t>
        </w:r>
        <w:proofErr w:type="spellStart"/>
        <w:r w:rsidRPr="00D2664D">
          <w:t>numbers</w:t>
        </w:r>
        <w:proofErr w:type="spellEnd"/>
        <w:r w:rsidRPr="00D2664D">
          <w:t xml:space="preserve">. </w:t>
        </w:r>
      </w:ins>
    </w:p>
    <w:p w14:paraId="21FD500A" w14:textId="77777777" w:rsidR="004D4ED6" w:rsidRDefault="00365316">
      <w:pPr>
        <w:pStyle w:val="ListParagraph"/>
        <w:numPr>
          <w:ilvl w:val="0"/>
          <w:numId w:val="58"/>
        </w:numPr>
        <w:jc w:val="both"/>
        <w:rPr>
          <w:ins w:id="575" w:author="jyoti sengar" w:date="2023-07-06T11:09:00Z"/>
        </w:rPr>
        <w:pPrChange w:id="576" w:author="jyoti sengar" w:date="2023-07-05T13:02:00Z">
          <w:pPr>
            <w:ind w:firstLineChars="100" w:firstLine="240"/>
            <w:jc w:val="both"/>
          </w:pPr>
        </w:pPrChange>
      </w:pPr>
      <w:proofErr w:type="spellStart"/>
      <w:ins w:id="577" w:author="acer" w:date="2023-06-22T10:34:00Z">
        <w:r w:rsidRPr="00D2664D">
          <w:t>These</w:t>
        </w:r>
        <w:proofErr w:type="spellEnd"/>
        <w:r w:rsidRPr="00D2664D">
          <w:t xml:space="preserve"> </w:t>
        </w:r>
        <w:proofErr w:type="spellStart"/>
        <w:r w:rsidRPr="00D2664D">
          <w:t>algorithms</w:t>
        </w:r>
        <w:proofErr w:type="spellEnd"/>
        <w:r w:rsidRPr="00D2664D">
          <w:t xml:space="preserve"> have been </w:t>
        </w:r>
        <w:proofErr w:type="spellStart"/>
        <w:r w:rsidRPr="00D2664D">
          <w:t>extensively</w:t>
        </w:r>
        <w:proofErr w:type="spellEnd"/>
        <w:r w:rsidRPr="00D2664D">
          <w:t xml:space="preserve"> </w:t>
        </w:r>
        <w:proofErr w:type="spellStart"/>
        <w:r w:rsidRPr="00D2664D">
          <w:t>tested</w:t>
        </w:r>
        <w:proofErr w:type="spellEnd"/>
        <w:r w:rsidRPr="00D2664D">
          <w:t xml:space="preserve"> and </w:t>
        </w:r>
        <w:proofErr w:type="spellStart"/>
        <w:r w:rsidRPr="00D2664D">
          <w:t>proven</w:t>
        </w:r>
        <w:proofErr w:type="spellEnd"/>
        <w:r w:rsidRPr="00D2664D">
          <w:t xml:space="preserve"> to </w:t>
        </w:r>
        <w:proofErr w:type="spellStart"/>
        <w:r w:rsidRPr="00D2664D">
          <w:t>provide</w:t>
        </w:r>
        <w:proofErr w:type="spellEnd"/>
        <w:r w:rsidRPr="00D2664D">
          <w:t xml:space="preserve"> </w:t>
        </w:r>
        <w:proofErr w:type="gramStart"/>
        <w:r w:rsidRPr="00D2664D">
          <w:t>a</w:t>
        </w:r>
        <w:proofErr w:type="gramEnd"/>
        <w:r w:rsidRPr="00D2664D">
          <w:t xml:space="preserve"> </w:t>
        </w:r>
        <w:proofErr w:type="spellStart"/>
        <w:r w:rsidRPr="00D2664D">
          <w:t>high</w:t>
        </w:r>
        <w:proofErr w:type="spellEnd"/>
        <w:r w:rsidRPr="00D2664D">
          <w:t xml:space="preserve"> </w:t>
        </w:r>
        <w:proofErr w:type="spellStart"/>
        <w:r w:rsidRPr="00D2664D">
          <w:t>level</w:t>
        </w:r>
        <w:proofErr w:type="spellEnd"/>
        <w:r w:rsidRPr="00D2664D">
          <w:t xml:space="preserve"> of </w:t>
        </w:r>
        <w:proofErr w:type="spellStart"/>
        <w:r w:rsidRPr="00D2664D">
          <w:t>randomness</w:t>
        </w:r>
        <w:proofErr w:type="spellEnd"/>
        <w:r w:rsidRPr="00D2664D">
          <w:t xml:space="preserve"> and </w:t>
        </w:r>
        <w:proofErr w:type="spellStart"/>
        <w:r w:rsidRPr="00D2664D">
          <w:t>cryptographic</w:t>
        </w:r>
        <w:proofErr w:type="spellEnd"/>
        <w:r w:rsidRPr="00D2664D">
          <w:t xml:space="preserve"> </w:t>
        </w:r>
        <w:proofErr w:type="spellStart"/>
        <w:r w:rsidRPr="00D2664D">
          <w:t>security</w:t>
        </w:r>
        <w:proofErr w:type="spellEnd"/>
        <w:r w:rsidRPr="00D2664D">
          <w:t>.</w:t>
        </w:r>
      </w:ins>
    </w:p>
    <w:p w14:paraId="2EE1E7D9" w14:textId="0DF44F8D" w:rsidR="00365316" w:rsidRDefault="00365316">
      <w:pPr>
        <w:pStyle w:val="ListParagraph"/>
        <w:numPr>
          <w:ilvl w:val="0"/>
          <w:numId w:val="58"/>
        </w:numPr>
        <w:jc w:val="both"/>
        <w:rPr>
          <w:ins w:id="578" w:author="acer" w:date="2023-06-22T10:34:00Z"/>
        </w:rPr>
        <w:pPrChange w:id="579" w:author="jyoti sengar" w:date="2023-07-05T13:02:00Z">
          <w:pPr>
            <w:ind w:firstLineChars="100" w:firstLine="240"/>
            <w:jc w:val="both"/>
          </w:pPr>
        </w:pPrChange>
      </w:pPr>
      <w:ins w:id="580" w:author="acer" w:date="2023-06-22T10:34:00Z">
        <w:r>
          <w:t xml:space="preserve"> </w:t>
        </w:r>
        <w:proofErr w:type="spellStart"/>
        <w:r w:rsidRPr="00D2664D">
          <w:t>Incorporate</w:t>
        </w:r>
        <w:proofErr w:type="spellEnd"/>
        <w:r w:rsidRPr="00D2664D">
          <w:t xml:space="preserve"> multiple sources of </w:t>
        </w:r>
        <w:proofErr w:type="spellStart"/>
        <w:r w:rsidRPr="00D2664D">
          <w:t>entropy</w:t>
        </w:r>
        <w:proofErr w:type="spellEnd"/>
        <w:r>
          <w:t xml:space="preserve">. </w:t>
        </w:r>
        <w:proofErr w:type="spellStart"/>
        <w:r w:rsidRPr="00D2664D">
          <w:t>Combining</w:t>
        </w:r>
        <w:proofErr w:type="spellEnd"/>
        <w:r w:rsidRPr="00D2664D">
          <w:t xml:space="preserve"> diverse </w:t>
        </w:r>
        <w:proofErr w:type="spellStart"/>
        <w:r w:rsidRPr="00D2664D">
          <w:t>entropy</w:t>
        </w:r>
        <w:proofErr w:type="spellEnd"/>
        <w:r w:rsidRPr="00D2664D">
          <w:t xml:space="preserve"> sources </w:t>
        </w:r>
        <w:proofErr w:type="spellStart"/>
        <w:r w:rsidRPr="00D2664D">
          <w:t>improves</w:t>
        </w:r>
        <w:proofErr w:type="spellEnd"/>
        <w:r w:rsidRPr="00D2664D">
          <w:t xml:space="preserve"> the </w:t>
        </w:r>
        <w:proofErr w:type="spellStart"/>
        <w:r w:rsidRPr="00D2664D">
          <w:t>quality</w:t>
        </w:r>
        <w:proofErr w:type="spellEnd"/>
        <w:r w:rsidRPr="00D2664D">
          <w:t xml:space="preserve"> and </w:t>
        </w:r>
        <w:proofErr w:type="spellStart"/>
        <w:r w:rsidRPr="00D2664D">
          <w:t>unpredictability</w:t>
        </w:r>
        <w:proofErr w:type="spellEnd"/>
        <w:r w:rsidRPr="00D2664D">
          <w:t xml:space="preserve"> of the </w:t>
        </w:r>
        <w:proofErr w:type="spellStart"/>
        <w:r w:rsidRPr="00D2664D">
          <w:t>random</w:t>
        </w:r>
        <w:proofErr w:type="spellEnd"/>
        <w:r w:rsidRPr="00D2664D">
          <w:t xml:space="preserve"> </w:t>
        </w:r>
        <w:proofErr w:type="spellStart"/>
        <w:r w:rsidRPr="00D2664D">
          <w:t>numbers</w:t>
        </w:r>
        <w:proofErr w:type="spellEnd"/>
        <w:r w:rsidRPr="00D2664D">
          <w:t xml:space="preserve"> </w:t>
        </w:r>
        <w:proofErr w:type="spellStart"/>
        <w:r w:rsidRPr="00D2664D">
          <w:t>generated</w:t>
        </w:r>
        <w:proofErr w:type="spellEnd"/>
        <w:r w:rsidRPr="00D2664D">
          <w:t>.</w:t>
        </w:r>
      </w:ins>
    </w:p>
    <w:p w14:paraId="709C855F" w14:textId="77777777" w:rsidR="004D4ED6" w:rsidRDefault="00365316">
      <w:pPr>
        <w:pStyle w:val="ListParagraph"/>
        <w:numPr>
          <w:ilvl w:val="0"/>
          <w:numId w:val="58"/>
        </w:numPr>
        <w:jc w:val="both"/>
        <w:rPr>
          <w:ins w:id="581" w:author="jyoti sengar" w:date="2023-07-06T11:09:00Z"/>
        </w:rPr>
        <w:pPrChange w:id="582" w:author="jyoti sengar" w:date="2023-07-05T13:02:00Z">
          <w:pPr>
            <w:ind w:firstLineChars="100" w:firstLine="240"/>
            <w:jc w:val="both"/>
          </w:pPr>
        </w:pPrChange>
      </w:pPr>
      <w:proofErr w:type="spellStart"/>
      <w:ins w:id="583" w:author="acer" w:date="2023-06-22T10:34:00Z">
        <w:r w:rsidRPr="00D2664D">
          <w:t>Generate</w:t>
        </w:r>
        <w:proofErr w:type="spellEnd"/>
        <w:r w:rsidRPr="00D2664D">
          <w:t xml:space="preserve"> a </w:t>
        </w:r>
        <w:proofErr w:type="spellStart"/>
        <w:r w:rsidRPr="00D2664D">
          <w:t>secu</w:t>
        </w:r>
        <w:r>
          <w:t>re</w:t>
        </w:r>
        <w:proofErr w:type="spellEnd"/>
        <w:r>
          <w:t xml:space="preserve"> initial </w:t>
        </w:r>
        <w:proofErr w:type="spellStart"/>
        <w:r>
          <w:t>seed</w:t>
        </w:r>
        <w:proofErr w:type="spellEnd"/>
        <w:r>
          <w:t xml:space="preserve"> value for the </w:t>
        </w:r>
        <w:r w:rsidRPr="00D2664D">
          <w:t xml:space="preserve">PRNG. This </w:t>
        </w:r>
        <w:proofErr w:type="spellStart"/>
        <w:r w:rsidRPr="00D2664D">
          <w:t>seed</w:t>
        </w:r>
        <w:proofErr w:type="spellEnd"/>
        <w:r w:rsidRPr="00D2664D">
          <w:t xml:space="preserve"> </w:t>
        </w:r>
        <w:proofErr w:type="spellStart"/>
        <w:r w:rsidRPr="00D2664D">
          <w:t>should</w:t>
        </w:r>
        <w:proofErr w:type="spellEnd"/>
        <w:r w:rsidRPr="00D2664D">
          <w:t xml:space="preserve"> </w:t>
        </w:r>
        <w:proofErr w:type="spellStart"/>
        <w:r w:rsidRPr="00D2664D">
          <w:t>be</w:t>
        </w:r>
        <w:proofErr w:type="spellEnd"/>
        <w:r w:rsidRPr="00D2664D">
          <w:t xml:space="preserve"> </w:t>
        </w:r>
        <w:proofErr w:type="spellStart"/>
        <w:r w:rsidRPr="00D2664D">
          <w:t>derived</w:t>
        </w:r>
        <w:proofErr w:type="spellEnd"/>
        <w:r w:rsidRPr="00D2664D">
          <w:t xml:space="preserve"> </w:t>
        </w:r>
        <w:proofErr w:type="spellStart"/>
        <w:r w:rsidRPr="00D2664D">
          <w:t>from</w:t>
        </w:r>
        <w:proofErr w:type="spellEnd"/>
        <w:r w:rsidRPr="00D2664D">
          <w:t xml:space="preserve"> a </w:t>
        </w:r>
        <w:proofErr w:type="spellStart"/>
        <w:r w:rsidRPr="00D2664D">
          <w:t>combination</w:t>
        </w:r>
        <w:proofErr w:type="spellEnd"/>
        <w:r w:rsidRPr="00D2664D">
          <w:t xml:space="preserve"> of </w:t>
        </w:r>
        <w:proofErr w:type="spellStart"/>
        <w:r w:rsidRPr="00D2664D">
          <w:t>entropy</w:t>
        </w:r>
        <w:proofErr w:type="spellEnd"/>
        <w:r w:rsidRPr="00D2664D">
          <w:t xml:space="preserve"> sources </w:t>
        </w:r>
        <w:proofErr w:type="spellStart"/>
        <w:r w:rsidRPr="00D2664D">
          <w:t>mentioned</w:t>
        </w:r>
        <w:proofErr w:type="spellEnd"/>
        <w:r w:rsidRPr="00D2664D">
          <w:t xml:space="preserve"> </w:t>
        </w:r>
        <w:proofErr w:type="spellStart"/>
        <w:r w:rsidRPr="00D2664D">
          <w:t>above</w:t>
        </w:r>
        <w:proofErr w:type="spellEnd"/>
        <w:r w:rsidRPr="00D2664D">
          <w:t xml:space="preserve">. </w:t>
        </w:r>
      </w:ins>
    </w:p>
    <w:p w14:paraId="33F06CE2" w14:textId="77777777" w:rsidR="004D4ED6" w:rsidRDefault="00365316">
      <w:pPr>
        <w:pStyle w:val="ListParagraph"/>
        <w:numPr>
          <w:ilvl w:val="0"/>
          <w:numId w:val="58"/>
        </w:numPr>
        <w:jc w:val="both"/>
        <w:rPr>
          <w:ins w:id="584" w:author="jyoti sengar" w:date="2023-07-06T11:09:00Z"/>
        </w:rPr>
        <w:pPrChange w:id="585" w:author="jyoti sengar" w:date="2023-07-05T13:02:00Z">
          <w:pPr>
            <w:ind w:firstLineChars="100" w:firstLine="240"/>
            <w:jc w:val="both"/>
          </w:pPr>
        </w:pPrChange>
      </w:pPr>
      <w:ins w:id="586" w:author="acer" w:date="2023-06-22T10:34:00Z">
        <w:r w:rsidRPr="00D2664D">
          <w:t xml:space="preserve">It </w:t>
        </w:r>
        <w:proofErr w:type="spellStart"/>
        <w:r w:rsidRPr="00D2664D">
          <w:t>should</w:t>
        </w:r>
        <w:proofErr w:type="spellEnd"/>
        <w:r w:rsidRPr="00D2664D">
          <w:t xml:space="preserve"> </w:t>
        </w:r>
        <w:proofErr w:type="spellStart"/>
        <w:r w:rsidRPr="00D2664D">
          <w:t>be</w:t>
        </w:r>
        <w:proofErr w:type="spellEnd"/>
        <w:r w:rsidRPr="00D2664D">
          <w:t xml:space="preserve"> unique for </w:t>
        </w:r>
        <w:proofErr w:type="spellStart"/>
        <w:r w:rsidRPr="00D2664D">
          <w:t>each</w:t>
        </w:r>
        <w:proofErr w:type="spellEnd"/>
        <w:r w:rsidRPr="00D2664D">
          <w:t xml:space="preserve"> </w:t>
        </w:r>
        <w:proofErr w:type="spellStart"/>
        <w:r w:rsidRPr="00D2664D">
          <w:t>device</w:t>
        </w:r>
        <w:proofErr w:type="spellEnd"/>
        <w:r w:rsidRPr="00D2664D">
          <w:t xml:space="preserve"> and session to </w:t>
        </w:r>
        <w:proofErr w:type="spellStart"/>
        <w:r w:rsidRPr="00D2664D">
          <w:t>ensure</w:t>
        </w:r>
        <w:proofErr w:type="spellEnd"/>
        <w:r w:rsidRPr="00D2664D">
          <w:t xml:space="preserve"> </w:t>
        </w:r>
        <w:proofErr w:type="spellStart"/>
        <w:r w:rsidRPr="00D2664D">
          <w:t>randomness</w:t>
        </w:r>
        <w:proofErr w:type="spellEnd"/>
        <w:r w:rsidRPr="00D2664D">
          <w:t xml:space="preserve">. </w:t>
        </w:r>
      </w:ins>
    </w:p>
    <w:p w14:paraId="43647249" w14:textId="77777777" w:rsidR="004D4ED6" w:rsidRDefault="00365316">
      <w:pPr>
        <w:pStyle w:val="ListParagraph"/>
        <w:numPr>
          <w:ilvl w:val="0"/>
          <w:numId w:val="58"/>
        </w:numPr>
        <w:jc w:val="both"/>
        <w:rPr>
          <w:ins w:id="587" w:author="jyoti sengar" w:date="2023-07-06T11:09:00Z"/>
        </w:rPr>
        <w:pPrChange w:id="588" w:author="jyoti sengar" w:date="2023-07-05T13:02:00Z">
          <w:pPr>
            <w:ind w:firstLineChars="100" w:firstLine="240"/>
            <w:jc w:val="both"/>
          </w:pPr>
        </w:pPrChange>
      </w:pPr>
      <w:proofErr w:type="spellStart"/>
      <w:ins w:id="589" w:author="acer" w:date="2023-06-22T10:34:00Z">
        <w:r w:rsidRPr="00D2664D">
          <w:t>Avoid</w:t>
        </w:r>
        <w:proofErr w:type="spellEnd"/>
        <w:r w:rsidRPr="00D2664D">
          <w:t xml:space="preserve"> </w:t>
        </w:r>
        <w:proofErr w:type="spellStart"/>
        <w:r w:rsidRPr="00D2664D">
          <w:t>using</w:t>
        </w:r>
        <w:proofErr w:type="spellEnd"/>
        <w:r w:rsidRPr="00D2664D">
          <w:t xml:space="preserve"> </w:t>
        </w:r>
        <w:proofErr w:type="spellStart"/>
        <w:r w:rsidRPr="00D2664D">
          <w:t>predictable</w:t>
        </w:r>
        <w:proofErr w:type="spellEnd"/>
        <w:r w:rsidRPr="00D2664D">
          <w:t xml:space="preserve"> or </w:t>
        </w:r>
        <w:proofErr w:type="spellStart"/>
        <w:r w:rsidRPr="00D2664D">
          <w:t>easily</w:t>
        </w:r>
        <w:proofErr w:type="spellEnd"/>
        <w:r w:rsidRPr="00D2664D">
          <w:t xml:space="preserve"> </w:t>
        </w:r>
        <w:proofErr w:type="spellStart"/>
        <w:r w:rsidRPr="00D2664D">
          <w:t>guessable</w:t>
        </w:r>
        <w:proofErr w:type="spellEnd"/>
        <w:r w:rsidRPr="00D2664D">
          <w:t xml:space="preserve"> values as </w:t>
        </w:r>
        <w:proofErr w:type="spellStart"/>
        <w:r w:rsidRPr="00D2664D">
          <w:t>seeds</w:t>
        </w:r>
        <w:proofErr w:type="spellEnd"/>
        <w:r w:rsidRPr="00D2664D">
          <w:t>.</w:t>
        </w:r>
        <w:r>
          <w:t xml:space="preserve"> </w:t>
        </w:r>
      </w:ins>
    </w:p>
    <w:p w14:paraId="2B883225" w14:textId="7F813FD2" w:rsidR="00365316" w:rsidRPr="00D2664D" w:rsidRDefault="00365316">
      <w:pPr>
        <w:pStyle w:val="ListParagraph"/>
        <w:numPr>
          <w:ilvl w:val="0"/>
          <w:numId w:val="58"/>
        </w:numPr>
        <w:jc w:val="both"/>
        <w:rPr>
          <w:ins w:id="590" w:author="acer" w:date="2023-06-22T10:34:00Z"/>
        </w:rPr>
        <w:pPrChange w:id="591" w:author="jyoti sengar" w:date="2023-07-05T13:02:00Z">
          <w:pPr>
            <w:ind w:firstLineChars="100" w:firstLine="240"/>
            <w:jc w:val="both"/>
          </w:pPr>
        </w:pPrChange>
      </w:pPr>
      <w:proofErr w:type="spellStart"/>
      <w:ins w:id="592" w:author="acer" w:date="2023-06-22T10:34:00Z">
        <w:r>
          <w:t>Regularly</w:t>
        </w:r>
        <w:proofErr w:type="spellEnd"/>
        <w:r>
          <w:t xml:space="preserve"> </w:t>
        </w:r>
        <w:proofErr w:type="spellStart"/>
        <w:r>
          <w:t>re-seed</w:t>
        </w:r>
        <w:proofErr w:type="spellEnd"/>
        <w:r>
          <w:t xml:space="preserve"> the </w:t>
        </w:r>
        <w:proofErr w:type="spellStart"/>
        <w:r w:rsidRPr="00D2664D">
          <w:t>Cryptographically</w:t>
        </w:r>
        <w:proofErr w:type="spellEnd"/>
        <w:r w:rsidRPr="00D2664D">
          <w:t xml:space="preserve"> Secure</w:t>
        </w:r>
        <w:r>
          <w:t xml:space="preserve"> </w:t>
        </w:r>
        <w:r w:rsidRPr="00D2664D">
          <w:t xml:space="preserve">PRNG </w:t>
        </w:r>
        <w:proofErr w:type="spellStart"/>
        <w:r w:rsidRPr="00D2664D">
          <w:t>with</w:t>
        </w:r>
        <w:proofErr w:type="spellEnd"/>
        <w:r w:rsidRPr="00D2664D">
          <w:t xml:space="preserve"> </w:t>
        </w:r>
        <w:proofErr w:type="spellStart"/>
        <w:r w:rsidRPr="00D2664D">
          <w:t>additional</w:t>
        </w:r>
        <w:proofErr w:type="spellEnd"/>
        <w:r w:rsidRPr="00D2664D">
          <w:t xml:space="preserve"> </w:t>
        </w:r>
        <w:proofErr w:type="spellStart"/>
        <w:r w:rsidRPr="00D2664D">
          <w:t>entropy</w:t>
        </w:r>
        <w:proofErr w:type="spellEnd"/>
        <w:r w:rsidRPr="00D2664D">
          <w:t xml:space="preserve"> </w:t>
        </w:r>
        <w:proofErr w:type="spellStart"/>
        <w:r w:rsidRPr="00D2664D">
          <w:t>during</w:t>
        </w:r>
        <w:proofErr w:type="spellEnd"/>
        <w:r w:rsidRPr="00D2664D">
          <w:t xml:space="preserve"> the </w:t>
        </w:r>
        <w:proofErr w:type="spellStart"/>
        <w:r w:rsidRPr="00D2664D">
          <w:t>device's</w:t>
        </w:r>
        <w:proofErr w:type="spellEnd"/>
        <w:r w:rsidRPr="00D2664D">
          <w:t xml:space="preserve"> </w:t>
        </w:r>
        <w:proofErr w:type="spellStart"/>
        <w:r w:rsidRPr="00D2664D">
          <w:t>operation</w:t>
        </w:r>
        <w:proofErr w:type="spellEnd"/>
        <w:r w:rsidRPr="00D2664D">
          <w:t xml:space="preserve"> to </w:t>
        </w:r>
        <w:proofErr w:type="spellStart"/>
        <w:r w:rsidRPr="00D2664D">
          <w:t>maintain</w:t>
        </w:r>
        <w:proofErr w:type="spellEnd"/>
        <w:r w:rsidRPr="00D2664D">
          <w:t xml:space="preserve"> </w:t>
        </w:r>
        <w:proofErr w:type="spellStart"/>
        <w:r w:rsidRPr="00D2664D">
          <w:t>randomness</w:t>
        </w:r>
        <w:proofErr w:type="spellEnd"/>
        <w:r w:rsidRPr="00D2664D">
          <w:t>.</w:t>
        </w:r>
      </w:ins>
    </w:p>
    <w:p w14:paraId="1C7A4B4F" w14:textId="77777777" w:rsidR="004D4ED6" w:rsidRDefault="00365316">
      <w:pPr>
        <w:pStyle w:val="ListParagraph"/>
        <w:numPr>
          <w:ilvl w:val="0"/>
          <w:numId w:val="58"/>
        </w:numPr>
        <w:jc w:val="both"/>
        <w:rPr>
          <w:ins w:id="593" w:author="jyoti sengar" w:date="2023-07-06T11:09:00Z"/>
        </w:rPr>
        <w:pPrChange w:id="594" w:author="jyoti sengar" w:date="2023-07-05T13:02:00Z">
          <w:pPr>
            <w:ind w:firstLineChars="100" w:firstLine="240"/>
            <w:jc w:val="both"/>
          </w:pPr>
        </w:pPrChange>
      </w:pPr>
      <w:ins w:id="595" w:author="acer" w:date="2023-06-22T10:34:00Z">
        <w:del w:id="596" w:author="jyoti sengar" w:date="2023-07-05T13:02:00Z">
          <w:r w:rsidRPr="003C1048" w:rsidDel="00C8703E">
            <w:delText xml:space="preserve"> </w:delText>
          </w:r>
        </w:del>
        <w:proofErr w:type="spellStart"/>
        <w:r>
          <w:t>Ensure</w:t>
        </w:r>
        <w:proofErr w:type="spellEnd"/>
        <w:r>
          <w:t xml:space="preserve"> </w:t>
        </w:r>
        <w:proofErr w:type="spellStart"/>
        <w:r>
          <w:t>that</w:t>
        </w:r>
        <w:proofErr w:type="spellEnd"/>
        <w:r>
          <w:t xml:space="preserve"> the </w:t>
        </w:r>
        <w:r w:rsidRPr="00D2664D">
          <w:t xml:space="preserve">PRNG </w:t>
        </w:r>
        <w:del w:id="597" w:author="Prashant Pandey" w:date="2023-06-24T19:51:00Z">
          <w:r w:rsidRPr="00D2664D" w:rsidDel="001C49EA">
            <w:delText xml:space="preserve">used in the </w:delText>
          </w:r>
        </w:del>
        <w:proofErr w:type="spellStart"/>
        <w:r w:rsidRPr="00D2664D">
          <w:t>algorithm</w:t>
        </w:r>
        <w:proofErr w:type="spellEnd"/>
        <w:r w:rsidRPr="00D2664D">
          <w:t xml:space="preserve"> </w:t>
        </w:r>
        <w:proofErr w:type="spellStart"/>
        <w:r w:rsidRPr="00D2664D">
          <w:t>is</w:t>
        </w:r>
        <w:proofErr w:type="spellEnd"/>
        <w:r w:rsidRPr="00D2664D">
          <w:t xml:space="preserve"> </w:t>
        </w:r>
        <w:proofErr w:type="spellStart"/>
        <w:r w:rsidRPr="00D2664D">
          <w:t>cryptographically</w:t>
        </w:r>
        <w:proofErr w:type="spellEnd"/>
        <w:r w:rsidRPr="00D2664D">
          <w:t xml:space="preserve"> </w:t>
        </w:r>
        <w:proofErr w:type="spellStart"/>
        <w:r w:rsidRPr="00D2664D">
          <w:t>strong</w:t>
        </w:r>
        <w:proofErr w:type="spellEnd"/>
        <w:r w:rsidRPr="00D2664D">
          <w:t xml:space="preserve"> and </w:t>
        </w:r>
        <w:proofErr w:type="spellStart"/>
        <w:r w:rsidRPr="00D2664D">
          <w:t>designed</w:t>
        </w:r>
        <w:proofErr w:type="spellEnd"/>
        <w:r w:rsidRPr="00D2664D">
          <w:t xml:space="preserve"> </w:t>
        </w:r>
        <w:proofErr w:type="spellStart"/>
        <w:r w:rsidRPr="00D2664D">
          <w:t>specifically</w:t>
        </w:r>
        <w:proofErr w:type="spellEnd"/>
        <w:r w:rsidRPr="00D2664D">
          <w:t xml:space="preserve"> for </w:t>
        </w:r>
        <w:proofErr w:type="spellStart"/>
        <w:r w:rsidRPr="00D2664D">
          <w:t>generating</w:t>
        </w:r>
        <w:proofErr w:type="spellEnd"/>
        <w:r w:rsidRPr="00D2664D">
          <w:t xml:space="preserve"> </w:t>
        </w:r>
        <w:proofErr w:type="spellStart"/>
        <w:r w:rsidRPr="00D2664D">
          <w:t>random</w:t>
        </w:r>
        <w:proofErr w:type="spellEnd"/>
        <w:r w:rsidRPr="00D2664D">
          <w:t xml:space="preserve"> </w:t>
        </w:r>
        <w:proofErr w:type="spellStart"/>
        <w:r w:rsidRPr="00D2664D">
          <w:t>numbers</w:t>
        </w:r>
        <w:proofErr w:type="spellEnd"/>
        <w:r w:rsidRPr="00D2664D">
          <w:t>.</w:t>
        </w:r>
        <w:r>
          <w:t xml:space="preserve"> </w:t>
        </w:r>
      </w:ins>
    </w:p>
    <w:p w14:paraId="22F885C4" w14:textId="47D20DDE" w:rsidR="00365316" w:rsidRDefault="00365316">
      <w:pPr>
        <w:pStyle w:val="ListParagraph"/>
        <w:numPr>
          <w:ilvl w:val="0"/>
          <w:numId w:val="58"/>
        </w:numPr>
        <w:jc w:val="both"/>
        <w:rPr>
          <w:ins w:id="598" w:author="acer" w:date="2023-06-22T10:34:00Z"/>
        </w:rPr>
        <w:pPrChange w:id="599" w:author="jyoti sengar" w:date="2023-07-05T13:02:00Z">
          <w:pPr>
            <w:ind w:firstLineChars="100" w:firstLine="240"/>
            <w:jc w:val="both"/>
          </w:pPr>
        </w:pPrChange>
      </w:pPr>
      <w:proofErr w:type="spellStart"/>
      <w:ins w:id="600" w:author="acer" w:date="2023-06-22T10:34:00Z">
        <w:r w:rsidRPr="00D2664D">
          <w:t>Implement</w:t>
        </w:r>
        <w:proofErr w:type="spellEnd"/>
        <w:r w:rsidRPr="00D2664D">
          <w:t xml:space="preserve"> the </w:t>
        </w:r>
        <w:proofErr w:type="spellStart"/>
        <w:r w:rsidRPr="00D2664D">
          <w:t>random</w:t>
        </w:r>
        <w:proofErr w:type="spellEnd"/>
        <w:r w:rsidRPr="00D2664D">
          <w:t xml:space="preserve"> </w:t>
        </w:r>
        <w:proofErr w:type="spellStart"/>
        <w:r w:rsidRPr="00D2664D">
          <w:t>number</w:t>
        </w:r>
        <w:proofErr w:type="spellEnd"/>
        <w:r w:rsidRPr="00D2664D">
          <w:t xml:space="preserve"> </w:t>
        </w:r>
        <w:proofErr w:type="spellStart"/>
        <w:r w:rsidRPr="00D2664D">
          <w:t>generation</w:t>
        </w:r>
        <w:proofErr w:type="spellEnd"/>
        <w:r w:rsidRPr="00D2664D">
          <w:t xml:space="preserve"> </w:t>
        </w:r>
        <w:proofErr w:type="spellStart"/>
        <w:r w:rsidRPr="00D2664D">
          <w:t>algorithm</w:t>
        </w:r>
        <w:proofErr w:type="spellEnd"/>
        <w:r w:rsidRPr="00D2664D">
          <w:t xml:space="preserve"> in a </w:t>
        </w:r>
        <w:proofErr w:type="spellStart"/>
        <w:r w:rsidRPr="00D2664D">
          <w:t>secure</w:t>
        </w:r>
        <w:proofErr w:type="spellEnd"/>
        <w:r w:rsidRPr="00D2664D">
          <w:t xml:space="preserve"> </w:t>
        </w:r>
        <w:proofErr w:type="spellStart"/>
        <w:r w:rsidRPr="00D2664D">
          <w:t>manner</w:t>
        </w:r>
        <w:proofErr w:type="spellEnd"/>
        <w:r w:rsidRPr="00D2664D">
          <w:t xml:space="preserve">, </w:t>
        </w:r>
        <w:proofErr w:type="spellStart"/>
        <w:r w:rsidRPr="00D2664D">
          <w:t>following</w:t>
        </w:r>
        <w:proofErr w:type="spellEnd"/>
        <w:r w:rsidRPr="00D2664D">
          <w:t xml:space="preserve"> </w:t>
        </w:r>
        <w:proofErr w:type="spellStart"/>
        <w:r w:rsidRPr="00D2664D">
          <w:t>secure</w:t>
        </w:r>
        <w:proofErr w:type="spellEnd"/>
        <w:r w:rsidRPr="00D2664D">
          <w:t xml:space="preserve"> </w:t>
        </w:r>
        <w:proofErr w:type="spellStart"/>
        <w:r w:rsidRPr="00D2664D">
          <w:t>coding</w:t>
        </w:r>
        <w:proofErr w:type="spellEnd"/>
        <w:r w:rsidRPr="00D2664D">
          <w:t xml:space="preserve"> practices and best practices for software </w:t>
        </w:r>
        <w:proofErr w:type="spellStart"/>
        <w:r w:rsidRPr="00D2664D">
          <w:t>development</w:t>
        </w:r>
        <w:proofErr w:type="spellEnd"/>
        <w:r w:rsidRPr="00D2664D">
          <w:t xml:space="preserve">. </w:t>
        </w:r>
        <w:proofErr w:type="spellStart"/>
        <w:r w:rsidRPr="00D2664D">
          <w:t>Protect</w:t>
        </w:r>
        <w:proofErr w:type="spellEnd"/>
        <w:r w:rsidRPr="00D2664D">
          <w:t xml:space="preserve"> the </w:t>
        </w:r>
        <w:proofErr w:type="spellStart"/>
        <w:r w:rsidRPr="00D2664D">
          <w:t>generated</w:t>
        </w:r>
        <w:proofErr w:type="spellEnd"/>
        <w:r w:rsidRPr="00D2664D">
          <w:t xml:space="preserve"> </w:t>
        </w:r>
        <w:proofErr w:type="spellStart"/>
        <w:r w:rsidRPr="00D2664D">
          <w:t>random</w:t>
        </w:r>
        <w:proofErr w:type="spellEnd"/>
        <w:r w:rsidRPr="00D2664D">
          <w:t xml:space="preserve"> </w:t>
        </w:r>
        <w:proofErr w:type="spellStart"/>
        <w:r w:rsidRPr="00D2664D">
          <w:t>numbers</w:t>
        </w:r>
        <w:proofErr w:type="spellEnd"/>
        <w:r w:rsidRPr="00D2664D">
          <w:t xml:space="preserve"> </w:t>
        </w:r>
        <w:proofErr w:type="spellStart"/>
        <w:r w:rsidRPr="00D2664D">
          <w:t>from</w:t>
        </w:r>
        <w:proofErr w:type="spellEnd"/>
        <w:r w:rsidRPr="00D2664D">
          <w:t xml:space="preserve"> </w:t>
        </w:r>
        <w:proofErr w:type="spellStart"/>
        <w:r w:rsidRPr="00D2664D">
          <w:t>tampering</w:t>
        </w:r>
        <w:proofErr w:type="spellEnd"/>
        <w:r w:rsidRPr="00D2664D">
          <w:t xml:space="preserve"> or </w:t>
        </w:r>
        <w:proofErr w:type="spellStart"/>
        <w:r w:rsidRPr="00D2664D">
          <w:t>unauthorized</w:t>
        </w:r>
        <w:proofErr w:type="spellEnd"/>
        <w:r w:rsidRPr="00D2664D">
          <w:t xml:space="preserve"> </w:t>
        </w:r>
        <w:proofErr w:type="spellStart"/>
        <w:r w:rsidRPr="00D2664D">
          <w:t>access</w:t>
        </w:r>
        <w:proofErr w:type="spellEnd"/>
        <w:r w:rsidRPr="00D2664D">
          <w:t>.</w:t>
        </w:r>
      </w:ins>
      <w:ins w:id="601" w:author="Shekhar Singh" w:date="2023-07-06T12:17:00Z">
        <w:r w:rsidR="00336A96">
          <w:t xml:space="preserve"> [b-NIST.S</w:t>
        </w:r>
      </w:ins>
      <w:ins w:id="602" w:author="Shekhar Singh" w:date="2023-07-06T12:19:00Z">
        <w:r w:rsidR="00336A96">
          <w:t>P</w:t>
        </w:r>
      </w:ins>
      <w:ins w:id="603" w:author="Shekhar Singh" w:date="2023-07-06T12:17:00Z">
        <w:r w:rsidR="00336A96">
          <w:t xml:space="preserve"> 800-90B]</w:t>
        </w:r>
      </w:ins>
    </w:p>
    <w:p w14:paraId="0D76456A"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D51B4C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290CB6D" w14:textId="77777777" w:rsidR="00DD4915" w:rsidRPr="007971E1" w:rsidRDefault="00DD4915" w:rsidP="00DD4915">
      <w:pPr>
        <w:ind w:leftChars="100" w:left="283" w:hangingChars="18" w:hanging="43"/>
        <w:jc w:val="both"/>
        <w:rPr>
          <w:rFonts w:eastAsia="Batang" w:hAnsi="Batang"/>
          <w:szCs w:val="24"/>
          <w:lang w:eastAsia="ko-KR"/>
        </w:rPr>
      </w:pPr>
      <w:r w:rsidRPr="0020370B">
        <w:rPr>
          <w:rFonts w:eastAsia="Batang" w:hAnsi="Batang"/>
          <w:szCs w:val="24"/>
          <w:lang w:eastAsia="ko-KR"/>
        </w:rPr>
        <w:t xml:space="preserve">Data transmitted shall be encrypted. </w:t>
      </w:r>
      <w:r w:rsidRPr="007971E1">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1</w:t>
      </w:r>
      <w:r w:rsidRPr="007971E1">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7D8D09D" w14:textId="77777777" w:rsidR="00DD4915" w:rsidRPr="007971E1" w:rsidRDefault="00DD4915" w:rsidP="00DD4915">
      <w:pPr>
        <w:jc w:val="both"/>
        <w:rPr>
          <w:rFonts w:eastAsia="Batang" w:hAnsi="Batang"/>
          <w:b/>
          <w:bCs/>
          <w:szCs w:val="24"/>
          <w:lang w:eastAsia="ko-KR"/>
        </w:rPr>
      </w:pPr>
      <w:r w:rsidRPr="007971E1">
        <w:rPr>
          <w:rFonts w:eastAsia="Malgun Gothic" w:hint="eastAsia"/>
          <w:b/>
          <w:bCs/>
          <w:u w:color="000000"/>
          <w:bdr w:val="nil"/>
          <w:lang w:eastAsia="ko-KR"/>
        </w:rPr>
        <w:t>T</w:t>
      </w:r>
      <w:r w:rsidRPr="007971E1">
        <w:rPr>
          <w:rFonts w:eastAsia="Malgun Gothic"/>
          <w:b/>
          <w:bCs/>
          <w:u w:color="000000"/>
          <w:bdr w:val="nil"/>
          <w:lang w:eastAsia="ko-KR"/>
        </w:rPr>
        <w:t>echnical i</w:t>
      </w:r>
      <w:r w:rsidRPr="007971E1">
        <w:rPr>
          <w:rFonts w:eastAsia="Malgun Gothic"/>
          <w:b/>
          <w:bCs/>
          <w:u w:color="000000"/>
          <w:bdr w:val="nil"/>
        </w:rPr>
        <w:t>mplementation</w:t>
      </w:r>
      <w:r w:rsidRPr="007971E1">
        <w:rPr>
          <w:rFonts w:eastAsia="Batang" w:hAnsi="Batang"/>
          <w:b/>
          <w:bCs/>
          <w:szCs w:val="24"/>
          <w:lang w:eastAsia="ko-KR"/>
        </w:rPr>
        <w:t xml:space="preserve"> guidelines:</w:t>
      </w:r>
    </w:p>
    <w:p w14:paraId="33C803D5" w14:textId="77777777" w:rsidR="00DD4915" w:rsidRPr="007971E1" w:rsidRDefault="00DD4915" w:rsidP="00DD4915">
      <w:pPr>
        <w:ind w:firstLineChars="100" w:firstLine="240"/>
        <w:jc w:val="both"/>
        <w:rPr>
          <w:rFonts w:eastAsia="Malgun Gothic"/>
          <w:b/>
          <w:bCs/>
          <w:u w:color="000000"/>
          <w:bdr w:val="nil"/>
        </w:rPr>
      </w:pPr>
      <w:r w:rsidRPr="007971E1">
        <w:t xml:space="preserve">TBD </w:t>
      </w:r>
    </w:p>
    <w:p w14:paraId="1B47D254" w14:textId="77777777" w:rsidR="00DD4915" w:rsidRPr="007971E1" w:rsidRDefault="00DD4915" w:rsidP="00DD4915">
      <w:pPr>
        <w:ind w:firstLineChars="100" w:firstLine="240"/>
        <w:jc w:val="both"/>
      </w:pPr>
    </w:p>
    <w:p w14:paraId="2D5CB317"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584F334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16EEDED" w14:textId="77777777" w:rsidR="00DD4915" w:rsidRPr="007971E1" w:rsidRDefault="00DD4915" w:rsidP="00DD4915">
      <w:pPr>
        <w:ind w:leftChars="100" w:left="283" w:hangingChars="18" w:hanging="43"/>
        <w:jc w:val="both"/>
        <w:rPr>
          <w:rFonts w:eastAsia="Batang" w:hAnsi="Batang"/>
          <w:szCs w:val="24"/>
          <w:lang w:eastAsia="ko-KR"/>
        </w:rPr>
      </w:pPr>
      <w:r w:rsidRPr="00ED5ECF">
        <w:rPr>
          <w:rFonts w:eastAsia="Batang" w:hAnsi="Batang"/>
          <w:szCs w:val="24"/>
          <w:lang w:eastAsia="ko-KR"/>
        </w:rPr>
        <w:t>A secure mode should be applied when a data or control channel is created.</w:t>
      </w:r>
      <w:r w:rsidRPr="009030E5">
        <w:rPr>
          <w:rFonts w:eastAsia="Batang" w:hAnsi="Batang"/>
          <w:szCs w:val="24"/>
          <w:lang w:eastAsia="ko-KR"/>
        </w:rPr>
        <w:t xml:space="preserve"> </w:t>
      </w:r>
      <w:r w:rsidRPr="007971E1">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2</w:t>
      </w:r>
      <w:r w:rsidRPr="007971E1">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47AA93B6" w14:textId="77777777" w:rsidR="00DD4915" w:rsidRPr="007971E1" w:rsidRDefault="00DD4915" w:rsidP="00DD4915">
      <w:pPr>
        <w:jc w:val="both"/>
        <w:rPr>
          <w:rFonts w:eastAsia="Batang" w:hAnsi="Batang"/>
          <w:b/>
          <w:bCs/>
          <w:szCs w:val="24"/>
          <w:lang w:eastAsia="ko-KR"/>
        </w:rPr>
      </w:pPr>
      <w:r w:rsidRPr="007971E1">
        <w:rPr>
          <w:rFonts w:eastAsia="Malgun Gothic" w:hint="eastAsia"/>
          <w:b/>
          <w:bCs/>
          <w:u w:color="000000"/>
          <w:bdr w:val="nil"/>
          <w:lang w:eastAsia="ko-KR"/>
        </w:rPr>
        <w:t>T</w:t>
      </w:r>
      <w:r w:rsidRPr="007971E1">
        <w:rPr>
          <w:rFonts w:eastAsia="Malgun Gothic"/>
          <w:b/>
          <w:bCs/>
          <w:u w:color="000000"/>
          <w:bdr w:val="nil"/>
          <w:lang w:eastAsia="ko-KR"/>
        </w:rPr>
        <w:t>echnical i</w:t>
      </w:r>
      <w:r w:rsidRPr="007971E1">
        <w:rPr>
          <w:rFonts w:eastAsia="Malgun Gothic"/>
          <w:b/>
          <w:bCs/>
          <w:u w:color="000000"/>
          <w:bdr w:val="nil"/>
        </w:rPr>
        <w:t>mplementation</w:t>
      </w:r>
      <w:r w:rsidRPr="007971E1">
        <w:rPr>
          <w:rFonts w:eastAsia="Batang" w:hAnsi="Batang"/>
          <w:b/>
          <w:bCs/>
          <w:szCs w:val="24"/>
          <w:lang w:eastAsia="ko-KR"/>
        </w:rPr>
        <w:t xml:space="preserve"> guidelines:</w:t>
      </w:r>
    </w:p>
    <w:p w14:paraId="75F17545" w14:textId="77777777" w:rsidR="00DD4915" w:rsidRPr="007971E1" w:rsidRDefault="00DD4915" w:rsidP="00DD4915">
      <w:pPr>
        <w:ind w:firstLineChars="100" w:firstLine="240"/>
        <w:jc w:val="both"/>
        <w:rPr>
          <w:rFonts w:eastAsia="Malgun Gothic"/>
          <w:b/>
          <w:bCs/>
          <w:u w:color="000000"/>
          <w:bdr w:val="nil"/>
        </w:rPr>
      </w:pPr>
      <w:r w:rsidRPr="007971E1">
        <w:t xml:space="preserve">TBD </w:t>
      </w:r>
    </w:p>
    <w:p w14:paraId="4B2CD532" w14:textId="77777777" w:rsidR="00DD4915" w:rsidRPr="007971E1" w:rsidRDefault="00DD4915" w:rsidP="00DD4915">
      <w:pPr>
        <w:ind w:firstLineChars="100" w:firstLine="240"/>
        <w:jc w:val="both"/>
      </w:pPr>
    </w:p>
    <w:p w14:paraId="11FBC632"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19</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2EF164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2936586B" w14:textId="77777777" w:rsidR="00DD4915" w:rsidRPr="0020370B" w:rsidRDefault="00DD4915" w:rsidP="00DD4915">
      <w:pPr>
        <w:ind w:leftChars="100" w:left="283" w:hangingChars="18" w:hanging="43"/>
        <w:jc w:val="both"/>
        <w:rPr>
          <w:rFonts w:eastAsia="Batang" w:hAnsi="Batang"/>
          <w:szCs w:val="24"/>
          <w:lang w:eastAsia="ko-KR"/>
        </w:rPr>
      </w:pPr>
      <w:r w:rsidRPr="00ED5ECF">
        <w:rPr>
          <w:rFonts w:eastAsia="Batang" w:hAnsi="Batang"/>
          <w:szCs w:val="24"/>
          <w:lang w:eastAsia="ko-KR"/>
        </w:rPr>
        <w:t xml:space="preserve">Data stored in device shall be encrypted. </w:t>
      </w:r>
      <w:r w:rsidRPr="0020370B">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3</w:t>
      </w:r>
      <w:r w:rsidRPr="0020370B">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4EAC450" w14:textId="77777777" w:rsidR="00DD4915" w:rsidRPr="0020370B" w:rsidRDefault="00DD4915" w:rsidP="00DD4915">
      <w:pPr>
        <w:jc w:val="both"/>
        <w:rPr>
          <w:rFonts w:eastAsia="Batang" w:hAnsi="Batang"/>
          <w:b/>
          <w:bCs/>
          <w:szCs w:val="24"/>
          <w:lang w:eastAsia="ko-KR"/>
        </w:rPr>
      </w:pPr>
      <w:r w:rsidRPr="0020370B">
        <w:rPr>
          <w:rFonts w:eastAsia="Malgun Gothic" w:hint="eastAsia"/>
          <w:b/>
          <w:bCs/>
          <w:u w:color="000000"/>
          <w:bdr w:val="nil"/>
          <w:lang w:eastAsia="ko-KR"/>
        </w:rPr>
        <w:t>T</w:t>
      </w:r>
      <w:r w:rsidRPr="0020370B">
        <w:rPr>
          <w:rFonts w:eastAsia="Malgun Gothic"/>
          <w:b/>
          <w:bCs/>
          <w:u w:color="000000"/>
          <w:bdr w:val="nil"/>
          <w:lang w:eastAsia="ko-KR"/>
        </w:rPr>
        <w:t>echnical i</w:t>
      </w:r>
      <w:r w:rsidRPr="0020370B">
        <w:rPr>
          <w:rFonts w:eastAsia="Malgun Gothic"/>
          <w:b/>
          <w:bCs/>
          <w:u w:color="000000"/>
          <w:bdr w:val="nil"/>
        </w:rPr>
        <w:t>mplementation</w:t>
      </w:r>
      <w:r w:rsidRPr="0020370B">
        <w:rPr>
          <w:rFonts w:eastAsia="Batang" w:hAnsi="Batang"/>
          <w:b/>
          <w:bCs/>
          <w:szCs w:val="24"/>
          <w:lang w:eastAsia="ko-KR"/>
        </w:rPr>
        <w:t xml:space="preserve"> guidelines:</w:t>
      </w:r>
    </w:p>
    <w:p w14:paraId="5D79E775" w14:textId="77777777" w:rsidR="00DD4915" w:rsidRPr="009030E5" w:rsidRDefault="00DD4915" w:rsidP="00DD4915">
      <w:pPr>
        <w:ind w:firstLineChars="100" w:firstLine="240"/>
        <w:jc w:val="both"/>
        <w:rPr>
          <w:rFonts w:eastAsia="Malgun Gothic"/>
          <w:b/>
          <w:bCs/>
          <w:u w:color="000000"/>
          <w:bdr w:val="nil"/>
        </w:rPr>
      </w:pPr>
      <w:r w:rsidRPr="0020370B">
        <w:lastRenderedPageBreak/>
        <w:t xml:space="preserve">TBD </w:t>
      </w:r>
    </w:p>
    <w:p w14:paraId="28B16EC3" w14:textId="77777777" w:rsidR="00DD4915" w:rsidRPr="0020370B" w:rsidRDefault="00DD4915" w:rsidP="00DD4915">
      <w:pPr>
        <w:ind w:firstLineChars="100" w:firstLine="240"/>
        <w:jc w:val="both"/>
      </w:pPr>
    </w:p>
    <w:p w14:paraId="39F300F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DB159EE" w14:textId="61585B5F" w:rsidR="00BC075F"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48C38C1" w14:textId="77777777" w:rsidR="00DD4915" w:rsidRPr="009030E5" w:rsidRDefault="00DD4915" w:rsidP="00DD4915">
      <w:pPr>
        <w:ind w:leftChars="100" w:left="283" w:hangingChars="18" w:hanging="43"/>
        <w:jc w:val="both"/>
        <w:rPr>
          <w:rFonts w:eastAsia="Batang" w:hAnsi="Batang"/>
          <w:szCs w:val="24"/>
          <w:lang w:eastAsia="ko-KR"/>
        </w:rPr>
      </w:pPr>
      <w:r w:rsidRPr="00ED5ECF">
        <w:rPr>
          <w:rFonts w:eastAsia="Batang" w:hAnsi="Batang"/>
          <w:szCs w:val="24"/>
          <w:lang w:eastAsia="ko-KR"/>
        </w:rPr>
        <w:t>Deleted data shall not be restored.</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4</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26A121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A45BFBF" w14:textId="77777777" w:rsidR="00DD4915" w:rsidRDefault="00DD4915" w:rsidP="00DD4915">
      <w:pPr>
        <w:ind w:firstLineChars="100" w:firstLine="240"/>
        <w:jc w:val="both"/>
        <w:rPr>
          <w:ins w:id="604" w:author="acer" w:date="2023-06-22T10:34:00Z"/>
        </w:rPr>
      </w:pPr>
      <w:r w:rsidRPr="009030E5">
        <w:t xml:space="preserve">TBD </w:t>
      </w:r>
    </w:p>
    <w:p w14:paraId="10BD8955" w14:textId="77777777" w:rsidR="00365316" w:rsidRPr="00BC075F" w:rsidRDefault="00365316">
      <w:pPr>
        <w:pStyle w:val="ListParagraph"/>
        <w:numPr>
          <w:ilvl w:val="0"/>
          <w:numId w:val="59"/>
        </w:numPr>
        <w:jc w:val="both"/>
        <w:rPr>
          <w:ins w:id="605" w:author="acer" w:date="2023-06-22T10:35:00Z"/>
          <w:rPrChange w:id="606" w:author="jyoti sengar" w:date="2023-07-06T11:13:00Z">
            <w:rPr>
              <w:ins w:id="607" w:author="acer" w:date="2023-06-22T10:35:00Z"/>
              <w:highlight w:val="yellow"/>
            </w:rPr>
          </w:rPrChange>
        </w:rPr>
        <w:pPrChange w:id="608" w:author="jyoti sengar" w:date="2023-07-05T13:03:00Z">
          <w:pPr>
            <w:ind w:firstLineChars="100" w:firstLine="240"/>
            <w:jc w:val="both"/>
          </w:pPr>
        </w:pPrChange>
      </w:pPr>
      <w:proofErr w:type="spellStart"/>
      <w:ins w:id="609" w:author="acer" w:date="2023-06-22T10:35:00Z">
        <w:r w:rsidRPr="00BC075F">
          <w:rPr>
            <w:rPrChange w:id="610" w:author="jyoti sengar" w:date="2023-07-06T11:13:00Z">
              <w:rPr>
                <w:highlight w:val="yellow"/>
              </w:rPr>
            </w:rPrChange>
          </w:rPr>
          <w:t>Encrypt</w:t>
        </w:r>
        <w:proofErr w:type="spellEnd"/>
        <w:r w:rsidRPr="00BC075F">
          <w:rPr>
            <w:rPrChange w:id="611" w:author="jyoti sengar" w:date="2023-07-06T11:13:00Z">
              <w:rPr>
                <w:highlight w:val="yellow"/>
              </w:rPr>
            </w:rPrChange>
          </w:rPr>
          <w:t xml:space="preserve"> sensitive data </w:t>
        </w:r>
        <w:proofErr w:type="spellStart"/>
        <w:r w:rsidRPr="00BC075F">
          <w:rPr>
            <w:rPrChange w:id="612" w:author="jyoti sengar" w:date="2023-07-06T11:13:00Z">
              <w:rPr>
                <w:highlight w:val="yellow"/>
              </w:rPr>
            </w:rPrChange>
          </w:rPr>
          <w:t>stored</w:t>
        </w:r>
        <w:proofErr w:type="spellEnd"/>
        <w:r w:rsidRPr="00BC075F">
          <w:rPr>
            <w:rPrChange w:id="613" w:author="jyoti sengar" w:date="2023-07-06T11:13:00Z">
              <w:rPr>
                <w:highlight w:val="yellow"/>
              </w:rPr>
            </w:rPrChange>
          </w:rPr>
          <w:t xml:space="preserve"> on the IoT </w:t>
        </w:r>
        <w:proofErr w:type="spellStart"/>
        <w:r w:rsidRPr="00BC075F">
          <w:rPr>
            <w:rPrChange w:id="614" w:author="jyoti sengar" w:date="2023-07-06T11:13:00Z">
              <w:rPr>
                <w:highlight w:val="yellow"/>
              </w:rPr>
            </w:rPrChange>
          </w:rPr>
          <w:t>device</w:t>
        </w:r>
        <w:proofErr w:type="spellEnd"/>
        <w:r w:rsidRPr="00BC075F">
          <w:rPr>
            <w:rPrChange w:id="615" w:author="jyoti sengar" w:date="2023-07-06T11:13:00Z">
              <w:rPr>
                <w:highlight w:val="yellow"/>
              </w:rPr>
            </w:rPrChange>
          </w:rPr>
          <w:t xml:space="preserve">. </w:t>
        </w:r>
        <w:proofErr w:type="spellStart"/>
        <w:r w:rsidRPr="00BC075F">
          <w:rPr>
            <w:rPrChange w:id="616" w:author="jyoti sengar" w:date="2023-07-06T11:13:00Z">
              <w:rPr>
                <w:highlight w:val="yellow"/>
              </w:rPr>
            </w:rPrChange>
          </w:rPr>
          <w:t>When</w:t>
        </w:r>
        <w:proofErr w:type="spellEnd"/>
        <w:r w:rsidRPr="00BC075F">
          <w:rPr>
            <w:rPrChange w:id="617" w:author="jyoti sengar" w:date="2023-07-06T11:13:00Z">
              <w:rPr>
                <w:highlight w:val="yellow"/>
              </w:rPr>
            </w:rPrChange>
          </w:rPr>
          <w:t xml:space="preserve"> data </w:t>
        </w:r>
        <w:proofErr w:type="spellStart"/>
        <w:r w:rsidRPr="00BC075F">
          <w:rPr>
            <w:rPrChange w:id="618" w:author="jyoti sengar" w:date="2023-07-06T11:13:00Z">
              <w:rPr>
                <w:highlight w:val="yellow"/>
              </w:rPr>
            </w:rPrChange>
          </w:rPr>
          <w:t>needs</w:t>
        </w:r>
        <w:proofErr w:type="spellEnd"/>
        <w:r w:rsidRPr="00BC075F">
          <w:rPr>
            <w:rPrChange w:id="619" w:author="jyoti sengar" w:date="2023-07-06T11:13:00Z">
              <w:rPr>
                <w:highlight w:val="yellow"/>
              </w:rPr>
            </w:rPrChange>
          </w:rPr>
          <w:t xml:space="preserve"> to </w:t>
        </w:r>
        <w:proofErr w:type="spellStart"/>
        <w:r w:rsidRPr="00BC075F">
          <w:rPr>
            <w:rPrChange w:id="620" w:author="jyoti sengar" w:date="2023-07-06T11:13:00Z">
              <w:rPr>
                <w:highlight w:val="yellow"/>
              </w:rPr>
            </w:rPrChange>
          </w:rPr>
          <w:t>be</w:t>
        </w:r>
        <w:proofErr w:type="spellEnd"/>
        <w:r w:rsidRPr="00BC075F">
          <w:rPr>
            <w:rPrChange w:id="621" w:author="jyoti sengar" w:date="2023-07-06T11:13:00Z">
              <w:rPr>
                <w:highlight w:val="yellow"/>
              </w:rPr>
            </w:rPrChange>
          </w:rPr>
          <w:t xml:space="preserve"> </w:t>
        </w:r>
        <w:proofErr w:type="spellStart"/>
        <w:r w:rsidRPr="00BC075F">
          <w:rPr>
            <w:rPrChange w:id="622" w:author="jyoti sengar" w:date="2023-07-06T11:13:00Z">
              <w:rPr>
                <w:highlight w:val="yellow"/>
              </w:rPr>
            </w:rPrChange>
          </w:rPr>
          <w:t>deleted</w:t>
        </w:r>
        <w:proofErr w:type="spellEnd"/>
        <w:r w:rsidRPr="00BC075F">
          <w:rPr>
            <w:rPrChange w:id="623" w:author="jyoti sengar" w:date="2023-07-06T11:13:00Z">
              <w:rPr>
                <w:highlight w:val="yellow"/>
              </w:rPr>
            </w:rPrChange>
          </w:rPr>
          <w:t xml:space="preserve">, </w:t>
        </w:r>
        <w:proofErr w:type="spellStart"/>
        <w:r w:rsidRPr="00BC075F">
          <w:rPr>
            <w:rPrChange w:id="624" w:author="jyoti sengar" w:date="2023-07-06T11:13:00Z">
              <w:rPr>
                <w:highlight w:val="yellow"/>
              </w:rPr>
            </w:rPrChange>
          </w:rPr>
          <w:t>securely</w:t>
        </w:r>
        <w:proofErr w:type="spellEnd"/>
        <w:r w:rsidRPr="00BC075F">
          <w:rPr>
            <w:rPrChange w:id="625" w:author="jyoti sengar" w:date="2023-07-06T11:13:00Z">
              <w:rPr>
                <w:highlight w:val="yellow"/>
              </w:rPr>
            </w:rPrChange>
          </w:rPr>
          <w:t xml:space="preserve"> </w:t>
        </w:r>
        <w:proofErr w:type="spellStart"/>
        <w:r w:rsidRPr="00BC075F">
          <w:rPr>
            <w:rPrChange w:id="626" w:author="jyoti sengar" w:date="2023-07-06T11:13:00Z">
              <w:rPr>
                <w:highlight w:val="yellow"/>
              </w:rPr>
            </w:rPrChange>
          </w:rPr>
          <w:t>remove</w:t>
        </w:r>
        <w:proofErr w:type="spellEnd"/>
        <w:r w:rsidRPr="00BC075F">
          <w:rPr>
            <w:rPrChange w:id="627" w:author="jyoti sengar" w:date="2023-07-06T11:13:00Z">
              <w:rPr>
                <w:highlight w:val="yellow"/>
              </w:rPr>
            </w:rPrChange>
          </w:rPr>
          <w:t xml:space="preserve"> the </w:t>
        </w:r>
        <w:proofErr w:type="spellStart"/>
        <w:r w:rsidRPr="00BC075F">
          <w:rPr>
            <w:rPrChange w:id="628" w:author="jyoti sengar" w:date="2023-07-06T11:13:00Z">
              <w:rPr>
                <w:highlight w:val="yellow"/>
              </w:rPr>
            </w:rPrChange>
          </w:rPr>
          <w:t>encryption</w:t>
        </w:r>
        <w:proofErr w:type="spellEnd"/>
        <w:r w:rsidRPr="00BC075F">
          <w:rPr>
            <w:rPrChange w:id="629" w:author="jyoti sengar" w:date="2023-07-06T11:13:00Z">
              <w:rPr>
                <w:highlight w:val="yellow"/>
              </w:rPr>
            </w:rPrChange>
          </w:rPr>
          <w:t xml:space="preserve"> </w:t>
        </w:r>
        <w:proofErr w:type="spellStart"/>
        <w:r w:rsidRPr="00BC075F">
          <w:rPr>
            <w:rPrChange w:id="630" w:author="jyoti sengar" w:date="2023-07-06T11:13:00Z">
              <w:rPr>
                <w:highlight w:val="yellow"/>
              </w:rPr>
            </w:rPrChange>
          </w:rPr>
          <w:t>keys</w:t>
        </w:r>
        <w:proofErr w:type="spellEnd"/>
        <w:r w:rsidRPr="00BC075F">
          <w:rPr>
            <w:rPrChange w:id="631" w:author="jyoti sengar" w:date="2023-07-06T11:13:00Z">
              <w:rPr>
                <w:highlight w:val="yellow"/>
              </w:rPr>
            </w:rPrChange>
          </w:rPr>
          <w:t xml:space="preserve"> </w:t>
        </w:r>
        <w:proofErr w:type="spellStart"/>
        <w:r w:rsidRPr="00BC075F">
          <w:rPr>
            <w:rPrChange w:id="632" w:author="jyoti sengar" w:date="2023-07-06T11:13:00Z">
              <w:rPr>
                <w:highlight w:val="yellow"/>
              </w:rPr>
            </w:rPrChange>
          </w:rPr>
          <w:t>associated</w:t>
        </w:r>
        <w:proofErr w:type="spellEnd"/>
        <w:r w:rsidRPr="00BC075F">
          <w:rPr>
            <w:rPrChange w:id="633" w:author="jyoti sengar" w:date="2023-07-06T11:13:00Z">
              <w:rPr>
                <w:highlight w:val="yellow"/>
              </w:rPr>
            </w:rPrChange>
          </w:rPr>
          <w:t xml:space="preserve"> </w:t>
        </w:r>
        <w:proofErr w:type="spellStart"/>
        <w:r w:rsidRPr="00BC075F">
          <w:rPr>
            <w:rPrChange w:id="634" w:author="jyoti sengar" w:date="2023-07-06T11:13:00Z">
              <w:rPr>
                <w:highlight w:val="yellow"/>
              </w:rPr>
            </w:rPrChange>
          </w:rPr>
          <w:t>with</w:t>
        </w:r>
        <w:proofErr w:type="spellEnd"/>
        <w:r w:rsidRPr="00BC075F">
          <w:rPr>
            <w:rPrChange w:id="635" w:author="jyoti sengar" w:date="2023-07-06T11:13:00Z">
              <w:rPr>
                <w:highlight w:val="yellow"/>
              </w:rPr>
            </w:rPrChange>
          </w:rPr>
          <w:t xml:space="preserve"> </w:t>
        </w:r>
        <w:proofErr w:type="spellStart"/>
        <w:r w:rsidRPr="00BC075F">
          <w:rPr>
            <w:rPrChange w:id="636" w:author="jyoti sengar" w:date="2023-07-06T11:13:00Z">
              <w:rPr>
                <w:highlight w:val="yellow"/>
              </w:rPr>
            </w:rPrChange>
          </w:rPr>
          <w:t>that</w:t>
        </w:r>
        <w:proofErr w:type="spellEnd"/>
        <w:r w:rsidRPr="00BC075F">
          <w:rPr>
            <w:rPrChange w:id="637" w:author="jyoti sengar" w:date="2023-07-06T11:13:00Z">
              <w:rPr>
                <w:highlight w:val="yellow"/>
              </w:rPr>
            </w:rPrChange>
          </w:rPr>
          <w:t xml:space="preserve"> data. This </w:t>
        </w:r>
        <w:proofErr w:type="spellStart"/>
        <w:r w:rsidRPr="00BC075F">
          <w:rPr>
            <w:rPrChange w:id="638" w:author="jyoti sengar" w:date="2023-07-06T11:13:00Z">
              <w:rPr>
                <w:highlight w:val="yellow"/>
              </w:rPr>
            </w:rPrChange>
          </w:rPr>
          <w:t>makes</w:t>
        </w:r>
        <w:proofErr w:type="spellEnd"/>
        <w:r w:rsidRPr="00BC075F">
          <w:rPr>
            <w:rPrChange w:id="639" w:author="jyoti sengar" w:date="2023-07-06T11:13:00Z">
              <w:rPr>
                <w:highlight w:val="yellow"/>
              </w:rPr>
            </w:rPrChange>
          </w:rPr>
          <w:t xml:space="preserve"> the </w:t>
        </w:r>
        <w:proofErr w:type="spellStart"/>
        <w:r w:rsidRPr="00BC075F">
          <w:rPr>
            <w:rPrChange w:id="640" w:author="jyoti sengar" w:date="2023-07-06T11:13:00Z">
              <w:rPr>
                <w:highlight w:val="yellow"/>
              </w:rPr>
            </w:rPrChange>
          </w:rPr>
          <w:t>encrypted</w:t>
        </w:r>
        <w:proofErr w:type="spellEnd"/>
        <w:r w:rsidRPr="00BC075F">
          <w:rPr>
            <w:rPrChange w:id="641" w:author="jyoti sengar" w:date="2023-07-06T11:13:00Z">
              <w:rPr>
                <w:highlight w:val="yellow"/>
              </w:rPr>
            </w:rPrChange>
          </w:rPr>
          <w:t xml:space="preserve"> data </w:t>
        </w:r>
        <w:proofErr w:type="spellStart"/>
        <w:r w:rsidRPr="00BC075F">
          <w:rPr>
            <w:rPrChange w:id="642" w:author="jyoti sengar" w:date="2023-07-06T11:13:00Z">
              <w:rPr>
                <w:highlight w:val="yellow"/>
              </w:rPr>
            </w:rPrChange>
          </w:rPr>
          <w:t>effectively</w:t>
        </w:r>
        <w:proofErr w:type="spellEnd"/>
        <w:r w:rsidRPr="00BC075F">
          <w:rPr>
            <w:rPrChange w:id="643" w:author="jyoti sengar" w:date="2023-07-06T11:13:00Z">
              <w:rPr>
                <w:highlight w:val="yellow"/>
              </w:rPr>
            </w:rPrChange>
          </w:rPr>
          <w:t xml:space="preserve"> inaccessible and </w:t>
        </w:r>
        <w:proofErr w:type="spellStart"/>
        <w:r w:rsidRPr="00BC075F">
          <w:rPr>
            <w:rPrChange w:id="644" w:author="jyoti sengar" w:date="2023-07-06T11:13:00Z">
              <w:rPr>
                <w:highlight w:val="yellow"/>
              </w:rPr>
            </w:rPrChange>
          </w:rPr>
          <w:t>ensures</w:t>
        </w:r>
        <w:proofErr w:type="spellEnd"/>
        <w:r w:rsidRPr="00BC075F">
          <w:rPr>
            <w:rPrChange w:id="645" w:author="jyoti sengar" w:date="2023-07-06T11:13:00Z">
              <w:rPr>
                <w:highlight w:val="yellow"/>
              </w:rPr>
            </w:rPrChange>
          </w:rPr>
          <w:t xml:space="preserve"> </w:t>
        </w:r>
        <w:proofErr w:type="spellStart"/>
        <w:r w:rsidRPr="00BC075F">
          <w:rPr>
            <w:rPrChange w:id="646" w:author="jyoti sengar" w:date="2023-07-06T11:13:00Z">
              <w:rPr>
                <w:highlight w:val="yellow"/>
              </w:rPr>
            </w:rPrChange>
          </w:rPr>
          <w:t>that</w:t>
        </w:r>
        <w:proofErr w:type="spellEnd"/>
        <w:r w:rsidRPr="00BC075F">
          <w:rPr>
            <w:rPrChange w:id="647" w:author="jyoti sengar" w:date="2023-07-06T11:13:00Z">
              <w:rPr>
                <w:highlight w:val="yellow"/>
              </w:rPr>
            </w:rPrChange>
          </w:rPr>
          <w:t xml:space="preserve"> </w:t>
        </w:r>
        <w:proofErr w:type="spellStart"/>
        <w:r w:rsidRPr="00BC075F">
          <w:rPr>
            <w:rPrChange w:id="648" w:author="jyoti sengar" w:date="2023-07-06T11:13:00Z">
              <w:rPr>
                <w:highlight w:val="yellow"/>
              </w:rPr>
            </w:rPrChange>
          </w:rPr>
          <w:t>even</w:t>
        </w:r>
        <w:proofErr w:type="spellEnd"/>
        <w:r w:rsidRPr="00BC075F">
          <w:rPr>
            <w:rPrChange w:id="649" w:author="jyoti sengar" w:date="2023-07-06T11:13:00Z">
              <w:rPr>
                <w:highlight w:val="yellow"/>
              </w:rPr>
            </w:rPrChange>
          </w:rPr>
          <w:t xml:space="preserve"> if the </w:t>
        </w:r>
        <w:proofErr w:type="spellStart"/>
        <w:r w:rsidRPr="00BC075F">
          <w:rPr>
            <w:rPrChange w:id="650" w:author="jyoti sengar" w:date="2023-07-06T11:13:00Z">
              <w:rPr>
                <w:highlight w:val="yellow"/>
              </w:rPr>
            </w:rPrChange>
          </w:rPr>
          <w:t>storage</w:t>
        </w:r>
        <w:proofErr w:type="spellEnd"/>
        <w:r w:rsidRPr="00BC075F">
          <w:rPr>
            <w:rPrChange w:id="651" w:author="jyoti sengar" w:date="2023-07-06T11:13:00Z">
              <w:rPr>
                <w:highlight w:val="yellow"/>
              </w:rPr>
            </w:rPrChange>
          </w:rPr>
          <w:t xml:space="preserve"> medium </w:t>
        </w:r>
        <w:proofErr w:type="spellStart"/>
        <w:r w:rsidRPr="00BC075F">
          <w:rPr>
            <w:rPrChange w:id="652" w:author="jyoti sengar" w:date="2023-07-06T11:13:00Z">
              <w:rPr>
                <w:highlight w:val="yellow"/>
              </w:rPr>
            </w:rPrChange>
          </w:rPr>
          <w:t>is</w:t>
        </w:r>
        <w:proofErr w:type="spellEnd"/>
        <w:r w:rsidRPr="00BC075F">
          <w:rPr>
            <w:rPrChange w:id="653" w:author="jyoti sengar" w:date="2023-07-06T11:13:00Z">
              <w:rPr>
                <w:highlight w:val="yellow"/>
              </w:rPr>
            </w:rPrChange>
          </w:rPr>
          <w:t xml:space="preserve"> </w:t>
        </w:r>
        <w:proofErr w:type="spellStart"/>
        <w:r w:rsidRPr="00BC075F">
          <w:rPr>
            <w:rPrChange w:id="654" w:author="jyoti sengar" w:date="2023-07-06T11:13:00Z">
              <w:rPr>
                <w:highlight w:val="yellow"/>
              </w:rPr>
            </w:rPrChange>
          </w:rPr>
          <w:t>compromised</w:t>
        </w:r>
        <w:proofErr w:type="spellEnd"/>
        <w:r w:rsidRPr="00BC075F">
          <w:rPr>
            <w:rPrChange w:id="655" w:author="jyoti sengar" w:date="2023-07-06T11:13:00Z">
              <w:rPr>
                <w:highlight w:val="yellow"/>
              </w:rPr>
            </w:rPrChange>
          </w:rPr>
          <w:t xml:space="preserve">, the data </w:t>
        </w:r>
        <w:proofErr w:type="spellStart"/>
        <w:r w:rsidRPr="00BC075F">
          <w:rPr>
            <w:rPrChange w:id="656" w:author="jyoti sengar" w:date="2023-07-06T11:13:00Z">
              <w:rPr>
                <w:highlight w:val="yellow"/>
              </w:rPr>
            </w:rPrChange>
          </w:rPr>
          <w:t>remains</w:t>
        </w:r>
        <w:proofErr w:type="spellEnd"/>
        <w:r w:rsidRPr="00BC075F">
          <w:rPr>
            <w:rPrChange w:id="657" w:author="jyoti sengar" w:date="2023-07-06T11:13:00Z">
              <w:rPr>
                <w:highlight w:val="yellow"/>
              </w:rPr>
            </w:rPrChange>
          </w:rPr>
          <w:t xml:space="preserve"> </w:t>
        </w:r>
        <w:proofErr w:type="spellStart"/>
        <w:r w:rsidRPr="00BC075F">
          <w:rPr>
            <w:rPrChange w:id="658" w:author="jyoti sengar" w:date="2023-07-06T11:13:00Z">
              <w:rPr>
                <w:highlight w:val="yellow"/>
              </w:rPr>
            </w:rPrChange>
          </w:rPr>
          <w:t>protected</w:t>
        </w:r>
        <w:proofErr w:type="spellEnd"/>
        <w:r w:rsidRPr="00BC075F">
          <w:rPr>
            <w:rPrChange w:id="659" w:author="jyoti sengar" w:date="2023-07-06T11:13:00Z">
              <w:rPr>
                <w:highlight w:val="yellow"/>
              </w:rPr>
            </w:rPrChange>
          </w:rPr>
          <w:t>.</w:t>
        </w:r>
      </w:ins>
    </w:p>
    <w:p w14:paraId="524A4563" w14:textId="77777777" w:rsidR="00365316" w:rsidRPr="00BC075F" w:rsidRDefault="00365316">
      <w:pPr>
        <w:pStyle w:val="ListParagraph"/>
        <w:numPr>
          <w:ilvl w:val="0"/>
          <w:numId w:val="59"/>
        </w:numPr>
        <w:jc w:val="both"/>
        <w:rPr>
          <w:ins w:id="660" w:author="acer" w:date="2023-06-22T10:35:00Z"/>
          <w:rPrChange w:id="661" w:author="jyoti sengar" w:date="2023-07-06T11:13:00Z">
            <w:rPr>
              <w:ins w:id="662" w:author="acer" w:date="2023-06-22T10:35:00Z"/>
              <w:highlight w:val="yellow"/>
            </w:rPr>
          </w:rPrChange>
        </w:rPr>
        <w:pPrChange w:id="663" w:author="jyoti sengar" w:date="2023-07-05T13:03:00Z">
          <w:pPr>
            <w:ind w:firstLineChars="100" w:firstLine="240"/>
            <w:jc w:val="both"/>
          </w:pPr>
        </w:pPrChange>
      </w:pPr>
      <w:proofErr w:type="spellStart"/>
      <w:ins w:id="664" w:author="acer" w:date="2023-06-22T10:35:00Z">
        <w:r w:rsidRPr="00BC075F">
          <w:rPr>
            <w:rPrChange w:id="665" w:author="jyoti sengar" w:date="2023-07-06T11:13:00Z">
              <w:rPr>
                <w:highlight w:val="yellow"/>
              </w:rPr>
            </w:rPrChange>
          </w:rPr>
          <w:t>Apply</w:t>
        </w:r>
        <w:proofErr w:type="spellEnd"/>
        <w:r w:rsidRPr="00BC075F">
          <w:rPr>
            <w:rPrChange w:id="666" w:author="jyoti sengar" w:date="2023-07-06T11:13:00Z">
              <w:rPr>
                <w:highlight w:val="yellow"/>
              </w:rPr>
            </w:rPrChange>
          </w:rPr>
          <w:t xml:space="preserve"> </w:t>
        </w:r>
        <w:proofErr w:type="spellStart"/>
        <w:r w:rsidRPr="00BC075F">
          <w:rPr>
            <w:rPrChange w:id="667" w:author="jyoti sengar" w:date="2023-07-06T11:13:00Z">
              <w:rPr>
                <w:highlight w:val="yellow"/>
              </w:rPr>
            </w:rPrChange>
          </w:rPr>
          <w:t>secure</w:t>
        </w:r>
        <w:proofErr w:type="spellEnd"/>
        <w:r w:rsidRPr="00BC075F">
          <w:rPr>
            <w:rPrChange w:id="668" w:author="jyoti sengar" w:date="2023-07-06T11:13:00Z">
              <w:rPr>
                <w:highlight w:val="yellow"/>
              </w:rPr>
            </w:rPrChange>
          </w:rPr>
          <w:t xml:space="preserve"> </w:t>
        </w:r>
        <w:proofErr w:type="spellStart"/>
        <w:r w:rsidRPr="00BC075F">
          <w:rPr>
            <w:rPrChange w:id="669" w:author="jyoti sengar" w:date="2023-07-06T11:13:00Z">
              <w:rPr>
                <w:highlight w:val="yellow"/>
              </w:rPr>
            </w:rPrChange>
          </w:rPr>
          <w:t>overwriting</w:t>
        </w:r>
        <w:proofErr w:type="spellEnd"/>
        <w:r w:rsidRPr="00BC075F">
          <w:rPr>
            <w:rPrChange w:id="670" w:author="jyoti sengar" w:date="2023-07-06T11:13:00Z">
              <w:rPr>
                <w:highlight w:val="yellow"/>
              </w:rPr>
            </w:rPrChange>
          </w:rPr>
          <w:t xml:space="preserve"> techniques </w:t>
        </w:r>
        <w:proofErr w:type="spellStart"/>
        <w:r w:rsidRPr="00BC075F">
          <w:rPr>
            <w:rPrChange w:id="671" w:author="jyoti sengar" w:date="2023-07-06T11:13:00Z">
              <w:rPr>
                <w:highlight w:val="yellow"/>
              </w:rPr>
            </w:rPrChange>
          </w:rPr>
          <w:t>when</w:t>
        </w:r>
        <w:proofErr w:type="spellEnd"/>
        <w:r w:rsidRPr="00BC075F">
          <w:rPr>
            <w:rPrChange w:id="672" w:author="jyoti sengar" w:date="2023-07-06T11:13:00Z">
              <w:rPr>
                <w:highlight w:val="yellow"/>
              </w:rPr>
            </w:rPrChange>
          </w:rPr>
          <w:t xml:space="preserve"> </w:t>
        </w:r>
        <w:proofErr w:type="spellStart"/>
        <w:r w:rsidRPr="00BC075F">
          <w:rPr>
            <w:rPrChange w:id="673" w:author="jyoti sengar" w:date="2023-07-06T11:13:00Z">
              <w:rPr>
                <w:highlight w:val="yellow"/>
              </w:rPr>
            </w:rPrChange>
          </w:rPr>
          <w:t>deleting</w:t>
        </w:r>
        <w:proofErr w:type="spellEnd"/>
        <w:r w:rsidRPr="00BC075F">
          <w:rPr>
            <w:rPrChange w:id="674" w:author="jyoti sengar" w:date="2023-07-06T11:13:00Z">
              <w:rPr>
                <w:highlight w:val="yellow"/>
              </w:rPr>
            </w:rPrChange>
          </w:rPr>
          <w:t xml:space="preserve"> data </w:t>
        </w:r>
        <w:proofErr w:type="spellStart"/>
        <w:r w:rsidRPr="00BC075F">
          <w:rPr>
            <w:rPrChange w:id="675" w:author="jyoti sengar" w:date="2023-07-06T11:13:00Z">
              <w:rPr>
                <w:highlight w:val="yellow"/>
              </w:rPr>
            </w:rPrChange>
          </w:rPr>
          <w:t>from</w:t>
        </w:r>
        <w:proofErr w:type="spellEnd"/>
        <w:r w:rsidRPr="00BC075F">
          <w:rPr>
            <w:rPrChange w:id="676" w:author="jyoti sengar" w:date="2023-07-06T11:13:00Z">
              <w:rPr>
                <w:highlight w:val="yellow"/>
              </w:rPr>
            </w:rPrChange>
          </w:rPr>
          <w:t xml:space="preserve"> </w:t>
        </w:r>
        <w:proofErr w:type="spellStart"/>
        <w:r w:rsidRPr="00BC075F">
          <w:rPr>
            <w:rPrChange w:id="677" w:author="jyoti sengar" w:date="2023-07-06T11:13:00Z">
              <w:rPr>
                <w:highlight w:val="yellow"/>
              </w:rPr>
            </w:rPrChange>
          </w:rPr>
          <w:t>storage</w:t>
        </w:r>
        <w:proofErr w:type="spellEnd"/>
        <w:r w:rsidRPr="00BC075F">
          <w:rPr>
            <w:rPrChange w:id="678" w:author="jyoti sengar" w:date="2023-07-06T11:13:00Z">
              <w:rPr>
                <w:highlight w:val="yellow"/>
              </w:rPr>
            </w:rPrChange>
          </w:rPr>
          <w:t xml:space="preserve"> media. </w:t>
        </w:r>
        <w:proofErr w:type="spellStart"/>
        <w:r w:rsidRPr="00BC075F">
          <w:rPr>
            <w:rPrChange w:id="679" w:author="jyoti sengar" w:date="2023-07-06T11:13:00Z">
              <w:rPr>
                <w:highlight w:val="yellow"/>
              </w:rPr>
            </w:rPrChange>
          </w:rPr>
          <w:t>Overwriting</w:t>
        </w:r>
        <w:proofErr w:type="spellEnd"/>
        <w:r w:rsidRPr="00BC075F">
          <w:rPr>
            <w:rPrChange w:id="680" w:author="jyoti sengar" w:date="2023-07-06T11:13:00Z">
              <w:rPr>
                <w:highlight w:val="yellow"/>
              </w:rPr>
            </w:rPrChange>
          </w:rPr>
          <w:t xml:space="preserve"> </w:t>
        </w:r>
        <w:proofErr w:type="spellStart"/>
        <w:r w:rsidRPr="00BC075F">
          <w:rPr>
            <w:rPrChange w:id="681" w:author="jyoti sengar" w:date="2023-07-06T11:13:00Z">
              <w:rPr>
                <w:highlight w:val="yellow"/>
              </w:rPr>
            </w:rPrChange>
          </w:rPr>
          <w:t>involves</w:t>
        </w:r>
        <w:proofErr w:type="spellEnd"/>
        <w:r w:rsidRPr="00BC075F">
          <w:rPr>
            <w:rPrChange w:id="682" w:author="jyoti sengar" w:date="2023-07-06T11:13:00Z">
              <w:rPr>
                <w:highlight w:val="yellow"/>
              </w:rPr>
            </w:rPrChange>
          </w:rPr>
          <w:t xml:space="preserve"> </w:t>
        </w:r>
        <w:proofErr w:type="spellStart"/>
        <w:r w:rsidRPr="00BC075F">
          <w:rPr>
            <w:rPrChange w:id="683" w:author="jyoti sengar" w:date="2023-07-06T11:13:00Z">
              <w:rPr>
                <w:highlight w:val="yellow"/>
              </w:rPr>
            </w:rPrChange>
          </w:rPr>
          <w:t>replacing</w:t>
        </w:r>
        <w:proofErr w:type="spellEnd"/>
        <w:r w:rsidRPr="00BC075F">
          <w:rPr>
            <w:rPrChange w:id="684" w:author="jyoti sengar" w:date="2023-07-06T11:13:00Z">
              <w:rPr>
                <w:highlight w:val="yellow"/>
              </w:rPr>
            </w:rPrChange>
          </w:rPr>
          <w:t xml:space="preserve"> the </w:t>
        </w:r>
        <w:proofErr w:type="spellStart"/>
        <w:r w:rsidRPr="00BC075F">
          <w:rPr>
            <w:rPrChange w:id="685" w:author="jyoti sengar" w:date="2023-07-06T11:13:00Z">
              <w:rPr>
                <w:highlight w:val="yellow"/>
              </w:rPr>
            </w:rPrChange>
          </w:rPr>
          <w:t>deleted</w:t>
        </w:r>
        <w:proofErr w:type="spellEnd"/>
        <w:r w:rsidRPr="00BC075F">
          <w:rPr>
            <w:rPrChange w:id="686" w:author="jyoti sengar" w:date="2023-07-06T11:13:00Z">
              <w:rPr>
                <w:highlight w:val="yellow"/>
              </w:rPr>
            </w:rPrChange>
          </w:rPr>
          <w:t xml:space="preserve"> data </w:t>
        </w:r>
        <w:proofErr w:type="spellStart"/>
        <w:r w:rsidRPr="00BC075F">
          <w:rPr>
            <w:rPrChange w:id="687" w:author="jyoti sengar" w:date="2023-07-06T11:13:00Z">
              <w:rPr>
                <w:highlight w:val="yellow"/>
              </w:rPr>
            </w:rPrChange>
          </w:rPr>
          <w:t>with</w:t>
        </w:r>
        <w:proofErr w:type="spellEnd"/>
        <w:r w:rsidRPr="00BC075F">
          <w:rPr>
            <w:rPrChange w:id="688" w:author="jyoti sengar" w:date="2023-07-06T11:13:00Z">
              <w:rPr>
                <w:highlight w:val="yellow"/>
              </w:rPr>
            </w:rPrChange>
          </w:rPr>
          <w:t xml:space="preserve"> </w:t>
        </w:r>
        <w:proofErr w:type="spellStart"/>
        <w:r w:rsidRPr="00BC075F">
          <w:rPr>
            <w:rPrChange w:id="689" w:author="jyoti sengar" w:date="2023-07-06T11:13:00Z">
              <w:rPr>
                <w:highlight w:val="yellow"/>
              </w:rPr>
            </w:rPrChange>
          </w:rPr>
          <w:t>random</w:t>
        </w:r>
        <w:proofErr w:type="spellEnd"/>
        <w:r w:rsidRPr="00BC075F">
          <w:rPr>
            <w:rPrChange w:id="690" w:author="jyoti sengar" w:date="2023-07-06T11:13:00Z">
              <w:rPr>
                <w:highlight w:val="yellow"/>
              </w:rPr>
            </w:rPrChange>
          </w:rPr>
          <w:t xml:space="preserve"> or </w:t>
        </w:r>
        <w:proofErr w:type="spellStart"/>
        <w:r w:rsidRPr="00BC075F">
          <w:rPr>
            <w:rPrChange w:id="691" w:author="jyoti sengar" w:date="2023-07-06T11:13:00Z">
              <w:rPr>
                <w:highlight w:val="yellow"/>
              </w:rPr>
            </w:rPrChange>
          </w:rPr>
          <w:t>irrelevant</w:t>
        </w:r>
        <w:proofErr w:type="spellEnd"/>
        <w:r w:rsidRPr="00BC075F">
          <w:rPr>
            <w:rPrChange w:id="692" w:author="jyoti sengar" w:date="2023-07-06T11:13:00Z">
              <w:rPr>
                <w:highlight w:val="yellow"/>
              </w:rPr>
            </w:rPrChange>
          </w:rPr>
          <w:t xml:space="preserve"> data, </w:t>
        </w:r>
        <w:proofErr w:type="spellStart"/>
        <w:r w:rsidRPr="00BC075F">
          <w:rPr>
            <w:rPrChange w:id="693" w:author="jyoti sengar" w:date="2023-07-06T11:13:00Z">
              <w:rPr>
                <w:highlight w:val="yellow"/>
              </w:rPr>
            </w:rPrChange>
          </w:rPr>
          <w:t>making</w:t>
        </w:r>
        <w:proofErr w:type="spellEnd"/>
        <w:r w:rsidRPr="00BC075F">
          <w:rPr>
            <w:rPrChange w:id="694" w:author="jyoti sengar" w:date="2023-07-06T11:13:00Z">
              <w:rPr>
                <w:highlight w:val="yellow"/>
              </w:rPr>
            </w:rPrChange>
          </w:rPr>
          <w:t xml:space="preserve"> the original data </w:t>
        </w:r>
        <w:proofErr w:type="spellStart"/>
        <w:r w:rsidRPr="00BC075F">
          <w:rPr>
            <w:rPrChange w:id="695" w:author="jyoti sengar" w:date="2023-07-06T11:13:00Z">
              <w:rPr>
                <w:highlight w:val="yellow"/>
              </w:rPr>
            </w:rPrChange>
          </w:rPr>
          <w:t>unrecoverable</w:t>
        </w:r>
        <w:proofErr w:type="spellEnd"/>
        <w:r w:rsidRPr="00BC075F">
          <w:rPr>
            <w:rPrChange w:id="696" w:author="jyoti sengar" w:date="2023-07-06T11:13:00Z">
              <w:rPr>
                <w:highlight w:val="yellow"/>
              </w:rPr>
            </w:rPrChange>
          </w:rPr>
          <w:t>.</w:t>
        </w:r>
      </w:ins>
    </w:p>
    <w:p w14:paraId="0654DA0F" w14:textId="5DBF8047" w:rsidR="00365316" w:rsidRPr="00BC075F" w:rsidRDefault="00365316">
      <w:pPr>
        <w:pStyle w:val="ListParagraph"/>
        <w:numPr>
          <w:ilvl w:val="0"/>
          <w:numId w:val="59"/>
        </w:numPr>
        <w:jc w:val="both"/>
        <w:rPr>
          <w:ins w:id="697" w:author="acer" w:date="2023-06-22T10:35:00Z"/>
          <w:rPrChange w:id="698" w:author="jyoti sengar" w:date="2023-07-06T11:13:00Z">
            <w:rPr>
              <w:ins w:id="699" w:author="acer" w:date="2023-06-22T10:35:00Z"/>
              <w:highlight w:val="yellow"/>
            </w:rPr>
          </w:rPrChange>
        </w:rPr>
        <w:pPrChange w:id="700" w:author="jyoti sengar" w:date="2023-07-05T13:03:00Z">
          <w:pPr>
            <w:ind w:firstLineChars="100" w:firstLine="240"/>
            <w:jc w:val="both"/>
          </w:pPr>
        </w:pPrChange>
      </w:pPr>
      <w:ins w:id="701" w:author="acer" w:date="2023-06-22T10:35:00Z">
        <w:del w:id="702" w:author="Shekhar Singh" w:date="2023-07-06T12:19:00Z">
          <w:r w:rsidRPr="00BC075F" w:rsidDel="00336A96">
            <w:rPr>
              <w:rPrChange w:id="703" w:author="jyoti sengar" w:date="2023-07-06T11:13:00Z">
                <w:rPr>
                  <w:highlight w:val="yellow"/>
                </w:rPr>
              </w:rPrChange>
            </w:rPr>
            <w:delText>s</w:delText>
          </w:r>
        </w:del>
      </w:ins>
      <w:ins w:id="704" w:author="Shekhar Singh" w:date="2023-07-06T12:19:00Z">
        <w:r w:rsidR="00336A96">
          <w:t>S</w:t>
        </w:r>
      </w:ins>
      <w:ins w:id="705" w:author="acer" w:date="2023-06-22T10:35:00Z">
        <w:r w:rsidRPr="00BC075F">
          <w:rPr>
            <w:rPrChange w:id="706" w:author="jyoti sengar" w:date="2023-07-06T11:13:00Z">
              <w:rPr>
                <w:highlight w:val="yellow"/>
              </w:rPr>
            </w:rPrChange>
          </w:rPr>
          <w:t xml:space="preserve">ensitive information </w:t>
        </w:r>
        <w:proofErr w:type="spellStart"/>
        <w:r w:rsidRPr="00BC075F">
          <w:rPr>
            <w:rPrChange w:id="707" w:author="jyoti sengar" w:date="2023-07-06T11:13:00Z">
              <w:rPr>
                <w:highlight w:val="yellow"/>
              </w:rPr>
            </w:rPrChange>
          </w:rPr>
          <w:t>can</w:t>
        </w:r>
        <w:proofErr w:type="spellEnd"/>
        <w:r w:rsidRPr="00BC075F">
          <w:rPr>
            <w:rPrChange w:id="708" w:author="jyoti sengar" w:date="2023-07-06T11:13:00Z">
              <w:rPr>
                <w:highlight w:val="yellow"/>
              </w:rPr>
            </w:rPrChange>
          </w:rPr>
          <w:t xml:space="preserve"> </w:t>
        </w:r>
        <w:proofErr w:type="spellStart"/>
        <w:r w:rsidRPr="00BC075F">
          <w:rPr>
            <w:rPrChange w:id="709" w:author="jyoti sengar" w:date="2023-07-06T11:13:00Z">
              <w:rPr>
                <w:highlight w:val="yellow"/>
              </w:rPr>
            </w:rPrChange>
          </w:rPr>
          <w:t>also</w:t>
        </w:r>
        <w:proofErr w:type="spellEnd"/>
        <w:r w:rsidRPr="00BC075F">
          <w:rPr>
            <w:rPrChange w:id="710" w:author="jyoti sengar" w:date="2023-07-06T11:13:00Z">
              <w:rPr>
                <w:highlight w:val="yellow"/>
              </w:rPr>
            </w:rPrChange>
          </w:rPr>
          <w:t xml:space="preserve"> </w:t>
        </w:r>
        <w:proofErr w:type="spellStart"/>
        <w:r w:rsidRPr="00BC075F">
          <w:rPr>
            <w:rPrChange w:id="711" w:author="jyoti sengar" w:date="2023-07-06T11:13:00Z">
              <w:rPr>
                <w:highlight w:val="yellow"/>
              </w:rPr>
            </w:rPrChange>
          </w:rPr>
          <w:t>exist</w:t>
        </w:r>
        <w:proofErr w:type="spellEnd"/>
        <w:r w:rsidRPr="00BC075F">
          <w:rPr>
            <w:rPrChange w:id="712" w:author="jyoti sengar" w:date="2023-07-06T11:13:00Z">
              <w:rPr>
                <w:highlight w:val="yellow"/>
              </w:rPr>
            </w:rPrChange>
          </w:rPr>
          <w:t xml:space="preserve"> in </w:t>
        </w:r>
        <w:proofErr w:type="spellStart"/>
        <w:r w:rsidRPr="00BC075F">
          <w:rPr>
            <w:rPrChange w:id="713" w:author="jyoti sengar" w:date="2023-07-06T11:13:00Z">
              <w:rPr>
                <w:highlight w:val="yellow"/>
              </w:rPr>
            </w:rPrChange>
          </w:rPr>
          <w:t>metadata</w:t>
        </w:r>
        <w:proofErr w:type="spellEnd"/>
        <w:r w:rsidRPr="00BC075F">
          <w:rPr>
            <w:rPrChange w:id="714" w:author="jyoti sengar" w:date="2023-07-06T11:13:00Z">
              <w:rPr>
                <w:highlight w:val="yellow"/>
              </w:rPr>
            </w:rPrChange>
          </w:rPr>
          <w:t xml:space="preserve"> </w:t>
        </w:r>
        <w:proofErr w:type="spellStart"/>
        <w:r w:rsidRPr="00BC075F">
          <w:rPr>
            <w:rPrChange w:id="715" w:author="jyoti sengar" w:date="2023-07-06T11:13:00Z">
              <w:rPr>
                <w:highlight w:val="yellow"/>
              </w:rPr>
            </w:rPrChange>
          </w:rPr>
          <w:t>associated</w:t>
        </w:r>
        <w:proofErr w:type="spellEnd"/>
        <w:r w:rsidRPr="00BC075F">
          <w:rPr>
            <w:rPrChange w:id="716" w:author="jyoti sengar" w:date="2023-07-06T11:13:00Z">
              <w:rPr>
                <w:highlight w:val="yellow"/>
              </w:rPr>
            </w:rPrChange>
          </w:rPr>
          <w:t xml:space="preserve"> </w:t>
        </w:r>
        <w:proofErr w:type="spellStart"/>
        <w:r w:rsidRPr="00BC075F">
          <w:rPr>
            <w:rPrChange w:id="717" w:author="jyoti sengar" w:date="2023-07-06T11:13:00Z">
              <w:rPr>
                <w:highlight w:val="yellow"/>
              </w:rPr>
            </w:rPrChange>
          </w:rPr>
          <w:t>with</w:t>
        </w:r>
        <w:proofErr w:type="spellEnd"/>
        <w:r w:rsidRPr="00BC075F">
          <w:rPr>
            <w:rPrChange w:id="718" w:author="jyoti sengar" w:date="2023-07-06T11:13:00Z">
              <w:rPr>
                <w:highlight w:val="yellow"/>
              </w:rPr>
            </w:rPrChange>
          </w:rPr>
          <w:t xml:space="preserve"> the data. </w:t>
        </w:r>
        <w:proofErr w:type="spellStart"/>
        <w:r w:rsidRPr="00BC075F">
          <w:rPr>
            <w:rPrChange w:id="719" w:author="jyoti sengar" w:date="2023-07-06T11:13:00Z">
              <w:rPr>
                <w:highlight w:val="yellow"/>
              </w:rPr>
            </w:rPrChange>
          </w:rPr>
          <w:t>Ensure</w:t>
        </w:r>
        <w:proofErr w:type="spellEnd"/>
        <w:r w:rsidRPr="00BC075F">
          <w:rPr>
            <w:rPrChange w:id="720" w:author="jyoti sengar" w:date="2023-07-06T11:13:00Z">
              <w:rPr>
                <w:highlight w:val="yellow"/>
              </w:rPr>
            </w:rPrChange>
          </w:rPr>
          <w:t xml:space="preserve"> </w:t>
        </w:r>
        <w:proofErr w:type="spellStart"/>
        <w:r w:rsidRPr="00BC075F">
          <w:rPr>
            <w:rPrChange w:id="721" w:author="jyoti sengar" w:date="2023-07-06T11:13:00Z">
              <w:rPr>
                <w:highlight w:val="yellow"/>
              </w:rPr>
            </w:rPrChange>
          </w:rPr>
          <w:t>that</w:t>
        </w:r>
        <w:proofErr w:type="spellEnd"/>
        <w:r w:rsidRPr="00BC075F">
          <w:rPr>
            <w:rPrChange w:id="722" w:author="jyoti sengar" w:date="2023-07-06T11:13:00Z">
              <w:rPr>
                <w:highlight w:val="yellow"/>
              </w:rPr>
            </w:rPrChange>
          </w:rPr>
          <w:t xml:space="preserve"> </w:t>
        </w:r>
        <w:proofErr w:type="spellStart"/>
        <w:r w:rsidRPr="00BC075F">
          <w:rPr>
            <w:rPrChange w:id="723" w:author="jyoti sengar" w:date="2023-07-06T11:13:00Z">
              <w:rPr>
                <w:highlight w:val="yellow"/>
              </w:rPr>
            </w:rPrChange>
          </w:rPr>
          <w:t>metadata</w:t>
        </w:r>
        <w:proofErr w:type="spellEnd"/>
        <w:r w:rsidRPr="00BC075F">
          <w:rPr>
            <w:rPrChange w:id="724" w:author="jyoti sengar" w:date="2023-07-06T11:13:00Z">
              <w:rPr>
                <w:highlight w:val="yellow"/>
              </w:rPr>
            </w:rPrChange>
          </w:rPr>
          <w:t xml:space="preserve">, </w:t>
        </w:r>
        <w:proofErr w:type="spellStart"/>
        <w:r w:rsidRPr="00BC075F">
          <w:rPr>
            <w:rPrChange w:id="725" w:author="jyoti sengar" w:date="2023-07-06T11:13:00Z">
              <w:rPr>
                <w:highlight w:val="yellow"/>
              </w:rPr>
            </w:rPrChange>
          </w:rPr>
          <w:t>such</w:t>
        </w:r>
        <w:proofErr w:type="spellEnd"/>
        <w:r w:rsidRPr="00BC075F">
          <w:rPr>
            <w:rPrChange w:id="726" w:author="jyoti sengar" w:date="2023-07-06T11:13:00Z">
              <w:rPr>
                <w:highlight w:val="yellow"/>
              </w:rPr>
            </w:rPrChange>
          </w:rPr>
          <w:t xml:space="preserve"> as file system </w:t>
        </w:r>
        <w:proofErr w:type="spellStart"/>
        <w:r w:rsidRPr="00BC075F">
          <w:rPr>
            <w:rPrChange w:id="727" w:author="jyoti sengar" w:date="2023-07-06T11:13:00Z">
              <w:rPr>
                <w:highlight w:val="yellow"/>
              </w:rPr>
            </w:rPrChange>
          </w:rPr>
          <w:t>metadata</w:t>
        </w:r>
        <w:proofErr w:type="spellEnd"/>
        <w:r w:rsidRPr="00BC075F">
          <w:rPr>
            <w:rPrChange w:id="728" w:author="jyoti sengar" w:date="2023-07-06T11:13:00Z">
              <w:rPr>
                <w:highlight w:val="yellow"/>
              </w:rPr>
            </w:rPrChange>
          </w:rPr>
          <w:t xml:space="preserve"> or logs, </w:t>
        </w:r>
        <w:proofErr w:type="spellStart"/>
        <w:r w:rsidRPr="00BC075F">
          <w:rPr>
            <w:rPrChange w:id="729" w:author="jyoti sengar" w:date="2023-07-06T11:13:00Z">
              <w:rPr>
                <w:highlight w:val="yellow"/>
              </w:rPr>
            </w:rPrChange>
          </w:rPr>
          <w:t>is</w:t>
        </w:r>
        <w:proofErr w:type="spellEnd"/>
        <w:r w:rsidRPr="00BC075F">
          <w:rPr>
            <w:rPrChange w:id="730" w:author="jyoti sengar" w:date="2023-07-06T11:13:00Z">
              <w:rPr>
                <w:highlight w:val="yellow"/>
              </w:rPr>
            </w:rPrChange>
          </w:rPr>
          <w:t xml:space="preserve"> </w:t>
        </w:r>
        <w:proofErr w:type="spellStart"/>
        <w:r w:rsidRPr="00BC075F">
          <w:rPr>
            <w:rPrChange w:id="731" w:author="jyoti sengar" w:date="2023-07-06T11:13:00Z">
              <w:rPr>
                <w:highlight w:val="yellow"/>
              </w:rPr>
            </w:rPrChange>
          </w:rPr>
          <w:t>securely</w:t>
        </w:r>
        <w:proofErr w:type="spellEnd"/>
        <w:r w:rsidRPr="00BC075F">
          <w:rPr>
            <w:rPrChange w:id="732" w:author="jyoti sengar" w:date="2023-07-06T11:13:00Z">
              <w:rPr>
                <w:highlight w:val="yellow"/>
              </w:rPr>
            </w:rPrChange>
          </w:rPr>
          <w:t xml:space="preserve"> </w:t>
        </w:r>
        <w:proofErr w:type="spellStart"/>
        <w:r w:rsidRPr="00BC075F">
          <w:rPr>
            <w:rPrChange w:id="733" w:author="jyoti sengar" w:date="2023-07-06T11:13:00Z">
              <w:rPr>
                <w:highlight w:val="yellow"/>
              </w:rPr>
            </w:rPrChange>
          </w:rPr>
          <w:t>deleted</w:t>
        </w:r>
        <w:proofErr w:type="spellEnd"/>
        <w:r w:rsidRPr="00BC075F">
          <w:rPr>
            <w:rPrChange w:id="734" w:author="jyoti sengar" w:date="2023-07-06T11:13:00Z">
              <w:rPr>
                <w:highlight w:val="yellow"/>
              </w:rPr>
            </w:rPrChange>
          </w:rPr>
          <w:t xml:space="preserve"> </w:t>
        </w:r>
        <w:proofErr w:type="spellStart"/>
        <w:r w:rsidRPr="00BC075F">
          <w:rPr>
            <w:rPrChange w:id="735" w:author="jyoti sengar" w:date="2023-07-06T11:13:00Z">
              <w:rPr>
                <w:highlight w:val="yellow"/>
              </w:rPr>
            </w:rPrChange>
          </w:rPr>
          <w:t>along</w:t>
        </w:r>
        <w:proofErr w:type="spellEnd"/>
        <w:r w:rsidRPr="00BC075F">
          <w:rPr>
            <w:rPrChange w:id="736" w:author="jyoti sengar" w:date="2023-07-06T11:13:00Z">
              <w:rPr>
                <w:highlight w:val="yellow"/>
              </w:rPr>
            </w:rPrChange>
          </w:rPr>
          <w:t xml:space="preserve"> </w:t>
        </w:r>
        <w:proofErr w:type="spellStart"/>
        <w:r w:rsidRPr="00BC075F">
          <w:rPr>
            <w:rPrChange w:id="737" w:author="jyoti sengar" w:date="2023-07-06T11:13:00Z">
              <w:rPr>
                <w:highlight w:val="yellow"/>
              </w:rPr>
            </w:rPrChange>
          </w:rPr>
          <w:t>with</w:t>
        </w:r>
        <w:proofErr w:type="spellEnd"/>
        <w:r w:rsidRPr="00BC075F">
          <w:rPr>
            <w:rPrChange w:id="738" w:author="jyoti sengar" w:date="2023-07-06T11:13:00Z">
              <w:rPr>
                <w:highlight w:val="yellow"/>
              </w:rPr>
            </w:rPrChange>
          </w:rPr>
          <w:t xml:space="preserve"> the </w:t>
        </w:r>
        <w:proofErr w:type="spellStart"/>
        <w:r w:rsidRPr="00BC075F">
          <w:rPr>
            <w:rPrChange w:id="739" w:author="jyoti sengar" w:date="2023-07-06T11:13:00Z">
              <w:rPr>
                <w:highlight w:val="yellow"/>
              </w:rPr>
            </w:rPrChange>
          </w:rPr>
          <w:t>actual</w:t>
        </w:r>
        <w:proofErr w:type="spellEnd"/>
        <w:r w:rsidRPr="00BC075F">
          <w:rPr>
            <w:rPrChange w:id="740" w:author="jyoti sengar" w:date="2023-07-06T11:13:00Z">
              <w:rPr>
                <w:highlight w:val="yellow"/>
              </w:rPr>
            </w:rPrChange>
          </w:rPr>
          <w:t xml:space="preserve"> data to </w:t>
        </w:r>
        <w:proofErr w:type="spellStart"/>
        <w:r w:rsidRPr="00BC075F">
          <w:rPr>
            <w:rPrChange w:id="741" w:author="jyoti sengar" w:date="2023-07-06T11:13:00Z">
              <w:rPr>
                <w:highlight w:val="yellow"/>
              </w:rPr>
            </w:rPrChange>
          </w:rPr>
          <w:t>prevent</w:t>
        </w:r>
        <w:proofErr w:type="spellEnd"/>
        <w:r w:rsidRPr="00BC075F">
          <w:rPr>
            <w:rPrChange w:id="742" w:author="jyoti sengar" w:date="2023-07-06T11:13:00Z">
              <w:rPr>
                <w:highlight w:val="yellow"/>
              </w:rPr>
            </w:rPrChange>
          </w:rPr>
          <w:t xml:space="preserve"> </w:t>
        </w:r>
        <w:proofErr w:type="spellStart"/>
        <w:r w:rsidRPr="00BC075F">
          <w:rPr>
            <w:rPrChange w:id="743" w:author="jyoti sengar" w:date="2023-07-06T11:13:00Z">
              <w:rPr>
                <w:highlight w:val="yellow"/>
              </w:rPr>
            </w:rPrChange>
          </w:rPr>
          <w:t>potential</w:t>
        </w:r>
        <w:proofErr w:type="spellEnd"/>
        <w:r w:rsidRPr="00BC075F">
          <w:rPr>
            <w:rPrChange w:id="744" w:author="jyoti sengar" w:date="2023-07-06T11:13:00Z">
              <w:rPr>
                <w:highlight w:val="yellow"/>
              </w:rPr>
            </w:rPrChange>
          </w:rPr>
          <w:t xml:space="preserve"> </w:t>
        </w:r>
        <w:proofErr w:type="spellStart"/>
        <w:r w:rsidRPr="00BC075F">
          <w:rPr>
            <w:rPrChange w:id="745" w:author="jyoti sengar" w:date="2023-07-06T11:13:00Z">
              <w:rPr>
                <w:highlight w:val="yellow"/>
              </w:rPr>
            </w:rPrChange>
          </w:rPr>
          <w:t>restoration</w:t>
        </w:r>
        <w:proofErr w:type="spellEnd"/>
        <w:r w:rsidRPr="00BC075F">
          <w:rPr>
            <w:rPrChange w:id="746" w:author="jyoti sengar" w:date="2023-07-06T11:13:00Z">
              <w:rPr>
                <w:highlight w:val="yellow"/>
              </w:rPr>
            </w:rPrChange>
          </w:rPr>
          <w:t xml:space="preserve">. </w:t>
        </w:r>
      </w:ins>
    </w:p>
    <w:p w14:paraId="003E24EE" w14:textId="1FC98A2A" w:rsidR="00365316" w:rsidRPr="00BC075F" w:rsidRDefault="00365316">
      <w:pPr>
        <w:pStyle w:val="ListParagraph"/>
        <w:numPr>
          <w:ilvl w:val="0"/>
          <w:numId w:val="59"/>
        </w:numPr>
        <w:jc w:val="both"/>
        <w:rPr>
          <w:ins w:id="747" w:author="acer" w:date="2023-06-22T10:35:00Z"/>
        </w:rPr>
        <w:pPrChange w:id="748" w:author="jyoti sengar" w:date="2023-07-05T13:03:00Z">
          <w:pPr>
            <w:ind w:firstLineChars="100" w:firstLine="240"/>
            <w:jc w:val="both"/>
          </w:pPr>
        </w:pPrChange>
      </w:pPr>
      <w:proofErr w:type="spellStart"/>
      <w:ins w:id="749" w:author="acer" w:date="2023-06-22T10:35:00Z">
        <w:r w:rsidRPr="00BC075F">
          <w:rPr>
            <w:rPrChange w:id="750" w:author="jyoti sengar" w:date="2023-07-06T11:13:00Z">
              <w:rPr>
                <w:highlight w:val="yellow"/>
              </w:rPr>
            </w:rPrChange>
          </w:rPr>
          <w:t>Ensure</w:t>
        </w:r>
        <w:proofErr w:type="spellEnd"/>
        <w:r w:rsidRPr="00BC075F">
          <w:rPr>
            <w:rPrChange w:id="751" w:author="jyoti sengar" w:date="2023-07-06T11:13:00Z">
              <w:rPr>
                <w:highlight w:val="yellow"/>
              </w:rPr>
            </w:rPrChange>
          </w:rPr>
          <w:t xml:space="preserve"> </w:t>
        </w:r>
        <w:proofErr w:type="spellStart"/>
        <w:r w:rsidRPr="00BC075F">
          <w:rPr>
            <w:rPrChange w:id="752" w:author="jyoti sengar" w:date="2023-07-06T11:13:00Z">
              <w:rPr>
                <w:highlight w:val="yellow"/>
              </w:rPr>
            </w:rPrChange>
          </w:rPr>
          <w:t>that</w:t>
        </w:r>
        <w:proofErr w:type="spellEnd"/>
        <w:r w:rsidRPr="00BC075F">
          <w:rPr>
            <w:rPrChange w:id="753" w:author="jyoti sengar" w:date="2023-07-06T11:13:00Z">
              <w:rPr>
                <w:highlight w:val="yellow"/>
              </w:rPr>
            </w:rPrChange>
          </w:rPr>
          <w:t xml:space="preserve"> the </w:t>
        </w:r>
        <w:proofErr w:type="spellStart"/>
        <w:r w:rsidRPr="00BC075F">
          <w:rPr>
            <w:rPrChange w:id="754" w:author="jyoti sengar" w:date="2023-07-06T11:13:00Z">
              <w:rPr>
                <w:highlight w:val="yellow"/>
              </w:rPr>
            </w:rPrChange>
          </w:rPr>
          <w:t>firmware</w:t>
        </w:r>
        <w:proofErr w:type="spellEnd"/>
        <w:r w:rsidRPr="00BC075F">
          <w:rPr>
            <w:rPrChange w:id="755" w:author="jyoti sengar" w:date="2023-07-06T11:13:00Z">
              <w:rPr>
                <w:highlight w:val="yellow"/>
              </w:rPr>
            </w:rPrChange>
          </w:rPr>
          <w:t xml:space="preserve"> update </w:t>
        </w:r>
        <w:proofErr w:type="spellStart"/>
        <w:r w:rsidRPr="00BC075F">
          <w:rPr>
            <w:rPrChange w:id="756" w:author="jyoti sengar" w:date="2023-07-06T11:13:00Z">
              <w:rPr>
                <w:highlight w:val="yellow"/>
              </w:rPr>
            </w:rPrChange>
          </w:rPr>
          <w:t>process</w:t>
        </w:r>
        <w:proofErr w:type="spellEnd"/>
        <w:r w:rsidRPr="00BC075F">
          <w:rPr>
            <w:rPrChange w:id="757" w:author="jyoti sengar" w:date="2023-07-06T11:13:00Z">
              <w:rPr>
                <w:highlight w:val="yellow"/>
              </w:rPr>
            </w:rPrChange>
          </w:rPr>
          <w:t xml:space="preserve"> </w:t>
        </w:r>
        <w:proofErr w:type="spellStart"/>
        <w:r w:rsidRPr="00BC075F">
          <w:rPr>
            <w:rPrChange w:id="758" w:author="jyoti sengar" w:date="2023-07-06T11:13:00Z">
              <w:rPr>
                <w:highlight w:val="yellow"/>
              </w:rPr>
            </w:rPrChange>
          </w:rPr>
          <w:t>includes</w:t>
        </w:r>
        <w:proofErr w:type="spellEnd"/>
        <w:r w:rsidRPr="00BC075F">
          <w:rPr>
            <w:rPrChange w:id="759" w:author="jyoti sengar" w:date="2023-07-06T11:13:00Z">
              <w:rPr>
                <w:highlight w:val="yellow"/>
              </w:rPr>
            </w:rPrChange>
          </w:rPr>
          <w:t xml:space="preserve"> </w:t>
        </w:r>
        <w:proofErr w:type="spellStart"/>
        <w:r w:rsidRPr="00BC075F">
          <w:rPr>
            <w:rPrChange w:id="760" w:author="jyoti sengar" w:date="2023-07-06T11:13:00Z">
              <w:rPr>
                <w:highlight w:val="yellow"/>
              </w:rPr>
            </w:rPrChange>
          </w:rPr>
          <w:t>secure</w:t>
        </w:r>
        <w:proofErr w:type="spellEnd"/>
        <w:r w:rsidRPr="00BC075F">
          <w:rPr>
            <w:rPrChange w:id="761" w:author="jyoti sengar" w:date="2023-07-06T11:13:00Z">
              <w:rPr>
                <w:highlight w:val="yellow"/>
              </w:rPr>
            </w:rPrChange>
          </w:rPr>
          <w:t xml:space="preserve"> </w:t>
        </w:r>
        <w:proofErr w:type="spellStart"/>
        <w:r w:rsidRPr="00BC075F">
          <w:rPr>
            <w:rPrChange w:id="762" w:author="jyoti sengar" w:date="2023-07-06T11:13:00Z">
              <w:rPr>
                <w:highlight w:val="yellow"/>
              </w:rPr>
            </w:rPrChange>
          </w:rPr>
          <w:t>deletion</w:t>
        </w:r>
        <w:proofErr w:type="spellEnd"/>
        <w:r w:rsidRPr="00BC075F">
          <w:rPr>
            <w:rPrChange w:id="763" w:author="jyoti sengar" w:date="2023-07-06T11:13:00Z">
              <w:rPr>
                <w:highlight w:val="yellow"/>
              </w:rPr>
            </w:rPrChange>
          </w:rPr>
          <w:t xml:space="preserve"> of </w:t>
        </w:r>
        <w:proofErr w:type="spellStart"/>
        <w:r w:rsidRPr="00BC075F">
          <w:rPr>
            <w:rPrChange w:id="764" w:author="jyoti sengar" w:date="2023-07-06T11:13:00Z">
              <w:rPr>
                <w:highlight w:val="yellow"/>
              </w:rPr>
            </w:rPrChange>
          </w:rPr>
          <w:t>any</w:t>
        </w:r>
        <w:proofErr w:type="spellEnd"/>
        <w:r w:rsidRPr="00BC075F">
          <w:rPr>
            <w:rPrChange w:id="765" w:author="jyoti sengar" w:date="2023-07-06T11:13:00Z">
              <w:rPr>
                <w:highlight w:val="yellow"/>
              </w:rPr>
            </w:rPrChange>
          </w:rPr>
          <w:t xml:space="preserve"> </w:t>
        </w:r>
        <w:proofErr w:type="spellStart"/>
        <w:r w:rsidRPr="00BC075F">
          <w:rPr>
            <w:rPrChange w:id="766" w:author="jyoti sengar" w:date="2023-07-06T11:13:00Z">
              <w:rPr>
                <w:highlight w:val="yellow"/>
              </w:rPr>
            </w:rPrChange>
          </w:rPr>
          <w:t>old</w:t>
        </w:r>
        <w:proofErr w:type="spellEnd"/>
        <w:r w:rsidRPr="00BC075F">
          <w:rPr>
            <w:rPrChange w:id="767" w:author="jyoti sengar" w:date="2023-07-06T11:13:00Z">
              <w:rPr>
                <w:highlight w:val="yellow"/>
              </w:rPr>
            </w:rPrChange>
          </w:rPr>
          <w:t xml:space="preserve"> or </w:t>
        </w:r>
        <w:proofErr w:type="spellStart"/>
        <w:r w:rsidRPr="00BC075F">
          <w:rPr>
            <w:rPrChange w:id="768" w:author="jyoti sengar" w:date="2023-07-06T11:13:00Z">
              <w:rPr>
                <w:highlight w:val="yellow"/>
              </w:rPr>
            </w:rPrChange>
          </w:rPr>
          <w:t>unused</w:t>
        </w:r>
        <w:proofErr w:type="spellEnd"/>
        <w:r w:rsidRPr="00BC075F">
          <w:rPr>
            <w:rPrChange w:id="769" w:author="jyoti sengar" w:date="2023-07-06T11:13:00Z">
              <w:rPr>
                <w:highlight w:val="yellow"/>
              </w:rPr>
            </w:rPrChange>
          </w:rPr>
          <w:t xml:space="preserve"> data or </w:t>
        </w:r>
        <w:proofErr w:type="spellStart"/>
        <w:r w:rsidRPr="00BC075F">
          <w:rPr>
            <w:rPrChange w:id="770" w:author="jyoti sengar" w:date="2023-07-06T11:13:00Z">
              <w:rPr>
                <w:highlight w:val="yellow"/>
              </w:rPr>
            </w:rPrChange>
          </w:rPr>
          <w:t>firmware</w:t>
        </w:r>
        <w:proofErr w:type="spellEnd"/>
        <w:r w:rsidRPr="00BC075F">
          <w:rPr>
            <w:rPrChange w:id="771" w:author="jyoti sengar" w:date="2023-07-06T11:13:00Z">
              <w:rPr>
                <w:highlight w:val="yellow"/>
              </w:rPr>
            </w:rPrChange>
          </w:rPr>
          <w:t xml:space="preserve"> versions. This </w:t>
        </w:r>
        <w:proofErr w:type="spellStart"/>
        <w:r w:rsidRPr="00BC075F">
          <w:rPr>
            <w:rPrChange w:id="772" w:author="jyoti sengar" w:date="2023-07-06T11:13:00Z">
              <w:rPr>
                <w:highlight w:val="yellow"/>
              </w:rPr>
            </w:rPrChange>
          </w:rPr>
          <w:t>prevents</w:t>
        </w:r>
        <w:proofErr w:type="spellEnd"/>
        <w:r w:rsidRPr="00BC075F">
          <w:rPr>
            <w:rPrChange w:id="773" w:author="jyoti sengar" w:date="2023-07-06T11:13:00Z">
              <w:rPr>
                <w:highlight w:val="yellow"/>
              </w:rPr>
            </w:rPrChange>
          </w:rPr>
          <w:t xml:space="preserve"> </w:t>
        </w:r>
        <w:proofErr w:type="spellStart"/>
        <w:r w:rsidRPr="00BC075F">
          <w:rPr>
            <w:rPrChange w:id="774" w:author="jyoti sengar" w:date="2023-07-06T11:13:00Z">
              <w:rPr>
                <w:highlight w:val="yellow"/>
              </w:rPr>
            </w:rPrChange>
          </w:rPr>
          <w:t>potential</w:t>
        </w:r>
        <w:proofErr w:type="spellEnd"/>
        <w:r w:rsidRPr="00BC075F">
          <w:rPr>
            <w:rPrChange w:id="775" w:author="jyoti sengar" w:date="2023-07-06T11:13:00Z">
              <w:rPr>
                <w:highlight w:val="yellow"/>
              </w:rPr>
            </w:rPrChange>
          </w:rPr>
          <w:t xml:space="preserve"> </w:t>
        </w:r>
        <w:proofErr w:type="spellStart"/>
        <w:r w:rsidRPr="00BC075F">
          <w:rPr>
            <w:rPrChange w:id="776" w:author="jyoti sengar" w:date="2023-07-06T11:13:00Z">
              <w:rPr>
                <w:highlight w:val="yellow"/>
              </w:rPr>
            </w:rPrChange>
          </w:rPr>
          <w:t>restoration</w:t>
        </w:r>
        <w:proofErr w:type="spellEnd"/>
        <w:r w:rsidRPr="00BC075F">
          <w:rPr>
            <w:rPrChange w:id="777" w:author="jyoti sengar" w:date="2023-07-06T11:13:00Z">
              <w:rPr>
                <w:highlight w:val="yellow"/>
              </w:rPr>
            </w:rPrChange>
          </w:rPr>
          <w:t xml:space="preserve"> of </w:t>
        </w:r>
        <w:proofErr w:type="spellStart"/>
        <w:r w:rsidRPr="00BC075F">
          <w:rPr>
            <w:rPrChange w:id="778" w:author="jyoti sengar" w:date="2023-07-06T11:13:00Z">
              <w:rPr>
                <w:highlight w:val="yellow"/>
              </w:rPr>
            </w:rPrChange>
          </w:rPr>
          <w:t>deleted</w:t>
        </w:r>
        <w:proofErr w:type="spellEnd"/>
        <w:r w:rsidRPr="00BC075F">
          <w:rPr>
            <w:rPrChange w:id="779" w:author="jyoti sengar" w:date="2023-07-06T11:13:00Z">
              <w:rPr>
                <w:highlight w:val="yellow"/>
              </w:rPr>
            </w:rPrChange>
          </w:rPr>
          <w:t xml:space="preserve"> data or </w:t>
        </w:r>
        <w:proofErr w:type="spellStart"/>
        <w:r w:rsidRPr="00BC075F">
          <w:rPr>
            <w:rPrChange w:id="780" w:author="jyoti sengar" w:date="2023-07-06T11:13:00Z">
              <w:rPr>
                <w:highlight w:val="yellow"/>
              </w:rPr>
            </w:rPrChange>
          </w:rPr>
          <w:t>rollback</w:t>
        </w:r>
        <w:proofErr w:type="spellEnd"/>
        <w:r w:rsidRPr="00BC075F">
          <w:rPr>
            <w:rPrChange w:id="781" w:author="jyoti sengar" w:date="2023-07-06T11:13:00Z">
              <w:rPr>
                <w:highlight w:val="yellow"/>
              </w:rPr>
            </w:rPrChange>
          </w:rPr>
          <w:t xml:space="preserve"> </w:t>
        </w:r>
        <w:proofErr w:type="spellStart"/>
        <w:r w:rsidRPr="00BC075F">
          <w:rPr>
            <w:rPrChange w:id="782" w:author="jyoti sengar" w:date="2023-07-06T11:13:00Z">
              <w:rPr>
                <w:highlight w:val="yellow"/>
              </w:rPr>
            </w:rPrChange>
          </w:rPr>
          <w:t>attacks</w:t>
        </w:r>
        <w:proofErr w:type="spellEnd"/>
        <w:r w:rsidRPr="00BC075F">
          <w:rPr>
            <w:rPrChange w:id="783" w:author="jyoti sengar" w:date="2023-07-06T11:13:00Z">
              <w:rPr>
                <w:highlight w:val="yellow"/>
              </w:rPr>
            </w:rPrChange>
          </w:rPr>
          <w:t>.</w:t>
        </w:r>
      </w:ins>
      <w:ins w:id="784" w:author="Shekhar Singh" w:date="2023-07-06T12:19:00Z">
        <w:r w:rsidR="00336A96">
          <w:t xml:space="preserve"> </w:t>
        </w:r>
        <w:proofErr w:type="gramStart"/>
        <w:r w:rsidR="00336A96">
          <w:t>[ b</w:t>
        </w:r>
        <w:proofErr w:type="gramEnd"/>
        <w:r w:rsidR="00336A96">
          <w:t xml:space="preserve">-NIST.SP 800-88] </w:t>
        </w:r>
      </w:ins>
    </w:p>
    <w:p w14:paraId="6B1B69C4" w14:textId="77777777" w:rsidR="00365316" w:rsidRDefault="00365316" w:rsidP="00365316">
      <w:pPr>
        <w:ind w:firstLineChars="100" w:firstLine="240"/>
        <w:jc w:val="both"/>
        <w:rPr>
          <w:ins w:id="785" w:author="acer" w:date="2023-06-22T10:35:00Z"/>
        </w:rPr>
      </w:pPr>
    </w:p>
    <w:p w14:paraId="06E6498C" w14:textId="77777777" w:rsidR="00365316" w:rsidRPr="009030E5" w:rsidRDefault="00365316" w:rsidP="00DD4915">
      <w:pPr>
        <w:ind w:firstLineChars="100" w:firstLine="240"/>
        <w:jc w:val="both"/>
        <w:rPr>
          <w:rFonts w:eastAsia="Malgun Gothic"/>
          <w:b/>
          <w:bCs/>
          <w:u w:color="000000"/>
          <w:bdr w:val="nil"/>
        </w:rPr>
      </w:pPr>
    </w:p>
    <w:p w14:paraId="70D9DAB9" w14:textId="77777777" w:rsidR="00DD4915" w:rsidRPr="0020370B" w:rsidRDefault="00DD4915" w:rsidP="00DD4915">
      <w:pPr>
        <w:ind w:firstLineChars="100" w:firstLine="240"/>
        <w:jc w:val="both"/>
      </w:pPr>
    </w:p>
    <w:p w14:paraId="70A8F153" w14:textId="77777777" w:rsidR="00DD4915" w:rsidRPr="00C90F1C" w:rsidRDefault="00DD4915" w:rsidP="00DD4915">
      <w:pPr>
        <w:jc w:val="both"/>
        <w:rPr>
          <w:rFonts w:eastAsia="Malgun Gothic"/>
          <w:b/>
          <w:bCs/>
          <w:u w:color="000000"/>
          <w:bdr w:val="nil"/>
        </w:rPr>
      </w:pPr>
      <w:r w:rsidRPr="00A07C6F">
        <w:rPr>
          <w:rFonts w:eastAsia="Malgun Gothic"/>
          <w:b/>
          <w:bCs/>
          <w:u w:color="000000"/>
          <w:bdr w:val="nil"/>
        </w:rPr>
        <w:t>7.2</w:t>
      </w:r>
      <w:r>
        <w:rPr>
          <w:rFonts w:eastAsia="Malgun Gothic"/>
          <w:b/>
          <w:bCs/>
          <w:u w:color="000000"/>
          <w:bdr w:val="nil"/>
        </w:rPr>
        <w:t>1</w:t>
      </w:r>
      <w:r w:rsidRPr="00A07C6F">
        <w:rPr>
          <w:rFonts w:eastAsia="Malgun Gothic"/>
          <w:b/>
          <w:bCs/>
          <w:u w:color="000000"/>
          <w:bdr w:val="nil"/>
        </w:rPr>
        <w:t xml:space="preserve"> </w:t>
      </w:r>
      <w:r w:rsidRPr="00A07C6F">
        <w:rPr>
          <w:rFonts w:eastAsia="Malgun Gothic" w:hint="eastAsia"/>
          <w:b/>
          <w:bCs/>
          <w:u w:color="000000"/>
          <w:bdr w:val="nil"/>
          <w:lang w:eastAsia="ko-KR"/>
        </w:rPr>
        <w:t>T</w:t>
      </w:r>
      <w:r w:rsidRPr="00A07C6F">
        <w:rPr>
          <w:rFonts w:eastAsia="Malgun Gothic"/>
          <w:b/>
          <w:bCs/>
          <w:u w:color="000000"/>
          <w:bdr w:val="nil"/>
          <w:lang w:eastAsia="ko-KR"/>
        </w:rPr>
        <w:t>echnical i</w:t>
      </w:r>
      <w:r w:rsidRPr="00A07C6F">
        <w:rPr>
          <w:rFonts w:eastAsia="Malgun Gothic"/>
          <w:b/>
          <w:bCs/>
          <w:u w:color="000000"/>
          <w:bdr w:val="nil"/>
        </w:rPr>
        <w:t>mplementation guidelines to [</w:t>
      </w:r>
      <w:r w:rsidRPr="00A07C6F">
        <w:rPr>
          <w:rFonts w:eastAsia="Malgun Gothic" w:hint="eastAsia"/>
          <w:b/>
          <w:bCs/>
          <w:u w:color="000000"/>
          <w:bdr w:val="nil"/>
          <w:lang w:eastAsia="ko-KR"/>
        </w:rPr>
        <w:t>D</w:t>
      </w:r>
      <w:r w:rsidRPr="00A07C6F">
        <w:rPr>
          <w:rFonts w:eastAsia="Malgun Gothic"/>
          <w:b/>
          <w:bCs/>
          <w:u w:color="000000"/>
          <w:bdr w:val="nil"/>
          <w:lang w:eastAsia="ko-KR"/>
        </w:rPr>
        <w:t>S</w:t>
      </w:r>
      <w:r w:rsidRPr="00A07C6F">
        <w:rPr>
          <w:rFonts w:eastAsia="Malgun Gothic"/>
          <w:b/>
          <w:bCs/>
          <w:u w:color="000000"/>
          <w:bdr w:val="nil"/>
        </w:rPr>
        <w:t>-2-1]</w:t>
      </w:r>
      <w:r w:rsidRPr="00A07C6F">
        <w:rPr>
          <w:rFonts w:eastAsia="Batang" w:hAnsi="Batang"/>
          <w:szCs w:val="24"/>
          <w:lang w:val="en-US" w:eastAsia="ko-KR"/>
        </w:rPr>
        <w:t xml:space="preserve"> in X.1352</w:t>
      </w:r>
    </w:p>
    <w:p w14:paraId="1C3F02C1"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859547F" w14:textId="77777777" w:rsidR="00DD4915" w:rsidRPr="009030E5" w:rsidRDefault="00DD4915" w:rsidP="00DD4915">
      <w:pPr>
        <w:ind w:leftChars="100" w:left="283" w:hangingChars="18" w:hanging="43"/>
        <w:jc w:val="both"/>
        <w:rPr>
          <w:rFonts w:eastAsia="Batang" w:hAnsi="Batang"/>
          <w:szCs w:val="24"/>
          <w:lang w:eastAsia="ko-KR"/>
        </w:rPr>
      </w:pPr>
      <w:r w:rsidRPr="009D00DA">
        <w:rPr>
          <w:rFonts w:eastAsia="Batang" w:hAnsi="Batang"/>
          <w:szCs w:val="24"/>
          <w:lang w:eastAsia="ko-KR"/>
        </w:rPr>
        <w:t>Unauthorized network traffic should not be allowed.</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2-1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60B5052"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532C5F79" w14:textId="383F711F" w:rsidR="002C07E8" w:rsidRDefault="002C07E8" w:rsidP="00DD4915">
      <w:pPr>
        <w:ind w:firstLineChars="100" w:firstLine="240"/>
        <w:jc w:val="both"/>
      </w:pPr>
    </w:p>
    <w:p w14:paraId="244D6922" w14:textId="77777777" w:rsidR="00EE1D49" w:rsidRDefault="00365316">
      <w:pPr>
        <w:pStyle w:val="ListParagraph"/>
        <w:numPr>
          <w:ilvl w:val="0"/>
          <w:numId w:val="60"/>
        </w:numPr>
        <w:jc w:val="both"/>
        <w:rPr>
          <w:ins w:id="786" w:author="jyoti sengar" w:date="2023-07-06T11:14:00Z"/>
        </w:rPr>
        <w:pPrChange w:id="787" w:author="jyoti sengar" w:date="2023-07-05T13:03:00Z">
          <w:pPr>
            <w:ind w:firstLineChars="100" w:firstLine="240"/>
            <w:jc w:val="both"/>
          </w:pPr>
        </w:pPrChange>
      </w:pPr>
      <w:proofErr w:type="spellStart"/>
      <w:ins w:id="788" w:author="acer" w:date="2023-06-22T10:35:00Z">
        <w:r w:rsidRPr="00ED2A10">
          <w:t>Implement</w:t>
        </w:r>
        <w:proofErr w:type="spellEnd"/>
        <w:r w:rsidRPr="00ED2A10">
          <w:t xml:space="preserve"> </w:t>
        </w:r>
        <w:proofErr w:type="spellStart"/>
        <w:r w:rsidRPr="00ED2A10">
          <w:t>strong</w:t>
        </w:r>
        <w:proofErr w:type="spellEnd"/>
        <w:r w:rsidRPr="00ED2A10">
          <w:t xml:space="preserve"> </w:t>
        </w:r>
        <w:proofErr w:type="spellStart"/>
        <w:r w:rsidRPr="00ED2A10">
          <w:t>authentication</w:t>
        </w:r>
        <w:proofErr w:type="spellEnd"/>
        <w:r w:rsidRPr="00ED2A10">
          <w:t xml:space="preserve"> </w:t>
        </w:r>
        <w:proofErr w:type="spellStart"/>
        <w:r w:rsidRPr="00ED2A10">
          <w:t>mechanisms</w:t>
        </w:r>
        <w:proofErr w:type="spellEnd"/>
        <w:r w:rsidRPr="00ED2A10">
          <w:t xml:space="preserve"> to </w:t>
        </w:r>
        <w:proofErr w:type="spellStart"/>
        <w:r w:rsidRPr="00ED2A10">
          <w:t>verify</w:t>
        </w:r>
        <w:proofErr w:type="spellEnd"/>
        <w:r w:rsidRPr="00ED2A10">
          <w:t xml:space="preserve"> the </w:t>
        </w:r>
        <w:proofErr w:type="spellStart"/>
        <w:r w:rsidRPr="00ED2A10">
          <w:t>identity</w:t>
        </w:r>
        <w:proofErr w:type="spellEnd"/>
        <w:r w:rsidRPr="00ED2A10">
          <w:t xml:space="preserve"> of </w:t>
        </w:r>
        <w:proofErr w:type="spellStart"/>
        <w:r w:rsidRPr="00ED2A10">
          <w:t>devices</w:t>
        </w:r>
        <w:proofErr w:type="spellEnd"/>
        <w:r w:rsidRPr="00ED2A10">
          <w:t xml:space="preserve"> </w:t>
        </w:r>
        <w:proofErr w:type="spellStart"/>
        <w:r w:rsidRPr="00ED2A10">
          <w:t>attempting</w:t>
        </w:r>
        <w:proofErr w:type="spellEnd"/>
        <w:r w:rsidRPr="00ED2A10">
          <w:t xml:space="preserve"> to </w:t>
        </w:r>
        <w:proofErr w:type="spellStart"/>
        <w:r w:rsidRPr="00ED2A10">
          <w:t>access</w:t>
        </w:r>
        <w:proofErr w:type="spellEnd"/>
        <w:r w:rsidRPr="00ED2A10">
          <w:t xml:space="preserve"> the IoT </w:t>
        </w:r>
        <w:proofErr w:type="spellStart"/>
        <w:r w:rsidRPr="00ED2A10">
          <w:t>device</w:t>
        </w:r>
        <w:proofErr w:type="spellEnd"/>
        <w:r w:rsidRPr="00ED2A10">
          <w:t>.</w:t>
        </w:r>
      </w:ins>
    </w:p>
    <w:p w14:paraId="1810ED24" w14:textId="77777777" w:rsidR="00EE1D49" w:rsidRDefault="00365316">
      <w:pPr>
        <w:pStyle w:val="ListParagraph"/>
        <w:numPr>
          <w:ilvl w:val="0"/>
          <w:numId w:val="60"/>
        </w:numPr>
        <w:jc w:val="both"/>
        <w:rPr>
          <w:ins w:id="789" w:author="jyoti sengar" w:date="2023-07-06T11:14:00Z"/>
        </w:rPr>
        <w:pPrChange w:id="790" w:author="jyoti sengar" w:date="2023-07-05T13:03:00Z">
          <w:pPr>
            <w:ind w:firstLineChars="100" w:firstLine="240"/>
            <w:jc w:val="both"/>
          </w:pPr>
        </w:pPrChange>
      </w:pPr>
      <w:ins w:id="791" w:author="acer" w:date="2023-06-22T10:35:00Z">
        <w:r w:rsidRPr="00ED2A10">
          <w:t xml:space="preserve"> </w:t>
        </w:r>
        <w:proofErr w:type="spellStart"/>
        <w:r w:rsidRPr="00ED2A10">
          <w:t>Utilize</w:t>
        </w:r>
        <w:proofErr w:type="spellEnd"/>
        <w:r w:rsidRPr="00ED2A10">
          <w:t xml:space="preserve"> </w:t>
        </w:r>
        <w:proofErr w:type="spellStart"/>
        <w:r w:rsidRPr="00ED2A10">
          <w:t>protocols</w:t>
        </w:r>
        <w:proofErr w:type="spellEnd"/>
        <w:r w:rsidRPr="00ED2A10">
          <w:t xml:space="preserve"> </w:t>
        </w:r>
        <w:proofErr w:type="spellStart"/>
        <w:r w:rsidRPr="00ED2A10">
          <w:t>such</w:t>
        </w:r>
        <w:proofErr w:type="spellEnd"/>
        <w:r w:rsidRPr="00ED2A10">
          <w:t xml:space="preserve"> as Transport Layer Security (TLS) or Secure Shell (SSH) for </w:t>
        </w:r>
        <w:proofErr w:type="spellStart"/>
        <w:r w:rsidRPr="00ED2A10">
          <w:t>secure</w:t>
        </w:r>
        <w:proofErr w:type="spellEnd"/>
        <w:r w:rsidRPr="00ED2A10">
          <w:t xml:space="preserve"> communication. </w:t>
        </w:r>
      </w:ins>
    </w:p>
    <w:p w14:paraId="756B2C27" w14:textId="5149824C" w:rsidR="00365316" w:rsidRDefault="00365316">
      <w:pPr>
        <w:pStyle w:val="ListParagraph"/>
        <w:numPr>
          <w:ilvl w:val="0"/>
          <w:numId w:val="60"/>
        </w:numPr>
        <w:jc w:val="both"/>
        <w:rPr>
          <w:ins w:id="792" w:author="acer" w:date="2023-06-22T10:35:00Z"/>
        </w:rPr>
        <w:pPrChange w:id="793" w:author="jyoti sengar" w:date="2023-07-05T13:03:00Z">
          <w:pPr>
            <w:ind w:firstLineChars="100" w:firstLine="240"/>
            <w:jc w:val="both"/>
          </w:pPr>
        </w:pPrChange>
      </w:pPr>
      <w:proofErr w:type="spellStart"/>
      <w:ins w:id="794" w:author="acer" w:date="2023-06-22T10:35:00Z">
        <w:r w:rsidRPr="00ED2A10">
          <w:t>Enforce</w:t>
        </w:r>
        <w:proofErr w:type="spellEnd"/>
        <w:r w:rsidRPr="00ED2A10">
          <w:t xml:space="preserve"> </w:t>
        </w:r>
        <w:proofErr w:type="spellStart"/>
        <w:r w:rsidRPr="00ED2A10">
          <w:t>proper</w:t>
        </w:r>
        <w:proofErr w:type="spellEnd"/>
        <w:r w:rsidRPr="00ED2A10">
          <w:t xml:space="preserve"> </w:t>
        </w:r>
        <w:proofErr w:type="spellStart"/>
        <w:r w:rsidRPr="00ED2A10">
          <w:t>authorization</w:t>
        </w:r>
        <w:proofErr w:type="spellEnd"/>
        <w:r w:rsidRPr="00ED2A10">
          <w:t xml:space="preserve"> </w:t>
        </w:r>
        <w:proofErr w:type="spellStart"/>
        <w:r w:rsidRPr="00ED2A10">
          <w:t>mechanisms</w:t>
        </w:r>
        <w:proofErr w:type="spellEnd"/>
        <w:r w:rsidRPr="00ED2A10">
          <w:t xml:space="preserve"> to </w:t>
        </w:r>
        <w:proofErr w:type="spellStart"/>
        <w:r w:rsidRPr="00ED2A10">
          <w:t>ensure</w:t>
        </w:r>
        <w:proofErr w:type="spellEnd"/>
        <w:r w:rsidRPr="00ED2A10">
          <w:t xml:space="preserve"> </w:t>
        </w:r>
        <w:proofErr w:type="spellStart"/>
        <w:r w:rsidRPr="00ED2A10">
          <w:t>that</w:t>
        </w:r>
        <w:proofErr w:type="spellEnd"/>
        <w:r w:rsidRPr="00ED2A10">
          <w:t xml:space="preserve"> </w:t>
        </w:r>
        <w:proofErr w:type="spellStart"/>
        <w:r w:rsidRPr="00ED2A10">
          <w:t>only</w:t>
        </w:r>
        <w:proofErr w:type="spellEnd"/>
        <w:r w:rsidRPr="00ED2A10">
          <w:t xml:space="preserve"> </w:t>
        </w:r>
        <w:proofErr w:type="spellStart"/>
        <w:r w:rsidRPr="00ED2A10">
          <w:t>authenticated</w:t>
        </w:r>
        <w:proofErr w:type="spellEnd"/>
        <w:r w:rsidRPr="00ED2A10">
          <w:t xml:space="preserve"> </w:t>
        </w:r>
        <w:proofErr w:type="spellStart"/>
        <w:r w:rsidRPr="00ED2A10">
          <w:t>devices</w:t>
        </w:r>
        <w:proofErr w:type="spellEnd"/>
        <w:r w:rsidRPr="00ED2A10">
          <w:t xml:space="preserve"> </w:t>
        </w:r>
        <w:proofErr w:type="spellStart"/>
        <w:r w:rsidRPr="00ED2A10">
          <w:t>with</w:t>
        </w:r>
        <w:proofErr w:type="spellEnd"/>
        <w:r w:rsidRPr="00ED2A10">
          <w:t xml:space="preserve"> the </w:t>
        </w:r>
        <w:proofErr w:type="spellStart"/>
        <w:r w:rsidRPr="00ED2A10">
          <w:t>necessary</w:t>
        </w:r>
        <w:proofErr w:type="spellEnd"/>
        <w:r w:rsidRPr="00ED2A10">
          <w:t xml:space="preserve"> </w:t>
        </w:r>
        <w:proofErr w:type="spellStart"/>
        <w:r w:rsidRPr="00ED2A10">
          <w:t>privileges</w:t>
        </w:r>
        <w:proofErr w:type="spellEnd"/>
        <w:r w:rsidRPr="00ED2A10">
          <w:t xml:space="preserve"> </w:t>
        </w:r>
        <w:proofErr w:type="spellStart"/>
        <w:r w:rsidRPr="00ED2A10">
          <w:t>can</w:t>
        </w:r>
        <w:proofErr w:type="spellEnd"/>
        <w:r w:rsidRPr="00ED2A10">
          <w:t xml:space="preserve"> </w:t>
        </w:r>
        <w:proofErr w:type="spellStart"/>
        <w:r w:rsidRPr="00ED2A10">
          <w:t>access</w:t>
        </w:r>
        <w:proofErr w:type="spellEnd"/>
        <w:r w:rsidRPr="00ED2A10">
          <w:t xml:space="preserve"> the </w:t>
        </w:r>
        <w:proofErr w:type="spellStart"/>
        <w:r w:rsidRPr="00ED2A10">
          <w:t>device's</w:t>
        </w:r>
        <w:proofErr w:type="spellEnd"/>
        <w:r w:rsidRPr="00ED2A10">
          <w:t xml:space="preserve"> services or </w:t>
        </w:r>
        <w:proofErr w:type="spellStart"/>
        <w:r w:rsidRPr="00ED2A10">
          <w:t>resources</w:t>
        </w:r>
        <w:proofErr w:type="spellEnd"/>
        <w:r w:rsidRPr="00ED2A10">
          <w:t>.</w:t>
        </w:r>
      </w:ins>
    </w:p>
    <w:p w14:paraId="2B89CDDA" w14:textId="73D4EEBE" w:rsidR="00365316" w:rsidDel="00151667" w:rsidRDefault="00365316" w:rsidP="00365316">
      <w:pPr>
        <w:ind w:firstLineChars="100" w:firstLine="240"/>
        <w:jc w:val="both"/>
        <w:rPr>
          <w:ins w:id="795" w:author="acer" w:date="2023-06-22T10:35:00Z"/>
          <w:del w:id="796" w:author="jyoti sengar" w:date="2023-07-05T13:04:00Z"/>
        </w:rPr>
      </w:pPr>
    </w:p>
    <w:p w14:paraId="60AAFD6F" w14:textId="77777777" w:rsidR="00365316" w:rsidRDefault="00365316">
      <w:pPr>
        <w:pStyle w:val="ListParagraph"/>
        <w:numPr>
          <w:ilvl w:val="0"/>
          <w:numId w:val="60"/>
        </w:numPr>
        <w:jc w:val="both"/>
        <w:rPr>
          <w:ins w:id="797" w:author="acer" w:date="2023-06-22T10:35:00Z"/>
        </w:rPr>
        <w:pPrChange w:id="798" w:author="jyoti sengar" w:date="2023-07-05T13:03:00Z">
          <w:pPr>
            <w:ind w:firstLineChars="100" w:firstLine="240"/>
            <w:jc w:val="both"/>
          </w:pPr>
        </w:pPrChange>
      </w:pPr>
      <w:proofErr w:type="spellStart"/>
      <w:ins w:id="799" w:author="acer" w:date="2023-06-22T10:35:00Z">
        <w:r w:rsidRPr="00ED2A10">
          <w:t>Utilize</w:t>
        </w:r>
        <w:proofErr w:type="spellEnd"/>
        <w:r w:rsidRPr="00ED2A10">
          <w:t xml:space="preserve"> technologies </w:t>
        </w:r>
        <w:proofErr w:type="spellStart"/>
        <w:r w:rsidRPr="00ED2A10">
          <w:t>such</w:t>
        </w:r>
        <w:proofErr w:type="spellEnd"/>
        <w:r w:rsidRPr="00ED2A10">
          <w:t xml:space="preserve"> as </w:t>
        </w:r>
        <w:proofErr w:type="spellStart"/>
        <w:r w:rsidRPr="00ED2A10">
          <w:t>access</w:t>
        </w:r>
        <w:proofErr w:type="spellEnd"/>
        <w:r w:rsidRPr="00ED2A10">
          <w:t xml:space="preserve"> control </w:t>
        </w:r>
        <w:proofErr w:type="spellStart"/>
        <w:r w:rsidRPr="00ED2A10">
          <w:t>lists</w:t>
        </w:r>
        <w:proofErr w:type="spellEnd"/>
        <w:r w:rsidRPr="00ED2A10">
          <w:t xml:space="preserve"> (</w:t>
        </w:r>
        <w:proofErr w:type="spellStart"/>
        <w:r w:rsidRPr="00ED2A10">
          <w:t>ACLs</w:t>
        </w:r>
        <w:proofErr w:type="spellEnd"/>
        <w:r w:rsidRPr="00ED2A10">
          <w:t xml:space="preserve">), firewall </w:t>
        </w:r>
        <w:proofErr w:type="spellStart"/>
        <w:r w:rsidRPr="00ED2A10">
          <w:t>rules</w:t>
        </w:r>
        <w:proofErr w:type="spellEnd"/>
        <w:r w:rsidRPr="00ED2A10">
          <w:t xml:space="preserve">, or network segmentation to </w:t>
        </w:r>
        <w:proofErr w:type="spellStart"/>
        <w:r w:rsidRPr="00ED2A10">
          <w:t>enforce</w:t>
        </w:r>
        <w:proofErr w:type="spellEnd"/>
        <w:r w:rsidRPr="00ED2A10">
          <w:t xml:space="preserve"> </w:t>
        </w:r>
        <w:proofErr w:type="spellStart"/>
        <w:r w:rsidRPr="00ED2A10">
          <w:t>traffic</w:t>
        </w:r>
        <w:proofErr w:type="spellEnd"/>
        <w:r w:rsidRPr="00ED2A10">
          <w:t xml:space="preserve"> </w:t>
        </w:r>
        <w:proofErr w:type="spellStart"/>
        <w:r w:rsidRPr="00ED2A10">
          <w:t>filtering</w:t>
        </w:r>
        <w:proofErr w:type="spellEnd"/>
        <w:r w:rsidRPr="00ED2A10">
          <w:t xml:space="preserve"> and </w:t>
        </w:r>
        <w:proofErr w:type="spellStart"/>
        <w:r w:rsidRPr="00ED2A10">
          <w:t>restrict</w:t>
        </w:r>
        <w:proofErr w:type="spellEnd"/>
        <w:r w:rsidRPr="00ED2A10">
          <w:t xml:space="preserve"> communication to </w:t>
        </w:r>
        <w:proofErr w:type="spellStart"/>
        <w:r w:rsidRPr="00ED2A10">
          <w:t>approved</w:t>
        </w:r>
        <w:proofErr w:type="spellEnd"/>
        <w:r w:rsidRPr="00ED2A10">
          <w:t xml:space="preserve"> sources, ports, and </w:t>
        </w:r>
        <w:proofErr w:type="spellStart"/>
        <w:r w:rsidRPr="00ED2A10">
          <w:t>protocols</w:t>
        </w:r>
        <w:proofErr w:type="spellEnd"/>
        <w:r w:rsidRPr="00ED2A10">
          <w:t xml:space="preserve">. </w:t>
        </w:r>
        <w:proofErr w:type="spellStart"/>
        <w:r w:rsidRPr="00ED2A10">
          <w:t>Regularly</w:t>
        </w:r>
        <w:proofErr w:type="spellEnd"/>
        <w:r w:rsidRPr="00ED2A10">
          <w:t xml:space="preserve"> </w:t>
        </w:r>
        <w:proofErr w:type="spellStart"/>
        <w:r w:rsidRPr="00ED2A10">
          <w:t>review</w:t>
        </w:r>
        <w:proofErr w:type="spellEnd"/>
        <w:r w:rsidRPr="00ED2A10">
          <w:t xml:space="preserve"> and update </w:t>
        </w:r>
        <w:proofErr w:type="spellStart"/>
        <w:r w:rsidRPr="00ED2A10">
          <w:t>these</w:t>
        </w:r>
        <w:proofErr w:type="spellEnd"/>
        <w:r w:rsidRPr="00ED2A10">
          <w:t xml:space="preserve"> </w:t>
        </w:r>
        <w:proofErr w:type="spellStart"/>
        <w:r w:rsidRPr="00ED2A10">
          <w:t>controls</w:t>
        </w:r>
        <w:proofErr w:type="spellEnd"/>
        <w:r w:rsidRPr="00ED2A10">
          <w:t xml:space="preserve"> to </w:t>
        </w:r>
        <w:proofErr w:type="spellStart"/>
        <w:r w:rsidRPr="00ED2A10">
          <w:t>adapt</w:t>
        </w:r>
        <w:proofErr w:type="spellEnd"/>
        <w:r w:rsidRPr="00ED2A10">
          <w:t xml:space="preserve"> to </w:t>
        </w:r>
        <w:proofErr w:type="spellStart"/>
        <w:r w:rsidRPr="00ED2A10">
          <w:t>changing</w:t>
        </w:r>
        <w:proofErr w:type="spellEnd"/>
        <w:r w:rsidRPr="00ED2A10">
          <w:t xml:space="preserve"> </w:t>
        </w:r>
        <w:proofErr w:type="spellStart"/>
        <w:r w:rsidRPr="00ED2A10">
          <w:t>security</w:t>
        </w:r>
        <w:proofErr w:type="spellEnd"/>
        <w:r w:rsidRPr="00ED2A10">
          <w:t xml:space="preserve"> </w:t>
        </w:r>
        <w:proofErr w:type="spellStart"/>
        <w:r w:rsidRPr="00ED2A10">
          <w:t>requirements</w:t>
        </w:r>
        <w:proofErr w:type="spellEnd"/>
        <w:r w:rsidRPr="00ED2A10">
          <w:t>.</w:t>
        </w:r>
      </w:ins>
    </w:p>
    <w:p w14:paraId="1AC971FB" w14:textId="4AD7D5D3" w:rsidR="00365316" w:rsidDel="00151667" w:rsidRDefault="00365316" w:rsidP="00365316">
      <w:pPr>
        <w:ind w:firstLineChars="100" w:firstLine="240"/>
        <w:jc w:val="both"/>
        <w:rPr>
          <w:ins w:id="800" w:author="acer" w:date="2023-06-22T10:35:00Z"/>
          <w:del w:id="801" w:author="jyoti sengar" w:date="2023-07-05T13:04:00Z"/>
        </w:rPr>
      </w:pPr>
    </w:p>
    <w:p w14:paraId="5898F9F8" w14:textId="77777777" w:rsidR="00EE1D49" w:rsidRDefault="00365316">
      <w:pPr>
        <w:pStyle w:val="ListParagraph"/>
        <w:numPr>
          <w:ilvl w:val="0"/>
          <w:numId w:val="60"/>
        </w:numPr>
        <w:jc w:val="both"/>
        <w:rPr>
          <w:ins w:id="802" w:author="jyoti sengar" w:date="2023-07-06T11:14:00Z"/>
        </w:rPr>
        <w:pPrChange w:id="803" w:author="jyoti sengar" w:date="2023-07-05T13:03:00Z">
          <w:pPr>
            <w:ind w:firstLineChars="100" w:firstLine="240"/>
            <w:jc w:val="both"/>
          </w:pPr>
        </w:pPrChange>
      </w:pPr>
      <w:proofErr w:type="spellStart"/>
      <w:ins w:id="804" w:author="acer" w:date="2023-06-22T10:35:00Z">
        <w:r w:rsidRPr="00ED2A10">
          <w:t>Maintain</w:t>
        </w:r>
        <w:proofErr w:type="spellEnd"/>
        <w:r w:rsidRPr="00ED2A10">
          <w:t xml:space="preserve"> a </w:t>
        </w:r>
        <w:proofErr w:type="spellStart"/>
        <w:r w:rsidRPr="00ED2A10">
          <w:t>rigorous</w:t>
        </w:r>
        <w:proofErr w:type="spellEnd"/>
        <w:r w:rsidRPr="00ED2A10">
          <w:t xml:space="preserve"> software update </w:t>
        </w:r>
        <w:proofErr w:type="spellStart"/>
        <w:r w:rsidRPr="00ED2A10">
          <w:t>process</w:t>
        </w:r>
        <w:proofErr w:type="spellEnd"/>
        <w:r w:rsidRPr="00ED2A10">
          <w:t xml:space="preserve"> to </w:t>
        </w:r>
        <w:proofErr w:type="spellStart"/>
        <w:r w:rsidRPr="00ED2A10">
          <w:t>address</w:t>
        </w:r>
        <w:proofErr w:type="spellEnd"/>
        <w:r w:rsidRPr="00ED2A10">
          <w:t xml:space="preserve"> </w:t>
        </w:r>
        <w:proofErr w:type="spellStart"/>
        <w:r w:rsidRPr="00ED2A10">
          <w:t>known</w:t>
        </w:r>
        <w:proofErr w:type="spellEnd"/>
        <w:r w:rsidRPr="00ED2A10">
          <w:t xml:space="preserve"> </w:t>
        </w:r>
        <w:proofErr w:type="spellStart"/>
        <w:r w:rsidRPr="00ED2A10">
          <w:t>vulnerabilities</w:t>
        </w:r>
        <w:proofErr w:type="spellEnd"/>
        <w:r w:rsidRPr="00ED2A10">
          <w:t xml:space="preserve"> and </w:t>
        </w:r>
        <w:proofErr w:type="spellStart"/>
        <w:r w:rsidRPr="00ED2A10">
          <w:t>security</w:t>
        </w:r>
        <w:proofErr w:type="spellEnd"/>
        <w:r w:rsidRPr="00ED2A10">
          <w:t xml:space="preserve"> issues </w:t>
        </w:r>
        <w:proofErr w:type="spellStart"/>
        <w:r w:rsidRPr="00ED2A10">
          <w:t>promptly</w:t>
        </w:r>
        <w:proofErr w:type="spellEnd"/>
        <w:r w:rsidRPr="00ED2A10">
          <w:t>.</w:t>
        </w:r>
      </w:ins>
    </w:p>
    <w:p w14:paraId="3D2657D1" w14:textId="7FBA96FA" w:rsidR="00365316" w:rsidRDefault="00365316">
      <w:pPr>
        <w:pStyle w:val="ListParagraph"/>
        <w:numPr>
          <w:ilvl w:val="0"/>
          <w:numId w:val="60"/>
        </w:numPr>
        <w:jc w:val="both"/>
        <w:rPr>
          <w:ins w:id="805" w:author="acer" w:date="2023-06-22T10:35:00Z"/>
        </w:rPr>
        <w:pPrChange w:id="806" w:author="jyoti sengar" w:date="2023-07-05T13:03:00Z">
          <w:pPr>
            <w:ind w:firstLineChars="100" w:firstLine="240"/>
            <w:jc w:val="both"/>
          </w:pPr>
        </w:pPrChange>
      </w:pPr>
      <w:ins w:id="807" w:author="acer" w:date="2023-06-22T10:35:00Z">
        <w:r w:rsidRPr="00ED2A10">
          <w:t xml:space="preserve"> </w:t>
        </w:r>
        <w:proofErr w:type="spellStart"/>
        <w:r w:rsidRPr="00ED2A10">
          <w:t>Regularly</w:t>
        </w:r>
        <w:proofErr w:type="spellEnd"/>
        <w:r w:rsidRPr="00ED2A10">
          <w:t xml:space="preserve"> release patches and </w:t>
        </w:r>
        <w:proofErr w:type="spellStart"/>
        <w:r w:rsidRPr="00ED2A10">
          <w:t>firmware</w:t>
        </w:r>
        <w:proofErr w:type="spellEnd"/>
        <w:r w:rsidRPr="00ED2A10">
          <w:t xml:space="preserve"> updates to </w:t>
        </w:r>
        <w:proofErr w:type="spellStart"/>
        <w:r w:rsidRPr="00ED2A10">
          <w:t>fix</w:t>
        </w:r>
        <w:proofErr w:type="spellEnd"/>
        <w:r w:rsidRPr="00ED2A10">
          <w:t xml:space="preserve"> </w:t>
        </w:r>
        <w:proofErr w:type="spellStart"/>
        <w:r w:rsidRPr="00ED2A10">
          <w:t>any</w:t>
        </w:r>
        <w:proofErr w:type="spellEnd"/>
        <w:r w:rsidRPr="00ED2A10">
          <w:t xml:space="preserve"> </w:t>
        </w:r>
        <w:proofErr w:type="spellStart"/>
        <w:r w:rsidRPr="00ED2A10">
          <w:t>identified</w:t>
        </w:r>
        <w:proofErr w:type="spellEnd"/>
        <w:r w:rsidRPr="00ED2A10">
          <w:t xml:space="preserve"> </w:t>
        </w:r>
        <w:proofErr w:type="spellStart"/>
        <w:r w:rsidRPr="00ED2A10">
          <w:t>weaknesses</w:t>
        </w:r>
        <w:proofErr w:type="spellEnd"/>
        <w:r w:rsidRPr="00ED2A10">
          <w:t xml:space="preserve"> in the IoT </w:t>
        </w:r>
        <w:proofErr w:type="spellStart"/>
        <w:r w:rsidRPr="00ED2A10">
          <w:t>device's</w:t>
        </w:r>
        <w:proofErr w:type="spellEnd"/>
        <w:r w:rsidRPr="00ED2A10">
          <w:t xml:space="preserve"> network </w:t>
        </w:r>
        <w:proofErr w:type="spellStart"/>
        <w:r w:rsidRPr="00ED2A10">
          <w:t>stack</w:t>
        </w:r>
        <w:proofErr w:type="spellEnd"/>
        <w:r w:rsidRPr="00ED2A10">
          <w:t xml:space="preserve"> or communication </w:t>
        </w:r>
        <w:proofErr w:type="spellStart"/>
        <w:r w:rsidRPr="00ED2A10">
          <w:t>protocols</w:t>
        </w:r>
        <w:proofErr w:type="spellEnd"/>
        <w:r w:rsidRPr="00ED2A10">
          <w:t>.</w:t>
        </w:r>
      </w:ins>
    </w:p>
    <w:p w14:paraId="1B5A369E" w14:textId="77777777" w:rsidR="002C07E8" w:rsidRDefault="002C07E8" w:rsidP="00DD4915">
      <w:pPr>
        <w:ind w:firstLineChars="100" w:firstLine="240"/>
        <w:jc w:val="both"/>
      </w:pPr>
    </w:p>
    <w:p w14:paraId="0B153EDF" w14:textId="52DC2062" w:rsidR="00DD4915" w:rsidRPr="009030E5" w:rsidRDefault="00DD4915" w:rsidP="00DD4915">
      <w:pPr>
        <w:ind w:firstLineChars="100" w:firstLine="240"/>
        <w:jc w:val="both"/>
        <w:rPr>
          <w:rFonts w:eastAsia="Malgun Gothic"/>
          <w:b/>
          <w:bCs/>
          <w:u w:color="000000"/>
          <w:bdr w:val="nil"/>
        </w:rPr>
      </w:pPr>
      <w:r w:rsidRPr="009030E5">
        <w:t xml:space="preserve">TBD </w:t>
      </w:r>
    </w:p>
    <w:p w14:paraId="4919A5C3" w14:textId="77777777" w:rsidR="00DD4915" w:rsidRPr="0020370B" w:rsidRDefault="00DD4915" w:rsidP="00DD4915">
      <w:pPr>
        <w:ind w:firstLineChars="100" w:firstLine="240"/>
        <w:jc w:val="both"/>
      </w:pPr>
    </w:p>
    <w:p w14:paraId="77F8FEE1"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lastRenderedPageBreak/>
        <w:t>7.</w:t>
      </w:r>
      <w:r>
        <w:rPr>
          <w:rFonts w:eastAsia="Malgun Gothic"/>
          <w:b/>
          <w:bCs/>
          <w:u w:color="000000"/>
          <w:bdr w:val="nil"/>
        </w:rPr>
        <w:t>22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w:t>
      </w:r>
      <w:r>
        <w:rPr>
          <w:rFonts w:eastAsia="Malgun Gothic"/>
          <w:b/>
          <w:bCs/>
          <w:u w:color="000000"/>
          <w:bdr w:val="nil"/>
        </w:rPr>
        <w:t>3-1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6570429"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3476DA3" w14:textId="77777777" w:rsidR="00DD4915" w:rsidRPr="009030E5" w:rsidRDefault="00DD4915" w:rsidP="00DD4915">
      <w:pPr>
        <w:ind w:leftChars="100" w:left="283" w:hangingChars="18" w:hanging="43"/>
        <w:jc w:val="both"/>
        <w:rPr>
          <w:rFonts w:eastAsia="Batang" w:hAnsi="Batang"/>
          <w:szCs w:val="24"/>
          <w:lang w:eastAsia="ko-KR"/>
        </w:rPr>
      </w:pPr>
      <w:r w:rsidRPr="00D52F49">
        <w:rPr>
          <w:rFonts w:eastAsia="Batang" w:hAnsi="Batang"/>
          <w:szCs w:val="24"/>
          <w:lang w:eastAsia="ko-KR"/>
        </w:rPr>
        <w:t xml:space="preserve">A session should be terminated after idle time-outs. </w:t>
      </w:r>
      <w:r w:rsidRPr="009030E5">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3-1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645F0C4"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14324E12"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EF72F83" w14:textId="77777777" w:rsidR="003D515B" w:rsidRDefault="00365316">
      <w:pPr>
        <w:pStyle w:val="ListParagraph"/>
        <w:numPr>
          <w:ilvl w:val="0"/>
          <w:numId w:val="61"/>
        </w:numPr>
        <w:jc w:val="both"/>
        <w:rPr>
          <w:ins w:id="808" w:author="jyoti sengar" w:date="2023-07-06T11:15:00Z"/>
        </w:rPr>
        <w:pPrChange w:id="809" w:author="jyoti sengar" w:date="2023-07-05T13:03:00Z">
          <w:pPr>
            <w:ind w:firstLineChars="100" w:firstLine="240"/>
            <w:jc w:val="both"/>
          </w:pPr>
        </w:pPrChange>
      </w:pPr>
      <w:proofErr w:type="spellStart"/>
      <w:ins w:id="810" w:author="acer" w:date="2023-06-22T10:36:00Z">
        <w:r w:rsidRPr="00EF797B">
          <w:t>Determine</w:t>
        </w:r>
        <w:proofErr w:type="spellEnd"/>
        <w:r w:rsidRPr="00EF797B">
          <w:t xml:space="preserve"> </w:t>
        </w:r>
        <w:proofErr w:type="spellStart"/>
        <w:r w:rsidRPr="00EF797B">
          <w:t>appropriate</w:t>
        </w:r>
        <w:proofErr w:type="spellEnd"/>
        <w:r w:rsidRPr="00EF797B">
          <w:t xml:space="preserve"> </w:t>
        </w:r>
        <w:proofErr w:type="spellStart"/>
        <w:r w:rsidRPr="00EF797B">
          <w:t>idle</w:t>
        </w:r>
        <w:proofErr w:type="spellEnd"/>
        <w:r w:rsidRPr="00EF797B">
          <w:t xml:space="preserve"> time-out </w:t>
        </w:r>
        <w:proofErr w:type="spellStart"/>
        <w:r w:rsidRPr="00EF797B">
          <w:t>thresholds</w:t>
        </w:r>
        <w:proofErr w:type="spellEnd"/>
        <w:r w:rsidRPr="00EF797B">
          <w:t xml:space="preserve"> for sessions </w:t>
        </w:r>
        <w:proofErr w:type="spellStart"/>
        <w:r w:rsidRPr="00EF797B">
          <w:t>established</w:t>
        </w:r>
        <w:proofErr w:type="spellEnd"/>
        <w:r w:rsidRPr="00EF797B">
          <w:t xml:space="preserve"> </w:t>
        </w:r>
        <w:proofErr w:type="spellStart"/>
        <w:r w:rsidRPr="00EF797B">
          <w:t>between</w:t>
        </w:r>
        <w:proofErr w:type="spellEnd"/>
        <w:r w:rsidRPr="00EF797B">
          <w:t xml:space="preserve"> the IoT </w:t>
        </w:r>
        <w:proofErr w:type="spellStart"/>
        <w:r w:rsidRPr="00EF797B">
          <w:t>device</w:t>
        </w:r>
        <w:proofErr w:type="spellEnd"/>
        <w:r w:rsidRPr="00EF797B">
          <w:t xml:space="preserve"> and </w:t>
        </w:r>
        <w:proofErr w:type="spellStart"/>
        <w:r w:rsidRPr="00EF797B">
          <w:t>connected</w:t>
        </w:r>
        <w:proofErr w:type="spellEnd"/>
        <w:r w:rsidRPr="00EF797B">
          <w:t xml:space="preserve"> </w:t>
        </w:r>
        <w:proofErr w:type="spellStart"/>
        <w:r w:rsidRPr="00EF797B">
          <w:t>systems</w:t>
        </w:r>
        <w:proofErr w:type="spellEnd"/>
        <w:r w:rsidRPr="00EF797B">
          <w:t xml:space="preserve"> or user interfaces. </w:t>
        </w:r>
      </w:ins>
    </w:p>
    <w:p w14:paraId="4EF2C500" w14:textId="4BE6946C" w:rsidR="00365316" w:rsidRDefault="00365316">
      <w:pPr>
        <w:pStyle w:val="ListParagraph"/>
        <w:numPr>
          <w:ilvl w:val="0"/>
          <w:numId w:val="61"/>
        </w:numPr>
        <w:jc w:val="both"/>
        <w:rPr>
          <w:ins w:id="811" w:author="acer" w:date="2023-06-22T10:36:00Z"/>
        </w:rPr>
        <w:pPrChange w:id="812" w:author="jyoti sengar" w:date="2023-07-05T13:03:00Z">
          <w:pPr>
            <w:ind w:firstLineChars="100" w:firstLine="240"/>
            <w:jc w:val="both"/>
          </w:pPr>
        </w:pPrChange>
      </w:pPr>
      <w:ins w:id="813" w:author="acer" w:date="2023-06-22T10:36:00Z">
        <w:r w:rsidRPr="00EF797B">
          <w:t xml:space="preserve">This </w:t>
        </w:r>
        <w:proofErr w:type="spellStart"/>
        <w:r w:rsidRPr="00EF797B">
          <w:t>threshold</w:t>
        </w:r>
        <w:proofErr w:type="spellEnd"/>
        <w:r w:rsidRPr="00EF797B">
          <w:t xml:space="preserve"> </w:t>
        </w:r>
        <w:proofErr w:type="spellStart"/>
        <w:r w:rsidRPr="00EF797B">
          <w:t>refers</w:t>
        </w:r>
        <w:proofErr w:type="spellEnd"/>
        <w:r w:rsidRPr="00EF797B">
          <w:t xml:space="preserve"> to the </w:t>
        </w:r>
        <w:proofErr w:type="spellStart"/>
        <w:r w:rsidRPr="00EF797B">
          <w:t>period</w:t>
        </w:r>
        <w:proofErr w:type="spellEnd"/>
        <w:r w:rsidRPr="00EF797B">
          <w:t xml:space="preserve"> of </w:t>
        </w:r>
        <w:proofErr w:type="spellStart"/>
        <w:r w:rsidRPr="00EF797B">
          <w:t>inactivity</w:t>
        </w:r>
        <w:proofErr w:type="spellEnd"/>
        <w:r w:rsidRPr="00EF797B">
          <w:t xml:space="preserve"> </w:t>
        </w:r>
        <w:proofErr w:type="spellStart"/>
        <w:r w:rsidRPr="00EF797B">
          <w:t>after</w:t>
        </w:r>
        <w:proofErr w:type="spellEnd"/>
        <w:r w:rsidRPr="00EF797B">
          <w:t xml:space="preserve"> </w:t>
        </w:r>
        <w:proofErr w:type="spellStart"/>
        <w:r w:rsidRPr="00EF797B">
          <w:t>which</w:t>
        </w:r>
        <w:proofErr w:type="spellEnd"/>
        <w:r w:rsidRPr="00EF797B">
          <w:t xml:space="preserve"> </w:t>
        </w:r>
        <w:proofErr w:type="gramStart"/>
        <w:r w:rsidRPr="00EF797B">
          <w:t>a</w:t>
        </w:r>
        <w:proofErr w:type="gramEnd"/>
        <w:r w:rsidRPr="00EF797B">
          <w:t xml:space="preserve"> session </w:t>
        </w:r>
        <w:proofErr w:type="spellStart"/>
        <w:r w:rsidRPr="00EF797B">
          <w:t>is</w:t>
        </w:r>
        <w:proofErr w:type="spellEnd"/>
        <w:r w:rsidRPr="00EF797B">
          <w:t xml:space="preserve"> </w:t>
        </w:r>
        <w:proofErr w:type="spellStart"/>
        <w:r w:rsidRPr="00EF797B">
          <w:t>considered</w:t>
        </w:r>
        <w:proofErr w:type="spellEnd"/>
        <w:r w:rsidRPr="00EF797B">
          <w:t xml:space="preserve"> </w:t>
        </w:r>
        <w:proofErr w:type="spellStart"/>
        <w:r w:rsidRPr="00EF797B">
          <w:t>idle</w:t>
        </w:r>
        <w:proofErr w:type="spellEnd"/>
        <w:r w:rsidRPr="00EF797B">
          <w:t xml:space="preserve">. </w:t>
        </w:r>
        <w:proofErr w:type="spellStart"/>
        <w:r w:rsidRPr="00EF797B">
          <w:t>Consider</w:t>
        </w:r>
        <w:proofErr w:type="spellEnd"/>
        <w:r w:rsidRPr="00EF797B">
          <w:t xml:space="preserve"> </w:t>
        </w:r>
        <w:proofErr w:type="spellStart"/>
        <w:r w:rsidRPr="00EF797B">
          <w:t>factors</w:t>
        </w:r>
        <w:proofErr w:type="spellEnd"/>
        <w:r w:rsidRPr="00EF797B">
          <w:t xml:space="preserve"> </w:t>
        </w:r>
        <w:proofErr w:type="spellStart"/>
        <w:r w:rsidRPr="00EF797B">
          <w:t>such</w:t>
        </w:r>
        <w:proofErr w:type="spellEnd"/>
        <w:r w:rsidRPr="00EF797B">
          <w:t xml:space="preserve"> as the nature of the </w:t>
        </w:r>
        <w:proofErr w:type="spellStart"/>
        <w:r w:rsidRPr="00EF797B">
          <w:t>device</w:t>
        </w:r>
        <w:proofErr w:type="spellEnd"/>
        <w:r w:rsidRPr="00EF797B">
          <w:t xml:space="preserve">, the </w:t>
        </w:r>
        <w:proofErr w:type="spellStart"/>
        <w:r w:rsidRPr="00EF797B">
          <w:t>sensitivity</w:t>
        </w:r>
        <w:proofErr w:type="spellEnd"/>
        <w:r w:rsidRPr="00EF797B">
          <w:t xml:space="preserve"> of the </w:t>
        </w:r>
        <w:r>
          <w:t xml:space="preserve">data, and user </w:t>
        </w:r>
        <w:proofErr w:type="spellStart"/>
        <w:r>
          <w:t>requirements</w:t>
        </w:r>
        <w:proofErr w:type="spellEnd"/>
        <w:r>
          <w:t xml:space="preserve"> in the</w:t>
        </w:r>
        <w:r w:rsidRPr="00EF797B">
          <w:t xml:space="preserve"> setting </w:t>
        </w:r>
        <w:r>
          <w:t xml:space="preserve">of </w:t>
        </w:r>
        <w:proofErr w:type="spellStart"/>
        <w:r w:rsidRPr="00EF797B">
          <w:t>these</w:t>
        </w:r>
        <w:proofErr w:type="spellEnd"/>
        <w:r w:rsidRPr="00EF797B">
          <w:t xml:space="preserve"> </w:t>
        </w:r>
        <w:proofErr w:type="spellStart"/>
        <w:r w:rsidRPr="00EF797B">
          <w:t>thresholds</w:t>
        </w:r>
        <w:proofErr w:type="spellEnd"/>
        <w:r w:rsidRPr="00EF797B">
          <w:t>.</w:t>
        </w:r>
      </w:ins>
    </w:p>
    <w:p w14:paraId="527C6CDC" w14:textId="77777777" w:rsidR="00365316" w:rsidRDefault="00365316">
      <w:pPr>
        <w:pStyle w:val="ListParagraph"/>
        <w:numPr>
          <w:ilvl w:val="0"/>
          <w:numId w:val="61"/>
        </w:numPr>
        <w:jc w:val="both"/>
        <w:rPr>
          <w:ins w:id="814" w:author="acer" w:date="2023-06-22T10:36:00Z"/>
        </w:rPr>
        <w:pPrChange w:id="815" w:author="jyoti sengar" w:date="2023-07-05T13:03:00Z">
          <w:pPr>
            <w:ind w:firstLineChars="100" w:firstLine="240"/>
            <w:jc w:val="both"/>
          </w:pPr>
        </w:pPrChange>
      </w:pPr>
      <w:proofErr w:type="spellStart"/>
      <w:ins w:id="816" w:author="acer" w:date="2023-06-22T10:36:00Z">
        <w:r w:rsidRPr="00EF797B">
          <w:t>Develop</w:t>
        </w:r>
        <w:proofErr w:type="spellEnd"/>
        <w:r w:rsidRPr="00EF797B">
          <w:t xml:space="preserve"> </w:t>
        </w:r>
        <w:proofErr w:type="spellStart"/>
        <w:r w:rsidRPr="00EF797B">
          <w:t>mechanisms</w:t>
        </w:r>
        <w:proofErr w:type="spellEnd"/>
        <w:r w:rsidRPr="00EF797B">
          <w:t xml:space="preserve"> </w:t>
        </w:r>
        <w:proofErr w:type="spellStart"/>
        <w:r w:rsidRPr="00EF797B">
          <w:t>within</w:t>
        </w:r>
        <w:proofErr w:type="spellEnd"/>
        <w:r w:rsidRPr="00EF797B">
          <w:t xml:space="preserve"> the IoT </w:t>
        </w:r>
        <w:proofErr w:type="spellStart"/>
        <w:r w:rsidRPr="00EF797B">
          <w:t>device</w:t>
        </w:r>
        <w:proofErr w:type="spellEnd"/>
        <w:r w:rsidRPr="00EF797B">
          <w:t xml:space="preserve"> to </w:t>
        </w:r>
        <w:proofErr w:type="spellStart"/>
        <w:r w:rsidRPr="00EF797B">
          <w:t>detect</w:t>
        </w:r>
        <w:proofErr w:type="spellEnd"/>
        <w:r w:rsidRPr="00EF797B">
          <w:t xml:space="preserve"> and </w:t>
        </w:r>
        <w:proofErr w:type="spellStart"/>
        <w:r w:rsidRPr="00EF797B">
          <w:t>track</w:t>
        </w:r>
        <w:proofErr w:type="spellEnd"/>
        <w:r w:rsidRPr="00EF797B">
          <w:t xml:space="preserve"> </w:t>
        </w:r>
        <w:proofErr w:type="gramStart"/>
        <w:r w:rsidRPr="00EF797B">
          <w:t>user</w:t>
        </w:r>
        <w:proofErr w:type="gramEnd"/>
        <w:r w:rsidRPr="00EF797B">
          <w:t xml:space="preserve"> or system </w:t>
        </w:r>
        <w:proofErr w:type="spellStart"/>
        <w:r w:rsidRPr="00EF797B">
          <w:t>activity</w:t>
        </w:r>
        <w:proofErr w:type="spellEnd"/>
        <w:r w:rsidRPr="00EF797B">
          <w:t xml:space="preserve"> </w:t>
        </w:r>
        <w:proofErr w:type="spellStart"/>
        <w:r w:rsidRPr="00EF797B">
          <w:t>during</w:t>
        </w:r>
        <w:proofErr w:type="spellEnd"/>
        <w:r w:rsidRPr="00EF797B">
          <w:t xml:space="preserve"> a session. </w:t>
        </w:r>
        <w:proofErr w:type="spellStart"/>
        <w:r w:rsidRPr="00EF797B">
          <w:t>Implement</w:t>
        </w:r>
        <w:proofErr w:type="spellEnd"/>
        <w:r w:rsidRPr="00EF797B">
          <w:t xml:space="preserve"> a </w:t>
        </w:r>
        <w:proofErr w:type="spellStart"/>
        <w:r w:rsidRPr="00EF797B">
          <w:t>timer</w:t>
        </w:r>
        <w:proofErr w:type="spellEnd"/>
        <w:r w:rsidRPr="00EF797B">
          <w:t xml:space="preserve"> or monitoring system to </w:t>
        </w:r>
        <w:proofErr w:type="spellStart"/>
        <w:r w:rsidRPr="00EF797B">
          <w:t>measure</w:t>
        </w:r>
        <w:proofErr w:type="spellEnd"/>
        <w:r w:rsidRPr="00EF797B">
          <w:t xml:space="preserve"> the duration of </w:t>
        </w:r>
        <w:proofErr w:type="spellStart"/>
        <w:r w:rsidRPr="00EF797B">
          <w:t>inactivity</w:t>
        </w:r>
        <w:proofErr w:type="spellEnd"/>
        <w:r w:rsidRPr="00EF797B">
          <w:t xml:space="preserve"> </w:t>
        </w:r>
        <w:proofErr w:type="spellStart"/>
        <w:r w:rsidRPr="00EF797B">
          <w:t>within</w:t>
        </w:r>
        <w:proofErr w:type="spellEnd"/>
        <w:r w:rsidRPr="00EF797B">
          <w:t xml:space="preserve"> the session. </w:t>
        </w:r>
        <w:proofErr w:type="spellStart"/>
        <w:r w:rsidRPr="00EF797B">
          <w:t>When</w:t>
        </w:r>
        <w:proofErr w:type="spellEnd"/>
        <w:r w:rsidRPr="00EF797B">
          <w:t xml:space="preserve"> the </w:t>
        </w:r>
        <w:proofErr w:type="spellStart"/>
        <w:r w:rsidRPr="00EF797B">
          <w:t>idle</w:t>
        </w:r>
        <w:proofErr w:type="spellEnd"/>
        <w:r w:rsidRPr="00EF797B">
          <w:t xml:space="preserve"> time </w:t>
        </w:r>
        <w:proofErr w:type="spellStart"/>
        <w:r w:rsidRPr="00EF797B">
          <w:t>exceeds</w:t>
        </w:r>
        <w:proofErr w:type="spellEnd"/>
        <w:r w:rsidRPr="00EF797B">
          <w:t xml:space="preserve"> the </w:t>
        </w:r>
        <w:proofErr w:type="spellStart"/>
        <w:r w:rsidRPr="00EF797B">
          <w:t>defined</w:t>
        </w:r>
        <w:proofErr w:type="spellEnd"/>
        <w:r w:rsidRPr="00EF797B">
          <w:t xml:space="preserve"> </w:t>
        </w:r>
        <w:proofErr w:type="spellStart"/>
        <w:r w:rsidRPr="00EF797B">
          <w:t>threshold</w:t>
        </w:r>
        <w:proofErr w:type="spellEnd"/>
        <w:r w:rsidRPr="00EF797B">
          <w:t xml:space="preserve">, </w:t>
        </w:r>
        <w:proofErr w:type="spellStart"/>
        <w:r w:rsidRPr="00EF797B">
          <w:t>initiate</w:t>
        </w:r>
        <w:proofErr w:type="spellEnd"/>
        <w:r w:rsidRPr="00EF797B">
          <w:t xml:space="preserve"> the session </w:t>
        </w:r>
        <w:proofErr w:type="spellStart"/>
        <w:r w:rsidRPr="00EF797B">
          <w:t>termination</w:t>
        </w:r>
        <w:proofErr w:type="spellEnd"/>
        <w:r w:rsidRPr="00EF797B">
          <w:t xml:space="preserve"> </w:t>
        </w:r>
        <w:proofErr w:type="spellStart"/>
        <w:r w:rsidRPr="00EF797B">
          <w:t>process</w:t>
        </w:r>
        <w:proofErr w:type="spellEnd"/>
        <w:r w:rsidRPr="00EF797B">
          <w:t>.</w:t>
        </w:r>
      </w:ins>
    </w:p>
    <w:p w14:paraId="67D8D949" w14:textId="77777777" w:rsidR="003D515B" w:rsidRDefault="00365316">
      <w:pPr>
        <w:pStyle w:val="ListParagraph"/>
        <w:numPr>
          <w:ilvl w:val="0"/>
          <w:numId w:val="61"/>
        </w:numPr>
        <w:jc w:val="both"/>
        <w:rPr>
          <w:ins w:id="817" w:author="jyoti sengar" w:date="2023-07-06T11:15:00Z"/>
        </w:rPr>
        <w:pPrChange w:id="818" w:author="jyoti sengar" w:date="2023-07-05T13:03:00Z">
          <w:pPr>
            <w:ind w:firstLineChars="100" w:firstLine="240"/>
            <w:jc w:val="both"/>
          </w:pPr>
        </w:pPrChange>
      </w:pPr>
      <w:proofErr w:type="spellStart"/>
      <w:ins w:id="819" w:author="acer" w:date="2023-06-22T10:36:00Z">
        <w:r w:rsidRPr="00EF797B">
          <w:t>Inform</w:t>
        </w:r>
        <w:proofErr w:type="spellEnd"/>
        <w:r w:rsidRPr="00EF797B">
          <w:t xml:space="preserve"> </w:t>
        </w:r>
        <w:proofErr w:type="spellStart"/>
        <w:r w:rsidRPr="00EF797B">
          <w:t>users</w:t>
        </w:r>
        <w:proofErr w:type="spellEnd"/>
        <w:r w:rsidRPr="00EF797B">
          <w:t xml:space="preserve"> about the </w:t>
        </w:r>
        <w:proofErr w:type="spellStart"/>
        <w:r w:rsidRPr="00EF797B">
          <w:t>idle</w:t>
        </w:r>
        <w:proofErr w:type="spellEnd"/>
        <w:r w:rsidRPr="00EF797B">
          <w:t xml:space="preserve"> time-out </w:t>
        </w:r>
        <w:proofErr w:type="spellStart"/>
        <w:r w:rsidRPr="00EF797B">
          <w:t>policy</w:t>
        </w:r>
        <w:proofErr w:type="spellEnd"/>
        <w:r w:rsidRPr="00EF797B">
          <w:t xml:space="preserve"> and </w:t>
        </w:r>
        <w:proofErr w:type="spellStart"/>
        <w:r w:rsidRPr="00EF797B">
          <w:t>its</w:t>
        </w:r>
        <w:proofErr w:type="spellEnd"/>
        <w:r w:rsidRPr="00EF797B">
          <w:t xml:space="preserve"> implications. </w:t>
        </w:r>
        <w:proofErr w:type="spellStart"/>
        <w:r w:rsidRPr="00EF797B">
          <w:t>Clearly</w:t>
        </w:r>
        <w:proofErr w:type="spellEnd"/>
        <w:r w:rsidRPr="00EF797B">
          <w:t xml:space="preserve"> </w:t>
        </w:r>
        <w:proofErr w:type="spellStart"/>
        <w:r w:rsidRPr="00EF797B">
          <w:t>communicate</w:t>
        </w:r>
        <w:proofErr w:type="spellEnd"/>
        <w:r w:rsidRPr="00EF797B">
          <w:t xml:space="preserve"> the </w:t>
        </w:r>
        <w:proofErr w:type="spellStart"/>
        <w:r w:rsidRPr="00EF797B">
          <w:t>idle</w:t>
        </w:r>
        <w:proofErr w:type="spellEnd"/>
        <w:r w:rsidRPr="00EF797B">
          <w:t xml:space="preserve"> time </w:t>
        </w:r>
        <w:proofErr w:type="spellStart"/>
        <w:r w:rsidRPr="00EF797B">
          <w:t>threshold</w:t>
        </w:r>
        <w:proofErr w:type="spellEnd"/>
        <w:r w:rsidRPr="00EF797B">
          <w:t xml:space="preserve"> and </w:t>
        </w:r>
        <w:proofErr w:type="spellStart"/>
        <w:r w:rsidRPr="00EF797B">
          <w:t>any</w:t>
        </w:r>
        <w:proofErr w:type="spellEnd"/>
        <w:r w:rsidRPr="00EF797B">
          <w:t xml:space="preserve"> </w:t>
        </w:r>
        <w:proofErr w:type="spellStart"/>
        <w:r w:rsidRPr="00EF797B">
          <w:t>associated</w:t>
        </w:r>
        <w:proofErr w:type="spellEnd"/>
        <w:r w:rsidRPr="00EF797B">
          <w:t xml:space="preserve"> </w:t>
        </w:r>
        <w:proofErr w:type="spellStart"/>
        <w:r w:rsidRPr="00EF797B">
          <w:t>consequences</w:t>
        </w:r>
        <w:proofErr w:type="spellEnd"/>
        <w:r w:rsidRPr="00EF797B">
          <w:t xml:space="preserve"> of </w:t>
        </w:r>
        <w:proofErr w:type="spellStart"/>
        <w:r w:rsidRPr="00EF797B">
          <w:t>exceeding</w:t>
        </w:r>
        <w:proofErr w:type="spellEnd"/>
        <w:r w:rsidRPr="00EF797B">
          <w:t xml:space="preserve"> </w:t>
        </w:r>
        <w:proofErr w:type="spellStart"/>
        <w:r w:rsidRPr="00EF797B">
          <w:t>it</w:t>
        </w:r>
        <w:proofErr w:type="spellEnd"/>
        <w:r w:rsidRPr="00EF797B">
          <w:t>.</w:t>
        </w:r>
      </w:ins>
    </w:p>
    <w:p w14:paraId="551ED22A" w14:textId="77777777" w:rsidR="00D16B74" w:rsidRPr="00D16B74" w:rsidRDefault="00365316">
      <w:pPr>
        <w:pStyle w:val="ListParagraph"/>
        <w:numPr>
          <w:ilvl w:val="0"/>
          <w:numId w:val="61"/>
        </w:numPr>
        <w:jc w:val="both"/>
        <w:rPr>
          <w:ins w:id="820" w:author="Shekhar Singh" w:date="2023-07-06T12:29:00Z"/>
          <w:rFonts w:eastAsia="Malgun Gothic"/>
          <w:b/>
          <w:bCs/>
          <w:u w:color="000000"/>
          <w:bdr w:val="nil"/>
          <w:rPrChange w:id="821" w:author="Shekhar Singh" w:date="2023-07-06T12:29:00Z">
            <w:rPr>
              <w:ins w:id="822" w:author="Shekhar Singh" w:date="2023-07-06T12:29:00Z"/>
            </w:rPr>
          </w:rPrChange>
        </w:rPr>
        <w:pPrChange w:id="823" w:author="Shekhar Singh" w:date="2023-07-06T12:29:00Z">
          <w:pPr>
            <w:jc w:val="both"/>
          </w:pPr>
        </w:pPrChange>
      </w:pPr>
      <w:ins w:id="824" w:author="acer" w:date="2023-06-22T10:36:00Z">
        <w:r w:rsidRPr="00EF797B">
          <w:t xml:space="preserve"> </w:t>
        </w:r>
        <w:proofErr w:type="spellStart"/>
        <w:r w:rsidRPr="00EF797B">
          <w:t>Provide</w:t>
        </w:r>
        <w:proofErr w:type="spellEnd"/>
        <w:r w:rsidRPr="00EF797B">
          <w:t xml:space="preserve"> </w:t>
        </w:r>
        <w:proofErr w:type="spellStart"/>
        <w:r w:rsidRPr="00EF797B">
          <w:t>clear</w:t>
        </w:r>
        <w:proofErr w:type="spellEnd"/>
        <w:r w:rsidRPr="00EF797B">
          <w:t xml:space="preserve"> instructions or warnings to </w:t>
        </w:r>
        <w:proofErr w:type="spellStart"/>
        <w:r w:rsidRPr="00EF797B">
          <w:t>users</w:t>
        </w:r>
        <w:proofErr w:type="spellEnd"/>
        <w:r w:rsidRPr="00EF797B">
          <w:t xml:space="preserve"> </w:t>
        </w:r>
        <w:proofErr w:type="spellStart"/>
        <w:r w:rsidRPr="00EF797B">
          <w:t>before</w:t>
        </w:r>
        <w:proofErr w:type="spellEnd"/>
        <w:r w:rsidRPr="00EF797B">
          <w:t xml:space="preserve"> </w:t>
        </w:r>
        <w:proofErr w:type="spellStart"/>
        <w:r w:rsidRPr="00EF797B">
          <w:t>initiating</w:t>
        </w:r>
        <w:proofErr w:type="spellEnd"/>
        <w:r w:rsidRPr="00EF797B">
          <w:t xml:space="preserve"> the session </w:t>
        </w:r>
        <w:proofErr w:type="spellStart"/>
        <w:r w:rsidRPr="00EF797B">
          <w:t>termination</w:t>
        </w:r>
        <w:proofErr w:type="spellEnd"/>
        <w:r w:rsidRPr="00EF797B">
          <w:t xml:space="preserve"> </w:t>
        </w:r>
        <w:proofErr w:type="spellStart"/>
        <w:r w:rsidRPr="00EF797B">
          <w:t>process</w:t>
        </w:r>
        <w:proofErr w:type="spellEnd"/>
        <w:r w:rsidRPr="00EF797B">
          <w:t xml:space="preserve"> due to </w:t>
        </w:r>
        <w:proofErr w:type="spellStart"/>
        <w:r w:rsidRPr="00EF797B">
          <w:t>inactivity</w:t>
        </w:r>
        <w:proofErr w:type="spellEnd"/>
        <w:r w:rsidRPr="00EF797B">
          <w:t>.</w:t>
        </w:r>
        <w:r>
          <w:t xml:space="preserve"> </w:t>
        </w:r>
        <w:proofErr w:type="spellStart"/>
        <w:r w:rsidRPr="00EF797B">
          <w:t>Consider</w:t>
        </w:r>
        <w:proofErr w:type="spellEnd"/>
        <w:r w:rsidRPr="00EF797B">
          <w:t xml:space="preserve"> </w:t>
        </w:r>
        <w:proofErr w:type="spellStart"/>
        <w:r w:rsidRPr="00EF797B">
          <w:t>implementing</w:t>
        </w:r>
        <w:proofErr w:type="spellEnd"/>
        <w:r w:rsidRPr="00EF797B">
          <w:t xml:space="preserve"> a </w:t>
        </w:r>
        <w:proofErr w:type="spellStart"/>
        <w:r w:rsidRPr="00EF797B">
          <w:t>grace</w:t>
        </w:r>
        <w:proofErr w:type="spellEnd"/>
        <w:r w:rsidRPr="00EF797B">
          <w:t xml:space="preserve"> </w:t>
        </w:r>
        <w:proofErr w:type="spellStart"/>
        <w:r w:rsidRPr="00EF797B">
          <w:t>period</w:t>
        </w:r>
        <w:proofErr w:type="spellEnd"/>
        <w:r w:rsidRPr="00EF797B">
          <w:t xml:space="preserve"> </w:t>
        </w:r>
        <w:proofErr w:type="spellStart"/>
        <w:r w:rsidRPr="00EF797B">
          <w:t>before</w:t>
        </w:r>
        <w:proofErr w:type="spellEnd"/>
        <w:r w:rsidRPr="00EF797B">
          <w:t xml:space="preserve"> </w:t>
        </w:r>
        <w:proofErr w:type="spellStart"/>
        <w:r w:rsidRPr="00EF797B">
          <w:t>terminating</w:t>
        </w:r>
        <w:proofErr w:type="spellEnd"/>
        <w:r w:rsidRPr="00EF797B">
          <w:t xml:space="preserve"> the session.</w:t>
        </w:r>
      </w:ins>
      <w:ins w:id="825" w:author="Shekhar Singh" w:date="2023-07-06T12:23:00Z">
        <w:r w:rsidR="00D16B74">
          <w:t xml:space="preserve"> [b-NIST.SP 800-63b] [b-</w:t>
        </w:r>
      </w:ins>
      <w:ins w:id="826" w:author="Shekhar Singh" w:date="2023-07-06T12:24:00Z">
        <w:r w:rsidR="00D16B74">
          <w:t>OWASP]</w:t>
        </w:r>
      </w:ins>
      <w:ins w:id="827" w:author="Shekhar Singh" w:date="2023-07-06T12:29:00Z">
        <w:r w:rsidR="00D16B74" w:rsidDel="00D16B74">
          <w:t xml:space="preserve"> </w:t>
        </w:r>
      </w:ins>
    </w:p>
    <w:p w14:paraId="6C263CDF" w14:textId="7A02B676" w:rsidR="00DD4915" w:rsidRPr="00D16B74" w:rsidRDefault="00DD4915">
      <w:pPr>
        <w:ind w:left="600"/>
        <w:jc w:val="both"/>
        <w:rPr>
          <w:rFonts w:eastAsia="Malgun Gothic"/>
          <w:b/>
          <w:bCs/>
          <w:u w:color="000000"/>
          <w:bdr w:val="nil"/>
          <w:rPrChange w:id="828" w:author="Shekhar Singh" w:date="2023-07-06T12:29:00Z">
            <w:rPr>
              <w:u w:color="000000"/>
              <w:bdr w:val="nil"/>
            </w:rPr>
          </w:rPrChange>
        </w:rPr>
        <w:pPrChange w:id="829" w:author="Shekhar Singh" w:date="2023-07-06T12:29:00Z">
          <w:pPr>
            <w:jc w:val="both"/>
          </w:pPr>
        </w:pPrChange>
      </w:pPr>
      <w:r w:rsidRPr="00D16B74">
        <w:rPr>
          <w:rFonts w:eastAsia="Malgun Gothic"/>
          <w:b/>
          <w:bCs/>
          <w:u w:color="000000"/>
          <w:bdr w:val="nil"/>
          <w:rPrChange w:id="830" w:author="Shekhar Singh" w:date="2023-07-06T12:29:00Z">
            <w:rPr>
              <w:u w:color="000000"/>
              <w:bdr w:val="nil"/>
            </w:rPr>
          </w:rPrChange>
        </w:rPr>
        <w:t xml:space="preserve">7.23 </w:t>
      </w:r>
      <w:r w:rsidRPr="00D16B74">
        <w:rPr>
          <w:rFonts w:eastAsia="Malgun Gothic"/>
          <w:b/>
          <w:bCs/>
          <w:u w:color="000000"/>
          <w:bdr w:val="nil"/>
          <w:lang w:eastAsia="ko-KR"/>
          <w:rPrChange w:id="831" w:author="Shekhar Singh" w:date="2023-07-06T12:29:00Z">
            <w:rPr>
              <w:u w:color="000000"/>
              <w:bdr w:val="nil"/>
              <w:lang w:eastAsia="ko-KR"/>
            </w:rPr>
          </w:rPrChange>
        </w:rPr>
        <w:t>Technical i</w:t>
      </w:r>
      <w:r w:rsidRPr="00D16B74">
        <w:rPr>
          <w:rFonts w:eastAsia="Malgun Gothic"/>
          <w:b/>
          <w:bCs/>
          <w:u w:color="000000"/>
          <w:bdr w:val="nil"/>
          <w:rPrChange w:id="832" w:author="Shekhar Singh" w:date="2023-07-06T12:29:00Z">
            <w:rPr>
              <w:u w:color="000000"/>
              <w:bdr w:val="nil"/>
            </w:rPr>
          </w:rPrChange>
        </w:rPr>
        <w:t>mplementation guidelines to [</w:t>
      </w:r>
      <w:r w:rsidRPr="00D16B74">
        <w:rPr>
          <w:rFonts w:eastAsia="Malgun Gothic"/>
          <w:b/>
          <w:bCs/>
          <w:u w:color="000000"/>
          <w:bdr w:val="nil"/>
          <w:lang w:eastAsia="ko-KR"/>
          <w:rPrChange w:id="833" w:author="Shekhar Singh" w:date="2023-07-06T12:29:00Z">
            <w:rPr>
              <w:u w:color="000000"/>
              <w:bdr w:val="nil"/>
              <w:lang w:eastAsia="ko-KR"/>
            </w:rPr>
          </w:rPrChange>
        </w:rPr>
        <w:t>DS</w:t>
      </w:r>
      <w:r w:rsidRPr="00D16B74">
        <w:rPr>
          <w:rFonts w:eastAsia="Malgun Gothic"/>
          <w:b/>
          <w:bCs/>
          <w:u w:color="000000"/>
          <w:bdr w:val="nil"/>
          <w:rPrChange w:id="834" w:author="Shekhar Singh" w:date="2023-07-06T12:29:00Z">
            <w:rPr>
              <w:u w:color="000000"/>
              <w:bdr w:val="nil"/>
            </w:rPr>
          </w:rPrChange>
        </w:rPr>
        <w:t>-3-2]</w:t>
      </w:r>
      <w:r w:rsidRPr="00D16B74">
        <w:rPr>
          <w:rFonts w:eastAsia="Batang" w:hAnsi="Batang"/>
          <w:szCs w:val="24"/>
          <w:lang w:val="en-US" w:eastAsia="ko-KR"/>
        </w:rPr>
        <w:t xml:space="preserve"> in X.1352</w:t>
      </w:r>
    </w:p>
    <w:p w14:paraId="11FA17D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270A0D7" w14:textId="77777777" w:rsidR="00DD4915" w:rsidRPr="009030E5" w:rsidRDefault="00DD4915" w:rsidP="00DD4915">
      <w:pPr>
        <w:ind w:leftChars="100" w:left="283" w:hangingChars="18" w:hanging="43"/>
        <w:jc w:val="both"/>
        <w:rPr>
          <w:rFonts w:eastAsia="Batang" w:hAnsi="Batang"/>
          <w:szCs w:val="24"/>
          <w:lang w:eastAsia="ko-KR"/>
        </w:rPr>
      </w:pPr>
      <w:r w:rsidRPr="00D52F49">
        <w:rPr>
          <w:rFonts w:eastAsia="Batang" w:hAnsi="Batang"/>
          <w:szCs w:val="24"/>
          <w:lang w:eastAsia="ko-KR"/>
        </w:rPr>
        <w:t>The session ID should be an unpredictable value.</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3-2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75D731DE"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5BA102B7"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4AF20411" w14:textId="77777777" w:rsidR="00DD4915" w:rsidRPr="0020370B" w:rsidRDefault="00DD4915" w:rsidP="00DD4915">
      <w:pPr>
        <w:ind w:firstLineChars="100" w:firstLine="240"/>
        <w:jc w:val="both"/>
      </w:pPr>
    </w:p>
    <w:p w14:paraId="4192D4FF"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w:t>
      </w:r>
      <w:r>
        <w:rPr>
          <w:rFonts w:eastAsia="Malgun Gothic"/>
          <w:b/>
          <w:bCs/>
          <w:u w:color="000000"/>
          <w:bdr w:val="nil"/>
        </w:rPr>
        <w:t>4-1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90205CA"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DA4F758" w14:textId="77777777" w:rsidR="00DD4915" w:rsidRPr="009030E5" w:rsidRDefault="00DD4915" w:rsidP="00DD4915">
      <w:pPr>
        <w:ind w:leftChars="100" w:left="283" w:hangingChars="18" w:hanging="43"/>
        <w:jc w:val="both"/>
        <w:rPr>
          <w:rFonts w:eastAsia="Batang" w:hAnsi="Batang"/>
          <w:szCs w:val="24"/>
          <w:lang w:eastAsia="ko-KR"/>
        </w:rPr>
      </w:pPr>
      <w:r w:rsidRPr="00045EDF">
        <w:rPr>
          <w:rFonts w:eastAsia="Batang" w:hAnsi="Batang"/>
          <w:szCs w:val="24"/>
          <w:lang w:eastAsia="ko-KR"/>
        </w:rPr>
        <w:t>PII should be securely managed in the key lifecycle.</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4-1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CB1A017"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5578A3E"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A5F37FA" w14:textId="77777777" w:rsidR="00DD4915" w:rsidRPr="0020370B" w:rsidRDefault="00DD4915" w:rsidP="00DD4915">
      <w:pPr>
        <w:ind w:firstLineChars="100" w:firstLine="240"/>
        <w:jc w:val="both"/>
      </w:pPr>
    </w:p>
    <w:p w14:paraId="21F3484A"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D2909E4"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A6D1C7B" w14:textId="77777777" w:rsidR="00DD4915" w:rsidRPr="009030E5" w:rsidRDefault="00DD4915" w:rsidP="00DD4915">
      <w:pPr>
        <w:ind w:leftChars="100" w:left="283" w:hangingChars="18" w:hanging="43"/>
        <w:jc w:val="both"/>
        <w:rPr>
          <w:rFonts w:eastAsia="Batang" w:hAnsi="Batang"/>
          <w:szCs w:val="24"/>
          <w:lang w:eastAsia="ko-KR"/>
        </w:rPr>
      </w:pPr>
      <w:r w:rsidRPr="00045EDF">
        <w:rPr>
          <w:rFonts w:eastAsia="Batang" w:hAnsi="Batang"/>
          <w:szCs w:val="24"/>
          <w:lang w:eastAsia="ko-KR"/>
        </w:rPr>
        <w:t xml:space="preserve">Secure coding should be applied.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46EAA4C7"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32C03724"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1310398C" w14:textId="77777777" w:rsidR="00DD4915" w:rsidRPr="0020370B" w:rsidRDefault="00DD4915" w:rsidP="00DD4915">
      <w:pPr>
        <w:ind w:firstLineChars="100" w:firstLine="240"/>
        <w:jc w:val="both"/>
      </w:pPr>
    </w:p>
    <w:p w14:paraId="707C5EB0"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26</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E4973EE"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2F1642E" w14:textId="77777777" w:rsidR="00DD4915" w:rsidRPr="009030E5" w:rsidRDefault="00DD4915" w:rsidP="00DD4915">
      <w:pPr>
        <w:ind w:leftChars="100" w:left="283" w:hangingChars="18" w:hanging="43"/>
        <w:jc w:val="both"/>
        <w:rPr>
          <w:rFonts w:eastAsia="Batang" w:hAnsi="Batang"/>
          <w:szCs w:val="24"/>
          <w:lang w:eastAsia="ko-KR"/>
        </w:rPr>
      </w:pPr>
      <w:r w:rsidRPr="003E22D5">
        <w:rPr>
          <w:rFonts w:eastAsia="Batang" w:hAnsi="Batang"/>
          <w:szCs w:val="24"/>
          <w:lang w:eastAsia="ko-KR"/>
        </w:rPr>
        <w:t xml:space="preserve">Known security vulnerabilities shall be checked and removed.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19CEFC8"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CA7B8E8" w14:textId="77777777" w:rsidR="00DD4915" w:rsidRDefault="00DD4915" w:rsidP="00DD4915">
      <w:pPr>
        <w:ind w:firstLineChars="100" w:firstLine="240"/>
        <w:jc w:val="both"/>
        <w:rPr>
          <w:ins w:id="835" w:author="acer" w:date="2023-06-22T10:36:00Z"/>
        </w:rPr>
      </w:pPr>
      <w:r w:rsidRPr="009030E5">
        <w:t xml:space="preserve">TBD </w:t>
      </w:r>
    </w:p>
    <w:p w14:paraId="5939CF71" w14:textId="77777777" w:rsidR="00365316" w:rsidRPr="00C8703E" w:rsidRDefault="00365316">
      <w:pPr>
        <w:pStyle w:val="ListParagraph"/>
        <w:numPr>
          <w:ilvl w:val="0"/>
          <w:numId w:val="62"/>
        </w:numPr>
        <w:jc w:val="both"/>
        <w:rPr>
          <w:ins w:id="836" w:author="acer" w:date="2023-06-22T10:37:00Z"/>
          <w:rFonts w:eastAsia="Malgun Gothic"/>
          <w:bCs/>
          <w:u w:color="000000"/>
          <w:bdr w:val="nil"/>
          <w:lang w:val="en-US"/>
          <w:rPrChange w:id="837" w:author="jyoti sengar" w:date="2023-07-05T13:03:00Z">
            <w:rPr>
              <w:ins w:id="838" w:author="acer" w:date="2023-06-22T10:37:00Z"/>
              <w:u w:color="000000"/>
              <w:bdr w:val="nil"/>
            </w:rPr>
          </w:rPrChange>
        </w:rPr>
        <w:pPrChange w:id="839" w:author="jyoti sengar" w:date="2023-07-05T13:03:00Z">
          <w:pPr>
            <w:jc w:val="both"/>
          </w:pPr>
        </w:pPrChange>
      </w:pPr>
      <w:ins w:id="840" w:author="acer" w:date="2023-06-22T10:37:00Z">
        <w:r w:rsidRPr="00C8703E">
          <w:rPr>
            <w:rFonts w:eastAsia="Malgun Gothic"/>
            <w:bCs/>
            <w:u w:color="000000"/>
            <w:bdr w:val="nil"/>
            <w:lang w:val="en-US"/>
            <w:rPrChange w:id="841" w:author="jyoti sengar" w:date="2023-07-05T13:03:00Z">
              <w:rPr>
                <w:u w:color="000000"/>
                <w:bdr w:val="nil"/>
              </w:rPr>
            </w:rPrChange>
          </w:rPr>
          <w:t>Create a comprehensive plan of action and milestones to document the organization's intended remedial actions. This plan should address identified weaknesses or deficiencies from control assessments, independent audits or reviews, and continuous monitoring activities. Regularly update the plan based on the findings from these evaluations.</w:t>
        </w:r>
      </w:ins>
    </w:p>
    <w:p w14:paraId="19D7F9DF" w14:textId="31C1D353" w:rsidR="00365316" w:rsidDel="00151667" w:rsidRDefault="00365316" w:rsidP="00365316">
      <w:pPr>
        <w:jc w:val="both"/>
        <w:rPr>
          <w:ins w:id="842" w:author="acer" w:date="2023-06-22T10:37:00Z"/>
          <w:del w:id="843" w:author="jyoti sengar" w:date="2023-07-05T13:04:00Z"/>
          <w:rFonts w:eastAsia="Malgun Gothic"/>
          <w:bCs/>
          <w:u w:color="000000"/>
          <w:bdr w:val="nil"/>
        </w:rPr>
      </w:pPr>
    </w:p>
    <w:p w14:paraId="0D998EFF" w14:textId="77777777" w:rsidR="00365316" w:rsidRPr="00C8703E" w:rsidRDefault="00365316">
      <w:pPr>
        <w:pStyle w:val="ListParagraph"/>
        <w:numPr>
          <w:ilvl w:val="0"/>
          <w:numId w:val="62"/>
        </w:numPr>
        <w:jc w:val="both"/>
        <w:rPr>
          <w:ins w:id="844" w:author="acer" w:date="2023-06-22T10:37:00Z"/>
          <w:rFonts w:eastAsia="Malgun Gothic"/>
          <w:bCs/>
          <w:u w:color="000000"/>
          <w:bdr w:val="nil"/>
          <w:lang w:val="en-US"/>
          <w:rPrChange w:id="845" w:author="jyoti sengar" w:date="2023-07-05T13:03:00Z">
            <w:rPr>
              <w:ins w:id="846" w:author="acer" w:date="2023-06-22T10:37:00Z"/>
              <w:u w:color="000000"/>
              <w:bdr w:val="nil"/>
            </w:rPr>
          </w:rPrChange>
        </w:rPr>
        <w:pPrChange w:id="847" w:author="jyoti sengar" w:date="2023-07-05T13:03:00Z">
          <w:pPr>
            <w:jc w:val="both"/>
          </w:pPr>
        </w:pPrChange>
      </w:pPr>
      <w:ins w:id="848" w:author="acer" w:date="2023-06-22T10:37:00Z">
        <w:r w:rsidRPr="00C8703E">
          <w:rPr>
            <w:rFonts w:eastAsia="Malgun Gothic"/>
            <w:bCs/>
            <w:u w:color="000000"/>
            <w:bdr w:val="nil"/>
            <w:lang w:val="en-US"/>
            <w:rPrChange w:id="849" w:author="jyoti sengar" w:date="2023-07-05T13:03:00Z">
              <w:rPr>
                <w:u w:color="000000"/>
                <w:bdr w:val="nil"/>
              </w:rPr>
            </w:rPrChange>
          </w:rPr>
          <w:lastRenderedPageBreak/>
          <w:t>Utilize static code analysis as a technology and methodology for conducting security reviews. This analysis should include examining code weaknesses and identifying any utilization of libraries or other included code that may have known vulnerabilities or are outdated and unsupported. By using static code analysis, vulnerabilities can be pinpointed and secure coding practices can be enforced.</w:t>
        </w:r>
      </w:ins>
    </w:p>
    <w:p w14:paraId="570F7BD7" w14:textId="4A80296B" w:rsidR="00365316" w:rsidDel="00151667" w:rsidRDefault="00365316" w:rsidP="00365316">
      <w:pPr>
        <w:jc w:val="both"/>
        <w:rPr>
          <w:ins w:id="850" w:author="acer" w:date="2023-06-22T10:37:00Z"/>
          <w:del w:id="851" w:author="jyoti sengar" w:date="2023-07-05T13:04:00Z"/>
          <w:rFonts w:eastAsia="Malgun Gothic"/>
          <w:bCs/>
          <w:u w:color="000000"/>
          <w:bdr w:val="nil"/>
        </w:rPr>
      </w:pPr>
    </w:p>
    <w:p w14:paraId="080ED195" w14:textId="77777777" w:rsidR="00365316" w:rsidRPr="00C8703E" w:rsidRDefault="00365316">
      <w:pPr>
        <w:pStyle w:val="ListParagraph"/>
        <w:numPr>
          <w:ilvl w:val="0"/>
          <w:numId w:val="62"/>
        </w:numPr>
        <w:jc w:val="both"/>
        <w:rPr>
          <w:ins w:id="852" w:author="acer" w:date="2023-06-22T10:37:00Z"/>
          <w:rFonts w:eastAsia="Malgun Gothic"/>
          <w:bCs/>
          <w:u w:color="000000"/>
          <w:bdr w:val="nil"/>
          <w:lang w:val="en-US"/>
          <w:rPrChange w:id="853" w:author="jyoti sengar" w:date="2023-07-05T13:03:00Z">
            <w:rPr>
              <w:ins w:id="854" w:author="acer" w:date="2023-06-22T10:37:00Z"/>
              <w:u w:color="000000"/>
              <w:bdr w:val="nil"/>
            </w:rPr>
          </w:rPrChange>
        </w:rPr>
        <w:pPrChange w:id="855" w:author="jyoti sengar" w:date="2023-07-05T13:03:00Z">
          <w:pPr>
            <w:jc w:val="both"/>
          </w:pPr>
        </w:pPrChange>
      </w:pPr>
      <w:ins w:id="856" w:author="acer" w:date="2023-06-22T10:37:00Z">
        <w:r w:rsidRPr="00C8703E">
          <w:rPr>
            <w:rFonts w:eastAsia="Malgun Gothic"/>
            <w:bCs/>
            <w:u w:color="000000"/>
            <w:bdr w:val="nil"/>
            <w:lang w:val="en-US"/>
            <w:rPrChange w:id="857" w:author="jyoti sengar" w:date="2023-07-05T13:03:00Z">
              <w:rPr>
                <w:u w:color="000000"/>
                <w:bdr w:val="nil"/>
              </w:rPr>
            </w:rPrChange>
          </w:rPr>
          <w:t>Establish quality metrics at the outset of the development process. These metrics will serve as benchmarks for determining acceptable levels of system quality. For example, organizations can define severity thresholds for vulnerabilities based on their risk tolerance. This may involve setting requirements such as delivering a system with no known vulnerabilities rated as medium or high severity according to the Common Vulnerability Scoring System (CVSS).</w:t>
        </w:r>
      </w:ins>
    </w:p>
    <w:p w14:paraId="3B8AF8E0" w14:textId="25626317" w:rsidR="00365316" w:rsidDel="00151667" w:rsidRDefault="00365316" w:rsidP="00365316">
      <w:pPr>
        <w:jc w:val="both"/>
        <w:rPr>
          <w:ins w:id="858" w:author="acer" w:date="2023-06-22T10:37:00Z"/>
          <w:del w:id="859" w:author="jyoti sengar" w:date="2023-07-05T13:04:00Z"/>
          <w:rFonts w:eastAsia="Malgun Gothic"/>
          <w:bCs/>
          <w:u w:color="000000"/>
          <w:bdr w:val="nil"/>
        </w:rPr>
      </w:pPr>
    </w:p>
    <w:p w14:paraId="5D7A889B" w14:textId="77777777" w:rsidR="00365316" w:rsidRPr="00C8703E" w:rsidRDefault="00365316">
      <w:pPr>
        <w:pStyle w:val="ListParagraph"/>
        <w:numPr>
          <w:ilvl w:val="0"/>
          <w:numId w:val="62"/>
        </w:numPr>
        <w:jc w:val="both"/>
        <w:rPr>
          <w:ins w:id="860" w:author="acer" w:date="2023-06-22T10:37:00Z"/>
          <w:rFonts w:eastAsia="Malgun Gothic"/>
          <w:bCs/>
          <w:u w:color="000000"/>
          <w:bdr w:val="nil"/>
          <w:lang w:val="en-US"/>
          <w:rPrChange w:id="861" w:author="jyoti sengar" w:date="2023-07-05T13:03:00Z">
            <w:rPr>
              <w:ins w:id="862" w:author="acer" w:date="2023-06-22T10:37:00Z"/>
              <w:u w:color="000000"/>
              <w:bdr w:val="nil"/>
            </w:rPr>
          </w:rPrChange>
        </w:rPr>
        <w:pPrChange w:id="863" w:author="jyoti sengar" w:date="2023-07-05T13:03:00Z">
          <w:pPr>
            <w:jc w:val="both"/>
          </w:pPr>
        </w:pPrChange>
      </w:pPr>
      <w:ins w:id="864" w:author="acer" w:date="2023-06-22T10:37:00Z">
        <w:r w:rsidRPr="00C8703E">
          <w:rPr>
            <w:rFonts w:eastAsia="Malgun Gothic"/>
            <w:bCs/>
            <w:u w:color="000000"/>
            <w:bdr w:val="nil"/>
            <w:lang w:val="en-US"/>
            <w:rPrChange w:id="865" w:author="jyoti sengar" w:date="2023-07-05T13:03:00Z">
              <w:rPr>
                <w:u w:color="000000"/>
                <w:bdr w:val="nil"/>
              </w:rPr>
            </w:rPrChange>
          </w:rPr>
          <w:t>Establish channels for external security researchers or customers to report potential vulnerabilities in your IoT devices. Respond promptly and responsibly to these reports, verifying the findings and addressing the vulnerabilities as appropriate.</w:t>
        </w:r>
      </w:ins>
    </w:p>
    <w:p w14:paraId="40D79D57" w14:textId="588E351C" w:rsidR="00365316" w:rsidRPr="00C8703E" w:rsidRDefault="00365316">
      <w:pPr>
        <w:pStyle w:val="ListParagraph"/>
        <w:numPr>
          <w:ilvl w:val="0"/>
          <w:numId w:val="62"/>
        </w:numPr>
        <w:jc w:val="both"/>
        <w:rPr>
          <w:ins w:id="866" w:author="acer" w:date="2023-06-22T10:37:00Z"/>
          <w:rFonts w:eastAsia="Malgun Gothic"/>
          <w:bCs/>
          <w:u w:color="000000"/>
          <w:bdr w:val="nil"/>
          <w:lang w:val="en-US"/>
          <w:rPrChange w:id="867" w:author="jyoti sengar" w:date="2023-07-05T13:03:00Z">
            <w:rPr>
              <w:ins w:id="868" w:author="acer" w:date="2023-06-22T10:37:00Z"/>
              <w:u w:color="000000"/>
              <w:bdr w:val="nil"/>
              <w:lang w:val="en-US"/>
            </w:rPr>
          </w:rPrChange>
        </w:rPr>
        <w:pPrChange w:id="869" w:author="jyoti sengar" w:date="2023-07-05T13:03:00Z">
          <w:pPr>
            <w:jc w:val="both"/>
          </w:pPr>
        </w:pPrChange>
      </w:pPr>
      <w:proofErr w:type="spellStart"/>
      <w:ins w:id="870" w:author="acer" w:date="2023-06-22T10:37:00Z">
        <w:r w:rsidRPr="00C8703E">
          <w:rPr>
            <w:rFonts w:eastAsia="Malgun Gothic"/>
            <w:bCs/>
            <w:u w:color="000000"/>
            <w:bdr w:val="nil"/>
            <w:rPrChange w:id="871" w:author="jyoti sengar" w:date="2023-07-05T13:03:00Z">
              <w:rPr>
                <w:u w:color="000000"/>
                <w:bdr w:val="nil"/>
              </w:rPr>
            </w:rPrChange>
          </w:rPr>
          <w:t>Implement</w:t>
        </w:r>
        <w:proofErr w:type="spellEnd"/>
        <w:r w:rsidRPr="00C8703E">
          <w:rPr>
            <w:rFonts w:eastAsia="Malgun Gothic"/>
            <w:bCs/>
            <w:u w:color="000000"/>
            <w:bdr w:val="nil"/>
            <w:rPrChange w:id="872" w:author="jyoti sengar" w:date="2023-07-05T13:03:00Z">
              <w:rPr>
                <w:u w:color="000000"/>
                <w:bdr w:val="nil"/>
              </w:rPr>
            </w:rPrChange>
          </w:rPr>
          <w:t xml:space="preserve"> a </w:t>
        </w:r>
        <w:proofErr w:type="spellStart"/>
        <w:r w:rsidRPr="00C8703E">
          <w:rPr>
            <w:rFonts w:eastAsia="Malgun Gothic"/>
            <w:bCs/>
            <w:u w:color="000000"/>
            <w:bdr w:val="nil"/>
            <w:rPrChange w:id="873" w:author="jyoti sengar" w:date="2023-07-05T13:03:00Z">
              <w:rPr>
                <w:u w:color="000000"/>
                <w:bdr w:val="nil"/>
              </w:rPr>
            </w:rPrChange>
          </w:rPr>
          <w:t>secure</w:t>
        </w:r>
        <w:proofErr w:type="spellEnd"/>
        <w:r w:rsidRPr="00C8703E">
          <w:rPr>
            <w:rFonts w:eastAsia="Malgun Gothic"/>
            <w:bCs/>
            <w:u w:color="000000"/>
            <w:bdr w:val="nil"/>
            <w:rPrChange w:id="874" w:author="jyoti sengar" w:date="2023-07-05T13:03:00Z">
              <w:rPr>
                <w:u w:color="000000"/>
                <w:bdr w:val="nil"/>
              </w:rPr>
            </w:rPrChange>
          </w:rPr>
          <w:t xml:space="preserve"> and </w:t>
        </w:r>
        <w:proofErr w:type="spellStart"/>
        <w:r w:rsidRPr="00C8703E">
          <w:rPr>
            <w:rFonts w:eastAsia="Malgun Gothic"/>
            <w:bCs/>
            <w:u w:color="000000"/>
            <w:bdr w:val="nil"/>
            <w:rPrChange w:id="875" w:author="jyoti sengar" w:date="2023-07-05T13:03:00Z">
              <w:rPr>
                <w:u w:color="000000"/>
                <w:bdr w:val="nil"/>
              </w:rPr>
            </w:rPrChange>
          </w:rPr>
          <w:t>robust</w:t>
        </w:r>
        <w:proofErr w:type="spellEnd"/>
        <w:r w:rsidRPr="00C8703E">
          <w:rPr>
            <w:rFonts w:eastAsia="Malgun Gothic"/>
            <w:bCs/>
            <w:u w:color="000000"/>
            <w:bdr w:val="nil"/>
            <w:rPrChange w:id="876" w:author="jyoti sengar" w:date="2023-07-05T13:03:00Z">
              <w:rPr>
                <w:u w:color="000000"/>
                <w:bdr w:val="nil"/>
              </w:rPr>
            </w:rPrChange>
          </w:rPr>
          <w:t xml:space="preserve"> OTA update </w:t>
        </w:r>
        <w:proofErr w:type="spellStart"/>
        <w:r w:rsidRPr="00C8703E">
          <w:rPr>
            <w:rFonts w:eastAsia="Malgun Gothic"/>
            <w:bCs/>
            <w:u w:color="000000"/>
            <w:bdr w:val="nil"/>
            <w:rPrChange w:id="877" w:author="jyoti sengar" w:date="2023-07-05T13:03:00Z">
              <w:rPr>
                <w:u w:color="000000"/>
                <w:bdr w:val="nil"/>
              </w:rPr>
            </w:rPrChange>
          </w:rPr>
          <w:t>mechanism</w:t>
        </w:r>
        <w:proofErr w:type="spellEnd"/>
        <w:r w:rsidRPr="00C8703E">
          <w:rPr>
            <w:rFonts w:eastAsia="Malgun Gothic"/>
            <w:bCs/>
            <w:u w:color="000000"/>
            <w:bdr w:val="nil"/>
            <w:rPrChange w:id="878" w:author="jyoti sengar" w:date="2023-07-05T13:03:00Z">
              <w:rPr>
                <w:u w:color="000000"/>
                <w:bdr w:val="nil"/>
              </w:rPr>
            </w:rPrChange>
          </w:rPr>
          <w:t xml:space="preserve"> for </w:t>
        </w:r>
        <w:del w:id="879" w:author="jyoti sengar" w:date="2023-07-06T11:17:00Z">
          <w:r w:rsidRPr="00C8703E" w:rsidDel="002F1D68">
            <w:rPr>
              <w:rFonts w:eastAsia="Malgun Gothic"/>
              <w:bCs/>
              <w:u w:color="000000"/>
              <w:bdr w:val="nil"/>
              <w:rPrChange w:id="880" w:author="jyoti sengar" w:date="2023-07-05T13:03:00Z">
                <w:rPr>
                  <w:u w:color="000000"/>
                  <w:bdr w:val="nil"/>
                </w:rPr>
              </w:rPrChange>
            </w:rPr>
            <w:delText xml:space="preserve"> </w:delText>
          </w:r>
        </w:del>
        <w:r w:rsidRPr="00C8703E">
          <w:rPr>
            <w:rFonts w:eastAsia="Malgun Gothic"/>
            <w:bCs/>
            <w:u w:color="000000"/>
            <w:bdr w:val="nil"/>
            <w:rPrChange w:id="881" w:author="jyoti sengar" w:date="2023-07-05T13:03:00Z">
              <w:rPr>
                <w:u w:color="000000"/>
                <w:bdr w:val="nil"/>
              </w:rPr>
            </w:rPrChange>
          </w:rPr>
          <w:t xml:space="preserve">IoT </w:t>
        </w:r>
        <w:proofErr w:type="spellStart"/>
        <w:r w:rsidRPr="00C8703E">
          <w:rPr>
            <w:rFonts w:eastAsia="Malgun Gothic"/>
            <w:bCs/>
            <w:u w:color="000000"/>
            <w:bdr w:val="nil"/>
            <w:rPrChange w:id="882" w:author="jyoti sengar" w:date="2023-07-05T13:03:00Z">
              <w:rPr>
                <w:u w:color="000000"/>
                <w:bdr w:val="nil"/>
              </w:rPr>
            </w:rPrChange>
          </w:rPr>
          <w:t>devices</w:t>
        </w:r>
        <w:proofErr w:type="spellEnd"/>
        <w:r w:rsidRPr="00C8703E">
          <w:rPr>
            <w:rFonts w:eastAsia="Malgun Gothic"/>
            <w:bCs/>
            <w:u w:color="000000"/>
            <w:bdr w:val="nil"/>
            <w:rPrChange w:id="883" w:author="jyoti sengar" w:date="2023-07-05T13:03:00Z">
              <w:rPr>
                <w:u w:color="000000"/>
                <w:bdr w:val="nil"/>
              </w:rPr>
            </w:rPrChange>
          </w:rPr>
          <w:t xml:space="preserve">. This </w:t>
        </w:r>
        <w:proofErr w:type="spellStart"/>
        <w:r w:rsidRPr="00C8703E">
          <w:rPr>
            <w:rFonts w:eastAsia="Malgun Gothic"/>
            <w:bCs/>
            <w:u w:color="000000"/>
            <w:bdr w:val="nil"/>
            <w:rPrChange w:id="884" w:author="jyoti sengar" w:date="2023-07-05T13:03:00Z">
              <w:rPr>
                <w:u w:color="000000"/>
                <w:bdr w:val="nil"/>
              </w:rPr>
            </w:rPrChange>
          </w:rPr>
          <w:t>enables</w:t>
        </w:r>
        <w:proofErr w:type="spellEnd"/>
        <w:r w:rsidRPr="00C8703E">
          <w:rPr>
            <w:rFonts w:eastAsia="Malgun Gothic"/>
            <w:bCs/>
            <w:u w:color="000000"/>
            <w:bdr w:val="nil"/>
            <w:rPrChange w:id="885" w:author="jyoti sengar" w:date="2023-07-05T13:03:00Z">
              <w:rPr>
                <w:u w:color="000000"/>
                <w:bdr w:val="nil"/>
              </w:rPr>
            </w:rPrChange>
          </w:rPr>
          <w:t xml:space="preserve"> </w:t>
        </w:r>
        <w:del w:id="886" w:author="jyoti sengar" w:date="2023-07-06T11:17:00Z">
          <w:r w:rsidRPr="00C8703E" w:rsidDel="002F1D68">
            <w:rPr>
              <w:rFonts w:eastAsia="Malgun Gothic"/>
              <w:bCs/>
              <w:u w:color="000000"/>
              <w:bdr w:val="nil"/>
              <w:rPrChange w:id="887" w:author="jyoti sengar" w:date="2023-07-05T13:03:00Z">
                <w:rPr>
                  <w:u w:color="000000"/>
                  <w:bdr w:val="nil"/>
                </w:rPr>
              </w:rPrChange>
            </w:rPr>
            <w:delText xml:space="preserve"> </w:delText>
          </w:r>
        </w:del>
        <w:r w:rsidRPr="00C8703E">
          <w:rPr>
            <w:rFonts w:eastAsia="Malgun Gothic"/>
            <w:bCs/>
            <w:u w:color="000000"/>
            <w:bdr w:val="nil"/>
            <w:rPrChange w:id="888" w:author="jyoti sengar" w:date="2023-07-05T13:03:00Z">
              <w:rPr>
                <w:u w:color="000000"/>
                <w:bdr w:val="nil"/>
              </w:rPr>
            </w:rPrChange>
          </w:rPr>
          <w:t xml:space="preserve">to </w:t>
        </w:r>
        <w:proofErr w:type="spellStart"/>
        <w:r w:rsidRPr="00C8703E">
          <w:rPr>
            <w:rFonts w:eastAsia="Malgun Gothic"/>
            <w:bCs/>
            <w:u w:color="000000"/>
            <w:bdr w:val="nil"/>
            <w:rPrChange w:id="889" w:author="jyoti sengar" w:date="2023-07-05T13:03:00Z">
              <w:rPr>
                <w:u w:color="000000"/>
                <w:bdr w:val="nil"/>
              </w:rPr>
            </w:rPrChange>
          </w:rPr>
          <w:t>distribute</w:t>
        </w:r>
        <w:proofErr w:type="spellEnd"/>
        <w:r w:rsidRPr="00C8703E">
          <w:rPr>
            <w:rFonts w:eastAsia="Malgun Gothic"/>
            <w:bCs/>
            <w:u w:color="000000"/>
            <w:bdr w:val="nil"/>
            <w:rPrChange w:id="890" w:author="jyoti sengar" w:date="2023-07-05T13:03:00Z">
              <w:rPr>
                <w:u w:color="000000"/>
                <w:bdr w:val="nil"/>
              </w:rPr>
            </w:rPrChange>
          </w:rPr>
          <w:t xml:space="preserve"> </w:t>
        </w:r>
        <w:proofErr w:type="spellStart"/>
        <w:r w:rsidRPr="00C8703E">
          <w:rPr>
            <w:rFonts w:eastAsia="Malgun Gothic"/>
            <w:bCs/>
            <w:u w:color="000000"/>
            <w:bdr w:val="nil"/>
            <w:rPrChange w:id="891" w:author="jyoti sengar" w:date="2023-07-05T13:03:00Z">
              <w:rPr>
                <w:u w:color="000000"/>
                <w:bdr w:val="nil"/>
              </w:rPr>
            </w:rPrChange>
          </w:rPr>
          <w:t>security</w:t>
        </w:r>
        <w:proofErr w:type="spellEnd"/>
        <w:r w:rsidRPr="00C8703E">
          <w:rPr>
            <w:rFonts w:eastAsia="Malgun Gothic"/>
            <w:bCs/>
            <w:u w:color="000000"/>
            <w:bdr w:val="nil"/>
            <w:rPrChange w:id="892" w:author="jyoti sengar" w:date="2023-07-05T13:03:00Z">
              <w:rPr>
                <w:u w:color="000000"/>
                <w:bdr w:val="nil"/>
              </w:rPr>
            </w:rPrChange>
          </w:rPr>
          <w:t xml:space="preserve"> patches and updates </w:t>
        </w:r>
        <w:proofErr w:type="spellStart"/>
        <w:r w:rsidRPr="00C8703E">
          <w:rPr>
            <w:rFonts w:eastAsia="Malgun Gothic"/>
            <w:bCs/>
            <w:u w:color="000000"/>
            <w:bdr w:val="nil"/>
            <w:rPrChange w:id="893" w:author="jyoti sengar" w:date="2023-07-05T13:03:00Z">
              <w:rPr>
                <w:u w:color="000000"/>
                <w:bdr w:val="nil"/>
              </w:rPr>
            </w:rPrChange>
          </w:rPr>
          <w:t>efficiently</w:t>
        </w:r>
        <w:proofErr w:type="spellEnd"/>
        <w:r w:rsidRPr="00C8703E">
          <w:rPr>
            <w:rFonts w:eastAsia="Malgun Gothic"/>
            <w:bCs/>
            <w:u w:color="000000"/>
            <w:bdr w:val="nil"/>
            <w:rPrChange w:id="894" w:author="jyoti sengar" w:date="2023-07-05T13:03:00Z">
              <w:rPr>
                <w:u w:color="000000"/>
                <w:bdr w:val="nil"/>
              </w:rPr>
            </w:rPrChange>
          </w:rPr>
          <w:t xml:space="preserve">, </w:t>
        </w:r>
        <w:proofErr w:type="spellStart"/>
        <w:r w:rsidRPr="00C8703E">
          <w:rPr>
            <w:rFonts w:eastAsia="Malgun Gothic"/>
            <w:bCs/>
            <w:u w:color="000000"/>
            <w:bdr w:val="nil"/>
            <w:rPrChange w:id="895" w:author="jyoti sengar" w:date="2023-07-05T13:03:00Z">
              <w:rPr>
                <w:u w:color="000000"/>
                <w:bdr w:val="nil"/>
              </w:rPr>
            </w:rPrChange>
          </w:rPr>
          <w:t>addressing</w:t>
        </w:r>
        <w:proofErr w:type="spellEnd"/>
        <w:r w:rsidRPr="00C8703E">
          <w:rPr>
            <w:rFonts w:eastAsia="Malgun Gothic"/>
            <w:bCs/>
            <w:u w:color="000000"/>
            <w:bdr w:val="nil"/>
            <w:rPrChange w:id="896" w:author="jyoti sengar" w:date="2023-07-05T13:03:00Z">
              <w:rPr>
                <w:u w:color="000000"/>
                <w:bdr w:val="nil"/>
              </w:rPr>
            </w:rPrChange>
          </w:rPr>
          <w:t xml:space="preserve"> </w:t>
        </w:r>
        <w:proofErr w:type="spellStart"/>
        <w:r w:rsidRPr="00C8703E">
          <w:rPr>
            <w:rFonts w:eastAsia="Malgun Gothic"/>
            <w:bCs/>
            <w:u w:color="000000"/>
            <w:bdr w:val="nil"/>
            <w:rPrChange w:id="897" w:author="jyoti sengar" w:date="2023-07-05T13:03:00Z">
              <w:rPr>
                <w:u w:color="000000"/>
                <w:bdr w:val="nil"/>
              </w:rPr>
            </w:rPrChange>
          </w:rPr>
          <w:t>known</w:t>
        </w:r>
        <w:proofErr w:type="spellEnd"/>
        <w:r w:rsidRPr="00C8703E">
          <w:rPr>
            <w:rFonts w:eastAsia="Malgun Gothic"/>
            <w:bCs/>
            <w:u w:color="000000"/>
            <w:bdr w:val="nil"/>
            <w:rPrChange w:id="898" w:author="jyoti sengar" w:date="2023-07-05T13:03:00Z">
              <w:rPr>
                <w:u w:color="000000"/>
                <w:bdr w:val="nil"/>
              </w:rPr>
            </w:rPrChange>
          </w:rPr>
          <w:t xml:space="preserve"> </w:t>
        </w:r>
        <w:proofErr w:type="spellStart"/>
        <w:r w:rsidRPr="00C8703E">
          <w:rPr>
            <w:rFonts w:eastAsia="Malgun Gothic"/>
            <w:bCs/>
            <w:u w:color="000000"/>
            <w:bdr w:val="nil"/>
            <w:rPrChange w:id="899" w:author="jyoti sengar" w:date="2023-07-05T13:03:00Z">
              <w:rPr>
                <w:u w:color="000000"/>
                <w:bdr w:val="nil"/>
              </w:rPr>
            </w:rPrChange>
          </w:rPr>
          <w:t>vulnerabilities</w:t>
        </w:r>
        <w:proofErr w:type="spellEnd"/>
        <w:r w:rsidRPr="00C8703E">
          <w:rPr>
            <w:rFonts w:eastAsia="Malgun Gothic"/>
            <w:bCs/>
            <w:u w:color="000000"/>
            <w:bdr w:val="nil"/>
            <w:rPrChange w:id="900" w:author="jyoti sengar" w:date="2023-07-05T13:03:00Z">
              <w:rPr>
                <w:u w:color="000000"/>
                <w:bdr w:val="nil"/>
              </w:rPr>
            </w:rPrChange>
          </w:rPr>
          <w:t xml:space="preserve"> </w:t>
        </w:r>
        <w:proofErr w:type="spellStart"/>
        <w:r w:rsidRPr="00C8703E">
          <w:rPr>
            <w:rFonts w:eastAsia="Malgun Gothic"/>
            <w:bCs/>
            <w:u w:color="000000"/>
            <w:bdr w:val="nil"/>
            <w:rPrChange w:id="901" w:author="jyoti sengar" w:date="2023-07-05T13:03:00Z">
              <w:rPr>
                <w:u w:color="000000"/>
                <w:bdr w:val="nil"/>
              </w:rPr>
            </w:rPrChange>
          </w:rPr>
          <w:t>without</w:t>
        </w:r>
        <w:proofErr w:type="spellEnd"/>
        <w:r w:rsidRPr="00C8703E">
          <w:rPr>
            <w:rFonts w:eastAsia="Malgun Gothic"/>
            <w:bCs/>
            <w:u w:color="000000"/>
            <w:bdr w:val="nil"/>
            <w:rPrChange w:id="902" w:author="jyoti sengar" w:date="2023-07-05T13:03:00Z">
              <w:rPr>
                <w:u w:color="000000"/>
                <w:bdr w:val="nil"/>
              </w:rPr>
            </w:rPrChange>
          </w:rPr>
          <w:t xml:space="preserve"> </w:t>
        </w:r>
        <w:proofErr w:type="spellStart"/>
        <w:r w:rsidRPr="00C8703E">
          <w:rPr>
            <w:rFonts w:eastAsia="Malgun Gothic"/>
            <w:bCs/>
            <w:u w:color="000000"/>
            <w:bdr w:val="nil"/>
            <w:rPrChange w:id="903" w:author="jyoti sengar" w:date="2023-07-05T13:03:00Z">
              <w:rPr>
                <w:u w:color="000000"/>
                <w:bdr w:val="nil"/>
              </w:rPr>
            </w:rPrChange>
          </w:rPr>
          <w:t>requiring</w:t>
        </w:r>
        <w:proofErr w:type="spellEnd"/>
        <w:r w:rsidRPr="00C8703E">
          <w:rPr>
            <w:rFonts w:eastAsia="Malgun Gothic"/>
            <w:bCs/>
            <w:u w:color="000000"/>
            <w:bdr w:val="nil"/>
            <w:rPrChange w:id="904" w:author="jyoti sengar" w:date="2023-07-05T13:03:00Z">
              <w:rPr>
                <w:u w:color="000000"/>
                <w:bdr w:val="nil"/>
              </w:rPr>
            </w:rPrChange>
          </w:rPr>
          <w:t xml:space="preserve"> </w:t>
        </w:r>
        <w:proofErr w:type="spellStart"/>
        <w:r w:rsidRPr="00C8703E">
          <w:rPr>
            <w:rFonts w:eastAsia="Malgun Gothic"/>
            <w:bCs/>
            <w:u w:color="000000"/>
            <w:bdr w:val="nil"/>
            <w:rPrChange w:id="905" w:author="jyoti sengar" w:date="2023-07-05T13:03:00Z">
              <w:rPr>
                <w:u w:color="000000"/>
                <w:bdr w:val="nil"/>
              </w:rPr>
            </w:rPrChange>
          </w:rPr>
          <w:t>physical</w:t>
        </w:r>
        <w:proofErr w:type="spellEnd"/>
        <w:r w:rsidRPr="00C8703E">
          <w:rPr>
            <w:rFonts w:eastAsia="Malgun Gothic"/>
            <w:bCs/>
            <w:u w:color="000000"/>
            <w:bdr w:val="nil"/>
            <w:rPrChange w:id="906" w:author="jyoti sengar" w:date="2023-07-05T13:03:00Z">
              <w:rPr>
                <w:u w:color="000000"/>
                <w:bdr w:val="nil"/>
              </w:rPr>
            </w:rPrChange>
          </w:rPr>
          <w:t xml:space="preserve"> </w:t>
        </w:r>
        <w:proofErr w:type="spellStart"/>
        <w:r w:rsidRPr="00C8703E">
          <w:rPr>
            <w:rFonts w:eastAsia="Malgun Gothic"/>
            <w:bCs/>
            <w:u w:color="000000"/>
            <w:bdr w:val="nil"/>
            <w:rPrChange w:id="907" w:author="jyoti sengar" w:date="2023-07-05T13:03:00Z">
              <w:rPr>
                <w:u w:color="000000"/>
                <w:bdr w:val="nil"/>
              </w:rPr>
            </w:rPrChange>
          </w:rPr>
          <w:t>access</w:t>
        </w:r>
        <w:proofErr w:type="spellEnd"/>
        <w:r w:rsidRPr="00C8703E">
          <w:rPr>
            <w:rFonts w:eastAsia="Malgun Gothic"/>
            <w:bCs/>
            <w:u w:color="000000"/>
            <w:bdr w:val="nil"/>
            <w:rPrChange w:id="908" w:author="jyoti sengar" w:date="2023-07-05T13:03:00Z">
              <w:rPr>
                <w:u w:color="000000"/>
                <w:bdr w:val="nil"/>
              </w:rPr>
            </w:rPrChange>
          </w:rPr>
          <w:t xml:space="preserve"> to the </w:t>
        </w:r>
        <w:proofErr w:type="spellStart"/>
        <w:r w:rsidRPr="00C8703E">
          <w:rPr>
            <w:rFonts w:eastAsia="Malgun Gothic"/>
            <w:bCs/>
            <w:u w:color="000000"/>
            <w:bdr w:val="nil"/>
            <w:rPrChange w:id="909" w:author="jyoti sengar" w:date="2023-07-05T13:03:00Z">
              <w:rPr>
                <w:u w:color="000000"/>
                <w:bdr w:val="nil"/>
              </w:rPr>
            </w:rPrChange>
          </w:rPr>
          <w:t>devices</w:t>
        </w:r>
        <w:proofErr w:type="spellEnd"/>
        <w:r w:rsidRPr="00C8703E">
          <w:rPr>
            <w:rFonts w:eastAsia="Malgun Gothic"/>
            <w:bCs/>
            <w:u w:color="000000"/>
            <w:bdr w:val="nil"/>
            <w:rPrChange w:id="910" w:author="jyoti sengar" w:date="2023-07-05T13:03:00Z">
              <w:rPr>
                <w:u w:color="000000"/>
                <w:bdr w:val="nil"/>
              </w:rPr>
            </w:rPrChange>
          </w:rPr>
          <w:t>.</w:t>
        </w:r>
      </w:ins>
      <w:ins w:id="911" w:author="Shekhar Singh" w:date="2023-07-06T12:31:00Z">
        <w:r w:rsidR="00B03707">
          <w:rPr>
            <w:rFonts w:eastAsia="Malgun Gothic"/>
            <w:bCs/>
            <w:u w:color="000000"/>
            <w:bdr w:val="nil"/>
          </w:rPr>
          <w:t xml:space="preserve"> [</w:t>
        </w:r>
      </w:ins>
      <w:ins w:id="912" w:author="Shekhar Singh" w:date="2023-07-06T12:32:00Z">
        <w:r w:rsidR="00B03707">
          <w:rPr>
            <w:rFonts w:eastAsia="Malgun Gothic"/>
            <w:bCs/>
            <w:u w:color="000000"/>
            <w:bdr w:val="nil"/>
          </w:rPr>
          <w:t>b-</w:t>
        </w:r>
      </w:ins>
      <w:ins w:id="913" w:author="Shekhar Singh" w:date="2023-07-06T12:31:00Z">
        <w:r w:rsidR="00B03707">
          <w:rPr>
            <w:rFonts w:eastAsia="Malgun Gothic"/>
            <w:bCs/>
            <w:u w:color="000000"/>
            <w:bdr w:val="nil"/>
          </w:rPr>
          <w:t xml:space="preserve"> NIST SP 800-53]</w:t>
        </w:r>
      </w:ins>
    </w:p>
    <w:p w14:paraId="2ABBF630" w14:textId="77777777" w:rsidR="00365316" w:rsidRPr="004822F4" w:rsidRDefault="00365316" w:rsidP="00365316">
      <w:pPr>
        <w:jc w:val="both"/>
        <w:rPr>
          <w:ins w:id="914" w:author="acer" w:date="2023-06-22T10:37:00Z"/>
          <w:rFonts w:eastAsia="Malgun Gothic"/>
          <w:bCs/>
          <w:u w:color="000000"/>
          <w:bdr w:val="nil"/>
        </w:rPr>
      </w:pPr>
    </w:p>
    <w:p w14:paraId="0FF1D54E" w14:textId="77777777" w:rsidR="00365316" w:rsidRPr="009030E5" w:rsidRDefault="00365316" w:rsidP="00DD4915">
      <w:pPr>
        <w:ind w:firstLineChars="100" w:firstLine="240"/>
        <w:jc w:val="both"/>
        <w:rPr>
          <w:rFonts w:eastAsia="Malgun Gothic"/>
          <w:b/>
          <w:bCs/>
          <w:u w:color="000000"/>
          <w:bdr w:val="nil"/>
        </w:rPr>
      </w:pPr>
    </w:p>
    <w:p w14:paraId="196D4951" w14:textId="77777777" w:rsidR="00DD4915" w:rsidRPr="0020370B" w:rsidRDefault="00DD4915" w:rsidP="00DD4915">
      <w:pPr>
        <w:ind w:firstLineChars="100" w:firstLine="240"/>
        <w:jc w:val="both"/>
      </w:pPr>
    </w:p>
    <w:p w14:paraId="10A2624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0A0D399"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4E268F3" w14:textId="77777777" w:rsidR="00DD4915" w:rsidRPr="009030E5" w:rsidRDefault="00DD4915" w:rsidP="00DD4915">
      <w:pPr>
        <w:ind w:leftChars="100" w:left="283" w:hangingChars="18" w:hanging="43"/>
        <w:jc w:val="both"/>
        <w:rPr>
          <w:rFonts w:eastAsia="Batang" w:hAnsi="Batang"/>
          <w:szCs w:val="24"/>
          <w:lang w:eastAsia="ko-KR"/>
        </w:rPr>
      </w:pPr>
      <w:r w:rsidRPr="003E22D5">
        <w:rPr>
          <w:rFonts w:eastAsia="Batang" w:hAnsi="Batang"/>
          <w:szCs w:val="24"/>
          <w:lang w:eastAsia="ko-KR"/>
        </w:rPr>
        <w:t xml:space="preserve">Obfuscation should be applied.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3</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CE12059"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53A2C9BA"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721C4C8" w14:textId="77777777" w:rsidR="00DD4915" w:rsidRPr="0020370B" w:rsidRDefault="00DD4915" w:rsidP="00DD4915">
      <w:pPr>
        <w:ind w:firstLineChars="100" w:firstLine="240"/>
        <w:jc w:val="both"/>
      </w:pPr>
    </w:p>
    <w:p w14:paraId="5586E8D3"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39EBB0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6B799CE2" w14:textId="77777777" w:rsidR="00DD4915" w:rsidRPr="009030E5" w:rsidRDefault="00DD4915" w:rsidP="00DD4915">
      <w:pPr>
        <w:ind w:leftChars="100" w:left="283" w:hangingChars="18" w:hanging="43"/>
        <w:jc w:val="both"/>
        <w:rPr>
          <w:rFonts w:eastAsia="Batang" w:hAnsi="Batang"/>
          <w:szCs w:val="24"/>
          <w:lang w:eastAsia="ko-KR"/>
        </w:rPr>
      </w:pPr>
      <w:r w:rsidRPr="00BF5209">
        <w:rPr>
          <w:rFonts w:eastAsia="Batang" w:hAnsi="Batang"/>
          <w:szCs w:val="24"/>
          <w:lang w:eastAsia="ko-KR"/>
        </w:rPr>
        <w:t xml:space="preserve">An integrity verification function for configuration parameters and executable codes should be supported.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4</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38483C9"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7DC08F41"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F44BDA0" w14:textId="77777777" w:rsidR="00DD4915" w:rsidRPr="0020370B" w:rsidRDefault="00DD4915" w:rsidP="00DD4915">
      <w:pPr>
        <w:ind w:firstLineChars="100" w:firstLine="240"/>
        <w:jc w:val="both"/>
      </w:pPr>
    </w:p>
    <w:p w14:paraId="6B2B9DA1" w14:textId="77777777" w:rsidR="00DD4915" w:rsidRPr="00C90F1C" w:rsidRDefault="00DD4915" w:rsidP="00DD4915">
      <w:pPr>
        <w:jc w:val="both"/>
        <w:rPr>
          <w:rFonts w:eastAsia="Malgun Gothic"/>
          <w:b/>
          <w:bCs/>
          <w:u w:color="000000"/>
          <w:bdr w:val="nil"/>
        </w:rPr>
      </w:pPr>
      <w:r w:rsidRPr="006E0FDB">
        <w:rPr>
          <w:rFonts w:eastAsia="Malgun Gothic"/>
          <w:b/>
          <w:bCs/>
          <w:u w:color="000000"/>
          <w:bdr w:val="nil"/>
        </w:rPr>
        <w:t xml:space="preserve">7.29 </w:t>
      </w:r>
      <w:r w:rsidRPr="006E0FDB">
        <w:rPr>
          <w:rFonts w:eastAsia="Malgun Gothic" w:hint="eastAsia"/>
          <w:b/>
          <w:bCs/>
          <w:u w:color="000000"/>
          <w:bdr w:val="nil"/>
          <w:lang w:eastAsia="ko-KR"/>
        </w:rPr>
        <w:t>T</w:t>
      </w:r>
      <w:r w:rsidRPr="006E0FDB">
        <w:rPr>
          <w:rFonts w:eastAsia="Malgun Gothic"/>
          <w:b/>
          <w:bCs/>
          <w:u w:color="000000"/>
          <w:bdr w:val="nil"/>
          <w:lang w:eastAsia="ko-KR"/>
        </w:rPr>
        <w:t>echnical i</w:t>
      </w:r>
      <w:r w:rsidRPr="006E0FDB">
        <w:rPr>
          <w:rFonts w:eastAsia="Malgun Gothic"/>
          <w:b/>
          <w:bCs/>
          <w:u w:color="000000"/>
          <w:bdr w:val="nil"/>
        </w:rPr>
        <w:t>mplementation guidelines to [</w:t>
      </w:r>
      <w:r w:rsidRPr="006E0FDB">
        <w:rPr>
          <w:rFonts w:eastAsia="Malgun Gothic"/>
          <w:b/>
          <w:bCs/>
          <w:u w:color="000000"/>
          <w:bdr w:val="nil"/>
          <w:lang w:eastAsia="ko-KR"/>
        </w:rPr>
        <w:t>PL</w:t>
      </w:r>
      <w:r w:rsidRPr="006E0FDB">
        <w:rPr>
          <w:rFonts w:eastAsia="Malgun Gothic"/>
          <w:b/>
          <w:bCs/>
          <w:u w:color="000000"/>
          <w:bdr w:val="nil"/>
        </w:rPr>
        <w:t>-2-1]</w:t>
      </w:r>
      <w:r w:rsidRPr="006E0FDB">
        <w:rPr>
          <w:rFonts w:eastAsia="Batang" w:hAnsi="Batang"/>
          <w:szCs w:val="24"/>
          <w:lang w:val="en-US" w:eastAsia="ko-KR"/>
        </w:rPr>
        <w:t xml:space="preserve"> in X.1352</w:t>
      </w:r>
    </w:p>
    <w:p w14:paraId="034B2905"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5715E49" w14:textId="77777777" w:rsidR="00DD4915" w:rsidRPr="009030E5" w:rsidRDefault="00DD4915" w:rsidP="00DD4915">
      <w:pPr>
        <w:ind w:leftChars="100" w:left="283" w:hangingChars="18" w:hanging="43"/>
        <w:jc w:val="both"/>
        <w:rPr>
          <w:rFonts w:eastAsia="Batang" w:hAnsi="Batang"/>
          <w:szCs w:val="24"/>
          <w:lang w:eastAsia="ko-KR"/>
        </w:rPr>
      </w:pPr>
      <w:r w:rsidRPr="006E0FDB">
        <w:rPr>
          <w:rFonts w:eastAsia="Batang" w:hAnsi="Batang"/>
          <w:szCs w:val="24"/>
          <w:lang w:eastAsia="ko-KR"/>
        </w:rPr>
        <w:t>An update shall be conducted by an authorized user.</w:t>
      </w:r>
      <w:r w:rsidRPr="00045EDF">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2</w:t>
      </w:r>
      <w:r w:rsidRPr="007971E1">
        <w:rPr>
          <w:rFonts w:eastAsia="Batang" w:hAnsi="Batang"/>
          <w:szCs w:val="24"/>
          <w:lang w:eastAsia="ko-KR"/>
        </w:rPr>
        <w:t>-</w:t>
      </w:r>
      <w:r>
        <w:rPr>
          <w:rFonts w:eastAsia="Batang" w:hAnsi="Batang"/>
          <w:szCs w:val="24"/>
          <w:lang w:eastAsia="ko-KR"/>
        </w:rPr>
        <w:t>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93AFC94"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6F86D18"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037DF575" w14:textId="77777777" w:rsidR="00DD4915" w:rsidRPr="0020370B" w:rsidRDefault="00DD4915" w:rsidP="00DD4915">
      <w:pPr>
        <w:ind w:firstLineChars="100" w:firstLine="240"/>
        <w:jc w:val="both"/>
      </w:pPr>
    </w:p>
    <w:p w14:paraId="123E44C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79E12D6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E97C194" w14:textId="77777777" w:rsidR="00DD4915" w:rsidRPr="009030E5" w:rsidRDefault="00DD4915" w:rsidP="00DD4915">
      <w:pPr>
        <w:ind w:leftChars="100" w:left="283" w:hangingChars="18" w:hanging="43"/>
        <w:jc w:val="both"/>
        <w:rPr>
          <w:rFonts w:eastAsia="Batang" w:hAnsi="Batang"/>
          <w:szCs w:val="24"/>
          <w:lang w:eastAsia="ko-KR"/>
        </w:rPr>
      </w:pPr>
      <w:r w:rsidRPr="002E3924">
        <w:rPr>
          <w:rFonts w:eastAsia="Batang" w:hAnsi="Batang"/>
          <w:szCs w:val="24"/>
          <w:lang w:eastAsia="ko-KR"/>
        </w:rPr>
        <w:t xml:space="preserve">A rollback function should be supported if an update fails.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2</w:t>
      </w:r>
      <w:r w:rsidRPr="007971E1">
        <w:rPr>
          <w:rFonts w:eastAsia="Batang" w:hAnsi="Batang"/>
          <w:szCs w:val="24"/>
          <w:lang w:eastAsia="ko-KR"/>
        </w:rPr>
        <w:t>-</w:t>
      </w:r>
      <w:r>
        <w:rPr>
          <w:rFonts w:eastAsia="Batang" w:hAnsi="Batang"/>
          <w:szCs w:val="24"/>
          <w:lang w:eastAsia="ko-KR"/>
        </w:rPr>
        <w:t>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EEA19AB"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65E772DC"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7B2E5588" w14:textId="77777777" w:rsidR="00DD4915" w:rsidRPr="0020370B" w:rsidRDefault="00DD4915" w:rsidP="00DD4915">
      <w:pPr>
        <w:ind w:firstLineChars="100" w:firstLine="240"/>
        <w:jc w:val="both"/>
      </w:pPr>
    </w:p>
    <w:p w14:paraId="3B944D0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lastRenderedPageBreak/>
        <w:t>7.</w:t>
      </w:r>
      <w:r>
        <w:rPr>
          <w:rFonts w:eastAsia="Malgun Gothic"/>
          <w:b/>
          <w:bCs/>
          <w:u w:color="000000"/>
          <w:bdr w:val="nil"/>
        </w:rPr>
        <w:t>31</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35BBA84"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10F43E7" w14:textId="77777777" w:rsidR="00DD4915" w:rsidRPr="009030E5" w:rsidRDefault="00DD4915" w:rsidP="00DD4915">
      <w:pPr>
        <w:ind w:leftChars="100" w:left="283" w:hangingChars="18" w:hanging="43"/>
        <w:jc w:val="both"/>
        <w:rPr>
          <w:rFonts w:eastAsia="Batang" w:hAnsi="Batang"/>
          <w:szCs w:val="24"/>
          <w:lang w:eastAsia="ko-KR"/>
        </w:rPr>
      </w:pPr>
      <w:r w:rsidRPr="005148DA">
        <w:rPr>
          <w:rFonts w:eastAsia="Batang" w:hAnsi="Batang"/>
          <w:szCs w:val="24"/>
          <w:lang w:eastAsia="ko-KR"/>
        </w:rPr>
        <w:t>Integrity and authentication should be checked prior to the update.</w:t>
      </w:r>
      <w:r w:rsidRPr="003E22D5">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2</w:t>
      </w:r>
      <w:r w:rsidRPr="007971E1">
        <w:rPr>
          <w:rFonts w:eastAsia="Batang" w:hAnsi="Batang"/>
          <w:szCs w:val="24"/>
          <w:lang w:eastAsia="ko-KR"/>
        </w:rPr>
        <w:t>-</w:t>
      </w:r>
      <w:r>
        <w:rPr>
          <w:rFonts w:eastAsia="Batang" w:hAnsi="Batang"/>
          <w:szCs w:val="24"/>
          <w:lang w:eastAsia="ko-KR"/>
        </w:rPr>
        <w:t>3</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1ACC89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C9904C1"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799D0C1" w14:textId="2065A976" w:rsidR="00365316" w:rsidRDefault="00365316">
      <w:pPr>
        <w:pStyle w:val="ListParagraph"/>
        <w:numPr>
          <w:ilvl w:val="0"/>
          <w:numId w:val="63"/>
        </w:numPr>
        <w:jc w:val="both"/>
        <w:rPr>
          <w:ins w:id="915" w:author="acer" w:date="2023-06-22T10:37:00Z"/>
        </w:rPr>
        <w:pPrChange w:id="916" w:author="jyoti sengar" w:date="2023-07-05T13:03:00Z">
          <w:pPr>
            <w:ind w:firstLineChars="100" w:firstLine="240"/>
            <w:jc w:val="both"/>
          </w:pPr>
        </w:pPrChange>
      </w:pPr>
      <w:proofErr w:type="spellStart"/>
      <w:ins w:id="917" w:author="acer" w:date="2023-06-22T10:37:00Z">
        <w:r w:rsidRPr="003A68BB">
          <w:t>Implement</w:t>
        </w:r>
        <w:proofErr w:type="spellEnd"/>
        <w:r w:rsidRPr="003A68BB">
          <w:t xml:space="preserve"> </w:t>
        </w:r>
        <w:proofErr w:type="gramStart"/>
        <w:r w:rsidRPr="003A68BB">
          <w:t>a</w:t>
        </w:r>
        <w:proofErr w:type="gramEnd"/>
        <w:r w:rsidRPr="003A68BB">
          <w:t xml:space="preserve"> </w:t>
        </w:r>
        <w:proofErr w:type="spellStart"/>
        <w:r w:rsidRPr="003A68BB">
          <w:t>secure</w:t>
        </w:r>
        <w:proofErr w:type="spellEnd"/>
        <w:r w:rsidRPr="003A68BB">
          <w:t xml:space="preserve"> update </w:t>
        </w:r>
        <w:proofErr w:type="spellStart"/>
        <w:r w:rsidRPr="003A68BB">
          <w:t>mechanism</w:t>
        </w:r>
        <w:proofErr w:type="spellEnd"/>
        <w:r w:rsidRPr="003A68BB">
          <w:t xml:space="preserve"> for the IoT </w:t>
        </w:r>
        <w:proofErr w:type="spellStart"/>
        <w:r w:rsidRPr="003A68BB">
          <w:t>device</w:t>
        </w:r>
        <w:proofErr w:type="spellEnd"/>
        <w:r w:rsidRPr="003A68BB">
          <w:t xml:space="preserve"> </w:t>
        </w:r>
        <w:proofErr w:type="spellStart"/>
        <w:r w:rsidRPr="003A68BB">
          <w:t>that</w:t>
        </w:r>
        <w:proofErr w:type="spellEnd"/>
        <w:r w:rsidRPr="003A68BB">
          <w:t xml:space="preserve"> </w:t>
        </w:r>
        <w:proofErr w:type="spellStart"/>
        <w:r w:rsidRPr="003A68BB">
          <w:t>ensures</w:t>
        </w:r>
        <w:proofErr w:type="spellEnd"/>
        <w:r w:rsidRPr="003A68BB">
          <w:t xml:space="preserve"> the </w:t>
        </w:r>
        <w:proofErr w:type="spellStart"/>
        <w:r w:rsidRPr="003A68BB">
          <w:t>integrity</w:t>
        </w:r>
        <w:proofErr w:type="spellEnd"/>
        <w:r w:rsidRPr="003A68BB">
          <w:t xml:space="preserve"> and </w:t>
        </w:r>
        <w:proofErr w:type="spellStart"/>
        <w:r w:rsidRPr="003A68BB">
          <w:t>authenticity</w:t>
        </w:r>
        <w:proofErr w:type="spellEnd"/>
        <w:r w:rsidRPr="003A68BB">
          <w:t xml:space="preserve"> of the update package. This </w:t>
        </w:r>
        <w:proofErr w:type="spellStart"/>
        <w:r w:rsidRPr="003A68BB">
          <w:t>can</w:t>
        </w:r>
        <w:proofErr w:type="spellEnd"/>
        <w:r w:rsidRPr="003A68BB">
          <w:t xml:space="preserve"> </w:t>
        </w:r>
        <w:proofErr w:type="spellStart"/>
        <w:r w:rsidRPr="003A68BB">
          <w:t>include</w:t>
        </w:r>
        <w:proofErr w:type="spellEnd"/>
        <w:r w:rsidRPr="003A68BB">
          <w:t xml:space="preserve"> techniques </w:t>
        </w:r>
        <w:proofErr w:type="spellStart"/>
        <w:r w:rsidRPr="003A68BB">
          <w:t>such</w:t>
        </w:r>
        <w:proofErr w:type="spellEnd"/>
        <w:r w:rsidRPr="003A68BB">
          <w:t xml:space="preserve"> as digital signatures or </w:t>
        </w:r>
        <w:proofErr w:type="spellStart"/>
        <w:r w:rsidRPr="003A68BB">
          <w:t>cryptographic</w:t>
        </w:r>
        <w:proofErr w:type="spellEnd"/>
        <w:r w:rsidRPr="003A68BB">
          <w:t xml:space="preserve"> </w:t>
        </w:r>
        <w:proofErr w:type="spellStart"/>
        <w:r w:rsidRPr="003A68BB">
          <w:t>hashes</w:t>
        </w:r>
        <w:proofErr w:type="spellEnd"/>
        <w:r w:rsidRPr="003A68BB">
          <w:t xml:space="preserve"> to </w:t>
        </w:r>
        <w:proofErr w:type="spellStart"/>
        <w:r w:rsidRPr="003A68BB">
          <w:t>verify</w:t>
        </w:r>
        <w:proofErr w:type="spellEnd"/>
        <w:r w:rsidRPr="003A68BB">
          <w:t xml:space="preserve"> the </w:t>
        </w:r>
        <w:proofErr w:type="spellStart"/>
        <w:r w:rsidRPr="003A68BB">
          <w:t>integrity</w:t>
        </w:r>
        <w:proofErr w:type="spellEnd"/>
        <w:r w:rsidRPr="003A68BB">
          <w:t xml:space="preserve"> of the update package.</w:t>
        </w:r>
      </w:ins>
      <w:ins w:id="918" w:author="Shekhar Singh" w:date="2023-07-06T12:49:00Z">
        <w:r w:rsidR="00E83DDF">
          <w:t xml:space="preserve"> </w:t>
        </w:r>
      </w:ins>
    </w:p>
    <w:p w14:paraId="42EA54AE" w14:textId="7055E00B" w:rsidR="00365316" w:rsidRDefault="00365316">
      <w:pPr>
        <w:pStyle w:val="ListParagraph"/>
        <w:numPr>
          <w:ilvl w:val="0"/>
          <w:numId w:val="63"/>
        </w:numPr>
        <w:jc w:val="both"/>
        <w:rPr>
          <w:ins w:id="919" w:author="acer" w:date="2023-06-22T10:37:00Z"/>
        </w:rPr>
        <w:pPrChange w:id="920" w:author="jyoti sengar" w:date="2023-07-05T13:03:00Z">
          <w:pPr>
            <w:ind w:firstLineChars="100" w:firstLine="240"/>
            <w:jc w:val="both"/>
          </w:pPr>
        </w:pPrChange>
      </w:pPr>
      <w:proofErr w:type="spellStart"/>
      <w:ins w:id="921" w:author="acer" w:date="2023-06-22T10:37:00Z">
        <w:r w:rsidRPr="003A68BB">
          <w:t>Establish</w:t>
        </w:r>
        <w:proofErr w:type="spellEnd"/>
        <w:r w:rsidRPr="003A68BB">
          <w:t xml:space="preserve"> a </w:t>
        </w:r>
        <w:proofErr w:type="spellStart"/>
        <w:r w:rsidRPr="003A68BB">
          <w:t>robust</w:t>
        </w:r>
        <w:proofErr w:type="spellEnd"/>
        <w:r w:rsidRPr="003A68BB">
          <w:t xml:space="preserve"> </w:t>
        </w:r>
        <w:proofErr w:type="spellStart"/>
        <w:r w:rsidRPr="003A68BB">
          <w:t>authentication</w:t>
        </w:r>
        <w:proofErr w:type="spellEnd"/>
        <w:r w:rsidRPr="003A68BB">
          <w:t xml:space="preserve"> </w:t>
        </w:r>
        <w:proofErr w:type="spellStart"/>
        <w:r w:rsidRPr="003A68BB">
          <w:t>process</w:t>
        </w:r>
        <w:proofErr w:type="spellEnd"/>
        <w:r w:rsidRPr="003A68BB">
          <w:t xml:space="preserve"> </w:t>
        </w:r>
        <w:proofErr w:type="spellStart"/>
        <w:r w:rsidRPr="003A68BB">
          <w:t>between</w:t>
        </w:r>
        <w:proofErr w:type="spellEnd"/>
        <w:r w:rsidRPr="003A68BB">
          <w:t xml:space="preserve"> the IoT </w:t>
        </w:r>
        <w:proofErr w:type="spellStart"/>
        <w:r w:rsidRPr="003A68BB">
          <w:t>device</w:t>
        </w:r>
        <w:proofErr w:type="spellEnd"/>
        <w:r w:rsidRPr="003A68BB">
          <w:t xml:space="preserve"> and the update server. Use </w:t>
        </w:r>
        <w:proofErr w:type="spellStart"/>
        <w:r w:rsidRPr="003A68BB">
          <w:t>strong</w:t>
        </w:r>
        <w:proofErr w:type="spellEnd"/>
        <w:r w:rsidRPr="003A68BB">
          <w:t xml:space="preserve"> </w:t>
        </w:r>
        <w:proofErr w:type="spellStart"/>
        <w:r w:rsidRPr="003A68BB">
          <w:t>authentication</w:t>
        </w:r>
        <w:proofErr w:type="spellEnd"/>
        <w:r w:rsidRPr="003A68BB">
          <w:t xml:space="preserve"> </w:t>
        </w:r>
        <w:proofErr w:type="spellStart"/>
        <w:r w:rsidRPr="003A68BB">
          <w:t>mechanisms</w:t>
        </w:r>
        <w:proofErr w:type="spellEnd"/>
        <w:r w:rsidRPr="003A68BB">
          <w:t xml:space="preserve">, </w:t>
        </w:r>
        <w:proofErr w:type="spellStart"/>
        <w:r w:rsidRPr="003A68BB">
          <w:t>such</w:t>
        </w:r>
        <w:proofErr w:type="spellEnd"/>
        <w:r w:rsidRPr="003A68BB">
          <w:t xml:space="preserve"> as public-</w:t>
        </w:r>
        <w:proofErr w:type="spellStart"/>
        <w:r w:rsidRPr="003A68BB">
          <w:t>key</w:t>
        </w:r>
        <w:proofErr w:type="spellEnd"/>
        <w:r w:rsidRPr="003A68BB">
          <w:t xml:space="preserve"> </w:t>
        </w:r>
        <w:proofErr w:type="spellStart"/>
        <w:r w:rsidRPr="003A68BB">
          <w:t>cryptography</w:t>
        </w:r>
        <w:proofErr w:type="spellEnd"/>
        <w:r w:rsidRPr="003A68BB">
          <w:t xml:space="preserve">, </w:t>
        </w:r>
        <w:proofErr w:type="spellStart"/>
        <w:r w:rsidRPr="003A68BB">
          <w:t>certificates</w:t>
        </w:r>
        <w:proofErr w:type="spellEnd"/>
        <w:r w:rsidRPr="003A68BB">
          <w:t xml:space="preserve">, or </w:t>
        </w:r>
        <w:proofErr w:type="spellStart"/>
        <w:r w:rsidRPr="003A68BB">
          <w:t>secure</w:t>
        </w:r>
        <w:proofErr w:type="spellEnd"/>
        <w:r w:rsidRPr="003A68BB">
          <w:t xml:space="preserve"> </w:t>
        </w:r>
        <w:proofErr w:type="spellStart"/>
        <w:r w:rsidRPr="003A68BB">
          <w:t>authentication</w:t>
        </w:r>
        <w:proofErr w:type="spellEnd"/>
        <w:r w:rsidRPr="003A68BB">
          <w:t xml:space="preserve"> </w:t>
        </w:r>
        <w:proofErr w:type="spellStart"/>
        <w:r w:rsidRPr="003A68BB">
          <w:t>protocols</w:t>
        </w:r>
        <w:proofErr w:type="spellEnd"/>
        <w:r w:rsidRPr="003A68BB">
          <w:t xml:space="preserve">, to </w:t>
        </w:r>
        <w:proofErr w:type="spellStart"/>
        <w:r w:rsidRPr="003A68BB">
          <w:t>ensure</w:t>
        </w:r>
        <w:proofErr w:type="spellEnd"/>
        <w:r w:rsidRPr="003A68BB">
          <w:t xml:space="preserve"> </w:t>
        </w:r>
        <w:proofErr w:type="spellStart"/>
        <w:r w:rsidRPr="003A68BB">
          <w:t>that</w:t>
        </w:r>
        <w:proofErr w:type="spellEnd"/>
        <w:r w:rsidRPr="003A68BB">
          <w:t xml:space="preserve"> </w:t>
        </w:r>
        <w:proofErr w:type="spellStart"/>
        <w:r w:rsidRPr="003A68BB">
          <w:t>only</w:t>
        </w:r>
        <w:proofErr w:type="spellEnd"/>
        <w:r w:rsidRPr="003A68BB">
          <w:t xml:space="preserve"> </w:t>
        </w:r>
        <w:proofErr w:type="spellStart"/>
        <w:r w:rsidRPr="003A68BB">
          <w:t>authorized</w:t>
        </w:r>
        <w:proofErr w:type="spellEnd"/>
        <w:r w:rsidRPr="003A68BB">
          <w:t xml:space="preserve"> and </w:t>
        </w:r>
        <w:proofErr w:type="spellStart"/>
        <w:r w:rsidRPr="003A68BB">
          <w:t>trusted</w:t>
        </w:r>
        <w:proofErr w:type="spellEnd"/>
        <w:r w:rsidRPr="003A68BB">
          <w:t xml:space="preserve"> parties </w:t>
        </w:r>
        <w:proofErr w:type="spellStart"/>
        <w:r w:rsidRPr="003A68BB">
          <w:t>can</w:t>
        </w:r>
        <w:proofErr w:type="spellEnd"/>
        <w:r w:rsidRPr="003A68BB">
          <w:t xml:space="preserve"> </w:t>
        </w:r>
        <w:proofErr w:type="spellStart"/>
        <w:r w:rsidRPr="003A68BB">
          <w:t>initiate</w:t>
        </w:r>
        <w:proofErr w:type="spellEnd"/>
        <w:r w:rsidRPr="003A68BB">
          <w:t xml:space="preserve"> the update </w:t>
        </w:r>
        <w:proofErr w:type="spellStart"/>
        <w:r w:rsidRPr="003A68BB">
          <w:t>process</w:t>
        </w:r>
        <w:proofErr w:type="spellEnd"/>
        <w:r w:rsidRPr="003A68BB">
          <w:t>.</w:t>
        </w:r>
      </w:ins>
    </w:p>
    <w:p w14:paraId="32BF6583" w14:textId="5C9B83B4" w:rsidR="00365316" w:rsidDel="00151667" w:rsidRDefault="00365316" w:rsidP="00365316">
      <w:pPr>
        <w:ind w:firstLineChars="100" w:firstLine="240"/>
        <w:jc w:val="both"/>
        <w:rPr>
          <w:ins w:id="922" w:author="acer" w:date="2023-06-22T10:37:00Z"/>
          <w:del w:id="923" w:author="jyoti sengar" w:date="2023-07-05T13:04:00Z"/>
          <w:rFonts w:eastAsia="Malgun Gothic"/>
          <w:b/>
          <w:bCs/>
          <w:u w:color="000000"/>
          <w:bdr w:val="nil"/>
        </w:rPr>
      </w:pPr>
    </w:p>
    <w:p w14:paraId="73A6254F" w14:textId="77777777" w:rsidR="00365316" w:rsidRPr="00C8703E" w:rsidRDefault="00365316">
      <w:pPr>
        <w:pStyle w:val="ListParagraph"/>
        <w:numPr>
          <w:ilvl w:val="0"/>
          <w:numId w:val="63"/>
        </w:numPr>
        <w:jc w:val="both"/>
        <w:rPr>
          <w:ins w:id="924" w:author="acer" w:date="2023-06-22T10:37:00Z"/>
          <w:lang w:val="en-US"/>
          <w:rPrChange w:id="925" w:author="jyoti sengar" w:date="2023-07-05T13:03:00Z">
            <w:rPr>
              <w:ins w:id="926" w:author="acer" w:date="2023-06-22T10:37:00Z"/>
            </w:rPr>
          </w:rPrChange>
        </w:rPr>
        <w:pPrChange w:id="927" w:author="jyoti sengar" w:date="2023-07-05T13:03:00Z">
          <w:pPr>
            <w:jc w:val="both"/>
          </w:pPr>
        </w:pPrChange>
      </w:pPr>
      <w:ins w:id="928" w:author="acer" w:date="2023-06-22T10:37:00Z">
        <w:r w:rsidRPr="00C8703E">
          <w:rPr>
            <w:lang w:val="en-US"/>
            <w:rPrChange w:id="929" w:author="jyoti sengar" w:date="2023-07-05T13:03:00Z">
              <w:rPr/>
            </w:rPrChange>
          </w:rPr>
          <w:t xml:space="preserve">Employ cryptographic signatures to safeguard the integrity of the update payload, preventing undetected intentional modifications by malicious actors. This approach differs from using </w:t>
        </w:r>
        <w:proofErr w:type="spellStart"/>
        <w:r w:rsidRPr="00C8703E">
          <w:rPr>
            <w:lang w:val="en-US"/>
            <w:rPrChange w:id="930" w:author="jyoti sengar" w:date="2023-07-05T13:03:00Z">
              <w:rPr/>
            </w:rPrChange>
          </w:rPr>
          <w:t>noncryptographic</w:t>
        </w:r>
        <w:proofErr w:type="spellEnd"/>
        <w:r w:rsidRPr="00C8703E">
          <w:rPr>
            <w:lang w:val="en-US"/>
            <w:rPrChange w:id="931" w:author="jyoti sengar" w:date="2023-07-05T13:03:00Z">
              <w:rPr/>
            </w:rPrChange>
          </w:rPr>
          <w:t xml:space="preserve"> hashes like cyclic redundancy checks (CRC) or checksums, which are less secure.</w:t>
        </w:r>
      </w:ins>
    </w:p>
    <w:p w14:paraId="47F235EB" w14:textId="77777777" w:rsidR="00365316" w:rsidRPr="00C8703E" w:rsidRDefault="00365316">
      <w:pPr>
        <w:pStyle w:val="ListParagraph"/>
        <w:numPr>
          <w:ilvl w:val="0"/>
          <w:numId w:val="63"/>
        </w:numPr>
        <w:jc w:val="both"/>
        <w:rPr>
          <w:ins w:id="932" w:author="acer" w:date="2023-06-22T10:37:00Z"/>
          <w:lang w:val="en-US"/>
          <w:rPrChange w:id="933" w:author="jyoti sengar" w:date="2023-07-05T13:03:00Z">
            <w:rPr>
              <w:ins w:id="934" w:author="acer" w:date="2023-06-22T10:37:00Z"/>
            </w:rPr>
          </w:rPrChange>
        </w:rPr>
        <w:pPrChange w:id="935" w:author="jyoti sengar" w:date="2023-07-05T13:03:00Z">
          <w:pPr>
            <w:jc w:val="both"/>
          </w:pPr>
        </w:pPrChange>
      </w:pPr>
      <w:proofErr w:type="spellStart"/>
      <w:ins w:id="936" w:author="acer" w:date="2023-06-22T10:37:00Z">
        <w:r w:rsidRPr="00C8703E">
          <w:rPr>
            <w:lang w:val="en-US"/>
            <w:rPrChange w:id="937" w:author="jyoti sengar" w:date="2023-07-05T13:03:00Z">
              <w:rPr/>
            </w:rPrChange>
          </w:rPr>
          <w:t>Noncryptographic</w:t>
        </w:r>
        <w:proofErr w:type="spellEnd"/>
        <w:r w:rsidRPr="00C8703E">
          <w:rPr>
            <w:lang w:val="en-US"/>
            <w:rPrChange w:id="938" w:author="jyoti sengar" w:date="2023-07-05T13:03:00Z">
              <w:rPr/>
            </w:rPrChange>
          </w:rPr>
          <w:t xml:space="preserve"> hashes such as CRC or checksums can only validate integrity against accidental corruption of the payload but can be easily manipulated by malicious actors. Thus, they are not sufficient for ensuring robust integrity and authentication.</w:t>
        </w:r>
      </w:ins>
    </w:p>
    <w:p w14:paraId="320B59B4" w14:textId="55186EE0" w:rsidR="00365316" w:rsidRPr="00A74253" w:rsidDel="00151667" w:rsidRDefault="00365316" w:rsidP="00365316">
      <w:pPr>
        <w:jc w:val="both"/>
        <w:rPr>
          <w:ins w:id="939" w:author="acer" w:date="2023-06-22T10:37:00Z"/>
          <w:del w:id="940" w:author="jyoti sengar" w:date="2023-07-05T13:04:00Z"/>
          <w:lang w:val="en-US"/>
        </w:rPr>
      </w:pPr>
    </w:p>
    <w:p w14:paraId="6B5D43C5" w14:textId="77777777" w:rsidR="00DD04FF" w:rsidRPr="00DD04FF" w:rsidRDefault="00365316">
      <w:pPr>
        <w:pStyle w:val="ListParagraph"/>
        <w:numPr>
          <w:ilvl w:val="0"/>
          <w:numId w:val="63"/>
        </w:numPr>
        <w:jc w:val="both"/>
        <w:rPr>
          <w:ins w:id="941" w:author="jyoti sengar" w:date="2023-07-06T11:19:00Z"/>
          <w:rPrChange w:id="942" w:author="jyoti sengar" w:date="2023-07-06T11:19:00Z">
            <w:rPr>
              <w:ins w:id="943" w:author="jyoti sengar" w:date="2023-07-06T11:19:00Z"/>
              <w:lang w:val="en-US"/>
            </w:rPr>
          </w:rPrChange>
        </w:rPr>
        <w:pPrChange w:id="944" w:author="jyoti sengar" w:date="2023-07-05T13:03:00Z">
          <w:pPr>
            <w:jc w:val="both"/>
          </w:pPr>
        </w:pPrChange>
      </w:pPr>
      <w:ins w:id="945" w:author="acer" w:date="2023-06-22T10:37:00Z">
        <w:r w:rsidRPr="00C8703E">
          <w:rPr>
            <w:lang w:val="en-US"/>
            <w:rPrChange w:id="946" w:author="jyoti sengar" w:date="2023-07-05T13:03:00Z">
              <w:rPr/>
            </w:rPrChange>
          </w:rPr>
          <w:t>It is essential to utilize strong cryptographic signature or hash functions to effectively mitigate risks. Older and weaker hash functions are vulnerable, as attackers with adequate motivation and resources can generate a malicious update that produces the same hash as the legitimate update.</w:t>
        </w:r>
      </w:ins>
    </w:p>
    <w:p w14:paraId="4631C3AA" w14:textId="4578B6F0" w:rsidR="00DD04FF" w:rsidRDefault="00365316">
      <w:pPr>
        <w:pStyle w:val="ListParagraph"/>
        <w:numPr>
          <w:ilvl w:val="0"/>
          <w:numId w:val="63"/>
        </w:numPr>
        <w:jc w:val="both"/>
        <w:rPr>
          <w:ins w:id="947" w:author="jyoti sengar" w:date="2023-07-06T11:19:00Z"/>
        </w:rPr>
        <w:pPrChange w:id="948" w:author="jyoti sengar" w:date="2023-07-05T13:03:00Z">
          <w:pPr>
            <w:jc w:val="both"/>
          </w:pPr>
        </w:pPrChange>
      </w:pPr>
      <w:ins w:id="949" w:author="acer" w:date="2023-06-22T10:37:00Z">
        <w:r w:rsidRPr="00DD04FF">
          <w:rPr>
            <w:lang w:val="en-US"/>
            <w:rPrChange w:id="950" w:author="jyoti sengar" w:date="2023-07-06T11:19:00Z">
              <w:rPr/>
            </w:rPrChange>
          </w:rPr>
          <w:t xml:space="preserve"> </w:t>
        </w:r>
        <w:r w:rsidRPr="00A74253">
          <w:t xml:space="preserve"> </w:t>
        </w:r>
      </w:ins>
      <w:proofErr w:type="spellStart"/>
      <w:ins w:id="951" w:author="Shekhar Singh" w:date="2023-07-06T12:37:00Z">
        <w:r w:rsidR="00F62FBD">
          <w:t>R</w:t>
        </w:r>
      </w:ins>
      <w:ins w:id="952" w:author="acer" w:date="2023-06-22T10:37:00Z">
        <w:del w:id="953" w:author="Shekhar Singh" w:date="2023-07-06T12:37:00Z">
          <w:r w:rsidRPr="00A74253" w:rsidDel="00F62FBD">
            <w:delText>r</w:delText>
          </w:r>
        </w:del>
        <w:r w:rsidRPr="00A74253">
          <w:t>ecommended</w:t>
        </w:r>
        <w:proofErr w:type="spellEnd"/>
        <w:r w:rsidRPr="00A74253">
          <w:t xml:space="preserve"> </w:t>
        </w:r>
        <w:proofErr w:type="spellStart"/>
        <w:r w:rsidRPr="00A74253">
          <w:t>key</w:t>
        </w:r>
        <w:proofErr w:type="spellEnd"/>
        <w:r w:rsidRPr="00A74253">
          <w:t xml:space="preserve"> </w:t>
        </w:r>
        <w:proofErr w:type="spellStart"/>
        <w:r w:rsidRPr="00A74253">
          <w:t>lengths</w:t>
        </w:r>
        <w:proofErr w:type="spellEnd"/>
        <w:r w:rsidRPr="00A74253">
          <w:t xml:space="preserve"> for </w:t>
        </w:r>
        <w:proofErr w:type="spellStart"/>
        <w:r w:rsidRPr="00A74253">
          <w:t>signing</w:t>
        </w:r>
        <w:proofErr w:type="spellEnd"/>
        <w:r w:rsidRPr="00A74253">
          <w:t xml:space="preserve"> are 2048 bits for RSA and 224 bits for ECDSA. </w:t>
        </w:r>
        <w:proofErr w:type="spellStart"/>
        <w:r w:rsidRPr="00A74253">
          <w:t>Additionally</w:t>
        </w:r>
        <w:proofErr w:type="spellEnd"/>
        <w:r w:rsidRPr="00A74253">
          <w:t xml:space="preserve">, acceptable hash </w:t>
        </w:r>
        <w:proofErr w:type="spellStart"/>
        <w:r w:rsidRPr="00A74253">
          <w:t>functions</w:t>
        </w:r>
        <w:proofErr w:type="spellEnd"/>
        <w:r w:rsidRPr="00A74253">
          <w:t xml:space="preserve"> are </w:t>
        </w:r>
        <w:proofErr w:type="spellStart"/>
        <w:r w:rsidRPr="00A74253">
          <w:t>from</w:t>
        </w:r>
        <w:proofErr w:type="spellEnd"/>
        <w:r w:rsidRPr="00A74253">
          <w:t xml:space="preserve"> the SHA-2 </w:t>
        </w:r>
        <w:proofErr w:type="spellStart"/>
        <w:r w:rsidRPr="00A74253">
          <w:t>family</w:t>
        </w:r>
        <w:proofErr w:type="spellEnd"/>
        <w:r w:rsidRPr="00A74253">
          <w:t>.</w:t>
        </w:r>
      </w:ins>
      <w:ins w:id="954" w:author="Shekhar Singh" w:date="2023-07-06T12:34:00Z">
        <w:r w:rsidR="00F62FBD" w:rsidRPr="00F62FBD">
          <w:t xml:space="preserve"> </w:t>
        </w:r>
        <w:proofErr w:type="gramStart"/>
        <w:r w:rsidR="00F62FBD">
          <w:t>[ b</w:t>
        </w:r>
        <w:proofErr w:type="gramEnd"/>
        <w:r w:rsidR="00F62FBD">
          <w:t>-NIST SP 800-131A]</w:t>
        </w:r>
      </w:ins>
    </w:p>
    <w:p w14:paraId="787D265A" w14:textId="0C007B63" w:rsidR="00365316" w:rsidRPr="00A74253" w:rsidRDefault="00365316">
      <w:pPr>
        <w:pStyle w:val="ListParagraph"/>
        <w:numPr>
          <w:ilvl w:val="0"/>
          <w:numId w:val="63"/>
        </w:numPr>
        <w:jc w:val="both"/>
        <w:rPr>
          <w:ins w:id="955" w:author="acer" w:date="2023-06-22T10:37:00Z"/>
        </w:rPr>
        <w:pPrChange w:id="956" w:author="jyoti sengar" w:date="2023-07-05T13:03:00Z">
          <w:pPr>
            <w:jc w:val="both"/>
          </w:pPr>
        </w:pPrChange>
      </w:pPr>
      <w:ins w:id="957" w:author="acer" w:date="2023-06-22T10:37:00Z">
        <w:r w:rsidRPr="00A74253">
          <w:t xml:space="preserve"> </w:t>
        </w:r>
        <w:proofErr w:type="spellStart"/>
        <w:r w:rsidRPr="00A74253">
          <w:t>Avoid</w:t>
        </w:r>
        <w:proofErr w:type="spellEnd"/>
        <w:r w:rsidRPr="00A74253">
          <w:t xml:space="preserve"> </w:t>
        </w:r>
        <w:proofErr w:type="spellStart"/>
        <w:r w:rsidRPr="00A74253">
          <w:t>using</w:t>
        </w:r>
        <w:proofErr w:type="spellEnd"/>
        <w:r w:rsidRPr="00A74253">
          <w:t xml:space="preserve"> </w:t>
        </w:r>
        <w:proofErr w:type="spellStart"/>
        <w:r w:rsidRPr="00A74253">
          <w:t>less</w:t>
        </w:r>
        <w:proofErr w:type="spellEnd"/>
        <w:r w:rsidRPr="00A74253">
          <w:t xml:space="preserve"> </w:t>
        </w:r>
        <w:proofErr w:type="spellStart"/>
        <w:r w:rsidRPr="00A74253">
          <w:t>computationally</w:t>
        </w:r>
        <w:proofErr w:type="spellEnd"/>
        <w:r w:rsidRPr="00A74253">
          <w:t xml:space="preserve"> intensive </w:t>
        </w:r>
        <w:proofErr w:type="spellStart"/>
        <w:r w:rsidRPr="00A74253">
          <w:t>algorithms</w:t>
        </w:r>
        <w:proofErr w:type="spellEnd"/>
        <w:r w:rsidRPr="00A74253">
          <w:t xml:space="preserve"> </w:t>
        </w:r>
        <w:proofErr w:type="spellStart"/>
        <w:r w:rsidRPr="00A74253">
          <w:t>like</w:t>
        </w:r>
        <w:proofErr w:type="spellEnd"/>
        <w:r w:rsidRPr="00A74253">
          <w:t xml:space="preserve"> MD5 and SHA-1, as </w:t>
        </w:r>
        <w:proofErr w:type="spellStart"/>
        <w:r w:rsidRPr="00A74253">
          <w:t>they</w:t>
        </w:r>
        <w:proofErr w:type="spellEnd"/>
        <w:r w:rsidRPr="00A74253">
          <w:t xml:space="preserve"> have been </w:t>
        </w:r>
        <w:proofErr w:type="spellStart"/>
        <w:r w:rsidRPr="00A74253">
          <w:t>found</w:t>
        </w:r>
        <w:proofErr w:type="spellEnd"/>
        <w:r w:rsidRPr="00A74253">
          <w:t xml:space="preserve"> to </w:t>
        </w:r>
        <w:proofErr w:type="spellStart"/>
        <w:r w:rsidRPr="00A74253">
          <w:t>be</w:t>
        </w:r>
        <w:proofErr w:type="spellEnd"/>
        <w:r w:rsidRPr="00A74253">
          <w:t xml:space="preserve"> susceptible to </w:t>
        </w:r>
        <w:proofErr w:type="spellStart"/>
        <w:r w:rsidRPr="00A74253">
          <w:t>various</w:t>
        </w:r>
        <w:proofErr w:type="spellEnd"/>
        <w:r w:rsidRPr="00A74253">
          <w:t xml:space="preserve"> </w:t>
        </w:r>
        <w:proofErr w:type="spellStart"/>
        <w:r w:rsidRPr="00A74253">
          <w:t>forms</w:t>
        </w:r>
        <w:proofErr w:type="spellEnd"/>
        <w:r w:rsidRPr="00A74253">
          <w:t xml:space="preserve"> of </w:t>
        </w:r>
        <w:proofErr w:type="spellStart"/>
        <w:r w:rsidRPr="00A74253">
          <w:t>attack</w:t>
        </w:r>
        <w:proofErr w:type="spellEnd"/>
        <w:r w:rsidRPr="00A74253">
          <w:t>.</w:t>
        </w:r>
      </w:ins>
      <w:ins w:id="958" w:author="Shekhar Singh" w:date="2023-07-06T12:33:00Z">
        <w:r w:rsidR="00F62FBD">
          <w:t xml:space="preserve"> </w:t>
        </w:r>
      </w:ins>
    </w:p>
    <w:p w14:paraId="74355456" w14:textId="27B0FB74" w:rsidR="00365316" w:rsidRPr="00C8703E" w:rsidRDefault="00F62FBD">
      <w:pPr>
        <w:pStyle w:val="ListParagraph"/>
        <w:numPr>
          <w:ilvl w:val="0"/>
          <w:numId w:val="63"/>
        </w:numPr>
        <w:jc w:val="both"/>
        <w:rPr>
          <w:ins w:id="959" w:author="acer" w:date="2023-06-22T10:37:00Z"/>
          <w:lang w:val="en-US"/>
          <w:rPrChange w:id="960" w:author="jyoti sengar" w:date="2023-07-05T13:03:00Z">
            <w:rPr>
              <w:ins w:id="961" w:author="acer" w:date="2023-06-22T10:37:00Z"/>
            </w:rPr>
          </w:rPrChange>
        </w:rPr>
        <w:pPrChange w:id="962" w:author="jyoti sengar" w:date="2023-07-05T13:03:00Z">
          <w:pPr>
            <w:jc w:val="both"/>
          </w:pPr>
        </w:pPrChange>
      </w:pPr>
      <w:ins w:id="963" w:author="Shekhar Singh" w:date="2023-07-06T12:42:00Z">
        <w:r>
          <w:rPr>
            <w:lang w:val="en-US"/>
          </w:rPr>
          <w:t xml:space="preserve"> </w:t>
        </w:r>
      </w:ins>
      <w:ins w:id="964" w:author="acer" w:date="2023-06-22T10:37:00Z">
        <w:r w:rsidR="00365316" w:rsidRPr="00C8703E">
          <w:rPr>
            <w:lang w:val="en-US"/>
            <w:rPrChange w:id="965" w:author="jyoti sengar" w:date="2023-07-05T13:03:00Z">
              <w:rPr/>
            </w:rPrChange>
          </w:rPr>
          <w:t>.</w:t>
        </w:r>
      </w:ins>
      <w:ins w:id="966" w:author="Shekhar Singh" w:date="2023-07-06T12:43:00Z">
        <w:r>
          <w:rPr>
            <w:lang w:val="en-US"/>
          </w:rPr>
          <w:t xml:space="preserve">It is recommended to use secure key management practiced </w:t>
        </w:r>
      </w:ins>
      <w:ins w:id="967" w:author="Shekhar Singh" w:date="2023-07-06T12:41:00Z">
        <w:r>
          <w:rPr>
            <w:lang w:val="en-US"/>
          </w:rPr>
          <w:t>[</w:t>
        </w:r>
        <w:r w:rsidRPr="00F62FBD">
          <w:rPr>
            <w:lang w:val="en-US"/>
          </w:rPr>
          <w:t xml:space="preserve"> </w:t>
        </w:r>
        <w:r>
          <w:rPr>
            <w:lang w:val="en-US"/>
          </w:rPr>
          <w:t xml:space="preserve">b- </w:t>
        </w:r>
        <w:r w:rsidRPr="003F2647">
          <w:rPr>
            <w:lang w:val="en-US"/>
          </w:rPr>
          <w:t>NIST SP 800-89</w:t>
        </w:r>
        <w:r>
          <w:rPr>
            <w:lang w:val="en-US"/>
          </w:rPr>
          <w:t>]</w:t>
        </w:r>
      </w:ins>
    </w:p>
    <w:p w14:paraId="3CF15B02" w14:textId="77777777" w:rsidR="00365316" w:rsidRDefault="00365316" w:rsidP="00365316">
      <w:pPr>
        <w:jc w:val="both"/>
        <w:rPr>
          <w:ins w:id="968" w:author="acer" w:date="2023-06-22T10:37:00Z"/>
          <w:lang w:val="en-US"/>
        </w:rPr>
      </w:pPr>
    </w:p>
    <w:p w14:paraId="123D27A2" w14:textId="3E7F3BF4" w:rsidR="00365316" w:rsidRPr="00A74253" w:rsidRDefault="00365316" w:rsidP="00365316">
      <w:pPr>
        <w:jc w:val="both"/>
        <w:rPr>
          <w:ins w:id="969" w:author="acer" w:date="2023-06-22T10:37:00Z"/>
          <w:lang w:val="en-US"/>
        </w:rPr>
      </w:pPr>
    </w:p>
    <w:p w14:paraId="438924C3"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7F542CD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B486847" w14:textId="77777777" w:rsidR="00DD4915" w:rsidRPr="009030E5" w:rsidRDefault="00DD4915" w:rsidP="00DD4915">
      <w:pPr>
        <w:ind w:leftChars="100" w:left="283" w:hangingChars="18" w:hanging="43"/>
        <w:jc w:val="both"/>
        <w:rPr>
          <w:rFonts w:eastAsia="Batang" w:hAnsi="Batang"/>
          <w:szCs w:val="24"/>
          <w:lang w:eastAsia="ko-KR"/>
        </w:rPr>
      </w:pPr>
      <w:r w:rsidRPr="003B6B86">
        <w:rPr>
          <w:rFonts w:eastAsia="Batang" w:hAnsi="Batang"/>
          <w:szCs w:val="24"/>
          <w:lang w:eastAsia="ko-KR"/>
        </w:rPr>
        <w:t xml:space="preserve">Unnecessary services should be disabled.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03D54C88"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8E59DA1" w14:textId="77777777" w:rsidR="00DD4915" w:rsidRDefault="00DD4915" w:rsidP="00DD4915">
      <w:pPr>
        <w:ind w:firstLineChars="100" w:firstLine="240"/>
        <w:jc w:val="both"/>
        <w:rPr>
          <w:ins w:id="970" w:author="acer" w:date="2023-06-22T10:38:00Z"/>
        </w:rPr>
      </w:pPr>
      <w:r w:rsidRPr="009030E5">
        <w:t xml:space="preserve">TBD </w:t>
      </w:r>
    </w:p>
    <w:p w14:paraId="7D1DF1E5" w14:textId="77777777" w:rsidR="006E52A6" w:rsidRDefault="00365316">
      <w:pPr>
        <w:pStyle w:val="ListParagraph"/>
        <w:numPr>
          <w:ilvl w:val="0"/>
          <w:numId w:val="64"/>
        </w:numPr>
        <w:jc w:val="both"/>
        <w:rPr>
          <w:ins w:id="971" w:author="jyoti sengar" w:date="2023-07-06T11:20:00Z"/>
          <w:lang w:val="en-US"/>
        </w:rPr>
        <w:pPrChange w:id="972" w:author="jyoti sengar" w:date="2023-07-05T13:03:00Z">
          <w:pPr>
            <w:ind w:firstLineChars="100" w:firstLine="240"/>
            <w:jc w:val="both"/>
          </w:pPr>
        </w:pPrChange>
      </w:pPr>
      <w:ins w:id="973" w:author="acer" w:date="2023-06-22T10:38:00Z">
        <w:r w:rsidRPr="00C8703E">
          <w:rPr>
            <w:lang w:val="en-US"/>
            <w:rPrChange w:id="974" w:author="jyoti sengar" w:date="2023-07-05T13:03:00Z">
              <w:rPr/>
            </w:rPrChange>
          </w:rPr>
          <w:t xml:space="preserve">Conduct a thorough analysis of </w:t>
        </w:r>
        <w:del w:id="975" w:author="jyoti sengar" w:date="2023-07-06T11:20:00Z">
          <w:r w:rsidRPr="00C8703E" w:rsidDel="006E52A6">
            <w:rPr>
              <w:lang w:val="en-US"/>
              <w:rPrChange w:id="976" w:author="jyoti sengar" w:date="2023-07-05T13:03:00Z">
                <w:rPr/>
              </w:rPrChange>
            </w:rPr>
            <w:delText xml:space="preserve">your </w:delText>
          </w:r>
        </w:del>
        <w:r w:rsidRPr="00C8703E">
          <w:rPr>
            <w:lang w:val="en-US"/>
            <w:rPrChange w:id="977" w:author="jyoti sengar" w:date="2023-07-05T13:03:00Z">
              <w:rPr/>
            </w:rPrChange>
          </w:rPr>
          <w:t xml:space="preserve">IoT device's functionality and determine the essential services required for its intended purpose. </w:t>
        </w:r>
      </w:ins>
    </w:p>
    <w:p w14:paraId="26CD4582" w14:textId="77777777" w:rsidR="006E52A6" w:rsidRDefault="00365316">
      <w:pPr>
        <w:pStyle w:val="ListParagraph"/>
        <w:numPr>
          <w:ilvl w:val="0"/>
          <w:numId w:val="64"/>
        </w:numPr>
        <w:jc w:val="both"/>
        <w:rPr>
          <w:ins w:id="978" w:author="jyoti sengar" w:date="2023-07-06T11:20:00Z"/>
          <w:lang w:val="en-US"/>
        </w:rPr>
        <w:pPrChange w:id="979" w:author="jyoti sengar" w:date="2023-07-05T13:03:00Z">
          <w:pPr>
            <w:ind w:firstLineChars="100" w:firstLine="240"/>
            <w:jc w:val="both"/>
          </w:pPr>
        </w:pPrChange>
      </w:pPr>
      <w:ins w:id="980" w:author="acer" w:date="2023-06-22T10:38:00Z">
        <w:r w:rsidRPr="00C8703E">
          <w:rPr>
            <w:lang w:val="en-US"/>
            <w:rPrChange w:id="981" w:author="jyoti sengar" w:date="2023-07-05T13:03:00Z">
              <w:rPr/>
            </w:rPrChange>
          </w:rPr>
          <w:t xml:space="preserve">Identify the core features and functionalities that are necessary for the device to operate as intended. </w:t>
        </w:r>
      </w:ins>
    </w:p>
    <w:p w14:paraId="2925CC92" w14:textId="2BF05236" w:rsidR="00365316" w:rsidRPr="00C8703E" w:rsidRDefault="00365316">
      <w:pPr>
        <w:pStyle w:val="ListParagraph"/>
        <w:numPr>
          <w:ilvl w:val="0"/>
          <w:numId w:val="64"/>
        </w:numPr>
        <w:jc w:val="both"/>
        <w:rPr>
          <w:ins w:id="982" w:author="acer" w:date="2023-06-22T10:38:00Z"/>
          <w:lang w:val="en-US"/>
          <w:rPrChange w:id="983" w:author="jyoti sengar" w:date="2023-07-05T13:03:00Z">
            <w:rPr>
              <w:ins w:id="984" w:author="acer" w:date="2023-06-22T10:38:00Z"/>
            </w:rPr>
          </w:rPrChange>
        </w:rPr>
        <w:pPrChange w:id="985" w:author="jyoti sengar" w:date="2023-07-05T13:03:00Z">
          <w:pPr>
            <w:ind w:firstLineChars="100" w:firstLine="240"/>
            <w:jc w:val="both"/>
          </w:pPr>
        </w:pPrChange>
      </w:pPr>
      <w:ins w:id="986" w:author="acer" w:date="2023-06-22T10:38:00Z">
        <w:r w:rsidRPr="00C8703E">
          <w:rPr>
            <w:lang w:val="en-US"/>
            <w:rPrChange w:id="987" w:author="jyoti sengar" w:date="2023-07-05T13:03:00Z">
              <w:rPr/>
            </w:rPrChange>
          </w:rPr>
          <w:t>Review the services running on the device and disable any that are not essential or pose potential security risks. This includes services that are not required for the device's intended purpose or services that could be exploited by attackers.</w:t>
        </w:r>
      </w:ins>
    </w:p>
    <w:p w14:paraId="3D8EB99F" w14:textId="77777777" w:rsidR="006E52A6" w:rsidRPr="006E52A6" w:rsidRDefault="00365316">
      <w:pPr>
        <w:pStyle w:val="ListParagraph"/>
        <w:numPr>
          <w:ilvl w:val="0"/>
          <w:numId w:val="64"/>
        </w:numPr>
        <w:jc w:val="both"/>
        <w:rPr>
          <w:ins w:id="988" w:author="jyoti sengar" w:date="2023-07-06T11:20:00Z"/>
          <w:lang w:val="en-US"/>
          <w:rPrChange w:id="989" w:author="jyoti sengar" w:date="2023-07-06T11:20:00Z">
            <w:rPr>
              <w:ins w:id="990" w:author="jyoti sengar" w:date="2023-07-06T11:20:00Z"/>
            </w:rPr>
          </w:rPrChange>
        </w:rPr>
        <w:pPrChange w:id="991" w:author="jyoti sengar" w:date="2023-07-05T13:03:00Z">
          <w:pPr>
            <w:ind w:firstLineChars="100" w:firstLine="240"/>
            <w:jc w:val="both"/>
          </w:pPr>
        </w:pPrChange>
      </w:pPr>
      <w:proofErr w:type="spellStart"/>
      <w:ins w:id="992" w:author="acer" w:date="2023-06-22T10:38:00Z">
        <w:r>
          <w:t>At</w:t>
        </w:r>
        <w:proofErr w:type="spellEnd"/>
        <w:r>
          <w:t xml:space="preserve"> the end</w:t>
        </w:r>
        <w:r w:rsidRPr="006923B8">
          <w:t xml:space="preserve"> of the software </w:t>
        </w:r>
        <w:proofErr w:type="spellStart"/>
        <w:r w:rsidRPr="006923B8">
          <w:t>deve</w:t>
        </w:r>
        <w:r>
          <w:t>lopment</w:t>
        </w:r>
        <w:proofErr w:type="spellEnd"/>
        <w:r>
          <w:t xml:space="preserve"> </w:t>
        </w:r>
        <w:proofErr w:type="spellStart"/>
        <w:r>
          <w:t>process</w:t>
        </w:r>
        <w:proofErr w:type="spellEnd"/>
        <w:r>
          <w:t xml:space="preserve">, </w:t>
        </w:r>
        <w:proofErr w:type="spellStart"/>
        <w:r>
          <w:t>disable</w:t>
        </w:r>
        <w:proofErr w:type="spellEnd"/>
        <w:r>
          <w:t xml:space="preserve"> or </w:t>
        </w:r>
        <w:proofErr w:type="spellStart"/>
        <w:r>
          <w:t>eliminate</w:t>
        </w:r>
        <w:proofErr w:type="spellEnd"/>
        <w:r>
          <w:t xml:space="preserve"> all </w:t>
        </w:r>
        <w:proofErr w:type="spellStart"/>
        <w:r>
          <w:t>unnecessary</w:t>
        </w:r>
        <w:proofErr w:type="spellEnd"/>
        <w:r w:rsidRPr="006923B8">
          <w:t xml:space="preserve"> </w:t>
        </w:r>
        <w:proofErr w:type="spellStart"/>
        <w:r w:rsidRPr="006923B8">
          <w:t>accounts</w:t>
        </w:r>
        <w:proofErr w:type="spellEnd"/>
        <w:r w:rsidRPr="006923B8">
          <w:t xml:space="preserve"> or </w:t>
        </w:r>
        <w:proofErr w:type="spellStart"/>
        <w:r w:rsidRPr="006923B8">
          <w:t>logins</w:t>
        </w:r>
        <w:proofErr w:type="spellEnd"/>
        <w:r w:rsidRPr="006923B8">
          <w:t xml:space="preserve">, </w:t>
        </w:r>
        <w:proofErr w:type="spellStart"/>
        <w:r w:rsidRPr="006923B8">
          <w:t>such</w:t>
        </w:r>
        <w:proofErr w:type="spellEnd"/>
        <w:r w:rsidRPr="006923B8">
          <w:t xml:space="preserve"> as </w:t>
        </w:r>
        <w:proofErr w:type="spellStart"/>
        <w:r w:rsidRPr="006923B8">
          <w:t>development</w:t>
        </w:r>
        <w:proofErr w:type="spellEnd"/>
        <w:r w:rsidRPr="006923B8">
          <w:t xml:space="preserve"> or </w:t>
        </w:r>
        <w:proofErr w:type="spellStart"/>
        <w:r w:rsidRPr="006923B8">
          <w:t>debug</w:t>
        </w:r>
        <w:proofErr w:type="spellEnd"/>
        <w:r w:rsidRPr="006923B8">
          <w:t xml:space="preserve"> </w:t>
        </w:r>
        <w:proofErr w:type="spellStart"/>
        <w:r w:rsidRPr="006923B8">
          <w:t>accounts</w:t>
        </w:r>
        <w:proofErr w:type="spellEnd"/>
        <w:r w:rsidRPr="006923B8">
          <w:t xml:space="preserve">, </w:t>
        </w:r>
        <w:proofErr w:type="spellStart"/>
        <w:r w:rsidRPr="006923B8">
          <w:t>from</w:t>
        </w:r>
        <w:proofErr w:type="spellEnd"/>
        <w:r w:rsidRPr="006923B8">
          <w:t xml:space="preserve"> the software. </w:t>
        </w:r>
        <w:proofErr w:type="spellStart"/>
        <w:r w:rsidRPr="006923B8">
          <w:t>Before</w:t>
        </w:r>
        <w:proofErr w:type="spellEnd"/>
        <w:r w:rsidRPr="006923B8">
          <w:t xml:space="preserve"> </w:t>
        </w:r>
        <w:proofErr w:type="spellStart"/>
        <w:r w:rsidRPr="006923B8">
          <w:t>enabling</w:t>
        </w:r>
        <w:proofErr w:type="spellEnd"/>
        <w:r w:rsidRPr="006923B8">
          <w:t xml:space="preserve"> </w:t>
        </w:r>
        <w:proofErr w:type="spellStart"/>
        <w:r w:rsidRPr="006923B8">
          <w:t>any</w:t>
        </w:r>
        <w:proofErr w:type="spellEnd"/>
        <w:r w:rsidRPr="006923B8">
          <w:t xml:space="preserve"> service on the </w:t>
        </w:r>
        <w:proofErr w:type="spellStart"/>
        <w:r w:rsidRPr="006923B8">
          <w:t>device</w:t>
        </w:r>
        <w:proofErr w:type="spellEnd"/>
        <w:r w:rsidRPr="006923B8">
          <w:t xml:space="preserve">, </w:t>
        </w:r>
        <w:proofErr w:type="spellStart"/>
        <w:r w:rsidRPr="006923B8">
          <w:t>conduct</w:t>
        </w:r>
        <w:proofErr w:type="spellEnd"/>
        <w:r w:rsidRPr="006923B8">
          <w:t xml:space="preserve"> a </w:t>
        </w:r>
        <w:proofErr w:type="spellStart"/>
        <w:r w:rsidRPr="006923B8">
          <w:t>comprehensive</w:t>
        </w:r>
        <w:proofErr w:type="spellEnd"/>
        <w:r w:rsidRPr="006923B8">
          <w:t xml:space="preserve"> </w:t>
        </w:r>
        <w:proofErr w:type="spellStart"/>
        <w:r w:rsidRPr="006923B8">
          <w:t>evaluation</w:t>
        </w:r>
        <w:proofErr w:type="spellEnd"/>
        <w:r w:rsidRPr="006923B8">
          <w:t xml:space="preserve"> and validation of </w:t>
        </w:r>
        <w:proofErr w:type="spellStart"/>
        <w:r w:rsidRPr="006923B8">
          <w:t>its</w:t>
        </w:r>
        <w:proofErr w:type="spellEnd"/>
        <w:r w:rsidRPr="006923B8">
          <w:t xml:space="preserve"> </w:t>
        </w:r>
        <w:proofErr w:type="spellStart"/>
        <w:r w:rsidRPr="006923B8">
          <w:t>necessity</w:t>
        </w:r>
        <w:proofErr w:type="spellEnd"/>
        <w:r w:rsidRPr="006923B8">
          <w:t xml:space="preserve">. </w:t>
        </w:r>
      </w:ins>
    </w:p>
    <w:p w14:paraId="2A25BDDB" w14:textId="2773DC59" w:rsidR="00365316" w:rsidRPr="00C8703E" w:rsidRDefault="00365316">
      <w:pPr>
        <w:pStyle w:val="ListParagraph"/>
        <w:numPr>
          <w:ilvl w:val="0"/>
          <w:numId w:val="64"/>
        </w:numPr>
        <w:jc w:val="both"/>
        <w:rPr>
          <w:ins w:id="993" w:author="acer" w:date="2023-06-22T10:38:00Z"/>
          <w:lang w:val="en-US"/>
        </w:rPr>
        <w:pPrChange w:id="994" w:author="jyoti sengar" w:date="2023-07-05T13:03:00Z">
          <w:pPr>
            <w:ind w:firstLineChars="100" w:firstLine="240"/>
            <w:jc w:val="both"/>
          </w:pPr>
        </w:pPrChange>
      </w:pPr>
      <w:proofErr w:type="spellStart"/>
      <w:ins w:id="995" w:author="acer" w:date="2023-06-22T10:38:00Z">
        <w:r w:rsidRPr="006923B8">
          <w:t>Take</w:t>
        </w:r>
        <w:proofErr w:type="spellEnd"/>
        <w:r w:rsidRPr="006923B8">
          <w:t xml:space="preserve"> </w:t>
        </w:r>
        <w:proofErr w:type="spellStart"/>
        <w:r w:rsidRPr="006923B8">
          <w:t>into</w:t>
        </w:r>
        <w:proofErr w:type="spellEnd"/>
        <w:r w:rsidRPr="006923B8">
          <w:t xml:space="preserve"> </w:t>
        </w:r>
        <w:proofErr w:type="spellStart"/>
        <w:r w:rsidRPr="006923B8">
          <w:t>account</w:t>
        </w:r>
        <w:proofErr w:type="spellEnd"/>
        <w:r w:rsidRPr="006923B8">
          <w:t xml:space="preserve"> </w:t>
        </w:r>
        <w:proofErr w:type="spellStart"/>
        <w:r w:rsidRPr="006923B8">
          <w:t>potential</w:t>
        </w:r>
        <w:proofErr w:type="spellEnd"/>
        <w:r w:rsidRPr="006923B8">
          <w:t xml:space="preserve"> </w:t>
        </w:r>
        <w:proofErr w:type="spellStart"/>
        <w:r w:rsidRPr="006923B8">
          <w:t>security</w:t>
        </w:r>
        <w:proofErr w:type="spellEnd"/>
        <w:r w:rsidRPr="006923B8">
          <w:t xml:space="preserve"> implications and </w:t>
        </w:r>
        <w:proofErr w:type="spellStart"/>
        <w:r w:rsidRPr="006923B8">
          <w:t>disable</w:t>
        </w:r>
        <w:proofErr w:type="spellEnd"/>
        <w:r w:rsidRPr="006923B8">
          <w:t xml:space="preserve"> </w:t>
        </w:r>
        <w:proofErr w:type="spellStart"/>
        <w:r w:rsidRPr="006923B8">
          <w:t>any</w:t>
        </w:r>
        <w:proofErr w:type="spellEnd"/>
        <w:r w:rsidRPr="006923B8">
          <w:t xml:space="preserve"> services </w:t>
        </w:r>
        <w:proofErr w:type="spellStart"/>
        <w:r w:rsidRPr="006923B8">
          <w:t>that</w:t>
        </w:r>
        <w:proofErr w:type="spellEnd"/>
        <w:r w:rsidRPr="006923B8">
          <w:t xml:space="preserve"> are not essential to the </w:t>
        </w:r>
        <w:proofErr w:type="spellStart"/>
        <w:r w:rsidRPr="006923B8">
          <w:t>device's</w:t>
        </w:r>
        <w:proofErr w:type="spellEnd"/>
        <w:r w:rsidRPr="006923B8">
          <w:t xml:space="preserve"> </w:t>
        </w:r>
        <w:proofErr w:type="spellStart"/>
        <w:r w:rsidRPr="006923B8">
          <w:t>intended</w:t>
        </w:r>
        <w:proofErr w:type="spellEnd"/>
        <w:r w:rsidRPr="006923B8">
          <w:t xml:space="preserve"> </w:t>
        </w:r>
        <w:proofErr w:type="spellStart"/>
        <w:r w:rsidRPr="006923B8">
          <w:t>purpose</w:t>
        </w:r>
        <w:proofErr w:type="spellEnd"/>
        <w:r w:rsidRPr="006923B8">
          <w:t xml:space="preserve"> or </w:t>
        </w:r>
        <w:proofErr w:type="spellStart"/>
        <w:r w:rsidRPr="006923B8">
          <w:t>could</w:t>
        </w:r>
        <w:proofErr w:type="spellEnd"/>
        <w:r w:rsidRPr="006923B8">
          <w:t xml:space="preserve"> </w:t>
        </w:r>
        <w:proofErr w:type="spellStart"/>
        <w:r w:rsidRPr="006923B8">
          <w:t>potentially</w:t>
        </w:r>
        <w:proofErr w:type="spellEnd"/>
        <w:r w:rsidRPr="006923B8">
          <w:t xml:space="preserve"> </w:t>
        </w:r>
        <w:proofErr w:type="spellStart"/>
        <w:r w:rsidRPr="006923B8">
          <w:t>jeopardize</w:t>
        </w:r>
        <w:proofErr w:type="spellEnd"/>
        <w:r w:rsidRPr="006923B8">
          <w:t xml:space="preserve"> </w:t>
        </w:r>
        <w:proofErr w:type="spellStart"/>
        <w:r w:rsidRPr="006923B8">
          <w:t>its</w:t>
        </w:r>
        <w:proofErr w:type="spellEnd"/>
        <w:r w:rsidRPr="006923B8">
          <w:t xml:space="preserve"> </w:t>
        </w:r>
        <w:proofErr w:type="spellStart"/>
        <w:r w:rsidRPr="006923B8">
          <w:t>security</w:t>
        </w:r>
        <w:proofErr w:type="spellEnd"/>
        <w:r w:rsidRPr="006923B8">
          <w:t>.</w:t>
        </w:r>
      </w:ins>
    </w:p>
    <w:p w14:paraId="04F1329C" w14:textId="77777777" w:rsidR="00365316" w:rsidRPr="00C8703E" w:rsidRDefault="00365316">
      <w:pPr>
        <w:pStyle w:val="ListParagraph"/>
        <w:numPr>
          <w:ilvl w:val="0"/>
          <w:numId w:val="64"/>
        </w:numPr>
        <w:jc w:val="both"/>
        <w:rPr>
          <w:ins w:id="996" w:author="acer" w:date="2023-06-22T10:38:00Z"/>
          <w:lang w:val="en-US"/>
          <w:rPrChange w:id="997" w:author="jyoti sengar" w:date="2023-07-05T13:03:00Z">
            <w:rPr>
              <w:ins w:id="998" w:author="acer" w:date="2023-06-22T10:38:00Z"/>
            </w:rPr>
          </w:rPrChange>
        </w:rPr>
        <w:pPrChange w:id="999" w:author="jyoti sengar" w:date="2023-07-05T13:03:00Z">
          <w:pPr>
            <w:jc w:val="both"/>
          </w:pPr>
        </w:pPrChange>
      </w:pPr>
      <w:ins w:id="1000" w:author="acer" w:date="2023-06-22T10:38:00Z">
        <w:r w:rsidRPr="00C8703E">
          <w:rPr>
            <w:lang w:val="en-US"/>
            <w:rPrChange w:id="1001" w:author="jyoti sengar" w:date="2023-07-05T13:03:00Z">
              <w:rPr/>
            </w:rPrChange>
          </w:rPr>
          <w:lastRenderedPageBreak/>
          <w:t>Implement the segregation of services and functionalities within the IoT device by utilizing different network segments or virtual LANs (VLANs) based on their specific security requirements. This isolation ensures that unnecessary services are kept separate from critical components, thereby minimizing the attack surface.</w:t>
        </w:r>
      </w:ins>
    </w:p>
    <w:p w14:paraId="342F390E" w14:textId="2817FB4E" w:rsidR="00365316" w:rsidRPr="00C8703E" w:rsidDel="006E52A6" w:rsidRDefault="00365316">
      <w:pPr>
        <w:pStyle w:val="ListParagraph"/>
        <w:numPr>
          <w:ilvl w:val="0"/>
          <w:numId w:val="64"/>
        </w:numPr>
        <w:jc w:val="both"/>
        <w:rPr>
          <w:ins w:id="1002" w:author="acer" w:date="2023-06-22T10:38:00Z"/>
          <w:del w:id="1003" w:author="jyoti sengar" w:date="2023-07-06T11:20:00Z"/>
          <w:lang w:val="en-US"/>
          <w:rPrChange w:id="1004" w:author="jyoti sengar" w:date="2023-07-05T13:03:00Z">
            <w:rPr>
              <w:ins w:id="1005" w:author="acer" w:date="2023-06-22T10:38:00Z"/>
              <w:del w:id="1006" w:author="jyoti sengar" w:date="2023-07-06T11:20:00Z"/>
            </w:rPr>
          </w:rPrChange>
        </w:rPr>
        <w:pPrChange w:id="1007" w:author="jyoti sengar" w:date="2023-07-05T13:03:00Z">
          <w:pPr>
            <w:ind w:firstLineChars="100" w:firstLine="240"/>
            <w:jc w:val="both"/>
          </w:pPr>
        </w:pPrChange>
      </w:pPr>
      <w:ins w:id="1008" w:author="acer" w:date="2023-06-22T10:38:00Z">
        <w:r w:rsidRPr="006E52A6">
          <w:rPr>
            <w:lang w:val="en-US"/>
            <w:rPrChange w:id="1009" w:author="jyoti sengar" w:date="2023-07-06T11:20:00Z">
              <w:rPr/>
            </w:rPrChange>
          </w:rPr>
          <w:t>.</w:t>
        </w:r>
      </w:ins>
    </w:p>
    <w:p w14:paraId="12AC9246" w14:textId="77777777" w:rsidR="00365316" w:rsidRPr="006E52A6" w:rsidRDefault="00365316">
      <w:pPr>
        <w:pStyle w:val="ListParagraph"/>
        <w:numPr>
          <w:ilvl w:val="0"/>
          <w:numId w:val="64"/>
        </w:numPr>
        <w:jc w:val="both"/>
        <w:rPr>
          <w:ins w:id="1010" w:author="acer" w:date="2023-06-22T10:38:00Z"/>
          <w:lang w:val="en-US"/>
        </w:rPr>
        <w:pPrChange w:id="1011" w:author="jyoti sengar" w:date="2023-07-05T13:03:00Z">
          <w:pPr>
            <w:ind w:firstLineChars="100" w:firstLine="240"/>
            <w:jc w:val="both"/>
          </w:pPr>
        </w:pPrChange>
      </w:pPr>
      <w:proofErr w:type="spellStart"/>
      <w:ins w:id="1012" w:author="acer" w:date="2023-06-22T10:38:00Z">
        <w:r w:rsidRPr="00265E15">
          <w:t>Implement</w:t>
        </w:r>
        <w:proofErr w:type="spellEnd"/>
        <w:r w:rsidRPr="00265E15">
          <w:t xml:space="preserve"> a </w:t>
        </w:r>
        <w:proofErr w:type="spellStart"/>
        <w:r w:rsidRPr="00265E15">
          <w:t>secure</w:t>
        </w:r>
        <w:proofErr w:type="spellEnd"/>
        <w:r w:rsidRPr="00265E15">
          <w:t xml:space="preserve"> and </w:t>
        </w:r>
        <w:proofErr w:type="spellStart"/>
        <w:r w:rsidRPr="00265E15">
          <w:t>robust</w:t>
        </w:r>
        <w:proofErr w:type="spellEnd"/>
        <w:r w:rsidRPr="00265E15">
          <w:t xml:space="preserve"> OTA update </w:t>
        </w:r>
        <w:proofErr w:type="spellStart"/>
        <w:r w:rsidRPr="00265E15">
          <w:t>mechanism</w:t>
        </w:r>
        <w:proofErr w:type="spellEnd"/>
        <w:r w:rsidRPr="00265E15">
          <w:t xml:space="preserve"> for </w:t>
        </w:r>
        <w:proofErr w:type="spellStart"/>
        <w:r w:rsidRPr="00265E15">
          <w:t>your</w:t>
        </w:r>
        <w:proofErr w:type="spellEnd"/>
        <w:r w:rsidRPr="00265E15">
          <w:t xml:space="preserve"> IoT </w:t>
        </w:r>
        <w:proofErr w:type="spellStart"/>
        <w:r w:rsidRPr="00265E15">
          <w:t>devices</w:t>
        </w:r>
        <w:proofErr w:type="spellEnd"/>
        <w:r w:rsidRPr="00265E15">
          <w:t xml:space="preserve">. This </w:t>
        </w:r>
        <w:proofErr w:type="spellStart"/>
        <w:r w:rsidRPr="00265E15">
          <w:t>enables</w:t>
        </w:r>
        <w:proofErr w:type="spellEnd"/>
        <w:r w:rsidRPr="00265E15">
          <w:t xml:space="preserve"> efficient distribution of </w:t>
        </w:r>
        <w:proofErr w:type="spellStart"/>
        <w:r w:rsidRPr="00265E15">
          <w:t>security</w:t>
        </w:r>
        <w:proofErr w:type="spellEnd"/>
        <w:r w:rsidRPr="00265E15">
          <w:t xml:space="preserve"> patches and updates to </w:t>
        </w:r>
        <w:proofErr w:type="spellStart"/>
        <w:r w:rsidRPr="00265E15">
          <w:t>address</w:t>
        </w:r>
        <w:proofErr w:type="spellEnd"/>
        <w:r w:rsidRPr="00265E15">
          <w:t xml:space="preserve"> </w:t>
        </w:r>
        <w:proofErr w:type="spellStart"/>
        <w:r w:rsidRPr="00265E15">
          <w:t>known</w:t>
        </w:r>
        <w:proofErr w:type="spellEnd"/>
        <w:r w:rsidRPr="00265E15">
          <w:t xml:space="preserve"> </w:t>
        </w:r>
        <w:proofErr w:type="spellStart"/>
        <w:r w:rsidRPr="00265E15">
          <w:t>vulnerabilities</w:t>
        </w:r>
        <w:proofErr w:type="spellEnd"/>
        <w:r w:rsidRPr="00265E15">
          <w:t xml:space="preserve"> </w:t>
        </w:r>
        <w:proofErr w:type="spellStart"/>
        <w:r w:rsidRPr="00265E15">
          <w:t>without</w:t>
        </w:r>
        <w:proofErr w:type="spellEnd"/>
        <w:r w:rsidRPr="00265E15">
          <w:t xml:space="preserve"> </w:t>
        </w:r>
        <w:proofErr w:type="spellStart"/>
        <w:r w:rsidRPr="00265E15">
          <w:t>requiring</w:t>
        </w:r>
        <w:proofErr w:type="spellEnd"/>
        <w:r w:rsidRPr="00265E15">
          <w:t xml:space="preserve"> </w:t>
        </w:r>
        <w:proofErr w:type="spellStart"/>
        <w:r w:rsidRPr="00265E15">
          <w:t>physical</w:t>
        </w:r>
        <w:proofErr w:type="spellEnd"/>
        <w:r w:rsidRPr="00265E15">
          <w:t xml:space="preserve"> </w:t>
        </w:r>
        <w:proofErr w:type="spellStart"/>
        <w:r w:rsidRPr="00265E15">
          <w:t>access</w:t>
        </w:r>
        <w:proofErr w:type="spellEnd"/>
        <w:r w:rsidRPr="00265E15">
          <w:t xml:space="preserve"> to the </w:t>
        </w:r>
        <w:proofErr w:type="spellStart"/>
        <w:r w:rsidRPr="00265E15">
          <w:t>devices</w:t>
        </w:r>
        <w:proofErr w:type="spellEnd"/>
        <w:r w:rsidRPr="00265E15">
          <w:t>.</w:t>
        </w:r>
      </w:ins>
    </w:p>
    <w:p w14:paraId="06A5D639" w14:textId="77777777" w:rsidR="00365316" w:rsidRPr="009030E5" w:rsidRDefault="00365316" w:rsidP="00DD4915">
      <w:pPr>
        <w:ind w:firstLineChars="100" w:firstLine="240"/>
        <w:jc w:val="both"/>
        <w:rPr>
          <w:rFonts w:eastAsia="Malgun Gothic"/>
          <w:b/>
          <w:bCs/>
          <w:u w:color="000000"/>
          <w:bdr w:val="nil"/>
        </w:rPr>
      </w:pPr>
    </w:p>
    <w:p w14:paraId="0BDCE103" w14:textId="77777777" w:rsidR="00DD4915" w:rsidRPr="0020370B" w:rsidRDefault="00DD4915" w:rsidP="00DD4915">
      <w:pPr>
        <w:ind w:firstLineChars="100" w:firstLine="240"/>
        <w:jc w:val="both"/>
      </w:pPr>
    </w:p>
    <w:p w14:paraId="33B0FA6B"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33</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783BBE8"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03CC6F61" w14:textId="77777777" w:rsidR="00DD4915" w:rsidRPr="009030E5" w:rsidRDefault="00DD4915" w:rsidP="00DD4915">
      <w:pPr>
        <w:ind w:leftChars="100" w:left="283" w:hangingChars="18" w:hanging="43"/>
        <w:jc w:val="both"/>
        <w:rPr>
          <w:rFonts w:eastAsia="Batang" w:hAnsi="Batang"/>
          <w:szCs w:val="24"/>
          <w:lang w:eastAsia="ko-KR"/>
        </w:rPr>
      </w:pPr>
      <w:r w:rsidRPr="00162F74">
        <w:rPr>
          <w:rFonts w:eastAsia="Batang" w:hAnsi="Batang"/>
          <w:szCs w:val="24"/>
          <w:lang w:eastAsia="ko-KR"/>
        </w:rPr>
        <w:t>Remote management should be done in a reliable environment.</w:t>
      </w:r>
      <w:r w:rsidRPr="00045EDF">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4D98346"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378E069F"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EA0D4B5" w14:textId="77777777" w:rsidR="00DD4915" w:rsidRPr="0020370B" w:rsidRDefault="00DD4915" w:rsidP="00DD4915">
      <w:pPr>
        <w:ind w:firstLineChars="100" w:firstLine="240"/>
        <w:jc w:val="both"/>
      </w:pPr>
    </w:p>
    <w:p w14:paraId="5B0D0084"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1CD99CD9"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636302F4" w14:textId="77777777" w:rsidR="00DD4915" w:rsidRPr="009030E5" w:rsidRDefault="00DD4915" w:rsidP="00DD4915">
      <w:pPr>
        <w:ind w:leftChars="100" w:left="283" w:hangingChars="18" w:hanging="43"/>
        <w:jc w:val="both"/>
        <w:rPr>
          <w:rFonts w:eastAsia="Batang" w:hAnsi="Batang"/>
          <w:szCs w:val="24"/>
          <w:lang w:eastAsia="ko-KR"/>
        </w:rPr>
      </w:pPr>
      <w:r w:rsidRPr="001B069E">
        <w:rPr>
          <w:rFonts w:eastAsia="Batang" w:hAnsi="Batang"/>
          <w:szCs w:val="24"/>
          <w:lang w:eastAsia="ko-KR"/>
        </w:rPr>
        <w:t>A secure third party library should be applied.</w:t>
      </w:r>
      <w:r w:rsidRPr="003E22D5">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3-3</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6875277A"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71784F2E"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F828C13" w14:textId="77777777" w:rsidR="00DD4915" w:rsidRPr="0020370B" w:rsidRDefault="00DD4915" w:rsidP="00DD4915">
      <w:pPr>
        <w:ind w:firstLineChars="100" w:firstLine="240"/>
        <w:jc w:val="both"/>
      </w:pPr>
    </w:p>
    <w:p w14:paraId="3E449230"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7A91ABF"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D73ED06" w14:textId="77777777" w:rsidR="00DD4915" w:rsidRPr="009030E5" w:rsidRDefault="00DD4915" w:rsidP="00DD4915">
      <w:pPr>
        <w:ind w:leftChars="100" w:left="283" w:hangingChars="18" w:hanging="43"/>
        <w:jc w:val="both"/>
        <w:rPr>
          <w:rFonts w:eastAsia="Batang" w:hAnsi="Batang"/>
          <w:szCs w:val="24"/>
          <w:lang w:eastAsia="ko-KR"/>
        </w:rPr>
      </w:pPr>
      <w:r w:rsidRPr="00895CAF">
        <w:rPr>
          <w:rFonts w:eastAsia="Batang" w:hAnsi="Batang"/>
          <w:szCs w:val="24"/>
          <w:lang w:eastAsia="ko-KR"/>
        </w:rPr>
        <w:t xml:space="preserve">A self-test should be provided.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3-4</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4358DEA3"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361FCCA"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12BA89A" w14:textId="77777777" w:rsidR="00DD4915" w:rsidRPr="0020370B" w:rsidRDefault="00DD4915" w:rsidP="00DD4915">
      <w:pPr>
        <w:ind w:firstLineChars="100" w:firstLine="240"/>
        <w:jc w:val="both"/>
      </w:pPr>
    </w:p>
    <w:p w14:paraId="22EFDFE8"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36</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Pr>
          <w:rFonts w:eastAsia="Malgun Gothic"/>
          <w:b/>
          <w:bCs/>
          <w:u w:color="000000"/>
          <w:bdr w:val="nil"/>
        </w:rPr>
        <w:t>4-1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76D9774"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258249D" w14:textId="77777777" w:rsidR="00DD4915" w:rsidRPr="009030E5" w:rsidRDefault="00DD4915" w:rsidP="00DD4915">
      <w:pPr>
        <w:ind w:leftChars="100" w:left="283" w:hangingChars="18" w:hanging="43"/>
        <w:jc w:val="both"/>
        <w:rPr>
          <w:rFonts w:eastAsia="Batang" w:hAnsi="Batang"/>
          <w:szCs w:val="24"/>
          <w:lang w:eastAsia="ko-KR"/>
        </w:rPr>
      </w:pPr>
      <w:r w:rsidRPr="005D759D">
        <w:rPr>
          <w:rFonts w:eastAsia="Batang" w:hAnsi="Batang"/>
          <w:szCs w:val="24"/>
          <w:lang w:eastAsia="ko-KR"/>
        </w:rPr>
        <w:t xml:space="preserve">Logging should be generated for security-related events.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4-1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A819552"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184A2F0D" w14:textId="77777777" w:rsidR="00DD4915" w:rsidRDefault="00DD4915" w:rsidP="00DD4915">
      <w:pPr>
        <w:ind w:firstLineChars="100" w:firstLine="240"/>
        <w:jc w:val="both"/>
      </w:pPr>
      <w:r w:rsidRPr="009030E5">
        <w:t xml:space="preserve">TBD </w:t>
      </w:r>
    </w:p>
    <w:p w14:paraId="70FBCB67" w14:textId="77777777" w:rsidR="00DD4915" w:rsidRPr="009030E5" w:rsidRDefault="00DD4915" w:rsidP="00DD4915">
      <w:pPr>
        <w:ind w:firstLineChars="100" w:firstLine="240"/>
        <w:jc w:val="both"/>
        <w:rPr>
          <w:rFonts w:eastAsia="Malgun Gothic"/>
          <w:b/>
          <w:bCs/>
          <w:u w:color="000000"/>
          <w:bdr w:val="nil"/>
        </w:rPr>
      </w:pPr>
    </w:p>
    <w:p w14:paraId="06B72BC7"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Pr>
          <w:rFonts w:eastAsia="Malgun Gothic"/>
          <w:b/>
          <w:bCs/>
          <w:u w:color="000000"/>
          <w:bdr w:val="nil"/>
        </w:rPr>
        <w:t>4-2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C17206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E43B2BD" w14:textId="77777777" w:rsidR="00DD4915" w:rsidRPr="009030E5" w:rsidRDefault="00DD4915" w:rsidP="00DD4915">
      <w:pPr>
        <w:ind w:leftChars="100" w:left="283" w:hangingChars="18" w:hanging="43"/>
        <w:jc w:val="both"/>
        <w:rPr>
          <w:rFonts w:eastAsia="Batang" w:hAnsi="Batang"/>
          <w:szCs w:val="24"/>
          <w:lang w:eastAsia="ko-KR"/>
        </w:rPr>
      </w:pPr>
      <w:r w:rsidRPr="0057261B">
        <w:rPr>
          <w:rFonts w:eastAsia="Batang" w:hAnsi="Batang"/>
          <w:szCs w:val="24"/>
          <w:lang w:eastAsia="ko-KR"/>
        </w:rPr>
        <w:t xml:space="preserve">A secure logging mechanism should be provided.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4-2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662CDEE4"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626FAFB0"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71B3CB20" w14:textId="77777777" w:rsidR="00DD4915" w:rsidRPr="009030E5" w:rsidRDefault="00DD4915" w:rsidP="00DD4915">
      <w:pPr>
        <w:ind w:firstLineChars="100" w:firstLine="240"/>
        <w:jc w:val="both"/>
      </w:pPr>
    </w:p>
    <w:p w14:paraId="198482D0"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PL-5</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B9B268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A21CF06" w14:textId="77777777" w:rsidR="00DD4915" w:rsidRPr="009030E5" w:rsidRDefault="00DD4915" w:rsidP="00DD4915">
      <w:pPr>
        <w:ind w:leftChars="100" w:left="283" w:hangingChars="18" w:hanging="43"/>
        <w:jc w:val="both"/>
        <w:rPr>
          <w:rFonts w:eastAsia="Batang" w:hAnsi="Batang"/>
          <w:szCs w:val="24"/>
          <w:lang w:eastAsia="ko-KR"/>
        </w:rPr>
      </w:pPr>
      <w:r w:rsidRPr="0057261B">
        <w:rPr>
          <w:rFonts w:eastAsia="Batang" w:hAnsi="Batang"/>
          <w:szCs w:val="24"/>
          <w:lang w:eastAsia="ko-KR"/>
        </w:rPr>
        <w:t xml:space="preserve">A reliable time stamp should be provided.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5-1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E100C0B"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8AAED4C"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405E3448" w14:textId="77777777" w:rsidR="00DD4915" w:rsidRPr="009030E5" w:rsidRDefault="00DD4915" w:rsidP="00DD4915">
      <w:pPr>
        <w:ind w:firstLineChars="100" w:firstLine="240"/>
        <w:jc w:val="both"/>
      </w:pPr>
    </w:p>
    <w:p w14:paraId="7908866B"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39</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PH-1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5719B60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068E777" w14:textId="77777777" w:rsidR="00DD4915" w:rsidRPr="009030E5" w:rsidRDefault="00DD4915" w:rsidP="00DD4915">
      <w:pPr>
        <w:ind w:leftChars="100" w:left="283" w:hangingChars="18" w:hanging="43"/>
        <w:jc w:val="both"/>
        <w:rPr>
          <w:rFonts w:eastAsia="Batang" w:hAnsi="Batang"/>
          <w:szCs w:val="24"/>
          <w:lang w:eastAsia="ko-KR"/>
        </w:rPr>
      </w:pPr>
      <w:r w:rsidRPr="007B4920">
        <w:rPr>
          <w:rFonts w:eastAsia="Batang" w:hAnsi="Batang"/>
          <w:szCs w:val="24"/>
          <w:lang w:eastAsia="ko-KR"/>
        </w:rPr>
        <w:t>Any unnecessary external interface should be deactivated.</w:t>
      </w:r>
      <w:r w:rsidRPr="00BF5209">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PH</w:t>
      </w:r>
      <w:r w:rsidRPr="007971E1">
        <w:rPr>
          <w:rFonts w:eastAsia="Batang" w:hAnsi="Batang"/>
          <w:szCs w:val="24"/>
          <w:lang w:eastAsia="ko-KR"/>
        </w:rPr>
        <w:t>-</w:t>
      </w:r>
      <w:r>
        <w:rPr>
          <w:rFonts w:eastAsia="Batang" w:hAnsi="Batang"/>
          <w:szCs w:val="24"/>
          <w:lang w:eastAsia="ko-KR"/>
        </w:rPr>
        <w:t>1-1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3846732"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977AE06"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6F5BF33E" w14:textId="77777777" w:rsidR="00DD4915" w:rsidRPr="009030E5" w:rsidRDefault="00DD4915" w:rsidP="00DD4915">
      <w:pPr>
        <w:ind w:firstLineChars="100" w:firstLine="240"/>
        <w:jc w:val="both"/>
      </w:pPr>
    </w:p>
    <w:p w14:paraId="358F944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40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PH-1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03819EB"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63473A10" w14:textId="77777777" w:rsidR="00DD4915" w:rsidRPr="009030E5" w:rsidRDefault="00DD4915" w:rsidP="00DD4915">
      <w:pPr>
        <w:ind w:leftChars="100" w:left="283" w:hangingChars="18" w:hanging="43"/>
        <w:jc w:val="both"/>
        <w:rPr>
          <w:rFonts w:eastAsia="Batang" w:hAnsi="Batang"/>
          <w:szCs w:val="24"/>
          <w:lang w:eastAsia="ko-KR"/>
        </w:rPr>
      </w:pPr>
      <w:r w:rsidRPr="00E147A8">
        <w:rPr>
          <w:rFonts w:eastAsia="Batang" w:hAnsi="Batang"/>
          <w:szCs w:val="24"/>
          <w:lang w:eastAsia="ko-KR"/>
        </w:rPr>
        <w:t xml:space="preserve">Unauthorized access to the internal interface shall be prevented. </w:t>
      </w:r>
      <w:r w:rsidRPr="009030E5">
        <w:rPr>
          <w:rFonts w:eastAsia="Batang" w:hAnsi="Batang"/>
          <w:szCs w:val="24"/>
          <w:lang w:eastAsia="ko-KR"/>
        </w:rPr>
        <w:t>[</w:t>
      </w:r>
      <w:r>
        <w:rPr>
          <w:rFonts w:eastAsia="Batang" w:hAnsi="Batang"/>
          <w:szCs w:val="24"/>
          <w:lang w:eastAsia="ko-KR"/>
        </w:rPr>
        <w:t>PH</w:t>
      </w:r>
      <w:r w:rsidRPr="007971E1">
        <w:rPr>
          <w:rFonts w:eastAsia="Batang" w:hAnsi="Batang"/>
          <w:szCs w:val="24"/>
          <w:lang w:eastAsia="ko-KR"/>
        </w:rPr>
        <w:t>-</w:t>
      </w:r>
      <w:r>
        <w:rPr>
          <w:rFonts w:eastAsia="Batang" w:hAnsi="Batang"/>
          <w:szCs w:val="24"/>
          <w:lang w:eastAsia="ko-KR"/>
        </w:rPr>
        <w:t>1-2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E8B7505"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715084D" w14:textId="77777777" w:rsidR="00DD4915" w:rsidRDefault="00DD4915" w:rsidP="00DD4915">
      <w:pPr>
        <w:jc w:val="both"/>
      </w:pPr>
      <w:r w:rsidRPr="009030E5">
        <w:t xml:space="preserve">TBD </w:t>
      </w:r>
    </w:p>
    <w:p w14:paraId="4CEC3063" w14:textId="77777777" w:rsidR="00DD4915" w:rsidRDefault="00DD4915" w:rsidP="00DD4915">
      <w:pPr>
        <w:jc w:val="both"/>
      </w:pPr>
    </w:p>
    <w:p w14:paraId="1C092B92"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41</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PH-</w:t>
      </w:r>
      <w:r>
        <w:rPr>
          <w:rFonts w:eastAsia="Malgun Gothic"/>
          <w:b/>
          <w:bCs/>
          <w:u w:color="000000"/>
          <w:bdr w:val="nil"/>
        </w:rPr>
        <w:t>2-1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6D93F35"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75A8C72" w14:textId="77777777" w:rsidR="00DD4915" w:rsidRPr="009030E5" w:rsidRDefault="00DD4915" w:rsidP="00DD4915">
      <w:pPr>
        <w:ind w:leftChars="100" w:left="283" w:hangingChars="18" w:hanging="43"/>
        <w:jc w:val="both"/>
        <w:rPr>
          <w:rFonts w:eastAsia="Batang" w:hAnsi="Batang"/>
          <w:szCs w:val="24"/>
          <w:lang w:eastAsia="ko-KR"/>
        </w:rPr>
      </w:pPr>
      <w:r w:rsidRPr="00CA2B22">
        <w:rPr>
          <w:rFonts w:eastAsia="Batang" w:hAnsi="Batang"/>
          <w:szCs w:val="24"/>
          <w:lang w:eastAsia="ko-KR"/>
        </w:rPr>
        <w:t xml:space="preserve">A function of detecting and responding to unauthorized physical manipulation should be supported (e.g., tamper-evident seals, locks, tamper response and </w:t>
      </w:r>
      <w:proofErr w:type="spellStart"/>
      <w:r w:rsidRPr="00CA2B22">
        <w:rPr>
          <w:rFonts w:eastAsia="Batang" w:hAnsi="Batang"/>
          <w:szCs w:val="24"/>
          <w:lang w:eastAsia="ko-KR"/>
        </w:rPr>
        <w:t>zeroization</w:t>
      </w:r>
      <w:proofErr w:type="spellEnd"/>
      <w:r w:rsidRPr="00CA2B22">
        <w:rPr>
          <w:rFonts w:eastAsia="Batang" w:hAnsi="Batang"/>
          <w:szCs w:val="24"/>
          <w:lang w:eastAsia="ko-KR"/>
        </w:rPr>
        <w:t xml:space="preserve"> switches and alarms).</w:t>
      </w:r>
      <w:r w:rsidRPr="00E147A8">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PH-2-1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67CAFA75"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70F73CE2" w14:textId="77777777" w:rsidR="00DD4915" w:rsidRDefault="00DD4915" w:rsidP="00DD4915">
      <w:pPr>
        <w:jc w:val="both"/>
      </w:pPr>
      <w:r w:rsidRPr="009030E5">
        <w:t xml:space="preserve">TBD </w:t>
      </w:r>
    </w:p>
    <w:p w14:paraId="2EB503C3" w14:textId="05EDC7C3" w:rsidR="00845D3F" w:rsidRPr="00DD4915" w:rsidRDefault="0048492A" w:rsidP="0048492A">
      <w:pPr>
        <w:tabs>
          <w:tab w:val="clear" w:pos="794"/>
          <w:tab w:val="clear" w:pos="1191"/>
          <w:tab w:val="clear" w:pos="1588"/>
          <w:tab w:val="clear" w:pos="1985"/>
        </w:tabs>
        <w:overflowPunct/>
        <w:autoSpaceDE/>
        <w:autoSpaceDN/>
        <w:adjustRightInd/>
        <w:spacing w:before="0"/>
        <w:textAlignment w:val="auto"/>
        <w:rPr>
          <w:rFonts w:eastAsia="Malgun Gothic"/>
          <w:b/>
          <w:bCs/>
          <w:u w:color="000000"/>
          <w:bdr w:val="nil"/>
        </w:rPr>
      </w:pPr>
      <w:r>
        <w:rPr>
          <w:rFonts w:eastAsia="Malgun Gothic"/>
          <w:b/>
          <w:bCs/>
          <w:u w:color="000000"/>
          <w:bdr w:val="nil"/>
        </w:rPr>
        <w:br w:type="page"/>
      </w:r>
    </w:p>
    <w:p w14:paraId="24E5637D" w14:textId="77777777" w:rsidR="00963673" w:rsidRPr="00DD4915" w:rsidRDefault="00963673" w:rsidP="0048492A">
      <w:pPr>
        <w:keepNext/>
        <w:pBdr>
          <w:top w:val="nil"/>
          <w:left w:val="nil"/>
          <w:bottom w:val="nil"/>
          <w:right w:val="nil"/>
          <w:between w:val="nil"/>
          <w:bar w:val="nil"/>
        </w:pBdr>
        <w:spacing w:after="480"/>
        <w:jc w:val="center"/>
        <w:outlineLvl w:val="0"/>
        <w:rPr>
          <w:rFonts w:eastAsia="Arial Unicode MS"/>
          <w:b/>
          <w:bCs/>
          <w:u w:color="000000"/>
          <w:bdr w:val="nil"/>
          <w:lang w:eastAsia="zh-CN"/>
        </w:rPr>
      </w:pPr>
      <w:r w:rsidRPr="00DD4915">
        <w:rPr>
          <w:rFonts w:eastAsia="Malgun Gothic"/>
          <w:b/>
          <w:bCs/>
          <w:u w:color="000000"/>
          <w:bdr w:val="nil"/>
        </w:rPr>
        <w:lastRenderedPageBreak/>
        <w:t>Bibliography</w:t>
      </w:r>
    </w:p>
    <w:p w14:paraId="3A19AA09" w14:textId="627CA52C" w:rsidR="00273E5D" w:rsidRPr="00273E5D" w:rsidRDefault="00273E5D" w:rsidP="00273E5D">
      <w:pPr>
        <w:tabs>
          <w:tab w:val="clear" w:pos="1985"/>
        </w:tabs>
        <w:ind w:left="1560" w:hanging="1560"/>
      </w:pPr>
      <w:r>
        <w:rPr>
          <w:rFonts w:hint="eastAsia"/>
        </w:rPr>
        <w:t>[</w:t>
      </w:r>
      <w:r>
        <w:t xml:space="preserve">b-X.1361] </w:t>
      </w:r>
      <w:r>
        <w:tab/>
      </w:r>
      <w:r>
        <w:tab/>
      </w:r>
      <w:r w:rsidRPr="00273E5D">
        <w:t xml:space="preserve">Recommendation </w:t>
      </w:r>
      <w:r w:rsidRPr="00273E5D">
        <w:rPr>
          <w:rFonts w:hint="eastAsia"/>
        </w:rPr>
        <w:t>I</w:t>
      </w:r>
      <w:r w:rsidRPr="00273E5D">
        <w:t>TU-T X.1361, Security framework for the Internet of things based on the gateway model</w:t>
      </w:r>
    </w:p>
    <w:p w14:paraId="713A876D" w14:textId="0520CF69" w:rsidR="00273E5D" w:rsidRPr="00273E5D" w:rsidRDefault="00273E5D" w:rsidP="00273E5D">
      <w:pPr>
        <w:tabs>
          <w:tab w:val="clear" w:pos="1985"/>
        </w:tabs>
        <w:ind w:left="1560" w:hanging="1560"/>
      </w:pPr>
      <w:r>
        <w:rPr>
          <w:rFonts w:hint="eastAsia"/>
        </w:rPr>
        <w:t>[</w:t>
      </w:r>
      <w:r>
        <w:t>b-</w:t>
      </w:r>
      <w:proofErr w:type="spellStart"/>
      <w:r>
        <w:t>X.ra</w:t>
      </w:r>
      <w:proofErr w:type="spellEnd"/>
      <w:r>
        <w:t>-</w:t>
      </w:r>
      <w:proofErr w:type="spellStart"/>
      <w:r>
        <w:t>iot</w:t>
      </w:r>
      <w:proofErr w:type="spellEnd"/>
      <w:r>
        <w:t xml:space="preserve">] </w:t>
      </w:r>
      <w:r>
        <w:tab/>
      </w:r>
      <w:r>
        <w:tab/>
      </w:r>
      <w:r w:rsidRPr="00273E5D">
        <w:t>Recommendation</w:t>
      </w:r>
      <w:r w:rsidRPr="00273E5D">
        <w:rPr>
          <w:rFonts w:hint="eastAsia"/>
        </w:rPr>
        <w:t xml:space="preserve"> I</w:t>
      </w:r>
      <w:r w:rsidRPr="00273E5D">
        <w:t xml:space="preserve">TU-T </w:t>
      </w:r>
      <w:proofErr w:type="spellStart"/>
      <w:r w:rsidRPr="00273E5D">
        <w:t>X.ra-iot</w:t>
      </w:r>
      <w:proofErr w:type="spellEnd"/>
      <w:r w:rsidRPr="00273E5D">
        <w:t>, Security risk analysis framework for IoT devices</w:t>
      </w:r>
    </w:p>
    <w:p w14:paraId="6E6BB3E9" w14:textId="401AFF9A" w:rsidR="00273E5D" w:rsidRDefault="00273E5D" w:rsidP="00273E5D">
      <w:pPr>
        <w:pBdr>
          <w:bottom w:val="single" w:sz="12" w:space="1" w:color="auto"/>
        </w:pBdr>
        <w:tabs>
          <w:tab w:val="clear" w:pos="1985"/>
        </w:tabs>
        <w:ind w:left="1560" w:hanging="1560"/>
        <w:rPr>
          <w:ins w:id="1013" w:author="jyoti sengar" w:date="2023-07-06T11:21:00Z"/>
        </w:rPr>
      </w:pPr>
      <w:r>
        <w:rPr>
          <w:rFonts w:hint="eastAsia"/>
        </w:rPr>
        <w:t>[</w:t>
      </w:r>
      <w:r>
        <w:t>b-X.sc-</w:t>
      </w:r>
      <w:proofErr w:type="spellStart"/>
      <w:r>
        <w:t>iot</w:t>
      </w:r>
      <w:proofErr w:type="spellEnd"/>
      <w:r>
        <w:t xml:space="preserve">] </w:t>
      </w:r>
      <w:r>
        <w:tab/>
      </w:r>
      <w:r>
        <w:tab/>
      </w:r>
      <w:r w:rsidRPr="00273E5D">
        <w:t>Recommendation</w:t>
      </w:r>
      <w:r w:rsidRPr="00273E5D">
        <w:rPr>
          <w:rFonts w:hint="eastAsia"/>
        </w:rPr>
        <w:t xml:space="preserve"> I</w:t>
      </w:r>
      <w:r w:rsidRPr="00273E5D">
        <w:t>TU-T X.sc-</w:t>
      </w:r>
      <w:proofErr w:type="spellStart"/>
      <w:r w:rsidRPr="00273E5D">
        <w:t>iot</w:t>
      </w:r>
      <w:proofErr w:type="spellEnd"/>
      <w:r w:rsidRPr="00273E5D">
        <w:t xml:space="preserve">, </w:t>
      </w:r>
      <w:r w:rsidRPr="00273E5D">
        <w:tab/>
        <w:t>Security Controls for Internet of Things (IoT) systems</w:t>
      </w:r>
    </w:p>
    <w:p w14:paraId="64B536DF" w14:textId="2EA00ED1" w:rsidR="0057109F" w:rsidRDefault="0057109F" w:rsidP="00273E5D">
      <w:pPr>
        <w:pBdr>
          <w:bottom w:val="single" w:sz="12" w:space="1" w:color="auto"/>
        </w:pBdr>
        <w:tabs>
          <w:tab w:val="clear" w:pos="1985"/>
        </w:tabs>
        <w:ind w:left="1560" w:hanging="1560"/>
        <w:rPr>
          <w:ins w:id="1014" w:author="jyoti sengar" w:date="2023-07-06T11:22:00Z"/>
        </w:rPr>
      </w:pPr>
      <w:ins w:id="1015" w:author="jyoti sengar" w:date="2023-07-06T11:22:00Z">
        <w:r>
          <w:t>[</w:t>
        </w:r>
      </w:ins>
      <w:proofErr w:type="gramStart"/>
      <w:ins w:id="1016" w:author="jyoti sengar" w:date="2023-07-06T11:21:00Z">
        <w:r>
          <w:t>b-ITU-T</w:t>
        </w:r>
        <w:proofErr w:type="gramEnd"/>
        <w:r>
          <w:t xml:space="preserve"> X.1252</w:t>
        </w:r>
      </w:ins>
      <w:ins w:id="1017" w:author="jyoti sengar" w:date="2023-07-06T11:22:00Z">
        <w:r>
          <w:t>]</w:t>
        </w:r>
      </w:ins>
      <w:ins w:id="1018" w:author="jyoti sengar" w:date="2023-07-06T11:21:00Z">
        <w:r>
          <w:t xml:space="preserve"> </w:t>
        </w:r>
      </w:ins>
      <w:ins w:id="1019" w:author="jyoti sengar" w:date="2023-07-06T11:22:00Z">
        <w:r>
          <w:t xml:space="preserve"> </w:t>
        </w:r>
      </w:ins>
    </w:p>
    <w:p w14:paraId="789F5E15" w14:textId="332920D5" w:rsidR="0057109F" w:rsidRDefault="0057109F" w:rsidP="00273E5D">
      <w:pPr>
        <w:pBdr>
          <w:bottom w:val="single" w:sz="12" w:space="1" w:color="auto"/>
        </w:pBdr>
        <w:tabs>
          <w:tab w:val="clear" w:pos="1985"/>
        </w:tabs>
        <w:ind w:left="1560" w:hanging="1560"/>
        <w:rPr>
          <w:ins w:id="1020" w:author="Shekhar Singh" w:date="2023-07-06T12:12:00Z"/>
        </w:rPr>
      </w:pPr>
      <w:ins w:id="1021" w:author="jyoti sengar" w:date="2023-07-06T11:22:00Z">
        <w:r>
          <w:t>[</w:t>
        </w:r>
        <w:proofErr w:type="gramStart"/>
        <w:r>
          <w:t>b-ITU-T</w:t>
        </w:r>
        <w:proofErr w:type="gramEnd"/>
        <w:r>
          <w:t xml:space="preserve"> X.1208]</w:t>
        </w:r>
      </w:ins>
    </w:p>
    <w:p w14:paraId="4BDD56D5" w14:textId="5B3FE5E9" w:rsidR="001864F2" w:rsidRDefault="001864F2" w:rsidP="00273E5D">
      <w:pPr>
        <w:pBdr>
          <w:bottom w:val="single" w:sz="12" w:space="1" w:color="auto"/>
        </w:pBdr>
        <w:tabs>
          <w:tab w:val="clear" w:pos="1985"/>
        </w:tabs>
        <w:ind w:left="1560" w:hanging="1560"/>
        <w:rPr>
          <w:ins w:id="1022" w:author="jyoti sengar" w:date="2023-07-06T11:21:00Z"/>
        </w:rPr>
      </w:pPr>
      <w:ins w:id="1023" w:author="Shekhar Singh" w:date="2023-07-06T12:12:00Z">
        <w:r>
          <w:t>[b-NIST 800-57</w:t>
        </w:r>
        <w:proofErr w:type="gramStart"/>
        <w:r>
          <w:t xml:space="preserve">] </w:t>
        </w:r>
      </w:ins>
      <w:ins w:id="1024" w:author="Shekhar Singh" w:date="2023-07-06T12:13:00Z">
        <w:r>
          <w:t>:</w:t>
        </w:r>
        <w:proofErr w:type="gramEnd"/>
        <w:r>
          <w:t xml:space="preserve"> </w:t>
        </w:r>
        <w:r w:rsidRPr="001864F2">
          <w:t>Recommendation for Key Management: Part 1 – General</w:t>
        </w:r>
      </w:ins>
    </w:p>
    <w:p w14:paraId="5E6D58DF" w14:textId="642A7BC4" w:rsidR="0057109F" w:rsidRDefault="001864F2" w:rsidP="00273E5D">
      <w:pPr>
        <w:pBdr>
          <w:bottom w:val="single" w:sz="12" w:space="1" w:color="auto"/>
        </w:pBdr>
        <w:tabs>
          <w:tab w:val="clear" w:pos="1985"/>
        </w:tabs>
        <w:ind w:left="1560" w:hanging="1560"/>
        <w:rPr>
          <w:ins w:id="1025" w:author="Shekhar Singh" w:date="2023-07-06T12:14:00Z"/>
        </w:rPr>
      </w:pPr>
      <w:ins w:id="1026" w:author="Shekhar Singh" w:date="2023-07-06T12:13:00Z">
        <w:r>
          <w:t xml:space="preserve">                              </w:t>
        </w:r>
      </w:ins>
      <w:ins w:id="1027" w:author="Shekhar Singh" w:date="2023-07-06T12:14:00Z">
        <w:r>
          <w:fldChar w:fldCharType="begin"/>
        </w:r>
        <w:r>
          <w:instrText xml:space="preserve"> HYPERLINK "</w:instrText>
        </w:r>
      </w:ins>
      <w:ins w:id="1028" w:author="Shekhar Singh" w:date="2023-07-06T12:13:00Z">
        <w:r w:rsidRPr="001864F2">
          <w:instrText>https://nvlpubs.nist.gov/nistpubs/SpecialPublications/NIST.SP.800-57pt1r5.pdf</w:instrText>
        </w:r>
      </w:ins>
      <w:ins w:id="1029" w:author="Shekhar Singh" w:date="2023-07-06T12:14:00Z">
        <w:r>
          <w:instrText xml:space="preserve">" </w:instrText>
        </w:r>
        <w:r>
          <w:fldChar w:fldCharType="separate"/>
        </w:r>
      </w:ins>
      <w:ins w:id="1030" w:author="Shekhar Singh" w:date="2023-07-06T12:13:00Z">
        <w:r w:rsidRPr="007E1536">
          <w:rPr>
            <w:rStyle w:val="Hyperlink"/>
          </w:rPr>
          <w:t>https://nvlpubs.nist.gov/nistpubs/SpecialPublications/NIST.SP.800-57pt1r5.pdf</w:t>
        </w:r>
      </w:ins>
      <w:ins w:id="1031" w:author="Shekhar Singh" w:date="2023-07-06T12:14:00Z">
        <w:r>
          <w:fldChar w:fldCharType="end"/>
        </w:r>
      </w:ins>
    </w:p>
    <w:p w14:paraId="4833D309" w14:textId="77777777" w:rsidR="001864F2" w:rsidRPr="001864F2" w:rsidRDefault="001864F2" w:rsidP="001864F2">
      <w:pPr>
        <w:pBdr>
          <w:bottom w:val="single" w:sz="12" w:space="1" w:color="auto"/>
        </w:pBdr>
        <w:tabs>
          <w:tab w:val="clear" w:pos="1985"/>
        </w:tabs>
        <w:ind w:left="1560" w:hanging="1560"/>
        <w:rPr>
          <w:ins w:id="1032" w:author="Shekhar Singh" w:date="2023-07-06T12:15:00Z"/>
          <w:b/>
          <w:bCs/>
          <w:lang w:val="en-US"/>
        </w:rPr>
      </w:pPr>
      <w:ins w:id="1033" w:author="Shekhar Singh" w:date="2023-07-06T12:14:00Z">
        <w:r>
          <w:t>[b-NIST 800-63-3</w:t>
        </w:r>
        <w:proofErr w:type="gramStart"/>
        <w:r>
          <w:t xml:space="preserve">] </w:t>
        </w:r>
      </w:ins>
      <w:ins w:id="1034" w:author="Shekhar Singh" w:date="2023-07-06T12:15:00Z">
        <w:r>
          <w:t xml:space="preserve"> :</w:t>
        </w:r>
        <w:proofErr w:type="gramEnd"/>
        <w:r>
          <w:t xml:space="preserve"> </w:t>
        </w:r>
        <w:r w:rsidRPr="001864F2">
          <w:rPr>
            <w:bCs/>
            <w:lang w:val="en-US"/>
            <w:rPrChange w:id="1035" w:author="Shekhar Singh" w:date="2023-07-06T12:15:00Z">
              <w:rPr>
                <w:b/>
                <w:bCs/>
                <w:lang w:val="en-US"/>
              </w:rPr>
            </w:rPrChange>
          </w:rPr>
          <w:t>NIST Special Publication 800-63  Revision 3 Digital Identity Guidelines</w:t>
        </w:r>
      </w:ins>
    </w:p>
    <w:p w14:paraId="4B3A0597" w14:textId="04C392FF" w:rsidR="001864F2" w:rsidRDefault="001864F2" w:rsidP="001864F2">
      <w:pPr>
        <w:pBdr>
          <w:bottom w:val="single" w:sz="12" w:space="1" w:color="auto"/>
        </w:pBdr>
        <w:tabs>
          <w:tab w:val="clear" w:pos="1985"/>
        </w:tabs>
        <w:ind w:left="1560" w:hanging="1560"/>
        <w:rPr>
          <w:ins w:id="1036" w:author="Shekhar Singh" w:date="2023-07-06T12:17:00Z"/>
          <w:bCs/>
          <w:lang w:val="en-US"/>
        </w:rPr>
      </w:pPr>
      <w:ins w:id="1037" w:author="Shekhar Singh" w:date="2023-07-06T12:15:00Z">
        <w:r>
          <w:rPr>
            <w:b/>
            <w:bCs/>
            <w:lang w:val="en-US"/>
          </w:rPr>
          <w:tab/>
        </w:r>
        <w:r>
          <w:rPr>
            <w:b/>
            <w:bCs/>
            <w:lang w:val="en-US"/>
          </w:rPr>
          <w:tab/>
        </w:r>
        <w:r>
          <w:rPr>
            <w:b/>
            <w:bCs/>
            <w:lang w:val="en-US"/>
          </w:rPr>
          <w:tab/>
        </w:r>
        <w:r>
          <w:rPr>
            <w:b/>
            <w:bCs/>
            <w:lang w:val="en-US"/>
          </w:rPr>
          <w:tab/>
        </w:r>
        <w:r>
          <w:rPr>
            <w:b/>
            <w:bCs/>
            <w:lang w:val="en-US"/>
          </w:rPr>
          <w:tab/>
        </w:r>
        <w:r>
          <w:rPr>
            <w:b/>
            <w:bCs/>
            <w:lang w:val="en-US"/>
          </w:rPr>
          <w:tab/>
        </w:r>
      </w:ins>
      <w:ins w:id="1038" w:author="Shekhar Singh" w:date="2023-07-06T12:17:00Z">
        <w:r w:rsidR="00336A96">
          <w:rPr>
            <w:bCs/>
            <w:lang w:val="en-US"/>
          </w:rPr>
          <w:fldChar w:fldCharType="begin"/>
        </w:r>
        <w:r w:rsidR="00336A96">
          <w:rPr>
            <w:bCs/>
            <w:lang w:val="en-US"/>
          </w:rPr>
          <w:instrText xml:space="preserve"> HYPERLINK "</w:instrText>
        </w:r>
      </w:ins>
      <w:ins w:id="1039" w:author="Shekhar Singh" w:date="2023-07-06T12:16:00Z">
        <w:r w:rsidR="00336A96" w:rsidRPr="001864F2">
          <w:rPr>
            <w:bCs/>
            <w:lang w:val="en-US"/>
            <w:rPrChange w:id="1040" w:author="Shekhar Singh" w:date="2023-07-06T12:16:00Z">
              <w:rPr>
                <w:b/>
                <w:bCs/>
                <w:lang w:val="en-US"/>
              </w:rPr>
            </w:rPrChange>
          </w:rPr>
          <w:instrText>https://pages.nist.gov/800-63-3/sp800-63-3.html</w:instrText>
        </w:r>
      </w:ins>
      <w:ins w:id="1041" w:author="Shekhar Singh" w:date="2023-07-06T12:17:00Z">
        <w:r w:rsidR="00336A96">
          <w:rPr>
            <w:bCs/>
            <w:lang w:val="en-US"/>
          </w:rPr>
          <w:instrText xml:space="preserve">" </w:instrText>
        </w:r>
        <w:r w:rsidR="00336A96">
          <w:rPr>
            <w:bCs/>
            <w:lang w:val="en-US"/>
          </w:rPr>
          <w:fldChar w:fldCharType="separate"/>
        </w:r>
      </w:ins>
      <w:ins w:id="1042" w:author="Shekhar Singh" w:date="2023-07-06T12:16:00Z">
        <w:r w:rsidR="00336A96" w:rsidRPr="007E1536">
          <w:rPr>
            <w:rStyle w:val="Hyperlink"/>
            <w:rPrChange w:id="1043" w:author="Shekhar Singh" w:date="2023-07-06T12:16:00Z">
              <w:rPr>
                <w:b/>
                <w:bCs/>
                <w:lang w:val="en-US"/>
              </w:rPr>
            </w:rPrChange>
          </w:rPr>
          <w:t>https://pages.nist.gov/800-63-3/sp800-63-3.html</w:t>
        </w:r>
      </w:ins>
      <w:ins w:id="1044" w:author="Shekhar Singh" w:date="2023-07-06T12:17:00Z">
        <w:r w:rsidR="00336A96">
          <w:rPr>
            <w:bCs/>
            <w:lang w:val="en-US"/>
          </w:rPr>
          <w:fldChar w:fldCharType="end"/>
        </w:r>
      </w:ins>
    </w:p>
    <w:p w14:paraId="5ECED4E4" w14:textId="3D1764A5" w:rsidR="00336A96" w:rsidRPr="00336A96" w:rsidRDefault="00336A96" w:rsidP="00336A96">
      <w:pPr>
        <w:pBdr>
          <w:bottom w:val="single" w:sz="12" w:space="1" w:color="auto"/>
        </w:pBdr>
        <w:tabs>
          <w:tab w:val="clear" w:pos="1985"/>
        </w:tabs>
        <w:ind w:left="1560" w:hanging="1560"/>
        <w:rPr>
          <w:ins w:id="1045" w:author="Shekhar Singh" w:date="2023-07-06T12:15:00Z"/>
          <w:bCs/>
          <w:lang w:val="en-US"/>
          <w:rPrChange w:id="1046" w:author="Shekhar Singh" w:date="2023-07-06T12:16:00Z">
            <w:rPr>
              <w:ins w:id="1047" w:author="Shekhar Singh" w:date="2023-07-06T12:15:00Z"/>
              <w:b/>
              <w:bCs/>
              <w:lang w:val="en-US"/>
            </w:rPr>
          </w:rPrChange>
        </w:rPr>
      </w:pPr>
      <w:ins w:id="1048" w:author="Shekhar Singh" w:date="2023-07-06T12:17:00Z">
        <w:r>
          <w:t>[</w:t>
        </w:r>
        <w:proofErr w:type="gramStart"/>
        <w:r>
          <w:t>b-NIST.SP</w:t>
        </w:r>
        <w:proofErr w:type="gramEnd"/>
        <w:r>
          <w:t xml:space="preserve"> 800-90B]</w:t>
        </w:r>
      </w:ins>
      <w:ins w:id="1049" w:author="Shekhar Singh" w:date="2023-07-06T12:18:00Z">
        <w:r>
          <w:t xml:space="preserve"> : </w:t>
        </w:r>
        <w:r w:rsidRPr="00336A96">
          <w:t>Recommendation for the Entropy Sources Used for Random Bit Generation</w:t>
        </w:r>
      </w:ins>
    </w:p>
    <w:p w14:paraId="211D806C" w14:textId="1B6A2A9C" w:rsidR="001864F2" w:rsidRDefault="00336A96" w:rsidP="00273E5D">
      <w:pPr>
        <w:pBdr>
          <w:bottom w:val="single" w:sz="12" w:space="1" w:color="auto"/>
        </w:pBdr>
        <w:tabs>
          <w:tab w:val="clear" w:pos="1985"/>
        </w:tabs>
        <w:ind w:left="1560" w:hanging="1560"/>
        <w:rPr>
          <w:ins w:id="1050" w:author="Shekhar Singh" w:date="2023-07-06T12:20:00Z"/>
        </w:rPr>
      </w:pPr>
      <w:ins w:id="1051" w:author="Shekhar Singh" w:date="2023-07-06T12:18:00Z">
        <w:r>
          <w:tab/>
        </w:r>
        <w:r>
          <w:tab/>
        </w:r>
        <w:r>
          <w:tab/>
        </w:r>
        <w:r>
          <w:tab/>
        </w:r>
        <w:r>
          <w:tab/>
        </w:r>
        <w:r>
          <w:tab/>
        </w:r>
      </w:ins>
      <w:ins w:id="1052" w:author="Shekhar Singh" w:date="2023-07-06T12:20:00Z">
        <w:r>
          <w:fldChar w:fldCharType="begin"/>
        </w:r>
        <w:r>
          <w:instrText xml:space="preserve"> HYPERLINK "</w:instrText>
        </w:r>
      </w:ins>
      <w:ins w:id="1053" w:author="Shekhar Singh" w:date="2023-07-06T12:18:00Z">
        <w:r w:rsidRPr="00336A96">
          <w:instrText>https://nvlpubs.nist.gov/nistpubs/SpecialPublications/NIST.SP.800-90B.pdf</w:instrText>
        </w:r>
      </w:ins>
      <w:ins w:id="1054" w:author="Shekhar Singh" w:date="2023-07-06T12:20:00Z">
        <w:r>
          <w:instrText xml:space="preserve">" </w:instrText>
        </w:r>
        <w:r>
          <w:fldChar w:fldCharType="separate"/>
        </w:r>
      </w:ins>
      <w:ins w:id="1055" w:author="Shekhar Singh" w:date="2023-07-06T12:18:00Z">
        <w:r w:rsidRPr="007E1536">
          <w:rPr>
            <w:rStyle w:val="Hyperlink"/>
          </w:rPr>
          <w:t>https://nvlpubs.nist.gov/nistpubs/SpecialPublications/NIST.SP.800-90B.pdf</w:t>
        </w:r>
      </w:ins>
      <w:ins w:id="1056" w:author="Shekhar Singh" w:date="2023-07-06T12:20:00Z">
        <w:r>
          <w:fldChar w:fldCharType="end"/>
        </w:r>
      </w:ins>
    </w:p>
    <w:p w14:paraId="1293B8BF" w14:textId="20F2E2AE" w:rsidR="00336A96" w:rsidRDefault="00336A96">
      <w:pPr>
        <w:jc w:val="both"/>
        <w:rPr>
          <w:ins w:id="1057" w:author="Shekhar Singh" w:date="2023-07-06T12:21:00Z"/>
        </w:rPr>
        <w:pPrChange w:id="1058" w:author="Shekhar Singh" w:date="2023-07-06T12:20:00Z">
          <w:pPr>
            <w:pStyle w:val="ListParagraph"/>
            <w:numPr>
              <w:numId w:val="59"/>
            </w:numPr>
            <w:ind w:left="960" w:hanging="360"/>
            <w:jc w:val="both"/>
          </w:pPr>
        </w:pPrChange>
      </w:pPr>
      <w:proofErr w:type="gramStart"/>
      <w:ins w:id="1059" w:author="Shekhar Singh" w:date="2023-07-06T12:20:00Z">
        <w:r>
          <w:t>[ b</w:t>
        </w:r>
        <w:proofErr w:type="gramEnd"/>
        <w:r>
          <w:t xml:space="preserve">-NIST.SP 800-88] : </w:t>
        </w:r>
        <w:r w:rsidRPr="00336A96">
          <w:t>Guidelines for Media Sanitization</w:t>
        </w:r>
      </w:ins>
    </w:p>
    <w:p w14:paraId="20EEF4B2" w14:textId="3D0FACA3" w:rsidR="00336A96" w:rsidRPr="00BC075F" w:rsidRDefault="00336A96">
      <w:pPr>
        <w:jc w:val="both"/>
        <w:rPr>
          <w:ins w:id="1060" w:author="Shekhar Singh" w:date="2023-07-06T12:20:00Z"/>
        </w:rPr>
        <w:pPrChange w:id="1061" w:author="Shekhar Singh" w:date="2023-07-06T12:20:00Z">
          <w:pPr>
            <w:pStyle w:val="ListParagraph"/>
            <w:numPr>
              <w:numId w:val="59"/>
            </w:numPr>
            <w:ind w:left="960" w:hanging="360"/>
            <w:jc w:val="both"/>
          </w:pPr>
        </w:pPrChange>
      </w:pPr>
      <w:ins w:id="1062" w:author="Shekhar Singh" w:date="2023-07-06T12:21:00Z">
        <w:r>
          <w:tab/>
        </w:r>
        <w:r>
          <w:tab/>
        </w:r>
        <w:r>
          <w:tab/>
        </w:r>
        <w:r>
          <w:tab/>
        </w:r>
        <w:r>
          <w:tab/>
        </w:r>
        <w:r w:rsidRPr="00336A96">
          <w:t>https://nvlpubs.nist.gov/nistpubs/SpecialPublications/NIST.SP.800-88r1.pdf</w:t>
        </w:r>
      </w:ins>
    </w:p>
    <w:p w14:paraId="7ECE1413" w14:textId="77777777" w:rsidR="00D16B74" w:rsidRDefault="00D16B74" w:rsidP="00D16B74">
      <w:pPr>
        <w:rPr>
          <w:ins w:id="1063" w:author="Shekhar Singh" w:date="2023-07-06T12:29:00Z"/>
          <w:i/>
          <w:iCs/>
        </w:rPr>
      </w:pPr>
      <w:ins w:id="1064" w:author="Shekhar Singh" w:date="2023-07-06T12:29:00Z">
        <w:r w:rsidRPr="007D65FA">
          <w:t>[</w:t>
        </w:r>
        <w:proofErr w:type="gramStart"/>
        <w:r w:rsidRPr="007D65FA">
          <w:t>b-NIST.SP</w:t>
        </w:r>
        <w:proofErr w:type="gramEnd"/>
        <w:r w:rsidRPr="007D65FA">
          <w:t xml:space="preserve"> 800-63b] </w:t>
        </w:r>
        <w:r>
          <w:t xml:space="preserve">: </w:t>
        </w:r>
        <w:r w:rsidRPr="007D65FA">
          <w:rPr>
            <w:rFonts w:asciiTheme="minorHAnsi" w:eastAsiaTheme="minorHAnsi" w:hAnsiTheme="minorHAnsi" w:cstheme="minorBidi"/>
            <w:b/>
            <w:bCs/>
            <w:sz w:val="22"/>
            <w:szCs w:val="22"/>
          </w:rPr>
          <w:t>Digital Identity Guidelines</w:t>
        </w:r>
        <w:r>
          <w:rPr>
            <w:b/>
            <w:bCs/>
          </w:rPr>
          <w:t xml:space="preserve"> </w:t>
        </w:r>
        <w:r w:rsidRPr="007D65FA">
          <w:rPr>
            <w:i/>
            <w:iCs/>
          </w:rPr>
          <w:t>Authentication and Lifecycle Management</w:t>
        </w:r>
      </w:ins>
    </w:p>
    <w:p w14:paraId="42E50D72" w14:textId="77777777" w:rsidR="00D16B74" w:rsidRPr="007D65FA" w:rsidRDefault="00D16B74" w:rsidP="00D16B74">
      <w:pPr>
        <w:spacing w:before="0" w:after="160" w:line="259" w:lineRule="auto"/>
        <w:rPr>
          <w:ins w:id="1065" w:author="Shekhar Singh" w:date="2023-07-06T12:29:00Z"/>
        </w:rPr>
      </w:pPr>
      <w:ins w:id="1066" w:author="Shekhar Singh" w:date="2023-07-06T12:29:00Z">
        <w:r>
          <w:rPr>
            <w:i/>
            <w:iCs/>
          </w:rPr>
          <w:tab/>
        </w:r>
        <w:r>
          <w:rPr>
            <w:i/>
            <w:iCs/>
          </w:rPr>
          <w:tab/>
          <w:t xml:space="preserve">         </w:t>
        </w:r>
        <w:r w:rsidRPr="007D65FA">
          <w:rPr>
            <w:iCs/>
          </w:rPr>
          <w:t>https://pages.nist.gov/800-63-3/sp800-63b.html</w:t>
        </w:r>
      </w:ins>
    </w:p>
    <w:p w14:paraId="3A988F02" w14:textId="77777777" w:rsidR="00D16B74" w:rsidRPr="007D65FA" w:rsidRDefault="00D16B74" w:rsidP="00D16B74">
      <w:pPr>
        <w:ind w:left="1170" w:hanging="1170"/>
        <w:rPr>
          <w:ins w:id="1067" w:author="Shekhar Singh" w:date="2023-07-06T12:29:00Z"/>
          <w:bCs/>
          <w:lang w:val="en-US"/>
        </w:rPr>
      </w:pPr>
      <w:ins w:id="1068" w:author="Shekhar Singh" w:date="2023-07-06T12:29:00Z">
        <w:r w:rsidRPr="007D65FA">
          <w:t>[b-OWASP</w:t>
        </w:r>
        <w:proofErr w:type="gramStart"/>
        <w:r w:rsidRPr="007D65FA">
          <w:t>]</w:t>
        </w:r>
        <w:r>
          <w:t xml:space="preserve"> :</w:t>
        </w:r>
        <w:proofErr w:type="gramEnd"/>
        <w:r>
          <w:t xml:space="preserve"> </w:t>
        </w:r>
        <w:r w:rsidRPr="007D65FA">
          <w:rPr>
            <w:bCs/>
          </w:rPr>
          <w:t xml:space="preserve">OWASP </w:t>
        </w:r>
        <w:r w:rsidRPr="007D65FA">
          <w:rPr>
            <w:rFonts w:asciiTheme="minorHAnsi" w:eastAsiaTheme="minorHAnsi" w:hAnsiTheme="minorHAnsi" w:cstheme="minorBidi"/>
            <w:bCs/>
            <w:sz w:val="22"/>
            <w:szCs w:val="22"/>
          </w:rPr>
          <w:t>Session Management</w:t>
        </w:r>
        <w:r w:rsidRPr="007D65FA">
          <w:rPr>
            <w:bCs/>
          </w:rPr>
          <w:t xml:space="preserve"> Cheat Sheet</w:t>
        </w:r>
        <w:r>
          <w:rPr>
            <w:bCs/>
          </w:rPr>
          <w:t xml:space="preserve"> </w:t>
        </w:r>
        <w:r w:rsidRPr="007D65FA">
          <w:rPr>
            <w:bCs/>
          </w:rPr>
          <w:t>https://cheatsheetseries.owasp.org/cheatsheets/Session_Management_Cheat_Sheet.html#automatic-session-expiration</w:t>
        </w:r>
      </w:ins>
    </w:p>
    <w:p w14:paraId="0B27168E" w14:textId="17B998A3" w:rsidR="00B03707" w:rsidRDefault="00B03707">
      <w:pPr>
        <w:jc w:val="both"/>
        <w:rPr>
          <w:ins w:id="1069" w:author="Shekhar Singh" w:date="2023-07-06T12:32:00Z"/>
        </w:rPr>
        <w:pPrChange w:id="1070" w:author="Shekhar Singh" w:date="2023-07-06T12:32:00Z">
          <w:pPr>
            <w:ind w:firstLineChars="100" w:firstLine="240"/>
            <w:jc w:val="both"/>
          </w:pPr>
        </w:pPrChange>
      </w:pPr>
      <w:ins w:id="1071" w:author="Shekhar Singh" w:date="2023-07-06T12:32:00Z">
        <w:r>
          <w:t>[</w:t>
        </w:r>
        <w:proofErr w:type="gramStart"/>
        <w:r>
          <w:t>b-NIST</w:t>
        </w:r>
        <w:proofErr w:type="gramEnd"/>
        <w:r>
          <w:t xml:space="preserve"> SP 800-53] : </w:t>
        </w:r>
        <w:r w:rsidRPr="00B03707">
          <w:t>Security and Privacy Controls</w:t>
        </w:r>
        <w:r w:rsidR="00F62FBD">
          <w:t xml:space="preserve"> </w:t>
        </w:r>
        <w:r w:rsidRPr="00B03707">
          <w:t>for Information Systems and Organizations</w:t>
        </w:r>
      </w:ins>
    </w:p>
    <w:p w14:paraId="3C22033D" w14:textId="4CFA5F70" w:rsidR="00B03707" w:rsidRDefault="00B03707">
      <w:pPr>
        <w:jc w:val="both"/>
        <w:rPr>
          <w:ins w:id="1072" w:author="Shekhar Singh" w:date="2023-07-06T12:54:00Z"/>
        </w:rPr>
        <w:pPrChange w:id="1073" w:author="Shekhar Singh" w:date="2023-07-06T12:32:00Z">
          <w:pPr>
            <w:ind w:firstLineChars="100" w:firstLine="240"/>
            <w:jc w:val="both"/>
          </w:pPr>
        </w:pPrChange>
      </w:pPr>
      <w:ins w:id="1074" w:author="Shekhar Singh" w:date="2023-07-06T12:32:00Z">
        <w:r>
          <w:tab/>
        </w:r>
        <w:r>
          <w:tab/>
        </w:r>
        <w:r>
          <w:tab/>
        </w:r>
        <w:r>
          <w:tab/>
        </w:r>
      </w:ins>
      <w:ins w:id="1075" w:author="Shekhar Singh" w:date="2023-07-06T12:54:00Z">
        <w:r w:rsidR="00E83DDF">
          <w:fldChar w:fldCharType="begin"/>
        </w:r>
        <w:r w:rsidR="00E83DDF">
          <w:instrText xml:space="preserve"> HYPERLINK "</w:instrText>
        </w:r>
      </w:ins>
      <w:ins w:id="1076" w:author="Shekhar Singh" w:date="2023-07-06T12:32:00Z">
        <w:r w:rsidR="00E83DDF" w:rsidRPr="00D32FD7">
          <w:instrText>https://nvlpubs.nist.gov/nistpubs/SpecialPublications/NIST.SP.800-53r5.pdf</w:instrText>
        </w:r>
      </w:ins>
      <w:ins w:id="1077" w:author="Shekhar Singh" w:date="2023-07-06T12:54:00Z">
        <w:r w:rsidR="00E83DDF">
          <w:instrText xml:space="preserve">" </w:instrText>
        </w:r>
        <w:r w:rsidR="00E83DDF">
          <w:fldChar w:fldCharType="separate"/>
        </w:r>
      </w:ins>
      <w:ins w:id="1078" w:author="Shekhar Singh" w:date="2023-07-06T12:32:00Z">
        <w:r w:rsidR="00E83DDF" w:rsidRPr="007E1536">
          <w:rPr>
            <w:rStyle w:val="Hyperlink"/>
          </w:rPr>
          <w:t>https://nvlpubs.nist.gov/nistpubs/SpecialPublications/NIST.SP.800-53r5.pdf</w:t>
        </w:r>
      </w:ins>
      <w:ins w:id="1079" w:author="Shekhar Singh" w:date="2023-07-06T12:54:00Z">
        <w:r w:rsidR="00E83DDF">
          <w:fldChar w:fldCharType="end"/>
        </w:r>
      </w:ins>
    </w:p>
    <w:p w14:paraId="6B99A713" w14:textId="77777777" w:rsidR="00E83DDF" w:rsidRPr="00E83DDF" w:rsidRDefault="00E83DDF" w:rsidP="00E83DDF">
      <w:pPr>
        <w:jc w:val="both"/>
        <w:rPr>
          <w:ins w:id="1080" w:author="Shekhar Singh" w:date="2023-07-06T12:54:00Z"/>
          <w:lang w:val="en-US"/>
        </w:rPr>
      </w:pPr>
      <w:proofErr w:type="gramStart"/>
      <w:ins w:id="1081" w:author="Shekhar Singh" w:date="2023-07-06T12:54:00Z">
        <w:r w:rsidRPr="00E83DDF">
          <w:rPr>
            <w:lang w:val="en-US"/>
          </w:rPr>
          <w:t>[ b</w:t>
        </w:r>
        <w:proofErr w:type="gramEnd"/>
        <w:r w:rsidRPr="00E83DDF">
          <w:rPr>
            <w:lang w:val="en-US"/>
          </w:rPr>
          <w:t>-NIST SP 800-131A] :  Transitioning the Use of Cryptographic Algorithms and Key Lengths</w:t>
        </w:r>
      </w:ins>
    </w:p>
    <w:p w14:paraId="00AB6EC1" w14:textId="77777777" w:rsidR="00E83DDF" w:rsidRPr="00E83DDF" w:rsidRDefault="00E83DDF" w:rsidP="00E83DDF">
      <w:pPr>
        <w:jc w:val="both"/>
        <w:rPr>
          <w:ins w:id="1082" w:author="Shekhar Singh" w:date="2023-07-06T12:54:00Z"/>
          <w:lang w:val="en-US"/>
        </w:rPr>
      </w:pPr>
      <w:ins w:id="1083" w:author="Shekhar Singh" w:date="2023-07-06T12:54:00Z">
        <w:r w:rsidRPr="00E83DDF">
          <w:rPr>
            <w:lang w:val="en-US"/>
          </w:rPr>
          <w:tab/>
        </w:r>
        <w:r w:rsidRPr="00E83DDF">
          <w:rPr>
            <w:lang w:val="en-US"/>
          </w:rPr>
          <w:tab/>
        </w:r>
        <w:r w:rsidRPr="00E83DDF">
          <w:rPr>
            <w:lang w:val="en-US"/>
          </w:rPr>
          <w:tab/>
        </w:r>
        <w:r w:rsidRPr="00E83DDF">
          <w:rPr>
            <w:lang w:val="en-US"/>
          </w:rPr>
          <w:fldChar w:fldCharType="begin"/>
        </w:r>
        <w:r w:rsidRPr="00E83DDF">
          <w:rPr>
            <w:lang w:val="en-US"/>
          </w:rPr>
          <w:instrText xml:space="preserve"> HYPERLINK "https://nvlpubs.nist.gov/nistpubs/SpecialPublications/NIST.SP.800-131Ar2.pdf" </w:instrText>
        </w:r>
        <w:r w:rsidRPr="00E83DDF">
          <w:rPr>
            <w:lang w:val="en-US"/>
          </w:rPr>
          <w:fldChar w:fldCharType="separate"/>
        </w:r>
        <w:r w:rsidRPr="00E83DDF">
          <w:rPr>
            <w:rStyle w:val="Hyperlink"/>
            <w:lang w:val="en-US"/>
          </w:rPr>
          <w:t>https://nvlpubs.nist.gov/nistpubs/SpecialPublications/NIST.SP.800-131Ar2.pdf</w:t>
        </w:r>
        <w:r w:rsidRPr="00E83DDF">
          <w:fldChar w:fldCharType="end"/>
        </w:r>
      </w:ins>
    </w:p>
    <w:p w14:paraId="4BC4967D" w14:textId="77777777" w:rsidR="00E83DDF" w:rsidRPr="00E83DDF" w:rsidRDefault="00E03C79" w:rsidP="00E83DDF">
      <w:pPr>
        <w:jc w:val="both"/>
        <w:rPr>
          <w:ins w:id="1084" w:author="Shekhar Singh" w:date="2023-07-06T12:54:00Z"/>
          <w:lang w:val="en-US"/>
        </w:rPr>
      </w:pPr>
      <w:proofErr w:type="gramStart"/>
      <w:ins w:id="1085" w:author="Shekhar Singh" w:date="2023-07-06T12:54:00Z">
        <w:r w:rsidRPr="00E83DDF">
          <w:rPr>
            <w:lang w:val="en-US"/>
          </w:rPr>
          <w:t>[ b</w:t>
        </w:r>
        <w:proofErr w:type="gramEnd"/>
        <w:r w:rsidRPr="00E83DDF">
          <w:rPr>
            <w:lang w:val="en-US"/>
          </w:rPr>
          <w:t>- NIST SP 800-89]</w:t>
        </w:r>
        <w:r w:rsidR="00E83DDF" w:rsidRPr="00E83DDF">
          <w:rPr>
            <w:lang w:val="en-US"/>
          </w:rPr>
          <w:t xml:space="preserve"> : Recommendation for Obtaining Assurances for Digital Signature Applications</w:t>
        </w:r>
      </w:ins>
    </w:p>
    <w:p w14:paraId="4FCE11FA" w14:textId="77777777" w:rsidR="00E83DDF" w:rsidRPr="00E83DDF" w:rsidRDefault="00E83DDF" w:rsidP="00E83DDF">
      <w:pPr>
        <w:jc w:val="both"/>
        <w:rPr>
          <w:ins w:id="1086" w:author="Shekhar Singh" w:date="2023-07-06T12:54:00Z"/>
          <w:lang w:val="en-US"/>
        </w:rPr>
      </w:pPr>
      <w:ins w:id="1087" w:author="Shekhar Singh" w:date="2023-07-06T12:54:00Z">
        <w:r w:rsidRPr="00E83DDF">
          <w:rPr>
            <w:lang w:val="en-US"/>
          </w:rPr>
          <w:tab/>
        </w:r>
        <w:r w:rsidRPr="00E83DDF">
          <w:rPr>
            <w:lang w:val="en-US"/>
          </w:rPr>
          <w:tab/>
        </w:r>
        <w:r w:rsidRPr="00E83DDF">
          <w:rPr>
            <w:lang w:val="en-US"/>
          </w:rPr>
          <w:tab/>
        </w:r>
        <w:r w:rsidRPr="00E83DDF">
          <w:rPr>
            <w:lang w:val="en-US"/>
          </w:rPr>
          <w:fldChar w:fldCharType="begin"/>
        </w:r>
        <w:r w:rsidRPr="00E83DDF">
          <w:rPr>
            <w:lang w:val="en-US"/>
          </w:rPr>
          <w:instrText xml:space="preserve"> HYPERLINK "https://nvlpubs.nist.gov/nistpubs/legacy/sp/nistspecialpublication800-89.pdf" </w:instrText>
        </w:r>
        <w:r w:rsidRPr="00E83DDF">
          <w:rPr>
            <w:lang w:val="en-US"/>
          </w:rPr>
          <w:fldChar w:fldCharType="separate"/>
        </w:r>
        <w:r w:rsidRPr="00E83DDF">
          <w:rPr>
            <w:rStyle w:val="Hyperlink"/>
            <w:lang w:val="en-US"/>
          </w:rPr>
          <w:t>https://nvlpubs.nist.gov/nistpubs/legacy/sp/nistspecialpublication800-89.pdf</w:t>
        </w:r>
        <w:r w:rsidRPr="00E83DDF">
          <w:fldChar w:fldCharType="end"/>
        </w:r>
        <w:r w:rsidRPr="00E83DDF">
          <w:rPr>
            <w:lang w:val="en-US"/>
          </w:rPr>
          <w:t xml:space="preserve"> </w:t>
        </w:r>
      </w:ins>
    </w:p>
    <w:p w14:paraId="006E6D74" w14:textId="77777777" w:rsidR="00E83DDF" w:rsidRPr="00D32FD7" w:rsidRDefault="00E83DDF">
      <w:pPr>
        <w:jc w:val="both"/>
        <w:rPr>
          <w:ins w:id="1088" w:author="Shekhar Singh" w:date="2023-07-06T12:32:00Z"/>
        </w:rPr>
        <w:pPrChange w:id="1089" w:author="Shekhar Singh" w:date="2023-07-06T12:32:00Z">
          <w:pPr>
            <w:ind w:firstLineChars="100" w:firstLine="240"/>
            <w:jc w:val="both"/>
          </w:pPr>
        </w:pPrChange>
      </w:pPr>
    </w:p>
    <w:p w14:paraId="3B7DDB4B" w14:textId="77777777" w:rsidR="00336A96" w:rsidRDefault="00336A96" w:rsidP="00273E5D">
      <w:pPr>
        <w:pBdr>
          <w:bottom w:val="single" w:sz="12" w:space="1" w:color="auto"/>
        </w:pBdr>
        <w:tabs>
          <w:tab w:val="clear" w:pos="1985"/>
        </w:tabs>
        <w:ind w:left="1560" w:hanging="1560"/>
      </w:pPr>
    </w:p>
    <w:p w14:paraId="6CC72CE3" w14:textId="6CC0E0DC" w:rsidR="002F7604" w:rsidRPr="00904266" w:rsidRDefault="00AB47C8" w:rsidP="007D197C">
      <w:pPr>
        <w:jc w:val="center"/>
        <w:rPr>
          <w:szCs w:val="24"/>
        </w:rPr>
      </w:pPr>
      <w:del w:id="1090" w:author="jyoti sengar" w:date="2023-07-04T17:05:00Z">
        <w:r w:rsidRPr="00904266" w:rsidDel="002F7604">
          <w:rPr>
            <w:szCs w:val="24"/>
          </w:rPr>
          <w:delText>_____________</w:delText>
        </w:r>
      </w:del>
      <w:bookmarkEnd w:id="0"/>
    </w:p>
    <w:sectPr w:rsidR="002F7604" w:rsidRPr="00904266" w:rsidSect="00F71E97">
      <w:headerReference w:type="default" r:id="rId11"/>
      <w:footerReference w:type="first" r:id="rId12"/>
      <w:pgSz w:w="12240" w:h="20160" w:code="5"/>
      <w:pgMar w:top="1417" w:right="1134" w:bottom="1417" w:left="1134" w:header="720" w:footer="720" w:gutter="0"/>
      <w:cols w:space="720"/>
      <w:titlePg/>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1BD15" w16cex:dateUtc="2023-06-24T13:35:00Z"/>
  <w16cex:commentExtensible w16cex:durableId="2841BD57" w16cex:dateUtc="2023-06-24T13:37:00Z"/>
  <w16cex:commentExtensible w16cex:durableId="2841C373" w16cex:dateUtc="2023-06-24T14:03:00Z"/>
  <w16cex:commentExtensible w16cex:durableId="2841C442" w16cex:dateUtc="2023-06-24T14:06:00Z"/>
  <w16cex:commentExtensible w16cex:durableId="2841C495" w16cex:dateUtc="2023-06-24T14:07:00Z"/>
  <w16cex:commentExtensible w16cex:durableId="2841C4DE" w16cex:dateUtc="2023-06-24T14:09:00Z"/>
  <w16cex:commentExtensible w16cex:durableId="2841C564" w16cex:dateUtc="2023-06-24T14:11:00Z"/>
  <w16cex:commentExtensible w16cex:durableId="2841C5EF" w16cex:dateUtc="2023-06-24T14:13:00Z"/>
  <w16cex:commentExtensible w16cex:durableId="2841C622" w16cex:dateUtc="2023-06-24T14:14:00Z"/>
  <w16cex:commentExtensible w16cex:durableId="2841C6B5" w16cex:dateUtc="2023-06-24T14:17:00Z"/>
  <w16cex:commentExtensible w16cex:durableId="2841C749" w16cex:dateUtc="2023-06-24T14:19:00Z"/>
  <w16cex:commentExtensible w16cex:durableId="2841C892" w16cex:dateUtc="2023-06-24T14:24:00Z"/>
  <w16cex:commentExtensible w16cex:durableId="2841C92B" w16cex:dateUtc="2023-06-24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704732" w16cid:durableId="2841BD15"/>
  <w16cid:commentId w16cid:paraId="0E65020E" w16cid:durableId="2841BD57"/>
  <w16cid:commentId w16cid:paraId="4B307C11" w16cid:durableId="2841C373"/>
  <w16cid:commentId w16cid:paraId="3FDB8D36" w16cid:durableId="2841C442"/>
  <w16cid:commentId w16cid:paraId="59E56CCA" w16cid:durableId="2841C495"/>
  <w16cid:commentId w16cid:paraId="31880461" w16cid:durableId="2841C4DE"/>
  <w16cid:commentId w16cid:paraId="2744E691" w16cid:durableId="2841C564"/>
  <w16cid:commentId w16cid:paraId="31BA2D74" w16cid:durableId="2841C5EF"/>
  <w16cid:commentId w16cid:paraId="68F5983E" w16cid:durableId="2841C622"/>
  <w16cid:commentId w16cid:paraId="33D85F90" w16cid:durableId="2841C6B5"/>
  <w16cid:commentId w16cid:paraId="4CD2BD6C" w16cid:durableId="2841C749"/>
  <w16cid:commentId w16cid:paraId="727AEB2F" w16cid:durableId="2841C892"/>
  <w16cid:commentId w16cid:paraId="46FBE0D9" w16cid:durableId="2841C92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C94E78" w14:textId="77777777" w:rsidR="003B43C3" w:rsidRDefault="003B43C3">
      <w:r>
        <w:separator/>
      </w:r>
    </w:p>
  </w:endnote>
  <w:endnote w:type="continuationSeparator" w:id="0">
    <w:p w14:paraId="5BF2F3C9" w14:textId="77777777" w:rsidR="003B43C3" w:rsidRDefault="003B4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
    <w:altName w:val="Segoe Print"/>
    <w:panose1 w:val="00000000000000000000"/>
    <w:charset w:val="80"/>
    <w:family w:val="auto"/>
    <w:notTrueType/>
    <w:pitch w:val="variable"/>
    <w:sig w:usb0="00000000" w:usb1="08070000" w:usb2="00000010" w:usb3="00000000" w:csb0="00020000" w:csb1="00000000"/>
  </w:font>
  <w:font w:name="MS PMincho">
    <w:altName w:val="MS Gothic"/>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KoPubDotum Light">
    <w:altName w:val="Malgun Gothic"/>
    <w:panose1 w:val="00000000000000000000"/>
    <w:charset w:val="81"/>
    <w:family w:val="swiss"/>
    <w:notTrueType/>
    <w:pitch w:val="default"/>
    <w:sig w:usb0="00000001" w:usb1="09060000" w:usb2="00000010" w:usb3="00000000" w:csb0="00080000" w:csb1="00000000"/>
  </w:font>
  <w:font w:name="KoPub돋움체 Light">
    <w:altName w:val="Malgun Gothic"/>
    <w:charset w:val="81"/>
    <w:family w:val="auto"/>
    <w:pitch w:val="variable"/>
    <w:sig w:usb0="800002A7" w:usb1="29D7FCFB" w:usb2="00000010" w:usb3="00000000" w:csb0="00080001" w:csb1="00000000"/>
  </w:font>
  <w:font w:name="함초롬바탕">
    <w:charset w:val="81"/>
    <w:family w:val="roman"/>
    <w:pitch w:val="variable"/>
    <w:sig w:usb0="F7002EFF" w:usb1="19DFFFFF" w:usb2="001BFDD7" w:usb3="00000000" w:csb0="001F01FF" w:csb1="00000000"/>
  </w:font>
  <w:font w:name="Gulim">
    <w:altName w:val="Arial Unicode MS"/>
    <w:panose1 w:val="020B0600000101010101"/>
    <w:charset w:val="81"/>
    <w:family w:val="roman"/>
    <w:notTrueType/>
    <w:pitch w:val="fixed"/>
    <w:sig w:usb0="00000000" w:usb1="09060000" w:usb2="00000010" w:usb3="00000000" w:csb0="00080000" w:csb1="00000000"/>
  </w:font>
  <w:font w:name="Batang">
    <w:altName w:val="Arial Unicode MS"/>
    <w:panose1 w:val="02030600000101010101"/>
    <w:charset w:val="81"/>
    <w:family w:val="auto"/>
    <w:notTrueType/>
    <w:pitch w:val="fixed"/>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819600" w14:textId="77777777" w:rsidR="00F62FBD" w:rsidRPr="0086306E" w:rsidRDefault="00F62FBD" w:rsidP="0086306E">
    <w:pPr>
      <w:spacing w:before="0"/>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6CA4E9" w14:textId="77777777" w:rsidR="003B43C3" w:rsidRDefault="003B43C3">
      <w:r>
        <w:separator/>
      </w:r>
    </w:p>
  </w:footnote>
  <w:footnote w:type="continuationSeparator" w:id="0">
    <w:p w14:paraId="018AE361" w14:textId="77777777" w:rsidR="003B43C3" w:rsidRDefault="003B43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D3EE2E" w14:textId="61295814" w:rsidR="00F62FBD" w:rsidRPr="000241F8" w:rsidRDefault="00F62FBD" w:rsidP="000241F8">
    <w:pPr>
      <w:pStyle w:val="Header"/>
    </w:pPr>
    <w:r w:rsidRPr="000241F8">
      <w:t xml:space="preserve">- </w:t>
    </w:r>
    <w:r w:rsidRPr="000241F8">
      <w:fldChar w:fldCharType="begin"/>
    </w:r>
    <w:r w:rsidRPr="000241F8">
      <w:instrText xml:space="preserve"> PAGE  \* MERGEFORMAT </w:instrText>
    </w:r>
    <w:r w:rsidRPr="000241F8">
      <w:fldChar w:fldCharType="separate"/>
    </w:r>
    <w:r w:rsidR="007A0C41">
      <w:rPr>
        <w:noProof/>
      </w:rPr>
      <w:t>14</w:t>
    </w:r>
    <w:r w:rsidRPr="000241F8">
      <w:fldChar w:fldCharType="end"/>
    </w:r>
    <w:r w:rsidRPr="000241F8">
      <w:t xml:space="preserve"> -</w:t>
    </w:r>
  </w:p>
  <w:p w14:paraId="646529FC" w14:textId="43C13019" w:rsidR="00F62FBD" w:rsidRPr="000241F8" w:rsidRDefault="00F62FBD" w:rsidP="00526FB7">
    <w:pPr>
      <w:pStyle w:val="Header"/>
      <w:tabs>
        <w:tab w:val="center" w:pos="4819"/>
        <w:tab w:val="left" w:pos="7318"/>
      </w:tabs>
      <w:spacing w:after="240"/>
    </w:pPr>
    <w:r w:rsidRPr="000241F8">
      <w:fldChar w:fldCharType="begin"/>
    </w:r>
    <w:r w:rsidRPr="000241F8">
      <w:instrText xml:space="preserve"> STYLEREF  Docnumber  </w:instrText>
    </w:r>
    <w:r w:rsidRPr="000241F8">
      <w:fldChar w:fldCharType="separate"/>
    </w:r>
    <w:r w:rsidR="007A0C41">
      <w:rPr>
        <w:noProof/>
      </w:rPr>
      <w:t>SG17-TD950R1</w:t>
    </w:r>
    <w:r w:rsidRPr="000241F8">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E4C86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01543E3"/>
    <w:multiLevelType w:val="hybridMultilevel"/>
    <w:tmpl w:val="39BC450E"/>
    <w:lvl w:ilvl="0" w:tplc="BBA09924">
      <w:start w:val="1"/>
      <w:numFmt w:val="bullet"/>
      <w:lvlText w:val=""/>
      <w:lvlJc w:val="left"/>
      <w:pPr>
        <w:tabs>
          <w:tab w:val="num" w:pos="720"/>
        </w:tabs>
        <w:ind w:left="720" w:hanging="360"/>
      </w:pPr>
      <w:rPr>
        <w:rFonts w:ascii="Wingdings" w:hAnsi="Wingdings" w:hint="default"/>
      </w:rPr>
    </w:lvl>
    <w:lvl w:ilvl="1" w:tplc="8BF0F0B2" w:tentative="1">
      <w:start w:val="1"/>
      <w:numFmt w:val="bullet"/>
      <w:lvlText w:val=""/>
      <w:lvlJc w:val="left"/>
      <w:pPr>
        <w:tabs>
          <w:tab w:val="num" w:pos="1440"/>
        </w:tabs>
        <w:ind w:left="1440" w:hanging="360"/>
      </w:pPr>
      <w:rPr>
        <w:rFonts w:ascii="Wingdings" w:hAnsi="Wingdings" w:hint="default"/>
      </w:rPr>
    </w:lvl>
    <w:lvl w:ilvl="2" w:tplc="7CF06BE0" w:tentative="1">
      <w:start w:val="1"/>
      <w:numFmt w:val="bullet"/>
      <w:lvlText w:val=""/>
      <w:lvlJc w:val="left"/>
      <w:pPr>
        <w:tabs>
          <w:tab w:val="num" w:pos="2160"/>
        </w:tabs>
        <w:ind w:left="2160" w:hanging="360"/>
      </w:pPr>
      <w:rPr>
        <w:rFonts w:ascii="Wingdings" w:hAnsi="Wingdings" w:hint="default"/>
      </w:rPr>
    </w:lvl>
    <w:lvl w:ilvl="3" w:tplc="F8D25B46" w:tentative="1">
      <w:start w:val="1"/>
      <w:numFmt w:val="bullet"/>
      <w:lvlText w:val=""/>
      <w:lvlJc w:val="left"/>
      <w:pPr>
        <w:tabs>
          <w:tab w:val="num" w:pos="2880"/>
        </w:tabs>
        <w:ind w:left="2880" w:hanging="360"/>
      </w:pPr>
      <w:rPr>
        <w:rFonts w:ascii="Wingdings" w:hAnsi="Wingdings" w:hint="default"/>
      </w:rPr>
    </w:lvl>
    <w:lvl w:ilvl="4" w:tplc="076C1848" w:tentative="1">
      <w:start w:val="1"/>
      <w:numFmt w:val="bullet"/>
      <w:lvlText w:val=""/>
      <w:lvlJc w:val="left"/>
      <w:pPr>
        <w:tabs>
          <w:tab w:val="num" w:pos="3600"/>
        </w:tabs>
        <w:ind w:left="3600" w:hanging="360"/>
      </w:pPr>
      <w:rPr>
        <w:rFonts w:ascii="Wingdings" w:hAnsi="Wingdings" w:hint="default"/>
      </w:rPr>
    </w:lvl>
    <w:lvl w:ilvl="5" w:tplc="C2CEEDCA" w:tentative="1">
      <w:start w:val="1"/>
      <w:numFmt w:val="bullet"/>
      <w:lvlText w:val=""/>
      <w:lvlJc w:val="left"/>
      <w:pPr>
        <w:tabs>
          <w:tab w:val="num" w:pos="4320"/>
        </w:tabs>
        <w:ind w:left="4320" w:hanging="360"/>
      </w:pPr>
      <w:rPr>
        <w:rFonts w:ascii="Wingdings" w:hAnsi="Wingdings" w:hint="default"/>
      </w:rPr>
    </w:lvl>
    <w:lvl w:ilvl="6" w:tplc="FEC20490" w:tentative="1">
      <w:start w:val="1"/>
      <w:numFmt w:val="bullet"/>
      <w:lvlText w:val=""/>
      <w:lvlJc w:val="left"/>
      <w:pPr>
        <w:tabs>
          <w:tab w:val="num" w:pos="5040"/>
        </w:tabs>
        <w:ind w:left="5040" w:hanging="360"/>
      </w:pPr>
      <w:rPr>
        <w:rFonts w:ascii="Wingdings" w:hAnsi="Wingdings" w:hint="default"/>
      </w:rPr>
    </w:lvl>
    <w:lvl w:ilvl="7" w:tplc="8AB84458" w:tentative="1">
      <w:start w:val="1"/>
      <w:numFmt w:val="bullet"/>
      <w:lvlText w:val=""/>
      <w:lvlJc w:val="left"/>
      <w:pPr>
        <w:tabs>
          <w:tab w:val="num" w:pos="5760"/>
        </w:tabs>
        <w:ind w:left="5760" w:hanging="360"/>
      </w:pPr>
      <w:rPr>
        <w:rFonts w:ascii="Wingdings" w:hAnsi="Wingdings" w:hint="default"/>
      </w:rPr>
    </w:lvl>
    <w:lvl w:ilvl="8" w:tplc="44B07496" w:tentative="1">
      <w:start w:val="1"/>
      <w:numFmt w:val="bullet"/>
      <w:lvlText w:val=""/>
      <w:lvlJc w:val="left"/>
      <w:pPr>
        <w:tabs>
          <w:tab w:val="num" w:pos="6480"/>
        </w:tabs>
        <w:ind w:left="6480" w:hanging="360"/>
      </w:pPr>
      <w:rPr>
        <w:rFonts w:ascii="Wingdings" w:hAnsi="Wingdings" w:hint="default"/>
      </w:rPr>
    </w:lvl>
  </w:abstractNum>
  <w:abstractNum w:abstractNumId="2">
    <w:nsid w:val="04F313EF"/>
    <w:multiLevelType w:val="hybridMultilevel"/>
    <w:tmpl w:val="EBD27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62274E7"/>
    <w:multiLevelType w:val="hybridMultilevel"/>
    <w:tmpl w:val="CDD0415E"/>
    <w:lvl w:ilvl="0" w:tplc="641285C8">
      <w:start w:val="2"/>
      <w:numFmt w:val="bullet"/>
      <w:lvlText w:val="-"/>
      <w:lvlJc w:val="left"/>
      <w:pPr>
        <w:ind w:left="480" w:hanging="360"/>
      </w:pPr>
      <w:rPr>
        <w:rFonts w:ascii="Times New Roman" w:eastAsia="Malgun Gothic"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4">
    <w:nsid w:val="068252A8"/>
    <w:multiLevelType w:val="hybridMultilevel"/>
    <w:tmpl w:val="95C8B9DA"/>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08D50B63"/>
    <w:multiLevelType w:val="hybridMultilevel"/>
    <w:tmpl w:val="2A240E76"/>
    <w:lvl w:ilvl="0" w:tplc="B85ADF4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nsid w:val="092F7196"/>
    <w:multiLevelType w:val="hybridMultilevel"/>
    <w:tmpl w:val="2F88BE82"/>
    <w:lvl w:ilvl="0" w:tplc="7230FC5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0E797953"/>
    <w:multiLevelType w:val="hybridMultilevel"/>
    <w:tmpl w:val="69B83742"/>
    <w:lvl w:ilvl="0" w:tplc="6F023D60">
      <w:start w:val="1"/>
      <w:numFmt w:val="bullet"/>
      <w:lvlText w:val=""/>
      <w:lvlJc w:val="left"/>
      <w:pPr>
        <w:tabs>
          <w:tab w:val="num" w:pos="720"/>
        </w:tabs>
        <w:ind w:left="720" w:hanging="360"/>
      </w:pPr>
      <w:rPr>
        <w:rFonts w:ascii="Wingdings" w:hAnsi="Wingdings" w:hint="default"/>
      </w:rPr>
    </w:lvl>
    <w:lvl w:ilvl="1" w:tplc="E6840E64" w:tentative="1">
      <w:start w:val="1"/>
      <w:numFmt w:val="bullet"/>
      <w:lvlText w:val=""/>
      <w:lvlJc w:val="left"/>
      <w:pPr>
        <w:tabs>
          <w:tab w:val="num" w:pos="1440"/>
        </w:tabs>
        <w:ind w:left="1440" w:hanging="360"/>
      </w:pPr>
      <w:rPr>
        <w:rFonts w:ascii="Wingdings" w:hAnsi="Wingdings" w:hint="default"/>
      </w:rPr>
    </w:lvl>
    <w:lvl w:ilvl="2" w:tplc="4E3E0C84" w:tentative="1">
      <w:start w:val="1"/>
      <w:numFmt w:val="bullet"/>
      <w:lvlText w:val=""/>
      <w:lvlJc w:val="left"/>
      <w:pPr>
        <w:tabs>
          <w:tab w:val="num" w:pos="2160"/>
        </w:tabs>
        <w:ind w:left="2160" w:hanging="360"/>
      </w:pPr>
      <w:rPr>
        <w:rFonts w:ascii="Wingdings" w:hAnsi="Wingdings" w:hint="default"/>
      </w:rPr>
    </w:lvl>
    <w:lvl w:ilvl="3" w:tplc="945AEAAE" w:tentative="1">
      <w:start w:val="1"/>
      <w:numFmt w:val="bullet"/>
      <w:lvlText w:val=""/>
      <w:lvlJc w:val="left"/>
      <w:pPr>
        <w:tabs>
          <w:tab w:val="num" w:pos="2880"/>
        </w:tabs>
        <w:ind w:left="2880" w:hanging="360"/>
      </w:pPr>
      <w:rPr>
        <w:rFonts w:ascii="Wingdings" w:hAnsi="Wingdings" w:hint="default"/>
      </w:rPr>
    </w:lvl>
    <w:lvl w:ilvl="4" w:tplc="DB7251F4" w:tentative="1">
      <w:start w:val="1"/>
      <w:numFmt w:val="bullet"/>
      <w:lvlText w:val=""/>
      <w:lvlJc w:val="left"/>
      <w:pPr>
        <w:tabs>
          <w:tab w:val="num" w:pos="3600"/>
        </w:tabs>
        <w:ind w:left="3600" w:hanging="360"/>
      </w:pPr>
      <w:rPr>
        <w:rFonts w:ascii="Wingdings" w:hAnsi="Wingdings" w:hint="default"/>
      </w:rPr>
    </w:lvl>
    <w:lvl w:ilvl="5" w:tplc="836C6064" w:tentative="1">
      <w:start w:val="1"/>
      <w:numFmt w:val="bullet"/>
      <w:lvlText w:val=""/>
      <w:lvlJc w:val="left"/>
      <w:pPr>
        <w:tabs>
          <w:tab w:val="num" w:pos="4320"/>
        </w:tabs>
        <w:ind w:left="4320" w:hanging="360"/>
      </w:pPr>
      <w:rPr>
        <w:rFonts w:ascii="Wingdings" w:hAnsi="Wingdings" w:hint="default"/>
      </w:rPr>
    </w:lvl>
    <w:lvl w:ilvl="6" w:tplc="5A3889E2" w:tentative="1">
      <w:start w:val="1"/>
      <w:numFmt w:val="bullet"/>
      <w:lvlText w:val=""/>
      <w:lvlJc w:val="left"/>
      <w:pPr>
        <w:tabs>
          <w:tab w:val="num" w:pos="5040"/>
        </w:tabs>
        <w:ind w:left="5040" w:hanging="360"/>
      </w:pPr>
      <w:rPr>
        <w:rFonts w:ascii="Wingdings" w:hAnsi="Wingdings" w:hint="default"/>
      </w:rPr>
    </w:lvl>
    <w:lvl w:ilvl="7" w:tplc="1754437A" w:tentative="1">
      <w:start w:val="1"/>
      <w:numFmt w:val="bullet"/>
      <w:lvlText w:val=""/>
      <w:lvlJc w:val="left"/>
      <w:pPr>
        <w:tabs>
          <w:tab w:val="num" w:pos="5760"/>
        </w:tabs>
        <w:ind w:left="5760" w:hanging="360"/>
      </w:pPr>
      <w:rPr>
        <w:rFonts w:ascii="Wingdings" w:hAnsi="Wingdings" w:hint="default"/>
      </w:rPr>
    </w:lvl>
    <w:lvl w:ilvl="8" w:tplc="F1E8E342" w:tentative="1">
      <w:start w:val="1"/>
      <w:numFmt w:val="bullet"/>
      <w:lvlText w:val=""/>
      <w:lvlJc w:val="left"/>
      <w:pPr>
        <w:tabs>
          <w:tab w:val="num" w:pos="6480"/>
        </w:tabs>
        <w:ind w:left="6480" w:hanging="360"/>
      </w:pPr>
      <w:rPr>
        <w:rFonts w:ascii="Wingdings" w:hAnsi="Wingdings" w:hint="default"/>
      </w:rPr>
    </w:lvl>
  </w:abstractNum>
  <w:abstractNum w:abstractNumId="8">
    <w:nsid w:val="0FEB6830"/>
    <w:multiLevelType w:val="hybridMultilevel"/>
    <w:tmpl w:val="A4D4FFC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nsid w:val="14CD212F"/>
    <w:multiLevelType w:val="hybridMultilevel"/>
    <w:tmpl w:val="98C8AD84"/>
    <w:lvl w:ilvl="0" w:tplc="143C863E">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14E24A70"/>
    <w:multiLevelType w:val="hybridMultilevel"/>
    <w:tmpl w:val="F4A64190"/>
    <w:lvl w:ilvl="0" w:tplc="B85ADF4E">
      <w:start w:val="1"/>
      <w:numFmt w:val="bullet"/>
      <w:lvlText w:val=""/>
      <w:lvlJc w:val="left"/>
      <w:pPr>
        <w:ind w:left="942" w:hanging="400"/>
      </w:pPr>
      <w:rPr>
        <w:rFonts w:ascii="Wingdings" w:hAnsi="Wingdings" w:hint="default"/>
      </w:rPr>
    </w:lvl>
    <w:lvl w:ilvl="1" w:tplc="04090003" w:tentative="1">
      <w:start w:val="1"/>
      <w:numFmt w:val="bullet"/>
      <w:lvlText w:val=""/>
      <w:lvlJc w:val="left"/>
      <w:pPr>
        <w:ind w:left="1342" w:hanging="400"/>
      </w:pPr>
      <w:rPr>
        <w:rFonts w:ascii="Wingdings" w:hAnsi="Wingdings" w:hint="default"/>
      </w:rPr>
    </w:lvl>
    <w:lvl w:ilvl="2" w:tplc="04090005" w:tentative="1">
      <w:start w:val="1"/>
      <w:numFmt w:val="bullet"/>
      <w:lvlText w:val=""/>
      <w:lvlJc w:val="left"/>
      <w:pPr>
        <w:ind w:left="1742" w:hanging="400"/>
      </w:pPr>
      <w:rPr>
        <w:rFonts w:ascii="Wingdings" w:hAnsi="Wingdings" w:hint="default"/>
      </w:rPr>
    </w:lvl>
    <w:lvl w:ilvl="3" w:tplc="04090001" w:tentative="1">
      <w:start w:val="1"/>
      <w:numFmt w:val="bullet"/>
      <w:lvlText w:val=""/>
      <w:lvlJc w:val="left"/>
      <w:pPr>
        <w:ind w:left="2142" w:hanging="400"/>
      </w:pPr>
      <w:rPr>
        <w:rFonts w:ascii="Wingdings" w:hAnsi="Wingdings" w:hint="default"/>
      </w:rPr>
    </w:lvl>
    <w:lvl w:ilvl="4" w:tplc="04090003" w:tentative="1">
      <w:start w:val="1"/>
      <w:numFmt w:val="bullet"/>
      <w:lvlText w:val=""/>
      <w:lvlJc w:val="left"/>
      <w:pPr>
        <w:ind w:left="2542" w:hanging="400"/>
      </w:pPr>
      <w:rPr>
        <w:rFonts w:ascii="Wingdings" w:hAnsi="Wingdings" w:hint="default"/>
      </w:rPr>
    </w:lvl>
    <w:lvl w:ilvl="5" w:tplc="04090005" w:tentative="1">
      <w:start w:val="1"/>
      <w:numFmt w:val="bullet"/>
      <w:lvlText w:val=""/>
      <w:lvlJc w:val="left"/>
      <w:pPr>
        <w:ind w:left="2942" w:hanging="400"/>
      </w:pPr>
      <w:rPr>
        <w:rFonts w:ascii="Wingdings" w:hAnsi="Wingdings" w:hint="default"/>
      </w:rPr>
    </w:lvl>
    <w:lvl w:ilvl="6" w:tplc="04090001" w:tentative="1">
      <w:start w:val="1"/>
      <w:numFmt w:val="bullet"/>
      <w:lvlText w:val=""/>
      <w:lvlJc w:val="left"/>
      <w:pPr>
        <w:ind w:left="3342" w:hanging="400"/>
      </w:pPr>
      <w:rPr>
        <w:rFonts w:ascii="Wingdings" w:hAnsi="Wingdings" w:hint="default"/>
      </w:rPr>
    </w:lvl>
    <w:lvl w:ilvl="7" w:tplc="04090003" w:tentative="1">
      <w:start w:val="1"/>
      <w:numFmt w:val="bullet"/>
      <w:lvlText w:val=""/>
      <w:lvlJc w:val="left"/>
      <w:pPr>
        <w:ind w:left="3742" w:hanging="400"/>
      </w:pPr>
      <w:rPr>
        <w:rFonts w:ascii="Wingdings" w:hAnsi="Wingdings" w:hint="default"/>
      </w:rPr>
    </w:lvl>
    <w:lvl w:ilvl="8" w:tplc="04090005" w:tentative="1">
      <w:start w:val="1"/>
      <w:numFmt w:val="bullet"/>
      <w:lvlText w:val=""/>
      <w:lvlJc w:val="left"/>
      <w:pPr>
        <w:ind w:left="4142" w:hanging="400"/>
      </w:pPr>
      <w:rPr>
        <w:rFonts w:ascii="Wingdings" w:hAnsi="Wingdings" w:hint="default"/>
      </w:rPr>
    </w:lvl>
  </w:abstractNum>
  <w:abstractNum w:abstractNumId="11">
    <w:nsid w:val="158E22FE"/>
    <w:multiLevelType w:val="hybridMultilevel"/>
    <w:tmpl w:val="6C1E4F6C"/>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2">
    <w:nsid w:val="15E81BB1"/>
    <w:multiLevelType w:val="hybridMultilevel"/>
    <w:tmpl w:val="0A60657E"/>
    <w:lvl w:ilvl="0" w:tplc="F4C83350">
      <w:start w:val="1"/>
      <w:numFmt w:val="bullet"/>
      <w:lvlText w:val=""/>
      <w:lvlJc w:val="left"/>
      <w:pPr>
        <w:tabs>
          <w:tab w:val="num" w:pos="720"/>
        </w:tabs>
        <w:ind w:left="720" w:hanging="360"/>
      </w:pPr>
      <w:rPr>
        <w:rFonts w:ascii="Wingdings" w:hAnsi="Wingdings" w:hint="default"/>
      </w:rPr>
    </w:lvl>
    <w:lvl w:ilvl="1" w:tplc="DE60AFEE" w:tentative="1">
      <w:start w:val="1"/>
      <w:numFmt w:val="bullet"/>
      <w:lvlText w:val=""/>
      <w:lvlJc w:val="left"/>
      <w:pPr>
        <w:tabs>
          <w:tab w:val="num" w:pos="1440"/>
        </w:tabs>
        <w:ind w:left="1440" w:hanging="360"/>
      </w:pPr>
      <w:rPr>
        <w:rFonts w:ascii="Wingdings" w:hAnsi="Wingdings" w:hint="default"/>
      </w:rPr>
    </w:lvl>
    <w:lvl w:ilvl="2" w:tplc="B3820D68" w:tentative="1">
      <w:start w:val="1"/>
      <w:numFmt w:val="bullet"/>
      <w:lvlText w:val=""/>
      <w:lvlJc w:val="left"/>
      <w:pPr>
        <w:tabs>
          <w:tab w:val="num" w:pos="2160"/>
        </w:tabs>
        <w:ind w:left="2160" w:hanging="360"/>
      </w:pPr>
      <w:rPr>
        <w:rFonts w:ascii="Wingdings" w:hAnsi="Wingdings" w:hint="default"/>
      </w:rPr>
    </w:lvl>
    <w:lvl w:ilvl="3" w:tplc="CC043C00" w:tentative="1">
      <w:start w:val="1"/>
      <w:numFmt w:val="bullet"/>
      <w:lvlText w:val=""/>
      <w:lvlJc w:val="left"/>
      <w:pPr>
        <w:tabs>
          <w:tab w:val="num" w:pos="2880"/>
        </w:tabs>
        <w:ind w:left="2880" w:hanging="360"/>
      </w:pPr>
      <w:rPr>
        <w:rFonts w:ascii="Wingdings" w:hAnsi="Wingdings" w:hint="default"/>
      </w:rPr>
    </w:lvl>
    <w:lvl w:ilvl="4" w:tplc="44861EFE" w:tentative="1">
      <w:start w:val="1"/>
      <w:numFmt w:val="bullet"/>
      <w:lvlText w:val=""/>
      <w:lvlJc w:val="left"/>
      <w:pPr>
        <w:tabs>
          <w:tab w:val="num" w:pos="3600"/>
        </w:tabs>
        <w:ind w:left="3600" w:hanging="360"/>
      </w:pPr>
      <w:rPr>
        <w:rFonts w:ascii="Wingdings" w:hAnsi="Wingdings" w:hint="default"/>
      </w:rPr>
    </w:lvl>
    <w:lvl w:ilvl="5" w:tplc="50E4C834" w:tentative="1">
      <w:start w:val="1"/>
      <w:numFmt w:val="bullet"/>
      <w:lvlText w:val=""/>
      <w:lvlJc w:val="left"/>
      <w:pPr>
        <w:tabs>
          <w:tab w:val="num" w:pos="4320"/>
        </w:tabs>
        <w:ind w:left="4320" w:hanging="360"/>
      </w:pPr>
      <w:rPr>
        <w:rFonts w:ascii="Wingdings" w:hAnsi="Wingdings" w:hint="default"/>
      </w:rPr>
    </w:lvl>
    <w:lvl w:ilvl="6" w:tplc="FD2E508C" w:tentative="1">
      <w:start w:val="1"/>
      <w:numFmt w:val="bullet"/>
      <w:lvlText w:val=""/>
      <w:lvlJc w:val="left"/>
      <w:pPr>
        <w:tabs>
          <w:tab w:val="num" w:pos="5040"/>
        </w:tabs>
        <w:ind w:left="5040" w:hanging="360"/>
      </w:pPr>
      <w:rPr>
        <w:rFonts w:ascii="Wingdings" w:hAnsi="Wingdings" w:hint="default"/>
      </w:rPr>
    </w:lvl>
    <w:lvl w:ilvl="7" w:tplc="925C6426" w:tentative="1">
      <w:start w:val="1"/>
      <w:numFmt w:val="bullet"/>
      <w:lvlText w:val=""/>
      <w:lvlJc w:val="left"/>
      <w:pPr>
        <w:tabs>
          <w:tab w:val="num" w:pos="5760"/>
        </w:tabs>
        <w:ind w:left="5760" w:hanging="360"/>
      </w:pPr>
      <w:rPr>
        <w:rFonts w:ascii="Wingdings" w:hAnsi="Wingdings" w:hint="default"/>
      </w:rPr>
    </w:lvl>
    <w:lvl w:ilvl="8" w:tplc="5CD016B0" w:tentative="1">
      <w:start w:val="1"/>
      <w:numFmt w:val="bullet"/>
      <w:lvlText w:val=""/>
      <w:lvlJc w:val="left"/>
      <w:pPr>
        <w:tabs>
          <w:tab w:val="num" w:pos="6480"/>
        </w:tabs>
        <w:ind w:left="6480" w:hanging="360"/>
      </w:pPr>
      <w:rPr>
        <w:rFonts w:ascii="Wingdings" w:hAnsi="Wingdings" w:hint="default"/>
      </w:rPr>
    </w:lvl>
  </w:abstractNum>
  <w:abstractNum w:abstractNumId="13">
    <w:nsid w:val="16143143"/>
    <w:multiLevelType w:val="hybridMultilevel"/>
    <w:tmpl w:val="1BEA2812"/>
    <w:lvl w:ilvl="0" w:tplc="901ADC12">
      <w:start w:val="1"/>
      <w:numFmt w:val="bullet"/>
      <w:pStyle w:val="Res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67F4B8B"/>
    <w:multiLevelType w:val="multilevel"/>
    <w:tmpl w:val="505A277E"/>
    <w:styleLink w:val="5"/>
    <w:lvl w:ilvl="0">
      <w:start w:val="1"/>
      <w:numFmt w:val="decimal"/>
      <w:lvlText w:val="%1."/>
      <w:lvlJc w:val="left"/>
      <w:pPr>
        <w:ind w:left="432" w:hanging="43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left" w:pos="432"/>
        </w:tabs>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432"/>
        </w:tabs>
        <w:ind w:left="864" w:hanging="86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432"/>
        </w:tabs>
        <w:ind w:left="1008" w:hanging="1008"/>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432"/>
        </w:tabs>
        <w:ind w:left="1152" w:hanging="115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432"/>
        </w:tabs>
        <w:ind w:left="1296" w:hanging="129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left" w:pos="432"/>
        </w:tabs>
        <w:ind w:left="144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left" w:pos="432"/>
        </w:tabs>
        <w:ind w:left="1584" w:hanging="15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nsid w:val="17485B20"/>
    <w:multiLevelType w:val="hybridMultilevel"/>
    <w:tmpl w:val="640C78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19C8497F"/>
    <w:multiLevelType w:val="hybridMultilevel"/>
    <w:tmpl w:val="B2BE950E"/>
    <w:lvl w:ilvl="0" w:tplc="E946CE1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1BF2426C"/>
    <w:multiLevelType w:val="multilevel"/>
    <w:tmpl w:val="BD0ADF62"/>
    <w:lvl w:ilvl="0">
      <w:start w:val="1"/>
      <w:numFmt w:val="decimal"/>
      <w:pStyle w:val="NumberedList"/>
      <w:lvlText w:val="%1."/>
      <w:lvlJc w:val="left"/>
      <w:pPr>
        <w:ind w:left="-117" w:hanging="360"/>
      </w:pPr>
    </w:lvl>
    <w:lvl w:ilvl="1">
      <w:start w:val="1"/>
      <w:numFmt w:val="decimal"/>
      <w:lvlText w:val="%1.%2."/>
      <w:lvlJc w:val="left"/>
      <w:pPr>
        <w:ind w:left="315" w:hanging="432"/>
      </w:pPr>
    </w:lvl>
    <w:lvl w:ilvl="2">
      <w:start w:val="1"/>
      <w:numFmt w:val="decimal"/>
      <w:lvlText w:val="%1.%2.%3."/>
      <w:lvlJc w:val="left"/>
      <w:pPr>
        <w:ind w:left="747" w:hanging="504"/>
      </w:pPr>
    </w:lvl>
    <w:lvl w:ilvl="3">
      <w:start w:val="1"/>
      <w:numFmt w:val="decimal"/>
      <w:lvlText w:val="%1.%2.%3.%4."/>
      <w:lvlJc w:val="left"/>
      <w:pPr>
        <w:ind w:left="1251" w:hanging="648"/>
      </w:pPr>
    </w:lvl>
    <w:lvl w:ilvl="4">
      <w:start w:val="1"/>
      <w:numFmt w:val="decimal"/>
      <w:lvlText w:val="%1.%2.%3.%4.%5."/>
      <w:lvlJc w:val="left"/>
      <w:pPr>
        <w:ind w:left="1755" w:hanging="792"/>
      </w:pPr>
    </w:lvl>
    <w:lvl w:ilvl="5">
      <w:start w:val="1"/>
      <w:numFmt w:val="decimal"/>
      <w:lvlText w:val="%1.%2.%3.%4.%5.%6."/>
      <w:lvlJc w:val="left"/>
      <w:pPr>
        <w:ind w:left="2259" w:hanging="936"/>
      </w:pPr>
    </w:lvl>
    <w:lvl w:ilvl="6">
      <w:start w:val="1"/>
      <w:numFmt w:val="decimal"/>
      <w:lvlText w:val="%1.%2.%3.%4.%5.%6.%7."/>
      <w:lvlJc w:val="left"/>
      <w:pPr>
        <w:ind w:left="2763" w:hanging="1080"/>
      </w:pPr>
    </w:lvl>
    <w:lvl w:ilvl="7">
      <w:start w:val="1"/>
      <w:numFmt w:val="decimal"/>
      <w:lvlText w:val="%1.%2.%3.%4.%5.%6.%7.%8."/>
      <w:lvlJc w:val="left"/>
      <w:pPr>
        <w:ind w:left="3267" w:hanging="1224"/>
      </w:pPr>
    </w:lvl>
    <w:lvl w:ilvl="8">
      <w:start w:val="1"/>
      <w:numFmt w:val="decimal"/>
      <w:lvlText w:val="%1.%2.%3.%4.%5.%6.%7.%8.%9."/>
      <w:lvlJc w:val="left"/>
      <w:pPr>
        <w:ind w:left="3843" w:hanging="1440"/>
      </w:pPr>
    </w:lvl>
  </w:abstractNum>
  <w:abstractNum w:abstractNumId="18">
    <w:nsid w:val="1BF24E81"/>
    <w:multiLevelType w:val="hybridMultilevel"/>
    <w:tmpl w:val="FF7CFBB0"/>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9">
    <w:nsid w:val="1C0C2DAA"/>
    <w:multiLevelType w:val="hybridMultilevel"/>
    <w:tmpl w:val="14CE821E"/>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20">
    <w:nsid w:val="1C440D1D"/>
    <w:multiLevelType w:val="hybridMultilevel"/>
    <w:tmpl w:val="8E18B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1DAA44D9"/>
    <w:multiLevelType w:val="hybridMultilevel"/>
    <w:tmpl w:val="7316875C"/>
    <w:lvl w:ilvl="0" w:tplc="0409000B">
      <w:start w:val="1"/>
      <w:numFmt w:val="bullet"/>
      <w:lvlText w:val=""/>
      <w:lvlJc w:val="left"/>
      <w:pPr>
        <w:ind w:left="780" w:hanging="420"/>
      </w:pPr>
      <w:rPr>
        <w:rFonts w:ascii="Wingdings" w:hAnsi="Wingdings"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22">
    <w:nsid w:val="24DD731A"/>
    <w:multiLevelType w:val="hybridMultilevel"/>
    <w:tmpl w:val="E404058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2612338E"/>
    <w:multiLevelType w:val="hybridMultilevel"/>
    <w:tmpl w:val="C674DB32"/>
    <w:lvl w:ilvl="0" w:tplc="9864D3F2">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nsid w:val="28E47736"/>
    <w:multiLevelType w:val="hybridMultilevel"/>
    <w:tmpl w:val="280EFA9A"/>
    <w:lvl w:ilvl="0" w:tplc="4F4C8A76">
      <w:start w:val="3"/>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28F57522"/>
    <w:multiLevelType w:val="hybridMultilevel"/>
    <w:tmpl w:val="6C7ADD76"/>
    <w:lvl w:ilvl="0" w:tplc="990270E4">
      <w:start w:val="1"/>
      <w:numFmt w:val="lowerRoman"/>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2D734737"/>
    <w:multiLevelType w:val="hybridMultilevel"/>
    <w:tmpl w:val="A7AA987A"/>
    <w:lvl w:ilvl="0" w:tplc="142C21B8">
      <w:start w:val="1"/>
      <w:numFmt w:val="bullet"/>
      <w:lvlText w:val=""/>
      <w:lvlJc w:val="left"/>
      <w:pPr>
        <w:tabs>
          <w:tab w:val="num" w:pos="720"/>
        </w:tabs>
        <w:ind w:left="720" w:hanging="360"/>
      </w:pPr>
      <w:rPr>
        <w:rFonts w:ascii="Wingdings" w:hAnsi="Wingdings" w:hint="default"/>
      </w:rPr>
    </w:lvl>
    <w:lvl w:ilvl="1" w:tplc="17D4770A" w:tentative="1">
      <w:start w:val="1"/>
      <w:numFmt w:val="bullet"/>
      <w:lvlText w:val=""/>
      <w:lvlJc w:val="left"/>
      <w:pPr>
        <w:tabs>
          <w:tab w:val="num" w:pos="1440"/>
        </w:tabs>
        <w:ind w:left="1440" w:hanging="360"/>
      </w:pPr>
      <w:rPr>
        <w:rFonts w:ascii="Wingdings" w:hAnsi="Wingdings" w:hint="default"/>
      </w:rPr>
    </w:lvl>
    <w:lvl w:ilvl="2" w:tplc="4DF66FEA" w:tentative="1">
      <w:start w:val="1"/>
      <w:numFmt w:val="bullet"/>
      <w:lvlText w:val=""/>
      <w:lvlJc w:val="left"/>
      <w:pPr>
        <w:tabs>
          <w:tab w:val="num" w:pos="2160"/>
        </w:tabs>
        <w:ind w:left="2160" w:hanging="360"/>
      </w:pPr>
      <w:rPr>
        <w:rFonts w:ascii="Wingdings" w:hAnsi="Wingdings" w:hint="default"/>
      </w:rPr>
    </w:lvl>
    <w:lvl w:ilvl="3" w:tplc="FFA606D6" w:tentative="1">
      <w:start w:val="1"/>
      <w:numFmt w:val="bullet"/>
      <w:lvlText w:val=""/>
      <w:lvlJc w:val="left"/>
      <w:pPr>
        <w:tabs>
          <w:tab w:val="num" w:pos="2880"/>
        </w:tabs>
        <w:ind w:left="2880" w:hanging="360"/>
      </w:pPr>
      <w:rPr>
        <w:rFonts w:ascii="Wingdings" w:hAnsi="Wingdings" w:hint="default"/>
      </w:rPr>
    </w:lvl>
    <w:lvl w:ilvl="4" w:tplc="7E46AFEE" w:tentative="1">
      <w:start w:val="1"/>
      <w:numFmt w:val="bullet"/>
      <w:lvlText w:val=""/>
      <w:lvlJc w:val="left"/>
      <w:pPr>
        <w:tabs>
          <w:tab w:val="num" w:pos="3600"/>
        </w:tabs>
        <w:ind w:left="3600" w:hanging="360"/>
      </w:pPr>
      <w:rPr>
        <w:rFonts w:ascii="Wingdings" w:hAnsi="Wingdings" w:hint="default"/>
      </w:rPr>
    </w:lvl>
    <w:lvl w:ilvl="5" w:tplc="E9B66BFC" w:tentative="1">
      <w:start w:val="1"/>
      <w:numFmt w:val="bullet"/>
      <w:lvlText w:val=""/>
      <w:lvlJc w:val="left"/>
      <w:pPr>
        <w:tabs>
          <w:tab w:val="num" w:pos="4320"/>
        </w:tabs>
        <w:ind w:left="4320" w:hanging="360"/>
      </w:pPr>
      <w:rPr>
        <w:rFonts w:ascii="Wingdings" w:hAnsi="Wingdings" w:hint="default"/>
      </w:rPr>
    </w:lvl>
    <w:lvl w:ilvl="6" w:tplc="21D0B080" w:tentative="1">
      <w:start w:val="1"/>
      <w:numFmt w:val="bullet"/>
      <w:lvlText w:val=""/>
      <w:lvlJc w:val="left"/>
      <w:pPr>
        <w:tabs>
          <w:tab w:val="num" w:pos="5040"/>
        </w:tabs>
        <w:ind w:left="5040" w:hanging="360"/>
      </w:pPr>
      <w:rPr>
        <w:rFonts w:ascii="Wingdings" w:hAnsi="Wingdings" w:hint="default"/>
      </w:rPr>
    </w:lvl>
    <w:lvl w:ilvl="7" w:tplc="93F22EA6" w:tentative="1">
      <w:start w:val="1"/>
      <w:numFmt w:val="bullet"/>
      <w:lvlText w:val=""/>
      <w:lvlJc w:val="left"/>
      <w:pPr>
        <w:tabs>
          <w:tab w:val="num" w:pos="5760"/>
        </w:tabs>
        <w:ind w:left="5760" w:hanging="360"/>
      </w:pPr>
      <w:rPr>
        <w:rFonts w:ascii="Wingdings" w:hAnsi="Wingdings" w:hint="default"/>
      </w:rPr>
    </w:lvl>
    <w:lvl w:ilvl="8" w:tplc="DF4E50CA" w:tentative="1">
      <w:start w:val="1"/>
      <w:numFmt w:val="bullet"/>
      <w:lvlText w:val=""/>
      <w:lvlJc w:val="left"/>
      <w:pPr>
        <w:tabs>
          <w:tab w:val="num" w:pos="6480"/>
        </w:tabs>
        <w:ind w:left="6480" w:hanging="360"/>
      </w:pPr>
      <w:rPr>
        <w:rFonts w:ascii="Wingdings" w:hAnsi="Wingdings" w:hint="default"/>
      </w:rPr>
    </w:lvl>
  </w:abstractNum>
  <w:abstractNum w:abstractNumId="27">
    <w:nsid w:val="2E4B4274"/>
    <w:multiLevelType w:val="hybridMultilevel"/>
    <w:tmpl w:val="2878F858"/>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28">
    <w:nsid w:val="32F103B8"/>
    <w:multiLevelType w:val="hybridMultilevel"/>
    <w:tmpl w:val="EBDC1B18"/>
    <w:lvl w:ilvl="0" w:tplc="170447C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nsid w:val="34E9004E"/>
    <w:multiLevelType w:val="hybridMultilevel"/>
    <w:tmpl w:val="DE72399A"/>
    <w:lvl w:ilvl="0" w:tplc="18C25398">
      <w:start w:val="1"/>
      <w:numFmt w:val="bullet"/>
      <w:lvlText w:val=""/>
      <w:lvlJc w:val="left"/>
      <w:pPr>
        <w:tabs>
          <w:tab w:val="num" w:pos="720"/>
        </w:tabs>
        <w:ind w:left="720" w:hanging="360"/>
      </w:pPr>
      <w:rPr>
        <w:rFonts w:ascii="Wingdings" w:hAnsi="Wingdings" w:hint="default"/>
      </w:rPr>
    </w:lvl>
    <w:lvl w:ilvl="1" w:tplc="5D749CCC" w:tentative="1">
      <w:start w:val="1"/>
      <w:numFmt w:val="bullet"/>
      <w:lvlText w:val=""/>
      <w:lvlJc w:val="left"/>
      <w:pPr>
        <w:tabs>
          <w:tab w:val="num" w:pos="1440"/>
        </w:tabs>
        <w:ind w:left="1440" w:hanging="360"/>
      </w:pPr>
      <w:rPr>
        <w:rFonts w:ascii="Wingdings" w:hAnsi="Wingdings" w:hint="default"/>
      </w:rPr>
    </w:lvl>
    <w:lvl w:ilvl="2" w:tplc="C63EC552" w:tentative="1">
      <w:start w:val="1"/>
      <w:numFmt w:val="bullet"/>
      <w:lvlText w:val=""/>
      <w:lvlJc w:val="left"/>
      <w:pPr>
        <w:tabs>
          <w:tab w:val="num" w:pos="2160"/>
        </w:tabs>
        <w:ind w:left="2160" w:hanging="360"/>
      </w:pPr>
      <w:rPr>
        <w:rFonts w:ascii="Wingdings" w:hAnsi="Wingdings" w:hint="default"/>
      </w:rPr>
    </w:lvl>
    <w:lvl w:ilvl="3" w:tplc="81064D4E" w:tentative="1">
      <w:start w:val="1"/>
      <w:numFmt w:val="bullet"/>
      <w:lvlText w:val=""/>
      <w:lvlJc w:val="left"/>
      <w:pPr>
        <w:tabs>
          <w:tab w:val="num" w:pos="2880"/>
        </w:tabs>
        <w:ind w:left="2880" w:hanging="360"/>
      </w:pPr>
      <w:rPr>
        <w:rFonts w:ascii="Wingdings" w:hAnsi="Wingdings" w:hint="default"/>
      </w:rPr>
    </w:lvl>
    <w:lvl w:ilvl="4" w:tplc="2D103AE0" w:tentative="1">
      <w:start w:val="1"/>
      <w:numFmt w:val="bullet"/>
      <w:lvlText w:val=""/>
      <w:lvlJc w:val="left"/>
      <w:pPr>
        <w:tabs>
          <w:tab w:val="num" w:pos="3600"/>
        </w:tabs>
        <w:ind w:left="3600" w:hanging="360"/>
      </w:pPr>
      <w:rPr>
        <w:rFonts w:ascii="Wingdings" w:hAnsi="Wingdings" w:hint="default"/>
      </w:rPr>
    </w:lvl>
    <w:lvl w:ilvl="5" w:tplc="16D09E90" w:tentative="1">
      <w:start w:val="1"/>
      <w:numFmt w:val="bullet"/>
      <w:lvlText w:val=""/>
      <w:lvlJc w:val="left"/>
      <w:pPr>
        <w:tabs>
          <w:tab w:val="num" w:pos="4320"/>
        </w:tabs>
        <w:ind w:left="4320" w:hanging="360"/>
      </w:pPr>
      <w:rPr>
        <w:rFonts w:ascii="Wingdings" w:hAnsi="Wingdings" w:hint="default"/>
      </w:rPr>
    </w:lvl>
    <w:lvl w:ilvl="6" w:tplc="9C7A6938" w:tentative="1">
      <w:start w:val="1"/>
      <w:numFmt w:val="bullet"/>
      <w:lvlText w:val=""/>
      <w:lvlJc w:val="left"/>
      <w:pPr>
        <w:tabs>
          <w:tab w:val="num" w:pos="5040"/>
        </w:tabs>
        <w:ind w:left="5040" w:hanging="360"/>
      </w:pPr>
      <w:rPr>
        <w:rFonts w:ascii="Wingdings" w:hAnsi="Wingdings" w:hint="default"/>
      </w:rPr>
    </w:lvl>
    <w:lvl w:ilvl="7" w:tplc="0ADABC26" w:tentative="1">
      <w:start w:val="1"/>
      <w:numFmt w:val="bullet"/>
      <w:lvlText w:val=""/>
      <w:lvlJc w:val="left"/>
      <w:pPr>
        <w:tabs>
          <w:tab w:val="num" w:pos="5760"/>
        </w:tabs>
        <w:ind w:left="5760" w:hanging="360"/>
      </w:pPr>
      <w:rPr>
        <w:rFonts w:ascii="Wingdings" w:hAnsi="Wingdings" w:hint="default"/>
      </w:rPr>
    </w:lvl>
    <w:lvl w:ilvl="8" w:tplc="A90E038E" w:tentative="1">
      <w:start w:val="1"/>
      <w:numFmt w:val="bullet"/>
      <w:lvlText w:val=""/>
      <w:lvlJc w:val="left"/>
      <w:pPr>
        <w:tabs>
          <w:tab w:val="num" w:pos="6480"/>
        </w:tabs>
        <w:ind w:left="6480" w:hanging="360"/>
      </w:pPr>
      <w:rPr>
        <w:rFonts w:ascii="Wingdings" w:hAnsi="Wingdings" w:hint="default"/>
      </w:rPr>
    </w:lvl>
  </w:abstractNum>
  <w:abstractNum w:abstractNumId="30">
    <w:nsid w:val="38682972"/>
    <w:multiLevelType w:val="hybridMultilevel"/>
    <w:tmpl w:val="AE741C7C"/>
    <w:lvl w:ilvl="0" w:tplc="7250CAC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nsid w:val="389D1F91"/>
    <w:multiLevelType w:val="multilevel"/>
    <w:tmpl w:val="133E79F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2">
    <w:nsid w:val="38F71BF6"/>
    <w:multiLevelType w:val="hybridMultilevel"/>
    <w:tmpl w:val="7A66415E"/>
    <w:lvl w:ilvl="0" w:tplc="BA30472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nsid w:val="392E6838"/>
    <w:multiLevelType w:val="hybridMultilevel"/>
    <w:tmpl w:val="07466436"/>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34">
    <w:nsid w:val="3B3D44FD"/>
    <w:multiLevelType w:val="hybridMultilevel"/>
    <w:tmpl w:val="45B23B7A"/>
    <w:lvl w:ilvl="0" w:tplc="4F4C8A7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nsid w:val="3FC51AC9"/>
    <w:multiLevelType w:val="hybridMultilevel"/>
    <w:tmpl w:val="784EE20A"/>
    <w:lvl w:ilvl="0" w:tplc="4F4C8A7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nsid w:val="41B04792"/>
    <w:multiLevelType w:val="hybridMultilevel"/>
    <w:tmpl w:val="F2BA72E6"/>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nsid w:val="43CF279B"/>
    <w:multiLevelType w:val="hybridMultilevel"/>
    <w:tmpl w:val="39FAA36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nsid w:val="44B75097"/>
    <w:multiLevelType w:val="hybridMultilevel"/>
    <w:tmpl w:val="0CF8F69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nsid w:val="45744381"/>
    <w:multiLevelType w:val="hybridMultilevel"/>
    <w:tmpl w:val="C85E4D62"/>
    <w:lvl w:ilvl="0" w:tplc="04090005">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nsid w:val="4AD93C70"/>
    <w:multiLevelType w:val="hybridMultilevel"/>
    <w:tmpl w:val="8AE4B9E2"/>
    <w:lvl w:ilvl="0" w:tplc="B4441B9C">
      <w:start w:val="1"/>
      <w:numFmt w:val="bullet"/>
      <w:lvlText w:val=""/>
      <w:lvlJc w:val="left"/>
      <w:pPr>
        <w:tabs>
          <w:tab w:val="num" w:pos="720"/>
        </w:tabs>
        <w:ind w:left="720" w:hanging="360"/>
      </w:pPr>
      <w:rPr>
        <w:rFonts w:ascii="Wingdings" w:hAnsi="Wingdings" w:hint="default"/>
      </w:rPr>
    </w:lvl>
    <w:lvl w:ilvl="1" w:tplc="A94C6822" w:tentative="1">
      <w:start w:val="1"/>
      <w:numFmt w:val="bullet"/>
      <w:lvlText w:val=""/>
      <w:lvlJc w:val="left"/>
      <w:pPr>
        <w:tabs>
          <w:tab w:val="num" w:pos="1440"/>
        </w:tabs>
        <w:ind w:left="1440" w:hanging="360"/>
      </w:pPr>
      <w:rPr>
        <w:rFonts w:ascii="Wingdings" w:hAnsi="Wingdings" w:hint="default"/>
      </w:rPr>
    </w:lvl>
    <w:lvl w:ilvl="2" w:tplc="7D28D4FE" w:tentative="1">
      <w:start w:val="1"/>
      <w:numFmt w:val="bullet"/>
      <w:lvlText w:val=""/>
      <w:lvlJc w:val="left"/>
      <w:pPr>
        <w:tabs>
          <w:tab w:val="num" w:pos="2160"/>
        </w:tabs>
        <w:ind w:left="2160" w:hanging="360"/>
      </w:pPr>
      <w:rPr>
        <w:rFonts w:ascii="Wingdings" w:hAnsi="Wingdings" w:hint="default"/>
      </w:rPr>
    </w:lvl>
    <w:lvl w:ilvl="3" w:tplc="9B8A8A3E" w:tentative="1">
      <w:start w:val="1"/>
      <w:numFmt w:val="bullet"/>
      <w:lvlText w:val=""/>
      <w:lvlJc w:val="left"/>
      <w:pPr>
        <w:tabs>
          <w:tab w:val="num" w:pos="2880"/>
        </w:tabs>
        <w:ind w:left="2880" w:hanging="360"/>
      </w:pPr>
      <w:rPr>
        <w:rFonts w:ascii="Wingdings" w:hAnsi="Wingdings" w:hint="default"/>
      </w:rPr>
    </w:lvl>
    <w:lvl w:ilvl="4" w:tplc="D5A6EEB4" w:tentative="1">
      <w:start w:val="1"/>
      <w:numFmt w:val="bullet"/>
      <w:lvlText w:val=""/>
      <w:lvlJc w:val="left"/>
      <w:pPr>
        <w:tabs>
          <w:tab w:val="num" w:pos="3600"/>
        </w:tabs>
        <w:ind w:left="3600" w:hanging="360"/>
      </w:pPr>
      <w:rPr>
        <w:rFonts w:ascii="Wingdings" w:hAnsi="Wingdings" w:hint="default"/>
      </w:rPr>
    </w:lvl>
    <w:lvl w:ilvl="5" w:tplc="1E9C8B5A" w:tentative="1">
      <w:start w:val="1"/>
      <w:numFmt w:val="bullet"/>
      <w:lvlText w:val=""/>
      <w:lvlJc w:val="left"/>
      <w:pPr>
        <w:tabs>
          <w:tab w:val="num" w:pos="4320"/>
        </w:tabs>
        <w:ind w:left="4320" w:hanging="360"/>
      </w:pPr>
      <w:rPr>
        <w:rFonts w:ascii="Wingdings" w:hAnsi="Wingdings" w:hint="default"/>
      </w:rPr>
    </w:lvl>
    <w:lvl w:ilvl="6" w:tplc="79202100" w:tentative="1">
      <w:start w:val="1"/>
      <w:numFmt w:val="bullet"/>
      <w:lvlText w:val=""/>
      <w:lvlJc w:val="left"/>
      <w:pPr>
        <w:tabs>
          <w:tab w:val="num" w:pos="5040"/>
        </w:tabs>
        <w:ind w:left="5040" w:hanging="360"/>
      </w:pPr>
      <w:rPr>
        <w:rFonts w:ascii="Wingdings" w:hAnsi="Wingdings" w:hint="default"/>
      </w:rPr>
    </w:lvl>
    <w:lvl w:ilvl="7" w:tplc="426A583E" w:tentative="1">
      <w:start w:val="1"/>
      <w:numFmt w:val="bullet"/>
      <w:lvlText w:val=""/>
      <w:lvlJc w:val="left"/>
      <w:pPr>
        <w:tabs>
          <w:tab w:val="num" w:pos="5760"/>
        </w:tabs>
        <w:ind w:left="5760" w:hanging="360"/>
      </w:pPr>
      <w:rPr>
        <w:rFonts w:ascii="Wingdings" w:hAnsi="Wingdings" w:hint="default"/>
      </w:rPr>
    </w:lvl>
    <w:lvl w:ilvl="8" w:tplc="AFE6A628" w:tentative="1">
      <w:start w:val="1"/>
      <w:numFmt w:val="bullet"/>
      <w:lvlText w:val=""/>
      <w:lvlJc w:val="left"/>
      <w:pPr>
        <w:tabs>
          <w:tab w:val="num" w:pos="6480"/>
        </w:tabs>
        <w:ind w:left="6480" w:hanging="360"/>
      </w:pPr>
      <w:rPr>
        <w:rFonts w:ascii="Wingdings" w:hAnsi="Wingdings" w:hint="default"/>
      </w:rPr>
    </w:lvl>
  </w:abstractNum>
  <w:abstractNum w:abstractNumId="41">
    <w:nsid w:val="4B106292"/>
    <w:multiLevelType w:val="hybridMultilevel"/>
    <w:tmpl w:val="924611C0"/>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2">
    <w:nsid w:val="4BC349D2"/>
    <w:multiLevelType w:val="hybridMultilevel"/>
    <w:tmpl w:val="9960A5C4"/>
    <w:lvl w:ilvl="0" w:tplc="BE4AD2E2">
      <w:start w:val="1"/>
      <w:numFmt w:val="bullet"/>
      <w:lvlText w:val=""/>
      <w:lvlJc w:val="left"/>
      <w:pPr>
        <w:tabs>
          <w:tab w:val="num" w:pos="720"/>
        </w:tabs>
        <w:ind w:left="720" w:hanging="360"/>
      </w:pPr>
      <w:rPr>
        <w:rFonts w:ascii="Wingdings" w:hAnsi="Wingdings" w:hint="default"/>
      </w:rPr>
    </w:lvl>
    <w:lvl w:ilvl="1" w:tplc="A1920D32" w:tentative="1">
      <w:start w:val="1"/>
      <w:numFmt w:val="bullet"/>
      <w:lvlText w:val=""/>
      <w:lvlJc w:val="left"/>
      <w:pPr>
        <w:tabs>
          <w:tab w:val="num" w:pos="1440"/>
        </w:tabs>
        <w:ind w:left="1440" w:hanging="360"/>
      </w:pPr>
      <w:rPr>
        <w:rFonts w:ascii="Wingdings" w:hAnsi="Wingdings" w:hint="default"/>
      </w:rPr>
    </w:lvl>
    <w:lvl w:ilvl="2" w:tplc="BA84E2B8" w:tentative="1">
      <w:start w:val="1"/>
      <w:numFmt w:val="bullet"/>
      <w:lvlText w:val=""/>
      <w:lvlJc w:val="left"/>
      <w:pPr>
        <w:tabs>
          <w:tab w:val="num" w:pos="2160"/>
        </w:tabs>
        <w:ind w:left="2160" w:hanging="360"/>
      </w:pPr>
      <w:rPr>
        <w:rFonts w:ascii="Wingdings" w:hAnsi="Wingdings" w:hint="default"/>
      </w:rPr>
    </w:lvl>
    <w:lvl w:ilvl="3" w:tplc="41CEFC88" w:tentative="1">
      <w:start w:val="1"/>
      <w:numFmt w:val="bullet"/>
      <w:lvlText w:val=""/>
      <w:lvlJc w:val="left"/>
      <w:pPr>
        <w:tabs>
          <w:tab w:val="num" w:pos="2880"/>
        </w:tabs>
        <w:ind w:left="2880" w:hanging="360"/>
      </w:pPr>
      <w:rPr>
        <w:rFonts w:ascii="Wingdings" w:hAnsi="Wingdings" w:hint="default"/>
      </w:rPr>
    </w:lvl>
    <w:lvl w:ilvl="4" w:tplc="ABA66EB6" w:tentative="1">
      <w:start w:val="1"/>
      <w:numFmt w:val="bullet"/>
      <w:lvlText w:val=""/>
      <w:lvlJc w:val="left"/>
      <w:pPr>
        <w:tabs>
          <w:tab w:val="num" w:pos="3600"/>
        </w:tabs>
        <w:ind w:left="3600" w:hanging="360"/>
      </w:pPr>
      <w:rPr>
        <w:rFonts w:ascii="Wingdings" w:hAnsi="Wingdings" w:hint="default"/>
      </w:rPr>
    </w:lvl>
    <w:lvl w:ilvl="5" w:tplc="AC20FB1C" w:tentative="1">
      <w:start w:val="1"/>
      <w:numFmt w:val="bullet"/>
      <w:lvlText w:val=""/>
      <w:lvlJc w:val="left"/>
      <w:pPr>
        <w:tabs>
          <w:tab w:val="num" w:pos="4320"/>
        </w:tabs>
        <w:ind w:left="4320" w:hanging="360"/>
      </w:pPr>
      <w:rPr>
        <w:rFonts w:ascii="Wingdings" w:hAnsi="Wingdings" w:hint="default"/>
      </w:rPr>
    </w:lvl>
    <w:lvl w:ilvl="6" w:tplc="246ED488" w:tentative="1">
      <w:start w:val="1"/>
      <w:numFmt w:val="bullet"/>
      <w:lvlText w:val=""/>
      <w:lvlJc w:val="left"/>
      <w:pPr>
        <w:tabs>
          <w:tab w:val="num" w:pos="5040"/>
        </w:tabs>
        <w:ind w:left="5040" w:hanging="360"/>
      </w:pPr>
      <w:rPr>
        <w:rFonts w:ascii="Wingdings" w:hAnsi="Wingdings" w:hint="default"/>
      </w:rPr>
    </w:lvl>
    <w:lvl w:ilvl="7" w:tplc="DEEEFDAE" w:tentative="1">
      <w:start w:val="1"/>
      <w:numFmt w:val="bullet"/>
      <w:lvlText w:val=""/>
      <w:lvlJc w:val="left"/>
      <w:pPr>
        <w:tabs>
          <w:tab w:val="num" w:pos="5760"/>
        </w:tabs>
        <w:ind w:left="5760" w:hanging="360"/>
      </w:pPr>
      <w:rPr>
        <w:rFonts w:ascii="Wingdings" w:hAnsi="Wingdings" w:hint="default"/>
      </w:rPr>
    </w:lvl>
    <w:lvl w:ilvl="8" w:tplc="8FCC08A8" w:tentative="1">
      <w:start w:val="1"/>
      <w:numFmt w:val="bullet"/>
      <w:lvlText w:val=""/>
      <w:lvlJc w:val="left"/>
      <w:pPr>
        <w:tabs>
          <w:tab w:val="num" w:pos="6480"/>
        </w:tabs>
        <w:ind w:left="6480" w:hanging="360"/>
      </w:pPr>
      <w:rPr>
        <w:rFonts w:ascii="Wingdings" w:hAnsi="Wingdings" w:hint="default"/>
      </w:rPr>
    </w:lvl>
  </w:abstractNum>
  <w:abstractNum w:abstractNumId="43">
    <w:nsid w:val="4E846455"/>
    <w:multiLevelType w:val="hybridMultilevel"/>
    <w:tmpl w:val="DDE8BEAE"/>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4">
    <w:nsid w:val="552F2F90"/>
    <w:multiLevelType w:val="hybridMultilevel"/>
    <w:tmpl w:val="D4AEC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55B5598D"/>
    <w:multiLevelType w:val="hybridMultilevel"/>
    <w:tmpl w:val="58A4EE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nsid w:val="5B62121E"/>
    <w:multiLevelType w:val="hybridMultilevel"/>
    <w:tmpl w:val="5B227D82"/>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7">
    <w:nsid w:val="5BE240A7"/>
    <w:multiLevelType w:val="hybridMultilevel"/>
    <w:tmpl w:val="CD56037A"/>
    <w:lvl w:ilvl="0" w:tplc="6EAE67A0">
      <w:start w:val="2"/>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8">
    <w:nsid w:val="5E081420"/>
    <w:multiLevelType w:val="hybridMultilevel"/>
    <w:tmpl w:val="AA1CA7AC"/>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9">
    <w:nsid w:val="61084503"/>
    <w:multiLevelType w:val="hybridMultilevel"/>
    <w:tmpl w:val="8D267500"/>
    <w:lvl w:ilvl="0" w:tplc="B85ADF4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0">
    <w:nsid w:val="640E2A52"/>
    <w:multiLevelType w:val="hybridMultilevel"/>
    <w:tmpl w:val="93E065FE"/>
    <w:lvl w:ilvl="0" w:tplc="5ACCCCF2">
      <w:start w:val="1"/>
      <w:numFmt w:val="bullet"/>
      <w:lvlText w:val=""/>
      <w:lvlJc w:val="left"/>
      <w:pPr>
        <w:tabs>
          <w:tab w:val="num" w:pos="720"/>
        </w:tabs>
        <w:ind w:left="720" w:hanging="360"/>
      </w:pPr>
      <w:rPr>
        <w:rFonts w:ascii="Wingdings" w:hAnsi="Wingdings" w:hint="default"/>
      </w:rPr>
    </w:lvl>
    <w:lvl w:ilvl="1" w:tplc="07F6A8C2" w:tentative="1">
      <w:start w:val="1"/>
      <w:numFmt w:val="bullet"/>
      <w:lvlText w:val=""/>
      <w:lvlJc w:val="left"/>
      <w:pPr>
        <w:tabs>
          <w:tab w:val="num" w:pos="1440"/>
        </w:tabs>
        <w:ind w:left="1440" w:hanging="360"/>
      </w:pPr>
      <w:rPr>
        <w:rFonts w:ascii="Wingdings" w:hAnsi="Wingdings" w:hint="default"/>
      </w:rPr>
    </w:lvl>
    <w:lvl w:ilvl="2" w:tplc="AFACFFCC" w:tentative="1">
      <w:start w:val="1"/>
      <w:numFmt w:val="bullet"/>
      <w:lvlText w:val=""/>
      <w:lvlJc w:val="left"/>
      <w:pPr>
        <w:tabs>
          <w:tab w:val="num" w:pos="2160"/>
        </w:tabs>
        <w:ind w:left="2160" w:hanging="360"/>
      </w:pPr>
      <w:rPr>
        <w:rFonts w:ascii="Wingdings" w:hAnsi="Wingdings" w:hint="default"/>
      </w:rPr>
    </w:lvl>
    <w:lvl w:ilvl="3" w:tplc="E0164C92" w:tentative="1">
      <w:start w:val="1"/>
      <w:numFmt w:val="bullet"/>
      <w:lvlText w:val=""/>
      <w:lvlJc w:val="left"/>
      <w:pPr>
        <w:tabs>
          <w:tab w:val="num" w:pos="2880"/>
        </w:tabs>
        <w:ind w:left="2880" w:hanging="360"/>
      </w:pPr>
      <w:rPr>
        <w:rFonts w:ascii="Wingdings" w:hAnsi="Wingdings" w:hint="default"/>
      </w:rPr>
    </w:lvl>
    <w:lvl w:ilvl="4" w:tplc="CC4CFF20" w:tentative="1">
      <w:start w:val="1"/>
      <w:numFmt w:val="bullet"/>
      <w:lvlText w:val=""/>
      <w:lvlJc w:val="left"/>
      <w:pPr>
        <w:tabs>
          <w:tab w:val="num" w:pos="3600"/>
        </w:tabs>
        <w:ind w:left="3600" w:hanging="360"/>
      </w:pPr>
      <w:rPr>
        <w:rFonts w:ascii="Wingdings" w:hAnsi="Wingdings" w:hint="default"/>
      </w:rPr>
    </w:lvl>
    <w:lvl w:ilvl="5" w:tplc="051C7DAC" w:tentative="1">
      <w:start w:val="1"/>
      <w:numFmt w:val="bullet"/>
      <w:lvlText w:val=""/>
      <w:lvlJc w:val="left"/>
      <w:pPr>
        <w:tabs>
          <w:tab w:val="num" w:pos="4320"/>
        </w:tabs>
        <w:ind w:left="4320" w:hanging="360"/>
      </w:pPr>
      <w:rPr>
        <w:rFonts w:ascii="Wingdings" w:hAnsi="Wingdings" w:hint="default"/>
      </w:rPr>
    </w:lvl>
    <w:lvl w:ilvl="6" w:tplc="C330BE82" w:tentative="1">
      <w:start w:val="1"/>
      <w:numFmt w:val="bullet"/>
      <w:lvlText w:val=""/>
      <w:lvlJc w:val="left"/>
      <w:pPr>
        <w:tabs>
          <w:tab w:val="num" w:pos="5040"/>
        </w:tabs>
        <w:ind w:left="5040" w:hanging="360"/>
      </w:pPr>
      <w:rPr>
        <w:rFonts w:ascii="Wingdings" w:hAnsi="Wingdings" w:hint="default"/>
      </w:rPr>
    </w:lvl>
    <w:lvl w:ilvl="7" w:tplc="2E2A71C2" w:tentative="1">
      <w:start w:val="1"/>
      <w:numFmt w:val="bullet"/>
      <w:lvlText w:val=""/>
      <w:lvlJc w:val="left"/>
      <w:pPr>
        <w:tabs>
          <w:tab w:val="num" w:pos="5760"/>
        </w:tabs>
        <w:ind w:left="5760" w:hanging="360"/>
      </w:pPr>
      <w:rPr>
        <w:rFonts w:ascii="Wingdings" w:hAnsi="Wingdings" w:hint="default"/>
      </w:rPr>
    </w:lvl>
    <w:lvl w:ilvl="8" w:tplc="9D404E10" w:tentative="1">
      <w:start w:val="1"/>
      <w:numFmt w:val="bullet"/>
      <w:lvlText w:val=""/>
      <w:lvlJc w:val="left"/>
      <w:pPr>
        <w:tabs>
          <w:tab w:val="num" w:pos="6480"/>
        </w:tabs>
        <w:ind w:left="6480" w:hanging="360"/>
      </w:pPr>
      <w:rPr>
        <w:rFonts w:ascii="Wingdings" w:hAnsi="Wingdings" w:hint="default"/>
      </w:rPr>
    </w:lvl>
  </w:abstractNum>
  <w:abstractNum w:abstractNumId="51">
    <w:nsid w:val="6E911068"/>
    <w:multiLevelType w:val="hybridMultilevel"/>
    <w:tmpl w:val="4964119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2">
    <w:nsid w:val="70030139"/>
    <w:multiLevelType w:val="hybridMultilevel"/>
    <w:tmpl w:val="52281B22"/>
    <w:lvl w:ilvl="0" w:tplc="B85ADF4E">
      <w:start w:val="1"/>
      <w:numFmt w:val="bullet"/>
      <w:lvlText w:val=""/>
      <w:lvlJc w:val="left"/>
      <w:pPr>
        <w:ind w:left="942" w:hanging="400"/>
      </w:pPr>
      <w:rPr>
        <w:rFonts w:ascii="Wingdings" w:hAnsi="Wingdings" w:hint="default"/>
      </w:rPr>
    </w:lvl>
    <w:lvl w:ilvl="1" w:tplc="04090003" w:tentative="1">
      <w:start w:val="1"/>
      <w:numFmt w:val="bullet"/>
      <w:lvlText w:val=""/>
      <w:lvlJc w:val="left"/>
      <w:pPr>
        <w:ind w:left="1342" w:hanging="400"/>
      </w:pPr>
      <w:rPr>
        <w:rFonts w:ascii="Wingdings" w:hAnsi="Wingdings" w:hint="default"/>
      </w:rPr>
    </w:lvl>
    <w:lvl w:ilvl="2" w:tplc="04090005" w:tentative="1">
      <w:start w:val="1"/>
      <w:numFmt w:val="bullet"/>
      <w:lvlText w:val=""/>
      <w:lvlJc w:val="left"/>
      <w:pPr>
        <w:ind w:left="1742" w:hanging="400"/>
      </w:pPr>
      <w:rPr>
        <w:rFonts w:ascii="Wingdings" w:hAnsi="Wingdings" w:hint="default"/>
      </w:rPr>
    </w:lvl>
    <w:lvl w:ilvl="3" w:tplc="04090001" w:tentative="1">
      <w:start w:val="1"/>
      <w:numFmt w:val="bullet"/>
      <w:lvlText w:val=""/>
      <w:lvlJc w:val="left"/>
      <w:pPr>
        <w:ind w:left="2142" w:hanging="400"/>
      </w:pPr>
      <w:rPr>
        <w:rFonts w:ascii="Wingdings" w:hAnsi="Wingdings" w:hint="default"/>
      </w:rPr>
    </w:lvl>
    <w:lvl w:ilvl="4" w:tplc="04090003" w:tentative="1">
      <w:start w:val="1"/>
      <w:numFmt w:val="bullet"/>
      <w:lvlText w:val=""/>
      <w:lvlJc w:val="left"/>
      <w:pPr>
        <w:ind w:left="2542" w:hanging="400"/>
      </w:pPr>
      <w:rPr>
        <w:rFonts w:ascii="Wingdings" w:hAnsi="Wingdings" w:hint="default"/>
      </w:rPr>
    </w:lvl>
    <w:lvl w:ilvl="5" w:tplc="04090005" w:tentative="1">
      <w:start w:val="1"/>
      <w:numFmt w:val="bullet"/>
      <w:lvlText w:val=""/>
      <w:lvlJc w:val="left"/>
      <w:pPr>
        <w:ind w:left="2942" w:hanging="400"/>
      </w:pPr>
      <w:rPr>
        <w:rFonts w:ascii="Wingdings" w:hAnsi="Wingdings" w:hint="default"/>
      </w:rPr>
    </w:lvl>
    <w:lvl w:ilvl="6" w:tplc="04090001" w:tentative="1">
      <w:start w:val="1"/>
      <w:numFmt w:val="bullet"/>
      <w:lvlText w:val=""/>
      <w:lvlJc w:val="left"/>
      <w:pPr>
        <w:ind w:left="3342" w:hanging="400"/>
      </w:pPr>
      <w:rPr>
        <w:rFonts w:ascii="Wingdings" w:hAnsi="Wingdings" w:hint="default"/>
      </w:rPr>
    </w:lvl>
    <w:lvl w:ilvl="7" w:tplc="04090003" w:tentative="1">
      <w:start w:val="1"/>
      <w:numFmt w:val="bullet"/>
      <w:lvlText w:val=""/>
      <w:lvlJc w:val="left"/>
      <w:pPr>
        <w:ind w:left="3742" w:hanging="400"/>
      </w:pPr>
      <w:rPr>
        <w:rFonts w:ascii="Wingdings" w:hAnsi="Wingdings" w:hint="default"/>
      </w:rPr>
    </w:lvl>
    <w:lvl w:ilvl="8" w:tplc="04090005" w:tentative="1">
      <w:start w:val="1"/>
      <w:numFmt w:val="bullet"/>
      <w:lvlText w:val=""/>
      <w:lvlJc w:val="left"/>
      <w:pPr>
        <w:ind w:left="4142" w:hanging="400"/>
      </w:pPr>
      <w:rPr>
        <w:rFonts w:ascii="Wingdings" w:hAnsi="Wingdings" w:hint="default"/>
      </w:rPr>
    </w:lvl>
  </w:abstractNum>
  <w:abstractNum w:abstractNumId="53">
    <w:nsid w:val="707641C0"/>
    <w:multiLevelType w:val="multilevel"/>
    <w:tmpl w:val="505A277E"/>
    <w:numStyleLink w:val="5"/>
  </w:abstractNum>
  <w:abstractNum w:abstractNumId="54">
    <w:nsid w:val="70E83871"/>
    <w:multiLevelType w:val="hybridMultilevel"/>
    <w:tmpl w:val="07A6E256"/>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55">
    <w:nsid w:val="77F963C7"/>
    <w:multiLevelType w:val="hybridMultilevel"/>
    <w:tmpl w:val="04904500"/>
    <w:lvl w:ilvl="0" w:tplc="0409000D">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6">
    <w:nsid w:val="78C746E2"/>
    <w:multiLevelType w:val="hybridMultilevel"/>
    <w:tmpl w:val="41FA7ABC"/>
    <w:lvl w:ilvl="0" w:tplc="0F46460C">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7">
    <w:nsid w:val="79284B15"/>
    <w:multiLevelType w:val="hybridMultilevel"/>
    <w:tmpl w:val="611E4456"/>
    <w:lvl w:ilvl="0" w:tplc="EA961780">
      <w:start w:val="1"/>
      <w:numFmt w:val="bullet"/>
      <w:lvlText w:val=""/>
      <w:lvlJc w:val="left"/>
      <w:pPr>
        <w:tabs>
          <w:tab w:val="num" w:pos="720"/>
        </w:tabs>
        <w:ind w:left="720" w:hanging="360"/>
      </w:pPr>
      <w:rPr>
        <w:rFonts w:ascii="Wingdings" w:hAnsi="Wingdings" w:hint="default"/>
      </w:rPr>
    </w:lvl>
    <w:lvl w:ilvl="1" w:tplc="F4B6AD2E" w:tentative="1">
      <w:start w:val="1"/>
      <w:numFmt w:val="bullet"/>
      <w:lvlText w:val=""/>
      <w:lvlJc w:val="left"/>
      <w:pPr>
        <w:tabs>
          <w:tab w:val="num" w:pos="1440"/>
        </w:tabs>
        <w:ind w:left="1440" w:hanging="360"/>
      </w:pPr>
      <w:rPr>
        <w:rFonts w:ascii="Wingdings" w:hAnsi="Wingdings" w:hint="default"/>
      </w:rPr>
    </w:lvl>
    <w:lvl w:ilvl="2" w:tplc="7086381C" w:tentative="1">
      <w:start w:val="1"/>
      <w:numFmt w:val="bullet"/>
      <w:lvlText w:val=""/>
      <w:lvlJc w:val="left"/>
      <w:pPr>
        <w:tabs>
          <w:tab w:val="num" w:pos="2160"/>
        </w:tabs>
        <w:ind w:left="2160" w:hanging="360"/>
      </w:pPr>
      <w:rPr>
        <w:rFonts w:ascii="Wingdings" w:hAnsi="Wingdings" w:hint="default"/>
      </w:rPr>
    </w:lvl>
    <w:lvl w:ilvl="3" w:tplc="1A08E6EE" w:tentative="1">
      <w:start w:val="1"/>
      <w:numFmt w:val="bullet"/>
      <w:lvlText w:val=""/>
      <w:lvlJc w:val="left"/>
      <w:pPr>
        <w:tabs>
          <w:tab w:val="num" w:pos="2880"/>
        </w:tabs>
        <w:ind w:left="2880" w:hanging="360"/>
      </w:pPr>
      <w:rPr>
        <w:rFonts w:ascii="Wingdings" w:hAnsi="Wingdings" w:hint="default"/>
      </w:rPr>
    </w:lvl>
    <w:lvl w:ilvl="4" w:tplc="C5969AAE" w:tentative="1">
      <w:start w:val="1"/>
      <w:numFmt w:val="bullet"/>
      <w:lvlText w:val=""/>
      <w:lvlJc w:val="left"/>
      <w:pPr>
        <w:tabs>
          <w:tab w:val="num" w:pos="3600"/>
        </w:tabs>
        <w:ind w:left="3600" w:hanging="360"/>
      </w:pPr>
      <w:rPr>
        <w:rFonts w:ascii="Wingdings" w:hAnsi="Wingdings" w:hint="default"/>
      </w:rPr>
    </w:lvl>
    <w:lvl w:ilvl="5" w:tplc="9AFE802A" w:tentative="1">
      <w:start w:val="1"/>
      <w:numFmt w:val="bullet"/>
      <w:lvlText w:val=""/>
      <w:lvlJc w:val="left"/>
      <w:pPr>
        <w:tabs>
          <w:tab w:val="num" w:pos="4320"/>
        </w:tabs>
        <w:ind w:left="4320" w:hanging="360"/>
      </w:pPr>
      <w:rPr>
        <w:rFonts w:ascii="Wingdings" w:hAnsi="Wingdings" w:hint="default"/>
      </w:rPr>
    </w:lvl>
    <w:lvl w:ilvl="6" w:tplc="698EE3BC" w:tentative="1">
      <w:start w:val="1"/>
      <w:numFmt w:val="bullet"/>
      <w:lvlText w:val=""/>
      <w:lvlJc w:val="left"/>
      <w:pPr>
        <w:tabs>
          <w:tab w:val="num" w:pos="5040"/>
        </w:tabs>
        <w:ind w:left="5040" w:hanging="360"/>
      </w:pPr>
      <w:rPr>
        <w:rFonts w:ascii="Wingdings" w:hAnsi="Wingdings" w:hint="default"/>
      </w:rPr>
    </w:lvl>
    <w:lvl w:ilvl="7" w:tplc="205CE2FE" w:tentative="1">
      <w:start w:val="1"/>
      <w:numFmt w:val="bullet"/>
      <w:lvlText w:val=""/>
      <w:lvlJc w:val="left"/>
      <w:pPr>
        <w:tabs>
          <w:tab w:val="num" w:pos="5760"/>
        </w:tabs>
        <w:ind w:left="5760" w:hanging="360"/>
      </w:pPr>
      <w:rPr>
        <w:rFonts w:ascii="Wingdings" w:hAnsi="Wingdings" w:hint="default"/>
      </w:rPr>
    </w:lvl>
    <w:lvl w:ilvl="8" w:tplc="AD7CFEDE" w:tentative="1">
      <w:start w:val="1"/>
      <w:numFmt w:val="bullet"/>
      <w:lvlText w:val=""/>
      <w:lvlJc w:val="left"/>
      <w:pPr>
        <w:tabs>
          <w:tab w:val="num" w:pos="6480"/>
        </w:tabs>
        <w:ind w:left="6480" w:hanging="360"/>
      </w:pPr>
      <w:rPr>
        <w:rFonts w:ascii="Wingdings" w:hAnsi="Wingdings" w:hint="default"/>
      </w:rPr>
    </w:lvl>
  </w:abstractNum>
  <w:abstractNum w:abstractNumId="58">
    <w:nsid w:val="7DE47446"/>
    <w:multiLevelType w:val="hybridMultilevel"/>
    <w:tmpl w:val="D4A2D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nsid w:val="7E0A1ADD"/>
    <w:multiLevelType w:val="hybridMultilevel"/>
    <w:tmpl w:val="7F22C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7E0B4A18"/>
    <w:multiLevelType w:val="hybridMultilevel"/>
    <w:tmpl w:val="848ED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13"/>
  </w:num>
  <w:num w:numId="3">
    <w:abstractNumId w:val="31"/>
  </w:num>
  <w:num w:numId="4">
    <w:abstractNumId w:val="37"/>
  </w:num>
  <w:num w:numId="5">
    <w:abstractNumId w:val="39"/>
  </w:num>
  <w:num w:numId="6">
    <w:abstractNumId w:val="36"/>
  </w:num>
  <w:num w:numId="7">
    <w:abstractNumId w:val="25"/>
  </w:num>
  <w:num w:numId="8">
    <w:abstractNumId w:val="9"/>
  </w:num>
  <w:num w:numId="9">
    <w:abstractNumId w:val="38"/>
  </w:num>
  <w:num w:numId="10">
    <w:abstractNumId w:val="47"/>
  </w:num>
  <w:num w:numId="11">
    <w:abstractNumId w:val="8"/>
  </w:num>
  <w:num w:numId="12">
    <w:abstractNumId w:val="55"/>
  </w:num>
  <w:num w:numId="13">
    <w:abstractNumId w:val="32"/>
  </w:num>
  <w:num w:numId="14">
    <w:abstractNumId w:val="34"/>
  </w:num>
  <w:num w:numId="15">
    <w:abstractNumId w:val="35"/>
  </w:num>
  <w:num w:numId="16">
    <w:abstractNumId w:val="28"/>
  </w:num>
  <w:num w:numId="17">
    <w:abstractNumId w:val="24"/>
  </w:num>
  <w:num w:numId="18">
    <w:abstractNumId w:val="30"/>
  </w:num>
  <w:num w:numId="19">
    <w:abstractNumId w:val="51"/>
  </w:num>
  <w:num w:numId="20">
    <w:abstractNumId w:val="45"/>
  </w:num>
  <w:num w:numId="21">
    <w:abstractNumId w:val="22"/>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num>
  <w:num w:numId="24">
    <w:abstractNumId w:val="15"/>
  </w:num>
  <w:num w:numId="25">
    <w:abstractNumId w:val="0"/>
  </w:num>
  <w:num w:numId="26">
    <w:abstractNumId w:val="4"/>
  </w:num>
  <w:num w:numId="27">
    <w:abstractNumId w:val="21"/>
  </w:num>
  <w:num w:numId="28">
    <w:abstractNumId w:val="56"/>
  </w:num>
  <w:num w:numId="29">
    <w:abstractNumId w:val="26"/>
  </w:num>
  <w:num w:numId="30">
    <w:abstractNumId w:val="7"/>
  </w:num>
  <w:num w:numId="31">
    <w:abstractNumId w:val="29"/>
  </w:num>
  <w:num w:numId="32">
    <w:abstractNumId w:val="42"/>
  </w:num>
  <w:num w:numId="33">
    <w:abstractNumId w:val="12"/>
  </w:num>
  <w:num w:numId="34">
    <w:abstractNumId w:val="50"/>
  </w:num>
  <w:num w:numId="35">
    <w:abstractNumId w:val="40"/>
  </w:num>
  <w:num w:numId="36">
    <w:abstractNumId w:val="57"/>
  </w:num>
  <w:num w:numId="37">
    <w:abstractNumId w:val="3"/>
  </w:num>
  <w:num w:numId="38">
    <w:abstractNumId w:val="23"/>
  </w:num>
  <w:num w:numId="39">
    <w:abstractNumId w:val="6"/>
  </w:num>
  <w:num w:numId="40">
    <w:abstractNumId w:val="16"/>
  </w:num>
  <w:num w:numId="41">
    <w:abstractNumId w:val="1"/>
  </w:num>
  <w:num w:numId="42">
    <w:abstractNumId w:val="14"/>
  </w:num>
  <w:num w:numId="43">
    <w:abstractNumId w:val="53"/>
  </w:num>
  <w:num w:numId="44">
    <w:abstractNumId w:val="53"/>
    <w:lvlOverride w:ilvl="0">
      <w:startOverride w:val="2"/>
    </w:lvlOverride>
  </w:num>
  <w:num w:numId="45">
    <w:abstractNumId w:val="5"/>
  </w:num>
  <w:num w:numId="46">
    <w:abstractNumId w:val="49"/>
  </w:num>
  <w:num w:numId="47">
    <w:abstractNumId w:val="52"/>
  </w:num>
  <w:num w:numId="48">
    <w:abstractNumId w:val="10"/>
  </w:num>
  <w:num w:numId="49">
    <w:abstractNumId w:val="60"/>
  </w:num>
  <w:num w:numId="50">
    <w:abstractNumId w:val="44"/>
  </w:num>
  <w:num w:numId="51">
    <w:abstractNumId w:val="11"/>
  </w:num>
  <w:num w:numId="52">
    <w:abstractNumId w:val="46"/>
  </w:num>
  <w:num w:numId="53">
    <w:abstractNumId w:val="18"/>
  </w:num>
  <w:num w:numId="54">
    <w:abstractNumId w:val="48"/>
  </w:num>
  <w:num w:numId="55">
    <w:abstractNumId w:val="2"/>
  </w:num>
  <w:num w:numId="56">
    <w:abstractNumId w:val="54"/>
  </w:num>
  <w:num w:numId="57">
    <w:abstractNumId w:val="43"/>
  </w:num>
  <w:num w:numId="58">
    <w:abstractNumId w:val="41"/>
  </w:num>
  <w:num w:numId="59">
    <w:abstractNumId w:val="27"/>
  </w:num>
  <w:num w:numId="60">
    <w:abstractNumId w:val="33"/>
  </w:num>
  <w:num w:numId="61">
    <w:abstractNumId w:val="19"/>
  </w:num>
  <w:num w:numId="62">
    <w:abstractNumId w:val="59"/>
  </w:num>
  <w:num w:numId="63">
    <w:abstractNumId w:val="58"/>
  </w:num>
  <w:num w:numId="64">
    <w:abstractNumId w:val="20"/>
  </w:num>
  <w:numIdMacAtCleanup w:val="6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khar Singh">
    <w15:presenceInfo w15:providerId="Windows Live" w15:userId="b96d47a65b335569"/>
  </w15:person>
  <w15:person w15:author="Prashant Pandey">
    <w15:presenceInfo w15:providerId="Windows Live" w15:userId="18549d6c22e458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embedSystemFonts/>
  <w:bordersDoNotSurroundHeader/>
  <w:bordersDoNotSurroundFooter/>
  <w:activeWritingStyle w:appName="MSWord" w:lang="de-DE" w:vendorID="9" w:dllVersion="512" w:checkStyle="0"/>
  <w:activeWritingStyle w:appName="MSWord" w:lang="pt-BR" w:vendorID="1"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67"/>
  <w:hyphenationZone w:val="425"/>
  <w:doNotHyphenateCaps/>
  <w:drawingGridHorizontalSpacing w:val="120"/>
  <w:displayHorizontalDrawingGridEvery w:val="0"/>
  <w:displayVerticalDrawingGridEvery w:val="0"/>
  <w:doNotShadeFormData/>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E0E"/>
    <w:rsid w:val="00000487"/>
    <w:rsid w:val="00000E04"/>
    <w:rsid w:val="00001570"/>
    <w:rsid w:val="0000334E"/>
    <w:rsid w:val="00003A5F"/>
    <w:rsid w:val="000043F8"/>
    <w:rsid w:val="00004808"/>
    <w:rsid w:val="00004A05"/>
    <w:rsid w:val="00004D2F"/>
    <w:rsid w:val="00005045"/>
    <w:rsid w:val="00005359"/>
    <w:rsid w:val="00005B68"/>
    <w:rsid w:val="00006C10"/>
    <w:rsid w:val="00007502"/>
    <w:rsid w:val="00007A67"/>
    <w:rsid w:val="000119B0"/>
    <w:rsid w:val="00011D1A"/>
    <w:rsid w:val="000128F8"/>
    <w:rsid w:val="00012AD0"/>
    <w:rsid w:val="000138E9"/>
    <w:rsid w:val="00013BC1"/>
    <w:rsid w:val="00013D7F"/>
    <w:rsid w:val="000143A8"/>
    <w:rsid w:val="0001733B"/>
    <w:rsid w:val="00020579"/>
    <w:rsid w:val="000215FE"/>
    <w:rsid w:val="0002163E"/>
    <w:rsid w:val="00021967"/>
    <w:rsid w:val="00021C32"/>
    <w:rsid w:val="00023F49"/>
    <w:rsid w:val="000241F8"/>
    <w:rsid w:val="00024A99"/>
    <w:rsid w:val="00024E66"/>
    <w:rsid w:val="00025F69"/>
    <w:rsid w:val="00026465"/>
    <w:rsid w:val="000268E2"/>
    <w:rsid w:val="00027038"/>
    <w:rsid w:val="00027627"/>
    <w:rsid w:val="00030924"/>
    <w:rsid w:val="000320AF"/>
    <w:rsid w:val="0003224C"/>
    <w:rsid w:val="00032FEA"/>
    <w:rsid w:val="000333DF"/>
    <w:rsid w:val="000342D4"/>
    <w:rsid w:val="00035AAE"/>
    <w:rsid w:val="0004017F"/>
    <w:rsid w:val="00040834"/>
    <w:rsid w:val="000408CD"/>
    <w:rsid w:val="0004155C"/>
    <w:rsid w:val="00041893"/>
    <w:rsid w:val="00041CA3"/>
    <w:rsid w:val="00041D3F"/>
    <w:rsid w:val="0004290D"/>
    <w:rsid w:val="00042C34"/>
    <w:rsid w:val="00042F2E"/>
    <w:rsid w:val="000430D7"/>
    <w:rsid w:val="00043F9E"/>
    <w:rsid w:val="000444EF"/>
    <w:rsid w:val="0004531B"/>
    <w:rsid w:val="0004551B"/>
    <w:rsid w:val="00046C96"/>
    <w:rsid w:val="00047485"/>
    <w:rsid w:val="00050744"/>
    <w:rsid w:val="00050FE9"/>
    <w:rsid w:val="000511FF"/>
    <w:rsid w:val="00051EA3"/>
    <w:rsid w:val="0005513D"/>
    <w:rsid w:val="000558AC"/>
    <w:rsid w:val="00055991"/>
    <w:rsid w:val="00056AF9"/>
    <w:rsid w:val="00057535"/>
    <w:rsid w:val="000616AC"/>
    <w:rsid w:val="00061863"/>
    <w:rsid w:val="000619B1"/>
    <w:rsid w:val="00061E8A"/>
    <w:rsid w:val="0006210B"/>
    <w:rsid w:val="00062D48"/>
    <w:rsid w:val="000630A5"/>
    <w:rsid w:val="000634D2"/>
    <w:rsid w:val="00064BD6"/>
    <w:rsid w:val="00065C61"/>
    <w:rsid w:val="00066815"/>
    <w:rsid w:val="00066EE4"/>
    <w:rsid w:val="00067109"/>
    <w:rsid w:val="00067854"/>
    <w:rsid w:val="00070092"/>
    <w:rsid w:val="00071069"/>
    <w:rsid w:val="000727B3"/>
    <w:rsid w:val="00073766"/>
    <w:rsid w:val="00073EF1"/>
    <w:rsid w:val="00073FA9"/>
    <w:rsid w:val="000746CE"/>
    <w:rsid w:val="00074704"/>
    <w:rsid w:val="00074A4F"/>
    <w:rsid w:val="00074FDD"/>
    <w:rsid w:val="00075424"/>
    <w:rsid w:val="00075D5B"/>
    <w:rsid w:val="0007645C"/>
    <w:rsid w:val="00076BCB"/>
    <w:rsid w:val="000808BB"/>
    <w:rsid w:val="00082849"/>
    <w:rsid w:val="00084A81"/>
    <w:rsid w:val="0008538D"/>
    <w:rsid w:val="00085A4F"/>
    <w:rsid w:val="0008606A"/>
    <w:rsid w:val="000864FE"/>
    <w:rsid w:val="0008757A"/>
    <w:rsid w:val="00091509"/>
    <w:rsid w:val="0009319D"/>
    <w:rsid w:val="00093383"/>
    <w:rsid w:val="00093446"/>
    <w:rsid w:val="000945EA"/>
    <w:rsid w:val="00094C8F"/>
    <w:rsid w:val="00094CD4"/>
    <w:rsid w:val="00095A17"/>
    <w:rsid w:val="000976A1"/>
    <w:rsid w:val="00097742"/>
    <w:rsid w:val="000A003D"/>
    <w:rsid w:val="000A0AB9"/>
    <w:rsid w:val="000A23BB"/>
    <w:rsid w:val="000A32D7"/>
    <w:rsid w:val="000A3D53"/>
    <w:rsid w:val="000A4876"/>
    <w:rsid w:val="000A4E92"/>
    <w:rsid w:val="000A6D95"/>
    <w:rsid w:val="000A6E87"/>
    <w:rsid w:val="000A6F2E"/>
    <w:rsid w:val="000B0545"/>
    <w:rsid w:val="000B065B"/>
    <w:rsid w:val="000B0D2D"/>
    <w:rsid w:val="000B0EDB"/>
    <w:rsid w:val="000B17D5"/>
    <w:rsid w:val="000B3108"/>
    <w:rsid w:val="000B4A71"/>
    <w:rsid w:val="000B5CA1"/>
    <w:rsid w:val="000B5D20"/>
    <w:rsid w:val="000B71A0"/>
    <w:rsid w:val="000B7251"/>
    <w:rsid w:val="000C010D"/>
    <w:rsid w:val="000C11A3"/>
    <w:rsid w:val="000C38C4"/>
    <w:rsid w:val="000C40AB"/>
    <w:rsid w:val="000C42EB"/>
    <w:rsid w:val="000C59B8"/>
    <w:rsid w:val="000D1D37"/>
    <w:rsid w:val="000D2136"/>
    <w:rsid w:val="000D32C6"/>
    <w:rsid w:val="000D4234"/>
    <w:rsid w:val="000D493B"/>
    <w:rsid w:val="000D50EE"/>
    <w:rsid w:val="000D6950"/>
    <w:rsid w:val="000D6AB2"/>
    <w:rsid w:val="000D6C48"/>
    <w:rsid w:val="000D763B"/>
    <w:rsid w:val="000E011B"/>
    <w:rsid w:val="000E0E0E"/>
    <w:rsid w:val="000E131E"/>
    <w:rsid w:val="000E2081"/>
    <w:rsid w:val="000E22B1"/>
    <w:rsid w:val="000E3A34"/>
    <w:rsid w:val="000E4091"/>
    <w:rsid w:val="000E4129"/>
    <w:rsid w:val="000E47DD"/>
    <w:rsid w:val="000E480D"/>
    <w:rsid w:val="000E4B0D"/>
    <w:rsid w:val="000E6DE4"/>
    <w:rsid w:val="000E709A"/>
    <w:rsid w:val="000E787A"/>
    <w:rsid w:val="000F021A"/>
    <w:rsid w:val="000F02EB"/>
    <w:rsid w:val="000F0A34"/>
    <w:rsid w:val="000F3BBA"/>
    <w:rsid w:val="000F3FDC"/>
    <w:rsid w:val="000F4346"/>
    <w:rsid w:val="000F53C7"/>
    <w:rsid w:val="000F7AF5"/>
    <w:rsid w:val="00100D02"/>
    <w:rsid w:val="00100D47"/>
    <w:rsid w:val="00100DB8"/>
    <w:rsid w:val="0010152E"/>
    <w:rsid w:val="00102062"/>
    <w:rsid w:val="001024D0"/>
    <w:rsid w:val="00102698"/>
    <w:rsid w:val="001028F3"/>
    <w:rsid w:val="00104587"/>
    <w:rsid w:val="00105A72"/>
    <w:rsid w:val="0010643A"/>
    <w:rsid w:val="0010671B"/>
    <w:rsid w:val="00107801"/>
    <w:rsid w:val="0010787A"/>
    <w:rsid w:val="0011060A"/>
    <w:rsid w:val="00110A7C"/>
    <w:rsid w:val="00110E1C"/>
    <w:rsid w:val="00111544"/>
    <w:rsid w:val="001122B9"/>
    <w:rsid w:val="00114D29"/>
    <w:rsid w:val="00114E4E"/>
    <w:rsid w:val="00115F6C"/>
    <w:rsid w:val="001161F0"/>
    <w:rsid w:val="00116E3C"/>
    <w:rsid w:val="001253E5"/>
    <w:rsid w:val="0012592E"/>
    <w:rsid w:val="00125C19"/>
    <w:rsid w:val="00126E15"/>
    <w:rsid w:val="0012702A"/>
    <w:rsid w:val="00127460"/>
    <w:rsid w:val="00130D2F"/>
    <w:rsid w:val="00131C56"/>
    <w:rsid w:val="00133162"/>
    <w:rsid w:val="00133616"/>
    <w:rsid w:val="00133735"/>
    <w:rsid w:val="001356B4"/>
    <w:rsid w:val="001365C6"/>
    <w:rsid w:val="001368F9"/>
    <w:rsid w:val="00136CD2"/>
    <w:rsid w:val="0013785E"/>
    <w:rsid w:val="00141636"/>
    <w:rsid w:val="001422B9"/>
    <w:rsid w:val="00144D3E"/>
    <w:rsid w:val="001458DD"/>
    <w:rsid w:val="00145A5D"/>
    <w:rsid w:val="001515C1"/>
    <w:rsid w:val="00151667"/>
    <w:rsid w:val="00151D3F"/>
    <w:rsid w:val="00152C77"/>
    <w:rsid w:val="00152F23"/>
    <w:rsid w:val="001549A0"/>
    <w:rsid w:val="0015542A"/>
    <w:rsid w:val="00160AC1"/>
    <w:rsid w:val="001616F9"/>
    <w:rsid w:val="00161768"/>
    <w:rsid w:val="0016241F"/>
    <w:rsid w:val="00163DB0"/>
    <w:rsid w:val="00164057"/>
    <w:rsid w:val="00165A7A"/>
    <w:rsid w:val="001738C7"/>
    <w:rsid w:val="0017394B"/>
    <w:rsid w:val="00173FF0"/>
    <w:rsid w:val="00174017"/>
    <w:rsid w:val="001749D1"/>
    <w:rsid w:val="00175442"/>
    <w:rsid w:val="001758A6"/>
    <w:rsid w:val="001778C0"/>
    <w:rsid w:val="00181386"/>
    <w:rsid w:val="001817B3"/>
    <w:rsid w:val="00181F31"/>
    <w:rsid w:val="0018499E"/>
    <w:rsid w:val="00184F5B"/>
    <w:rsid w:val="00185B4F"/>
    <w:rsid w:val="00185D1D"/>
    <w:rsid w:val="00185D65"/>
    <w:rsid w:val="001864F2"/>
    <w:rsid w:val="00186F3C"/>
    <w:rsid w:val="001870DC"/>
    <w:rsid w:val="001877DF"/>
    <w:rsid w:val="00192867"/>
    <w:rsid w:val="00192C6C"/>
    <w:rsid w:val="00192E94"/>
    <w:rsid w:val="00193034"/>
    <w:rsid w:val="00195184"/>
    <w:rsid w:val="00195A59"/>
    <w:rsid w:val="00195D40"/>
    <w:rsid w:val="00196151"/>
    <w:rsid w:val="001A048E"/>
    <w:rsid w:val="001A1809"/>
    <w:rsid w:val="001A3207"/>
    <w:rsid w:val="001A3516"/>
    <w:rsid w:val="001A51CE"/>
    <w:rsid w:val="001A57D3"/>
    <w:rsid w:val="001B15EA"/>
    <w:rsid w:val="001B166C"/>
    <w:rsid w:val="001B2059"/>
    <w:rsid w:val="001B23F5"/>
    <w:rsid w:val="001B3A23"/>
    <w:rsid w:val="001B40CF"/>
    <w:rsid w:val="001B41D3"/>
    <w:rsid w:val="001B4335"/>
    <w:rsid w:val="001B4394"/>
    <w:rsid w:val="001B441D"/>
    <w:rsid w:val="001B4850"/>
    <w:rsid w:val="001B51A9"/>
    <w:rsid w:val="001B5B44"/>
    <w:rsid w:val="001B5E69"/>
    <w:rsid w:val="001B672A"/>
    <w:rsid w:val="001B7C8E"/>
    <w:rsid w:val="001C147D"/>
    <w:rsid w:val="001C2342"/>
    <w:rsid w:val="001C2804"/>
    <w:rsid w:val="001C2F4A"/>
    <w:rsid w:val="001C41E1"/>
    <w:rsid w:val="001C49EA"/>
    <w:rsid w:val="001C4B9B"/>
    <w:rsid w:val="001C5228"/>
    <w:rsid w:val="001C64AD"/>
    <w:rsid w:val="001C71DD"/>
    <w:rsid w:val="001C74AB"/>
    <w:rsid w:val="001D1049"/>
    <w:rsid w:val="001D190E"/>
    <w:rsid w:val="001D1EFE"/>
    <w:rsid w:val="001D20C4"/>
    <w:rsid w:val="001D23D7"/>
    <w:rsid w:val="001D2CD8"/>
    <w:rsid w:val="001D3B5A"/>
    <w:rsid w:val="001D3CC1"/>
    <w:rsid w:val="001D4D4D"/>
    <w:rsid w:val="001D5419"/>
    <w:rsid w:val="001D7D5E"/>
    <w:rsid w:val="001E0C52"/>
    <w:rsid w:val="001E0D1E"/>
    <w:rsid w:val="001E2DD4"/>
    <w:rsid w:val="001E2F45"/>
    <w:rsid w:val="001E3AC7"/>
    <w:rsid w:val="001E4D84"/>
    <w:rsid w:val="001E6244"/>
    <w:rsid w:val="001F0482"/>
    <w:rsid w:val="001F0723"/>
    <w:rsid w:val="001F1307"/>
    <w:rsid w:val="001F1910"/>
    <w:rsid w:val="001F23BC"/>
    <w:rsid w:val="001F2817"/>
    <w:rsid w:val="001F28B1"/>
    <w:rsid w:val="001F2E43"/>
    <w:rsid w:val="001F4070"/>
    <w:rsid w:val="001F567E"/>
    <w:rsid w:val="001F59E3"/>
    <w:rsid w:val="001F62E4"/>
    <w:rsid w:val="001F691D"/>
    <w:rsid w:val="001F6E2E"/>
    <w:rsid w:val="001F7D6B"/>
    <w:rsid w:val="001F7DFF"/>
    <w:rsid w:val="002000FC"/>
    <w:rsid w:val="0020038F"/>
    <w:rsid w:val="00200A3B"/>
    <w:rsid w:val="00200B41"/>
    <w:rsid w:val="0020217B"/>
    <w:rsid w:val="00202A1D"/>
    <w:rsid w:val="00205E30"/>
    <w:rsid w:val="00206290"/>
    <w:rsid w:val="00206A8E"/>
    <w:rsid w:val="00206A91"/>
    <w:rsid w:val="002079D1"/>
    <w:rsid w:val="00207BE7"/>
    <w:rsid w:val="0021069E"/>
    <w:rsid w:val="00210A13"/>
    <w:rsid w:val="00211072"/>
    <w:rsid w:val="0021124D"/>
    <w:rsid w:val="0021125F"/>
    <w:rsid w:val="002126C8"/>
    <w:rsid w:val="00212C35"/>
    <w:rsid w:val="00213438"/>
    <w:rsid w:val="002149EC"/>
    <w:rsid w:val="00214AF8"/>
    <w:rsid w:val="00215B9B"/>
    <w:rsid w:val="00220AC2"/>
    <w:rsid w:val="00221051"/>
    <w:rsid w:val="002217B5"/>
    <w:rsid w:val="00221E2A"/>
    <w:rsid w:val="00222400"/>
    <w:rsid w:val="00223CE2"/>
    <w:rsid w:val="002240A7"/>
    <w:rsid w:val="002248C3"/>
    <w:rsid w:val="00226B85"/>
    <w:rsid w:val="00227409"/>
    <w:rsid w:val="00227B8F"/>
    <w:rsid w:val="0023044A"/>
    <w:rsid w:val="00231D13"/>
    <w:rsid w:val="00231F91"/>
    <w:rsid w:val="00232202"/>
    <w:rsid w:val="002322E1"/>
    <w:rsid w:val="00232D77"/>
    <w:rsid w:val="002339DA"/>
    <w:rsid w:val="00235729"/>
    <w:rsid w:val="00237294"/>
    <w:rsid w:val="002405A2"/>
    <w:rsid w:val="002409A3"/>
    <w:rsid w:val="00242520"/>
    <w:rsid w:val="00242E98"/>
    <w:rsid w:val="00243070"/>
    <w:rsid w:val="00243F44"/>
    <w:rsid w:val="002443A9"/>
    <w:rsid w:val="00244952"/>
    <w:rsid w:val="00244D9E"/>
    <w:rsid w:val="0024613E"/>
    <w:rsid w:val="00246B53"/>
    <w:rsid w:val="00246EF1"/>
    <w:rsid w:val="00247ED3"/>
    <w:rsid w:val="00251FAA"/>
    <w:rsid w:val="0025205C"/>
    <w:rsid w:val="00253817"/>
    <w:rsid w:val="00253E7C"/>
    <w:rsid w:val="0025538A"/>
    <w:rsid w:val="0025600E"/>
    <w:rsid w:val="0025656D"/>
    <w:rsid w:val="00257FEE"/>
    <w:rsid w:val="002606A5"/>
    <w:rsid w:val="002606EF"/>
    <w:rsid w:val="00261194"/>
    <w:rsid w:val="0026147C"/>
    <w:rsid w:val="00261EF5"/>
    <w:rsid w:val="0026220E"/>
    <w:rsid w:val="002634A7"/>
    <w:rsid w:val="00263852"/>
    <w:rsid w:val="00263B60"/>
    <w:rsid w:val="0026485C"/>
    <w:rsid w:val="0026744A"/>
    <w:rsid w:val="00267FFC"/>
    <w:rsid w:val="002707FA"/>
    <w:rsid w:val="00271F86"/>
    <w:rsid w:val="0027236C"/>
    <w:rsid w:val="00272C47"/>
    <w:rsid w:val="002730D7"/>
    <w:rsid w:val="00273B4F"/>
    <w:rsid w:val="00273E5D"/>
    <w:rsid w:val="0027508F"/>
    <w:rsid w:val="002757A0"/>
    <w:rsid w:val="00275A73"/>
    <w:rsid w:val="00275CEE"/>
    <w:rsid w:val="002769DE"/>
    <w:rsid w:val="0027768D"/>
    <w:rsid w:val="00280E6E"/>
    <w:rsid w:val="0028181D"/>
    <w:rsid w:val="00282521"/>
    <w:rsid w:val="00282ACF"/>
    <w:rsid w:val="002838D4"/>
    <w:rsid w:val="00283E43"/>
    <w:rsid w:val="002849A5"/>
    <w:rsid w:val="002849CE"/>
    <w:rsid w:val="00287B0F"/>
    <w:rsid w:val="002907A9"/>
    <w:rsid w:val="00290C20"/>
    <w:rsid w:val="00290F97"/>
    <w:rsid w:val="00291498"/>
    <w:rsid w:val="0029160C"/>
    <w:rsid w:val="0029311B"/>
    <w:rsid w:val="0029347F"/>
    <w:rsid w:val="002942D1"/>
    <w:rsid w:val="00295176"/>
    <w:rsid w:val="00297EA0"/>
    <w:rsid w:val="002A02A5"/>
    <w:rsid w:val="002A0CE5"/>
    <w:rsid w:val="002A10D4"/>
    <w:rsid w:val="002A112A"/>
    <w:rsid w:val="002A4C5E"/>
    <w:rsid w:val="002A6A28"/>
    <w:rsid w:val="002A6B8C"/>
    <w:rsid w:val="002A6D77"/>
    <w:rsid w:val="002A775B"/>
    <w:rsid w:val="002B1360"/>
    <w:rsid w:val="002B23DC"/>
    <w:rsid w:val="002B2B22"/>
    <w:rsid w:val="002B3309"/>
    <w:rsid w:val="002B33C0"/>
    <w:rsid w:val="002B34B1"/>
    <w:rsid w:val="002B36A5"/>
    <w:rsid w:val="002B5607"/>
    <w:rsid w:val="002B5612"/>
    <w:rsid w:val="002B5E55"/>
    <w:rsid w:val="002B6BBA"/>
    <w:rsid w:val="002B74AB"/>
    <w:rsid w:val="002B7672"/>
    <w:rsid w:val="002B7878"/>
    <w:rsid w:val="002B791F"/>
    <w:rsid w:val="002B7E6C"/>
    <w:rsid w:val="002C07E8"/>
    <w:rsid w:val="002C137F"/>
    <w:rsid w:val="002C1752"/>
    <w:rsid w:val="002C2E30"/>
    <w:rsid w:val="002C3D86"/>
    <w:rsid w:val="002C49D2"/>
    <w:rsid w:val="002C6A15"/>
    <w:rsid w:val="002D136E"/>
    <w:rsid w:val="002D1600"/>
    <w:rsid w:val="002D3378"/>
    <w:rsid w:val="002D34FF"/>
    <w:rsid w:val="002D41FD"/>
    <w:rsid w:val="002D4AF1"/>
    <w:rsid w:val="002D505A"/>
    <w:rsid w:val="002D5603"/>
    <w:rsid w:val="002D79FD"/>
    <w:rsid w:val="002E02B5"/>
    <w:rsid w:val="002E0715"/>
    <w:rsid w:val="002E35AC"/>
    <w:rsid w:val="002E39E9"/>
    <w:rsid w:val="002E3D90"/>
    <w:rsid w:val="002E403A"/>
    <w:rsid w:val="002E4322"/>
    <w:rsid w:val="002E49CF"/>
    <w:rsid w:val="002E5575"/>
    <w:rsid w:val="002E5DA4"/>
    <w:rsid w:val="002E62AC"/>
    <w:rsid w:val="002E6C6E"/>
    <w:rsid w:val="002E77A8"/>
    <w:rsid w:val="002E781A"/>
    <w:rsid w:val="002E7E3B"/>
    <w:rsid w:val="002F11BE"/>
    <w:rsid w:val="002F12A3"/>
    <w:rsid w:val="002F12DE"/>
    <w:rsid w:val="002F194C"/>
    <w:rsid w:val="002F1D68"/>
    <w:rsid w:val="002F3774"/>
    <w:rsid w:val="002F38CF"/>
    <w:rsid w:val="002F4079"/>
    <w:rsid w:val="002F4B7F"/>
    <w:rsid w:val="002F6112"/>
    <w:rsid w:val="002F6817"/>
    <w:rsid w:val="002F7604"/>
    <w:rsid w:val="00300164"/>
    <w:rsid w:val="00300BCB"/>
    <w:rsid w:val="00301DBC"/>
    <w:rsid w:val="003024BD"/>
    <w:rsid w:val="003031BF"/>
    <w:rsid w:val="003043C3"/>
    <w:rsid w:val="00304B8A"/>
    <w:rsid w:val="003065D7"/>
    <w:rsid w:val="00306B9A"/>
    <w:rsid w:val="00306D59"/>
    <w:rsid w:val="00307246"/>
    <w:rsid w:val="00307733"/>
    <w:rsid w:val="00307F0C"/>
    <w:rsid w:val="003102D8"/>
    <w:rsid w:val="00311725"/>
    <w:rsid w:val="00312E58"/>
    <w:rsid w:val="00313337"/>
    <w:rsid w:val="00314C17"/>
    <w:rsid w:val="00314D7D"/>
    <w:rsid w:val="00315361"/>
    <w:rsid w:val="00316B34"/>
    <w:rsid w:val="003171B1"/>
    <w:rsid w:val="0031768A"/>
    <w:rsid w:val="00322777"/>
    <w:rsid w:val="00322D94"/>
    <w:rsid w:val="00322ECF"/>
    <w:rsid w:val="00323243"/>
    <w:rsid w:val="003237B3"/>
    <w:rsid w:val="00325D22"/>
    <w:rsid w:val="003263A9"/>
    <w:rsid w:val="0032677C"/>
    <w:rsid w:val="00326F0F"/>
    <w:rsid w:val="00327EEA"/>
    <w:rsid w:val="00331602"/>
    <w:rsid w:val="00331616"/>
    <w:rsid w:val="003323EB"/>
    <w:rsid w:val="00332411"/>
    <w:rsid w:val="0033312C"/>
    <w:rsid w:val="00333643"/>
    <w:rsid w:val="003336D4"/>
    <w:rsid w:val="003336F4"/>
    <w:rsid w:val="003342A3"/>
    <w:rsid w:val="003344B1"/>
    <w:rsid w:val="003359DB"/>
    <w:rsid w:val="00335BE6"/>
    <w:rsid w:val="00336A96"/>
    <w:rsid w:val="00337602"/>
    <w:rsid w:val="003410F1"/>
    <w:rsid w:val="0034173B"/>
    <w:rsid w:val="00341BA7"/>
    <w:rsid w:val="00342C37"/>
    <w:rsid w:val="00342E68"/>
    <w:rsid w:val="0034330A"/>
    <w:rsid w:val="00350953"/>
    <w:rsid w:val="00350C63"/>
    <w:rsid w:val="00351871"/>
    <w:rsid w:val="00352CD9"/>
    <w:rsid w:val="003535E7"/>
    <w:rsid w:val="00353CE4"/>
    <w:rsid w:val="00356115"/>
    <w:rsid w:val="003563FD"/>
    <w:rsid w:val="0035644C"/>
    <w:rsid w:val="00356AB2"/>
    <w:rsid w:val="0035726C"/>
    <w:rsid w:val="00360142"/>
    <w:rsid w:val="00360C62"/>
    <w:rsid w:val="003614F8"/>
    <w:rsid w:val="00361A0A"/>
    <w:rsid w:val="00361A98"/>
    <w:rsid w:val="00361DBE"/>
    <w:rsid w:val="00363BB1"/>
    <w:rsid w:val="003645B3"/>
    <w:rsid w:val="00364677"/>
    <w:rsid w:val="00364735"/>
    <w:rsid w:val="003648DC"/>
    <w:rsid w:val="00364AD8"/>
    <w:rsid w:val="00365316"/>
    <w:rsid w:val="00366133"/>
    <w:rsid w:val="003661F4"/>
    <w:rsid w:val="00366670"/>
    <w:rsid w:val="00370137"/>
    <w:rsid w:val="003706BB"/>
    <w:rsid w:val="00371AC5"/>
    <w:rsid w:val="00371B19"/>
    <w:rsid w:val="00371C7C"/>
    <w:rsid w:val="003726FC"/>
    <w:rsid w:val="00372F16"/>
    <w:rsid w:val="00373FEF"/>
    <w:rsid w:val="00374022"/>
    <w:rsid w:val="003741A4"/>
    <w:rsid w:val="003746F0"/>
    <w:rsid w:val="003747FC"/>
    <w:rsid w:val="003753D4"/>
    <w:rsid w:val="0037552A"/>
    <w:rsid w:val="00375700"/>
    <w:rsid w:val="003759BF"/>
    <w:rsid w:val="00375C8A"/>
    <w:rsid w:val="003762C3"/>
    <w:rsid w:val="003803CB"/>
    <w:rsid w:val="00380743"/>
    <w:rsid w:val="00380A2A"/>
    <w:rsid w:val="0038105C"/>
    <w:rsid w:val="00381B06"/>
    <w:rsid w:val="00383526"/>
    <w:rsid w:val="00384750"/>
    <w:rsid w:val="00384A44"/>
    <w:rsid w:val="0038544A"/>
    <w:rsid w:val="00385D41"/>
    <w:rsid w:val="00385E7E"/>
    <w:rsid w:val="00387E01"/>
    <w:rsid w:val="00387E81"/>
    <w:rsid w:val="00390539"/>
    <w:rsid w:val="00390E48"/>
    <w:rsid w:val="0039101E"/>
    <w:rsid w:val="00391B6D"/>
    <w:rsid w:val="003924F1"/>
    <w:rsid w:val="00392877"/>
    <w:rsid w:val="00393403"/>
    <w:rsid w:val="003938C9"/>
    <w:rsid w:val="00393F1C"/>
    <w:rsid w:val="00393F9B"/>
    <w:rsid w:val="00395203"/>
    <w:rsid w:val="00395C57"/>
    <w:rsid w:val="00397D11"/>
    <w:rsid w:val="003A0A79"/>
    <w:rsid w:val="003A0F8F"/>
    <w:rsid w:val="003A146C"/>
    <w:rsid w:val="003A189A"/>
    <w:rsid w:val="003A1BA3"/>
    <w:rsid w:val="003A243A"/>
    <w:rsid w:val="003A35AD"/>
    <w:rsid w:val="003A39CC"/>
    <w:rsid w:val="003A3C37"/>
    <w:rsid w:val="003A4142"/>
    <w:rsid w:val="003A58DE"/>
    <w:rsid w:val="003A5C71"/>
    <w:rsid w:val="003A66EE"/>
    <w:rsid w:val="003A673F"/>
    <w:rsid w:val="003A75C3"/>
    <w:rsid w:val="003A7A74"/>
    <w:rsid w:val="003B017B"/>
    <w:rsid w:val="003B01AD"/>
    <w:rsid w:val="003B0F45"/>
    <w:rsid w:val="003B11FC"/>
    <w:rsid w:val="003B1C3A"/>
    <w:rsid w:val="003B3F0B"/>
    <w:rsid w:val="003B43C3"/>
    <w:rsid w:val="003B4AEA"/>
    <w:rsid w:val="003B5906"/>
    <w:rsid w:val="003B6257"/>
    <w:rsid w:val="003B66EA"/>
    <w:rsid w:val="003C4D75"/>
    <w:rsid w:val="003C71C0"/>
    <w:rsid w:val="003D1A30"/>
    <w:rsid w:val="003D1FDF"/>
    <w:rsid w:val="003D26B9"/>
    <w:rsid w:val="003D2A59"/>
    <w:rsid w:val="003D2B15"/>
    <w:rsid w:val="003D352E"/>
    <w:rsid w:val="003D44C6"/>
    <w:rsid w:val="003D515B"/>
    <w:rsid w:val="003D51B8"/>
    <w:rsid w:val="003D63B9"/>
    <w:rsid w:val="003E00C3"/>
    <w:rsid w:val="003E2162"/>
    <w:rsid w:val="003E32B3"/>
    <w:rsid w:val="003E469C"/>
    <w:rsid w:val="003E53D6"/>
    <w:rsid w:val="003E585C"/>
    <w:rsid w:val="003E6AAC"/>
    <w:rsid w:val="003E744E"/>
    <w:rsid w:val="003F026A"/>
    <w:rsid w:val="003F0E17"/>
    <w:rsid w:val="003F0EB7"/>
    <w:rsid w:val="003F2BC2"/>
    <w:rsid w:val="003F2F78"/>
    <w:rsid w:val="003F3595"/>
    <w:rsid w:val="003F3F4E"/>
    <w:rsid w:val="003F5320"/>
    <w:rsid w:val="003F5374"/>
    <w:rsid w:val="003F539E"/>
    <w:rsid w:val="003F5CC4"/>
    <w:rsid w:val="003F6281"/>
    <w:rsid w:val="003F6E2B"/>
    <w:rsid w:val="003F7B18"/>
    <w:rsid w:val="004000DF"/>
    <w:rsid w:val="00401666"/>
    <w:rsid w:val="004017F6"/>
    <w:rsid w:val="00403FE7"/>
    <w:rsid w:val="00404E5E"/>
    <w:rsid w:val="0040539D"/>
    <w:rsid w:val="00405DE7"/>
    <w:rsid w:val="00406E07"/>
    <w:rsid w:val="004101BB"/>
    <w:rsid w:val="004103AE"/>
    <w:rsid w:val="004111D3"/>
    <w:rsid w:val="0041298B"/>
    <w:rsid w:val="00412B1B"/>
    <w:rsid w:val="00413895"/>
    <w:rsid w:val="00415DCA"/>
    <w:rsid w:val="00415E67"/>
    <w:rsid w:val="004163FC"/>
    <w:rsid w:val="004165E2"/>
    <w:rsid w:val="00417094"/>
    <w:rsid w:val="00421C1E"/>
    <w:rsid w:val="00421DCA"/>
    <w:rsid w:val="00422106"/>
    <w:rsid w:val="004241FD"/>
    <w:rsid w:val="00424E73"/>
    <w:rsid w:val="004256F2"/>
    <w:rsid w:val="00426122"/>
    <w:rsid w:val="00426A61"/>
    <w:rsid w:val="00426E82"/>
    <w:rsid w:val="00427757"/>
    <w:rsid w:val="00427C6F"/>
    <w:rsid w:val="00427E7F"/>
    <w:rsid w:val="00427F93"/>
    <w:rsid w:val="00430067"/>
    <w:rsid w:val="004305E8"/>
    <w:rsid w:val="0043129A"/>
    <w:rsid w:val="00431D23"/>
    <w:rsid w:val="0043230C"/>
    <w:rsid w:val="004323B7"/>
    <w:rsid w:val="004345F0"/>
    <w:rsid w:val="004348B2"/>
    <w:rsid w:val="004349F6"/>
    <w:rsid w:val="00434FE5"/>
    <w:rsid w:val="0043553F"/>
    <w:rsid w:val="004357DE"/>
    <w:rsid w:val="004360C6"/>
    <w:rsid w:val="004371D5"/>
    <w:rsid w:val="004377FE"/>
    <w:rsid w:val="004378FD"/>
    <w:rsid w:val="0044092C"/>
    <w:rsid w:val="00441719"/>
    <w:rsid w:val="00441ADE"/>
    <w:rsid w:val="0044215B"/>
    <w:rsid w:val="0044232F"/>
    <w:rsid w:val="004426BF"/>
    <w:rsid w:val="00443484"/>
    <w:rsid w:val="00443B2C"/>
    <w:rsid w:val="00443D9C"/>
    <w:rsid w:val="00444E99"/>
    <w:rsid w:val="00445081"/>
    <w:rsid w:val="00445248"/>
    <w:rsid w:val="004453A5"/>
    <w:rsid w:val="004462EE"/>
    <w:rsid w:val="00446523"/>
    <w:rsid w:val="004470BC"/>
    <w:rsid w:val="00447898"/>
    <w:rsid w:val="00450B80"/>
    <w:rsid w:val="00450F0F"/>
    <w:rsid w:val="004519B4"/>
    <w:rsid w:val="00451A93"/>
    <w:rsid w:val="00451CAF"/>
    <w:rsid w:val="00452095"/>
    <w:rsid w:val="004559A8"/>
    <w:rsid w:val="00455FE9"/>
    <w:rsid w:val="00456D67"/>
    <w:rsid w:val="00462154"/>
    <w:rsid w:val="004638DD"/>
    <w:rsid w:val="004647E9"/>
    <w:rsid w:val="00464A52"/>
    <w:rsid w:val="00464B75"/>
    <w:rsid w:val="00464FC8"/>
    <w:rsid w:val="004650AB"/>
    <w:rsid w:val="00466BB7"/>
    <w:rsid w:val="00471291"/>
    <w:rsid w:val="00473620"/>
    <w:rsid w:val="0047391D"/>
    <w:rsid w:val="00474840"/>
    <w:rsid w:val="004764FC"/>
    <w:rsid w:val="0048194F"/>
    <w:rsid w:val="004819E5"/>
    <w:rsid w:val="0048207C"/>
    <w:rsid w:val="00482871"/>
    <w:rsid w:val="00482968"/>
    <w:rsid w:val="00482FBE"/>
    <w:rsid w:val="00483097"/>
    <w:rsid w:val="00483A58"/>
    <w:rsid w:val="00483DFA"/>
    <w:rsid w:val="0048492A"/>
    <w:rsid w:val="0048501D"/>
    <w:rsid w:val="0048517C"/>
    <w:rsid w:val="004852FA"/>
    <w:rsid w:val="004902BF"/>
    <w:rsid w:val="00490D3D"/>
    <w:rsid w:val="004919A4"/>
    <w:rsid w:val="004931B0"/>
    <w:rsid w:val="00493A7B"/>
    <w:rsid w:val="0049683C"/>
    <w:rsid w:val="00496A17"/>
    <w:rsid w:val="004974F2"/>
    <w:rsid w:val="00497E19"/>
    <w:rsid w:val="00497FA0"/>
    <w:rsid w:val="004A0234"/>
    <w:rsid w:val="004A0630"/>
    <w:rsid w:val="004A0C79"/>
    <w:rsid w:val="004A0D2D"/>
    <w:rsid w:val="004A12BF"/>
    <w:rsid w:val="004A24D2"/>
    <w:rsid w:val="004A359F"/>
    <w:rsid w:val="004A360C"/>
    <w:rsid w:val="004A50FF"/>
    <w:rsid w:val="004A51D4"/>
    <w:rsid w:val="004A616A"/>
    <w:rsid w:val="004B1F14"/>
    <w:rsid w:val="004B3724"/>
    <w:rsid w:val="004B3FE5"/>
    <w:rsid w:val="004B42D2"/>
    <w:rsid w:val="004B458D"/>
    <w:rsid w:val="004B5421"/>
    <w:rsid w:val="004B66AC"/>
    <w:rsid w:val="004B74E1"/>
    <w:rsid w:val="004B7831"/>
    <w:rsid w:val="004C10C6"/>
    <w:rsid w:val="004C2DD2"/>
    <w:rsid w:val="004C3398"/>
    <w:rsid w:val="004C35E0"/>
    <w:rsid w:val="004C3B82"/>
    <w:rsid w:val="004C3D70"/>
    <w:rsid w:val="004C488A"/>
    <w:rsid w:val="004C4EF4"/>
    <w:rsid w:val="004C4FFF"/>
    <w:rsid w:val="004C672C"/>
    <w:rsid w:val="004C69AE"/>
    <w:rsid w:val="004C7B25"/>
    <w:rsid w:val="004D04DD"/>
    <w:rsid w:val="004D0B28"/>
    <w:rsid w:val="004D25B0"/>
    <w:rsid w:val="004D2749"/>
    <w:rsid w:val="004D29E4"/>
    <w:rsid w:val="004D4E02"/>
    <w:rsid w:val="004D4ED6"/>
    <w:rsid w:val="004D5390"/>
    <w:rsid w:val="004D5863"/>
    <w:rsid w:val="004D6482"/>
    <w:rsid w:val="004D6565"/>
    <w:rsid w:val="004D6A73"/>
    <w:rsid w:val="004D6EF4"/>
    <w:rsid w:val="004D71B1"/>
    <w:rsid w:val="004D71B3"/>
    <w:rsid w:val="004D7500"/>
    <w:rsid w:val="004D7B63"/>
    <w:rsid w:val="004D7CAA"/>
    <w:rsid w:val="004E115E"/>
    <w:rsid w:val="004E2B95"/>
    <w:rsid w:val="004E325B"/>
    <w:rsid w:val="004E3A49"/>
    <w:rsid w:val="004E3F2D"/>
    <w:rsid w:val="004E3FC5"/>
    <w:rsid w:val="004E4335"/>
    <w:rsid w:val="004E53D3"/>
    <w:rsid w:val="004E548D"/>
    <w:rsid w:val="004E6527"/>
    <w:rsid w:val="004E718B"/>
    <w:rsid w:val="004E73FB"/>
    <w:rsid w:val="004E76F2"/>
    <w:rsid w:val="004F0416"/>
    <w:rsid w:val="004F298D"/>
    <w:rsid w:val="004F2F6B"/>
    <w:rsid w:val="004F32C1"/>
    <w:rsid w:val="004F44D0"/>
    <w:rsid w:val="004F6854"/>
    <w:rsid w:val="004F6D68"/>
    <w:rsid w:val="004F79C2"/>
    <w:rsid w:val="00500431"/>
    <w:rsid w:val="00500F9A"/>
    <w:rsid w:val="005013DA"/>
    <w:rsid w:val="005013FA"/>
    <w:rsid w:val="00501ECD"/>
    <w:rsid w:val="005023F9"/>
    <w:rsid w:val="00504481"/>
    <w:rsid w:val="00504641"/>
    <w:rsid w:val="00507522"/>
    <w:rsid w:val="00507A99"/>
    <w:rsid w:val="00507E74"/>
    <w:rsid w:val="005105DD"/>
    <w:rsid w:val="00510E17"/>
    <w:rsid w:val="0051131E"/>
    <w:rsid w:val="00511A4F"/>
    <w:rsid w:val="00511DF4"/>
    <w:rsid w:val="00511F2A"/>
    <w:rsid w:val="00512A41"/>
    <w:rsid w:val="005131A3"/>
    <w:rsid w:val="00513CC7"/>
    <w:rsid w:val="00514CB6"/>
    <w:rsid w:val="00515A37"/>
    <w:rsid w:val="0051750D"/>
    <w:rsid w:val="00517DA2"/>
    <w:rsid w:val="00520891"/>
    <w:rsid w:val="00520B93"/>
    <w:rsid w:val="00520DE6"/>
    <w:rsid w:val="00520ED0"/>
    <w:rsid w:val="00521876"/>
    <w:rsid w:val="00521B27"/>
    <w:rsid w:val="00521DAB"/>
    <w:rsid w:val="0052270B"/>
    <w:rsid w:val="005236FC"/>
    <w:rsid w:val="00523858"/>
    <w:rsid w:val="00523C23"/>
    <w:rsid w:val="00524248"/>
    <w:rsid w:val="005246C4"/>
    <w:rsid w:val="005249F6"/>
    <w:rsid w:val="00524F24"/>
    <w:rsid w:val="005252A7"/>
    <w:rsid w:val="00525D98"/>
    <w:rsid w:val="00525EDE"/>
    <w:rsid w:val="005260A7"/>
    <w:rsid w:val="005263A9"/>
    <w:rsid w:val="00526FB7"/>
    <w:rsid w:val="00527C99"/>
    <w:rsid w:val="005304D4"/>
    <w:rsid w:val="00530976"/>
    <w:rsid w:val="005309D4"/>
    <w:rsid w:val="005318E8"/>
    <w:rsid w:val="005320DE"/>
    <w:rsid w:val="00532B10"/>
    <w:rsid w:val="00533A5C"/>
    <w:rsid w:val="0053441D"/>
    <w:rsid w:val="00535328"/>
    <w:rsid w:val="00535603"/>
    <w:rsid w:val="00535C32"/>
    <w:rsid w:val="00536457"/>
    <w:rsid w:val="00541793"/>
    <w:rsid w:val="00541D2B"/>
    <w:rsid w:val="00541D5E"/>
    <w:rsid w:val="005423F1"/>
    <w:rsid w:val="00542589"/>
    <w:rsid w:val="00542EEC"/>
    <w:rsid w:val="00543505"/>
    <w:rsid w:val="005442A3"/>
    <w:rsid w:val="00544664"/>
    <w:rsid w:val="0054556E"/>
    <w:rsid w:val="0054575F"/>
    <w:rsid w:val="0054720B"/>
    <w:rsid w:val="00547A15"/>
    <w:rsid w:val="00547E59"/>
    <w:rsid w:val="00550F79"/>
    <w:rsid w:val="00550FCF"/>
    <w:rsid w:val="00551E9B"/>
    <w:rsid w:val="00552EEA"/>
    <w:rsid w:val="0055302E"/>
    <w:rsid w:val="00554B68"/>
    <w:rsid w:val="0055600E"/>
    <w:rsid w:val="005562D9"/>
    <w:rsid w:val="00556719"/>
    <w:rsid w:val="00556D1C"/>
    <w:rsid w:val="005610A8"/>
    <w:rsid w:val="00561337"/>
    <w:rsid w:val="005618B3"/>
    <w:rsid w:val="00565413"/>
    <w:rsid w:val="00565D62"/>
    <w:rsid w:val="00566B11"/>
    <w:rsid w:val="0056713F"/>
    <w:rsid w:val="00570847"/>
    <w:rsid w:val="00570DCC"/>
    <w:rsid w:val="0057109F"/>
    <w:rsid w:val="00571F1D"/>
    <w:rsid w:val="00571F31"/>
    <w:rsid w:val="005723A9"/>
    <w:rsid w:val="00572507"/>
    <w:rsid w:val="005728ED"/>
    <w:rsid w:val="00574409"/>
    <w:rsid w:val="00574C4A"/>
    <w:rsid w:val="005750D5"/>
    <w:rsid w:val="00576A15"/>
    <w:rsid w:val="00576F45"/>
    <w:rsid w:val="00577959"/>
    <w:rsid w:val="0057797C"/>
    <w:rsid w:val="0058006F"/>
    <w:rsid w:val="00581B96"/>
    <w:rsid w:val="005833EF"/>
    <w:rsid w:val="00584BFB"/>
    <w:rsid w:val="005863D1"/>
    <w:rsid w:val="00586884"/>
    <w:rsid w:val="0058689B"/>
    <w:rsid w:val="00586978"/>
    <w:rsid w:val="00586BD5"/>
    <w:rsid w:val="00587B56"/>
    <w:rsid w:val="00590767"/>
    <w:rsid w:val="00590820"/>
    <w:rsid w:val="005908CE"/>
    <w:rsid w:val="00590DB8"/>
    <w:rsid w:val="0059135B"/>
    <w:rsid w:val="00592499"/>
    <w:rsid w:val="00593C1E"/>
    <w:rsid w:val="00594C15"/>
    <w:rsid w:val="00595024"/>
    <w:rsid w:val="005953F2"/>
    <w:rsid w:val="005963BE"/>
    <w:rsid w:val="005A0373"/>
    <w:rsid w:val="005A0F94"/>
    <w:rsid w:val="005A1983"/>
    <w:rsid w:val="005A1AA5"/>
    <w:rsid w:val="005A21D1"/>
    <w:rsid w:val="005A259E"/>
    <w:rsid w:val="005A29E3"/>
    <w:rsid w:val="005A2D87"/>
    <w:rsid w:val="005A32BE"/>
    <w:rsid w:val="005A3938"/>
    <w:rsid w:val="005A3D6B"/>
    <w:rsid w:val="005A47B7"/>
    <w:rsid w:val="005A4CD1"/>
    <w:rsid w:val="005A71CF"/>
    <w:rsid w:val="005A72E9"/>
    <w:rsid w:val="005A7417"/>
    <w:rsid w:val="005A7E25"/>
    <w:rsid w:val="005B0474"/>
    <w:rsid w:val="005B37E9"/>
    <w:rsid w:val="005B3DCC"/>
    <w:rsid w:val="005B5446"/>
    <w:rsid w:val="005B7A91"/>
    <w:rsid w:val="005C24F2"/>
    <w:rsid w:val="005C2B9F"/>
    <w:rsid w:val="005C3DD5"/>
    <w:rsid w:val="005C7051"/>
    <w:rsid w:val="005C7601"/>
    <w:rsid w:val="005D00E0"/>
    <w:rsid w:val="005D02FE"/>
    <w:rsid w:val="005D110D"/>
    <w:rsid w:val="005D1B5A"/>
    <w:rsid w:val="005D2EFC"/>
    <w:rsid w:val="005D3508"/>
    <w:rsid w:val="005D5ED5"/>
    <w:rsid w:val="005D6C75"/>
    <w:rsid w:val="005E0147"/>
    <w:rsid w:val="005E1A2C"/>
    <w:rsid w:val="005E2182"/>
    <w:rsid w:val="005E24B5"/>
    <w:rsid w:val="005E2754"/>
    <w:rsid w:val="005E2DEF"/>
    <w:rsid w:val="005E3A38"/>
    <w:rsid w:val="005E4623"/>
    <w:rsid w:val="005E4EC2"/>
    <w:rsid w:val="005E556E"/>
    <w:rsid w:val="005E6F2C"/>
    <w:rsid w:val="005E74E9"/>
    <w:rsid w:val="005E7A08"/>
    <w:rsid w:val="005F109E"/>
    <w:rsid w:val="005F1EC6"/>
    <w:rsid w:val="005F2348"/>
    <w:rsid w:val="005F25AD"/>
    <w:rsid w:val="005F2FE8"/>
    <w:rsid w:val="005F3B55"/>
    <w:rsid w:val="005F3BE4"/>
    <w:rsid w:val="005F6418"/>
    <w:rsid w:val="005F7959"/>
    <w:rsid w:val="006006FA"/>
    <w:rsid w:val="00600F4B"/>
    <w:rsid w:val="0060101C"/>
    <w:rsid w:val="0060327D"/>
    <w:rsid w:val="00603B3D"/>
    <w:rsid w:val="006047D1"/>
    <w:rsid w:val="00604BAA"/>
    <w:rsid w:val="00606267"/>
    <w:rsid w:val="0061158C"/>
    <w:rsid w:val="00611D76"/>
    <w:rsid w:val="00612884"/>
    <w:rsid w:val="00612A95"/>
    <w:rsid w:val="00612B27"/>
    <w:rsid w:val="0061337E"/>
    <w:rsid w:val="006147A6"/>
    <w:rsid w:val="0061555A"/>
    <w:rsid w:val="0061770A"/>
    <w:rsid w:val="00620AFC"/>
    <w:rsid w:val="0062161E"/>
    <w:rsid w:val="00623053"/>
    <w:rsid w:val="00623EDA"/>
    <w:rsid w:val="006242DD"/>
    <w:rsid w:val="00624C8E"/>
    <w:rsid w:val="00625441"/>
    <w:rsid w:val="0062635E"/>
    <w:rsid w:val="006267B9"/>
    <w:rsid w:val="00626CD3"/>
    <w:rsid w:val="0062736A"/>
    <w:rsid w:val="00627A6F"/>
    <w:rsid w:val="006304C1"/>
    <w:rsid w:val="00630CCF"/>
    <w:rsid w:val="00631363"/>
    <w:rsid w:val="006323A3"/>
    <w:rsid w:val="00633D7B"/>
    <w:rsid w:val="006344E6"/>
    <w:rsid w:val="00634C47"/>
    <w:rsid w:val="00634C6D"/>
    <w:rsid w:val="0063524B"/>
    <w:rsid w:val="00636375"/>
    <w:rsid w:val="0063687B"/>
    <w:rsid w:val="00636A4C"/>
    <w:rsid w:val="006372B4"/>
    <w:rsid w:val="00637879"/>
    <w:rsid w:val="00641EE0"/>
    <w:rsid w:val="00641F71"/>
    <w:rsid w:val="00643B42"/>
    <w:rsid w:val="006441B4"/>
    <w:rsid w:val="0064444B"/>
    <w:rsid w:val="00644EC8"/>
    <w:rsid w:val="00644FC2"/>
    <w:rsid w:val="0064564D"/>
    <w:rsid w:val="0064591C"/>
    <w:rsid w:val="00645C3F"/>
    <w:rsid w:val="006477B8"/>
    <w:rsid w:val="00650EC3"/>
    <w:rsid w:val="0065120F"/>
    <w:rsid w:val="006517EC"/>
    <w:rsid w:val="006519BD"/>
    <w:rsid w:val="00652BB0"/>
    <w:rsid w:val="00652FF8"/>
    <w:rsid w:val="00653A68"/>
    <w:rsid w:val="006540AA"/>
    <w:rsid w:val="006549EC"/>
    <w:rsid w:val="00654BC1"/>
    <w:rsid w:val="006551F3"/>
    <w:rsid w:val="0065548B"/>
    <w:rsid w:val="00655C6B"/>
    <w:rsid w:val="00655E16"/>
    <w:rsid w:val="00656738"/>
    <w:rsid w:val="00656B63"/>
    <w:rsid w:val="00656BB4"/>
    <w:rsid w:val="006608C6"/>
    <w:rsid w:val="00660B55"/>
    <w:rsid w:val="006619A4"/>
    <w:rsid w:val="00662073"/>
    <w:rsid w:val="00662DA2"/>
    <w:rsid w:val="00662EA5"/>
    <w:rsid w:val="00663A72"/>
    <w:rsid w:val="00663C56"/>
    <w:rsid w:val="0066429C"/>
    <w:rsid w:val="00664512"/>
    <w:rsid w:val="00664710"/>
    <w:rsid w:val="00666C9C"/>
    <w:rsid w:val="006678B2"/>
    <w:rsid w:val="00667E58"/>
    <w:rsid w:val="0067019E"/>
    <w:rsid w:val="00670AFB"/>
    <w:rsid w:val="00670C38"/>
    <w:rsid w:val="00670CF1"/>
    <w:rsid w:val="0067136B"/>
    <w:rsid w:val="006732BE"/>
    <w:rsid w:val="0067437A"/>
    <w:rsid w:val="006747EB"/>
    <w:rsid w:val="00674B06"/>
    <w:rsid w:val="00674D95"/>
    <w:rsid w:val="00675B88"/>
    <w:rsid w:val="006771AE"/>
    <w:rsid w:val="006818C7"/>
    <w:rsid w:val="00681A29"/>
    <w:rsid w:val="00682FD6"/>
    <w:rsid w:val="00683272"/>
    <w:rsid w:val="00683BFB"/>
    <w:rsid w:val="00684B88"/>
    <w:rsid w:val="006851EA"/>
    <w:rsid w:val="0068591F"/>
    <w:rsid w:val="00686683"/>
    <w:rsid w:val="00686E2C"/>
    <w:rsid w:val="00687654"/>
    <w:rsid w:val="00690C58"/>
    <w:rsid w:val="006910C7"/>
    <w:rsid w:val="006938C5"/>
    <w:rsid w:val="00693B8F"/>
    <w:rsid w:val="00694251"/>
    <w:rsid w:val="0069452A"/>
    <w:rsid w:val="00694CEA"/>
    <w:rsid w:val="00694F6A"/>
    <w:rsid w:val="00695020"/>
    <w:rsid w:val="0069538B"/>
    <w:rsid w:val="00695494"/>
    <w:rsid w:val="006955DA"/>
    <w:rsid w:val="00697059"/>
    <w:rsid w:val="0069731B"/>
    <w:rsid w:val="006974B3"/>
    <w:rsid w:val="00697532"/>
    <w:rsid w:val="006A00B2"/>
    <w:rsid w:val="006A1D16"/>
    <w:rsid w:val="006A1F59"/>
    <w:rsid w:val="006A3DC3"/>
    <w:rsid w:val="006A4CE8"/>
    <w:rsid w:val="006A546F"/>
    <w:rsid w:val="006A6EE8"/>
    <w:rsid w:val="006B00AF"/>
    <w:rsid w:val="006B06A5"/>
    <w:rsid w:val="006B0EFD"/>
    <w:rsid w:val="006B1885"/>
    <w:rsid w:val="006B6DC2"/>
    <w:rsid w:val="006C01B8"/>
    <w:rsid w:val="006C19A1"/>
    <w:rsid w:val="006C37C8"/>
    <w:rsid w:val="006C3CBC"/>
    <w:rsid w:val="006C3E6C"/>
    <w:rsid w:val="006C42E6"/>
    <w:rsid w:val="006C5468"/>
    <w:rsid w:val="006C567A"/>
    <w:rsid w:val="006C61F8"/>
    <w:rsid w:val="006C6D63"/>
    <w:rsid w:val="006D050A"/>
    <w:rsid w:val="006D0813"/>
    <w:rsid w:val="006D0DDD"/>
    <w:rsid w:val="006D0E98"/>
    <w:rsid w:val="006D0EAC"/>
    <w:rsid w:val="006D1059"/>
    <w:rsid w:val="006D1176"/>
    <w:rsid w:val="006D1C82"/>
    <w:rsid w:val="006D2318"/>
    <w:rsid w:val="006D277C"/>
    <w:rsid w:val="006D3DA4"/>
    <w:rsid w:val="006D4C77"/>
    <w:rsid w:val="006D4E41"/>
    <w:rsid w:val="006D56F9"/>
    <w:rsid w:val="006D5B4F"/>
    <w:rsid w:val="006D694A"/>
    <w:rsid w:val="006D6F96"/>
    <w:rsid w:val="006D7218"/>
    <w:rsid w:val="006E408A"/>
    <w:rsid w:val="006E4116"/>
    <w:rsid w:val="006E4497"/>
    <w:rsid w:val="006E4BB2"/>
    <w:rsid w:val="006E4E69"/>
    <w:rsid w:val="006E52A6"/>
    <w:rsid w:val="006E59C9"/>
    <w:rsid w:val="006E7137"/>
    <w:rsid w:val="006F04C1"/>
    <w:rsid w:val="006F0B82"/>
    <w:rsid w:val="006F0DA1"/>
    <w:rsid w:val="006F1DD8"/>
    <w:rsid w:val="006F1F62"/>
    <w:rsid w:val="006F206C"/>
    <w:rsid w:val="006F2816"/>
    <w:rsid w:val="006F3021"/>
    <w:rsid w:val="006F41BC"/>
    <w:rsid w:val="006F42FC"/>
    <w:rsid w:val="006F498A"/>
    <w:rsid w:val="006F4FEB"/>
    <w:rsid w:val="006F51ED"/>
    <w:rsid w:val="006F5F03"/>
    <w:rsid w:val="006F654F"/>
    <w:rsid w:val="006F6B15"/>
    <w:rsid w:val="006F7F2F"/>
    <w:rsid w:val="00700A9B"/>
    <w:rsid w:val="00702C03"/>
    <w:rsid w:val="00702CA9"/>
    <w:rsid w:val="00702E26"/>
    <w:rsid w:val="00705808"/>
    <w:rsid w:val="00705831"/>
    <w:rsid w:val="00705E40"/>
    <w:rsid w:val="007066E3"/>
    <w:rsid w:val="007077FB"/>
    <w:rsid w:val="00712B12"/>
    <w:rsid w:val="007142B4"/>
    <w:rsid w:val="00715165"/>
    <w:rsid w:val="00721E95"/>
    <w:rsid w:val="00722269"/>
    <w:rsid w:val="00722867"/>
    <w:rsid w:val="00722CFD"/>
    <w:rsid w:val="00723170"/>
    <w:rsid w:val="007241DA"/>
    <w:rsid w:val="00724A6B"/>
    <w:rsid w:val="00731ED4"/>
    <w:rsid w:val="00731F29"/>
    <w:rsid w:val="0073307D"/>
    <w:rsid w:val="00733203"/>
    <w:rsid w:val="0073417E"/>
    <w:rsid w:val="00736F73"/>
    <w:rsid w:val="00737110"/>
    <w:rsid w:val="00737ADB"/>
    <w:rsid w:val="007427A9"/>
    <w:rsid w:val="007431C1"/>
    <w:rsid w:val="00743D59"/>
    <w:rsid w:val="00745A78"/>
    <w:rsid w:val="0074620F"/>
    <w:rsid w:val="00750FCC"/>
    <w:rsid w:val="00751547"/>
    <w:rsid w:val="007518A3"/>
    <w:rsid w:val="00751ABD"/>
    <w:rsid w:val="00751AD7"/>
    <w:rsid w:val="0075287E"/>
    <w:rsid w:val="00753228"/>
    <w:rsid w:val="00753AEA"/>
    <w:rsid w:val="00754C82"/>
    <w:rsid w:val="00755165"/>
    <w:rsid w:val="00755723"/>
    <w:rsid w:val="00755F31"/>
    <w:rsid w:val="007560B9"/>
    <w:rsid w:val="0075735A"/>
    <w:rsid w:val="00757969"/>
    <w:rsid w:val="007606D3"/>
    <w:rsid w:val="00761074"/>
    <w:rsid w:val="00762D64"/>
    <w:rsid w:val="00762E0E"/>
    <w:rsid w:val="007636B3"/>
    <w:rsid w:val="00765A73"/>
    <w:rsid w:val="0076615A"/>
    <w:rsid w:val="0076641F"/>
    <w:rsid w:val="00766C5C"/>
    <w:rsid w:val="00767592"/>
    <w:rsid w:val="007679D7"/>
    <w:rsid w:val="0077057E"/>
    <w:rsid w:val="007712BE"/>
    <w:rsid w:val="007713E1"/>
    <w:rsid w:val="00771933"/>
    <w:rsid w:val="007719E3"/>
    <w:rsid w:val="00771F50"/>
    <w:rsid w:val="0077263D"/>
    <w:rsid w:val="007729E8"/>
    <w:rsid w:val="00772CAB"/>
    <w:rsid w:val="00772E5C"/>
    <w:rsid w:val="00773C8D"/>
    <w:rsid w:val="00773CDD"/>
    <w:rsid w:val="00775777"/>
    <w:rsid w:val="00776088"/>
    <w:rsid w:val="00776200"/>
    <w:rsid w:val="00776B42"/>
    <w:rsid w:val="00777405"/>
    <w:rsid w:val="00777AE3"/>
    <w:rsid w:val="0078020F"/>
    <w:rsid w:val="00780427"/>
    <w:rsid w:val="00780DCC"/>
    <w:rsid w:val="00782126"/>
    <w:rsid w:val="00786618"/>
    <w:rsid w:val="007868A4"/>
    <w:rsid w:val="007869D4"/>
    <w:rsid w:val="00786B2F"/>
    <w:rsid w:val="007878B1"/>
    <w:rsid w:val="00787F56"/>
    <w:rsid w:val="00790219"/>
    <w:rsid w:val="00790414"/>
    <w:rsid w:val="0079179D"/>
    <w:rsid w:val="00791CD0"/>
    <w:rsid w:val="00791DED"/>
    <w:rsid w:val="007931A2"/>
    <w:rsid w:val="0079433A"/>
    <w:rsid w:val="00794E2B"/>
    <w:rsid w:val="007962CA"/>
    <w:rsid w:val="007963F7"/>
    <w:rsid w:val="0079693B"/>
    <w:rsid w:val="007975EB"/>
    <w:rsid w:val="00797DD9"/>
    <w:rsid w:val="007A08A3"/>
    <w:rsid w:val="007A0C41"/>
    <w:rsid w:val="007A16E3"/>
    <w:rsid w:val="007A2FB7"/>
    <w:rsid w:val="007A3FC1"/>
    <w:rsid w:val="007A3FF6"/>
    <w:rsid w:val="007A5816"/>
    <w:rsid w:val="007A5ABE"/>
    <w:rsid w:val="007A6A01"/>
    <w:rsid w:val="007A7439"/>
    <w:rsid w:val="007A7B22"/>
    <w:rsid w:val="007B0968"/>
    <w:rsid w:val="007B12BB"/>
    <w:rsid w:val="007B1970"/>
    <w:rsid w:val="007B19E6"/>
    <w:rsid w:val="007B274F"/>
    <w:rsid w:val="007B3979"/>
    <w:rsid w:val="007B45B5"/>
    <w:rsid w:val="007B46E4"/>
    <w:rsid w:val="007B57C0"/>
    <w:rsid w:val="007B6519"/>
    <w:rsid w:val="007C04EB"/>
    <w:rsid w:val="007C0768"/>
    <w:rsid w:val="007C37EB"/>
    <w:rsid w:val="007C43F5"/>
    <w:rsid w:val="007C4600"/>
    <w:rsid w:val="007C5DE1"/>
    <w:rsid w:val="007D0286"/>
    <w:rsid w:val="007D04FA"/>
    <w:rsid w:val="007D0911"/>
    <w:rsid w:val="007D0B3C"/>
    <w:rsid w:val="007D18C5"/>
    <w:rsid w:val="007D197C"/>
    <w:rsid w:val="007D1ACE"/>
    <w:rsid w:val="007D2230"/>
    <w:rsid w:val="007D2CAA"/>
    <w:rsid w:val="007D2EFB"/>
    <w:rsid w:val="007D463B"/>
    <w:rsid w:val="007D64F7"/>
    <w:rsid w:val="007D7E6D"/>
    <w:rsid w:val="007E0AFB"/>
    <w:rsid w:val="007E123E"/>
    <w:rsid w:val="007E13D5"/>
    <w:rsid w:val="007E2582"/>
    <w:rsid w:val="007E2D80"/>
    <w:rsid w:val="007E359D"/>
    <w:rsid w:val="007E3C5F"/>
    <w:rsid w:val="007E551F"/>
    <w:rsid w:val="007E57D7"/>
    <w:rsid w:val="007E5F9F"/>
    <w:rsid w:val="007E6D43"/>
    <w:rsid w:val="007E7262"/>
    <w:rsid w:val="007E75E3"/>
    <w:rsid w:val="007E7D81"/>
    <w:rsid w:val="007F157F"/>
    <w:rsid w:val="007F16EF"/>
    <w:rsid w:val="007F1ABD"/>
    <w:rsid w:val="007F1F4C"/>
    <w:rsid w:val="007F342E"/>
    <w:rsid w:val="007F532F"/>
    <w:rsid w:val="007F69CF"/>
    <w:rsid w:val="00800582"/>
    <w:rsid w:val="00804082"/>
    <w:rsid w:val="0080434B"/>
    <w:rsid w:val="00804690"/>
    <w:rsid w:val="008048BD"/>
    <w:rsid w:val="00805979"/>
    <w:rsid w:val="00806460"/>
    <w:rsid w:val="008067E5"/>
    <w:rsid w:val="00807B38"/>
    <w:rsid w:val="00807D92"/>
    <w:rsid w:val="0081117B"/>
    <w:rsid w:val="0081140C"/>
    <w:rsid w:val="0081197A"/>
    <w:rsid w:val="008121D5"/>
    <w:rsid w:val="00813326"/>
    <w:rsid w:val="00814017"/>
    <w:rsid w:val="008142AC"/>
    <w:rsid w:val="00815510"/>
    <w:rsid w:val="008166F4"/>
    <w:rsid w:val="00816C3E"/>
    <w:rsid w:val="00816E79"/>
    <w:rsid w:val="00817C8D"/>
    <w:rsid w:val="00822C9E"/>
    <w:rsid w:val="00822DF4"/>
    <w:rsid w:val="0082379F"/>
    <w:rsid w:val="008252A7"/>
    <w:rsid w:val="00827536"/>
    <w:rsid w:val="008275CD"/>
    <w:rsid w:val="00830289"/>
    <w:rsid w:val="008316BB"/>
    <w:rsid w:val="00831730"/>
    <w:rsid w:val="00831811"/>
    <w:rsid w:val="00832B8B"/>
    <w:rsid w:val="00832CB1"/>
    <w:rsid w:val="00833A7C"/>
    <w:rsid w:val="00834230"/>
    <w:rsid w:val="00834E53"/>
    <w:rsid w:val="0083590D"/>
    <w:rsid w:val="0083618D"/>
    <w:rsid w:val="00836910"/>
    <w:rsid w:val="00837F02"/>
    <w:rsid w:val="00840B29"/>
    <w:rsid w:val="00840E84"/>
    <w:rsid w:val="0084178E"/>
    <w:rsid w:val="00842852"/>
    <w:rsid w:val="00843B6F"/>
    <w:rsid w:val="00843C5F"/>
    <w:rsid w:val="008452E8"/>
    <w:rsid w:val="00845D3F"/>
    <w:rsid w:val="00846409"/>
    <w:rsid w:val="008472FC"/>
    <w:rsid w:val="00847F70"/>
    <w:rsid w:val="008503B1"/>
    <w:rsid w:val="00850AEF"/>
    <w:rsid w:val="00850B35"/>
    <w:rsid w:val="00853C51"/>
    <w:rsid w:val="0085413F"/>
    <w:rsid w:val="008541C3"/>
    <w:rsid w:val="008558A4"/>
    <w:rsid w:val="00855AE1"/>
    <w:rsid w:val="00860178"/>
    <w:rsid w:val="00860E5A"/>
    <w:rsid w:val="00861F5C"/>
    <w:rsid w:val="008622FF"/>
    <w:rsid w:val="00862ED0"/>
    <w:rsid w:val="0086306E"/>
    <w:rsid w:val="00863106"/>
    <w:rsid w:val="00863787"/>
    <w:rsid w:val="0086387E"/>
    <w:rsid w:val="00863D8C"/>
    <w:rsid w:val="00864B19"/>
    <w:rsid w:val="00864DF5"/>
    <w:rsid w:val="008658A9"/>
    <w:rsid w:val="0086615A"/>
    <w:rsid w:val="00866752"/>
    <w:rsid w:val="008673C5"/>
    <w:rsid w:val="0086780E"/>
    <w:rsid w:val="00867E54"/>
    <w:rsid w:val="0087109A"/>
    <w:rsid w:val="00872A69"/>
    <w:rsid w:val="00872AF9"/>
    <w:rsid w:val="008733B7"/>
    <w:rsid w:val="00873475"/>
    <w:rsid w:val="00875429"/>
    <w:rsid w:val="00877752"/>
    <w:rsid w:val="00877F5B"/>
    <w:rsid w:val="00880997"/>
    <w:rsid w:val="00880F2E"/>
    <w:rsid w:val="008812BF"/>
    <w:rsid w:val="00881C49"/>
    <w:rsid w:val="00883033"/>
    <w:rsid w:val="00884104"/>
    <w:rsid w:val="0088621E"/>
    <w:rsid w:val="0089077D"/>
    <w:rsid w:val="00890B94"/>
    <w:rsid w:val="0089132F"/>
    <w:rsid w:val="00891498"/>
    <w:rsid w:val="00891FFC"/>
    <w:rsid w:val="00892794"/>
    <w:rsid w:val="00893239"/>
    <w:rsid w:val="00895BB1"/>
    <w:rsid w:val="00895DAC"/>
    <w:rsid w:val="008963E2"/>
    <w:rsid w:val="00896BF3"/>
    <w:rsid w:val="00897B2B"/>
    <w:rsid w:val="00897B86"/>
    <w:rsid w:val="00897E51"/>
    <w:rsid w:val="008A016B"/>
    <w:rsid w:val="008A07E2"/>
    <w:rsid w:val="008A0818"/>
    <w:rsid w:val="008A145C"/>
    <w:rsid w:val="008A235A"/>
    <w:rsid w:val="008A2760"/>
    <w:rsid w:val="008A27C5"/>
    <w:rsid w:val="008A2CB7"/>
    <w:rsid w:val="008A5A1D"/>
    <w:rsid w:val="008A5F98"/>
    <w:rsid w:val="008A6A31"/>
    <w:rsid w:val="008A6F76"/>
    <w:rsid w:val="008A7CB1"/>
    <w:rsid w:val="008B0673"/>
    <w:rsid w:val="008B0865"/>
    <w:rsid w:val="008B0E45"/>
    <w:rsid w:val="008B22E8"/>
    <w:rsid w:val="008B40F4"/>
    <w:rsid w:val="008B4C8D"/>
    <w:rsid w:val="008B52A6"/>
    <w:rsid w:val="008B554B"/>
    <w:rsid w:val="008B5AA4"/>
    <w:rsid w:val="008B6E6A"/>
    <w:rsid w:val="008B7192"/>
    <w:rsid w:val="008B71F5"/>
    <w:rsid w:val="008B79AD"/>
    <w:rsid w:val="008C09DA"/>
    <w:rsid w:val="008C0CF1"/>
    <w:rsid w:val="008C1853"/>
    <w:rsid w:val="008C264E"/>
    <w:rsid w:val="008C302C"/>
    <w:rsid w:val="008C4391"/>
    <w:rsid w:val="008C4578"/>
    <w:rsid w:val="008C458E"/>
    <w:rsid w:val="008C49A4"/>
    <w:rsid w:val="008C49E1"/>
    <w:rsid w:val="008C505E"/>
    <w:rsid w:val="008C5136"/>
    <w:rsid w:val="008C52BE"/>
    <w:rsid w:val="008C5C44"/>
    <w:rsid w:val="008C620A"/>
    <w:rsid w:val="008C6F0F"/>
    <w:rsid w:val="008C7070"/>
    <w:rsid w:val="008C7FA4"/>
    <w:rsid w:val="008D1610"/>
    <w:rsid w:val="008D1E9C"/>
    <w:rsid w:val="008D3E70"/>
    <w:rsid w:val="008D40A6"/>
    <w:rsid w:val="008D45CD"/>
    <w:rsid w:val="008D4F66"/>
    <w:rsid w:val="008D6886"/>
    <w:rsid w:val="008D7330"/>
    <w:rsid w:val="008D7773"/>
    <w:rsid w:val="008D7FAB"/>
    <w:rsid w:val="008E04B5"/>
    <w:rsid w:val="008E0AA4"/>
    <w:rsid w:val="008E1335"/>
    <w:rsid w:val="008E1C83"/>
    <w:rsid w:val="008E276B"/>
    <w:rsid w:val="008E375B"/>
    <w:rsid w:val="008E38F9"/>
    <w:rsid w:val="008E3DF0"/>
    <w:rsid w:val="008E5C66"/>
    <w:rsid w:val="008E6793"/>
    <w:rsid w:val="008E67D4"/>
    <w:rsid w:val="008E68F0"/>
    <w:rsid w:val="008E694F"/>
    <w:rsid w:val="008E75ED"/>
    <w:rsid w:val="008F3B3A"/>
    <w:rsid w:val="008F5A9F"/>
    <w:rsid w:val="008F5E36"/>
    <w:rsid w:val="008F5FD8"/>
    <w:rsid w:val="008F63C2"/>
    <w:rsid w:val="008F6E98"/>
    <w:rsid w:val="008F7536"/>
    <w:rsid w:val="008F7E52"/>
    <w:rsid w:val="0090064C"/>
    <w:rsid w:val="0090075B"/>
    <w:rsid w:val="00900DCE"/>
    <w:rsid w:val="009012D0"/>
    <w:rsid w:val="00901A50"/>
    <w:rsid w:val="00901FD7"/>
    <w:rsid w:val="00902596"/>
    <w:rsid w:val="00903816"/>
    <w:rsid w:val="00904266"/>
    <w:rsid w:val="00904FBB"/>
    <w:rsid w:val="0090550F"/>
    <w:rsid w:val="0090630D"/>
    <w:rsid w:val="00906EF0"/>
    <w:rsid w:val="00906F63"/>
    <w:rsid w:val="00907053"/>
    <w:rsid w:val="009078D8"/>
    <w:rsid w:val="00907D1B"/>
    <w:rsid w:val="0091028A"/>
    <w:rsid w:val="0091135E"/>
    <w:rsid w:val="009116A8"/>
    <w:rsid w:val="00911B5A"/>
    <w:rsid w:val="00912C04"/>
    <w:rsid w:val="0091386C"/>
    <w:rsid w:val="00913FB1"/>
    <w:rsid w:val="009153CD"/>
    <w:rsid w:val="00916AF2"/>
    <w:rsid w:val="009178FC"/>
    <w:rsid w:val="00920CA5"/>
    <w:rsid w:val="00921118"/>
    <w:rsid w:val="00921371"/>
    <w:rsid w:val="00921B82"/>
    <w:rsid w:val="00922037"/>
    <w:rsid w:val="00922B48"/>
    <w:rsid w:val="00923D2E"/>
    <w:rsid w:val="00925938"/>
    <w:rsid w:val="0092595D"/>
    <w:rsid w:val="009321E5"/>
    <w:rsid w:val="00933156"/>
    <w:rsid w:val="00933A5F"/>
    <w:rsid w:val="00934F3B"/>
    <w:rsid w:val="00935467"/>
    <w:rsid w:val="009411F6"/>
    <w:rsid w:val="009427ED"/>
    <w:rsid w:val="00942A76"/>
    <w:rsid w:val="00945B5F"/>
    <w:rsid w:val="00945B95"/>
    <w:rsid w:val="00947402"/>
    <w:rsid w:val="00947CB8"/>
    <w:rsid w:val="00950CA8"/>
    <w:rsid w:val="00951E49"/>
    <w:rsid w:val="00953188"/>
    <w:rsid w:val="009548EC"/>
    <w:rsid w:val="009550F2"/>
    <w:rsid w:val="009558CD"/>
    <w:rsid w:val="009574B0"/>
    <w:rsid w:val="00957F6C"/>
    <w:rsid w:val="009600D0"/>
    <w:rsid w:val="00961132"/>
    <w:rsid w:val="00961B18"/>
    <w:rsid w:val="00963673"/>
    <w:rsid w:val="009649A6"/>
    <w:rsid w:val="00965816"/>
    <w:rsid w:val="009659A0"/>
    <w:rsid w:val="00965A52"/>
    <w:rsid w:val="00965A8A"/>
    <w:rsid w:val="009660DA"/>
    <w:rsid w:val="00966201"/>
    <w:rsid w:val="009668B7"/>
    <w:rsid w:val="00966E57"/>
    <w:rsid w:val="00967369"/>
    <w:rsid w:val="00970699"/>
    <w:rsid w:val="00970EA5"/>
    <w:rsid w:val="009715D6"/>
    <w:rsid w:val="00971B7E"/>
    <w:rsid w:val="00972288"/>
    <w:rsid w:val="00973A04"/>
    <w:rsid w:val="00974C03"/>
    <w:rsid w:val="009758C2"/>
    <w:rsid w:val="00980694"/>
    <w:rsid w:val="00980E44"/>
    <w:rsid w:val="00981D3D"/>
    <w:rsid w:val="00982749"/>
    <w:rsid w:val="00982A52"/>
    <w:rsid w:val="00982B39"/>
    <w:rsid w:val="009840C0"/>
    <w:rsid w:val="00984472"/>
    <w:rsid w:val="009845CA"/>
    <w:rsid w:val="0098472D"/>
    <w:rsid w:val="009851CD"/>
    <w:rsid w:val="00990DE9"/>
    <w:rsid w:val="00990F17"/>
    <w:rsid w:val="00992E81"/>
    <w:rsid w:val="00994846"/>
    <w:rsid w:val="00994A4A"/>
    <w:rsid w:val="00995603"/>
    <w:rsid w:val="00995B88"/>
    <w:rsid w:val="00995C4C"/>
    <w:rsid w:val="00995E1F"/>
    <w:rsid w:val="00996555"/>
    <w:rsid w:val="009965FD"/>
    <w:rsid w:val="0099679B"/>
    <w:rsid w:val="00996C80"/>
    <w:rsid w:val="009973E1"/>
    <w:rsid w:val="00997434"/>
    <w:rsid w:val="009A08F5"/>
    <w:rsid w:val="009A0C21"/>
    <w:rsid w:val="009A1090"/>
    <w:rsid w:val="009A16E9"/>
    <w:rsid w:val="009A1A4D"/>
    <w:rsid w:val="009A1A5F"/>
    <w:rsid w:val="009A21C6"/>
    <w:rsid w:val="009A3FF9"/>
    <w:rsid w:val="009A4B21"/>
    <w:rsid w:val="009A5649"/>
    <w:rsid w:val="009A574C"/>
    <w:rsid w:val="009A7277"/>
    <w:rsid w:val="009A7C41"/>
    <w:rsid w:val="009B011B"/>
    <w:rsid w:val="009B0854"/>
    <w:rsid w:val="009B1AE7"/>
    <w:rsid w:val="009B3F4A"/>
    <w:rsid w:val="009B536F"/>
    <w:rsid w:val="009B7503"/>
    <w:rsid w:val="009C0879"/>
    <w:rsid w:val="009C0D05"/>
    <w:rsid w:val="009C20B6"/>
    <w:rsid w:val="009C3135"/>
    <w:rsid w:val="009C3141"/>
    <w:rsid w:val="009C3C58"/>
    <w:rsid w:val="009C4F27"/>
    <w:rsid w:val="009C5715"/>
    <w:rsid w:val="009C5F10"/>
    <w:rsid w:val="009C76C3"/>
    <w:rsid w:val="009C7709"/>
    <w:rsid w:val="009C7A68"/>
    <w:rsid w:val="009C7E5C"/>
    <w:rsid w:val="009D2723"/>
    <w:rsid w:val="009D3FD6"/>
    <w:rsid w:val="009D44EC"/>
    <w:rsid w:val="009D4631"/>
    <w:rsid w:val="009D4EE6"/>
    <w:rsid w:val="009D6891"/>
    <w:rsid w:val="009D73DB"/>
    <w:rsid w:val="009E0006"/>
    <w:rsid w:val="009E1A95"/>
    <w:rsid w:val="009E1F9A"/>
    <w:rsid w:val="009E2888"/>
    <w:rsid w:val="009E2D9F"/>
    <w:rsid w:val="009E38CD"/>
    <w:rsid w:val="009E6091"/>
    <w:rsid w:val="009F0BB2"/>
    <w:rsid w:val="009F0DED"/>
    <w:rsid w:val="009F3074"/>
    <w:rsid w:val="009F3201"/>
    <w:rsid w:val="009F3339"/>
    <w:rsid w:val="009F49F3"/>
    <w:rsid w:val="009F4D37"/>
    <w:rsid w:val="009F4ED4"/>
    <w:rsid w:val="009F7150"/>
    <w:rsid w:val="009F78CE"/>
    <w:rsid w:val="00A0077B"/>
    <w:rsid w:val="00A01437"/>
    <w:rsid w:val="00A029F1"/>
    <w:rsid w:val="00A034DF"/>
    <w:rsid w:val="00A03CF0"/>
    <w:rsid w:val="00A03D60"/>
    <w:rsid w:val="00A0461F"/>
    <w:rsid w:val="00A04D9E"/>
    <w:rsid w:val="00A054FB"/>
    <w:rsid w:val="00A0677B"/>
    <w:rsid w:val="00A10384"/>
    <w:rsid w:val="00A115FD"/>
    <w:rsid w:val="00A11D7C"/>
    <w:rsid w:val="00A12499"/>
    <w:rsid w:val="00A12CF3"/>
    <w:rsid w:val="00A13BA0"/>
    <w:rsid w:val="00A14031"/>
    <w:rsid w:val="00A141FF"/>
    <w:rsid w:val="00A146D9"/>
    <w:rsid w:val="00A1565C"/>
    <w:rsid w:val="00A15D46"/>
    <w:rsid w:val="00A15FF6"/>
    <w:rsid w:val="00A163E9"/>
    <w:rsid w:val="00A16939"/>
    <w:rsid w:val="00A175EF"/>
    <w:rsid w:val="00A17984"/>
    <w:rsid w:val="00A20CA3"/>
    <w:rsid w:val="00A20D4B"/>
    <w:rsid w:val="00A20F0C"/>
    <w:rsid w:val="00A211AF"/>
    <w:rsid w:val="00A229AC"/>
    <w:rsid w:val="00A24C98"/>
    <w:rsid w:val="00A24DEE"/>
    <w:rsid w:val="00A26467"/>
    <w:rsid w:val="00A265DB"/>
    <w:rsid w:val="00A26831"/>
    <w:rsid w:val="00A277DF"/>
    <w:rsid w:val="00A300CE"/>
    <w:rsid w:val="00A30454"/>
    <w:rsid w:val="00A30498"/>
    <w:rsid w:val="00A31565"/>
    <w:rsid w:val="00A33DE5"/>
    <w:rsid w:val="00A354CA"/>
    <w:rsid w:val="00A35568"/>
    <w:rsid w:val="00A36850"/>
    <w:rsid w:val="00A42DDF"/>
    <w:rsid w:val="00A43425"/>
    <w:rsid w:val="00A43AE4"/>
    <w:rsid w:val="00A43FBF"/>
    <w:rsid w:val="00A44170"/>
    <w:rsid w:val="00A45807"/>
    <w:rsid w:val="00A45B5C"/>
    <w:rsid w:val="00A46F6F"/>
    <w:rsid w:val="00A472B7"/>
    <w:rsid w:val="00A477C7"/>
    <w:rsid w:val="00A47D21"/>
    <w:rsid w:val="00A51B14"/>
    <w:rsid w:val="00A5209D"/>
    <w:rsid w:val="00A549EC"/>
    <w:rsid w:val="00A55844"/>
    <w:rsid w:val="00A57AA3"/>
    <w:rsid w:val="00A613A6"/>
    <w:rsid w:val="00A61BD4"/>
    <w:rsid w:val="00A62C9D"/>
    <w:rsid w:val="00A63562"/>
    <w:rsid w:val="00A63D27"/>
    <w:rsid w:val="00A63D55"/>
    <w:rsid w:val="00A64598"/>
    <w:rsid w:val="00A64C46"/>
    <w:rsid w:val="00A65BFE"/>
    <w:rsid w:val="00A66363"/>
    <w:rsid w:val="00A6664B"/>
    <w:rsid w:val="00A666A3"/>
    <w:rsid w:val="00A669A6"/>
    <w:rsid w:val="00A66BEC"/>
    <w:rsid w:val="00A7021F"/>
    <w:rsid w:val="00A7146A"/>
    <w:rsid w:val="00A71843"/>
    <w:rsid w:val="00A718E3"/>
    <w:rsid w:val="00A72B98"/>
    <w:rsid w:val="00A72E35"/>
    <w:rsid w:val="00A75DF1"/>
    <w:rsid w:val="00A75DF3"/>
    <w:rsid w:val="00A7648F"/>
    <w:rsid w:val="00A779C0"/>
    <w:rsid w:val="00A80111"/>
    <w:rsid w:val="00A813A8"/>
    <w:rsid w:val="00A81F02"/>
    <w:rsid w:val="00A82B92"/>
    <w:rsid w:val="00A82D13"/>
    <w:rsid w:val="00A8386C"/>
    <w:rsid w:val="00A8509B"/>
    <w:rsid w:val="00A8631F"/>
    <w:rsid w:val="00A87655"/>
    <w:rsid w:val="00A87DBB"/>
    <w:rsid w:val="00A90540"/>
    <w:rsid w:val="00A90A85"/>
    <w:rsid w:val="00A92346"/>
    <w:rsid w:val="00A92D02"/>
    <w:rsid w:val="00A932D6"/>
    <w:rsid w:val="00A9353E"/>
    <w:rsid w:val="00A93DC5"/>
    <w:rsid w:val="00A94198"/>
    <w:rsid w:val="00A96A29"/>
    <w:rsid w:val="00A970C0"/>
    <w:rsid w:val="00AA2506"/>
    <w:rsid w:val="00AA2C7E"/>
    <w:rsid w:val="00AA2F5C"/>
    <w:rsid w:val="00AA3CC8"/>
    <w:rsid w:val="00AA6129"/>
    <w:rsid w:val="00AA7EB9"/>
    <w:rsid w:val="00AB0532"/>
    <w:rsid w:val="00AB143C"/>
    <w:rsid w:val="00AB3348"/>
    <w:rsid w:val="00AB47C8"/>
    <w:rsid w:val="00AB64A5"/>
    <w:rsid w:val="00AB67B9"/>
    <w:rsid w:val="00AB703A"/>
    <w:rsid w:val="00AB7274"/>
    <w:rsid w:val="00AC0D85"/>
    <w:rsid w:val="00AC254A"/>
    <w:rsid w:val="00AC3F61"/>
    <w:rsid w:val="00AC49ED"/>
    <w:rsid w:val="00AC4DD6"/>
    <w:rsid w:val="00AC61CD"/>
    <w:rsid w:val="00AC6DA5"/>
    <w:rsid w:val="00AC6FF5"/>
    <w:rsid w:val="00AC7A24"/>
    <w:rsid w:val="00AC7BF0"/>
    <w:rsid w:val="00AD018F"/>
    <w:rsid w:val="00AD0293"/>
    <w:rsid w:val="00AD02D7"/>
    <w:rsid w:val="00AD036C"/>
    <w:rsid w:val="00AD1FA4"/>
    <w:rsid w:val="00AD3BBA"/>
    <w:rsid w:val="00AD3FEB"/>
    <w:rsid w:val="00AD4684"/>
    <w:rsid w:val="00AD5D9F"/>
    <w:rsid w:val="00AE04B3"/>
    <w:rsid w:val="00AE06A1"/>
    <w:rsid w:val="00AE102F"/>
    <w:rsid w:val="00AE2F4A"/>
    <w:rsid w:val="00AE38A3"/>
    <w:rsid w:val="00AE4419"/>
    <w:rsid w:val="00AE4964"/>
    <w:rsid w:val="00AE6775"/>
    <w:rsid w:val="00AE6839"/>
    <w:rsid w:val="00AE692E"/>
    <w:rsid w:val="00AF0609"/>
    <w:rsid w:val="00AF0828"/>
    <w:rsid w:val="00AF0C1F"/>
    <w:rsid w:val="00AF0DD7"/>
    <w:rsid w:val="00AF15CE"/>
    <w:rsid w:val="00AF2953"/>
    <w:rsid w:val="00AF319D"/>
    <w:rsid w:val="00AF3611"/>
    <w:rsid w:val="00AF3791"/>
    <w:rsid w:val="00AF3A9F"/>
    <w:rsid w:val="00AF40D4"/>
    <w:rsid w:val="00AF41A3"/>
    <w:rsid w:val="00AF4E4C"/>
    <w:rsid w:val="00AF4FED"/>
    <w:rsid w:val="00AF67DF"/>
    <w:rsid w:val="00AF7189"/>
    <w:rsid w:val="00AF78EC"/>
    <w:rsid w:val="00B00E3C"/>
    <w:rsid w:val="00B01E86"/>
    <w:rsid w:val="00B02F69"/>
    <w:rsid w:val="00B03707"/>
    <w:rsid w:val="00B03E16"/>
    <w:rsid w:val="00B03E2D"/>
    <w:rsid w:val="00B03E7E"/>
    <w:rsid w:val="00B062EC"/>
    <w:rsid w:val="00B06724"/>
    <w:rsid w:val="00B072F9"/>
    <w:rsid w:val="00B077F7"/>
    <w:rsid w:val="00B11760"/>
    <w:rsid w:val="00B118EB"/>
    <w:rsid w:val="00B11DE8"/>
    <w:rsid w:val="00B11F55"/>
    <w:rsid w:val="00B13102"/>
    <w:rsid w:val="00B14D57"/>
    <w:rsid w:val="00B14F4D"/>
    <w:rsid w:val="00B152A9"/>
    <w:rsid w:val="00B154FC"/>
    <w:rsid w:val="00B1620F"/>
    <w:rsid w:val="00B16843"/>
    <w:rsid w:val="00B16C05"/>
    <w:rsid w:val="00B16FDF"/>
    <w:rsid w:val="00B17F22"/>
    <w:rsid w:val="00B20551"/>
    <w:rsid w:val="00B212FA"/>
    <w:rsid w:val="00B23406"/>
    <w:rsid w:val="00B24964"/>
    <w:rsid w:val="00B25053"/>
    <w:rsid w:val="00B32461"/>
    <w:rsid w:val="00B32FC0"/>
    <w:rsid w:val="00B33CF2"/>
    <w:rsid w:val="00B34367"/>
    <w:rsid w:val="00B345D0"/>
    <w:rsid w:val="00B34BA6"/>
    <w:rsid w:val="00B353BE"/>
    <w:rsid w:val="00B378B4"/>
    <w:rsid w:val="00B37D17"/>
    <w:rsid w:val="00B37FB9"/>
    <w:rsid w:val="00B40AD0"/>
    <w:rsid w:val="00B40D87"/>
    <w:rsid w:val="00B40E6C"/>
    <w:rsid w:val="00B40F1E"/>
    <w:rsid w:val="00B41D2C"/>
    <w:rsid w:val="00B421FB"/>
    <w:rsid w:val="00B426A6"/>
    <w:rsid w:val="00B43D1D"/>
    <w:rsid w:val="00B43FD9"/>
    <w:rsid w:val="00B45552"/>
    <w:rsid w:val="00B46AE2"/>
    <w:rsid w:val="00B472B4"/>
    <w:rsid w:val="00B476EA"/>
    <w:rsid w:val="00B50DFC"/>
    <w:rsid w:val="00B51120"/>
    <w:rsid w:val="00B51331"/>
    <w:rsid w:val="00B5320B"/>
    <w:rsid w:val="00B53B51"/>
    <w:rsid w:val="00B55895"/>
    <w:rsid w:val="00B56220"/>
    <w:rsid w:val="00B56564"/>
    <w:rsid w:val="00B56AA2"/>
    <w:rsid w:val="00B5725A"/>
    <w:rsid w:val="00B57297"/>
    <w:rsid w:val="00B57460"/>
    <w:rsid w:val="00B60CAA"/>
    <w:rsid w:val="00B61109"/>
    <w:rsid w:val="00B61B9F"/>
    <w:rsid w:val="00B63A51"/>
    <w:rsid w:val="00B64962"/>
    <w:rsid w:val="00B6513C"/>
    <w:rsid w:val="00B651BF"/>
    <w:rsid w:val="00B65D1D"/>
    <w:rsid w:val="00B6617E"/>
    <w:rsid w:val="00B6663D"/>
    <w:rsid w:val="00B66CFE"/>
    <w:rsid w:val="00B67579"/>
    <w:rsid w:val="00B67C1E"/>
    <w:rsid w:val="00B712BE"/>
    <w:rsid w:val="00B71E20"/>
    <w:rsid w:val="00B737D4"/>
    <w:rsid w:val="00B751E8"/>
    <w:rsid w:val="00B7583C"/>
    <w:rsid w:val="00B76694"/>
    <w:rsid w:val="00B7749F"/>
    <w:rsid w:val="00B7759A"/>
    <w:rsid w:val="00B77E7F"/>
    <w:rsid w:val="00B80414"/>
    <w:rsid w:val="00B80FF1"/>
    <w:rsid w:val="00B81057"/>
    <w:rsid w:val="00B81064"/>
    <w:rsid w:val="00B82CC5"/>
    <w:rsid w:val="00B8337E"/>
    <w:rsid w:val="00B837B9"/>
    <w:rsid w:val="00B8449D"/>
    <w:rsid w:val="00B84C34"/>
    <w:rsid w:val="00B852E5"/>
    <w:rsid w:val="00B85C73"/>
    <w:rsid w:val="00B902BB"/>
    <w:rsid w:val="00B90841"/>
    <w:rsid w:val="00B90CEE"/>
    <w:rsid w:val="00B9100C"/>
    <w:rsid w:val="00B9125C"/>
    <w:rsid w:val="00B91CAC"/>
    <w:rsid w:val="00B91CE7"/>
    <w:rsid w:val="00B94163"/>
    <w:rsid w:val="00B9430F"/>
    <w:rsid w:val="00B94BE9"/>
    <w:rsid w:val="00B95010"/>
    <w:rsid w:val="00B95574"/>
    <w:rsid w:val="00B9758B"/>
    <w:rsid w:val="00B97C10"/>
    <w:rsid w:val="00BA04B1"/>
    <w:rsid w:val="00BA1182"/>
    <w:rsid w:val="00BA152B"/>
    <w:rsid w:val="00BA2527"/>
    <w:rsid w:val="00BA2A8E"/>
    <w:rsid w:val="00BA2B6D"/>
    <w:rsid w:val="00BA2C75"/>
    <w:rsid w:val="00BA3ACF"/>
    <w:rsid w:val="00BA3EF0"/>
    <w:rsid w:val="00BA49CB"/>
    <w:rsid w:val="00BA4E77"/>
    <w:rsid w:val="00BA511F"/>
    <w:rsid w:val="00BA6136"/>
    <w:rsid w:val="00BA679B"/>
    <w:rsid w:val="00BA7029"/>
    <w:rsid w:val="00BA710A"/>
    <w:rsid w:val="00BA7B4D"/>
    <w:rsid w:val="00BA7C63"/>
    <w:rsid w:val="00BA7CFD"/>
    <w:rsid w:val="00BB133B"/>
    <w:rsid w:val="00BB17B2"/>
    <w:rsid w:val="00BB21CC"/>
    <w:rsid w:val="00BB293F"/>
    <w:rsid w:val="00BB402D"/>
    <w:rsid w:val="00BB45F3"/>
    <w:rsid w:val="00BB5FA4"/>
    <w:rsid w:val="00BB6636"/>
    <w:rsid w:val="00BB7713"/>
    <w:rsid w:val="00BC075F"/>
    <w:rsid w:val="00BC183C"/>
    <w:rsid w:val="00BC1913"/>
    <w:rsid w:val="00BC327D"/>
    <w:rsid w:val="00BC478F"/>
    <w:rsid w:val="00BC4E7F"/>
    <w:rsid w:val="00BC4FFE"/>
    <w:rsid w:val="00BC5478"/>
    <w:rsid w:val="00BC6248"/>
    <w:rsid w:val="00BC6278"/>
    <w:rsid w:val="00BC62B5"/>
    <w:rsid w:val="00BC71D1"/>
    <w:rsid w:val="00BC7A3B"/>
    <w:rsid w:val="00BD137C"/>
    <w:rsid w:val="00BD1F44"/>
    <w:rsid w:val="00BD37F5"/>
    <w:rsid w:val="00BD4611"/>
    <w:rsid w:val="00BD4703"/>
    <w:rsid w:val="00BD51C4"/>
    <w:rsid w:val="00BD59AB"/>
    <w:rsid w:val="00BD5E66"/>
    <w:rsid w:val="00BD6388"/>
    <w:rsid w:val="00BE10D8"/>
    <w:rsid w:val="00BE165E"/>
    <w:rsid w:val="00BE49F7"/>
    <w:rsid w:val="00BE6273"/>
    <w:rsid w:val="00BE62AF"/>
    <w:rsid w:val="00BE684F"/>
    <w:rsid w:val="00BF03CD"/>
    <w:rsid w:val="00BF05F2"/>
    <w:rsid w:val="00BF0895"/>
    <w:rsid w:val="00BF199A"/>
    <w:rsid w:val="00BF1DE4"/>
    <w:rsid w:val="00BF1F92"/>
    <w:rsid w:val="00BF25E1"/>
    <w:rsid w:val="00BF2B79"/>
    <w:rsid w:val="00BF324A"/>
    <w:rsid w:val="00BF40DB"/>
    <w:rsid w:val="00BF4366"/>
    <w:rsid w:val="00BF577B"/>
    <w:rsid w:val="00BF6866"/>
    <w:rsid w:val="00BF68DE"/>
    <w:rsid w:val="00C00E1D"/>
    <w:rsid w:val="00C04C4D"/>
    <w:rsid w:val="00C04D21"/>
    <w:rsid w:val="00C05363"/>
    <w:rsid w:val="00C05BB0"/>
    <w:rsid w:val="00C060CE"/>
    <w:rsid w:val="00C06DB5"/>
    <w:rsid w:val="00C06DE9"/>
    <w:rsid w:val="00C06ECD"/>
    <w:rsid w:val="00C1034C"/>
    <w:rsid w:val="00C10FA8"/>
    <w:rsid w:val="00C12220"/>
    <w:rsid w:val="00C1275C"/>
    <w:rsid w:val="00C14BC6"/>
    <w:rsid w:val="00C15FEC"/>
    <w:rsid w:val="00C16F5B"/>
    <w:rsid w:val="00C17DD8"/>
    <w:rsid w:val="00C230C1"/>
    <w:rsid w:val="00C236E2"/>
    <w:rsid w:val="00C24472"/>
    <w:rsid w:val="00C24799"/>
    <w:rsid w:val="00C24B44"/>
    <w:rsid w:val="00C25335"/>
    <w:rsid w:val="00C26622"/>
    <w:rsid w:val="00C26EB2"/>
    <w:rsid w:val="00C27FBE"/>
    <w:rsid w:val="00C30638"/>
    <w:rsid w:val="00C30B19"/>
    <w:rsid w:val="00C30C56"/>
    <w:rsid w:val="00C30D60"/>
    <w:rsid w:val="00C3115E"/>
    <w:rsid w:val="00C31DCE"/>
    <w:rsid w:val="00C32176"/>
    <w:rsid w:val="00C32927"/>
    <w:rsid w:val="00C330CD"/>
    <w:rsid w:val="00C3331F"/>
    <w:rsid w:val="00C333A2"/>
    <w:rsid w:val="00C344D6"/>
    <w:rsid w:val="00C350AC"/>
    <w:rsid w:val="00C356EE"/>
    <w:rsid w:val="00C359DD"/>
    <w:rsid w:val="00C35ACC"/>
    <w:rsid w:val="00C371FC"/>
    <w:rsid w:val="00C40CCC"/>
    <w:rsid w:val="00C41CC2"/>
    <w:rsid w:val="00C42DAB"/>
    <w:rsid w:val="00C438B3"/>
    <w:rsid w:val="00C439AC"/>
    <w:rsid w:val="00C43CC7"/>
    <w:rsid w:val="00C46648"/>
    <w:rsid w:val="00C50183"/>
    <w:rsid w:val="00C510DA"/>
    <w:rsid w:val="00C52457"/>
    <w:rsid w:val="00C52A57"/>
    <w:rsid w:val="00C5377C"/>
    <w:rsid w:val="00C53ADE"/>
    <w:rsid w:val="00C540B0"/>
    <w:rsid w:val="00C566A6"/>
    <w:rsid w:val="00C57013"/>
    <w:rsid w:val="00C57EBE"/>
    <w:rsid w:val="00C57F6F"/>
    <w:rsid w:val="00C60969"/>
    <w:rsid w:val="00C60D47"/>
    <w:rsid w:val="00C617D5"/>
    <w:rsid w:val="00C629D5"/>
    <w:rsid w:val="00C62A9A"/>
    <w:rsid w:val="00C62BB1"/>
    <w:rsid w:val="00C63021"/>
    <w:rsid w:val="00C63A36"/>
    <w:rsid w:val="00C63BD7"/>
    <w:rsid w:val="00C644DF"/>
    <w:rsid w:val="00C6683D"/>
    <w:rsid w:val="00C7036A"/>
    <w:rsid w:val="00C709DD"/>
    <w:rsid w:val="00C72B9F"/>
    <w:rsid w:val="00C736FF"/>
    <w:rsid w:val="00C73D80"/>
    <w:rsid w:val="00C74631"/>
    <w:rsid w:val="00C752FD"/>
    <w:rsid w:val="00C7558E"/>
    <w:rsid w:val="00C75F21"/>
    <w:rsid w:val="00C76278"/>
    <w:rsid w:val="00C762C1"/>
    <w:rsid w:val="00C76D74"/>
    <w:rsid w:val="00C77E51"/>
    <w:rsid w:val="00C8158F"/>
    <w:rsid w:val="00C81806"/>
    <w:rsid w:val="00C81E86"/>
    <w:rsid w:val="00C829BA"/>
    <w:rsid w:val="00C82D27"/>
    <w:rsid w:val="00C8334C"/>
    <w:rsid w:val="00C84682"/>
    <w:rsid w:val="00C8549D"/>
    <w:rsid w:val="00C8578B"/>
    <w:rsid w:val="00C85F2E"/>
    <w:rsid w:val="00C865D9"/>
    <w:rsid w:val="00C86EC5"/>
    <w:rsid w:val="00C8703E"/>
    <w:rsid w:val="00C900F1"/>
    <w:rsid w:val="00C90446"/>
    <w:rsid w:val="00C90741"/>
    <w:rsid w:val="00C90B5D"/>
    <w:rsid w:val="00C90F1C"/>
    <w:rsid w:val="00C93FC5"/>
    <w:rsid w:val="00C95B44"/>
    <w:rsid w:val="00C9614F"/>
    <w:rsid w:val="00C96DFD"/>
    <w:rsid w:val="00CA104E"/>
    <w:rsid w:val="00CA10A4"/>
    <w:rsid w:val="00CA2660"/>
    <w:rsid w:val="00CA2D63"/>
    <w:rsid w:val="00CA39FF"/>
    <w:rsid w:val="00CA3FD6"/>
    <w:rsid w:val="00CA4F8E"/>
    <w:rsid w:val="00CA6062"/>
    <w:rsid w:val="00CA60A6"/>
    <w:rsid w:val="00CA620E"/>
    <w:rsid w:val="00CA752E"/>
    <w:rsid w:val="00CA7C69"/>
    <w:rsid w:val="00CB00B9"/>
    <w:rsid w:val="00CB0904"/>
    <w:rsid w:val="00CB1014"/>
    <w:rsid w:val="00CB2BAC"/>
    <w:rsid w:val="00CB3F39"/>
    <w:rsid w:val="00CB4539"/>
    <w:rsid w:val="00CB474F"/>
    <w:rsid w:val="00CB6A8F"/>
    <w:rsid w:val="00CB709F"/>
    <w:rsid w:val="00CC0A34"/>
    <w:rsid w:val="00CC1250"/>
    <w:rsid w:val="00CC1A86"/>
    <w:rsid w:val="00CC1E22"/>
    <w:rsid w:val="00CC2028"/>
    <w:rsid w:val="00CC2246"/>
    <w:rsid w:val="00CC26BB"/>
    <w:rsid w:val="00CC29EE"/>
    <w:rsid w:val="00CC56AE"/>
    <w:rsid w:val="00CC5EFF"/>
    <w:rsid w:val="00CC63AE"/>
    <w:rsid w:val="00CC7A2E"/>
    <w:rsid w:val="00CD00C6"/>
    <w:rsid w:val="00CD09C2"/>
    <w:rsid w:val="00CD0B81"/>
    <w:rsid w:val="00CD1B65"/>
    <w:rsid w:val="00CD269B"/>
    <w:rsid w:val="00CD29F1"/>
    <w:rsid w:val="00CD2EBF"/>
    <w:rsid w:val="00CD30A0"/>
    <w:rsid w:val="00CD3D4D"/>
    <w:rsid w:val="00CD42D6"/>
    <w:rsid w:val="00CD4795"/>
    <w:rsid w:val="00CD48F5"/>
    <w:rsid w:val="00CD4933"/>
    <w:rsid w:val="00CD5E90"/>
    <w:rsid w:val="00CD6839"/>
    <w:rsid w:val="00CD6B51"/>
    <w:rsid w:val="00CD6D2B"/>
    <w:rsid w:val="00CD7770"/>
    <w:rsid w:val="00CD7E51"/>
    <w:rsid w:val="00CE0A07"/>
    <w:rsid w:val="00CE1886"/>
    <w:rsid w:val="00CE22C4"/>
    <w:rsid w:val="00CE2BB8"/>
    <w:rsid w:val="00CE3650"/>
    <w:rsid w:val="00CE4D5E"/>
    <w:rsid w:val="00CE5ED5"/>
    <w:rsid w:val="00CE665F"/>
    <w:rsid w:val="00CE71FD"/>
    <w:rsid w:val="00CF1634"/>
    <w:rsid w:val="00CF3E75"/>
    <w:rsid w:val="00CF44C7"/>
    <w:rsid w:val="00CF5EDE"/>
    <w:rsid w:val="00CF5F9B"/>
    <w:rsid w:val="00CF63F9"/>
    <w:rsid w:val="00CF6E4F"/>
    <w:rsid w:val="00CF7F28"/>
    <w:rsid w:val="00D00331"/>
    <w:rsid w:val="00D0036C"/>
    <w:rsid w:val="00D003DE"/>
    <w:rsid w:val="00D01CF7"/>
    <w:rsid w:val="00D01D13"/>
    <w:rsid w:val="00D03869"/>
    <w:rsid w:val="00D0475A"/>
    <w:rsid w:val="00D063E4"/>
    <w:rsid w:val="00D06605"/>
    <w:rsid w:val="00D06C03"/>
    <w:rsid w:val="00D07C04"/>
    <w:rsid w:val="00D10C88"/>
    <w:rsid w:val="00D120C7"/>
    <w:rsid w:val="00D12442"/>
    <w:rsid w:val="00D13F56"/>
    <w:rsid w:val="00D1589B"/>
    <w:rsid w:val="00D15AF7"/>
    <w:rsid w:val="00D15ED6"/>
    <w:rsid w:val="00D164E9"/>
    <w:rsid w:val="00D16B74"/>
    <w:rsid w:val="00D16D42"/>
    <w:rsid w:val="00D20041"/>
    <w:rsid w:val="00D20869"/>
    <w:rsid w:val="00D2130E"/>
    <w:rsid w:val="00D219F6"/>
    <w:rsid w:val="00D2265E"/>
    <w:rsid w:val="00D22848"/>
    <w:rsid w:val="00D22985"/>
    <w:rsid w:val="00D241E2"/>
    <w:rsid w:val="00D2486C"/>
    <w:rsid w:val="00D30959"/>
    <w:rsid w:val="00D30D51"/>
    <w:rsid w:val="00D30D8E"/>
    <w:rsid w:val="00D31132"/>
    <w:rsid w:val="00D3199D"/>
    <w:rsid w:val="00D33BB1"/>
    <w:rsid w:val="00D33D3E"/>
    <w:rsid w:val="00D34CE5"/>
    <w:rsid w:val="00D3558C"/>
    <w:rsid w:val="00D3573D"/>
    <w:rsid w:val="00D366BC"/>
    <w:rsid w:val="00D36AEB"/>
    <w:rsid w:val="00D36E6B"/>
    <w:rsid w:val="00D36EC8"/>
    <w:rsid w:val="00D37CB6"/>
    <w:rsid w:val="00D37EA7"/>
    <w:rsid w:val="00D4002F"/>
    <w:rsid w:val="00D40A16"/>
    <w:rsid w:val="00D417AC"/>
    <w:rsid w:val="00D419BC"/>
    <w:rsid w:val="00D42158"/>
    <w:rsid w:val="00D43C1A"/>
    <w:rsid w:val="00D453D0"/>
    <w:rsid w:val="00D4548C"/>
    <w:rsid w:val="00D47181"/>
    <w:rsid w:val="00D47F28"/>
    <w:rsid w:val="00D511CF"/>
    <w:rsid w:val="00D518F4"/>
    <w:rsid w:val="00D51D97"/>
    <w:rsid w:val="00D53B1F"/>
    <w:rsid w:val="00D53D26"/>
    <w:rsid w:val="00D53D72"/>
    <w:rsid w:val="00D55D2A"/>
    <w:rsid w:val="00D5690B"/>
    <w:rsid w:val="00D56AA8"/>
    <w:rsid w:val="00D57C83"/>
    <w:rsid w:val="00D57E15"/>
    <w:rsid w:val="00D60A0D"/>
    <w:rsid w:val="00D6160C"/>
    <w:rsid w:val="00D624E4"/>
    <w:rsid w:val="00D627DC"/>
    <w:rsid w:val="00D62D2A"/>
    <w:rsid w:val="00D62D62"/>
    <w:rsid w:val="00D63C35"/>
    <w:rsid w:val="00D6529D"/>
    <w:rsid w:val="00D65BD2"/>
    <w:rsid w:val="00D65D43"/>
    <w:rsid w:val="00D666A9"/>
    <w:rsid w:val="00D66BE7"/>
    <w:rsid w:val="00D66DD6"/>
    <w:rsid w:val="00D7026E"/>
    <w:rsid w:val="00D70D0E"/>
    <w:rsid w:val="00D712F8"/>
    <w:rsid w:val="00D7200E"/>
    <w:rsid w:val="00D7248D"/>
    <w:rsid w:val="00D72AE8"/>
    <w:rsid w:val="00D730FF"/>
    <w:rsid w:val="00D732B2"/>
    <w:rsid w:val="00D7366D"/>
    <w:rsid w:val="00D74211"/>
    <w:rsid w:val="00D746BD"/>
    <w:rsid w:val="00D77404"/>
    <w:rsid w:val="00D774EC"/>
    <w:rsid w:val="00D81314"/>
    <w:rsid w:val="00D83161"/>
    <w:rsid w:val="00D83DE8"/>
    <w:rsid w:val="00D8439F"/>
    <w:rsid w:val="00D8605F"/>
    <w:rsid w:val="00D86934"/>
    <w:rsid w:val="00D86F25"/>
    <w:rsid w:val="00D86F5A"/>
    <w:rsid w:val="00D87426"/>
    <w:rsid w:val="00D87BEE"/>
    <w:rsid w:val="00D90187"/>
    <w:rsid w:val="00D90B99"/>
    <w:rsid w:val="00D92D0C"/>
    <w:rsid w:val="00D93E88"/>
    <w:rsid w:val="00D94344"/>
    <w:rsid w:val="00D94577"/>
    <w:rsid w:val="00D95910"/>
    <w:rsid w:val="00D9681A"/>
    <w:rsid w:val="00D96FBE"/>
    <w:rsid w:val="00D97A19"/>
    <w:rsid w:val="00DA057D"/>
    <w:rsid w:val="00DA06ED"/>
    <w:rsid w:val="00DA0D30"/>
    <w:rsid w:val="00DA3814"/>
    <w:rsid w:val="00DA3937"/>
    <w:rsid w:val="00DA3AC0"/>
    <w:rsid w:val="00DA3F28"/>
    <w:rsid w:val="00DA3FDC"/>
    <w:rsid w:val="00DA56A4"/>
    <w:rsid w:val="00DA5BA4"/>
    <w:rsid w:val="00DA62FA"/>
    <w:rsid w:val="00DA65D9"/>
    <w:rsid w:val="00DA7E71"/>
    <w:rsid w:val="00DA7F8F"/>
    <w:rsid w:val="00DB0921"/>
    <w:rsid w:val="00DB0AFB"/>
    <w:rsid w:val="00DB2E69"/>
    <w:rsid w:val="00DB36DF"/>
    <w:rsid w:val="00DB3A4C"/>
    <w:rsid w:val="00DB3BA1"/>
    <w:rsid w:val="00DB4431"/>
    <w:rsid w:val="00DB478A"/>
    <w:rsid w:val="00DB4CBA"/>
    <w:rsid w:val="00DB4FB3"/>
    <w:rsid w:val="00DB59A6"/>
    <w:rsid w:val="00DB7FA2"/>
    <w:rsid w:val="00DC3400"/>
    <w:rsid w:val="00DC5352"/>
    <w:rsid w:val="00DC66A9"/>
    <w:rsid w:val="00DC6942"/>
    <w:rsid w:val="00DC6F8B"/>
    <w:rsid w:val="00DC756E"/>
    <w:rsid w:val="00DC7781"/>
    <w:rsid w:val="00DD01CE"/>
    <w:rsid w:val="00DD04FF"/>
    <w:rsid w:val="00DD0AE4"/>
    <w:rsid w:val="00DD0F25"/>
    <w:rsid w:val="00DD1097"/>
    <w:rsid w:val="00DD15EE"/>
    <w:rsid w:val="00DD19D3"/>
    <w:rsid w:val="00DD1C52"/>
    <w:rsid w:val="00DD2A42"/>
    <w:rsid w:val="00DD39F1"/>
    <w:rsid w:val="00DD40A0"/>
    <w:rsid w:val="00DD4915"/>
    <w:rsid w:val="00DD4EC8"/>
    <w:rsid w:val="00DD518C"/>
    <w:rsid w:val="00DD5B5F"/>
    <w:rsid w:val="00DD645B"/>
    <w:rsid w:val="00DD74B0"/>
    <w:rsid w:val="00DD7541"/>
    <w:rsid w:val="00DD7A69"/>
    <w:rsid w:val="00DE0A78"/>
    <w:rsid w:val="00DE120B"/>
    <w:rsid w:val="00DE26ED"/>
    <w:rsid w:val="00DE279F"/>
    <w:rsid w:val="00DE2B2C"/>
    <w:rsid w:val="00DE3247"/>
    <w:rsid w:val="00DE4194"/>
    <w:rsid w:val="00DE423F"/>
    <w:rsid w:val="00DE5094"/>
    <w:rsid w:val="00DE5F5F"/>
    <w:rsid w:val="00DE6252"/>
    <w:rsid w:val="00DE65D5"/>
    <w:rsid w:val="00DE7DF6"/>
    <w:rsid w:val="00DF0648"/>
    <w:rsid w:val="00DF12C5"/>
    <w:rsid w:val="00DF1A07"/>
    <w:rsid w:val="00DF1DA9"/>
    <w:rsid w:val="00DF1FD0"/>
    <w:rsid w:val="00DF4F1A"/>
    <w:rsid w:val="00DF50D6"/>
    <w:rsid w:val="00DF7467"/>
    <w:rsid w:val="00E01E38"/>
    <w:rsid w:val="00E024E8"/>
    <w:rsid w:val="00E02B57"/>
    <w:rsid w:val="00E038BA"/>
    <w:rsid w:val="00E03C79"/>
    <w:rsid w:val="00E046B2"/>
    <w:rsid w:val="00E060FD"/>
    <w:rsid w:val="00E06417"/>
    <w:rsid w:val="00E06EE4"/>
    <w:rsid w:val="00E07BBA"/>
    <w:rsid w:val="00E10331"/>
    <w:rsid w:val="00E10FEE"/>
    <w:rsid w:val="00E1195C"/>
    <w:rsid w:val="00E11AD8"/>
    <w:rsid w:val="00E11F23"/>
    <w:rsid w:val="00E12BFE"/>
    <w:rsid w:val="00E1305B"/>
    <w:rsid w:val="00E13CE1"/>
    <w:rsid w:val="00E1418D"/>
    <w:rsid w:val="00E14326"/>
    <w:rsid w:val="00E1455E"/>
    <w:rsid w:val="00E146A4"/>
    <w:rsid w:val="00E170CC"/>
    <w:rsid w:val="00E17340"/>
    <w:rsid w:val="00E17FB2"/>
    <w:rsid w:val="00E212C3"/>
    <w:rsid w:val="00E21DCD"/>
    <w:rsid w:val="00E22489"/>
    <w:rsid w:val="00E247A4"/>
    <w:rsid w:val="00E254DF"/>
    <w:rsid w:val="00E2607B"/>
    <w:rsid w:val="00E2611A"/>
    <w:rsid w:val="00E27256"/>
    <w:rsid w:val="00E277D6"/>
    <w:rsid w:val="00E27B98"/>
    <w:rsid w:val="00E3032D"/>
    <w:rsid w:val="00E30C56"/>
    <w:rsid w:val="00E35F30"/>
    <w:rsid w:val="00E36433"/>
    <w:rsid w:val="00E378AE"/>
    <w:rsid w:val="00E379A9"/>
    <w:rsid w:val="00E441A9"/>
    <w:rsid w:val="00E4604A"/>
    <w:rsid w:val="00E472EE"/>
    <w:rsid w:val="00E4771D"/>
    <w:rsid w:val="00E47DB1"/>
    <w:rsid w:val="00E51487"/>
    <w:rsid w:val="00E5231F"/>
    <w:rsid w:val="00E54865"/>
    <w:rsid w:val="00E55022"/>
    <w:rsid w:val="00E571F0"/>
    <w:rsid w:val="00E608BC"/>
    <w:rsid w:val="00E60F38"/>
    <w:rsid w:val="00E615B8"/>
    <w:rsid w:val="00E61B09"/>
    <w:rsid w:val="00E62452"/>
    <w:rsid w:val="00E62B13"/>
    <w:rsid w:val="00E63545"/>
    <w:rsid w:val="00E63D58"/>
    <w:rsid w:val="00E646AD"/>
    <w:rsid w:val="00E6560A"/>
    <w:rsid w:val="00E65820"/>
    <w:rsid w:val="00E660FD"/>
    <w:rsid w:val="00E661ED"/>
    <w:rsid w:val="00E67965"/>
    <w:rsid w:val="00E7020F"/>
    <w:rsid w:val="00E70216"/>
    <w:rsid w:val="00E72764"/>
    <w:rsid w:val="00E73043"/>
    <w:rsid w:val="00E73B76"/>
    <w:rsid w:val="00E75519"/>
    <w:rsid w:val="00E8034C"/>
    <w:rsid w:val="00E8116C"/>
    <w:rsid w:val="00E817E0"/>
    <w:rsid w:val="00E81E7B"/>
    <w:rsid w:val="00E820E1"/>
    <w:rsid w:val="00E82C52"/>
    <w:rsid w:val="00E8329D"/>
    <w:rsid w:val="00E83572"/>
    <w:rsid w:val="00E83A45"/>
    <w:rsid w:val="00E83DDF"/>
    <w:rsid w:val="00E868D4"/>
    <w:rsid w:val="00E87610"/>
    <w:rsid w:val="00E90115"/>
    <w:rsid w:val="00E90253"/>
    <w:rsid w:val="00E90379"/>
    <w:rsid w:val="00E907C6"/>
    <w:rsid w:val="00E90EEB"/>
    <w:rsid w:val="00E90F09"/>
    <w:rsid w:val="00E91F35"/>
    <w:rsid w:val="00E91FFD"/>
    <w:rsid w:val="00E924DF"/>
    <w:rsid w:val="00E94E37"/>
    <w:rsid w:val="00E952F1"/>
    <w:rsid w:val="00E9552A"/>
    <w:rsid w:val="00E9556C"/>
    <w:rsid w:val="00E9778C"/>
    <w:rsid w:val="00E97E60"/>
    <w:rsid w:val="00EA045F"/>
    <w:rsid w:val="00EA1030"/>
    <w:rsid w:val="00EA18F2"/>
    <w:rsid w:val="00EA1C42"/>
    <w:rsid w:val="00EA1F4A"/>
    <w:rsid w:val="00EA1FB3"/>
    <w:rsid w:val="00EA2464"/>
    <w:rsid w:val="00EA311F"/>
    <w:rsid w:val="00EA39B7"/>
    <w:rsid w:val="00EA39E9"/>
    <w:rsid w:val="00EA3C07"/>
    <w:rsid w:val="00EA46FB"/>
    <w:rsid w:val="00EA557D"/>
    <w:rsid w:val="00EA6768"/>
    <w:rsid w:val="00EA6C0D"/>
    <w:rsid w:val="00EA70BC"/>
    <w:rsid w:val="00EA7FE4"/>
    <w:rsid w:val="00EB1ABA"/>
    <w:rsid w:val="00EB1C67"/>
    <w:rsid w:val="00EB3154"/>
    <w:rsid w:val="00EB4779"/>
    <w:rsid w:val="00EB4D44"/>
    <w:rsid w:val="00EB4DA6"/>
    <w:rsid w:val="00EB632A"/>
    <w:rsid w:val="00EB7471"/>
    <w:rsid w:val="00EC01EE"/>
    <w:rsid w:val="00EC0DA9"/>
    <w:rsid w:val="00EC282D"/>
    <w:rsid w:val="00EC29B0"/>
    <w:rsid w:val="00EC2C5D"/>
    <w:rsid w:val="00EC2CB1"/>
    <w:rsid w:val="00EC3EA5"/>
    <w:rsid w:val="00EC55E8"/>
    <w:rsid w:val="00EC6619"/>
    <w:rsid w:val="00EC79C2"/>
    <w:rsid w:val="00ED0AD6"/>
    <w:rsid w:val="00ED0E15"/>
    <w:rsid w:val="00ED1931"/>
    <w:rsid w:val="00ED1DAF"/>
    <w:rsid w:val="00ED2A10"/>
    <w:rsid w:val="00ED2D36"/>
    <w:rsid w:val="00ED42EC"/>
    <w:rsid w:val="00ED4851"/>
    <w:rsid w:val="00ED4E15"/>
    <w:rsid w:val="00ED5059"/>
    <w:rsid w:val="00ED5969"/>
    <w:rsid w:val="00ED6B04"/>
    <w:rsid w:val="00ED6DFA"/>
    <w:rsid w:val="00ED79A1"/>
    <w:rsid w:val="00ED7DB5"/>
    <w:rsid w:val="00EE062A"/>
    <w:rsid w:val="00EE1117"/>
    <w:rsid w:val="00EE1721"/>
    <w:rsid w:val="00EE199E"/>
    <w:rsid w:val="00EE1D49"/>
    <w:rsid w:val="00EE26A1"/>
    <w:rsid w:val="00EE3A33"/>
    <w:rsid w:val="00EE45D3"/>
    <w:rsid w:val="00EE5272"/>
    <w:rsid w:val="00EE6677"/>
    <w:rsid w:val="00EE73BA"/>
    <w:rsid w:val="00EE78FA"/>
    <w:rsid w:val="00EF062E"/>
    <w:rsid w:val="00EF0FF5"/>
    <w:rsid w:val="00EF1637"/>
    <w:rsid w:val="00EF3BBD"/>
    <w:rsid w:val="00EF57D5"/>
    <w:rsid w:val="00EF7998"/>
    <w:rsid w:val="00F0050F"/>
    <w:rsid w:val="00F01A95"/>
    <w:rsid w:val="00F02631"/>
    <w:rsid w:val="00F02A13"/>
    <w:rsid w:val="00F02DCD"/>
    <w:rsid w:val="00F03F22"/>
    <w:rsid w:val="00F04A71"/>
    <w:rsid w:val="00F04B05"/>
    <w:rsid w:val="00F05A64"/>
    <w:rsid w:val="00F05B13"/>
    <w:rsid w:val="00F062F5"/>
    <w:rsid w:val="00F06629"/>
    <w:rsid w:val="00F07382"/>
    <w:rsid w:val="00F07F10"/>
    <w:rsid w:val="00F07F3C"/>
    <w:rsid w:val="00F07F64"/>
    <w:rsid w:val="00F105F0"/>
    <w:rsid w:val="00F110BE"/>
    <w:rsid w:val="00F1155C"/>
    <w:rsid w:val="00F11A73"/>
    <w:rsid w:val="00F12796"/>
    <w:rsid w:val="00F12A23"/>
    <w:rsid w:val="00F12C5E"/>
    <w:rsid w:val="00F14012"/>
    <w:rsid w:val="00F20436"/>
    <w:rsid w:val="00F20ADF"/>
    <w:rsid w:val="00F20E60"/>
    <w:rsid w:val="00F20F3C"/>
    <w:rsid w:val="00F2119A"/>
    <w:rsid w:val="00F214ED"/>
    <w:rsid w:val="00F229D3"/>
    <w:rsid w:val="00F2305B"/>
    <w:rsid w:val="00F24ECF"/>
    <w:rsid w:val="00F2775D"/>
    <w:rsid w:val="00F30F53"/>
    <w:rsid w:val="00F31378"/>
    <w:rsid w:val="00F31F62"/>
    <w:rsid w:val="00F33368"/>
    <w:rsid w:val="00F3576F"/>
    <w:rsid w:val="00F35EF3"/>
    <w:rsid w:val="00F36625"/>
    <w:rsid w:val="00F367C8"/>
    <w:rsid w:val="00F372F1"/>
    <w:rsid w:val="00F401B9"/>
    <w:rsid w:val="00F403F7"/>
    <w:rsid w:val="00F405D3"/>
    <w:rsid w:val="00F40D71"/>
    <w:rsid w:val="00F41528"/>
    <w:rsid w:val="00F416CA"/>
    <w:rsid w:val="00F41DF3"/>
    <w:rsid w:val="00F42FFE"/>
    <w:rsid w:val="00F44511"/>
    <w:rsid w:val="00F449CA"/>
    <w:rsid w:val="00F454F5"/>
    <w:rsid w:val="00F472E7"/>
    <w:rsid w:val="00F5080C"/>
    <w:rsid w:val="00F52694"/>
    <w:rsid w:val="00F54806"/>
    <w:rsid w:val="00F54A91"/>
    <w:rsid w:val="00F557FA"/>
    <w:rsid w:val="00F559E9"/>
    <w:rsid w:val="00F57880"/>
    <w:rsid w:val="00F6118B"/>
    <w:rsid w:val="00F61620"/>
    <w:rsid w:val="00F61E9E"/>
    <w:rsid w:val="00F62A4E"/>
    <w:rsid w:val="00F62FBD"/>
    <w:rsid w:val="00F632B7"/>
    <w:rsid w:val="00F65E26"/>
    <w:rsid w:val="00F67B5D"/>
    <w:rsid w:val="00F702A2"/>
    <w:rsid w:val="00F70516"/>
    <w:rsid w:val="00F70824"/>
    <w:rsid w:val="00F71E97"/>
    <w:rsid w:val="00F7372C"/>
    <w:rsid w:val="00F737FC"/>
    <w:rsid w:val="00F73C7F"/>
    <w:rsid w:val="00F74476"/>
    <w:rsid w:val="00F74914"/>
    <w:rsid w:val="00F7669C"/>
    <w:rsid w:val="00F77937"/>
    <w:rsid w:val="00F77E1D"/>
    <w:rsid w:val="00F77EFA"/>
    <w:rsid w:val="00F80023"/>
    <w:rsid w:val="00F8040E"/>
    <w:rsid w:val="00F82384"/>
    <w:rsid w:val="00F82ECB"/>
    <w:rsid w:val="00F844DF"/>
    <w:rsid w:val="00F87B30"/>
    <w:rsid w:val="00F87F3E"/>
    <w:rsid w:val="00F91F14"/>
    <w:rsid w:val="00F931DE"/>
    <w:rsid w:val="00F93B54"/>
    <w:rsid w:val="00F94498"/>
    <w:rsid w:val="00F9499C"/>
    <w:rsid w:val="00F955E0"/>
    <w:rsid w:val="00F957A2"/>
    <w:rsid w:val="00F95887"/>
    <w:rsid w:val="00F95AC6"/>
    <w:rsid w:val="00F976AD"/>
    <w:rsid w:val="00F97A3F"/>
    <w:rsid w:val="00FA25F9"/>
    <w:rsid w:val="00FA44D7"/>
    <w:rsid w:val="00FA51ED"/>
    <w:rsid w:val="00FA5501"/>
    <w:rsid w:val="00FA5585"/>
    <w:rsid w:val="00FA6700"/>
    <w:rsid w:val="00FA75EA"/>
    <w:rsid w:val="00FA7E78"/>
    <w:rsid w:val="00FB0AAD"/>
    <w:rsid w:val="00FB1490"/>
    <w:rsid w:val="00FB19C9"/>
    <w:rsid w:val="00FB1E67"/>
    <w:rsid w:val="00FB2D85"/>
    <w:rsid w:val="00FB3949"/>
    <w:rsid w:val="00FB41B3"/>
    <w:rsid w:val="00FB797C"/>
    <w:rsid w:val="00FC0495"/>
    <w:rsid w:val="00FC16ED"/>
    <w:rsid w:val="00FC1A02"/>
    <w:rsid w:val="00FC1CAE"/>
    <w:rsid w:val="00FC2DB8"/>
    <w:rsid w:val="00FC3F1F"/>
    <w:rsid w:val="00FC4917"/>
    <w:rsid w:val="00FC5241"/>
    <w:rsid w:val="00FC54EB"/>
    <w:rsid w:val="00FC5680"/>
    <w:rsid w:val="00FC64D2"/>
    <w:rsid w:val="00FC733A"/>
    <w:rsid w:val="00FC79FD"/>
    <w:rsid w:val="00FD0086"/>
    <w:rsid w:val="00FD1FD7"/>
    <w:rsid w:val="00FD24AE"/>
    <w:rsid w:val="00FD57BA"/>
    <w:rsid w:val="00FD5FFF"/>
    <w:rsid w:val="00FE0EDC"/>
    <w:rsid w:val="00FE1135"/>
    <w:rsid w:val="00FE16C9"/>
    <w:rsid w:val="00FE1DDD"/>
    <w:rsid w:val="00FE205D"/>
    <w:rsid w:val="00FE2A08"/>
    <w:rsid w:val="00FE2D06"/>
    <w:rsid w:val="00FE37A9"/>
    <w:rsid w:val="00FE3C24"/>
    <w:rsid w:val="00FE3F0C"/>
    <w:rsid w:val="00FE4BB0"/>
    <w:rsid w:val="00FE5182"/>
    <w:rsid w:val="00FE6595"/>
    <w:rsid w:val="00FE73CA"/>
    <w:rsid w:val="00FF0011"/>
    <w:rsid w:val="00FF0256"/>
    <w:rsid w:val="00FF0AC4"/>
    <w:rsid w:val="00FF0E79"/>
    <w:rsid w:val="00FF0FBB"/>
    <w:rsid w:val="00FF1659"/>
    <w:rsid w:val="00FF1FBE"/>
    <w:rsid w:val="00FF48D8"/>
    <w:rsid w:val="00FF50B7"/>
    <w:rsid w:val="00FF55B3"/>
    <w:rsid w:val="00FF6261"/>
    <w:rsid w:val="00FF62FC"/>
    <w:rsid w:val="00FF6344"/>
    <w:rsid w:val="00FF754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1340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fr-FR"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caption"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qFormat="1"/>
    <w:lsdException w:name="Strong" w:semiHidden="0" w:uiPriority="22" w:unhideWhenUsed="0" w:qFormat="1"/>
    <w:lsdException w:name="Emphasis" w:semiHidden="0" w:uiPriority="20" w:unhideWhenUsed="0" w:qFormat="1"/>
    <w:lsdException w:name="Plain Text" w:uiPriority="99"/>
    <w:lsdException w:name="Normal (Web)" w:uiPriority="99"/>
    <w:lsdException w:name="HTML Preformatted"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AE7"/>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basedOn w:val="Normal"/>
    <w:next w:val="Normal"/>
    <w:link w:val="Heading1Char"/>
    <w:qFormat/>
    <w:pPr>
      <w:keepNext/>
      <w:keepLines/>
      <w:spacing w:before="360"/>
      <w:ind w:left="794" w:hanging="794"/>
      <w:outlineLvl w:val="0"/>
    </w:pPr>
    <w:rPr>
      <w:b/>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qFormat/>
    <w:pPr>
      <w:tabs>
        <w:tab w:val="clear" w:pos="1021"/>
        <w:tab w:val="clear" w:pos="1191"/>
      </w:tabs>
      <w:ind w:left="1588" w:hanging="1588"/>
      <w:outlineLvl w:val="5"/>
    </w:pPr>
  </w:style>
  <w:style w:type="paragraph" w:styleId="Heading7">
    <w:name w:val="heading 7"/>
    <w:basedOn w:val="Heading6"/>
    <w:next w:val="Normal"/>
    <w:link w:val="Heading7Char"/>
    <w:qFormat/>
    <w:pPr>
      <w:outlineLvl w:val="6"/>
    </w:pPr>
  </w:style>
  <w:style w:type="paragraph" w:styleId="Heading8">
    <w:name w:val="heading 8"/>
    <w:basedOn w:val="Heading6"/>
    <w:next w:val="Normal"/>
    <w:link w:val="Heading8Char"/>
    <w:qFormat/>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pPr>
      <w:keepNext/>
      <w:keepLines/>
      <w:spacing w:before="480"/>
      <w:jc w:val="center"/>
    </w:pPr>
    <w:rPr>
      <w:b/>
      <w:sz w:val="28"/>
    </w:rPr>
  </w:style>
  <w:style w:type="character" w:customStyle="1" w:styleId="Appdef">
    <w:name w:val="App_def"/>
    <w:rPr>
      <w:rFonts w:ascii="Times New Roman" w:hAnsi="Times New Roman"/>
      <w:b/>
    </w:rPr>
  </w:style>
  <w:style w:type="character" w:customStyle="1" w:styleId="Appref">
    <w:name w:val="App_ref"/>
    <w:basedOn w:val="DefaultParagraphFont"/>
  </w:style>
  <w:style w:type="paragraph" w:customStyle="1" w:styleId="AppendixNotitle">
    <w:name w:val="Appendix_No &amp; title"/>
    <w:basedOn w:val="AnnexNotitle"/>
    <w:next w:val="Normal"/>
  </w:style>
  <w:style w:type="character" w:customStyle="1" w:styleId="Artdef">
    <w:name w:val="Art_def"/>
    <w:rPr>
      <w:rFonts w:ascii="Times New Roman" w:hAnsi="Times New Roman"/>
      <w:b/>
    </w:rPr>
  </w:style>
  <w:style w:type="paragraph" w:customStyle="1" w:styleId="Artheading">
    <w:name w:val="Art_heading"/>
    <w:basedOn w:val="Normal"/>
    <w:next w:val="Normal"/>
    <w:pPr>
      <w:spacing w:before="480"/>
      <w:jc w:val="center"/>
    </w:pPr>
    <w:rPr>
      <w:b/>
      <w:sz w:val="28"/>
    </w:rPr>
  </w:style>
  <w:style w:type="paragraph" w:customStyle="1" w:styleId="ArtNo">
    <w:name w:val="Art_No"/>
    <w:basedOn w:val="Normal"/>
    <w:next w:val="Normal"/>
    <w:pPr>
      <w:keepNext/>
      <w:keepLines/>
      <w:spacing w:before="480"/>
      <w:jc w:val="center"/>
    </w:pPr>
    <w:rPr>
      <w:caps/>
      <w:sz w:val="28"/>
    </w:rPr>
  </w:style>
  <w:style w:type="character" w:customStyle="1" w:styleId="Artref">
    <w:name w:val="Art_ref"/>
    <w:basedOn w:val="DefaultParagraphFont"/>
  </w:style>
  <w:style w:type="paragraph" w:customStyle="1" w:styleId="Arttitle">
    <w:name w:val="Art_title"/>
    <w:basedOn w:val="Normal"/>
    <w:next w:val="Normal"/>
    <w:pPr>
      <w:keepNext/>
      <w:keepLines/>
      <w:spacing w:before="240"/>
      <w:jc w:val="center"/>
    </w:pPr>
    <w:rPr>
      <w:b/>
      <w:sz w:val="28"/>
    </w:rPr>
  </w:style>
  <w:style w:type="paragraph" w:customStyle="1" w:styleId="ASN1">
    <w:name w:val="ASN.1"/>
    <w:basedOn w:val="Normal"/>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pPr>
      <w:keepNext/>
      <w:keepLines/>
      <w:spacing w:before="160"/>
      <w:ind w:left="794"/>
    </w:pPr>
    <w:rPr>
      <w:i/>
    </w:rPr>
  </w:style>
  <w:style w:type="paragraph" w:customStyle="1" w:styleId="ChapNo">
    <w:name w:val="Chap_No"/>
    <w:basedOn w:val="Normal"/>
    <w:next w:val="Normal"/>
    <w:pPr>
      <w:keepNext/>
      <w:keepLines/>
      <w:spacing w:before="480"/>
      <w:jc w:val="center"/>
    </w:pPr>
    <w:rPr>
      <w:b/>
      <w:caps/>
      <w:sz w:val="28"/>
    </w:rPr>
  </w:style>
  <w:style w:type="paragraph" w:customStyle="1" w:styleId="Chaptitle">
    <w:name w:val="Chap_title"/>
    <w:basedOn w:val="Normal"/>
    <w:next w:val="Normal"/>
    <w:pPr>
      <w:keepNext/>
      <w:keepLines/>
      <w:spacing w:before="240"/>
      <w:jc w:val="center"/>
    </w:pPr>
    <w:rPr>
      <w:b/>
      <w:sz w:val="28"/>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lear" w:pos="1191"/>
        <w:tab w:val="clear" w:pos="1588"/>
        <w:tab w:val="clear" w:pos="1985"/>
        <w:tab w:val="center" w:pos="4820"/>
        <w:tab w:val="right" w:pos="9639"/>
      </w:tabs>
    </w:pPr>
  </w:style>
  <w:style w:type="paragraph" w:customStyle="1" w:styleId="Equationlegend">
    <w:name w:val="Equation_legend"/>
    <w:basedOn w:val="Normal"/>
    <w:pPr>
      <w:tabs>
        <w:tab w:val="clear" w:pos="794"/>
        <w:tab w:val="clear" w:pos="1191"/>
        <w:tab w:val="clear" w:pos="1588"/>
        <w:tab w:val="right" w:pos="1814"/>
      </w:tabs>
      <w:spacing w:before="80"/>
      <w:ind w:left="1985" w:hanging="1985"/>
    </w:pPr>
  </w:style>
  <w:style w:type="paragraph" w:customStyle="1" w:styleId="Figure">
    <w:name w:val="Figure"/>
    <w:basedOn w:val="Normal"/>
    <w:next w:val="Normal"/>
    <w:pPr>
      <w:keepNext/>
      <w:keepLines/>
      <w:spacing w:before="240" w:after="120"/>
      <w:jc w:val="center"/>
    </w:pPr>
  </w:style>
  <w:style w:type="paragraph" w:customStyle="1" w:styleId="Figurelegend">
    <w:name w:val="Figure_legend"/>
    <w:basedOn w:val="Normal"/>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pPr>
      <w:keepLines/>
      <w:spacing w:before="240" w:after="120"/>
      <w:jc w:val="center"/>
    </w:pPr>
    <w:rPr>
      <w:b/>
    </w:rPr>
  </w:style>
  <w:style w:type="paragraph" w:customStyle="1" w:styleId="FigureNoBR">
    <w:name w:val="Figure_No_BR"/>
    <w:basedOn w:val="Normal"/>
    <w:next w:val="Normal"/>
    <w:pPr>
      <w:keepNext/>
      <w:keepLines/>
      <w:spacing w:before="480" w:after="120"/>
      <w:jc w:val="center"/>
    </w:pPr>
    <w:rPr>
      <w:caps/>
    </w:rPr>
  </w:style>
  <w:style w:type="paragraph" w:customStyle="1" w:styleId="TabletitleBR">
    <w:name w:val="Table_title_BR"/>
    <w:basedOn w:val="Normal"/>
    <w:next w:val="Normal"/>
    <w:pPr>
      <w:keepNext/>
      <w:keepLines/>
      <w:spacing w:before="0" w:after="120"/>
      <w:jc w:val="center"/>
    </w:pPr>
    <w:rPr>
      <w:b/>
    </w:rPr>
  </w:style>
  <w:style w:type="paragraph" w:customStyle="1" w:styleId="FiguretitleBR">
    <w:name w:val="Figure_title_BR"/>
    <w:basedOn w:val="TabletitleBR"/>
    <w:next w:val="Normal"/>
    <w:pPr>
      <w:keepNext w:val="0"/>
      <w:spacing w:after="480"/>
    </w:pPr>
  </w:style>
  <w:style w:type="paragraph" w:customStyle="1" w:styleId="Figurewithouttitle">
    <w:name w:val="Figure_without_title"/>
    <w:basedOn w:val="Normal"/>
    <w:next w:val="Normal"/>
    <w:pPr>
      <w:keepLines/>
      <w:spacing w:before="240" w:after="120"/>
      <w:jc w:val="center"/>
    </w:pPr>
  </w:style>
  <w:style w:type="paragraph" w:styleId="Footer">
    <w:name w:val="footer"/>
    <w:basedOn w:val="Normal"/>
    <w:link w:val="FooterChar"/>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semiHidden/>
    <w:rPr>
      <w:position w:val="6"/>
      <w:sz w:val="18"/>
    </w:rPr>
  </w:style>
  <w:style w:type="paragraph" w:customStyle="1" w:styleId="Note">
    <w:name w:val="Note"/>
    <w:basedOn w:val="Normal"/>
    <w:pPr>
      <w:spacing w:before="80"/>
    </w:pPr>
  </w:style>
  <w:style w:type="paragraph" w:styleId="FootnoteText">
    <w:name w:val="footnote text"/>
    <w:basedOn w:val="Note"/>
    <w:link w:val="FootnoteTextChar"/>
    <w:semiHidden/>
    <w:pPr>
      <w:keepLines/>
      <w:tabs>
        <w:tab w:val="left" w:pos="255"/>
      </w:tabs>
      <w:ind w:left="255" w:hanging="255"/>
    </w:pPr>
  </w:style>
  <w:style w:type="paragraph" w:customStyle="1" w:styleId="Formal">
    <w:name w:val="Formal"/>
    <w:basedOn w:val="ASN1"/>
    <w:rPr>
      <w:b w:val="0"/>
    </w:rPr>
  </w:style>
  <w:style w:type="paragraph" w:styleId="Header">
    <w:name w:val="header"/>
    <w:basedOn w:val="Normal"/>
    <w:link w:val="HeaderChar"/>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pPr>
      <w:keepNext/>
      <w:spacing w:before="160"/>
    </w:pPr>
    <w:rPr>
      <w:b/>
    </w:rPr>
  </w:style>
  <w:style w:type="paragraph" w:customStyle="1" w:styleId="Headingi">
    <w:name w:val="Heading_i"/>
    <w:basedOn w:val="Normal"/>
    <w:next w:val="Normal"/>
    <w:pPr>
      <w:keepNext/>
      <w:spacing w:before="160"/>
    </w:pPr>
    <w:rPr>
      <w:i/>
    </w:rPr>
  </w:style>
  <w:style w:type="paragraph" w:styleId="Index1">
    <w:name w:val="index 1"/>
    <w:basedOn w:val="Normal"/>
    <w:next w:val="Normal"/>
    <w:semiHidden/>
  </w:style>
  <w:style w:type="paragraph" w:styleId="Index2">
    <w:name w:val="index 2"/>
    <w:basedOn w:val="Normal"/>
    <w:next w:val="Normal"/>
    <w:semiHidden/>
    <w:pPr>
      <w:ind w:left="283"/>
    </w:pPr>
  </w:style>
  <w:style w:type="paragraph" w:styleId="Index3">
    <w:name w:val="index 3"/>
    <w:basedOn w:val="Normal"/>
    <w:next w:val="Normal"/>
    <w:semiHidden/>
    <w:pPr>
      <w:ind w:left="566"/>
    </w:pPr>
  </w:style>
  <w:style w:type="paragraph" w:customStyle="1" w:styleId="Normalaftertitle">
    <w:name w:val="Normal_after_title"/>
    <w:basedOn w:val="Normal"/>
    <w:next w:val="Normal"/>
    <w:pPr>
      <w:spacing w:before="360"/>
    </w:pPr>
  </w:style>
  <w:style w:type="character" w:styleId="PageNumber">
    <w:name w:val="page number"/>
    <w:basedOn w:val="DefaultParagraphFont"/>
  </w:style>
  <w:style w:type="paragraph" w:customStyle="1" w:styleId="PartNo">
    <w:name w:val="Part_No"/>
    <w:basedOn w:val="Normal"/>
    <w:next w:val="Normal"/>
    <w:pPr>
      <w:keepNext/>
      <w:keepLines/>
      <w:spacing w:before="480" w:after="80"/>
      <w:jc w:val="center"/>
    </w:pPr>
    <w:rPr>
      <w:caps/>
      <w:sz w:val="28"/>
    </w:rPr>
  </w:style>
  <w:style w:type="paragraph" w:customStyle="1" w:styleId="Partref">
    <w:name w:val="Part_ref"/>
    <w:basedOn w:val="Normal"/>
    <w:next w:val="Normal"/>
    <w:pPr>
      <w:keepNext/>
      <w:keepLines/>
      <w:spacing w:before="280"/>
      <w:jc w:val="center"/>
    </w:pPr>
  </w:style>
  <w:style w:type="paragraph" w:customStyle="1" w:styleId="Parttitle">
    <w:name w:val="Part_title"/>
    <w:basedOn w:val="Normal"/>
    <w:next w:val="Normalaftertitle"/>
    <w:pPr>
      <w:keepNext/>
      <w:keepLines/>
      <w:spacing w:before="240" w:after="280"/>
      <w:jc w:val="center"/>
    </w:pPr>
    <w:rPr>
      <w:b/>
      <w:sz w:val="28"/>
    </w:rPr>
  </w:style>
  <w:style w:type="paragraph" w:customStyle="1" w:styleId="Recdate">
    <w:name w:val="Rec_date"/>
    <w:basedOn w:val="Normal"/>
    <w:next w:val="Normalaftertitle"/>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style>
  <w:style w:type="paragraph" w:customStyle="1" w:styleId="RecNo">
    <w:name w:val="Rec_No"/>
    <w:basedOn w:val="Normal"/>
    <w:next w:val="Normal"/>
    <w:pPr>
      <w:keepNext/>
      <w:keepLines/>
      <w:spacing w:before="0"/>
    </w:pPr>
    <w:rPr>
      <w:b/>
      <w:sz w:val="28"/>
    </w:rPr>
  </w:style>
  <w:style w:type="paragraph" w:customStyle="1" w:styleId="QuestionNo">
    <w:name w:val="Question_No"/>
    <w:basedOn w:val="RecNo"/>
    <w:next w:val="Normal"/>
  </w:style>
  <w:style w:type="paragraph" w:customStyle="1" w:styleId="RecNoBR">
    <w:name w:val="Rec_No_BR"/>
    <w:basedOn w:val="Normal"/>
    <w:next w:val="Normal"/>
    <w:pPr>
      <w:keepNext/>
      <w:keepLines/>
      <w:spacing w:before="480"/>
      <w:jc w:val="center"/>
    </w:pPr>
    <w:rPr>
      <w:caps/>
      <w:sz w:val="28"/>
    </w:rPr>
  </w:style>
  <w:style w:type="paragraph" w:customStyle="1" w:styleId="QuestionNoBR">
    <w:name w:val="Question_No_BR"/>
    <w:basedOn w:val="RecNoBR"/>
    <w:next w:val="Normal"/>
  </w:style>
  <w:style w:type="paragraph" w:customStyle="1" w:styleId="Recref">
    <w:name w:val="Rec_ref"/>
    <w:basedOn w:val="Normal"/>
    <w:next w:val="Recdate"/>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style>
  <w:style w:type="paragraph" w:customStyle="1" w:styleId="Rectitle">
    <w:name w:val="Rec_title"/>
    <w:basedOn w:val="Normal"/>
    <w:next w:val="Normalaftertitle"/>
    <w:pPr>
      <w:keepNext/>
      <w:keepLines/>
      <w:spacing w:before="360"/>
      <w:jc w:val="center"/>
    </w:pPr>
    <w:rPr>
      <w:b/>
      <w:sz w:val="28"/>
    </w:rPr>
  </w:style>
  <w:style w:type="paragraph" w:customStyle="1" w:styleId="Questiontitle">
    <w:name w:val="Question_title"/>
    <w:basedOn w:val="Rectitle"/>
    <w:next w:val="Questionref"/>
  </w:style>
  <w:style w:type="character" w:customStyle="1" w:styleId="Recdef">
    <w:name w:val="Rec_def"/>
    <w:rPr>
      <w:b/>
    </w:rPr>
  </w:style>
  <w:style w:type="paragraph" w:customStyle="1" w:styleId="Reftext">
    <w:name w:val="Ref_text"/>
    <w:basedOn w:val="Normal"/>
    <w:pPr>
      <w:ind w:left="794" w:hanging="794"/>
    </w:pPr>
  </w:style>
  <w:style w:type="paragraph" w:customStyle="1" w:styleId="Reftitle">
    <w:name w:val="Ref_title"/>
    <w:basedOn w:val="Normal"/>
    <w:next w:val="Reftext"/>
    <w:pPr>
      <w:spacing w:before="480"/>
      <w:jc w:val="center"/>
    </w:pPr>
    <w:rPr>
      <w:b/>
    </w:rPr>
  </w:style>
  <w:style w:type="paragraph" w:customStyle="1" w:styleId="Repdate">
    <w:name w:val="Rep_date"/>
    <w:basedOn w:val="Recdate"/>
    <w:next w:val="Normalaftertitle"/>
  </w:style>
  <w:style w:type="paragraph" w:customStyle="1" w:styleId="RepNo">
    <w:name w:val="Rep_No"/>
    <w:basedOn w:val="RecNo"/>
    <w:next w:val="Normal"/>
  </w:style>
  <w:style w:type="paragraph" w:customStyle="1" w:styleId="RepNoBR">
    <w:name w:val="Rep_No_BR"/>
    <w:basedOn w:val="RecNoBR"/>
    <w:next w:val="Normal"/>
  </w:style>
  <w:style w:type="paragraph" w:customStyle="1" w:styleId="Repref">
    <w:name w:val="Rep_ref"/>
    <w:basedOn w:val="Recref"/>
    <w:next w:val="Repdate"/>
  </w:style>
  <w:style w:type="paragraph" w:customStyle="1" w:styleId="Reptitle">
    <w:name w:val="Rep_title"/>
    <w:basedOn w:val="Rectitle"/>
    <w:next w:val="Repref"/>
  </w:style>
  <w:style w:type="paragraph" w:customStyle="1" w:styleId="Resdate">
    <w:name w:val="Res_date"/>
    <w:basedOn w:val="Recdate"/>
    <w:next w:val="Normalaftertitle"/>
  </w:style>
  <w:style w:type="character" w:customStyle="1" w:styleId="Resdef">
    <w:name w:val="Res_def"/>
    <w:rPr>
      <w:rFonts w:ascii="Times New Roman" w:hAnsi="Times New Roman"/>
      <w:b/>
    </w:rPr>
  </w:style>
  <w:style w:type="paragraph" w:customStyle="1" w:styleId="ResNo">
    <w:name w:val="Res_No"/>
    <w:basedOn w:val="RecNo"/>
    <w:next w:val="Normal"/>
  </w:style>
  <w:style w:type="paragraph" w:customStyle="1" w:styleId="ResNoBR">
    <w:name w:val="Res_No_BR"/>
    <w:basedOn w:val="RecNoBR"/>
    <w:next w:val="Normal"/>
  </w:style>
  <w:style w:type="paragraph" w:customStyle="1" w:styleId="Resref">
    <w:name w:val="Res_ref"/>
    <w:basedOn w:val="Recref"/>
    <w:next w:val="Resdate"/>
  </w:style>
  <w:style w:type="paragraph" w:customStyle="1" w:styleId="Restitle">
    <w:name w:val="Res_title"/>
    <w:basedOn w:val="Rectitle"/>
    <w:next w:val="Resref"/>
  </w:style>
  <w:style w:type="paragraph" w:customStyle="1" w:styleId="Section1">
    <w:name w:val="Section_1"/>
    <w:basedOn w:val="Normal"/>
    <w:next w:val="Normal"/>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pPr>
      <w:keepNext/>
      <w:keepLines/>
      <w:spacing w:before="480" w:after="80"/>
      <w:jc w:val="center"/>
    </w:pPr>
    <w:rPr>
      <w:caps/>
      <w:sz w:val="28"/>
    </w:rPr>
  </w:style>
  <w:style w:type="paragraph" w:customStyle="1" w:styleId="Sectiontitle">
    <w:name w:val="Section_title"/>
    <w:basedOn w:val="Normal"/>
    <w:next w:val="Normalaftertitle"/>
    <w:pPr>
      <w:keepNext/>
      <w:keepLines/>
      <w:spacing w:before="480" w:after="280"/>
      <w:jc w:val="center"/>
    </w:pPr>
    <w:rPr>
      <w:b/>
      <w:sz w:val="28"/>
    </w:rPr>
  </w:style>
  <w:style w:type="paragraph" w:customStyle="1" w:styleId="Source">
    <w:name w:val="Source"/>
    <w:basedOn w:val="Normal"/>
    <w:next w:val="Normalaftertitle"/>
    <w:pPr>
      <w:spacing w:before="840" w:after="200"/>
      <w:jc w:val="center"/>
    </w:pPr>
    <w:rPr>
      <w:b/>
      <w:sz w:val="28"/>
    </w:rPr>
  </w:style>
  <w:style w:type="paragraph" w:customStyle="1" w:styleId="SpecialFooter">
    <w:name w:val="Special Footer"/>
    <w:basedOn w:val="Footer"/>
    <w:pPr>
      <w:tabs>
        <w:tab w:val="left" w:pos="567"/>
        <w:tab w:val="left" w:pos="1134"/>
        <w:tab w:val="left" w:pos="1701"/>
        <w:tab w:val="left" w:pos="2268"/>
        <w:tab w:val="left" w:pos="2835"/>
      </w:tabs>
      <w:jc w:val="both"/>
    </w:pPr>
    <w:rPr>
      <w:caps w:val="0"/>
      <w:noProof w:val="0"/>
    </w:rPr>
  </w:style>
  <w:style w:type="character" w:customStyle="1" w:styleId="Tablefreq">
    <w:name w:val="Table_freq"/>
    <w:rPr>
      <w:b/>
      <w:color w:val="auto"/>
    </w:rPr>
  </w:style>
  <w:style w:type="paragraph" w:customStyle="1" w:styleId="Tablehead">
    <w:name w:val="Table_head"/>
    <w:basedOn w:val="Normal"/>
    <w:next w:val="Normal"/>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pPr>
      <w:keepNext/>
      <w:keepLines/>
      <w:spacing w:before="360" w:after="120"/>
      <w:jc w:val="center"/>
    </w:pPr>
    <w:rPr>
      <w:b/>
    </w:rPr>
  </w:style>
  <w:style w:type="paragraph" w:customStyle="1" w:styleId="TableNoBR">
    <w:name w:val="Table_No_BR"/>
    <w:basedOn w:val="Normal"/>
    <w:next w:val="TabletitleBR"/>
    <w:pPr>
      <w:keepNext/>
      <w:spacing w:before="560" w:after="120"/>
      <w:jc w:val="center"/>
    </w:pPr>
    <w:rPr>
      <w:caps/>
    </w:rPr>
  </w:style>
  <w:style w:type="paragraph" w:customStyle="1" w:styleId="Tableref">
    <w:name w:val="Table_ref"/>
    <w:basedOn w:val="Normal"/>
    <w:next w:val="TabletitleBR"/>
    <w:pPr>
      <w:keepNext/>
      <w:spacing w:before="0" w:after="120"/>
      <w:jc w:val="center"/>
    </w:pPr>
  </w:style>
  <w:style w:type="paragraph" w:customStyle="1" w:styleId="Tabletext">
    <w:name w:val="Table_text"/>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Pr>
      <w:b/>
    </w:rPr>
  </w:style>
  <w:style w:type="paragraph" w:customStyle="1" w:styleId="toc0">
    <w:name w:val="toc 0"/>
    <w:basedOn w:val="Normal"/>
    <w:next w:val="TOC1"/>
    <w:pPr>
      <w:tabs>
        <w:tab w:val="clear" w:pos="794"/>
        <w:tab w:val="clear" w:pos="1191"/>
        <w:tab w:val="clear" w:pos="1588"/>
        <w:tab w:val="clear" w:pos="1985"/>
        <w:tab w:val="right" w:pos="9639"/>
      </w:tabs>
    </w:pPr>
    <w:rPr>
      <w:b/>
    </w:rPr>
  </w:style>
  <w:style w:type="paragraph" w:styleId="TOC1">
    <w:name w:val="toc 1"/>
    <w:basedOn w:val="Normal"/>
    <w:uiPriority w:val="39"/>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pPr>
      <w:spacing w:before="80"/>
      <w:ind w:left="1531" w:hanging="851"/>
    </w:pPr>
  </w:style>
  <w:style w:type="paragraph" w:styleId="TOC3">
    <w:name w:val="toc 3"/>
    <w:basedOn w:val="TOC2"/>
    <w:semiHidden/>
  </w:style>
  <w:style w:type="paragraph" w:styleId="TOC4">
    <w:name w:val="toc 4"/>
    <w:basedOn w:val="TOC3"/>
    <w:semiHidden/>
  </w:style>
  <w:style w:type="paragraph" w:styleId="TOC5">
    <w:name w:val="toc 5"/>
    <w:basedOn w:val="TOC4"/>
    <w:semiHidden/>
  </w:style>
  <w:style w:type="paragraph" w:styleId="TOC6">
    <w:name w:val="toc 6"/>
    <w:basedOn w:val="TOC4"/>
    <w:semiHidden/>
  </w:style>
  <w:style w:type="paragraph" w:styleId="TOC7">
    <w:name w:val="toc 7"/>
    <w:basedOn w:val="TOC4"/>
    <w:semiHidden/>
  </w:style>
  <w:style w:type="paragraph" w:styleId="TOC8">
    <w:name w:val="toc 8"/>
    <w:basedOn w:val="TOC4"/>
    <w:semiHidden/>
  </w:style>
  <w:style w:type="character" w:styleId="Hyperlink">
    <w:name w:val="Hyperlink"/>
    <w:aliases w:val="超级链接,Style 58,超????,超?级链,超??级链Ú,fL????,fL?级,하이퍼링크2,超??级链,하이퍼링크21,CEO_Hyperlink,超?级链Ú,’´?级链,’´????,’´??级链Ú,’´??级"/>
    <w:qFormat/>
    <w:rsid w:val="003D2A59"/>
    <w:rPr>
      <w:color w:val="0000FF"/>
      <w:u w:val="single"/>
    </w:rPr>
  </w:style>
  <w:style w:type="paragraph" w:styleId="NormalWeb">
    <w:name w:val="Normal (Web)"/>
    <w:basedOn w:val="Normal"/>
    <w:uiPriority w:val="99"/>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BodyText">
    <w:name w:val="Body Text"/>
    <w:basedOn w:val="Normal"/>
    <w:link w:val="BodyTextChar"/>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 w:val="22"/>
      <w:szCs w:val="24"/>
      <w:lang w:val="en-US" w:eastAsia="ja-JP"/>
    </w:rPr>
  </w:style>
  <w:style w:type="paragraph" w:styleId="BalloonText">
    <w:name w:val="Balloon Text"/>
    <w:basedOn w:val="Normal"/>
    <w:link w:val="BalloonTextChar"/>
    <w:semiHidden/>
    <w:rsid w:val="00327EEA"/>
    <w:rPr>
      <w:rFonts w:ascii="Tahoma" w:hAnsi="Tahoma" w:cs="Tahoma"/>
      <w:sz w:val="16"/>
      <w:szCs w:val="16"/>
    </w:rPr>
  </w:style>
  <w:style w:type="paragraph" w:customStyle="1" w:styleId="Default">
    <w:name w:val="Default"/>
    <w:rsid w:val="00584BFB"/>
    <w:pPr>
      <w:autoSpaceDE w:val="0"/>
      <w:autoSpaceDN w:val="0"/>
      <w:adjustRightInd w:val="0"/>
    </w:pPr>
    <w:rPr>
      <w:rFonts w:ascii="Arial" w:hAnsi="Arial" w:cs="Arial"/>
      <w:color w:val="000000"/>
      <w:sz w:val="24"/>
      <w:szCs w:val="24"/>
      <w:lang w:val="en-US" w:eastAsia="en-US"/>
    </w:rPr>
  </w:style>
  <w:style w:type="paragraph" w:styleId="HTMLPreformatted">
    <w:name w:val="HTML Preformatted"/>
    <w:basedOn w:val="Normal"/>
    <w:link w:val="HTMLPreformattedChar"/>
    <w:uiPriority w:val="99"/>
    <w:unhideWhenUsed/>
    <w:rsid w:val="00FB0AAD"/>
    <w:pPr>
      <w:tabs>
        <w:tab w:val="clear" w:pos="794"/>
        <w:tab w:val="clear" w:pos="1191"/>
        <w:tab w:val="clear" w:pos="1588"/>
        <w:tab w:val="clear" w:pos="198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before="0"/>
      <w:textAlignment w:val="auto"/>
    </w:pPr>
    <w:rPr>
      <w:rFonts w:ascii="Courier New" w:hAnsi="Courier New"/>
      <w:sz w:val="20"/>
      <w:lang w:val="x-none" w:eastAsia="x-none"/>
    </w:rPr>
  </w:style>
  <w:style w:type="character" w:customStyle="1" w:styleId="HTMLPreformattedChar">
    <w:name w:val="HTML Preformatted Char"/>
    <w:link w:val="HTMLPreformatted"/>
    <w:uiPriority w:val="99"/>
    <w:rsid w:val="00FB0AAD"/>
    <w:rPr>
      <w:rFonts w:ascii="Courier New" w:hAnsi="Courier New" w:cs="Courier New"/>
    </w:rPr>
  </w:style>
  <w:style w:type="paragraph" w:customStyle="1" w:styleId="ResTitle0">
    <w:name w:val="ResTitle"/>
    <w:basedOn w:val="Normal"/>
    <w:link w:val="ResTitleChar"/>
    <w:uiPriority w:val="99"/>
    <w:rsid w:val="00B9125C"/>
    <w:pPr>
      <w:keepNext/>
      <w:shd w:val="clear" w:color="auto" w:fill="D9D9D9"/>
      <w:tabs>
        <w:tab w:val="clear" w:pos="794"/>
        <w:tab w:val="clear" w:pos="1191"/>
        <w:tab w:val="clear" w:pos="1588"/>
        <w:tab w:val="clear" w:pos="1985"/>
        <w:tab w:val="left" w:pos="1530"/>
        <w:tab w:val="left" w:pos="1800"/>
      </w:tabs>
      <w:overflowPunct/>
      <w:spacing w:before="240"/>
      <w:ind w:left="1800" w:hanging="1800"/>
      <w:textAlignment w:val="auto"/>
    </w:pPr>
    <w:rPr>
      <w:rFonts w:ascii="Calibri" w:hAnsi="Calibri"/>
      <w:b/>
      <w:szCs w:val="24"/>
      <w:lang w:val="en-US" w:eastAsia="ja-JP"/>
    </w:rPr>
  </w:style>
  <w:style w:type="character" w:customStyle="1" w:styleId="ResTitleChar">
    <w:name w:val="ResTitle Char"/>
    <w:link w:val="ResTitle0"/>
    <w:uiPriority w:val="99"/>
    <w:locked/>
    <w:rsid w:val="00B9125C"/>
    <w:rPr>
      <w:rFonts w:ascii="Calibri" w:eastAsia="MS Mincho" w:hAnsi="Calibri" w:cs="Symbol"/>
      <w:b/>
      <w:sz w:val="24"/>
      <w:szCs w:val="24"/>
      <w:shd w:val="clear" w:color="auto" w:fill="D9D9D9"/>
      <w:lang w:val="en-US" w:eastAsia="ja-JP"/>
    </w:rPr>
  </w:style>
  <w:style w:type="table" w:styleId="TableGrid">
    <w:name w:val="Table Grid"/>
    <w:basedOn w:val="TableNormal"/>
    <w:uiPriority w:val="39"/>
    <w:rsid w:val="004C10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TMLBody">
    <w:name w:val="HTML Body"/>
    <w:uiPriority w:val="99"/>
    <w:rsid w:val="004C10C6"/>
    <w:pPr>
      <w:autoSpaceDE w:val="0"/>
      <w:autoSpaceDN w:val="0"/>
      <w:adjustRightInd w:val="0"/>
    </w:pPr>
    <w:rPr>
      <w:rFonts w:ascii="Arial" w:hAnsi="Arial"/>
      <w:lang w:val="en-US" w:eastAsia="en-US"/>
    </w:rPr>
  </w:style>
  <w:style w:type="paragraph" w:customStyle="1" w:styleId="msolistparagraphcxspmiddle">
    <w:name w:val="msolistparagraphcxspmiddle"/>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cxsplast">
    <w:name w:val="msolistparagraphcxsplast"/>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0">
    <w:name w:val="msolistparagraph"/>
    <w:basedOn w:val="Normal"/>
    <w:uiPriority w:val="99"/>
    <w:rsid w:val="00AF15CE"/>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ListParagraph">
    <w:name w:val="List Paragraph"/>
    <w:basedOn w:val="Normal"/>
    <w:link w:val="ListParagraphChar"/>
    <w:uiPriority w:val="34"/>
    <w:qFormat/>
    <w:rsid w:val="00DB7FA2"/>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fr-FR" w:eastAsia="zh-CN"/>
    </w:rPr>
  </w:style>
  <w:style w:type="paragraph" w:customStyle="1" w:styleId="ResPara">
    <w:name w:val="ResPara"/>
    <w:basedOn w:val="Normal"/>
    <w:link w:val="ResParaChar"/>
    <w:uiPriority w:val="99"/>
    <w:rsid w:val="00E97E60"/>
    <w:pPr>
      <w:tabs>
        <w:tab w:val="clear" w:pos="794"/>
        <w:tab w:val="clear" w:pos="1191"/>
        <w:tab w:val="clear" w:pos="1588"/>
        <w:tab w:val="clear" w:pos="1985"/>
        <w:tab w:val="left" w:pos="720"/>
      </w:tabs>
      <w:overflowPunct/>
      <w:textAlignment w:val="auto"/>
    </w:pPr>
    <w:rPr>
      <w:rFonts w:ascii="Calibri" w:hAnsi="Calibri"/>
      <w:szCs w:val="24"/>
      <w:lang w:val="en-CA"/>
    </w:rPr>
  </w:style>
  <w:style w:type="character" w:customStyle="1" w:styleId="ResParaChar">
    <w:name w:val="ResPara Char"/>
    <w:link w:val="ResPara"/>
    <w:uiPriority w:val="99"/>
    <w:locked/>
    <w:rsid w:val="00E97E60"/>
    <w:rPr>
      <w:rFonts w:ascii="Calibri" w:eastAsia="MS Mincho" w:hAnsi="Calibri"/>
      <w:sz w:val="24"/>
      <w:szCs w:val="24"/>
      <w:lang w:val="en-CA" w:eastAsia="en-US"/>
    </w:rPr>
  </w:style>
  <w:style w:type="paragraph" w:customStyle="1" w:styleId="CM2">
    <w:name w:val="CM2"/>
    <w:basedOn w:val="Default"/>
    <w:next w:val="Default"/>
    <w:uiPriority w:val="99"/>
    <w:rsid w:val="00261194"/>
    <w:pPr>
      <w:widowControl w:val="0"/>
      <w:spacing w:line="276" w:lineRule="atLeast"/>
    </w:pPr>
    <w:rPr>
      <w:rFonts w:eastAsia="SimSun"/>
      <w:color w:val="auto"/>
      <w:lang w:val="fr-FR" w:eastAsia="zh-CN"/>
    </w:rPr>
  </w:style>
  <w:style w:type="paragraph" w:customStyle="1" w:styleId="CM22">
    <w:name w:val="CM22"/>
    <w:basedOn w:val="Default"/>
    <w:next w:val="Default"/>
    <w:uiPriority w:val="99"/>
    <w:rsid w:val="00AE4964"/>
    <w:pPr>
      <w:widowControl w:val="0"/>
    </w:pPr>
    <w:rPr>
      <w:rFonts w:eastAsia="SimSun"/>
      <w:color w:val="auto"/>
      <w:lang w:val="fr-FR" w:eastAsia="zh-CN"/>
    </w:rPr>
  </w:style>
  <w:style w:type="paragraph" w:customStyle="1" w:styleId="CM5">
    <w:name w:val="CM5"/>
    <w:basedOn w:val="Default"/>
    <w:next w:val="Default"/>
    <w:link w:val="CM5Char"/>
    <w:uiPriority w:val="99"/>
    <w:rsid w:val="00C41CC2"/>
    <w:pPr>
      <w:widowControl w:val="0"/>
    </w:pPr>
    <w:rPr>
      <w:rFonts w:cs="Times New Roman"/>
      <w:color w:val="auto"/>
    </w:rPr>
  </w:style>
  <w:style w:type="paragraph" w:customStyle="1" w:styleId="NumberedList">
    <w:name w:val="Numbered List"/>
    <w:basedOn w:val="CM5"/>
    <w:qFormat/>
    <w:rsid w:val="00C41CC2"/>
    <w:pPr>
      <w:numPr>
        <w:numId w:val="1"/>
      </w:numPr>
      <w:tabs>
        <w:tab w:val="num" w:pos="720"/>
      </w:tabs>
      <w:spacing w:after="285" w:line="293" w:lineRule="atLeast"/>
      <w:ind w:left="1080"/>
    </w:pPr>
    <w:rPr>
      <w:rFonts w:ascii="Calibri" w:hAnsi="Calibri" w:cs="Calibri"/>
      <w:sz w:val="23"/>
      <w:szCs w:val="23"/>
    </w:rPr>
  </w:style>
  <w:style w:type="character" w:customStyle="1" w:styleId="CM5Char">
    <w:name w:val="CM5 Char"/>
    <w:link w:val="CM5"/>
    <w:uiPriority w:val="99"/>
    <w:rsid w:val="00C41CC2"/>
    <w:rPr>
      <w:rFonts w:ascii="Arial" w:hAnsi="Arial" w:cs="Arial"/>
      <w:sz w:val="24"/>
      <w:szCs w:val="24"/>
      <w:lang w:val="en-US" w:eastAsia="en-US"/>
    </w:rPr>
  </w:style>
  <w:style w:type="paragraph" w:styleId="PlainText">
    <w:name w:val="Plain Text"/>
    <w:basedOn w:val="Normal"/>
    <w:link w:val="PlainTextChar"/>
    <w:uiPriority w:val="99"/>
    <w:rsid w:val="00C330CD"/>
    <w:pPr>
      <w:tabs>
        <w:tab w:val="clear" w:pos="794"/>
        <w:tab w:val="clear" w:pos="1191"/>
        <w:tab w:val="clear" w:pos="1588"/>
        <w:tab w:val="clear" w:pos="1985"/>
      </w:tabs>
      <w:overflowPunct/>
      <w:autoSpaceDE/>
      <w:autoSpaceDN/>
      <w:adjustRightInd/>
      <w:spacing w:before="0"/>
      <w:textAlignment w:val="auto"/>
    </w:pPr>
    <w:rPr>
      <w:rFonts w:ascii="Georgia" w:hAnsi="Georgia"/>
      <w:sz w:val="22"/>
      <w:szCs w:val="22"/>
      <w:lang w:val="en-US"/>
    </w:rPr>
  </w:style>
  <w:style w:type="character" w:customStyle="1" w:styleId="PlainTextChar">
    <w:name w:val="Plain Text Char"/>
    <w:link w:val="PlainText"/>
    <w:uiPriority w:val="99"/>
    <w:rsid w:val="00C330CD"/>
    <w:rPr>
      <w:rFonts w:ascii="Georgia" w:eastAsia="MS Mincho" w:hAnsi="Georgia"/>
      <w:sz w:val="22"/>
      <w:szCs w:val="22"/>
      <w:lang w:val="en-US" w:eastAsia="en-US"/>
    </w:rPr>
  </w:style>
  <w:style w:type="paragraph" w:customStyle="1" w:styleId="ResBullet">
    <w:name w:val="ResBullet"/>
    <w:basedOn w:val="Normal"/>
    <w:link w:val="ResBulletChar"/>
    <w:uiPriority w:val="99"/>
    <w:rsid w:val="00EE1721"/>
    <w:pPr>
      <w:numPr>
        <w:numId w:val="2"/>
      </w:numPr>
      <w:tabs>
        <w:tab w:val="clear" w:pos="794"/>
        <w:tab w:val="clear" w:pos="1191"/>
        <w:tab w:val="clear" w:pos="1588"/>
        <w:tab w:val="clear" w:pos="1985"/>
      </w:tabs>
      <w:overflowPunct/>
      <w:spacing w:before="0"/>
      <w:textAlignment w:val="auto"/>
    </w:pPr>
    <w:rPr>
      <w:rFonts w:ascii="Calibri" w:hAnsi="Calibri"/>
      <w:szCs w:val="24"/>
      <w:lang w:val="en-CA"/>
    </w:rPr>
  </w:style>
  <w:style w:type="character" w:customStyle="1" w:styleId="ResBulletChar">
    <w:name w:val="ResBullet Char"/>
    <w:link w:val="ResBullet"/>
    <w:uiPriority w:val="99"/>
    <w:locked/>
    <w:rsid w:val="00EE1721"/>
    <w:rPr>
      <w:rFonts w:ascii="Calibri" w:hAnsi="Calibri"/>
      <w:sz w:val="24"/>
      <w:szCs w:val="24"/>
      <w:lang w:val="en-CA" w:eastAsia="en-US"/>
    </w:rPr>
  </w:style>
  <w:style w:type="paragraph" w:customStyle="1" w:styleId="Docnumber">
    <w:name w:val="Docnumber"/>
    <w:basedOn w:val="Normal"/>
    <w:link w:val="DocnumberChar"/>
    <w:qFormat/>
    <w:rsid w:val="0086306E"/>
    <w:pPr>
      <w:jc w:val="right"/>
    </w:pPr>
    <w:rPr>
      <w:b/>
      <w:bCs/>
      <w:sz w:val="40"/>
    </w:rPr>
  </w:style>
  <w:style w:type="character" w:customStyle="1" w:styleId="DocnumberChar">
    <w:name w:val="Docnumber Char"/>
    <w:link w:val="Docnumber"/>
    <w:rsid w:val="0086306E"/>
    <w:rPr>
      <w:b/>
      <w:bCs/>
      <w:sz w:val="40"/>
      <w:lang w:val="en-GB" w:eastAsia="en-US"/>
    </w:rPr>
  </w:style>
  <w:style w:type="paragraph" w:customStyle="1" w:styleId="REC">
    <w:name w:val=".REC"/>
    <w:basedOn w:val="Normal"/>
    <w:link w:val="RECChar"/>
    <w:qFormat/>
    <w:rsid w:val="002E39E9"/>
    <w:pPr>
      <w:keepNext/>
      <w:keepLines/>
      <w:shd w:val="clear" w:color="auto" w:fill="EAF1DD"/>
      <w:tabs>
        <w:tab w:val="clear" w:pos="794"/>
        <w:tab w:val="clear" w:pos="1191"/>
        <w:tab w:val="clear" w:pos="1588"/>
        <w:tab w:val="clear" w:pos="1985"/>
        <w:tab w:val="left" w:pos="2160"/>
      </w:tabs>
      <w:overflowPunct/>
      <w:autoSpaceDE/>
      <w:autoSpaceDN/>
      <w:adjustRightInd/>
      <w:spacing w:before="240"/>
      <w:ind w:left="2160" w:hanging="2160"/>
      <w:textAlignment w:val="auto"/>
    </w:pPr>
    <w:rPr>
      <w:rFonts w:ascii="Calibri" w:eastAsia="Calibri" w:hAnsi="Calibri" w:cs="Calibri"/>
      <w:b/>
      <w:iCs/>
      <w:sz w:val="22"/>
      <w:szCs w:val="22"/>
      <w:lang w:eastAsia="ar-SA"/>
    </w:rPr>
  </w:style>
  <w:style w:type="paragraph" w:customStyle="1" w:styleId="BODY">
    <w:name w:val=".BODY"/>
    <w:basedOn w:val="Normal"/>
    <w:link w:val="BODYChar"/>
    <w:qFormat/>
    <w:rsid w:val="002E39E9"/>
    <w:pPr>
      <w:tabs>
        <w:tab w:val="clear" w:pos="794"/>
        <w:tab w:val="clear" w:pos="1191"/>
        <w:tab w:val="clear" w:pos="1588"/>
        <w:tab w:val="clear" w:pos="1985"/>
      </w:tabs>
      <w:overflowPunct/>
      <w:autoSpaceDE/>
      <w:autoSpaceDN/>
      <w:adjustRightInd/>
      <w:spacing w:before="0" w:after="240"/>
      <w:textAlignment w:val="auto"/>
    </w:pPr>
    <w:rPr>
      <w:rFonts w:ascii="Calibri" w:eastAsia="Calibri" w:hAnsi="Calibri" w:cs="Calibri"/>
      <w:iCs/>
      <w:sz w:val="22"/>
      <w:szCs w:val="22"/>
      <w:lang w:eastAsia="ar-SA"/>
    </w:rPr>
  </w:style>
  <w:style w:type="character" w:customStyle="1" w:styleId="RECChar">
    <w:name w:val=".REC Char"/>
    <w:link w:val="REC"/>
    <w:rsid w:val="002E39E9"/>
    <w:rPr>
      <w:rFonts w:ascii="Calibri" w:eastAsia="Calibri" w:hAnsi="Calibri" w:cs="Calibri"/>
      <w:b/>
      <w:iCs/>
      <w:sz w:val="22"/>
      <w:szCs w:val="22"/>
      <w:shd w:val="clear" w:color="auto" w:fill="EAF1DD"/>
      <w:lang w:val="en-GB" w:eastAsia="ar-SA"/>
    </w:rPr>
  </w:style>
  <w:style w:type="character" w:customStyle="1" w:styleId="BODYChar">
    <w:name w:val=".BODY Char"/>
    <w:link w:val="BODY"/>
    <w:rsid w:val="002E39E9"/>
    <w:rPr>
      <w:rFonts w:ascii="Calibri" w:eastAsia="Calibri" w:hAnsi="Calibri" w:cs="Calibri"/>
      <w:iCs/>
      <w:sz w:val="22"/>
      <w:szCs w:val="22"/>
      <w:lang w:val="en-GB" w:eastAsia="ar-SA"/>
    </w:rPr>
  </w:style>
  <w:style w:type="character" w:styleId="CommentReference">
    <w:name w:val="annotation reference"/>
    <w:uiPriority w:val="99"/>
    <w:rsid w:val="00BC478F"/>
    <w:rPr>
      <w:sz w:val="16"/>
      <w:szCs w:val="16"/>
    </w:rPr>
  </w:style>
  <w:style w:type="paragraph" w:styleId="CommentText">
    <w:name w:val="annotation text"/>
    <w:basedOn w:val="Normal"/>
    <w:link w:val="CommentTextChar"/>
    <w:uiPriority w:val="99"/>
    <w:rsid w:val="00BC478F"/>
    <w:rPr>
      <w:sz w:val="20"/>
    </w:rPr>
  </w:style>
  <w:style w:type="character" w:customStyle="1" w:styleId="CommentTextChar">
    <w:name w:val="Comment Text Char"/>
    <w:link w:val="CommentText"/>
    <w:uiPriority w:val="99"/>
    <w:rsid w:val="00BC478F"/>
    <w:rPr>
      <w:lang w:val="en-GB" w:eastAsia="en-US"/>
    </w:rPr>
  </w:style>
  <w:style w:type="paragraph" w:styleId="CommentSubject">
    <w:name w:val="annotation subject"/>
    <w:basedOn w:val="CommentText"/>
    <w:next w:val="CommentText"/>
    <w:link w:val="CommentSubjectChar"/>
    <w:rsid w:val="00BC478F"/>
    <w:rPr>
      <w:b/>
      <w:bCs/>
    </w:rPr>
  </w:style>
  <w:style w:type="character" w:customStyle="1" w:styleId="CommentSubjectChar">
    <w:name w:val="Comment Subject Char"/>
    <w:link w:val="CommentSubject"/>
    <w:rsid w:val="00BC478F"/>
    <w:rPr>
      <w:b/>
      <w:bCs/>
      <w:lang w:val="en-GB" w:eastAsia="en-US"/>
    </w:rPr>
  </w:style>
  <w:style w:type="paragraph" w:customStyle="1" w:styleId="ResTitle1">
    <w:name w:val=".ResTitle"/>
    <w:basedOn w:val="ResTitle0"/>
    <w:link w:val="ResTitleChar0"/>
    <w:qFormat/>
    <w:rsid w:val="00095A17"/>
    <w:pPr>
      <w:keepLines/>
      <w:tabs>
        <w:tab w:val="clear" w:pos="1530"/>
        <w:tab w:val="clear" w:pos="1800"/>
        <w:tab w:val="left" w:pos="1620"/>
        <w:tab w:val="left" w:pos="1980"/>
      </w:tabs>
      <w:spacing w:before="360"/>
      <w:ind w:left="1987" w:hanging="1987"/>
    </w:pPr>
    <w:rPr>
      <w:rFonts w:cs="Calibri"/>
    </w:rPr>
  </w:style>
  <w:style w:type="paragraph" w:customStyle="1" w:styleId="ResBod">
    <w:name w:val=".ResBod"/>
    <w:basedOn w:val="ResPara"/>
    <w:link w:val="ResBodChar"/>
    <w:qFormat/>
    <w:rsid w:val="00095A17"/>
    <w:rPr>
      <w:rFonts w:cs="Calibri"/>
      <w:lang w:val="en-US"/>
    </w:rPr>
  </w:style>
  <w:style w:type="character" w:customStyle="1" w:styleId="ResTitleChar0">
    <w:name w:val=".ResTitle Char"/>
    <w:link w:val="ResTitle1"/>
    <w:rsid w:val="00095A17"/>
    <w:rPr>
      <w:rFonts w:ascii="Calibri" w:eastAsia="MS Mincho" w:hAnsi="Calibri" w:cs="Calibri"/>
      <w:b/>
      <w:sz w:val="24"/>
      <w:szCs w:val="24"/>
      <w:shd w:val="clear" w:color="auto" w:fill="D9D9D9"/>
      <w:lang w:val="en-US" w:eastAsia="ja-JP"/>
    </w:rPr>
  </w:style>
  <w:style w:type="character" w:customStyle="1" w:styleId="ResBodChar">
    <w:name w:val=".ResBod Char"/>
    <w:link w:val="ResBod"/>
    <w:rsid w:val="00095A17"/>
    <w:rPr>
      <w:rFonts w:ascii="Calibri" w:eastAsia="MS Mincho" w:hAnsi="Calibri" w:cs="Calibri"/>
      <w:sz w:val="24"/>
      <w:szCs w:val="24"/>
      <w:lang w:val="en-US" w:eastAsia="en-US"/>
    </w:rPr>
  </w:style>
  <w:style w:type="paragraph" w:customStyle="1" w:styleId="positionsfranaises">
    <w:name w:val="positionsfranaises"/>
    <w:basedOn w:val="Normal"/>
    <w:rsid w:val="00652FF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Calibri"/>
      <w:szCs w:val="24"/>
      <w:lang w:val="en-US"/>
    </w:rPr>
  </w:style>
  <w:style w:type="paragraph" w:customStyle="1" w:styleId="ResBul1">
    <w:name w:val=".ResBul1"/>
    <w:basedOn w:val="ResBullet"/>
    <w:qFormat/>
    <w:rsid w:val="00403FE7"/>
    <w:pPr>
      <w:numPr>
        <w:numId w:val="0"/>
      </w:numPr>
      <w:ind w:left="-117" w:hanging="360"/>
    </w:pPr>
    <w:rPr>
      <w:rFonts w:cs="Calibri"/>
      <w:lang w:val="en-US" w:eastAsia="ja-JP"/>
    </w:rPr>
  </w:style>
  <w:style w:type="character" w:customStyle="1" w:styleId="ListParagraphChar">
    <w:name w:val="List Paragraph Char"/>
    <w:link w:val="ListParagraph"/>
    <w:uiPriority w:val="34"/>
    <w:rsid w:val="00CA620E"/>
    <w:rPr>
      <w:sz w:val="24"/>
      <w:szCs w:val="24"/>
    </w:rPr>
  </w:style>
  <w:style w:type="character" w:customStyle="1" w:styleId="1">
    <w:name w:val="未解決のメンション1"/>
    <w:basedOn w:val="DefaultParagraphFont"/>
    <w:uiPriority w:val="99"/>
    <w:semiHidden/>
    <w:unhideWhenUsed/>
    <w:rsid w:val="00A44170"/>
    <w:rPr>
      <w:color w:val="808080"/>
      <w:shd w:val="clear" w:color="auto" w:fill="E6E6E6"/>
    </w:rPr>
  </w:style>
  <w:style w:type="character" w:styleId="Strong">
    <w:name w:val="Strong"/>
    <w:basedOn w:val="DefaultParagraphFont"/>
    <w:uiPriority w:val="22"/>
    <w:qFormat/>
    <w:rsid w:val="009D4631"/>
    <w:rPr>
      <w:b/>
      <w:bCs/>
    </w:rPr>
  </w:style>
  <w:style w:type="table" w:customStyle="1" w:styleId="10">
    <w:name w:val="表 (格子)1"/>
    <w:basedOn w:val="TableNormal"/>
    <w:next w:val="TableGrid"/>
    <w:rsid w:val="00206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ngleTxtGChar">
    <w:name w:val="_ Single Txt_G Char"/>
    <w:basedOn w:val="DefaultParagraphFont"/>
    <w:link w:val="SingleTxtG"/>
    <w:rsid w:val="00206A8E"/>
    <w:rPr>
      <w:lang w:val="en-GB" w:eastAsia="en-US"/>
    </w:rPr>
  </w:style>
  <w:style w:type="paragraph" w:customStyle="1" w:styleId="SingleTxtG">
    <w:name w:val="_ Single Txt_G"/>
    <w:basedOn w:val="Normal"/>
    <w:link w:val="SingleTxtGChar"/>
    <w:qFormat/>
    <w:rsid w:val="00206A8E"/>
    <w:pPr>
      <w:tabs>
        <w:tab w:val="clear" w:pos="794"/>
        <w:tab w:val="clear" w:pos="1191"/>
        <w:tab w:val="clear" w:pos="1588"/>
        <w:tab w:val="clear" w:pos="1985"/>
      </w:tabs>
      <w:suppressAutoHyphens/>
      <w:overflowPunct/>
      <w:autoSpaceDE/>
      <w:autoSpaceDN/>
      <w:adjustRightInd/>
      <w:spacing w:before="0" w:after="120" w:line="240" w:lineRule="atLeast"/>
      <w:ind w:left="1134" w:right="1134"/>
      <w:jc w:val="both"/>
      <w:textAlignment w:val="auto"/>
    </w:pPr>
    <w:rPr>
      <w:sz w:val="20"/>
    </w:rPr>
  </w:style>
  <w:style w:type="character" w:customStyle="1" w:styleId="BalloonTextChar">
    <w:name w:val="Balloon Text Char"/>
    <w:basedOn w:val="DefaultParagraphFont"/>
    <w:link w:val="BalloonText"/>
    <w:semiHidden/>
    <w:rsid w:val="00206A8E"/>
    <w:rPr>
      <w:rFonts w:ascii="Tahoma" w:hAnsi="Tahoma" w:cs="Tahoma"/>
      <w:sz w:val="16"/>
      <w:szCs w:val="16"/>
      <w:lang w:val="en-GB" w:eastAsia="en-US"/>
    </w:rPr>
  </w:style>
  <w:style w:type="character" w:customStyle="1" w:styleId="HeaderChar">
    <w:name w:val="Header Char"/>
    <w:basedOn w:val="DefaultParagraphFont"/>
    <w:link w:val="Header"/>
    <w:rsid w:val="00206A8E"/>
    <w:rPr>
      <w:sz w:val="18"/>
      <w:lang w:val="en-GB" w:eastAsia="en-US"/>
    </w:rPr>
  </w:style>
  <w:style w:type="character" w:customStyle="1" w:styleId="FooterChar">
    <w:name w:val="Footer Char"/>
    <w:basedOn w:val="DefaultParagraphFont"/>
    <w:link w:val="Footer"/>
    <w:rsid w:val="00206A8E"/>
    <w:rPr>
      <w:caps/>
      <w:noProof/>
      <w:sz w:val="16"/>
      <w:lang w:val="en-GB" w:eastAsia="en-US"/>
    </w:rPr>
  </w:style>
  <w:style w:type="character" w:customStyle="1" w:styleId="Heading1Char">
    <w:name w:val="Heading 1 Char"/>
    <w:basedOn w:val="DefaultParagraphFont"/>
    <w:link w:val="Heading1"/>
    <w:rsid w:val="00380743"/>
    <w:rPr>
      <w:b/>
      <w:sz w:val="24"/>
      <w:lang w:val="en-GB" w:eastAsia="en-US"/>
    </w:rPr>
  </w:style>
  <w:style w:type="character" w:customStyle="1" w:styleId="Heading2Char">
    <w:name w:val="Heading 2 Char"/>
    <w:basedOn w:val="DefaultParagraphFont"/>
    <w:link w:val="Heading2"/>
    <w:rsid w:val="00380743"/>
    <w:rPr>
      <w:b/>
      <w:sz w:val="24"/>
      <w:lang w:val="en-GB" w:eastAsia="en-US"/>
    </w:rPr>
  </w:style>
  <w:style w:type="character" w:customStyle="1" w:styleId="Heading3Char">
    <w:name w:val="Heading 3 Char"/>
    <w:basedOn w:val="DefaultParagraphFont"/>
    <w:link w:val="Heading3"/>
    <w:rsid w:val="00380743"/>
    <w:rPr>
      <w:b/>
      <w:sz w:val="24"/>
      <w:lang w:val="en-GB" w:eastAsia="en-US"/>
    </w:rPr>
  </w:style>
  <w:style w:type="character" w:customStyle="1" w:styleId="Heading4Char">
    <w:name w:val="Heading 4 Char"/>
    <w:basedOn w:val="DefaultParagraphFont"/>
    <w:link w:val="Heading4"/>
    <w:rsid w:val="00380743"/>
    <w:rPr>
      <w:b/>
      <w:sz w:val="24"/>
      <w:lang w:val="en-GB" w:eastAsia="en-US"/>
    </w:rPr>
  </w:style>
  <w:style w:type="character" w:customStyle="1" w:styleId="Heading5Char">
    <w:name w:val="Heading 5 Char"/>
    <w:basedOn w:val="DefaultParagraphFont"/>
    <w:link w:val="Heading5"/>
    <w:rsid w:val="00380743"/>
    <w:rPr>
      <w:b/>
      <w:sz w:val="24"/>
      <w:lang w:val="en-GB" w:eastAsia="en-US"/>
    </w:rPr>
  </w:style>
  <w:style w:type="character" w:customStyle="1" w:styleId="Heading6Char">
    <w:name w:val="Heading 6 Char"/>
    <w:basedOn w:val="DefaultParagraphFont"/>
    <w:link w:val="Heading6"/>
    <w:rsid w:val="00380743"/>
    <w:rPr>
      <w:b/>
      <w:sz w:val="24"/>
      <w:lang w:val="en-GB" w:eastAsia="en-US"/>
    </w:rPr>
  </w:style>
  <w:style w:type="character" w:customStyle="1" w:styleId="Heading7Char">
    <w:name w:val="Heading 7 Char"/>
    <w:basedOn w:val="DefaultParagraphFont"/>
    <w:link w:val="Heading7"/>
    <w:rsid w:val="00380743"/>
    <w:rPr>
      <w:b/>
      <w:sz w:val="24"/>
      <w:lang w:val="en-GB" w:eastAsia="en-US"/>
    </w:rPr>
  </w:style>
  <w:style w:type="character" w:customStyle="1" w:styleId="Heading8Char">
    <w:name w:val="Heading 8 Char"/>
    <w:basedOn w:val="DefaultParagraphFont"/>
    <w:link w:val="Heading8"/>
    <w:rsid w:val="00380743"/>
    <w:rPr>
      <w:b/>
      <w:sz w:val="24"/>
      <w:lang w:val="en-GB" w:eastAsia="en-US"/>
    </w:rPr>
  </w:style>
  <w:style w:type="character" w:customStyle="1" w:styleId="Heading9Char">
    <w:name w:val="Heading 9 Char"/>
    <w:basedOn w:val="DefaultParagraphFont"/>
    <w:link w:val="Heading9"/>
    <w:rsid w:val="00380743"/>
    <w:rPr>
      <w:b/>
      <w:sz w:val="24"/>
      <w:lang w:val="en-GB" w:eastAsia="en-US"/>
    </w:rPr>
  </w:style>
  <w:style w:type="character" w:styleId="FollowedHyperlink">
    <w:name w:val="FollowedHyperlink"/>
    <w:basedOn w:val="DefaultParagraphFont"/>
    <w:semiHidden/>
    <w:unhideWhenUsed/>
    <w:rsid w:val="00380743"/>
    <w:rPr>
      <w:color w:val="800080" w:themeColor="followedHyperlink"/>
      <w:u w:val="single"/>
    </w:rPr>
  </w:style>
  <w:style w:type="paragraph" w:customStyle="1" w:styleId="msonormal0">
    <w:name w:val="msonormal"/>
    <w:basedOn w:val="Normal"/>
    <w:rsid w:val="00380743"/>
    <w:pPr>
      <w:tabs>
        <w:tab w:val="clear" w:pos="794"/>
        <w:tab w:val="clear" w:pos="1191"/>
        <w:tab w:val="clear" w:pos="1588"/>
        <w:tab w:val="clear" w:pos="1985"/>
      </w:tabs>
      <w:overflowPunct/>
      <w:autoSpaceDE/>
      <w:autoSpaceDN/>
      <w:adjustRightInd/>
      <w:spacing w:before="100" w:beforeAutospacing="1" w:after="100" w:afterAutospacing="1"/>
      <w:jc w:val="both"/>
      <w:textAlignment w:val="auto"/>
    </w:pPr>
    <w:rPr>
      <w:rFonts w:eastAsia="SimSun"/>
      <w:szCs w:val="24"/>
      <w:lang w:val="en-US" w:eastAsia="ja-JP"/>
    </w:rPr>
  </w:style>
  <w:style w:type="paragraph" w:styleId="TOC9">
    <w:name w:val="toc 9"/>
    <w:basedOn w:val="TOC3"/>
    <w:autoRedefine/>
    <w:semiHidden/>
    <w:unhideWhenUsed/>
    <w:rsid w:val="00380743"/>
    <w:pPr>
      <w:keepLines w:val="0"/>
      <w:textAlignment w:val="auto"/>
    </w:pPr>
    <w:rPr>
      <w:rFonts w:eastAsia="SimSun"/>
      <w:lang w:eastAsia="zh-CN"/>
    </w:rPr>
  </w:style>
  <w:style w:type="paragraph" w:styleId="TableofFigures">
    <w:name w:val="table of figures"/>
    <w:basedOn w:val="Normal"/>
    <w:next w:val="Normal"/>
    <w:uiPriority w:val="99"/>
    <w:semiHidden/>
    <w:unhideWhenUsed/>
    <w:rsid w:val="00380743"/>
    <w:pPr>
      <w:tabs>
        <w:tab w:val="clear" w:pos="794"/>
        <w:tab w:val="clear" w:pos="1191"/>
        <w:tab w:val="clear" w:pos="1588"/>
        <w:tab w:val="clear" w:pos="1985"/>
        <w:tab w:val="right" w:leader="dot" w:pos="9639"/>
      </w:tabs>
      <w:overflowPunct/>
      <w:autoSpaceDE/>
      <w:autoSpaceDN/>
      <w:adjustRightInd/>
      <w:jc w:val="both"/>
      <w:textAlignment w:val="auto"/>
    </w:pPr>
    <w:rPr>
      <w:rFonts w:eastAsia="SimSun"/>
      <w:szCs w:val="24"/>
      <w:lang w:eastAsia="ja-JP"/>
    </w:rPr>
  </w:style>
  <w:style w:type="paragraph" w:styleId="EndnoteText">
    <w:name w:val="endnote text"/>
    <w:basedOn w:val="Normal"/>
    <w:link w:val="EndnoteTextChar"/>
    <w:semiHidden/>
    <w:unhideWhenUsed/>
    <w:rsid w:val="00380743"/>
    <w:pPr>
      <w:tabs>
        <w:tab w:val="clear" w:pos="794"/>
        <w:tab w:val="clear" w:pos="1191"/>
        <w:tab w:val="clear" w:pos="1588"/>
        <w:tab w:val="clear" w:pos="1985"/>
      </w:tabs>
      <w:overflowPunct/>
      <w:autoSpaceDE/>
      <w:autoSpaceDN/>
      <w:adjustRightInd/>
      <w:spacing w:before="0"/>
      <w:jc w:val="both"/>
      <w:textAlignment w:val="auto"/>
    </w:pPr>
    <w:rPr>
      <w:rFonts w:eastAsia="SimSun"/>
      <w:sz w:val="20"/>
      <w:szCs w:val="24"/>
      <w:lang w:eastAsia="ja-JP"/>
    </w:rPr>
  </w:style>
  <w:style w:type="character" w:customStyle="1" w:styleId="EndnoteTextChar">
    <w:name w:val="Endnote Text Char"/>
    <w:basedOn w:val="DefaultParagraphFont"/>
    <w:link w:val="EndnoteText"/>
    <w:semiHidden/>
    <w:rsid w:val="00380743"/>
    <w:rPr>
      <w:rFonts w:eastAsia="SimSun"/>
      <w:szCs w:val="24"/>
      <w:lang w:val="en-GB" w:eastAsia="ja-JP"/>
    </w:rPr>
  </w:style>
  <w:style w:type="paragraph" w:styleId="Title">
    <w:name w:val="Title"/>
    <w:basedOn w:val="Normal"/>
    <w:next w:val="Normal"/>
    <w:link w:val="TitleChar"/>
    <w:qFormat/>
    <w:rsid w:val="00380743"/>
    <w:pPr>
      <w:tabs>
        <w:tab w:val="clear" w:pos="794"/>
        <w:tab w:val="clear" w:pos="1191"/>
        <w:tab w:val="clear" w:pos="1588"/>
        <w:tab w:val="clear" w:pos="1985"/>
      </w:tabs>
      <w:overflowPunct/>
      <w:autoSpaceDE/>
      <w:autoSpaceDN/>
      <w:adjustRightInd/>
      <w:spacing w:before="240" w:after="60"/>
      <w:jc w:val="center"/>
      <w:textAlignment w:val="auto"/>
      <w:outlineLvl w:val="0"/>
    </w:pPr>
    <w:rPr>
      <w:rFonts w:ascii="Cambria" w:eastAsia="SimSun" w:hAnsi="Cambria"/>
      <w:b/>
      <w:bCs/>
      <w:kern w:val="28"/>
      <w:sz w:val="32"/>
      <w:szCs w:val="32"/>
      <w:lang w:val="en-US" w:eastAsia="ja-JP"/>
    </w:rPr>
  </w:style>
  <w:style w:type="character" w:customStyle="1" w:styleId="TitleChar">
    <w:name w:val="Title Char"/>
    <w:basedOn w:val="DefaultParagraphFont"/>
    <w:link w:val="Title"/>
    <w:rsid w:val="00380743"/>
    <w:rPr>
      <w:rFonts w:ascii="Cambria" w:eastAsia="SimSun" w:hAnsi="Cambria"/>
      <w:b/>
      <w:bCs/>
      <w:kern w:val="28"/>
      <w:sz w:val="32"/>
      <w:szCs w:val="32"/>
      <w:lang w:val="en-US" w:eastAsia="ja-JP"/>
    </w:rPr>
  </w:style>
  <w:style w:type="character" w:customStyle="1" w:styleId="BodyTextChar">
    <w:name w:val="Body Text Char"/>
    <w:basedOn w:val="DefaultParagraphFont"/>
    <w:link w:val="BodyText"/>
    <w:rsid w:val="00380743"/>
    <w:rPr>
      <w:sz w:val="22"/>
      <w:szCs w:val="24"/>
      <w:lang w:val="en-US" w:eastAsia="ja-JP"/>
    </w:rPr>
  </w:style>
  <w:style w:type="paragraph" w:styleId="Subtitle">
    <w:name w:val="Subtitle"/>
    <w:basedOn w:val="Normal"/>
    <w:next w:val="Normal"/>
    <w:link w:val="SubtitleChar"/>
    <w:qFormat/>
    <w:rsid w:val="00380743"/>
    <w:pPr>
      <w:jc w:val="center"/>
      <w:textAlignment w:val="auto"/>
      <w:outlineLvl w:val="1"/>
    </w:pPr>
    <w:rPr>
      <w:rFonts w:ascii="Calibri" w:eastAsia="SimSun" w:hAnsi="Calibri" w:cs="Arial"/>
      <w:color w:val="5A5A5A"/>
      <w:spacing w:val="15"/>
      <w:sz w:val="22"/>
      <w:szCs w:val="22"/>
      <w:lang w:eastAsia="ja-JP"/>
    </w:rPr>
  </w:style>
  <w:style w:type="character" w:customStyle="1" w:styleId="SubtitleChar">
    <w:name w:val="Subtitle Char"/>
    <w:basedOn w:val="DefaultParagraphFont"/>
    <w:link w:val="Subtitle"/>
    <w:rsid w:val="00380743"/>
    <w:rPr>
      <w:rFonts w:ascii="Calibri" w:eastAsia="SimSun" w:hAnsi="Calibri" w:cs="Arial"/>
      <w:color w:val="5A5A5A"/>
      <w:spacing w:val="15"/>
      <w:sz w:val="22"/>
      <w:szCs w:val="22"/>
      <w:lang w:val="en-GB" w:eastAsia="ja-JP"/>
    </w:rPr>
  </w:style>
  <w:style w:type="paragraph" w:styleId="Date">
    <w:name w:val="Date"/>
    <w:basedOn w:val="Normal"/>
    <w:next w:val="Normal"/>
    <w:link w:val="DateChar"/>
    <w:unhideWhenUsed/>
    <w:rsid w:val="00380743"/>
    <w:pPr>
      <w:jc w:val="both"/>
      <w:textAlignment w:val="auto"/>
    </w:pPr>
    <w:rPr>
      <w:rFonts w:eastAsia="SimSun"/>
      <w:lang w:eastAsia="zh-CN"/>
    </w:rPr>
  </w:style>
  <w:style w:type="character" w:customStyle="1" w:styleId="DateChar">
    <w:name w:val="Date Char"/>
    <w:basedOn w:val="DefaultParagraphFont"/>
    <w:link w:val="Date"/>
    <w:rsid w:val="00380743"/>
    <w:rPr>
      <w:rFonts w:eastAsia="SimSun"/>
      <w:sz w:val="24"/>
      <w:lang w:val="en-GB"/>
    </w:rPr>
  </w:style>
  <w:style w:type="paragraph" w:styleId="DocumentMap">
    <w:name w:val="Document Map"/>
    <w:basedOn w:val="Normal"/>
    <w:link w:val="DocumentMapChar"/>
    <w:semiHidden/>
    <w:unhideWhenUsed/>
    <w:rsid w:val="00380743"/>
    <w:pPr>
      <w:jc w:val="both"/>
      <w:textAlignment w:val="auto"/>
    </w:pPr>
    <w:rPr>
      <w:rFonts w:ascii="MS UI Gothic" w:eastAsia="MS UI Gothic"/>
      <w:sz w:val="18"/>
      <w:szCs w:val="18"/>
      <w:lang w:eastAsia="zh-CN"/>
    </w:rPr>
  </w:style>
  <w:style w:type="character" w:customStyle="1" w:styleId="DocumentMapChar">
    <w:name w:val="Document Map Char"/>
    <w:basedOn w:val="DefaultParagraphFont"/>
    <w:link w:val="DocumentMap"/>
    <w:semiHidden/>
    <w:rsid w:val="00380743"/>
    <w:rPr>
      <w:rFonts w:ascii="MS UI Gothic" w:eastAsia="MS UI Gothic"/>
      <w:sz w:val="18"/>
      <w:szCs w:val="18"/>
      <w:lang w:val="en-GB"/>
    </w:rPr>
  </w:style>
  <w:style w:type="paragraph" w:styleId="Revision">
    <w:name w:val="Revision"/>
    <w:uiPriority w:val="99"/>
    <w:semiHidden/>
    <w:rsid w:val="00380743"/>
    <w:rPr>
      <w:sz w:val="24"/>
      <w:lang w:val="en-GB" w:eastAsia="en-US"/>
    </w:rPr>
  </w:style>
  <w:style w:type="paragraph" w:styleId="Quote">
    <w:name w:val="Quote"/>
    <w:basedOn w:val="Normal"/>
    <w:next w:val="Normal"/>
    <w:link w:val="QuoteChar"/>
    <w:uiPriority w:val="29"/>
    <w:qFormat/>
    <w:rsid w:val="00380743"/>
    <w:pPr>
      <w:spacing w:before="200" w:after="160"/>
      <w:ind w:left="864" w:right="864"/>
      <w:jc w:val="center"/>
      <w:textAlignment w:val="auto"/>
    </w:pPr>
    <w:rPr>
      <w:rFonts w:eastAsia="SimSun"/>
      <w:i/>
      <w:iCs/>
      <w:color w:val="404040"/>
      <w:szCs w:val="24"/>
      <w:lang w:eastAsia="ja-JP"/>
    </w:rPr>
  </w:style>
  <w:style w:type="character" w:customStyle="1" w:styleId="QuoteChar">
    <w:name w:val="Quote Char"/>
    <w:basedOn w:val="DefaultParagraphFont"/>
    <w:link w:val="Quote"/>
    <w:uiPriority w:val="29"/>
    <w:rsid w:val="00380743"/>
    <w:rPr>
      <w:rFonts w:eastAsia="SimSun"/>
      <w:i/>
      <w:iCs/>
      <w:color w:val="404040"/>
      <w:sz w:val="24"/>
      <w:szCs w:val="24"/>
      <w:lang w:val="en-GB" w:eastAsia="ja-JP"/>
    </w:rPr>
  </w:style>
  <w:style w:type="paragraph" w:customStyle="1" w:styleId="CorrectionSeparatorBegin">
    <w:name w:val="Correction Separator Begin"/>
    <w:basedOn w:val="Normal"/>
    <w:rsid w:val="00380743"/>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CorrectionSeparatorEnd">
    <w:name w:val="Correction Separator End"/>
    <w:basedOn w:val="Normal"/>
    <w:rsid w:val="00380743"/>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Headingib">
    <w:name w:val="Heading_ib"/>
    <w:basedOn w:val="Headingi"/>
    <w:next w:val="Normal"/>
    <w:qFormat/>
    <w:rsid w:val="00380743"/>
    <w:pPr>
      <w:textAlignment w:val="auto"/>
    </w:pPr>
    <w:rPr>
      <w:rFonts w:eastAsia="SimSun"/>
      <w:b/>
      <w:bCs/>
      <w:lang w:eastAsia="ja-JP"/>
    </w:rPr>
  </w:style>
  <w:style w:type="paragraph" w:customStyle="1" w:styleId="Normalbeforetable">
    <w:name w:val="Normal before table"/>
    <w:basedOn w:val="Normal"/>
    <w:rsid w:val="00380743"/>
    <w:pPr>
      <w:keepNext/>
      <w:tabs>
        <w:tab w:val="clear" w:pos="794"/>
        <w:tab w:val="clear" w:pos="1191"/>
        <w:tab w:val="clear" w:pos="1588"/>
        <w:tab w:val="clear" w:pos="1985"/>
      </w:tabs>
      <w:overflowPunct/>
      <w:autoSpaceDE/>
      <w:autoSpaceDN/>
      <w:adjustRightInd/>
      <w:spacing w:after="120"/>
      <w:jc w:val="both"/>
      <w:textAlignment w:val="auto"/>
    </w:pPr>
    <w:rPr>
      <w:rFonts w:eastAsia="????"/>
      <w:szCs w:val="24"/>
      <w:lang w:eastAsia="zh-CN"/>
    </w:rPr>
  </w:style>
  <w:style w:type="paragraph" w:customStyle="1" w:styleId="11">
    <w:name w:val="図表番号1"/>
    <w:basedOn w:val="Normal"/>
    <w:next w:val="Normal"/>
    <w:uiPriority w:val="35"/>
    <w:qFormat/>
    <w:rsid w:val="00380743"/>
    <w:pPr>
      <w:tabs>
        <w:tab w:val="clear" w:pos="794"/>
        <w:tab w:val="clear" w:pos="1191"/>
        <w:tab w:val="clear" w:pos="1588"/>
        <w:tab w:val="clear" w:pos="1985"/>
      </w:tabs>
      <w:overflowPunct/>
      <w:autoSpaceDE/>
      <w:autoSpaceDN/>
      <w:adjustRightInd/>
      <w:spacing w:before="0" w:after="200"/>
      <w:jc w:val="both"/>
      <w:textAlignment w:val="auto"/>
    </w:pPr>
    <w:rPr>
      <w:rFonts w:eastAsia="SimSun"/>
      <w:i/>
      <w:iCs/>
      <w:color w:val="1F497D"/>
      <w:sz w:val="18"/>
      <w:szCs w:val="18"/>
      <w:lang w:eastAsia="ja-JP"/>
    </w:rPr>
  </w:style>
  <w:style w:type="paragraph" w:customStyle="1" w:styleId="12">
    <w:name w:val="副題1"/>
    <w:basedOn w:val="Normal"/>
    <w:next w:val="Normal"/>
    <w:qFormat/>
    <w:rsid w:val="00380743"/>
    <w:pPr>
      <w:tabs>
        <w:tab w:val="clear" w:pos="794"/>
        <w:tab w:val="clear" w:pos="1191"/>
        <w:tab w:val="clear" w:pos="1588"/>
        <w:tab w:val="clear" w:pos="1985"/>
      </w:tabs>
      <w:overflowPunct/>
      <w:autoSpaceDE/>
      <w:autoSpaceDN/>
      <w:adjustRightInd/>
      <w:spacing w:after="160"/>
      <w:jc w:val="both"/>
      <w:textAlignment w:val="auto"/>
    </w:pPr>
    <w:rPr>
      <w:rFonts w:ascii="Calibri" w:eastAsia="SimSun" w:hAnsi="Calibri" w:cs="Arial"/>
      <w:color w:val="5A5A5A"/>
      <w:spacing w:val="15"/>
      <w:sz w:val="22"/>
      <w:szCs w:val="22"/>
      <w:lang w:eastAsia="ja-JP"/>
    </w:rPr>
  </w:style>
  <w:style w:type="paragraph" w:customStyle="1" w:styleId="13">
    <w:name w:val="引用文1"/>
    <w:basedOn w:val="Normal"/>
    <w:next w:val="Normal"/>
    <w:uiPriority w:val="29"/>
    <w:rsid w:val="00380743"/>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SimSun"/>
      <w:i/>
      <w:iCs/>
      <w:color w:val="404040"/>
      <w:szCs w:val="24"/>
      <w:lang w:eastAsia="ja-JP"/>
    </w:rPr>
  </w:style>
  <w:style w:type="paragraph" w:customStyle="1" w:styleId="Infodoc">
    <w:name w:val="Infodoc"/>
    <w:basedOn w:val="Normal"/>
    <w:rsid w:val="00380743"/>
    <w:pPr>
      <w:tabs>
        <w:tab w:val="clear" w:pos="794"/>
        <w:tab w:val="clear" w:pos="1191"/>
        <w:tab w:val="clear" w:pos="1588"/>
        <w:tab w:val="clear" w:pos="1985"/>
        <w:tab w:val="left" w:pos="1418"/>
      </w:tabs>
      <w:spacing w:before="0"/>
      <w:ind w:left="1418" w:hanging="1418"/>
      <w:jc w:val="both"/>
      <w:textAlignment w:val="auto"/>
    </w:pPr>
    <w:rPr>
      <w:rFonts w:eastAsia="SimSun"/>
      <w:lang w:eastAsia="zh-CN"/>
    </w:rPr>
  </w:style>
  <w:style w:type="paragraph" w:customStyle="1" w:styleId="EX">
    <w:name w:val="EX"/>
    <w:basedOn w:val="Normal"/>
    <w:rsid w:val="00380743"/>
    <w:pPr>
      <w:keepLines/>
      <w:tabs>
        <w:tab w:val="clear" w:pos="794"/>
        <w:tab w:val="clear" w:pos="1191"/>
        <w:tab w:val="clear" w:pos="1588"/>
        <w:tab w:val="clear" w:pos="1985"/>
      </w:tabs>
      <w:overflowPunct/>
      <w:autoSpaceDE/>
      <w:autoSpaceDN/>
      <w:adjustRightInd/>
      <w:spacing w:before="0" w:after="180"/>
      <w:ind w:left="1702" w:hanging="1418"/>
      <w:jc w:val="both"/>
      <w:textAlignment w:val="auto"/>
    </w:pPr>
    <w:rPr>
      <w:rFonts w:eastAsia="SimSun"/>
      <w:sz w:val="20"/>
      <w:lang w:eastAsia="zh-CN"/>
    </w:rPr>
  </w:style>
  <w:style w:type="paragraph" w:customStyle="1" w:styleId="Heading1Centered">
    <w:name w:val="Heading 1 Centered"/>
    <w:basedOn w:val="Heading1"/>
    <w:rsid w:val="00380743"/>
    <w:pPr>
      <w:tabs>
        <w:tab w:val="left" w:pos="1134"/>
        <w:tab w:val="left" w:pos="1871"/>
        <w:tab w:val="left" w:pos="2268"/>
      </w:tabs>
      <w:ind w:left="0" w:firstLine="0"/>
      <w:jc w:val="center"/>
      <w:textAlignment w:val="auto"/>
    </w:pPr>
    <w:rPr>
      <w:rFonts w:eastAsia="Times New Roman"/>
      <w:bCs/>
      <w:lang w:eastAsia="zh-CN"/>
    </w:rPr>
  </w:style>
  <w:style w:type="character" w:customStyle="1" w:styleId="Lv3-">
    <w:name w:val="Lv3-項文章 (文字)"/>
    <w:basedOn w:val="DefaultParagraphFont"/>
    <w:link w:val="Lv3-0"/>
    <w:locked/>
    <w:rsid w:val="00380743"/>
    <w:rPr>
      <w:rFonts w:ascii="MS PMincho" w:eastAsia="MS PMincho" w:hAnsi="MS PMincho"/>
      <w:kern w:val="2"/>
      <w:sz w:val="21"/>
      <w:szCs w:val="24"/>
      <w:lang w:val="en-US" w:eastAsia="ja-JP"/>
    </w:rPr>
  </w:style>
  <w:style w:type="paragraph" w:customStyle="1" w:styleId="Lv3-0">
    <w:name w:val="Lv3-項文章"/>
    <w:basedOn w:val="Normal"/>
    <w:link w:val="Lv3-"/>
    <w:qFormat/>
    <w:rsid w:val="00380743"/>
    <w:pPr>
      <w:widowControl w:val="0"/>
      <w:tabs>
        <w:tab w:val="clear" w:pos="794"/>
        <w:tab w:val="clear" w:pos="1191"/>
        <w:tab w:val="clear" w:pos="1588"/>
        <w:tab w:val="clear" w:pos="1985"/>
      </w:tabs>
      <w:overflowPunct/>
      <w:autoSpaceDE/>
      <w:autoSpaceDN/>
      <w:adjustRightInd/>
      <w:snapToGrid w:val="0"/>
      <w:spacing w:before="0"/>
      <w:ind w:leftChars="250" w:left="250" w:firstLineChars="100" w:firstLine="210"/>
      <w:jc w:val="both"/>
      <w:textAlignment w:val="auto"/>
    </w:pPr>
    <w:rPr>
      <w:rFonts w:ascii="MS PMincho" w:eastAsia="MS PMincho" w:hAnsi="MS PMincho"/>
      <w:kern w:val="2"/>
      <w:sz w:val="21"/>
      <w:szCs w:val="24"/>
      <w:lang w:val="en-US" w:eastAsia="ja-JP"/>
    </w:rPr>
  </w:style>
  <w:style w:type="character" w:customStyle="1" w:styleId="a">
    <w:name w:val="ラベル (文字)"/>
    <w:basedOn w:val="DefaultParagraphFont"/>
    <w:link w:val="a0"/>
    <w:locked/>
    <w:rsid w:val="00380743"/>
    <w:rPr>
      <w:rFonts w:ascii="Arial" w:eastAsia="MS PGothic" w:hAnsi="Arial" w:cs="Arial"/>
      <w:b/>
      <w:kern w:val="2"/>
      <w:sz w:val="21"/>
      <w:szCs w:val="24"/>
      <w:lang w:val="en-US" w:eastAsia="ja-JP"/>
    </w:rPr>
  </w:style>
  <w:style w:type="paragraph" w:customStyle="1" w:styleId="a0">
    <w:name w:val="ラベル"/>
    <w:basedOn w:val="Normal"/>
    <w:next w:val="Lv3-0"/>
    <w:link w:val="a"/>
    <w:qFormat/>
    <w:rsid w:val="00380743"/>
    <w:pPr>
      <w:widowControl w:val="0"/>
      <w:tabs>
        <w:tab w:val="clear" w:pos="794"/>
        <w:tab w:val="clear" w:pos="1191"/>
        <w:tab w:val="clear" w:pos="1588"/>
        <w:tab w:val="clear" w:pos="1985"/>
      </w:tabs>
      <w:overflowPunct/>
      <w:autoSpaceDE/>
      <w:autoSpaceDN/>
      <w:adjustRightInd/>
      <w:snapToGrid w:val="0"/>
      <w:spacing w:before="174"/>
      <w:ind w:leftChars="200" w:left="200"/>
      <w:jc w:val="both"/>
      <w:textAlignment w:val="auto"/>
    </w:pPr>
    <w:rPr>
      <w:rFonts w:ascii="Arial" w:eastAsia="MS PGothic" w:hAnsi="Arial" w:cs="Arial"/>
      <w:b/>
      <w:kern w:val="2"/>
      <w:sz w:val="21"/>
      <w:szCs w:val="24"/>
      <w:lang w:val="en-US" w:eastAsia="ja-JP"/>
    </w:rPr>
  </w:style>
  <w:style w:type="character" w:customStyle="1" w:styleId="Lv2-">
    <w:name w:val="Lv2-節文章 (文字)"/>
    <w:basedOn w:val="DefaultParagraphFont"/>
    <w:link w:val="Lv2-0"/>
    <w:locked/>
    <w:rsid w:val="00380743"/>
    <w:rPr>
      <w:rFonts w:ascii="MS PMincho" w:eastAsia="MS PMincho" w:hAnsi="MS PMincho"/>
      <w:kern w:val="2"/>
      <w:sz w:val="21"/>
      <w:szCs w:val="24"/>
      <w:lang w:val="en-US" w:eastAsia="ja-JP"/>
    </w:rPr>
  </w:style>
  <w:style w:type="paragraph" w:customStyle="1" w:styleId="Lv2-0">
    <w:name w:val="Lv2-節文章"/>
    <w:basedOn w:val="Normal"/>
    <w:link w:val="Lv2-"/>
    <w:qFormat/>
    <w:rsid w:val="00380743"/>
    <w:pPr>
      <w:widowControl w:val="0"/>
      <w:tabs>
        <w:tab w:val="clear" w:pos="794"/>
        <w:tab w:val="clear" w:pos="1191"/>
        <w:tab w:val="clear" w:pos="1588"/>
        <w:tab w:val="clear" w:pos="1985"/>
      </w:tabs>
      <w:overflowPunct/>
      <w:autoSpaceDE/>
      <w:autoSpaceDN/>
      <w:adjustRightInd/>
      <w:snapToGrid w:val="0"/>
      <w:spacing w:before="0"/>
      <w:ind w:leftChars="150" w:left="150" w:firstLineChars="100" w:firstLine="210"/>
      <w:jc w:val="both"/>
      <w:textAlignment w:val="auto"/>
    </w:pPr>
    <w:rPr>
      <w:rFonts w:ascii="MS PMincho" w:eastAsia="MS PMincho" w:hAnsi="MS PMincho"/>
      <w:kern w:val="2"/>
      <w:sz w:val="21"/>
      <w:szCs w:val="24"/>
      <w:lang w:val="en-US" w:eastAsia="ja-JP"/>
    </w:rPr>
  </w:style>
  <w:style w:type="paragraph" w:customStyle="1" w:styleId="headingb0">
    <w:name w:val="heading_b"/>
    <w:basedOn w:val="Heading3"/>
    <w:next w:val="Normal"/>
    <w:rsid w:val="00380743"/>
    <w:pPr>
      <w:tabs>
        <w:tab w:val="left" w:pos="2127"/>
        <w:tab w:val="left" w:pos="2410"/>
        <w:tab w:val="left" w:pos="2921"/>
        <w:tab w:val="left" w:pos="3261"/>
      </w:tabs>
      <w:textAlignment w:val="auto"/>
      <w:outlineLvl w:val="9"/>
    </w:pPr>
    <w:rPr>
      <w:rFonts w:eastAsia="SimSun"/>
      <w:bCs/>
      <w:lang w:eastAsia="zh-CN"/>
    </w:rPr>
  </w:style>
  <w:style w:type="paragraph" w:customStyle="1" w:styleId="14">
    <w:name w:val="目次の見出し1"/>
    <w:basedOn w:val="Heading1"/>
    <w:next w:val="Normal"/>
    <w:uiPriority w:val="39"/>
    <w:qFormat/>
    <w:rsid w:val="00380743"/>
    <w:pPr>
      <w:tabs>
        <w:tab w:val="clear" w:pos="794"/>
        <w:tab w:val="clear" w:pos="1191"/>
        <w:tab w:val="clear" w:pos="1588"/>
        <w:tab w:val="clear" w:pos="1985"/>
      </w:tabs>
      <w:overflowPunct/>
      <w:autoSpaceDE/>
      <w:autoSpaceDN/>
      <w:adjustRightInd/>
      <w:spacing w:before="240" w:line="256" w:lineRule="auto"/>
      <w:ind w:left="0" w:firstLine="0"/>
      <w:textAlignment w:val="auto"/>
      <w:outlineLvl w:val="9"/>
    </w:pPr>
    <w:rPr>
      <w:rFonts w:ascii="Cambria" w:eastAsia="SimSun" w:hAnsi="Cambria"/>
      <w:b w:val="0"/>
      <w:color w:val="365F91"/>
      <w:sz w:val="32"/>
      <w:szCs w:val="32"/>
      <w:lang w:val="en-US" w:eastAsia="zh-CN"/>
    </w:rPr>
  </w:style>
  <w:style w:type="paragraph" w:customStyle="1" w:styleId="91">
    <w:name w:val="目次 91"/>
    <w:basedOn w:val="Normal"/>
    <w:next w:val="Normal"/>
    <w:autoRedefine/>
    <w:uiPriority w:val="39"/>
    <w:rsid w:val="00380743"/>
    <w:pPr>
      <w:tabs>
        <w:tab w:val="clear" w:pos="794"/>
        <w:tab w:val="clear" w:pos="1191"/>
        <w:tab w:val="clear" w:pos="1588"/>
        <w:tab w:val="clear" w:pos="1985"/>
      </w:tabs>
      <w:overflowPunct/>
      <w:autoSpaceDE/>
      <w:autoSpaceDN/>
      <w:adjustRightInd/>
      <w:spacing w:before="0" w:after="100" w:line="256" w:lineRule="auto"/>
      <w:ind w:left="1760"/>
      <w:jc w:val="both"/>
      <w:textAlignment w:val="auto"/>
    </w:pPr>
    <w:rPr>
      <w:rFonts w:ascii="Calibri" w:eastAsia="SimSun" w:hAnsi="Calibri" w:cs="Arial"/>
      <w:sz w:val="22"/>
      <w:szCs w:val="22"/>
      <w:lang w:val="en-US" w:eastAsia="zh-CN"/>
    </w:rPr>
  </w:style>
  <w:style w:type="paragraph" w:customStyle="1" w:styleId="AnnexNoTitle0">
    <w:name w:val="Annex_NoTitle"/>
    <w:basedOn w:val="Normal"/>
    <w:next w:val="Normalaftertitle"/>
    <w:rsid w:val="00380743"/>
    <w:pPr>
      <w:keepNext/>
      <w:keepLines/>
      <w:spacing w:before="720"/>
      <w:jc w:val="center"/>
      <w:textAlignment w:val="auto"/>
      <w:outlineLvl w:val="0"/>
    </w:pPr>
    <w:rPr>
      <w:rFonts w:eastAsia="SimSun"/>
      <w:b/>
      <w:sz w:val="28"/>
      <w:lang w:eastAsia="zh-CN"/>
    </w:rPr>
  </w:style>
  <w:style w:type="paragraph" w:customStyle="1" w:styleId="AppendixNoTitle0">
    <w:name w:val="Appendix_NoTitle"/>
    <w:basedOn w:val="AnnexNoTitle0"/>
    <w:next w:val="Normalaftertitle"/>
    <w:rsid w:val="00380743"/>
  </w:style>
  <w:style w:type="paragraph" w:customStyle="1" w:styleId="FigureNoTitle0">
    <w:name w:val="Figure_NoTitle"/>
    <w:basedOn w:val="Normal"/>
    <w:next w:val="Normalaftertitle"/>
    <w:rsid w:val="00380743"/>
    <w:pPr>
      <w:keepLines/>
      <w:spacing w:before="240" w:after="120"/>
      <w:jc w:val="center"/>
      <w:textAlignment w:val="auto"/>
    </w:pPr>
    <w:rPr>
      <w:rFonts w:eastAsia="SimSun"/>
      <w:b/>
      <w:lang w:eastAsia="zh-CN"/>
    </w:rPr>
  </w:style>
  <w:style w:type="paragraph" w:customStyle="1" w:styleId="TableNoTitle0">
    <w:name w:val="Table_NoTitle"/>
    <w:basedOn w:val="Normal"/>
    <w:next w:val="Tablehead"/>
    <w:rsid w:val="00380743"/>
    <w:pPr>
      <w:keepNext/>
      <w:keepLines/>
      <w:spacing w:before="360" w:after="120"/>
      <w:jc w:val="center"/>
      <w:textAlignment w:val="auto"/>
    </w:pPr>
    <w:rPr>
      <w:rFonts w:eastAsia="SimSun"/>
      <w:bCs/>
      <w:color w:val="000000" w:themeColor="text1"/>
    </w:rPr>
  </w:style>
  <w:style w:type="character" w:customStyle="1" w:styleId="FootnoteTextChar">
    <w:name w:val="Footnote Text Char"/>
    <w:basedOn w:val="DefaultParagraphFont"/>
    <w:link w:val="FootnoteText"/>
    <w:semiHidden/>
    <w:rsid w:val="00380743"/>
    <w:rPr>
      <w:sz w:val="24"/>
      <w:lang w:val="en-GB" w:eastAsia="en-US"/>
    </w:rPr>
  </w:style>
  <w:style w:type="character" w:customStyle="1" w:styleId="15">
    <w:name w:val="表示したハイパーリンク1"/>
    <w:basedOn w:val="DefaultParagraphFont"/>
    <w:semiHidden/>
    <w:rsid w:val="00380743"/>
    <w:rPr>
      <w:color w:val="800080"/>
      <w:u w:val="single"/>
    </w:rPr>
  </w:style>
  <w:style w:type="character" w:customStyle="1" w:styleId="text-std">
    <w:name w:val="text-std"/>
    <w:rsid w:val="00380743"/>
  </w:style>
  <w:style w:type="character" w:customStyle="1" w:styleId="st">
    <w:name w:val="st"/>
    <w:basedOn w:val="DefaultParagraphFont"/>
    <w:rsid w:val="00380743"/>
  </w:style>
  <w:style w:type="character" w:customStyle="1" w:styleId="16">
    <w:name w:val="副題 (文字)1"/>
    <w:basedOn w:val="DefaultParagraphFont"/>
    <w:rsid w:val="00380743"/>
    <w:rPr>
      <w:rFonts w:asciiTheme="minorHAnsi" w:eastAsiaTheme="minorEastAsia" w:hAnsiTheme="minorHAnsi" w:cstheme="minorBidi" w:hint="default"/>
      <w:sz w:val="24"/>
      <w:szCs w:val="24"/>
      <w:lang w:val="en-GB"/>
    </w:rPr>
  </w:style>
  <w:style w:type="character" w:customStyle="1" w:styleId="17">
    <w:name w:val="引用文 (文字)1"/>
    <w:basedOn w:val="DefaultParagraphFont"/>
    <w:uiPriority w:val="29"/>
    <w:rsid w:val="00380743"/>
    <w:rPr>
      <w:rFonts w:ascii="SimSun" w:eastAsia="SimSun" w:hAnsi="SimSun" w:hint="eastAsia"/>
      <w:i/>
      <w:iCs/>
      <w:color w:val="404040" w:themeColor="text1" w:themeTint="BF"/>
      <w:sz w:val="24"/>
      <w:lang w:val="en-GB"/>
    </w:rPr>
  </w:style>
  <w:style w:type="table" w:customStyle="1" w:styleId="110">
    <w:name w:val="눈금 표 1 밝게1"/>
    <w:basedOn w:val="TableNormal"/>
    <w:uiPriority w:val="46"/>
    <w:rsid w:val="0038074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
    <w:name w:val="눈금 표 41"/>
    <w:basedOn w:val="TableNormal"/>
    <w:uiPriority w:val="49"/>
    <w:rsid w:val="0038074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11">
    <w:name w:val="눈금 표 5 어둡게 - 강조색 11"/>
    <w:basedOn w:val="TableNormal"/>
    <w:uiPriority w:val="50"/>
    <w:rsid w:val="0038074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31">
    <w:name w:val="목록 표 31"/>
    <w:basedOn w:val="TableNormal"/>
    <w:uiPriority w:val="48"/>
    <w:rsid w:val="00380743"/>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5-110">
    <w:name w:val="グリッド (表) 5 濃色 - アクセント 11"/>
    <w:basedOn w:val="TableNormal"/>
    <w:uiPriority w:val="50"/>
    <w:rsid w:val="00380743"/>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410">
    <w:name w:val="グリッド (表) 41"/>
    <w:basedOn w:val="TableNormal"/>
    <w:uiPriority w:val="49"/>
    <w:rsid w:val="00380743"/>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0">
    <w:name w:val="一覧 (表) 31"/>
    <w:basedOn w:val="TableNormal"/>
    <w:uiPriority w:val="48"/>
    <w:rsid w:val="00380743"/>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111">
    <w:name w:val="グリッド (表) 1 淡色1"/>
    <w:basedOn w:val="TableNormal"/>
    <w:uiPriority w:val="46"/>
    <w:rsid w:val="00380743"/>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MediumShading1">
    <w:name w:val="Medium Shading 1"/>
    <w:basedOn w:val="TableNormal"/>
    <w:uiPriority w:val="63"/>
    <w:rsid w:val="00A43AE4"/>
    <w:rPr>
      <w:rFonts w:asciiTheme="minorHAnsi" w:eastAsiaTheme="minorEastAsia" w:hAnsiTheme="minorHAnsi" w:cstheme="minorBidi"/>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Pa13">
    <w:name w:val="Pa13"/>
    <w:basedOn w:val="Default"/>
    <w:next w:val="Default"/>
    <w:uiPriority w:val="99"/>
    <w:rsid w:val="00895DAC"/>
    <w:pPr>
      <w:widowControl w:val="0"/>
      <w:spacing w:line="211" w:lineRule="atLeast"/>
    </w:pPr>
    <w:rPr>
      <w:rFonts w:ascii="KoPubDotum Light" w:eastAsia="KoPubDotum Light" w:hAnsi="Times New Roman" w:cs="Times New Roman"/>
      <w:color w:val="auto"/>
      <w:lang w:eastAsia="zh-CN"/>
    </w:rPr>
  </w:style>
  <w:style w:type="character" w:customStyle="1" w:styleId="A28">
    <w:name w:val="A28"/>
    <w:uiPriority w:val="99"/>
    <w:rsid w:val="009600D0"/>
    <w:rPr>
      <w:rFonts w:cs="KoPubDotum Light"/>
      <w:color w:val="000000"/>
      <w:sz w:val="18"/>
      <w:szCs w:val="18"/>
    </w:rPr>
  </w:style>
  <w:style w:type="paragraph" w:customStyle="1" w:styleId="Pa26">
    <w:name w:val="Pa26"/>
    <w:basedOn w:val="Default"/>
    <w:next w:val="Default"/>
    <w:uiPriority w:val="99"/>
    <w:rsid w:val="009600D0"/>
    <w:pPr>
      <w:widowControl w:val="0"/>
      <w:spacing w:line="211" w:lineRule="atLeast"/>
    </w:pPr>
    <w:rPr>
      <w:rFonts w:ascii="KoPubDotum Light" w:eastAsia="KoPubDotum Light" w:hAnsi="Times New Roman" w:cs="Times New Roman"/>
      <w:color w:val="auto"/>
      <w:lang w:eastAsia="zh-CN"/>
    </w:rPr>
  </w:style>
  <w:style w:type="paragraph" w:customStyle="1" w:styleId="TableParagraph">
    <w:name w:val="Table Paragraph"/>
    <w:basedOn w:val="Normal"/>
    <w:uiPriority w:val="1"/>
    <w:qFormat/>
    <w:rsid w:val="0057797C"/>
    <w:pPr>
      <w:widowControl w:val="0"/>
      <w:tabs>
        <w:tab w:val="clear" w:pos="794"/>
        <w:tab w:val="clear" w:pos="1191"/>
        <w:tab w:val="clear" w:pos="1588"/>
        <w:tab w:val="clear" w:pos="1985"/>
      </w:tabs>
      <w:overflowPunct/>
      <w:autoSpaceDE/>
      <w:autoSpaceDN/>
      <w:adjustRightInd/>
      <w:spacing w:before="0"/>
      <w:textAlignment w:val="auto"/>
    </w:pPr>
    <w:rPr>
      <w:rFonts w:ascii="KoPub돋움체 Light" w:eastAsia="KoPub돋움체 Light" w:hAnsi="KoPub돋움체 Light" w:cs="KoPub돋움체 Light"/>
      <w:sz w:val="22"/>
      <w:szCs w:val="22"/>
      <w:lang w:val="en-US"/>
    </w:rPr>
  </w:style>
  <w:style w:type="paragraph" w:customStyle="1" w:styleId="a1">
    <w:name w:val="바탕글"/>
    <w:basedOn w:val="Normal"/>
    <w:rsid w:val="004B5421"/>
    <w:pPr>
      <w:widowControl w:val="0"/>
      <w:tabs>
        <w:tab w:val="clear" w:pos="794"/>
        <w:tab w:val="clear" w:pos="1191"/>
        <w:tab w:val="clear" w:pos="1588"/>
        <w:tab w:val="clear" w:pos="1985"/>
      </w:tabs>
      <w:wordWrap w:val="0"/>
      <w:overflowPunct/>
      <w:adjustRightInd/>
      <w:spacing w:before="0" w:line="384" w:lineRule="auto"/>
      <w:jc w:val="both"/>
    </w:pPr>
    <w:rPr>
      <w:rFonts w:ascii="함초롬바탕" w:eastAsia="Gulim" w:hAnsi="Gulim" w:cs="Gulim"/>
      <w:color w:val="000000"/>
      <w:sz w:val="20"/>
      <w:lang w:val="en-US" w:eastAsia="ko-KR"/>
    </w:rPr>
  </w:style>
  <w:style w:type="character" w:styleId="PlaceholderText">
    <w:name w:val="Placeholder Text"/>
    <w:basedOn w:val="DefaultParagraphFont"/>
    <w:uiPriority w:val="99"/>
    <w:semiHidden/>
    <w:rsid w:val="00EA557D"/>
  </w:style>
  <w:style w:type="paragraph" w:styleId="Caption">
    <w:name w:val="caption"/>
    <w:basedOn w:val="Normal"/>
    <w:next w:val="Normal"/>
    <w:unhideWhenUsed/>
    <w:qFormat/>
    <w:rsid w:val="00E5231F"/>
    <w:rPr>
      <w:b/>
      <w:bCs/>
      <w:sz w:val="20"/>
    </w:rPr>
  </w:style>
  <w:style w:type="paragraph" w:customStyle="1" w:styleId="21">
    <w:name w:val="제목 21"/>
    <w:basedOn w:val="Normal"/>
    <w:rsid w:val="00BB293F"/>
    <w:pPr>
      <w:keepNext/>
      <w:keepLines/>
      <w:widowControl w:val="0"/>
      <w:tabs>
        <w:tab w:val="clear" w:pos="1191"/>
        <w:tab w:val="clear" w:pos="1985"/>
        <w:tab w:val="left" w:pos="1190"/>
        <w:tab w:val="left" w:pos="1986"/>
      </w:tabs>
      <w:overflowPunct/>
      <w:adjustRightInd/>
      <w:spacing w:before="240"/>
      <w:ind w:left="1588" w:hanging="794"/>
      <w:outlineLvl w:val="1"/>
    </w:pPr>
    <w:rPr>
      <w:rFonts w:eastAsia="Gulim" w:hAnsi="Gulim" w:cs="Gulim"/>
      <w:b/>
      <w:bCs/>
      <w:color w:val="000000"/>
      <w:szCs w:val="24"/>
      <w:lang w:val="en-US" w:eastAsia="ko-KR"/>
    </w:rPr>
  </w:style>
  <w:style w:type="character" w:customStyle="1" w:styleId="UnresolvedMention1">
    <w:name w:val="Unresolved Mention1"/>
    <w:basedOn w:val="DefaultParagraphFont"/>
    <w:uiPriority w:val="99"/>
    <w:semiHidden/>
    <w:unhideWhenUsed/>
    <w:rsid w:val="00483DFA"/>
    <w:rPr>
      <w:color w:val="605E5C"/>
      <w:shd w:val="clear" w:color="auto" w:fill="E1DFDD"/>
    </w:rPr>
  </w:style>
  <w:style w:type="character" w:customStyle="1" w:styleId="UnresolvedMention10">
    <w:name w:val="Unresolved Mention1"/>
    <w:basedOn w:val="DefaultParagraphFont"/>
    <w:uiPriority w:val="99"/>
    <w:semiHidden/>
    <w:unhideWhenUsed/>
    <w:rsid w:val="00AB47C8"/>
    <w:rPr>
      <w:color w:val="605E5C"/>
      <w:shd w:val="clear" w:color="auto" w:fill="E1DFDD"/>
    </w:rPr>
  </w:style>
  <w:style w:type="character" w:styleId="Emphasis">
    <w:name w:val="Emphasis"/>
    <w:basedOn w:val="DefaultParagraphFont"/>
    <w:uiPriority w:val="20"/>
    <w:qFormat/>
    <w:rsid w:val="0048207C"/>
    <w:rPr>
      <w:i/>
      <w:iCs/>
    </w:rPr>
  </w:style>
  <w:style w:type="character" w:customStyle="1" w:styleId="18">
    <w:name w:val="확인되지 않은 멘션1"/>
    <w:basedOn w:val="DefaultParagraphFont"/>
    <w:uiPriority w:val="99"/>
    <w:semiHidden/>
    <w:unhideWhenUsed/>
    <w:rsid w:val="008C7FA4"/>
    <w:rPr>
      <w:color w:val="605E5C"/>
      <w:shd w:val="clear" w:color="auto" w:fill="E1DFDD"/>
    </w:rPr>
  </w:style>
  <w:style w:type="numbering" w:customStyle="1" w:styleId="5">
    <w:name w:val="已导入的样式“5”"/>
    <w:rsid w:val="00963673"/>
    <w:pPr>
      <w:numPr>
        <w:numId w:val="42"/>
      </w:numPr>
    </w:pPr>
  </w:style>
  <w:style w:type="character" w:customStyle="1" w:styleId="UnresolvedMention2">
    <w:name w:val="Unresolved Mention2"/>
    <w:basedOn w:val="DefaultParagraphFont"/>
    <w:uiPriority w:val="99"/>
    <w:semiHidden/>
    <w:unhideWhenUsed/>
    <w:rsid w:val="00DD491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fr-FR"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caption"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qFormat="1"/>
    <w:lsdException w:name="Strong" w:semiHidden="0" w:uiPriority="22" w:unhideWhenUsed="0" w:qFormat="1"/>
    <w:lsdException w:name="Emphasis" w:semiHidden="0" w:uiPriority="20" w:unhideWhenUsed="0" w:qFormat="1"/>
    <w:lsdException w:name="Plain Text" w:uiPriority="99"/>
    <w:lsdException w:name="Normal (Web)" w:uiPriority="99"/>
    <w:lsdException w:name="HTML Preformatted"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AE7"/>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basedOn w:val="Normal"/>
    <w:next w:val="Normal"/>
    <w:link w:val="Heading1Char"/>
    <w:qFormat/>
    <w:pPr>
      <w:keepNext/>
      <w:keepLines/>
      <w:spacing w:before="360"/>
      <w:ind w:left="794" w:hanging="794"/>
      <w:outlineLvl w:val="0"/>
    </w:pPr>
    <w:rPr>
      <w:b/>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qFormat/>
    <w:pPr>
      <w:tabs>
        <w:tab w:val="clear" w:pos="1021"/>
        <w:tab w:val="clear" w:pos="1191"/>
      </w:tabs>
      <w:ind w:left="1588" w:hanging="1588"/>
      <w:outlineLvl w:val="5"/>
    </w:pPr>
  </w:style>
  <w:style w:type="paragraph" w:styleId="Heading7">
    <w:name w:val="heading 7"/>
    <w:basedOn w:val="Heading6"/>
    <w:next w:val="Normal"/>
    <w:link w:val="Heading7Char"/>
    <w:qFormat/>
    <w:pPr>
      <w:outlineLvl w:val="6"/>
    </w:pPr>
  </w:style>
  <w:style w:type="paragraph" w:styleId="Heading8">
    <w:name w:val="heading 8"/>
    <w:basedOn w:val="Heading6"/>
    <w:next w:val="Normal"/>
    <w:link w:val="Heading8Char"/>
    <w:qFormat/>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pPr>
      <w:keepNext/>
      <w:keepLines/>
      <w:spacing w:before="480"/>
      <w:jc w:val="center"/>
    </w:pPr>
    <w:rPr>
      <w:b/>
      <w:sz w:val="28"/>
    </w:rPr>
  </w:style>
  <w:style w:type="character" w:customStyle="1" w:styleId="Appdef">
    <w:name w:val="App_def"/>
    <w:rPr>
      <w:rFonts w:ascii="Times New Roman" w:hAnsi="Times New Roman"/>
      <w:b/>
    </w:rPr>
  </w:style>
  <w:style w:type="character" w:customStyle="1" w:styleId="Appref">
    <w:name w:val="App_ref"/>
    <w:basedOn w:val="DefaultParagraphFont"/>
  </w:style>
  <w:style w:type="paragraph" w:customStyle="1" w:styleId="AppendixNotitle">
    <w:name w:val="Appendix_No &amp; title"/>
    <w:basedOn w:val="AnnexNotitle"/>
    <w:next w:val="Normal"/>
  </w:style>
  <w:style w:type="character" w:customStyle="1" w:styleId="Artdef">
    <w:name w:val="Art_def"/>
    <w:rPr>
      <w:rFonts w:ascii="Times New Roman" w:hAnsi="Times New Roman"/>
      <w:b/>
    </w:rPr>
  </w:style>
  <w:style w:type="paragraph" w:customStyle="1" w:styleId="Artheading">
    <w:name w:val="Art_heading"/>
    <w:basedOn w:val="Normal"/>
    <w:next w:val="Normal"/>
    <w:pPr>
      <w:spacing w:before="480"/>
      <w:jc w:val="center"/>
    </w:pPr>
    <w:rPr>
      <w:b/>
      <w:sz w:val="28"/>
    </w:rPr>
  </w:style>
  <w:style w:type="paragraph" w:customStyle="1" w:styleId="ArtNo">
    <w:name w:val="Art_No"/>
    <w:basedOn w:val="Normal"/>
    <w:next w:val="Normal"/>
    <w:pPr>
      <w:keepNext/>
      <w:keepLines/>
      <w:spacing w:before="480"/>
      <w:jc w:val="center"/>
    </w:pPr>
    <w:rPr>
      <w:caps/>
      <w:sz w:val="28"/>
    </w:rPr>
  </w:style>
  <w:style w:type="character" w:customStyle="1" w:styleId="Artref">
    <w:name w:val="Art_ref"/>
    <w:basedOn w:val="DefaultParagraphFont"/>
  </w:style>
  <w:style w:type="paragraph" w:customStyle="1" w:styleId="Arttitle">
    <w:name w:val="Art_title"/>
    <w:basedOn w:val="Normal"/>
    <w:next w:val="Normal"/>
    <w:pPr>
      <w:keepNext/>
      <w:keepLines/>
      <w:spacing w:before="240"/>
      <w:jc w:val="center"/>
    </w:pPr>
    <w:rPr>
      <w:b/>
      <w:sz w:val="28"/>
    </w:rPr>
  </w:style>
  <w:style w:type="paragraph" w:customStyle="1" w:styleId="ASN1">
    <w:name w:val="ASN.1"/>
    <w:basedOn w:val="Normal"/>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pPr>
      <w:keepNext/>
      <w:keepLines/>
      <w:spacing w:before="160"/>
      <w:ind w:left="794"/>
    </w:pPr>
    <w:rPr>
      <w:i/>
    </w:rPr>
  </w:style>
  <w:style w:type="paragraph" w:customStyle="1" w:styleId="ChapNo">
    <w:name w:val="Chap_No"/>
    <w:basedOn w:val="Normal"/>
    <w:next w:val="Normal"/>
    <w:pPr>
      <w:keepNext/>
      <w:keepLines/>
      <w:spacing w:before="480"/>
      <w:jc w:val="center"/>
    </w:pPr>
    <w:rPr>
      <w:b/>
      <w:caps/>
      <w:sz w:val="28"/>
    </w:rPr>
  </w:style>
  <w:style w:type="paragraph" w:customStyle="1" w:styleId="Chaptitle">
    <w:name w:val="Chap_title"/>
    <w:basedOn w:val="Normal"/>
    <w:next w:val="Normal"/>
    <w:pPr>
      <w:keepNext/>
      <w:keepLines/>
      <w:spacing w:before="240"/>
      <w:jc w:val="center"/>
    </w:pPr>
    <w:rPr>
      <w:b/>
      <w:sz w:val="28"/>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lear" w:pos="1191"/>
        <w:tab w:val="clear" w:pos="1588"/>
        <w:tab w:val="clear" w:pos="1985"/>
        <w:tab w:val="center" w:pos="4820"/>
        <w:tab w:val="right" w:pos="9639"/>
      </w:tabs>
    </w:pPr>
  </w:style>
  <w:style w:type="paragraph" w:customStyle="1" w:styleId="Equationlegend">
    <w:name w:val="Equation_legend"/>
    <w:basedOn w:val="Normal"/>
    <w:pPr>
      <w:tabs>
        <w:tab w:val="clear" w:pos="794"/>
        <w:tab w:val="clear" w:pos="1191"/>
        <w:tab w:val="clear" w:pos="1588"/>
        <w:tab w:val="right" w:pos="1814"/>
      </w:tabs>
      <w:spacing w:before="80"/>
      <w:ind w:left="1985" w:hanging="1985"/>
    </w:pPr>
  </w:style>
  <w:style w:type="paragraph" w:customStyle="1" w:styleId="Figure">
    <w:name w:val="Figure"/>
    <w:basedOn w:val="Normal"/>
    <w:next w:val="Normal"/>
    <w:pPr>
      <w:keepNext/>
      <w:keepLines/>
      <w:spacing w:before="240" w:after="120"/>
      <w:jc w:val="center"/>
    </w:pPr>
  </w:style>
  <w:style w:type="paragraph" w:customStyle="1" w:styleId="Figurelegend">
    <w:name w:val="Figure_legend"/>
    <w:basedOn w:val="Normal"/>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pPr>
      <w:keepLines/>
      <w:spacing w:before="240" w:after="120"/>
      <w:jc w:val="center"/>
    </w:pPr>
    <w:rPr>
      <w:b/>
    </w:rPr>
  </w:style>
  <w:style w:type="paragraph" w:customStyle="1" w:styleId="FigureNoBR">
    <w:name w:val="Figure_No_BR"/>
    <w:basedOn w:val="Normal"/>
    <w:next w:val="Normal"/>
    <w:pPr>
      <w:keepNext/>
      <w:keepLines/>
      <w:spacing w:before="480" w:after="120"/>
      <w:jc w:val="center"/>
    </w:pPr>
    <w:rPr>
      <w:caps/>
    </w:rPr>
  </w:style>
  <w:style w:type="paragraph" w:customStyle="1" w:styleId="TabletitleBR">
    <w:name w:val="Table_title_BR"/>
    <w:basedOn w:val="Normal"/>
    <w:next w:val="Normal"/>
    <w:pPr>
      <w:keepNext/>
      <w:keepLines/>
      <w:spacing w:before="0" w:after="120"/>
      <w:jc w:val="center"/>
    </w:pPr>
    <w:rPr>
      <w:b/>
    </w:rPr>
  </w:style>
  <w:style w:type="paragraph" w:customStyle="1" w:styleId="FiguretitleBR">
    <w:name w:val="Figure_title_BR"/>
    <w:basedOn w:val="TabletitleBR"/>
    <w:next w:val="Normal"/>
    <w:pPr>
      <w:keepNext w:val="0"/>
      <w:spacing w:after="480"/>
    </w:pPr>
  </w:style>
  <w:style w:type="paragraph" w:customStyle="1" w:styleId="Figurewithouttitle">
    <w:name w:val="Figure_without_title"/>
    <w:basedOn w:val="Normal"/>
    <w:next w:val="Normal"/>
    <w:pPr>
      <w:keepLines/>
      <w:spacing w:before="240" w:after="120"/>
      <w:jc w:val="center"/>
    </w:pPr>
  </w:style>
  <w:style w:type="paragraph" w:styleId="Footer">
    <w:name w:val="footer"/>
    <w:basedOn w:val="Normal"/>
    <w:link w:val="FooterChar"/>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semiHidden/>
    <w:rPr>
      <w:position w:val="6"/>
      <w:sz w:val="18"/>
    </w:rPr>
  </w:style>
  <w:style w:type="paragraph" w:customStyle="1" w:styleId="Note">
    <w:name w:val="Note"/>
    <w:basedOn w:val="Normal"/>
    <w:pPr>
      <w:spacing w:before="80"/>
    </w:pPr>
  </w:style>
  <w:style w:type="paragraph" w:styleId="FootnoteText">
    <w:name w:val="footnote text"/>
    <w:basedOn w:val="Note"/>
    <w:link w:val="FootnoteTextChar"/>
    <w:semiHidden/>
    <w:pPr>
      <w:keepLines/>
      <w:tabs>
        <w:tab w:val="left" w:pos="255"/>
      </w:tabs>
      <w:ind w:left="255" w:hanging="255"/>
    </w:pPr>
  </w:style>
  <w:style w:type="paragraph" w:customStyle="1" w:styleId="Formal">
    <w:name w:val="Formal"/>
    <w:basedOn w:val="ASN1"/>
    <w:rPr>
      <w:b w:val="0"/>
    </w:rPr>
  </w:style>
  <w:style w:type="paragraph" w:styleId="Header">
    <w:name w:val="header"/>
    <w:basedOn w:val="Normal"/>
    <w:link w:val="HeaderChar"/>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pPr>
      <w:keepNext/>
      <w:spacing w:before="160"/>
    </w:pPr>
    <w:rPr>
      <w:b/>
    </w:rPr>
  </w:style>
  <w:style w:type="paragraph" w:customStyle="1" w:styleId="Headingi">
    <w:name w:val="Heading_i"/>
    <w:basedOn w:val="Normal"/>
    <w:next w:val="Normal"/>
    <w:pPr>
      <w:keepNext/>
      <w:spacing w:before="160"/>
    </w:pPr>
    <w:rPr>
      <w:i/>
    </w:rPr>
  </w:style>
  <w:style w:type="paragraph" w:styleId="Index1">
    <w:name w:val="index 1"/>
    <w:basedOn w:val="Normal"/>
    <w:next w:val="Normal"/>
    <w:semiHidden/>
  </w:style>
  <w:style w:type="paragraph" w:styleId="Index2">
    <w:name w:val="index 2"/>
    <w:basedOn w:val="Normal"/>
    <w:next w:val="Normal"/>
    <w:semiHidden/>
    <w:pPr>
      <w:ind w:left="283"/>
    </w:pPr>
  </w:style>
  <w:style w:type="paragraph" w:styleId="Index3">
    <w:name w:val="index 3"/>
    <w:basedOn w:val="Normal"/>
    <w:next w:val="Normal"/>
    <w:semiHidden/>
    <w:pPr>
      <w:ind w:left="566"/>
    </w:pPr>
  </w:style>
  <w:style w:type="paragraph" w:customStyle="1" w:styleId="Normalaftertitle">
    <w:name w:val="Normal_after_title"/>
    <w:basedOn w:val="Normal"/>
    <w:next w:val="Normal"/>
    <w:pPr>
      <w:spacing w:before="360"/>
    </w:pPr>
  </w:style>
  <w:style w:type="character" w:styleId="PageNumber">
    <w:name w:val="page number"/>
    <w:basedOn w:val="DefaultParagraphFont"/>
  </w:style>
  <w:style w:type="paragraph" w:customStyle="1" w:styleId="PartNo">
    <w:name w:val="Part_No"/>
    <w:basedOn w:val="Normal"/>
    <w:next w:val="Normal"/>
    <w:pPr>
      <w:keepNext/>
      <w:keepLines/>
      <w:spacing w:before="480" w:after="80"/>
      <w:jc w:val="center"/>
    </w:pPr>
    <w:rPr>
      <w:caps/>
      <w:sz w:val="28"/>
    </w:rPr>
  </w:style>
  <w:style w:type="paragraph" w:customStyle="1" w:styleId="Partref">
    <w:name w:val="Part_ref"/>
    <w:basedOn w:val="Normal"/>
    <w:next w:val="Normal"/>
    <w:pPr>
      <w:keepNext/>
      <w:keepLines/>
      <w:spacing w:before="280"/>
      <w:jc w:val="center"/>
    </w:pPr>
  </w:style>
  <w:style w:type="paragraph" w:customStyle="1" w:styleId="Parttitle">
    <w:name w:val="Part_title"/>
    <w:basedOn w:val="Normal"/>
    <w:next w:val="Normalaftertitle"/>
    <w:pPr>
      <w:keepNext/>
      <w:keepLines/>
      <w:spacing w:before="240" w:after="280"/>
      <w:jc w:val="center"/>
    </w:pPr>
    <w:rPr>
      <w:b/>
      <w:sz w:val="28"/>
    </w:rPr>
  </w:style>
  <w:style w:type="paragraph" w:customStyle="1" w:styleId="Recdate">
    <w:name w:val="Rec_date"/>
    <w:basedOn w:val="Normal"/>
    <w:next w:val="Normalaftertitle"/>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style>
  <w:style w:type="paragraph" w:customStyle="1" w:styleId="RecNo">
    <w:name w:val="Rec_No"/>
    <w:basedOn w:val="Normal"/>
    <w:next w:val="Normal"/>
    <w:pPr>
      <w:keepNext/>
      <w:keepLines/>
      <w:spacing w:before="0"/>
    </w:pPr>
    <w:rPr>
      <w:b/>
      <w:sz w:val="28"/>
    </w:rPr>
  </w:style>
  <w:style w:type="paragraph" w:customStyle="1" w:styleId="QuestionNo">
    <w:name w:val="Question_No"/>
    <w:basedOn w:val="RecNo"/>
    <w:next w:val="Normal"/>
  </w:style>
  <w:style w:type="paragraph" w:customStyle="1" w:styleId="RecNoBR">
    <w:name w:val="Rec_No_BR"/>
    <w:basedOn w:val="Normal"/>
    <w:next w:val="Normal"/>
    <w:pPr>
      <w:keepNext/>
      <w:keepLines/>
      <w:spacing w:before="480"/>
      <w:jc w:val="center"/>
    </w:pPr>
    <w:rPr>
      <w:caps/>
      <w:sz w:val="28"/>
    </w:rPr>
  </w:style>
  <w:style w:type="paragraph" w:customStyle="1" w:styleId="QuestionNoBR">
    <w:name w:val="Question_No_BR"/>
    <w:basedOn w:val="RecNoBR"/>
    <w:next w:val="Normal"/>
  </w:style>
  <w:style w:type="paragraph" w:customStyle="1" w:styleId="Recref">
    <w:name w:val="Rec_ref"/>
    <w:basedOn w:val="Normal"/>
    <w:next w:val="Recdate"/>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style>
  <w:style w:type="paragraph" w:customStyle="1" w:styleId="Rectitle">
    <w:name w:val="Rec_title"/>
    <w:basedOn w:val="Normal"/>
    <w:next w:val="Normalaftertitle"/>
    <w:pPr>
      <w:keepNext/>
      <w:keepLines/>
      <w:spacing w:before="360"/>
      <w:jc w:val="center"/>
    </w:pPr>
    <w:rPr>
      <w:b/>
      <w:sz w:val="28"/>
    </w:rPr>
  </w:style>
  <w:style w:type="paragraph" w:customStyle="1" w:styleId="Questiontitle">
    <w:name w:val="Question_title"/>
    <w:basedOn w:val="Rectitle"/>
    <w:next w:val="Questionref"/>
  </w:style>
  <w:style w:type="character" w:customStyle="1" w:styleId="Recdef">
    <w:name w:val="Rec_def"/>
    <w:rPr>
      <w:b/>
    </w:rPr>
  </w:style>
  <w:style w:type="paragraph" w:customStyle="1" w:styleId="Reftext">
    <w:name w:val="Ref_text"/>
    <w:basedOn w:val="Normal"/>
    <w:pPr>
      <w:ind w:left="794" w:hanging="794"/>
    </w:pPr>
  </w:style>
  <w:style w:type="paragraph" w:customStyle="1" w:styleId="Reftitle">
    <w:name w:val="Ref_title"/>
    <w:basedOn w:val="Normal"/>
    <w:next w:val="Reftext"/>
    <w:pPr>
      <w:spacing w:before="480"/>
      <w:jc w:val="center"/>
    </w:pPr>
    <w:rPr>
      <w:b/>
    </w:rPr>
  </w:style>
  <w:style w:type="paragraph" w:customStyle="1" w:styleId="Repdate">
    <w:name w:val="Rep_date"/>
    <w:basedOn w:val="Recdate"/>
    <w:next w:val="Normalaftertitle"/>
  </w:style>
  <w:style w:type="paragraph" w:customStyle="1" w:styleId="RepNo">
    <w:name w:val="Rep_No"/>
    <w:basedOn w:val="RecNo"/>
    <w:next w:val="Normal"/>
  </w:style>
  <w:style w:type="paragraph" w:customStyle="1" w:styleId="RepNoBR">
    <w:name w:val="Rep_No_BR"/>
    <w:basedOn w:val="RecNoBR"/>
    <w:next w:val="Normal"/>
  </w:style>
  <w:style w:type="paragraph" w:customStyle="1" w:styleId="Repref">
    <w:name w:val="Rep_ref"/>
    <w:basedOn w:val="Recref"/>
    <w:next w:val="Repdate"/>
  </w:style>
  <w:style w:type="paragraph" w:customStyle="1" w:styleId="Reptitle">
    <w:name w:val="Rep_title"/>
    <w:basedOn w:val="Rectitle"/>
    <w:next w:val="Repref"/>
  </w:style>
  <w:style w:type="paragraph" w:customStyle="1" w:styleId="Resdate">
    <w:name w:val="Res_date"/>
    <w:basedOn w:val="Recdate"/>
    <w:next w:val="Normalaftertitle"/>
  </w:style>
  <w:style w:type="character" w:customStyle="1" w:styleId="Resdef">
    <w:name w:val="Res_def"/>
    <w:rPr>
      <w:rFonts w:ascii="Times New Roman" w:hAnsi="Times New Roman"/>
      <w:b/>
    </w:rPr>
  </w:style>
  <w:style w:type="paragraph" w:customStyle="1" w:styleId="ResNo">
    <w:name w:val="Res_No"/>
    <w:basedOn w:val="RecNo"/>
    <w:next w:val="Normal"/>
  </w:style>
  <w:style w:type="paragraph" w:customStyle="1" w:styleId="ResNoBR">
    <w:name w:val="Res_No_BR"/>
    <w:basedOn w:val="RecNoBR"/>
    <w:next w:val="Normal"/>
  </w:style>
  <w:style w:type="paragraph" w:customStyle="1" w:styleId="Resref">
    <w:name w:val="Res_ref"/>
    <w:basedOn w:val="Recref"/>
    <w:next w:val="Resdate"/>
  </w:style>
  <w:style w:type="paragraph" w:customStyle="1" w:styleId="Restitle">
    <w:name w:val="Res_title"/>
    <w:basedOn w:val="Rectitle"/>
    <w:next w:val="Resref"/>
  </w:style>
  <w:style w:type="paragraph" w:customStyle="1" w:styleId="Section1">
    <w:name w:val="Section_1"/>
    <w:basedOn w:val="Normal"/>
    <w:next w:val="Normal"/>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pPr>
      <w:keepNext/>
      <w:keepLines/>
      <w:spacing w:before="480" w:after="80"/>
      <w:jc w:val="center"/>
    </w:pPr>
    <w:rPr>
      <w:caps/>
      <w:sz w:val="28"/>
    </w:rPr>
  </w:style>
  <w:style w:type="paragraph" w:customStyle="1" w:styleId="Sectiontitle">
    <w:name w:val="Section_title"/>
    <w:basedOn w:val="Normal"/>
    <w:next w:val="Normalaftertitle"/>
    <w:pPr>
      <w:keepNext/>
      <w:keepLines/>
      <w:spacing w:before="480" w:after="280"/>
      <w:jc w:val="center"/>
    </w:pPr>
    <w:rPr>
      <w:b/>
      <w:sz w:val="28"/>
    </w:rPr>
  </w:style>
  <w:style w:type="paragraph" w:customStyle="1" w:styleId="Source">
    <w:name w:val="Source"/>
    <w:basedOn w:val="Normal"/>
    <w:next w:val="Normalaftertitle"/>
    <w:pPr>
      <w:spacing w:before="840" w:after="200"/>
      <w:jc w:val="center"/>
    </w:pPr>
    <w:rPr>
      <w:b/>
      <w:sz w:val="28"/>
    </w:rPr>
  </w:style>
  <w:style w:type="paragraph" w:customStyle="1" w:styleId="SpecialFooter">
    <w:name w:val="Special Footer"/>
    <w:basedOn w:val="Footer"/>
    <w:pPr>
      <w:tabs>
        <w:tab w:val="left" w:pos="567"/>
        <w:tab w:val="left" w:pos="1134"/>
        <w:tab w:val="left" w:pos="1701"/>
        <w:tab w:val="left" w:pos="2268"/>
        <w:tab w:val="left" w:pos="2835"/>
      </w:tabs>
      <w:jc w:val="both"/>
    </w:pPr>
    <w:rPr>
      <w:caps w:val="0"/>
      <w:noProof w:val="0"/>
    </w:rPr>
  </w:style>
  <w:style w:type="character" w:customStyle="1" w:styleId="Tablefreq">
    <w:name w:val="Table_freq"/>
    <w:rPr>
      <w:b/>
      <w:color w:val="auto"/>
    </w:rPr>
  </w:style>
  <w:style w:type="paragraph" w:customStyle="1" w:styleId="Tablehead">
    <w:name w:val="Table_head"/>
    <w:basedOn w:val="Normal"/>
    <w:next w:val="Normal"/>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pPr>
      <w:keepNext/>
      <w:keepLines/>
      <w:spacing w:before="360" w:after="120"/>
      <w:jc w:val="center"/>
    </w:pPr>
    <w:rPr>
      <w:b/>
    </w:rPr>
  </w:style>
  <w:style w:type="paragraph" w:customStyle="1" w:styleId="TableNoBR">
    <w:name w:val="Table_No_BR"/>
    <w:basedOn w:val="Normal"/>
    <w:next w:val="TabletitleBR"/>
    <w:pPr>
      <w:keepNext/>
      <w:spacing w:before="560" w:after="120"/>
      <w:jc w:val="center"/>
    </w:pPr>
    <w:rPr>
      <w:caps/>
    </w:rPr>
  </w:style>
  <w:style w:type="paragraph" w:customStyle="1" w:styleId="Tableref">
    <w:name w:val="Table_ref"/>
    <w:basedOn w:val="Normal"/>
    <w:next w:val="TabletitleBR"/>
    <w:pPr>
      <w:keepNext/>
      <w:spacing w:before="0" w:after="120"/>
      <w:jc w:val="center"/>
    </w:pPr>
  </w:style>
  <w:style w:type="paragraph" w:customStyle="1" w:styleId="Tabletext">
    <w:name w:val="Table_text"/>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Pr>
      <w:b/>
    </w:rPr>
  </w:style>
  <w:style w:type="paragraph" w:customStyle="1" w:styleId="toc0">
    <w:name w:val="toc 0"/>
    <w:basedOn w:val="Normal"/>
    <w:next w:val="TOC1"/>
    <w:pPr>
      <w:tabs>
        <w:tab w:val="clear" w:pos="794"/>
        <w:tab w:val="clear" w:pos="1191"/>
        <w:tab w:val="clear" w:pos="1588"/>
        <w:tab w:val="clear" w:pos="1985"/>
        <w:tab w:val="right" w:pos="9639"/>
      </w:tabs>
    </w:pPr>
    <w:rPr>
      <w:b/>
    </w:rPr>
  </w:style>
  <w:style w:type="paragraph" w:styleId="TOC1">
    <w:name w:val="toc 1"/>
    <w:basedOn w:val="Normal"/>
    <w:uiPriority w:val="39"/>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pPr>
      <w:spacing w:before="80"/>
      <w:ind w:left="1531" w:hanging="851"/>
    </w:pPr>
  </w:style>
  <w:style w:type="paragraph" w:styleId="TOC3">
    <w:name w:val="toc 3"/>
    <w:basedOn w:val="TOC2"/>
    <w:semiHidden/>
  </w:style>
  <w:style w:type="paragraph" w:styleId="TOC4">
    <w:name w:val="toc 4"/>
    <w:basedOn w:val="TOC3"/>
    <w:semiHidden/>
  </w:style>
  <w:style w:type="paragraph" w:styleId="TOC5">
    <w:name w:val="toc 5"/>
    <w:basedOn w:val="TOC4"/>
    <w:semiHidden/>
  </w:style>
  <w:style w:type="paragraph" w:styleId="TOC6">
    <w:name w:val="toc 6"/>
    <w:basedOn w:val="TOC4"/>
    <w:semiHidden/>
  </w:style>
  <w:style w:type="paragraph" w:styleId="TOC7">
    <w:name w:val="toc 7"/>
    <w:basedOn w:val="TOC4"/>
    <w:semiHidden/>
  </w:style>
  <w:style w:type="paragraph" w:styleId="TOC8">
    <w:name w:val="toc 8"/>
    <w:basedOn w:val="TOC4"/>
    <w:semiHidden/>
  </w:style>
  <w:style w:type="character" w:styleId="Hyperlink">
    <w:name w:val="Hyperlink"/>
    <w:aliases w:val="超级链接,Style 58,超????,超?级链,超??级链Ú,fL????,fL?级,하이퍼링크2,超??级链,하이퍼링크21,CEO_Hyperlink,超?级链Ú,’´?级链,’´????,’´??级链Ú,’´??级"/>
    <w:qFormat/>
    <w:rsid w:val="003D2A59"/>
    <w:rPr>
      <w:color w:val="0000FF"/>
      <w:u w:val="single"/>
    </w:rPr>
  </w:style>
  <w:style w:type="paragraph" w:styleId="NormalWeb">
    <w:name w:val="Normal (Web)"/>
    <w:basedOn w:val="Normal"/>
    <w:uiPriority w:val="99"/>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BodyText">
    <w:name w:val="Body Text"/>
    <w:basedOn w:val="Normal"/>
    <w:link w:val="BodyTextChar"/>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 w:val="22"/>
      <w:szCs w:val="24"/>
      <w:lang w:val="en-US" w:eastAsia="ja-JP"/>
    </w:rPr>
  </w:style>
  <w:style w:type="paragraph" w:styleId="BalloonText">
    <w:name w:val="Balloon Text"/>
    <w:basedOn w:val="Normal"/>
    <w:link w:val="BalloonTextChar"/>
    <w:semiHidden/>
    <w:rsid w:val="00327EEA"/>
    <w:rPr>
      <w:rFonts w:ascii="Tahoma" w:hAnsi="Tahoma" w:cs="Tahoma"/>
      <w:sz w:val="16"/>
      <w:szCs w:val="16"/>
    </w:rPr>
  </w:style>
  <w:style w:type="paragraph" w:customStyle="1" w:styleId="Default">
    <w:name w:val="Default"/>
    <w:rsid w:val="00584BFB"/>
    <w:pPr>
      <w:autoSpaceDE w:val="0"/>
      <w:autoSpaceDN w:val="0"/>
      <w:adjustRightInd w:val="0"/>
    </w:pPr>
    <w:rPr>
      <w:rFonts w:ascii="Arial" w:hAnsi="Arial" w:cs="Arial"/>
      <w:color w:val="000000"/>
      <w:sz w:val="24"/>
      <w:szCs w:val="24"/>
      <w:lang w:val="en-US" w:eastAsia="en-US"/>
    </w:rPr>
  </w:style>
  <w:style w:type="paragraph" w:styleId="HTMLPreformatted">
    <w:name w:val="HTML Preformatted"/>
    <w:basedOn w:val="Normal"/>
    <w:link w:val="HTMLPreformattedChar"/>
    <w:uiPriority w:val="99"/>
    <w:unhideWhenUsed/>
    <w:rsid w:val="00FB0AAD"/>
    <w:pPr>
      <w:tabs>
        <w:tab w:val="clear" w:pos="794"/>
        <w:tab w:val="clear" w:pos="1191"/>
        <w:tab w:val="clear" w:pos="1588"/>
        <w:tab w:val="clear" w:pos="198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before="0"/>
      <w:textAlignment w:val="auto"/>
    </w:pPr>
    <w:rPr>
      <w:rFonts w:ascii="Courier New" w:hAnsi="Courier New"/>
      <w:sz w:val="20"/>
      <w:lang w:val="x-none" w:eastAsia="x-none"/>
    </w:rPr>
  </w:style>
  <w:style w:type="character" w:customStyle="1" w:styleId="HTMLPreformattedChar">
    <w:name w:val="HTML Preformatted Char"/>
    <w:link w:val="HTMLPreformatted"/>
    <w:uiPriority w:val="99"/>
    <w:rsid w:val="00FB0AAD"/>
    <w:rPr>
      <w:rFonts w:ascii="Courier New" w:hAnsi="Courier New" w:cs="Courier New"/>
    </w:rPr>
  </w:style>
  <w:style w:type="paragraph" w:customStyle="1" w:styleId="ResTitle0">
    <w:name w:val="ResTitle"/>
    <w:basedOn w:val="Normal"/>
    <w:link w:val="ResTitleChar"/>
    <w:uiPriority w:val="99"/>
    <w:rsid w:val="00B9125C"/>
    <w:pPr>
      <w:keepNext/>
      <w:shd w:val="clear" w:color="auto" w:fill="D9D9D9"/>
      <w:tabs>
        <w:tab w:val="clear" w:pos="794"/>
        <w:tab w:val="clear" w:pos="1191"/>
        <w:tab w:val="clear" w:pos="1588"/>
        <w:tab w:val="clear" w:pos="1985"/>
        <w:tab w:val="left" w:pos="1530"/>
        <w:tab w:val="left" w:pos="1800"/>
      </w:tabs>
      <w:overflowPunct/>
      <w:spacing w:before="240"/>
      <w:ind w:left="1800" w:hanging="1800"/>
      <w:textAlignment w:val="auto"/>
    </w:pPr>
    <w:rPr>
      <w:rFonts w:ascii="Calibri" w:hAnsi="Calibri"/>
      <w:b/>
      <w:szCs w:val="24"/>
      <w:lang w:val="en-US" w:eastAsia="ja-JP"/>
    </w:rPr>
  </w:style>
  <w:style w:type="character" w:customStyle="1" w:styleId="ResTitleChar">
    <w:name w:val="ResTitle Char"/>
    <w:link w:val="ResTitle0"/>
    <w:uiPriority w:val="99"/>
    <w:locked/>
    <w:rsid w:val="00B9125C"/>
    <w:rPr>
      <w:rFonts w:ascii="Calibri" w:eastAsia="MS Mincho" w:hAnsi="Calibri" w:cs="Symbol"/>
      <w:b/>
      <w:sz w:val="24"/>
      <w:szCs w:val="24"/>
      <w:shd w:val="clear" w:color="auto" w:fill="D9D9D9"/>
      <w:lang w:val="en-US" w:eastAsia="ja-JP"/>
    </w:rPr>
  </w:style>
  <w:style w:type="table" w:styleId="TableGrid">
    <w:name w:val="Table Grid"/>
    <w:basedOn w:val="TableNormal"/>
    <w:uiPriority w:val="39"/>
    <w:rsid w:val="004C10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TMLBody">
    <w:name w:val="HTML Body"/>
    <w:uiPriority w:val="99"/>
    <w:rsid w:val="004C10C6"/>
    <w:pPr>
      <w:autoSpaceDE w:val="0"/>
      <w:autoSpaceDN w:val="0"/>
      <w:adjustRightInd w:val="0"/>
    </w:pPr>
    <w:rPr>
      <w:rFonts w:ascii="Arial" w:hAnsi="Arial"/>
      <w:lang w:val="en-US" w:eastAsia="en-US"/>
    </w:rPr>
  </w:style>
  <w:style w:type="paragraph" w:customStyle="1" w:styleId="msolistparagraphcxspmiddle">
    <w:name w:val="msolistparagraphcxspmiddle"/>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cxsplast">
    <w:name w:val="msolistparagraphcxsplast"/>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0">
    <w:name w:val="msolistparagraph"/>
    <w:basedOn w:val="Normal"/>
    <w:uiPriority w:val="99"/>
    <w:rsid w:val="00AF15CE"/>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ListParagraph">
    <w:name w:val="List Paragraph"/>
    <w:basedOn w:val="Normal"/>
    <w:link w:val="ListParagraphChar"/>
    <w:uiPriority w:val="34"/>
    <w:qFormat/>
    <w:rsid w:val="00DB7FA2"/>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fr-FR" w:eastAsia="zh-CN"/>
    </w:rPr>
  </w:style>
  <w:style w:type="paragraph" w:customStyle="1" w:styleId="ResPara">
    <w:name w:val="ResPara"/>
    <w:basedOn w:val="Normal"/>
    <w:link w:val="ResParaChar"/>
    <w:uiPriority w:val="99"/>
    <w:rsid w:val="00E97E60"/>
    <w:pPr>
      <w:tabs>
        <w:tab w:val="clear" w:pos="794"/>
        <w:tab w:val="clear" w:pos="1191"/>
        <w:tab w:val="clear" w:pos="1588"/>
        <w:tab w:val="clear" w:pos="1985"/>
        <w:tab w:val="left" w:pos="720"/>
      </w:tabs>
      <w:overflowPunct/>
      <w:textAlignment w:val="auto"/>
    </w:pPr>
    <w:rPr>
      <w:rFonts w:ascii="Calibri" w:hAnsi="Calibri"/>
      <w:szCs w:val="24"/>
      <w:lang w:val="en-CA"/>
    </w:rPr>
  </w:style>
  <w:style w:type="character" w:customStyle="1" w:styleId="ResParaChar">
    <w:name w:val="ResPara Char"/>
    <w:link w:val="ResPara"/>
    <w:uiPriority w:val="99"/>
    <w:locked/>
    <w:rsid w:val="00E97E60"/>
    <w:rPr>
      <w:rFonts w:ascii="Calibri" w:eastAsia="MS Mincho" w:hAnsi="Calibri"/>
      <w:sz w:val="24"/>
      <w:szCs w:val="24"/>
      <w:lang w:val="en-CA" w:eastAsia="en-US"/>
    </w:rPr>
  </w:style>
  <w:style w:type="paragraph" w:customStyle="1" w:styleId="CM2">
    <w:name w:val="CM2"/>
    <w:basedOn w:val="Default"/>
    <w:next w:val="Default"/>
    <w:uiPriority w:val="99"/>
    <w:rsid w:val="00261194"/>
    <w:pPr>
      <w:widowControl w:val="0"/>
      <w:spacing w:line="276" w:lineRule="atLeast"/>
    </w:pPr>
    <w:rPr>
      <w:rFonts w:eastAsia="SimSun"/>
      <w:color w:val="auto"/>
      <w:lang w:val="fr-FR" w:eastAsia="zh-CN"/>
    </w:rPr>
  </w:style>
  <w:style w:type="paragraph" w:customStyle="1" w:styleId="CM22">
    <w:name w:val="CM22"/>
    <w:basedOn w:val="Default"/>
    <w:next w:val="Default"/>
    <w:uiPriority w:val="99"/>
    <w:rsid w:val="00AE4964"/>
    <w:pPr>
      <w:widowControl w:val="0"/>
    </w:pPr>
    <w:rPr>
      <w:rFonts w:eastAsia="SimSun"/>
      <w:color w:val="auto"/>
      <w:lang w:val="fr-FR" w:eastAsia="zh-CN"/>
    </w:rPr>
  </w:style>
  <w:style w:type="paragraph" w:customStyle="1" w:styleId="CM5">
    <w:name w:val="CM5"/>
    <w:basedOn w:val="Default"/>
    <w:next w:val="Default"/>
    <w:link w:val="CM5Char"/>
    <w:uiPriority w:val="99"/>
    <w:rsid w:val="00C41CC2"/>
    <w:pPr>
      <w:widowControl w:val="0"/>
    </w:pPr>
    <w:rPr>
      <w:rFonts w:cs="Times New Roman"/>
      <w:color w:val="auto"/>
    </w:rPr>
  </w:style>
  <w:style w:type="paragraph" w:customStyle="1" w:styleId="NumberedList">
    <w:name w:val="Numbered List"/>
    <w:basedOn w:val="CM5"/>
    <w:qFormat/>
    <w:rsid w:val="00C41CC2"/>
    <w:pPr>
      <w:numPr>
        <w:numId w:val="1"/>
      </w:numPr>
      <w:tabs>
        <w:tab w:val="num" w:pos="720"/>
      </w:tabs>
      <w:spacing w:after="285" w:line="293" w:lineRule="atLeast"/>
      <w:ind w:left="1080"/>
    </w:pPr>
    <w:rPr>
      <w:rFonts w:ascii="Calibri" w:hAnsi="Calibri" w:cs="Calibri"/>
      <w:sz w:val="23"/>
      <w:szCs w:val="23"/>
    </w:rPr>
  </w:style>
  <w:style w:type="character" w:customStyle="1" w:styleId="CM5Char">
    <w:name w:val="CM5 Char"/>
    <w:link w:val="CM5"/>
    <w:uiPriority w:val="99"/>
    <w:rsid w:val="00C41CC2"/>
    <w:rPr>
      <w:rFonts w:ascii="Arial" w:hAnsi="Arial" w:cs="Arial"/>
      <w:sz w:val="24"/>
      <w:szCs w:val="24"/>
      <w:lang w:val="en-US" w:eastAsia="en-US"/>
    </w:rPr>
  </w:style>
  <w:style w:type="paragraph" w:styleId="PlainText">
    <w:name w:val="Plain Text"/>
    <w:basedOn w:val="Normal"/>
    <w:link w:val="PlainTextChar"/>
    <w:uiPriority w:val="99"/>
    <w:rsid w:val="00C330CD"/>
    <w:pPr>
      <w:tabs>
        <w:tab w:val="clear" w:pos="794"/>
        <w:tab w:val="clear" w:pos="1191"/>
        <w:tab w:val="clear" w:pos="1588"/>
        <w:tab w:val="clear" w:pos="1985"/>
      </w:tabs>
      <w:overflowPunct/>
      <w:autoSpaceDE/>
      <w:autoSpaceDN/>
      <w:adjustRightInd/>
      <w:spacing w:before="0"/>
      <w:textAlignment w:val="auto"/>
    </w:pPr>
    <w:rPr>
      <w:rFonts w:ascii="Georgia" w:hAnsi="Georgia"/>
      <w:sz w:val="22"/>
      <w:szCs w:val="22"/>
      <w:lang w:val="en-US"/>
    </w:rPr>
  </w:style>
  <w:style w:type="character" w:customStyle="1" w:styleId="PlainTextChar">
    <w:name w:val="Plain Text Char"/>
    <w:link w:val="PlainText"/>
    <w:uiPriority w:val="99"/>
    <w:rsid w:val="00C330CD"/>
    <w:rPr>
      <w:rFonts w:ascii="Georgia" w:eastAsia="MS Mincho" w:hAnsi="Georgia"/>
      <w:sz w:val="22"/>
      <w:szCs w:val="22"/>
      <w:lang w:val="en-US" w:eastAsia="en-US"/>
    </w:rPr>
  </w:style>
  <w:style w:type="paragraph" w:customStyle="1" w:styleId="ResBullet">
    <w:name w:val="ResBullet"/>
    <w:basedOn w:val="Normal"/>
    <w:link w:val="ResBulletChar"/>
    <w:uiPriority w:val="99"/>
    <w:rsid w:val="00EE1721"/>
    <w:pPr>
      <w:numPr>
        <w:numId w:val="2"/>
      </w:numPr>
      <w:tabs>
        <w:tab w:val="clear" w:pos="794"/>
        <w:tab w:val="clear" w:pos="1191"/>
        <w:tab w:val="clear" w:pos="1588"/>
        <w:tab w:val="clear" w:pos="1985"/>
      </w:tabs>
      <w:overflowPunct/>
      <w:spacing w:before="0"/>
      <w:textAlignment w:val="auto"/>
    </w:pPr>
    <w:rPr>
      <w:rFonts w:ascii="Calibri" w:hAnsi="Calibri"/>
      <w:szCs w:val="24"/>
      <w:lang w:val="en-CA"/>
    </w:rPr>
  </w:style>
  <w:style w:type="character" w:customStyle="1" w:styleId="ResBulletChar">
    <w:name w:val="ResBullet Char"/>
    <w:link w:val="ResBullet"/>
    <w:uiPriority w:val="99"/>
    <w:locked/>
    <w:rsid w:val="00EE1721"/>
    <w:rPr>
      <w:rFonts w:ascii="Calibri" w:hAnsi="Calibri"/>
      <w:sz w:val="24"/>
      <w:szCs w:val="24"/>
      <w:lang w:val="en-CA" w:eastAsia="en-US"/>
    </w:rPr>
  </w:style>
  <w:style w:type="paragraph" w:customStyle="1" w:styleId="Docnumber">
    <w:name w:val="Docnumber"/>
    <w:basedOn w:val="Normal"/>
    <w:link w:val="DocnumberChar"/>
    <w:qFormat/>
    <w:rsid w:val="0086306E"/>
    <w:pPr>
      <w:jc w:val="right"/>
    </w:pPr>
    <w:rPr>
      <w:b/>
      <w:bCs/>
      <w:sz w:val="40"/>
    </w:rPr>
  </w:style>
  <w:style w:type="character" w:customStyle="1" w:styleId="DocnumberChar">
    <w:name w:val="Docnumber Char"/>
    <w:link w:val="Docnumber"/>
    <w:rsid w:val="0086306E"/>
    <w:rPr>
      <w:b/>
      <w:bCs/>
      <w:sz w:val="40"/>
      <w:lang w:val="en-GB" w:eastAsia="en-US"/>
    </w:rPr>
  </w:style>
  <w:style w:type="paragraph" w:customStyle="1" w:styleId="REC">
    <w:name w:val=".REC"/>
    <w:basedOn w:val="Normal"/>
    <w:link w:val="RECChar"/>
    <w:qFormat/>
    <w:rsid w:val="002E39E9"/>
    <w:pPr>
      <w:keepNext/>
      <w:keepLines/>
      <w:shd w:val="clear" w:color="auto" w:fill="EAF1DD"/>
      <w:tabs>
        <w:tab w:val="clear" w:pos="794"/>
        <w:tab w:val="clear" w:pos="1191"/>
        <w:tab w:val="clear" w:pos="1588"/>
        <w:tab w:val="clear" w:pos="1985"/>
        <w:tab w:val="left" w:pos="2160"/>
      </w:tabs>
      <w:overflowPunct/>
      <w:autoSpaceDE/>
      <w:autoSpaceDN/>
      <w:adjustRightInd/>
      <w:spacing w:before="240"/>
      <w:ind w:left="2160" w:hanging="2160"/>
      <w:textAlignment w:val="auto"/>
    </w:pPr>
    <w:rPr>
      <w:rFonts w:ascii="Calibri" w:eastAsia="Calibri" w:hAnsi="Calibri" w:cs="Calibri"/>
      <w:b/>
      <w:iCs/>
      <w:sz w:val="22"/>
      <w:szCs w:val="22"/>
      <w:lang w:eastAsia="ar-SA"/>
    </w:rPr>
  </w:style>
  <w:style w:type="paragraph" w:customStyle="1" w:styleId="BODY">
    <w:name w:val=".BODY"/>
    <w:basedOn w:val="Normal"/>
    <w:link w:val="BODYChar"/>
    <w:qFormat/>
    <w:rsid w:val="002E39E9"/>
    <w:pPr>
      <w:tabs>
        <w:tab w:val="clear" w:pos="794"/>
        <w:tab w:val="clear" w:pos="1191"/>
        <w:tab w:val="clear" w:pos="1588"/>
        <w:tab w:val="clear" w:pos="1985"/>
      </w:tabs>
      <w:overflowPunct/>
      <w:autoSpaceDE/>
      <w:autoSpaceDN/>
      <w:adjustRightInd/>
      <w:spacing w:before="0" w:after="240"/>
      <w:textAlignment w:val="auto"/>
    </w:pPr>
    <w:rPr>
      <w:rFonts w:ascii="Calibri" w:eastAsia="Calibri" w:hAnsi="Calibri" w:cs="Calibri"/>
      <w:iCs/>
      <w:sz w:val="22"/>
      <w:szCs w:val="22"/>
      <w:lang w:eastAsia="ar-SA"/>
    </w:rPr>
  </w:style>
  <w:style w:type="character" w:customStyle="1" w:styleId="RECChar">
    <w:name w:val=".REC Char"/>
    <w:link w:val="REC"/>
    <w:rsid w:val="002E39E9"/>
    <w:rPr>
      <w:rFonts w:ascii="Calibri" w:eastAsia="Calibri" w:hAnsi="Calibri" w:cs="Calibri"/>
      <w:b/>
      <w:iCs/>
      <w:sz w:val="22"/>
      <w:szCs w:val="22"/>
      <w:shd w:val="clear" w:color="auto" w:fill="EAF1DD"/>
      <w:lang w:val="en-GB" w:eastAsia="ar-SA"/>
    </w:rPr>
  </w:style>
  <w:style w:type="character" w:customStyle="1" w:styleId="BODYChar">
    <w:name w:val=".BODY Char"/>
    <w:link w:val="BODY"/>
    <w:rsid w:val="002E39E9"/>
    <w:rPr>
      <w:rFonts w:ascii="Calibri" w:eastAsia="Calibri" w:hAnsi="Calibri" w:cs="Calibri"/>
      <w:iCs/>
      <w:sz w:val="22"/>
      <w:szCs w:val="22"/>
      <w:lang w:val="en-GB" w:eastAsia="ar-SA"/>
    </w:rPr>
  </w:style>
  <w:style w:type="character" w:styleId="CommentReference">
    <w:name w:val="annotation reference"/>
    <w:uiPriority w:val="99"/>
    <w:rsid w:val="00BC478F"/>
    <w:rPr>
      <w:sz w:val="16"/>
      <w:szCs w:val="16"/>
    </w:rPr>
  </w:style>
  <w:style w:type="paragraph" w:styleId="CommentText">
    <w:name w:val="annotation text"/>
    <w:basedOn w:val="Normal"/>
    <w:link w:val="CommentTextChar"/>
    <w:uiPriority w:val="99"/>
    <w:rsid w:val="00BC478F"/>
    <w:rPr>
      <w:sz w:val="20"/>
    </w:rPr>
  </w:style>
  <w:style w:type="character" w:customStyle="1" w:styleId="CommentTextChar">
    <w:name w:val="Comment Text Char"/>
    <w:link w:val="CommentText"/>
    <w:uiPriority w:val="99"/>
    <w:rsid w:val="00BC478F"/>
    <w:rPr>
      <w:lang w:val="en-GB" w:eastAsia="en-US"/>
    </w:rPr>
  </w:style>
  <w:style w:type="paragraph" w:styleId="CommentSubject">
    <w:name w:val="annotation subject"/>
    <w:basedOn w:val="CommentText"/>
    <w:next w:val="CommentText"/>
    <w:link w:val="CommentSubjectChar"/>
    <w:rsid w:val="00BC478F"/>
    <w:rPr>
      <w:b/>
      <w:bCs/>
    </w:rPr>
  </w:style>
  <w:style w:type="character" w:customStyle="1" w:styleId="CommentSubjectChar">
    <w:name w:val="Comment Subject Char"/>
    <w:link w:val="CommentSubject"/>
    <w:rsid w:val="00BC478F"/>
    <w:rPr>
      <w:b/>
      <w:bCs/>
      <w:lang w:val="en-GB" w:eastAsia="en-US"/>
    </w:rPr>
  </w:style>
  <w:style w:type="paragraph" w:customStyle="1" w:styleId="ResTitle1">
    <w:name w:val=".ResTitle"/>
    <w:basedOn w:val="ResTitle0"/>
    <w:link w:val="ResTitleChar0"/>
    <w:qFormat/>
    <w:rsid w:val="00095A17"/>
    <w:pPr>
      <w:keepLines/>
      <w:tabs>
        <w:tab w:val="clear" w:pos="1530"/>
        <w:tab w:val="clear" w:pos="1800"/>
        <w:tab w:val="left" w:pos="1620"/>
        <w:tab w:val="left" w:pos="1980"/>
      </w:tabs>
      <w:spacing w:before="360"/>
      <w:ind w:left="1987" w:hanging="1987"/>
    </w:pPr>
    <w:rPr>
      <w:rFonts w:cs="Calibri"/>
    </w:rPr>
  </w:style>
  <w:style w:type="paragraph" w:customStyle="1" w:styleId="ResBod">
    <w:name w:val=".ResBod"/>
    <w:basedOn w:val="ResPara"/>
    <w:link w:val="ResBodChar"/>
    <w:qFormat/>
    <w:rsid w:val="00095A17"/>
    <w:rPr>
      <w:rFonts w:cs="Calibri"/>
      <w:lang w:val="en-US"/>
    </w:rPr>
  </w:style>
  <w:style w:type="character" w:customStyle="1" w:styleId="ResTitleChar0">
    <w:name w:val=".ResTitle Char"/>
    <w:link w:val="ResTitle1"/>
    <w:rsid w:val="00095A17"/>
    <w:rPr>
      <w:rFonts w:ascii="Calibri" w:eastAsia="MS Mincho" w:hAnsi="Calibri" w:cs="Calibri"/>
      <w:b/>
      <w:sz w:val="24"/>
      <w:szCs w:val="24"/>
      <w:shd w:val="clear" w:color="auto" w:fill="D9D9D9"/>
      <w:lang w:val="en-US" w:eastAsia="ja-JP"/>
    </w:rPr>
  </w:style>
  <w:style w:type="character" w:customStyle="1" w:styleId="ResBodChar">
    <w:name w:val=".ResBod Char"/>
    <w:link w:val="ResBod"/>
    <w:rsid w:val="00095A17"/>
    <w:rPr>
      <w:rFonts w:ascii="Calibri" w:eastAsia="MS Mincho" w:hAnsi="Calibri" w:cs="Calibri"/>
      <w:sz w:val="24"/>
      <w:szCs w:val="24"/>
      <w:lang w:val="en-US" w:eastAsia="en-US"/>
    </w:rPr>
  </w:style>
  <w:style w:type="paragraph" w:customStyle="1" w:styleId="positionsfranaises">
    <w:name w:val="positionsfranaises"/>
    <w:basedOn w:val="Normal"/>
    <w:rsid w:val="00652FF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Calibri"/>
      <w:szCs w:val="24"/>
      <w:lang w:val="en-US"/>
    </w:rPr>
  </w:style>
  <w:style w:type="paragraph" w:customStyle="1" w:styleId="ResBul1">
    <w:name w:val=".ResBul1"/>
    <w:basedOn w:val="ResBullet"/>
    <w:qFormat/>
    <w:rsid w:val="00403FE7"/>
    <w:pPr>
      <w:numPr>
        <w:numId w:val="0"/>
      </w:numPr>
      <w:ind w:left="-117" w:hanging="360"/>
    </w:pPr>
    <w:rPr>
      <w:rFonts w:cs="Calibri"/>
      <w:lang w:val="en-US" w:eastAsia="ja-JP"/>
    </w:rPr>
  </w:style>
  <w:style w:type="character" w:customStyle="1" w:styleId="ListParagraphChar">
    <w:name w:val="List Paragraph Char"/>
    <w:link w:val="ListParagraph"/>
    <w:uiPriority w:val="34"/>
    <w:rsid w:val="00CA620E"/>
    <w:rPr>
      <w:sz w:val="24"/>
      <w:szCs w:val="24"/>
    </w:rPr>
  </w:style>
  <w:style w:type="character" w:customStyle="1" w:styleId="1">
    <w:name w:val="未解決のメンション1"/>
    <w:basedOn w:val="DefaultParagraphFont"/>
    <w:uiPriority w:val="99"/>
    <w:semiHidden/>
    <w:unhideWhenUsed/>
    <w:rsid w:val="00A44170"/>
    <w:rPr>
      <w:color w:val="808080"/>
      <w:shd w:val="clear" w:color="auto" w:fill="E6E6E6"/>
    </w:rPr>
  </w:style>
  <w:style w:type="character" w:styleId="Strong">
    <w:name w:val="Strong"/>
    <w:basedOn w:val="DefaultParagraphFont"/>
    <w:uiPriority w:val="22"/>
    <w:qFormat/>
    <w:rsid w:val="009D4631"/>
    <w:rPr>
      <w:b/>
      <w:bCs/>
    </w:rPr>
  </w:style>
  <w:style w:type="table" w:customStyle="1" w:styleId="10">
    <w:name w:val="表 (格子)1"/>
    <w:basedOn w:val="TableNormal"/>
    <w:next w:val="TableGrid"/>
    <w:rsid w:val="00206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ngleTxtGChar">
    <w:name w:val="_ Single Txt_G Char"/>
    <w:basedOn w:val="DefaultParagraphFont"/>
    <w:link w:val="SingleTxtG"/>
    <w:rsid w:val="00206A8E"/>
    <w:rPr>
      <w:lang w:val="en-GB" w:eastAsia="en-US"/>
    </w:rPr>
  </w:style>
  <w:style w:type="paragraph" w:customStyle="1" w:styleId="SingleTxtG">
    <w:name w:val="_ Single Txt_G"/>
    <w:basedOn w:val="Normal"/>
    <w:link w:val="SingleTxtGChar"/>
    <w:qFormat/>
    <w:rsid w:val="00206A8E"/>
    <w:pPr>
      <w:tabs>
        <w:tab w:val="clear" w:pos="794"/>
        <w:tab w:val="clear" w:pos="1191"/>
        <w:tab w:val="clear" w:pos="1588"/>
        <w:tab w:val="clear" w:pos="1985"/>
      </w:tabs>
      <w:suppressAutoHyphens/>
      <w:overflowPunct/>
      <w:autoSpaceDE/>
      <w:autoSpaceDN/>
      <w:adjustRightInd/>
      <w:spacing w:before="0" w:after="120" w:line="240" w:lineRule="atLeast"/>
      <w:ind w:left="1134" w:right="1134"/>
      <w:jc w:val="both"/>
      <w:textAlignment w:val="auto"/>
    </w:pPr>
    <w:rPr>
      <w:sz w:val="20"/>
    </w:rPr>
  </w:style>
  <w:style w:type="character" w:customStyle="1" w:styleId="BalloonTextChar">
    <w:name w:val="Balloon Text Char"/>
    <w:basedOn w:val="DefaultParagraphFont"/>
    <w:link w:val="BalloonText"/>
    <w:semiHidden/>
    <w:rsid w:val="00206A8E"/>
    <w:rPr>
      <w:rFonts w:ascii="Tahoma" w:hAnsi="Tahoma" w:cs="Tahoma"/>
      <w:sz w:val="16"/>
      <w:szCs w:val="16"/>
      <w:lang w:val="en-GB" w:eastAsia="en-US"/>
    </w:rPr>
  </w:style>
  <w:style w:type="character" w:customStyle="1" w:styleId="HeaderChar">
    <w:name w:val="Header Char"/>
    <w:basedOn w:val="DefaultParagraphFont"/>
    <w:link w:val="Header"/>
    <w:rsid w:val="00206A8E"/>
    <w:rPr>
      <w:sz w:val="18"/>
      <w:lang w:val="en-GB" w:eastAsia="en-US"/>
    </w:rPr>
  </w:style>
  <w:style w:type="character" w:customStyle="1" w:styleId="FooterChar">
    <w:name w:val="Footer Char"/>
    <w:basedOn w:val="DefaultParagraphFont"/>
    <w:link w:val="Footer"/>
    <w:rsid w:val="00206A8E"/>
    <w:rPr>
      <w:caps/>
      <w:noProof/>
      <w:sz w:val="16"/>
      <w:lang w:val="en-GB" w:eastAsia="en-US"/>
    </w:rPr>
  </w:style>
  <w:style w:type="character" w:customStyle="1" w:styleId="Heading1Char">
    <w:name w:val="Heading 1 Char"/>
    <w:basedOn w:val="DefaultParagraphFont"/>
    <w:link w:val="Heading1"/>
    <w:rsid w:val="00380743"/>
    <w:rPr>
      <w:b/>
      <w:sz w:val="24"/>
      <w:lang w:val="en-GB" w:eastAsia="en-US"/>
    </w:rPr>
  </w:style>
  <w:style w:type="character" w:customStyle="1" w:styleId="Heading2Char">
    <w:name w:val="Heading 2 Char"/>
    <w:basedOn w:val="DefaultParagraphFont"/>
    <w:link w:val="Heading2"/>
    <w:rsid w:val="00380743"/>
    <w:rPr>
      <w:b/>
      <w:sz w:val="24"/>
      <w:lang w:val="en-GB" w:eastAsia="en-US"/>
    </w:rPr>
  </w:style>
  <w:style w:type="character" w:customStyle="1" w:styleId="Heading3Char">
    <w:name w:val="Heading 3 Char"/>
    <w:basedOn w:val="DefaultParagraphFont"/>
    <w:link w:val="Heading3"/>
    <w:rsid w:val="00380743"/>
    <w:rPr>
      <w:b/>
      <w:sz w:val="24"/>
      <w:lang w:val="en-GB" w:eastAsia="en-US"/>
    </w:rPr>
  </w:style>
  <w:style w:type="character" w:customStyle="1" w:styleId="Heading4Char">
    <w:name w:val="Heading 4 Char"/>
    <w:basedOn w:val="DefaultParagraphFont"/>
    <w:link w:val="Heading4"/>
    <w:rsid w:val="00380743"/>
    <w:rPr>
      <w:b/>
      <w:sz w:val="24"/>
      <w:lang w:val="en-GB" w:eastAsia="en-US"/>
    </w:rPr>
  </w:style>
  <w:style w:type="character" w:customStyle="1" w:styleId="Heading5Char">
    <w:name w:val="Heading 5 Char"/>
    <w:basedOn w:val="DefaultParagraphFont"/>
    <w:link w:val="Heading5"/>
    <w:rsid w:val="00380743"/>
    <w:rPr>
      <w:b/>
      <w:sz w:val="24"/>
      <w:lang w:val="en-GB" w:eastAsia="en-US"/>
    </w:rPr>
  </w:style>
  <w:style w:type="character" w:customStyle="1" w:styleId="Heading6Char">
    <w:name w:val="Heading 6 Char"/>
    <w:basedOn w:val="DefaultParagraphFont"/>
    <w:link w:val="Heading6"/>
    <w:rsid w:val="00380743"/>
    <w:rPr>
      <w:b/>
      <w:sz w:val="24"/>
      <w:lang w:val="en-GB" w:eastAsia="en-US"/>
    </w:rPr>
  </w:style>
  <w:style w:type="character" w:customStyle="1" w:styleId="Heading7Char">
    <w:name w:val="Heading 7 Char"/>
    <w:basedOn w:val="DefaultParagraphFont"/>
    <w:link w:val="Heading7"/>
    <w:rsid w:val="00380743"/>
    <w:rPr>
      <w:b/>
      <w:sz w:val="24"/>
      <w:lang w:val="en-GB" w:eastAsia="en-US"/>
    </w:rPr>
  </w:style>
  <w:style w:type="character" w:customStyle="1" w:styleId="Heading8Char">
    <w:name w:val="Heading 8 Char"/>
    <w:basedOn w:val="DefaultParagraphFont"/>
    <w:link w:val="Heading8"/>
    <w:rsid w:val="00380743"/>
    <w:rPr>
      <w:b/>
      <w:sz w:val="24"/>
      <w:lang w:val="en-GB" w:eastAsia="en-US"/>
    </w:rPr>
  </w:style>
  <w:style w:type="character" w:customStyle="1" w:styleId="Heading9Char">
    <w:name w:val="Heading 9 Char"/>
    <w:basedOn w:val="DefaultParagraphFont"/>
    <w:link w:val="Heading9"/>
    <w:rsid w:val="00380743"/>
    <w:rPr>
      <w:b/>
      <w:sz w:val="24"/>
      <w:lang w:val="en-GB" w:eastAsia="en-US"/>
    </w:rPr>
  </w:style>
  <w:style w:type="character" w:styleId="FollowedHyperlink">
    <w:name w:val="FollowedHyperlink"/>
    <w:basedOn w:val="DefaultParagraphFont"/>
    <w:semiHidden/>
    <w:unhideWhenUsed/>
    <w:rsid w:val="00380743"/>
    <w:rPr>
      <w:color w:val="800080" w:themeColor="followedHyperlink"/>
      <w:u w:val="single"/>
    </w:rPr>
  </w:style>
  <w:style w:type="paragraph" w:customStyle="1" w:styleId="msonormal0">
    <w:name w:val="msonormal"/>
    <w:basedOn w:val="Normal"/>
    <w:rsid w:val="00380743"/>
    <w:pPr>
      <w:tabs>
        <w:tab w:val="clear" w:pos="794"/>
        <w:tab w:val="clear" w:pos="1191"/>
        <w:tab w:val="clear" w:pos="1588"/>
        <w:tab w:val="clear" w:pos="1985"/>
      </w:tabs>
      <w:overflowPunct/>
      <w:autoSpaceDE/>
      <w:autoSpaceDN/>
      <w:adjustRightInd/>
      <w:spacing w:before="100" w:beforeAutospacing="1" w:after="100" w:afterAutospacing="1"/>
      <w:jc w:val="both"/>
      <w:textAlignment w:val="auto"/>
    </w:pPr>
    <w:rPr>
      <w:rFonts w:eastAsia="SimSun"/>
      <w:szCs w:val="24"/>
      <w:lang w:val="en-US" w:eastAsia="ja-JP"/>
    </w:rPr>
  </w:style>
  <w:style w:type="paragraph" w:styleId="TOC9">
    <w:name w:val="toc 9"/>
    <w:basedOn w:val="TOC3"/>
    <w:autoRedefine/>
    <w:semiHidden/>
    <w:unhideWhenUsed/>
    <w:rsid w:val="00380743"/>
    <w:pPr>
      <w:keepLines w:val="0"/>
      <w:textAlignment w:val="auto"/>
    </w:pPr>
    <w:rPr>
      <w:rFonts w:eastAsia="SimSun"/>
      <w:lang w:eastAsia="zh-CN"/>
    </w:rPr>
  </w:style>
  <w:style w:type="paragraph" w:styleId="TableofFigures">
    <w:name w:val="table of figures"/>
    <w:basedOn w:val="Normal"/>
    <w:next w:val="Normal"/>
    <w:uiPriority w:val="99"/>
    <w:semiHidden/>
    <w:unhideWhenUsed/>
    <w:rsid w:val="00380743"/>
    <w:pPr>
      <w:tabs>
        <w:tab w:val="clear" w:pos="794"/>
        <w:tab w:val="clear" w:pos="1191"/>
        <w:tab w:val="clear" w:pos="1588"/>
        <w:tab w:val="clear" w:pos="1985"/>
        <w:tab w:val="right" w:leader="dot" w:pos="9639"/>
      </w:tabs>
      <w:overflowPunct/>
      <w:autoSpaceDE/>
      <w:autoSpaceDN/>
      <w:adjustRightInd/>
      <w:jc w:val="both"/>
      <w:textAlignment w:val="auto"/>
    </w:pPr>
    <w:rPr>
      <w:rFonts w:eastAsia="SimSun"/>
      <w:szCs w:val="24"/>
      <w:lang w:eastAsia="ja-JP"/>
    </w:rPr>
  </w:style>
  <w:style w:type="paragraph" w:styleId="EndnoteText">
    <w:name w:val="endnote text"/>
    <w:basedOn w:val="Normal"/>
    <w:link w:val="EndnoteTextChar"/>
    <w:semiHidden/>
    <w:unhideWhenUsed/>
    <w:rsid w:val="00380743"/>
    <w:pPr>
      <w:tabs>
        <w:tab w:val="clear" w:pos="794"/>
        <w:tab w:val="clear" w:pos="1191"/>
        <w:tab w:val="clear" w:pos="1588"/>
        <w:tab w:val="clear" w:pos="1985"/>
      </w:tabs>
      <w:overflowPunct/>
      <w:autoSpaceDE/>
      <w:autoSpaceDN/>
      <w:adjustRightInd/>
      <w:spacing w:before="0"/>
      <w:jc w:val="both"/>
      <w:textAlignment w:val="auto"/>
    </w:pPr>
    <w:rPr>
      <w:rFonts w:eastAsia="SimSun"/>
      <w:sz w:val="20"/>
      <w:szCs w:val="24"/>
      <w:lang w:eastAsia="ja-JP"/>
    </w:rPr>
  </w:style>
  <w:style w:type="character" w:customStyle="1" w:styleId="EndnoteTextChar">
    <w:name w:val="Endnote Text Char"/>
    <w:basedOn w:val="DefaultParagraphFont"/>
    <w:link w:val="EndnoteText"/>
    <w:semiHidden/>
    <w:rsid w:val="00380743"/>
    <w:rPr>
      <w:rFonts w:eastAsia="SimSun"/>
      <w:szCs w:val="24"/>
      <w:lang w:val="en-GB" w:eastAsia="ja-JP"/>
    </w:rPr>
  </w:style>
  <w:style w:type="paragraph" w:styleId="Title">
    <w:name w:val="Title"/>
    <w:basedOn w:val="Normal"/>
    <w:next w:val="Normal"/>
    <w:link w:val="TitleChar"/>
    <w:qFormat/>
    <w:rsid w:val="00380743"/>
    <w:pPr>
      <w:tabs>
        <w:tab w:val="clear" w:pos="794"/>
        <w:tab w:val="clear" w:pos="1191"/>
        <w:tab w:val="clear" w:pos="1588"/>
        <w:tab w:val="clear" w:pos="1985"/>
      </w:tabs>
      <w:overflowPunct/>
      <w:autoSpaceDE/>
      <w:autoSpaceDN/>
      <w:adjustRightInd/>
      <w:spacing w:before="240" w:after="60"/>
      <w:jc w:val="center"/>
      <w:textAlignment w:val="auto"/>
      <w:outlineLvl w:val="0"/>
    </w:pPr>
    <w:rPr>
      <w:rFonts w:ascii="Cambria" w:eastAsia="SimSun" w:hAnsi="Cambria"/>
      <w:b/>
      <w:bCs/>
      <w:kern w:val="28"/>
      <w:sz w:val="32"/>
      <w:szCs w:val="32"/>
      <w:lang w:val="en-US" w:eastAsia="ja-JP"/>
    </w:rPr>
  </w:style>
  <w:style w:type="character" w:customStyle="1" w:styleId="TitleChar">
    <w:name w:val="Title Char"/>
    <w:basedOn w:val="DefaultParagraphFont"/>
    <w:link w:val="Title"/>
    <w:rsid w:val="00380743"/>
    <w:rPr>
      <w:rFonts w:ascii="Cambria" w:eastAsia="SimSun" w:hAnsi="Cambria"/>
      <w:b/>
      <w:bCs/>
      <w:kern w:val="28"/>
      <w:sz w:val="32"/>
      <w:szCs w:val="32"/>
      <w:lang w:val="en-US" w:eastAsia="ja-JP"/>
    </w:rPr>
  </w:style>
  <w:style w:type="character" w:customStyle="1" w:styleId="BodyTextChar">
    <w:name w:val="Body Text Char"/>
    <w:basedOn w:val="DefaultParagraphFont"/>
    <w:link w:val="BodyText"/>
    <w:rsid w:val="00380743"/>
    <w:rPr>
      <w:sz w:val="22"/>
      <w:szCs w:val="24"/>
      <w:lang w:val="en-US" w:eastAsia="ja-JP"/>
    </w:rPr>
  </w:style>
  <w:style w:type="paragraph" w:styleId="Subtitle">
    <w:name w:val="Subtitle"/>
    <w:basedOn w:val="Normal"/>
    <w:next w:val="Normal"/>
    <w:link w:val="SubtitleChar"/>
    <w:qFormat/>
    <w:rsid w:val="00380743"/>
    <w:pPr>
      <w:jc w:val="center"/>
      <w:textAlignment w:val="auto"/>
      <w:outlineLvl w:val="1"/>
    </w:pPr>
    <w:rPr>
      <w:rFonts w:ascii="Calibri" w:eastAsia="SimSun" w:hAnsi="Calibri" w:cs="Arial"/>
      <w:color w:val="5A5A5A"/>
      <w:spacing w:val="15"/>
      <w:sz w:val="22"/>
      <w:szCs w:val="22"/>
      <w:lang w:eastAsia="ja-JP"/>
    </w:rPr>
  </w:style>
  <w:style w:type="character" w:customStyle="1" w:styleId="SubtitleChar">
    <w:name w:val="Subtitle Char"/>
    <w:basedOn w:val="DefaultParagraphFont"/>
    <w:link w:val="Subtitle"/>
    <w:rsid w:val="00380743"/>
    <w:rPr>
      <w:rFonts w:ascii="Calibri" w:eastAsia="SimSun" w:hAnsi="Calibri" w:cs="Arial"/>
      <w:color w:val="5A5A5A"/>
      <w:spacing w:val="15"/>
      <w:sz w:val="22"/>
      <w:szCs w:val="22"/>
      <w:lang w:val="en-GB" w:eastAsia="ja-JP"/>
    </w:rPr>
  </w:style>
  <w:style w:type="paragraph" w:styleId="Date">
    <w:name w:val="Date"/>
    <w:basedOn w:val="Normal"/>
    <w:next w:val="Normal"/>
    <w:link w:val="DateChar"/>
    <w:unhideWhenUsed/>
    <w:rsid w:val="00380743"/>
    <w:pPr>
      <w:jc w:val="both"/>
      <w:textAlignment w:val="auto"/>
    </w:pPr>
    <w:rPr>
      <w:rFonts w:eastAsia="SimSun"/>
      <w:lang w:eastAsia="zh-CN"/>
    </w:rPr>
  </w:style>
  <w:style w:type="character" w:customStyle="1" w:styleId="DateChar">
    <w:name w:val="Date Char"/>
    <w:basedOn w:val="DefaultParagraphFont"/>
    <w:link w:val="Date"/>
    <w:rsid w:val="00380743"/>
    <w:rPr>
      <w:rFonts w:eastAsia="SimSun"/>
      <w:sz w:val="24"/>
      <w:lang w:val="en-GB"/>
    </w:rPr>
  </w:style>
  <w:style w:type="paragraph" w:styleId="DocumentMap">
    <w:name w:val="Document Map"/>
    <w:basedOn w:val="Normal"/>
    <w:link w:val="DocumentMapChar"/>
    <w:semiHidden/>
    <w:unhideWhenUsed/>
    <w:rsid w:val="00380743"/>
    <w:pPr>
      <w:jc w:val="both"/>
      <w:textAlignment w:val="auto"/>
    </w:pPr>
    <w:rPr>
      <w:rFonts w:ascii="MS UI Gothic" w:eastAsia="MS UI Gothic"/>
      <w:sz w:val="18"/>
      <w:szCs w:val="18"/>
      <w:lang w:eastAsia="zh-CN"/>
    </w:rPr>
  </w:style>
  <w:style w:type="character" w:customStyle="1" w:styleId="DocumentMapChar">
    <w:name w:val="Document Map Char"/>
    <w:basedOn w:val="DefaultParagraphFont"/>
    <w:link w:val="DocumentMap"/>
    <w:semiHidden/>
    <w:rsid w:val="00380743"/>
    <w:rPr>
      <w:rFonts w:ascii="MS UI Gothic" w:eastAsia="MS UI Gothic"/>
      <w:sz w:val="18"/>
      <w:szCs w:val="18"/>
      <w:lang w:val="en-GB"/>
    </w:rPr>
  </w:style>
  <w:style w:type="paragraph" w:styleId="Revision">
    <w:name w:val="Revision"/>
    <w:uiPriority w:val="99"/>
    <w:semiHidden/>
    <w:rsid w:val="00380743"/>
    <w:rPr>
      <w:sz w:val="24"/>
      <w:lang w:val="en-GB" w:eastAsia="en-US"/>
    </w:rPr>
  </w:style>
  <w:style w:type="paragraph" w:styleId="Quote">
    <w:name w:val="Quote"/>
    <w:basedOn w:val="Normal"/>
    <w:next w:val="Normal"/>
    <w:link w:val="QuoteChar"/>
    <w:uiPriority w:val="29"/>
    <w:qFormat/>
    <w:rsid w:val="00380743"/>
    <w:pPr>
      <w:spacing w:before="200" w:after="160"/>
      <w:ind w:left="864" w:right="864"/>
      <w:jc w:val="center"/>
      <w:textAlignment w:val="auto"/>
    </w:pPr>
    <w:rPr>
      <w:rFonts w:eastAsia="SimSun"/>
      <w:i/>
      <w:iCs/>
      <w:color w:val="404040"/>
      <w:szCs w:val="24"/>
      <w:lang w:eastAsia="ja-JP"/>
    </w:rPr>
  </w:style>
  <w:style w:type="character" w:customStyle="1" w:styleId="QuoteChar">
    <w:name w:val="Quote Char"/>
    <w:basedOn w:val="DefaultParagraphFont"/>
    <w:link w:val="Quote"/>
    <w:uiPriority w:val="29"/>
    <w:rsid w:val="00380743"/>
    <w:rPr>
      <w:rFonts w:eastAsia="SimSun"/>
      <w:i/>
      <w:iCs/>
      <w:color w:val="404040"/>
      <w:sz w:val="24"/>
      <w:szCs w:val="24"/>
      <w:lang w:val="en-GB" w:eastAsia="ja-JP"/>
    </w:rPr>
  </w:style>
  <w:style w:type="paragraph" w:customStyle="1" w:styleId="CorrectionSeparatorBegin">
    <w:name w:val="Correction Separator Begin"/>
    <w:basedOn w:val="Normal"/>
    <w:rsid w:val="00380743"/>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CorrectionSeparatorEnd">
    <w:name w:val="Correction Separator End"/>
    <w:basedOn w:val="Normal"/>
    <w:rsid w:val="00380743"/>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Headingib">
    <w:name w:val="Heading_ib"/>
    <w:basedOn w:val="Headingi"/>
    <w:next w:val="Normal"/>
    <w:qFormat/>
    <w:rsid w:val="00380743"/>
    <w:pPr>
      <w:textAlignment w:val="auto"/>
    </w:pPr>
    <w:rPr>
      <w:rFonts w:eastAsia="SimSun"/>
      <w:b/>
      <w:bCs/>
      <w:lang w:eastAsia="ja-JP"/>
    </w:rPr>
  </w:style>
  <w:style w:type="paragraph" w:customStyle="1" w:styleId="Normalbeforetable">
    <w:name w:val="Normal before table"/>
    <w:basedOn w:val="Normal"/>
    <w:rsid w:val="00380743"/>
    <w:pPr>
      <w:keepNext/>
      <w:tabs>
        <w:tab w:val="clear" w:pos="794"/>
        <w:tab w:val="clear" w:pos="1191"/>
        <w:tab w:val="clear" w:pos="1588"/>
        <w:tab w:val="clear" w:pos="1985"/>
      </w:tabs>
      <w:overflowPunct/>
      <w:autoSpaceDE/>
      <w:autoSpaceDN/>
      <w:adjustRightInd/>
      <w:spacing w:after="120"/>
      <w:jc w:val="both"/>
      <w:textAlignment w:val="auto"/>
    </w:pPr>
    <w:rPr>
      <w:rFonts w:eastAsia="????"/>
      <w:szCs w:val="24"/>
      <w:lang w:eastAsia="zh-CN"/>
    </w:rPr>
  </w:style>
  <w:style w:type="paragraph" w:customStyle="1" w:styleId="11">
    <w:name w:val="図表番号1"/>
    <w:basedOn w:val="Normal"/>
    <w:next w:val="Normal"/>
    <w:uiPriority w:val="35"/>
    <w:qFormat/>
    <w:rsid w:val="00380743"/>
    <w:pPr>
      <w:tabs>
        <w:tab w:val="clear" w:pos="794"/>
        <w:tab w:val="clear" w:pos="1191"/>
        <w:tab w:val="clear" w:pos="1588"/>
        <w:tab w:val="clear" w:pos="1985"/>
      </w:tabs>
      <w:overflowPunct/>
      <w:autoSpaceDE/>
      <w:autoSpaceDN/>
      <w:adjustRightInd/>
      <w:spacing w:before="0" w:after="200"/>
      <w:jc w:val="both"/>
      <w:textAlignment w:val="auto"/>
    </w:pPr>
    <w:rPr>
      <w:rFonts w:eastAsia="SimSun"/>
      <w:i/>
      <w:iCs/>
      <w:color w:val="1F497D"/>
      <w:sz w:val="18"/>
      <w:szCs w:val="18"/>
      <w:lang w:eastAsia="ja-JP"/>
    </w:rPr>
  </w:style>
  <w:style w:type="paragraph" w:customStyle="1" w:styleId="12">
    <w:name w:val="副題1"/>
    <w:basedOn w:val="Normal"/>
    <w:next w:val="Normal"/>
    <w:qFormat/>
    <w:rsid w:val="00380743"/>
    <w:pPr>
      <w:tabs>
        <w:tab w:val="clear" w:pos="794"/>
        <w:tab w:val="clear" w:pos="1191"/>
        <w:tab w:val="clear" w:pos="1588"/>
        <w:tab w:val="clear" w:pos="1985"/>
      </w:tabs>
      <w:overflowPunct/>
      <w:autoSpaceDE/>
      <w:autoSpaceDN/>
      <w:adjustRightInd/>
      <w:spacing w:after="160"/>
      <w:jc w:val="both"/>
      <w:textAlignment w:val="auto"/>
    </w:pPr>
    <w:rPr>
      <w:rFonts w:ascii="Calibri" w:eastAsia="SimSun" w:hAnsi="Calibri" w:cs="Arial"/>
      <w:color w:val="5A5A5A"/>
      <w:spacing w:val="15"/>
      <w:sz w:val="22"/>
      <w:szCs w:val="22"/>
      <w:lang w:eastAsia="ja-JP"/>
    </w:rPr>
  </w:style>
  <w:style w:type="paragraph" w:customStyle="1" w:styleId="13">
    <w:name w:val="引用文1"/>
    <w:basedOn w:val="Normal"/>
    <w:next w:val="Normal"/>
    <w:uiPriority w:val="29"/>
    <w:rsid w:val="00380743"/>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SimSun"/>
      <w:i/>
      <w:iCs/>
      <w:color w:val="404040"/>
      <w:szCs w:val="24"/>
      <w:lang w:eastAsia="ja-JP"/>
    </w:rPr>
  </w:style>
  <w:style w:type="paragraph" w:customStyle="1" w:styleId="Infodoc">
    <w:name w:val="Infodoc"/>
    <w:basedOn w:val="Normal"/>
    <w:rsid w:val="00380743"/>
    <w:pPr>
      <w:tabs>
        <w:tab w:val="clear" w:pos="794"/>
        <w:tab w:val="clear" w:pos="1191"/>
        <w:tab w:val="clear" w:pos="1588"/>
        <w:tab w:val="clear" w:pos="1985"/>
        <w:tab w:val="left" w:pos="1418"/>
      </w:tabs>
      <w:spacing w:before="0"/>
      <w:ind w:left="1418" w:hanging="1418"/>
      <w:jc w:val="both"/>
      <w:textAlignment w:val="auto"/>
    </w:pPr>
    <w:rPr>
      <w:rFonts w:eastAsia="SimSun"/>
      <w:lang w:eastAsia="zh-CN"/>
    </w:rPr>
  </w:style>
  <w:style w:type="paragraph" w:customStyle="1" w:styleId="EX">
    <w:name w:val="EX"/>
    <w:basedOn w:val="Normal"/>
    <w:rsid w:val="00380743"/>
    <w:pPr>
      <w:keepLines/>
      <w:tabs>
        <w:tab w:val="clear" w:pos="794"/>
        <w:tab w:val="clear" w:pos="1191"/>
        <w:tab w:val="clear" w:pos="1588"/>
        <w:tab w:val="clear" w:pos="1985"/>
      </w:tabs>
      <w:overflowPunct/>
      <w:autoSpaceDE/>
      <w:autoSpaceDN/>
      <w:adjustRightInd/>
      <w:spacing w:before="0" w:after="180"/>
      <w:ind w:left="1702" w:hanging="1418"/>
      <w:jc w:val="both"/>
      <w:textAlignment w:val="auto"/>
    </w:pPr>
    <w:rPr>
      <w:rFonts w:eastAsia="SimSun"/>
      <w:sz w:val="20"/>
      <w:lang w:eastAsia="zh-CN"/>
    </w:rPr>
  </w:style>
  <w:style w:type="paragraph" w:customStyle="1" w:styleId="Heading1Centered">
    <w:name w:val="Heading 1 Centered"/>
    <w:basedOn w:val="Heading1"/>
    <w:rsid w:val="00380743"/>
    <w:pPr>
      <w:tabs>
        <w:tab w:val="left" w:pos="1134"/>
        <w:tab w:val="left" w:pos="1871"/>
        <w:tab w:val="left" w:pos="2268"/>
      </w:tabs>
      <w:ind w:left="0" w:firstLine="0"/>
      <w:jc w:val="center"/>
      <w:textAlignment w:val="auto"/>
    </w:pPr>
    <w:rPr>
      <w:rFonts w:eastAsia="Times New Roman"/>
      <w:bCs/>
      <w:lang w:eastAsia="zh-CN"/>
    </w:rPr>
  </w:style>
  <w:style w:type="character" w:customStyle="1" w:styleId="Lv3-">
    <w:name w:val="Lv3-項文章 (文字)"/>
    <w:basedOn w:val="DefaultParagraphFont"/>
    <w:link w:val="Lv3-0"/>
    <w:locked/>
    <w:rsid w:val="00380743"/>
    <w:rPr>
      <w:rFonts w:ascii="MS PMincho" w:eastAsia="MS PMincho" w:hAnsi="MS PMincho"/>
      <w:kern w:val="2"/>
      <w:sz w:val="21"/>
      <w:szCs w:val="24"/>
      <w:lang w:val="en-US" w:eastAsia="ja-JP"/>
    </w:rPr>
  </w:style>
  <w:style w:type="paragraph" w:customStyle="1" w:styleId="Lv3-0">
    <w:name w:val="Lv3-項文章"/>
    <w:basedOn w:val="Normal"/>
    <w:link w:val="Lv3-"/>
    <w:qFormat/>
    <w:rsid w:val="00380743"/>
    <w:pPr>
      <w:widowControl w:val="0"/>
      <w:tabs>
        <w:tab w:val="clear" w:pos="794"/>
        <w:tab w:val="clear" w:pos="1191"/>
        <w:tab w:val="clear" w:pos="1588"/>
        <w:tab w:val="clear" w:pos="1985"/>
      </w:tabs>
      <w:overflowPunct/>
      <w:autoSpaceDE/>
      <w:autoSpaceDN/>
      <w:adjustRightInd/>
      <w:snapToGrid w:val="0"/>
      <w:spacing w:before="0"/>
      <w:ind w:leftChars="250" w:left="250" w:firstLineChars="100" w:firstLine="210"/>
      <w:jc w:val="both"/>
      <w:textAlignment w:val="auto"/>
    </w:pPr>
    <w:rPr>
      <w:rFonts w:ascii="MS PMincho" w:eastAsia="MS PMincho" w:hAnsi="MS PMincho"/>
      <w:kern w:val="2"/>
      <w:sz w:val="21"/>
      <w:szCs w:val="24"/>
      <w:lang w:val="en-US" w:eastAsia="ja-JP"/>
    </w:rPr>
  </w:style>
  <w:style w:type="character" w:customStyle="1" w:styleId="a">
    <w:name w:val="ラベル (文字)"/>
    <w:basedOn w:val="DefaultParagraphFont"/>
    <w:link w:val="a0"/>
    <w:locked/>
    <w:rsid w:val="00380743"/>
    <w:rPr>
      <w:rFonts w:ascii="Arial" w:eastAsia="MS PGothic" w:hAnsi="Arial" w:cs="Arial"/>
      <w:b/>
      <w:kern w:val="2"/>
      <w:sz w:val="21"/>
      <w:szCs w:val="24"/>
      <w:lang w:val="en-US" w:eastAsia="ja-JP"/>
    </w:rPr>
  </w:style>
  <w:style w:type="paragraph" w:customStyle="1" w:styleId="a0">
    <w:name w:val="ラベル"/>
    <w:basedOn w:val="Normal"/>
    <w:next w:val="Lv3-0"/>
    <w:link w:val="a"/>
    <w:qFormat/>
    <w:rsid w:val="00380743"/>
    <w:pPr>
      <w:widowControl w:val="0"/>
      <w:tabs>
        <w:tab w:val="clear" w:pos="794"/>
        <w:tab w:val="clear" w:pos="1191"/>
        <w:tab w:val="clear" w:pos="1588"/>
        <w:tab w:val="clear" w:pos="1985"/>
      </w:tabs>
      <w:overflowPunct/>
      <w:autoSpaceDE/>
      <w:autoSpaceDN/>
      <w:adjustRightInd/>
      <w:snapToGrid w:val="0"/>
      <w:spacing w:before="174"/>
      <w:ind w:leftChars="200" w:left="200"/>
      <w:jc w:val="both"/>
      <w:textAlignment w:val="auto"/>
    </w:pPr>
    <w:rPr>
      <w:rFonts w:ascii="Arial" w:eastAsia="MS PGothic" w:hAnsi="Arial" w:cs="Arial"/>
      <w:b/>
      <w:kern w:val="2"/>
      <w:sz w:val="21"/>
      <w:szCs w:val="24"/>
      <w:lang w:val="en-US" w:eastAsia="ja-JP"/>
    </w:rPr>
  </w:style>
  <w:style w:type="character" w:customStyle="1" w:styleId="Lv2-">
    <w:name w:val="Lv2-節文章 (文字)"/>
    <w:basedOn w:val="DefaultParagraphFont"/>
    <w:link w:val="Lv2-0"/>
    <w:locked/>
    <w:rsid w:val="00380743"/>
    <w:rPr>
      <w:rFonts w:ascii="MS PMincho" w:eastAsia="MS PMincho" w:hAnsi="MS PMincho"/>
      <w:kern w:val="2"/>
      <w:sz w:val="21"/>
      <w:szCs w:val="24"/>
      <w:lang w:val="en-US" w:eastAsia="ja-JP"/>
    </w:rPr>
  </w:style>
  <w:style w:type="paragraph" w:customStyle="1" w:styleId="Lv2-0">
    <w:name w:val="Lv2-節文章"/>
    <w:basedOn w:val="Normal"/>
    <w:link w:val="Lv2-"/>
    <w:qFormat/>
    <w:rsid w:val="00380743"/>
    <w:pPr>
      <w:widowControl w:val="0"/>
      <w:tabs>
        <w:tab w:val="clear" w:pos="794"/>
        <w:tab w:val="clear" w:pos="1191"/>
        <w:tab w:val="clear" w:pos="1588"/>
        <w:tab w:val="clear" w:pos="1985"/>
      </w:tabs>
      <w:overflowPunct/>
      <w:autoSpaceDE/>
      <w:autoSpaceDN/>
      <w:adjustRightInd/>
      <w:snapToGrid w:val="0"/>
      <w:spacing w:before="0"/>
      <w:ind w:leftChars="150" w:left="150" w:firstLineChars="100" w:firstLine="210"/>
      <w:jc w:val="both"/>
      <w:textAlignment w:val="auto"/>
    </w:pPr>
    <w:rPr>
      <w:rFonts w:ascii="MS PMincho" w:eastAsia="MS PMincho" w:hAnsi="MS PMincho"/>
      <w:kern w:val="2"/>
      <w:sz w:val="21"/>
      <w:szCs w:val="24"/>
      <w:lang w:val="en-US" w:eastAsia="ja-JP"/>
    </w:rPr>
  </w:style>
  <w:style w:type="paragraph" w:customStyle="1" w:styleId="headingb0">
    <w:name w:val="heading_b"/>
    <w:basedOn w:val="Heading3"/>
    <w:next w:val="Normal"/>
    <w:rsid w:val="00380743"/>
    <w:pPr>
      <w:tabs>
        <w:tab w:val="left" w:pos="2127"/>
        <w:tab w:val="left" w:pos="2410"/>
        <w:tab w:val="left" w:pos="2921"/>
        <w:tab w:val="left" w:pos="3261"/>
      </w:tabs>
      <w:textAlignment w:val="auto"/>
      <w:outlineLvl w:val="9"/>
    </w:pPr>
    <w:rPr>
      <w:rFonts w:eastAsia="SimSun"/>
      <w:bCs/>
      <w:lang w:eastAsia="zh-CN"/>
    </w:rPr>
  </w:style>
  <w:style w:type="paragraph" w:customStyle="1" w:styleId="14">
    <w:name w:val="目次の見出し1"/>
    <w:basedOn w:val="Heading1"/>
    <w:next w:val="Normal"/>
    <w:uiPriority w:val="39"/>
    <w:qFormat/>
    <w:rsid w:val="00380743"/>
    <w:pPr>
      <w:tabs>
        <w:tab w:val="clear" w:pos="794"/>
        <w:tab w:val="clear" w:pos="1191"/>
        <w:tab w:val="clear" w:pos="1588"/>
        <w:tab w:val="clear" w:pos="1985"/>
      </w:tabs>
      <w:overflowPunct/>
      <w:autoSpaceDE/>
      <w:autoSpaceDN/>
      <w:adjustRightInd/>
      <w:spacing w:before="240" w:line="256" w:lineRule="auto"/>
      <w:ind w:left="0" w:firstLine="0"/>
      <w:textAlignment w:val="auto"/>
      <w:outlineLvl w:val="9"/>
    </w:pPr>
    <w:rPr>
      <w:rFonts w:ascii="Cambria" w:eastAsia="SimSun" w:hAnsi="Cambria"/>
      <w:b w:val="0"/>
      <w:color w:val="365F91"/>
      <w:sz w:val="32"/>
      <w:szCs w:val="32"/>
      <w:lang w:val="en-US" w:eastAsia="zh-CN"/>
    </w:rPr>
  </w:style>
  <w:style w:type="paragraph" w:customStyle="1" w:styleId="91">
    <w:name w:val="目次 91"/>
    <w:basedOn w:val="Normal"/>
    <w:next w:val="Normal"/>
    <w:autoRedefine/>
    <w:uiPriority w:val="39"/>
    <w:rsid w:val="00380743"/>
    <w:pPr>
      <w:tabs>
        <w:tab w:val="clear" w:pos="794"/>
        <w:tab w:val="clear" w:pos="1191"/>
        <w:tab w:val="clear" w:pos="1588"/>
        <w:tab w:val="clear" w:pos="1985"/>
      </w:tabs>
      <w:overflowPunct/>
      <w:autoSpaceDE/>
      <w:autoSpaceDN/>
      <w:adjustRightInd/>
      <w:spacing w:before="0" w:after="100" w:line="256" w:lineRule="auto"/>
      <w:ind w:left="1760"/>
      <w:jc w:val="both"/>
      <w:textAlignment w:val="auto"/>
    </w:pPr>
    <w:rPr>
      <w:rFonts w:ascii="Calibri" w:eastAsia="SimSun" w:hAnsi="Calibri" w:cs="Arial"/>
      <w:sz w:val="22"/>
      <w:szCs w:val="22"/>
      <w:lang w:val="en-US" w:eastAsia="zh-CN"/>
    </w:rPr>
  </w:style>
  <w:style w:type="paragraph" w:customStyle="1" w:styleId="AnnexNoTitle0">
    <w:name w:val="Annex_NoTitle"/>
    <w:basedOn w:val="Normal"/>
    <w:next w:val="Normalaftertitle"/>
    <w:rsid w:val="00380743"/>
    <w:pPr>
      <w:keepNext/>
      <w:keepLines/>
      <w:spacing w:before="720"/>
      <w:jc w:val="center"/>
      <w:textAlignment w:val="auto"/>
      <w:outlineLvl w:val="0"/>
    </w:pPr>
    <w:rPr>
      <w:rFonts w:eastAsia="SimSun"/>
      <w:b/>
      <w:sz w:val="28"/>
      <w:lang w:eastAsia="zh-CN"/>
    </w:rPr>
  </w:style>
  <w:style w:type="paragraph" w:customStyle="1" w:styleId="AppendixNoTitle0">
    <w:name w:val="Appendix_NoTitle"/>
    <w:basedOn w:val="AnnexNoTitle0"/>
    <w:next w:val="Normalaftertitle"/>
    <w:rsid w:val="00380743"/>
  </w:style>
  <w:style w:type="paragraph" w:customStyle="1" w:styleId="FigureNoTitle0">
    <w:name w:val="Figure_NoTitle"/>
    <w:basedOn w:val="Normal"/>
    <w:next w:val="Normalaftertitle"/>
    <w:rsid w:val="00380743"/>
    <w:pPr>
      <w:keepLines/>
      <w:spacing w:before="240" w:after="120"/>
      <w:jc w:val="center"/>
      <w:textAlignment w:val="auto"/>
    </w:pPr>
    <w:rPr>
      <w:rFonts w:eastAsia="SimSun"/>
      <w:b/>
      <w:lang w:eastAsia="zh-CN"/>
    </w:rPr>
  </w:style>
  <w:style w:type="paragraph" w:customStyle="1" w:styleId="TableNoTitle0">
    <w:name w:val="Table_NoTitle"/>
    <w:basedOn w:val="Normal"/>
    <w:next w:val="Tablehead"/>
    <w:rsid w:val="00380743"/>
    <w:pPr>
      <w:keepNext/>
      <w:keepLines/>
      <w:spacing w:before="360" w:after="120"/>
      <w:jc w:val="center"/>
      <w:textAlignment w:val="auto"/>
    </w:pPr>
    <w:rPr>
      <w:rFonts w:eastAsia="SimSun"/>
      <w:bCs/>
      <w:color w:val="000000" w:themeColor="text1"/>
    </w:rPr>
  </w:style>
  <w:style w:type="character" w:customStyle="1" w:styleId="FootnoteTextChar">
    <w:name w:val="Footnote Text Char"/>
    <w:basedOn w:val="DefaultParagraphFont"/>
    <w:link w:val="FootnoteText"/>
    <w:semiHidden/>
    <w:rsid w:val="00380743"/>
    <w:rPr>
      <w:sz w:val="24"/>
      <w:lang w:val="en-GB" w:eastAsia="en-US"/>
    </w:rPr>
  </w:style>
  <w:style w:type="character" w:customStyle="1" w:styleId="15">
    <w:name w:val="表示したハイパーリンク1"/>
    <w:basedOn w:val="DefaultParagraphFont"/>
    <w:semiHidden/>
    <w:rsid w:val="00380743"/>
    <w:rPr>
      <w:color w:val="800080"/>
      <w:u w:val="single"/>
    </w:rPr>
  </w:style>
  <w:style w:type="character" w:customStyle="1" w:styleId="text-std">
    <w:name w:val="text-std"/>
    <w:rsid w:val="00380743"/>
  </w:style>
  <w:style w:type="character" w:customStyle="1" w:styleId="st">
    <w:name w:val="st"/>
    <w:basedOn w:val="DefaultParagraphFont"/>
    <w:rsid w:val="00380743"/>
  </w:style>
  <w:style w:type="character" w:customStyle="1" w:styleId="16">
    <w:name w:val="副題 (文字)1"/>
    <w:basedOn w:val="DefaultParagraphFont"/>
    <w:rsid w:val="00380743"/>
    <w:rPr>
      <w:rFonts w:asciiTheme="minorHAnsi" w:eastAsiaTheme="minorEastAsia" w:hAnsiTheme="minorHAnsi" w:cstheme="minorBidi" w:hint="default"/>
      <w:sz w:val="24"/>
      <w:szCs w:val="24"/>
      <w:lang w:val="en-GB"/>
    </w:rPr>
  </w:style>
  <w:style w:type="character" w:customStyle="1" w:styleId="17">
    <w:name w:val="引用文 (文字)1"/>
    <w:basedOn w:val="DefaultParagraphFont"/>
    <w:uiPriority w:val="29"/>
    <w:rsid w:val="00380743"/>
    <w:rPr>
      <w:rFonts w:ascii="SimSun" w:eastAsia="SimSun" w:hAnsi="SimSun" w:hint="eastAsia"/>
      <w:i/>
      <w:iCs/>
      <w:color w:val="404040" w:themeColor="text1" w:themeTint="BF"/>
      <w:sz w:val="24"/>
      <w:lang w:val="en-GB"/>
    </w:rPr>
  </w:style>
  <w:style w:type="table" w:customStyle="1" w:styleId="110">
    <w:name w:val="눈금 표 1 밝게1"/>
    <w:basedOn w:val="TableNormal"/>
    <w:uiPriority w:val="46"/>
    <w:rsid w:val="0038074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
    <w:name w:val="눈금 표 41"/>
    <w:basedOn w:val="TableNormal"/>
    <w:uiPriority w:val="49"/>
    <w:rsid w:val="0038074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11">
    <w:name w:val="눈금 표 5 어둡게 - 강조색 11"/>
    <w:basedOn w:val="TableNormal"/>
    <w:uiPriority w:val="50"/>
    <w:rsid w:val="0038074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31">
    <w:name w:val="목록 표 31"/>
    <w:basedOn w:val="TableNormal"/>
    <w:uiPriority w:val="48"/>
    <w:rsid w:val="00380743"/>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5-110">
    <w:name w:val="グリッド (表) 5 濃色 - アクセント 11"/>
    <w:basedOn w:val="TableNormal"/>
    <w:uiPriority w:val="50"/>
    <w:rsid w:val="00380743"/>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410">
    <w:name w:val="グリッド (表) 41"/>
    <w:basedOn w:val="TableNormal"/>
    <w:uiPriority w:val="49"/>
    <w:rsid w:val="00380743"/>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0">
    <w:name w:val="一覧 (表) 31"/>
    <w:basedOn w:val="TableNormal"/>
    <w:uiPriority w:val="48"/>
    <w:rsid w:val="00380743"/>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111">
    <w:name w:val="グリッド (表) 1 淡色1"/>
    <w:basedOn w:val="TableNormal"/>
    <w:uiPriority w:val="46"/>
    <w:rsid w:val="00380743"/>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MediumShading1">
    <w:name w:val="Medium Shading 1"/>
    <w:basedOn w:val="TableNormal"/>
    <w:uiPriority w:val="63"/>
    <w:rsid w:val="00A43AE4"/>
    <w:rPr>
      <w:rFonts w:asciiTheme="minorHAnsi" w:eastAsiaTheme="minorEastAsia" w:hAnsiTheme="minorHAnsi" w:cstheme="minorBidi"/>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Pa13">
    <w:name w:val="Pa13"/>
    <w:basedOn w:val="Default"/>
    <w:next w:val="Default"/>
    <w:uiPriority w:val="99"/>
    <w:rsid w:val="00895DAC"/>
    <w:pPr>
      <w:widowControl w:val="0"/>
      <w:spacing w:line="211" w:lineRule="atLeast"/>
    </w:pPr>
    <w:rPr>
      <w:rFonts w:ascii="KoPubDotum Light" w:eastAsia="KoPubDotum Light" w:hAnsi="Times New Roman" w:cs="Times New Roman"/>
      <w:color w:val="auto"/>
      <w:lang w:eastAsia="zh-CN"/>
    </w:rPr>
  </w:style>
  <w:style w:type="character" w:customStyle="1" w:styleId="A28">
    <w:name w:val="A28"/>
    <w:uiPriority w:val="99"/>
    <w:rsid w:val="009600D0"/>
    <w:rPr>
      <w:rFonts w:cs="KoPubDotum Light"/>
      <w:color w:val="000000"/>
      <w:sz w:val="18"/>
      <w:szCs w:val="18"/>
    </w:rPr>
  </w:style>
  <w:style w:type="paragraph" w:customStyle="1" w:styleId="Pa26">
    <w:name w:val="Pa26"/>
    <w:basedOn w:val="Default"/>
    <w:next w:val="Default"/>
    <w:uiPriority w:val="99"/>
    <w:rsid w:val="009600D0"/>
    <w:pPr>
      <w:widowControl w:val="0"/>
      <w:spacing w:line="211" w:lineRule="atLeast"/>
    </w:pPr>
    <w:rPr>
      <w:rFonts w:ascii="KoPubDotum Light" w:eastAsia="KoPubDotum Light" w:hAnsi="Times New Roman" w:cs="Times New Roman"/>
      <w:color w:val="auto"/>
      <w:lang w:eastAsia="zh-CN"/>
    </w:rPr>
  </w:style>
  <w:style w:type="paragraph" w:customStyle="1" w:styleId="TableParagraph">
    <w:name w:val="Table Paragraph"/>
    <w:basedOn w:val="Normal"/>
    <w:uiPriority w:val="1"/>
    <w:qFormat/>
    <w:rsid w:val="0057797C"/>
    <w:pPr>
      <w:widowControl w:val="0"/>
      <w:tabs>
        <w:tab w:val="clear" w:pos="794"/>
        <w:tab w:val="clear" w:pos="1191"/>
        <w:tab w:val="clear" w:pos="1588"/>
        <w:tab w:val="clear" w:pos="1985"/>
      </w:tabs>
      <w:overflowPunct/>
      <w:autoSpaceDE/>
      <w:autoSpaceDN/>
      <w:adjustRightInd/>
      <w:spacing w:before="0"/>
      <w:textAlignment w:val="auto"/>
    </w:pPr>
    <w:rPr>
      <w:rFonts w:ascii="KoPub돋움체 Light" w:eastAsia="KoPub돋움체 Light" w:hAnsi="KoPub돋움체 Light" w:cs="KoPub돋움체 Light"/>
      <w:sz w:val="22"/>
      <w:szCs w:val="22"/>
      <w:lang w:val="en-US"/>
    </w:rPr>
  </w:style>
  <w:style w:type="paragraph" w:customStyle="1" w:styleId="a1">
    <w:name w:val="바탕글"/>
    <w:basedOn w:val="Normal"/>
    <w:rsid w:val="004B5421"/>
    <w:pPr>
      <w:widowControl w:val="0"/>
      <w:tabs>
        <w:tab w:val="clear" w:pos="794"/>
        <w:tab w:val="clear" w:pos="1191"/>
        <w:tab w:val="clear" w:pos="1588"/>
        <w:tab w:val="clear" w:pos="1985"/>
      </w:tabs>
      <w:wordWrap w:val="0"/>
      <w:overflowPunct/>
      <w:adjustRightInd/>
      <w:spacing w:before="0" w:line="384" w:lineRule="auto"/>
      <w:jc w:val="both"/>
    </w:pPr>
    <w:rPr>
      <w:rFonts w:ascii="함초롬바탕" w:eastAsia="Gulim" w:hAnsi="Gulim" w:cs="Gulim"/>
      <w:color w:val="000000"/>
      <w:sz w:val="20"/>
      <w:lang w:val="en-US" w:eastAsia="ko-KR"/>
    </w:rPr>
  </w:style>
  <w:style w:type="character" w:styleId="PlaceholderText">
    <w:name w:val="Placeholder Text"/>
    <w:basedOn w:val="DefaultParagraphFont"/>
    <w:uiPriority w:val="99"/>
    <w:semiHidden/>
    <w:rsid w:val="00EA557D"/>
  </w:style>
  <w:style w:type="paragraph" w:styleId="Caption">
    <w:name w:val="caption"/>
    <w:basedOn w:val="Normal"/>
    <w:next w:val="Normal"/>
    <w:unhideWhenUsed/>
    <w:qFormat/>
    <w:rsid w:val="00E5231F"/>
    <w:rPr>
      <w:b/>
      <w:bCs/>
      <w:sz w:val="20"/>
    </w:rPr>
  </w:style>
  <w:style w:type="paragraph" w:customStyle="1" w:styleId="21">
    <w:name w:val="제목 21"/>
    <w:basedOn w:val="Normal"/>
    <w:rsid w:val="00BB293F"/>
    <w:pPr>
      <w:keepNext/>
      <w:keepLines/>
      <w:widowControl w:val="0"/>
      <w:tabs>
        <w:tab w:val="clear" w:pos="1191"/>
        <w:tab w:val="clear" w:pos="1985"/>
        <w:tab w:val="left" w:pos="1190"/>
        <w:tab w:val="left" w:pos="1986"/>
      </w:tabs>
      <w:overflowPunct/>
      <w:adjustRightInd/>
      <w:spacing w:before="240"/>
      <w:ind w:left="1588" w:hanging="794"/>
      <w:outlineLvl w:val="1"/>
    </w:pPr>
    <w:rPr>
      <w:rFonts w:eastAsia="Gulim" w:hAnsi="Gulim" w:cs="Gulim"/>
      <w:b/>
      <w:bCs/>
      <w:color w:val="000000"/>
      <w:szCs w:val="24"/>
      <w:lang w:val="en-US" w:eastAsia="ko-KR"/>
    </w:rPr>
  </w:style>
  <w:style w:type="character" w:customStyle="1" w:styleId="UnresolvedMention1">
    <w:name w:val="Unresolved Mention1"/>
    <w:basedOn w:val="DefaultParagraphFont"/>
    <w:uiPriority w:val="99"/>
    <w:semiHidden/>
    <w:unhideWhenUsed/>
    <w:rsid w:val="00483DFA"/>
    <w:rPr>
      <w:color w:val="605E5C"/>
      <w:shd w:val="clear" w:color="auto" w:fill="E1DFDD"/>
    </w:rPr>
  </w:style>
  <w:style w:type="character" w:customStyle="1" w:styleId="UnresolvedMention10">
    <w:name w:val="Unresolved Mention1"/>
    <w:basedOn w:val="DefaultParagraphFont"/>
    <w:uiPriority w:val="99"/>
    <w:semiHidden/>
    <w:unhideWhenUsed/>
    <w:rsid w:val="00AB47C8"/>
    <w:rPr>
      <w:color w:val="605E5C"/>
      <w:shd w:val="clear" w:color="auto" w:fill="E1DFDD"/>
    </w:rPr>
  </w:style>
  <w:style w:type="character" w:styleId="Emphasis">
    <w:name w:val="Emphasis"/>
    <w:basedOn w:val="DefaultParagraphFont"/>
    <w:uiPriority w:val="20"/>
    <w:qFormat/>
    <w:rsid w:val="0048207C"/>
    <w:rPr>
      <w:i/>
      <w:iCs/>
    </w:rPr>
  </w:style>
  <w:style w:type="character" w:customStyle="1" w:styleId="18">
    <w:name w:val="확인되지 않은 멘션1"/>
    <w:basedOn w:val="DefaultParagraphFont"/>
    <w:uiPriority w:val="99"/>
    <w:semiHidden/>
    <w:unhideWhenUsed/>
    <w:rsid w:val="008C7FA4"/>
    <w:rPr>
      <w:color w:val="605E5C"/>
      <w:shd w:val="clear" w:color="auto" w:fill="E1DFDD"/>
    </w:rPr>
  </w:style>
  <w:style w:type="numbering" w:customStyle="1" w:styleId="5">
    <w:name w:val="已导入的样式“5”"/>
    <w:rsid w:val="00963673"/>
    <w:pPr>
      <w:numPr>
        <w:numId w:val="42"/>
      </w:numPr>
    </w:pPr>
  </w:style>
  <w:style w:type="character" w:customStyle="1" w:styleId="UnresolvedMention2">
    <w:name w:val="Unresolved Mention2"/>
    <w:basedOn w:val="DefaultParagraphFont"/>
    <w:uiPriority w:val="99"/>
    <w:semiHidden/>
    <w:unhideWhenUsed/>
    <w:rsid w:val="00DD4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95252">
      <w:bodyDiv w:val="1"/>
      <w:marLeft w:val="0"/>
      <w:marRight w:val="0"/>
      <w:marTop w:val="0"/>
      <w:marBottom w:val="0"/>
      <w:divBdr>
        <w:top w:val="none" w:sz="0" w:space="0" w:color="auto"/>
        <w:left w:val="none" w:sz="0" w:space="0" w:color="auto"/>
        <w:bottom w:val="none" w:sz="0" w:space="0" w:color="auto"/>
        <w:right w:val="none" w:sz="0" w:space="0" w:color="auto"/>
      </w:divBdr>
    </w:div>
    <w:div w:id="46688203">
      <w:bodyDiv w:val="1"/>
      <w:marLeft w:val="0"/>
      <w:marRight w:val="0"/>
      <w:marTop w:val="0"/>
      <w:marBottom w:val="0"/>
      <w:divBdr>
        <w:top w:val="none" w:sz="0" w:space="0" w:color="auto"/>
        <w:left w:val="none" w:sz="0" w:space="0" w:color="auto"/>
        <w:bottom w:val="none" w:sz="0" w:space="0" w:color="auto"/>
        <w:right w:val="none" w:sz="0" w:space="0" w:color="auto"/>
      </w:divBdr>
    </w:div>
    <w:div w:id="78527405">
      <w:bodyDiv w:val="1"/>
      <w:marLeft w:val="0"/>
      <w:marRight w:val="0"/>
      <w:marTop w:val="0"/>
      <w:marBottom w:val="0"/>
      <w:divBdr>
        <w:top w:val="none" w:sz="0" w:space="0" w:color="auto"/>
        <w:left w:val="none" w:sz="0" w:space="0" w:color="auto"/>
        <w:bottom w:val="none" w:sz="0" w:space="0" w:color="auto"/>
        <w:right w:val="none" w:sz="0" w:space="0" w:color="auto"/>
      </w:divBdr>
    </w:div>
    <w:div w:id="100153271">
      <w:bodyDiv w:val="1"/>
      <w:marLeft w:val="0"/>
      <w:marRight w:val="0"/>
      <w:marTop w:val="0"/>
      <w:marBottom w:val="0"/>
      <w:divBdr>
        <w:top w:val="none" w:sz="0" w:space="0" w:color="auto"/>
        <w:left w:val="none" w:sz="0" w:space="0" w:color="auto"/>
        <w:bottom w:val="none" w:sz="0" w:space="0" w:color="auto"/>
        <w:right w:val="none" w:sz="0" w:space="0" w:color="auto"/>
      </w:divBdr>
    </w:div>
    <w:div w:id="110979048">
      <w:bodyDiv w:val="1"/>
      <w:marLeft w:val="0"/>
      <w:marRight w:val="0"/>
      <w:marTop w:val="0"/>
      <w:marBottom w:val="0"/>
      <w:divBdr>
        <w:top w:val="none" w:sz="0" w:space="0" w:color="auto"/>
        <w:left w:val="none" w:sz="0" w:space="0" w:color="auto"/>
        <w:bottom w:val="none" w:sz="0" w:space="0" w:color="auto"/>
        <w:right w:val="none" w:sz="0" w:space="0" w:color="auto"/>
      </w:divBdr>
    </w:div>
    <w:div w:id="141703815">
      <w:bodyDiv w:val="1"/>
      <w:marLeft w:val="0"/>
      <w:marRight w:val="0"/>
      <w:marTop w:val="0"/>
      <w:marBottom w:val="0"/>
      <w:divBdr>
        <w:top w:val="none" w:sz="0" w:space="0" w:color="auto"/>
        <w:left w:val="none" w:sz="0" w:space="0" w:color="auto"/>
        <w:bottom w:val="none" w:sz="0" w:space="0" w:color="auto"/>
        <w:right w:val="none" w:sz="0" w:space="0" w:color="auto"/>
      </w:divBdr>
    </w:div>
    <w:div w:id="145705940">
      <w:bodyDiv w:val="1"/>
      <w:marLeft w:val="0"/>
      <w:marRight w:val="0"/>
      <w:marTop w:val="0"/>
      <w:marBottom w:val="0"/>
      <w:divBdr>
        <w:top w:val="none" w:sz="0" w:space="0" w:color="auto"/>
        <w:left w:val="none" w:sz="0" w:space="0" w:color="auto"/>
        <w:bottom w:val="none" w:sz="0" w:space="0" w:color="auto"/>
        <w:right w:val="none" w:sz="0" w:space="0" w:color="auto"/>
      </w:divBdr>
    </w:div>
    <w:div w:id="163202344">
      <w:bodyDiv w:val="1"/>
      <w:marLeft w:val="0"/>
      <w:marRight w:val="0"/>
      <w:marTop w:val="0"/>
      <w:marBottom w:val="0"/>
      <w:divBdr>
        <w:top w:val="none" w:sz="0" w:space="0" w:color="auto"/>
        <w:left w:val="none" w:sz="0" w:space="0" w:color="auto"/>
        <w:bottom w:val="none" w:sz="0" w:space="0" w:color="auto"/>
        <w:right w:val="none" w:sz="0" w:space="0" w:color="auto"/>
      </w:divBdr>
    </w:div>
    <w:div w:id="168372130">
      <w:bodyDiv w:val="1"/>
      <w:marLeft w:val="0"/>
      <w:marRight w:val="0"/>
      <w:marTop w:val="0"/>
      <w:marBottom w:val="0"/>
      <w:divBdr>
        <w:top w:val="none" w:sz="0" w:space="0" w:color="auto"/>
        <w:left w:val="none" w:sz="0" w:space="0" w:color="auto"/>
        <w:bottom w:val="none" w:sz="0" w:space="0" w:color="auto"/>
        <w:right w:val="none" w:sz="0" w:space="0" w:color="auto"/>
      </w:divBdr>
    </w:div>
    <w:div w:id="168640669">
      <w:bodyDiv w:val="1"/>
      <w:marLeft w:val="0"/>
      <w:marRight w:val="0"/>
      <w:marTop w:val="0"/>
      <w:marBottom w:val="0"/>
      <w:divBdr>
        <w:top w:val="none" w:sz="0" w:space="0" w:color="auto"/>
        <w:left w:val="none" w:sz="0" w:space="0" w:color="auto"/>
        <w:bottom w:val="none" w:sz="0" w:space="0" w:color="auto"/>
        <w:right w:val="none" w:sz="0" w:space="0" w:color="auto"/>
      </w:divBdr>
    </w:div>
    <w:div w:id="226377838">
      <w:bodyDiv w:val="1"/>
      <w:marLeft w:val="0"/>
      <w:marRight w:val="0"/>
      <w:marTop w:val="0"/>
      <w:marBottom w:val="0"/>
      <w:divBdr>
        <w:top w:val="none" w:sz="0" w:space="0" w:color="auto"/>
        <w:left w:val="none" w:sz="0" w:space="0" w:color="auto"/>
        <w:bottom w:val="none" w:sz="0" w:space="0" w:color="auto"/>
        <w:right w:val="none" w:sz="0" w:space="0" w:color="auto"/>
      </w:divBdr>
    </w:div>
    <w:div w:id="229118670">
      <w:bodyDiv w:val="1"/>
      <w:marLeft w:val="0"/>
      <w:marRight w:val="0"/>
      <w:marTop w:val="0"/>
      <w:marBottom w:val="0"/>
      <w:divBdr>
        <w:top w:val="none" w:sz="0" w:space="0" w:color="auto"/>
        <w:left w:val="none" w:sz="0" w:space="0" w:color="auto"/>
        <w:bottom w:val="none" w:sz="0" w:space="0" w:color="auto"/>
        <w:right w:val="none" w:sz="0" w:space="0" w:color="auto"/>
      </w:divBdr>
      <w:divsChild>
        <w:div w:id="518933233">
          <w:marLeft w:val="0"/>
          <w:marRight w:val="0"/>
          <w:marTop w:val="0"/>
          <w:marBottom w:val="0"/>
          <w:divBdr>
            <w:top w:val="none" w:sz="0" w:space="0" w:color="auto"/>
            <w:left w:val="none" w:sz="0" w:space="0" w:color="auto"/>
            <w:bottom w:val="none" w:sz="0" w:space="0" w:color="auto"/>
            <w:right w:val="none" w:sz="0" w:space="0" w:color="auto"/>
          </w:divBdr>
        </w:div>
      </w:divsChild>
    </w:div>
    <w:div w:id="261451888">
      <w:bodyDiv w:val="1"/>
      <w:marLeft w:val="0"/>
      <w:marRight w:val="0"/>
      <w:marTop w:val="0"/>
      <w:marBottom w:val="0"/>
      <w:divBdr>
        <w:top w:val="none" w:sz="0" w:space="0" w:color="auto"/>
        <w:left w:val="none" w:sz="0" w:space="0" w:color="auto"/>
        <w:bottom w:val="none" w:sz="0" w:space="0" w:color="auto"/>
        <w:right w:val="none" w:sz="0" w:space="0" w:color="auto"/>
      </w:divBdr>
    </w:div>
    <w:div w:id="268247447">
      <w:bodyDiv w:val="1"/>
      <w:marLeft w:val="0"/>
      <w:marRight w:val="0"/>
      <w:marTop w:val="0"/>
      <w:marBottom w:val="0"/>
      <w:divBdr>
        <w:top w:val="none" w:sz="0" w:space="0" w:color="auto"/>
        <w:left w:val="none" w:sz="0" w:space="0" w:color="auto"/>
        <w:bottom w:val="none" w:sz="0" w:space="0" w:color="auto"/>
        <w:right w:val="none" w:sz="0" w:space="0" w:color="auto"/>
      </w:divBdr>
    </w:div>
    <w:div w:id="299775476">
      <w:bodyDiv w:val="1"/>
      <w:marLeft w:val="0"/>
      <w:marRight w:val="0"/>
      <w:marTop w:val="0"/>
      <w:marBottom w:val="0"/>
      <w:divBdr>
        <w:top w:val="none" w:sz="0" w:space="0" w:color="auto"/>
        <w:left w:val="none" w:sz="0" w:space="0" w:color="auto"/>
        <w:bottom w:val="none" w:sz="0" w:space="0" w:color="auto"/>
        <w:right w:val="none" w:sz="0" w:space="0" w:color="auto"/>
      </w:divBdr>
    </w:div>
    <w:div w:id="329790957">
      <w:bodyDiv w:val="1"/>
      <w:marLeft w:val="0"/>
      <w:marRight w:val="0"/>
      <w:marTop w:val="0"/>
      <w:marBottom w:val="0"/>
      <w:divBdr>
        <w:top w:val="none" w:sz="0" w:space="0" w:color="auto"/>
        <w:left w:val="none" w:sz="0" w:space="0" w:color="auto"/>
        <w:bottom w:val="none" w:sz="0" w:space="0" w:color="auto"/>
        <w:right w:val="none" w:sz="0" w:space="0" w:color="auto"/>
      </w:divBdr>
      <w:divsChild>
        <w:div w:id="953823336">
          <w:marLeft w:val="0"/>
          <w:marRight w:val="0"/>
          <w:marTop w:val="0"/>
          <w:marBottom w:val="0"/>
          <w:divBdr>
            <w:top w:val="none" w:sz="0" w:space="0" w:color="auto"/>
            <w:left w:val="none" w:sz="0" w:space="0" w:color="auto"/>
            <w:bottom w:val="none" w:sz="0" w:space="0" w:color="auto"/>
            <w:right w:val="none" w:sz="0" w:space="0" w:color="auto"/>
          </w:divBdr>
        </w:div>
      </w:divsChild>
    </w:div>
    <w:div w:id="354885566">
      <w:bodyDiv w:val="1"/>
      <w:marLeft w:val="0"/>
      <w:marRight w:val="0"/>
      <w:marTop w:val="0"/>
      <w:marBottom w:val="0"/>
      <w:divBdr>
        <w:top w:val="none" w:sz="0" w:space="0" w:color="auto"/>
        <w:left w:val="none" w:sz="0" w:space="0" w:color="auto"/>
        <w:bottom w:val="none" w:sz="0" w:space="0" w:color="auto"/>
        <w:right w:val="none" w:sz="0" w:space="0" w:color="auto"/>
      </w:divBdr>
    </w:div>
    <w:div w:id="368647357">
      <w:bodyDiv w:val="1"/>
      <w:marLeft w:val="0"/>
      <w:marRight w:val="0"/>
      <w:marTop w:val="0"/>
      <w:marBottom w:val="0"/>
      <w:divBdr>
        <w:top w:val="none" w:sz="0" w:space="0" w:color="auto"/>
        <w:left w:val="none" w:sz="0" w:space="0" w:color="auto"/>
        <w:bottom w:val="none" w:sz="0" w:space="0" w:color="auto"/>
        <w:right w:val="none" w:sz="0" w:space="0" w:color="auto"/>
      </w:divBdr>
    </w:div>
    <w:div w:id="379211447">
      <w:bodyDiv w:val="1"/>
      <w:marLeft w:val="0"/>
      <w:marRight w:val="0"/>
      <w:marTop w:val="0"/>
      <w:marBottom w:val="0"/>
      <w:divBdr>
        <w:top w:val="none" w:sz="0" w:space="0" w:color="auto"/>
        <w:left w:val="none" w:sz="0" w:space="0" w:color="auto"/>
        <w:bottom w:val="none" w:sz="0" w:space="0" w:color="auto"/>
        <w:right w:val="none" w:sz="0" w:space="0" w:color="auto"/>
      </w:divBdr>
    </w:div>
    <w:div w:id="382750843">
      <w:bodyDiv w:val="1"/>
      <w:marLeft w:val="0"/>
      <w:marRight w:val="0"/>
      <w:marTop w:val="0"/>
      <w:marBottom w:val="0"/>
      <w:divBdr>
        <w:top w:val="none" w:sz="0" w:space="0" w:color="auto"/>
        <w:left w:val="none" w:sz="0" w:space="0" w:color="auto"/>
        <w:bottom w:val="none" w:sz="0" w:space="0" w:color="auto"/>
        <w:right w:val="none" w:sz="0" w:space="0" w:color="auto"/>
      </w:divBdr>
    </w:div>
    <w:div w:id="382868621">
      <w:bodyDiv w:val="1"/>
      <w:marLeft w:val="0"/>
      <w:marRight w:val="0"/>
      <w:marTop w:val="0"/>
      <w:marBottom w:val="0"/>
      <w:divBdr>
        <w:top w:val="none" w:sz="0" w:space="0" w:color="auto"/>
        <w:left w:val="none" w:sz="0" w:space="0" w:color="auto"/>
        <w:bottom w:val="none" w:sz="0" w:space="0" w:color="auto"/>
        <w:right w:val="none" w:sz="0" w:space="0" w:color="auto"/>
      </w:divBdr>
    </w:div>
    <w:div w:id="404110589">
      <w:bodyDiv w:val="1"/>
      <w:marLeft w:val="0"/>
      <w:marRight w:val="0"/>
      <w:marTop w:val="0"/>
      <w:marBottom w:val="0"/>
      <w:divBdr>
        <w:top w:val="none" w:sz="0" w:space="0" w:color="auto"/>
        <w:left w:val="none" w:sz="0" w:space="0" w:color="auto"/>
        <w:bottom w:val="none" w:sz="0" w:space="0" w:color="auto"/>
        <w:right w:val="none" w:sz="0" w:space="0" w:color="auto"/>
      </w:divBdr>
    </w:div>
    <w:div w:id="436145741">
      <w:bodyDiv w:val="1"/>
      <w:marLeft w:val="0"/>
      <w:marRight w:val="0"/>
      <w:marTop w:val="0"/>
      <w:marBottom w:val="0"/>
      <w:divBdr>
        <w:top w:val="none" w:sz="0" w:space="0" w:color="auto"/>
        <w:left w:val="none" w:sz="0" w:space="0" w:color="auto"/>
        <w:bottom w:val="none" w:sz="0" w:space="0" w:color="auto"/>
        <w:right w:val="none" w:sz="0" w:space="0" w:color="auto"/>
      </w:divBdr>
    </w:div>
    <w:div w:id="468061620">
      <w:bodyDiv w:val="1"/>
      <w:marLeft w:val="0"/>
      <w:marRight w:val="0"/>
      <w:marTop w:val="0"/>
      <w:marBottom w:val="0"/>
      <w:divBdr>
        <w:top w:val="none" w:sz="0" w:space="0" w:color="auto"/>
        <w:left w:val="none" w:sz="0" w:space="0" w:color="auto"/>
        <w:bottom w:val="none" w:sz="0" w:space="0" w:color="auto"/>
        <w:right w:val="none" w:sz="0" w:space="0" w:color="auto"/>
      </w:divBdr>
    </w:div>
    <w:div w:id="518548556">
      <w:bodyDiv w:val="1"/>
      <w:marLeft w:val="0"/>
      <w:marRight w:val="0"/>
      <w:marTop w:val="0"/>
      <w:marBottom w:val="0"/>
      <w:divBdr>
        <w:top w:val="none" w:sz="0" w:space="0" w:color="auto"/>
        <w:left w:val="none" w:sz="0" w:space="0" w:color="auto"/>
        <w:bottom w:val="none" w:sz="0" w:space="0" w:color="auto"/>
        <w:right w:val="none" w:sz="0" w:space="0" w:color="auto"/>
      </w:divBdr>
    </w:div>
    <w:div w:id="521555127">
      <w:bodyDiv w:val="1"/>
      <w:marLeft w:val="0"/>
      <w:marRight w:val="0"/>
      <w:marTop w:val="0"/>
      <w:marBottom w:val="0"/>
      <w:divBdr>
        <w:top w:val="none" w:sz="0" w:space="0" w:color="auto"/>
        <w:left w:val="none" w:sz="0" w:space="0" w:color="auto"/>
        <w:bottom w:val="none" w:sz="0" w:space="0" w:color="auto"/>
        <w:right w:val="none" w:sz="0" w:space="0" w:color="auto"/>
      </w:divBdr>
    </w:div>
    <w:div w:id="554972799">
      <w:bodyDiv w:val="1"/>
      <w:marLeft w:val="0"/>
      <w:marRight w:val="0"/>
      <w:marTop w:val="0"/>
      <w:marBottom w:val="0"/>
      <w:divBdr>
        <w:top w:val="none" w:sz="0" w:space="0" w:color="auto"/>
        <w:left w:val="none" w:sz="0" w:space="0" w:color="auto"/>
        <w:bottom w:val="none" w:sz="0" w:space="0" w:color="auto"/>
        <w:right w:val="none" w:sz="0" w:space="0" w:color="auto"/>
      </w:divBdr>
    </w:div>
    <w:div w:id="592936841">
      <w:bodyDiv w:val="1"/>
      <w:marLeft w:val="0"/>
      <w:marRight w:val="0"/>
      <w:marTop w:val="0"/>
      <w:marBottom w:val="0"/>
      <w:divBdr>
        <w:top w:val="none" w:sz="0" w:space="0" w:color="auto"/>
        <w:left w:val="none" w:sz="0" w:space="0" w:color="auto"/>
        <w:bottom w:val="none" w:sz="0" w:space="0" w:color="auto"/>
        <w:right w:val="none" w:sz="0" w:space="0" w:color="auto"/>
      </w:divBdr>
    </w:div>
    <w:div w:id="663356358">
      <w:bodyDiv w:val="1"/>
      <w:marLeft w:val="0"/>
      <w:marRight w:val="0"/>
      <w:marTop w:val="0"/>
      <w:marBottom w:val="0"/>
      <w:divBdr>
        <w:top w:val="none" w:sz="0" w:space="0" w:color="auto"/>
        <w:left w:val="none" w:sz="0" w:space="0" w:color="auto"/>
        <w:bottom w:val="none" w:sz="0" w:space="0" w:color="auto"/>
        <w:right w:val="none" w:sz="0" w:space="0" w:color="auto"/>
      </w:divBdr>
    </w:div>
    <w:div w:id="694619976">
      <w:bodyDiv w:val="1"/>
      <w:marLeft w:val="0"/>
      <w:marRight w:val="0"/>
      <w:marTop w:val="0"/>
      <w:marBottom w:val="0"/>
      <w:divBdr>
        <w:top w:val="none" w:sz="0" w:space="0" w:color="auto"/>
        <w:left w:val="none" w:sz="0" w:space="0" w:color="auto"/>
        <w:bottom w:val="none" w:sz="0" w:space="0" w:color="auto"/>
        <w:right w:val="none" w:sz="0" w:space="0" w:color="auto"/>
      </w:divBdr>
    </w:div>
    <w:div w:id="777601143">
      <w:bodyDiv w:val="1"/>
      <w:marLeft w:val="0"/>
      <w:marRight w:val="0"/>
      <w:marTop w:val="0"/>
      <w:marBottom w:val="0"/>
      <w:divBdr>
        <w:top w:val="none" w:sz="0" w:space="0" w:color="auto"/>
        <w:left w:val="none" w:sz="0" w:space="0" w:color="auto"/>
        <w:bottom w:val="none" w:sz="0" w:space="0" w:color="auto"/>
        <w:right w:val="none" w:sz="0" w:space="0" w:color="auto"/>
      </w:divBdr>
    </w:div>
    <w:div w:id="807629095">
      <w:bodyDiv w:val="1"/>
      <w:marLeft w:val="0"/>
      <w:marRight w:val="0"/>
      <w:marTop w:val="0"/>
      <w:marBottom w:val="0"/>
      <w:divBdr>
        <w:top w:val="none" w:sz="0" w:space="0" w:color="auto"/>
        <w:left w:val="none" w:sz="0" w:space="0" w:color="auto"/>
        <w:bottom w:val="none" w:sz="0" w:space="0" w:color="auto"/>
        <w:right w:val="none" w:sz="0" w:space="0" w:color="auto"/>
      </w:divBdr>
    </w:div>
    <w:div w:id="816461231">
      <w:bodyDiv w:val="1"/>
      <w:marLeft w:val="0"/>
      <w:marRight w:val="0"/>
      <w:marTop w:val="0"/>
      <w:marBottom w:val="0"/>
      <w:divBdr>
        <w:top w:val="none" w:sz="0" w:space="0" w:color="auto"/>
        <w:left w:val="none" w:sz="0" w:space="0" w:color="auto"/>
        <w:bottom w:val="none" w:sz="0" w:space="0" w:color="auto"/>
        <w:right w:val="none" w:sz="0" w:space="0" w:color="auto"/>
      </w:divBdr>
    </w:div>
    <w:div w:id="820777314">
      <w:bodyDiv w:val="1"/>
      <w:marLeft w:val="0"/>
      <w:marRight w:val="0"/>
      <w:marTop w:val="0"/>
      <w:marBottom w:val="0"/>
      <w:divBdr>
        <w:top w:val="none" w:sz="0" w:space="0" w:color="auto"/>
        <w:left w:val="none" w:sz="0" w:space="0" w:color="auto"/>
        <w:bottom w:val="none" w:sz="0" w:space="0" w:color="auto"/>
        <w:right w:val="none" w:sz="0" w:space="0" w:color="auto"/>
      </w:divBdr>
    </w:div>
    <w:div w:id="824009049">
      <w:bodyDiv w:val="1"/>
      <w:marLeft w:val="0"/>
      <w:marRight w:val="0"/>
      <w:marTop w:val="0"/>
      <w:marBottom w:val="0"/>
      <w:divBdr>
        <w:top w:val="none" w:sz="0" w:space="0" w:color="auto"/>
        <w:left w:val="none" w:sz="0" w:space="0" w:color="auto"/>
        <w:bottom w:val="none" w:sz="0" w:space="0" w:color="auto"/>
        <w:right w:val="none" w:sz="0" w:space="0" w:color="auto"/>
      </w:divBdr>
      <w:divsChild>
        <w:div w:id="358118777">
          <w:marLeft w:val="0"/>
          <w:marRight w:val="0"/>
          <w:marTop w:val="0"/>
          <w:marBottom w:val="0"/>
          <w:divBdr>
            <w:top w:val="none" w:sz="0" w:space="0" w:color="auto"/>
            <w:left w:val="none" w:sz="0" w:space="0" w:color="auto"/>
            <w:bottom w:val="none" w:sz="0" w:space="0" w:color="auto"/>
            <w:right w:val="none" w:sz="0" w:space="0" w:color="auto"/>
          </w:divBdr>
        </w:div>
        <w:div w:id="1548487408">
          <w:marLeft w:val="436"/>
          <w:marRight w:val="0"/>
          <w:marTop w:val="0"/>
          <w:marBottom w:val="0"/>
          <w:divBdr>
            <w:top w:val="none" w:sz="0" w:space="0" w:color="auto"/>
            <w:left w:val="none" w:sz="0" w:space="0" w:color="auto"/>
            <w:bottom w:val="none" w:sz="0" w:space="0" w:color="auto"/>
            <w:right w:val="none" w:sz="0" w:space="0" w:color="auto"/>
          </w:divBdr>
        </w:div>
      </w:divsChild>
    </w:div>
    <w:div w:id="875509574">
      <w:bodyDiv w:val="1"/>
      <w:marLeft w:val="0"/>
      <w:marRight w:val="0"/>
      <w:marTop w:val="0"/>
      <w:marBottom w:val="0"/>
      <w:divBdr>
        <w:top w:val="none" w:sz="0" w:space="0" w:color="auto"/>
        <w:left w:val="none" w:sz="0" w:space="0" w:color="auto"/>
        <w:bottom w:val="none" w:sz="0" w:space="0" w:color="auto"/>
        <w:right w:val="none" w:sz="0" w:space="0" w:color="auto"/>
      </w:divBdr>
    </w:div>
    <w:div w:id="900604701">
      <w:bodyDiv w:val="1"/>
      <w:marLeft w:val="0"/>
      <w:marRight w:val="0"/>
      <w:marTop w:val="0"/>
      <w:marBottom w:val="0"/>
      <w:divBdr>
        <w:top w:val="none" w:sz="0" w:space="0" w:color="auto"/>
        <w:left w:val="none" w:sz="0" w:space="0" w:color="auto"/>
        <w:bottom w:val="none" w:sz="0" w:space="0" w:color="auto"/>
        <w:right w:val="none" w:sz="0" w:space="0" w:color="auto"/>
      </w:divBdr>
      <w:divsChild>
        <w:div w:id="1223099310">
          <w:marLeft w:val="0"/>
          <w:marRight w:val="0"/>
          <w:marTop w:val="150"/>
          <w:marBottom w:val="0"/>
          <w:divBdr>
            <w:top w:val="none" w:sz="0" w:space="0" w:color="auto"/>
            <w:left w:val="none" w:sz="0" w:space="0" w:color="auto"/>
            <w:bottom w:val="none" w:sz="0" w:space="0" w:color="auto"/>
            <w:right w:val="none" w:sz="0" w:space="0" w:color="auto"/>
          </w:divBdr>
        </w:div>
        <w:div w:id="875430633">
          <w:marLeft w:val="0"/>
          <w:marRight w:val="0"/>
          <w:marTop w:val="150"/>
          <w:marBottom w:val="0"/>
          <w:divBdr>
            <w:top w:val="none" w:sz="0" w:space="0" w:color="auto"/>
            <w:left w:val="none" w:sz="0" w:space="0" w:color="auto"/>
            <w:bottom w:val="none" w:sz="0" w:space="0" w:color="auto"/>
            <w:right w:val="none" w:sz="0" w:space="0" w:color="auto"/>
          </w:divBdr>
        </w:div>
      </w:divsChild>
    </w:div>
    <w:div w:id="904949720">
      <w:bodyDiv w:val="1"/>
      <w:marLeft w:val="0"/>
      <w:marRight w:val="0"/>
      <w:marTop w:val="0"/>
      <w:marBottom w:val="0"/>
      <w:divBdr>
        <w:top w:val="none" w:sz="0" w:space="0" w:color="auto"/>
        <w:left w:val="none" w:sz="0" w:space="0" w:color="auto"/>
        <w:bottom w:val="none" w:sz="0" w:space="0" w:color="auto"/>
        <w:right w:val="none" w:sz="0" w:space="0" w:color="auto"/>
      </w:divBdr>
    </w:div>
    <w:div w:id="933708985">
      <w:bodyDiv w:val="1"/>
      <w:marLeft w:val="0"/>
      <w:marRight w:val="0"/>
      <w:marTop w:val="0"/>
      <w:marBottom w:val="0"/>
      <w:divBdr>
        <w:top w:val="none" w:sz="0" w:space="0" w:color="auto"/>
        <w:left w:val="none" w:sz="0" w:space="0" w:color="auto"/>
        <w:bottom w:val="none" w:sz="0" w:space="0" w:color="auto"/>
        <w:right w:val="none" w:sz="0" w:space="0" w:color="auto"/>
      </w:divBdr>
    </w:div>
    <w:div w:id="1025524182">
      <w:bodyDiv w:val="1"/>
      <w:marLeft w:val="0"/>
      <w:marRight w:val="0"/>
      <w:marTop w:val="0"/>
      <w:marBottom w:val="0"/>
      <w:divBdr>
        <w:top w:val="none" w:sz="0" w:space="0" w:color="auto"/>
        <w:left w:val="none" w:sz="0" w:space="0" w:color="auto"/>
        <w:bottom w:val="none" w:sz="0" w:space="0" w:color="auto"/>
        <w:right w:val="none" w:sz="0" w:space="0" w:color="auto"/>
      </w:divBdr>
    </w:div>
    <w:div w:id="1036586872">
      <w:bodyDiv w:val="1"/>
      <w:marLeft w:val="0"/>
      <w:marRight w:val="0"/>
      <w:marTop w:val="0"/>
      <w:marBottom w:val="0"/>
      <w:divBdr>
        <w:top w:val="none" w:sz="0" w:space="0" w:color="auto"/>
        <w:left w:val="none" w:sz="0" w:space="0" w:color="auto"/>
        <w:bottom w:val="none" w:sz="0" w:space="0" w:color="auto"/>
        <w:right w:val="none" w:sz="0" w:space="0" w:color="auto"/>
      </w:divBdr>
    </w:div>
    <w:div w:id="1041974702">
      <w:bodyDiv w:val="1"/>
      <w:marLeft w:val="0"/>
      <w:marRight w:val="0"/>
      <w:marTop w:val="0"/>
      <w:marBottom w:val="0"/>
      <w:divBdr>
        <w:top w:val="none" w:sz="0" w:space="0" w:color="auto"/>
        <w:left w:val="none" w:sz="0" w:space="0" w:color="auto"/>
        <w:bottom w:val="none" w:sz="0" w:space="0" w:color="auto"/>
        <w:right w:val="none" w:sz="0" w:space="0" w:color="auto"/>
      </w:divBdr>
    </w:div>
    <w:div w:id="1068917477">
      <w:bodyDiv w:val="1"/>
      <w:marLeft w:val="0"/>
      <w:marRight w:val="0"/>
      <w:marTop w:val="0"/>
      <w:marBottom w:val="0"/>
      <w:divBdr>
        <w:top w:val="none" w:sz="0" w:space="0" w:color="auto"/>
        <w:left w:val="none" w:sz="0" w:space="0" w:color="auto"/>
        <w:bottom w:val="none" w:sz="0" w:space="0" w:color="auto"/>
        <w:right w:val="none" w:sz="0" w:space="0" w:color="auto"/>
      </w:divBdr>
    </w:div>
    <w:div w:id="1072510433">
      <w:bodyDiv w:val="1"/>
      <w:marLeft w:val="0"/>
      <w:marRight w:val="0"/>
      <w:marTop w:val="0"/>
      <w:marBottom w:val="0"/>
      <w:divBdr>
        <w:top w:val="none" w:sz="0" w:space="0" w:color="auto"/>
        <w:left w:val="none" w:sz="0" w:space="0" w:color="auto"/>
        <w:bottom w:val="none" w:sz="0" w:space="0" w:color="auto"/>
        <w:right w:val="none" w:sz="0" w:space="0" w:color="auto"/>
      </w:divBdr>
    </w:div>
    <w:div w:id="1082722764">
      <w:bodyDiv w:val="1"/>
      <w:marLeft w:val="0"/>
      <w:marRight w:val="0"/>
      <w:marTop w:val="0"/>
      <w:marBottom w:val="0"/>
      <w:divBdr>
        <w:top w:val="none" w:sz="0" w:space="0" w:color="auto"/>
        <w:left w:val="none" w:sz="0" w:space="0" w:color="auto"/>
        <w:bottom w:val="none" w:sz="0" w:space="0" w:color="auto"/>
        <w:right w:val="none" w:sz="0" w:space="0" w:color="auto"/>
      </w:divBdr>
    </w:div>
    <w:div w:id="1096973945">
      <w:bodyDiv w:val="1"/>
      <w:marLeft w:val="0"/>
      <w:marRight w:val="0"/>
      <w:marTop w:val="0"/>
      <w:marBottom w:val="0"/>
      <w:divBdr>
        <w:top w:val="none" w:sz="0" w:space="0" w:color="auto"/>
        <w:left w:val="none" w:sz="0" w:space="0" w:color="auto"/>
        <w:bottom w:val="none" w:sz="0" w:space="0" w:color="auto"/>
        <w:right w:val="none" w:sz="0" w:space="0" w:color="auto"/>
      </w:divBdr>
    </w:div>
    <w:div w:id="1097169856">
      <w:bodyDiv w:val="1"/>
      <w:marLeft w:val="0"/>
      <w:marRight w:val="0"/>
      <w:marTop w:val="0"/>
      <w:marBottom w:val="0"/>
      <w:divBdr>
        <w:top w:val="none" w:sz="0" w:space="0" w:color="auto"/>
        <w:left w:val="none" w:sz="0" w:space="0" w:color="auto"/>
        <w:bottom w:val="none" w:sz="0" w:space="0" w:color="auto"/>
        <w:right w:val="none" w:sz="0" w:space="0" w:color="auto"/>
      </w:divBdr>
    </w:div>
    <w:div w:id="1172526143">
      <w:bodyDiv w:val="1"/>
      <w:marLeft w:val="0"/>
      <w:marRight w:val="0"/>
      <w:marTop w:val="0"/>
      <w:marBottom w:val="0"/>
      <w:divBdr>
        <w:top w:val="none" w:sz="0" w:space="0" w:color="auto"/>
        <w:left w:val="none" w:sz="0" w:space="0" w:color="auto"/>
        <w:bottom w:val="none" w:sz="0" w:space="0" w:color="auto"/>
        <w:right w:val="none" w:sz="0" w:space="0" w:color="auto"/>
      </w:divBdr>
    </w:div>
    <w:div w:id="1175847411">
      <w:bodyDiv w:val="1"/>
      <w:marLeft w:val="0"/>
      <w:marRight w:val="0"/>
      <w:marTop w:val="0"/>
      <w:marBottom w:val="0"/>
      <w:divBdr>
        <w:top w:val="none" w:sz="0" w:space="0" w:color="auto"/>
        <w:left w:val="none" w:sz="0" w:space="0" w:color="auto"/>
        <w:bottom w:val="none" w:sz="0" w:space="0" w:color="auto"/>
        <w:right w:val="none" w:sz="0" w:space="0" w:color="auto"/>
      </w:divBdr>
    </w:div>
    <w:div w:id="1198006020">
      <w:bodyDiv w:val="1"/>
      <w:marLeft w:val="0"/>
      <w:marRight w:val="0"/>
      <w:marTop w:val="0"/>
      <w:marBottom w:val="0"/>
      <w:divBdr>
        <w:top w:val="none" w:sz="0" w:space="0" w:color="auto"/>
        <w:left w:val="none" w:sz="0" w:space="0" w:color="auto"/>
        <w:bottom w:val="none" w:sz="0" w:space="0" w:color="auto"/>
        <w:right w:val="none" w:sz="0" w:space="0" w:color="auto"/>
      </w:divBdr>
    </w:div>
    <w:div w:id="1213544631">
      <w:bodyDiv w:val="1"/>
      <w:marLeft w:val="0"/>
      <w:marRight w:val="0"/>
      <w:marTop w:val="0"/>
      <w:marBottom w:val="0"/>
      <w:divBdr>
        <w:top w:val="none" w:sz="0" w:space="0" w:color="auto"/>
        <w:left w:val="none" w:sz="0" w:space="0" w:color="auto"/>
        <w:bottom w:val="none" w:sz="0" w:space="0" w:color="auto"/>
        <w:right w:val="none" w:sz="0" w:space="0" w:color="auto"/>
      </w:divBdr>
    </w:div>
    <w:div w:id="1244144810">
      <w:bodyDiv w:val="1"/>
      <w:marLeft w:val="0"/>
      <w:marRight w:val="0"/>
      <w:marTop w:val="0"/>
      <w:marBottom w:val="0"/>
      <w:divBdr>
        <w:top w:val="none" w:sz="0" w:space="0" w:color="auto"/>
        <w:left w:val="none" w:sz="0" w:space="0" w:color="auto"/>
        <w:bottom w:val="none" w:sz="0" w:space="0" w:color="auto"/>
        <w:right w:val="none" w:sz="0" w:space="0" w:color="auto"/>
      </w:divBdr>
    </w:div>
    <w:div w:id="1309163850">
      <w:bodyDiv w:val="1"/>
      <w:marLeft w:val="0"/>
      <w:marRight w:val="0"/>
      <w:marTop w:val="0"/>
      <w:marBottom w:val="0"/>
      <w:divBdr>
        <w:top w:val="none" w:sz="0" w:space="0" w:color="auto"/>
        <w:left w:val="none" w:sz="0" w:space="0" w:color="auto"/>
        <w:bottom w:val="none" w:sz="0" w:space="0" w:color="auto"/>
        <w:right w:val="none" w:sz="0" w:space="0" w:color="auto"/>
      </w:divBdr>
    </w:div>
    <w:div w:id="1336959664">
      <w:bodyDiv w:val="1"/>
      <w:marLeft w:val="0"/>
      <w:marRight w:val="0"/>
      <w:marTop w:val="0"/>
      <w:marBottom w:val="0"/>
      <w:divBdr>
        <w:top w:val="none" w:sz="0" w:space="0" w:color="auto"/>
        <w:left w:val="none" w:sz="0" w:space="0" w:color="auto"/>
        <w:bottom w:val="none" w:sz="0" w:space="0" w:color="auto"/>
        <w:right w:val="none" w:sz="0" w:space="0" w:color="auto"/>
      </w:divBdr>
    </w:div>
    <w:div w:id="1353072018">
      <w:bodyDiv w:val="1"/>
      <w:marLeft w:val="0"/>
      <w:marRight w:val="0"/>
      <w:marTop w:val="0"/>
      <w:marBottom w:val="0"/>
      <w:divBdr>
        <w:top w:val="none" w:sz="0" w:space="0" w:color="auto"/>
        <w:left w:val="none" w:sz="0" w:space="0" w:color="auto"/>
        <w:bottom w:val="none" w:sz="0" w:space="0" w:color="auto"/>
        <w:right w:val="none" w:sz="0" w:space="0" w:color="auto"/>
      </w:divBdr>
    </w:div>
    <w:div w:id="1367754433">
      <w:bodyDiv w:val="1"/>
      <w:marLeft w:val="0"/>
      <w:marRight w:val="0"/>
      <w:marTop w:val="0"/>
      <w:marBottom w:val="0"/>
      <w:divBdr>
        <w:top w:val="none" w:sz="0" w:space="0" w:color="auto"/>
        <w:left w:val="none" w:sz="0" w:space="0" w:color="auto"/>
        <w:bottom w:val="none" w:sz="0" w:space="0" w:color="auto"/>
        <w:right w:val="none" w:sz="0" w:space="0" w:color="auto"/>
      </w:divBdr>
    </w:div>
    <w:div w:id="1374840282">
      <w:bodyDiv w:val="1"/>
      <w:marLeft w:val="0"/>
      <w:marRight w:val="0"/>
      <w:marTop w:val="0"/>
      <w:marBottom w:val="0"/>
      <w:divBdr>
        <w:top w:val="none" w:sz="0" w:space="0" w:color="auto"/>
        <w:left w:val="none" w:sz="0" w:space="0" w:color="auto"/>
        <w:bottom w:val="none" w:sz="0" w:space="0" w:color="auto"/>
        <w:right w:val="none" w:sz="0" w:space="0" w:color="auto"/>
      </w:divBdr>
    </w:div>
    <w:div w:id="1428309438">
      <w:bodyDiv w:val="1"/>
      <w:marLeft w:val="0"/>
      <w:marRight w:val="0"/>
      <w:marTop w:val="0"/>
      <w:marBottom w:val="0"/>
      <w:divBdr>
        <w:top w:val="none" w:sz="0" w:space="0" w:color="auto"/>
        <w:left w:val="none" w:sz="0" w:space="0" w:color="auto"/>
        <w:bottom w:val="none" w:sz="0" w:space="0" w:color="auto"/>
        <w:right w:val="none" w:sz="0" w:space="0" w:color="auto"/>
      </w:divBdr>
    </w:div>
    <w:div w:id="1439835411">
      <w:bodyDiv w:val="1"/>
      <w:marLeft w:val="0"/>
      <w:marRight w:val="0"/>
      <w:marTop w:val="0"/>
      <w:marBottom w:val="0"/>
      <w:divBdr>
        <w:top w:val="none" w:sz="0" w:space="0" w:color="auto"/>
        <w:left w:val="none" w:sz="0" w:space="0" w:color="auto"/>
        <w:bottom w:val="none" w:sz="0" w:space="0" w:color="auto"/>
        <w:right w:val="none" w:sz="0" w:space="0" w:color="auto"/>
      </w:divBdr>
    </w:div>
    <w:div w:id="1479572657">
      <w:bodyDiv w:val="1"/>
      <w:marLeft w:val="0"/>
      <w:marRight w:val="0"/>
      <w:marTop w:val="0"/>
      <w:marBottom w:val="0"/>
      <w:divBdr>
        <w:top w:val="none" w:sz="0" w:space="0" w:color="auto"/>
        <w:left w:val="none" w:sz="0" w:space="0" w:color="auto"/>
        <w:bottom w:val="none" w:sz="0" w:space="0" w:color="auto"/>
        <w:right w:val="none" w:sz="0" w:space="0" w:color="auto"/>
      </w:divBdr>
    </w:div>
    <w:div w:id="1495415082">
      <w:bodyDiv w:val="1"/>
      <w:marLeft w:val="0"/>
      <w:marRight w:val="0"/>
      <w:marTop w:val="0"/>
      <w:marBottom w:val="0"/>
      <w:divBdr>
        <w:top w:val="none" w:sz="0" w:space="0" w:color="auto"/>
        <w:left w:val="none" w:sz="0" w:space="0" w:color="auto"/>
        <w:bottom w:val="none" w:sz="0" w:space="0" w:color="auto"/>
        <w:right w:val="none" w:sz="0" w:space="0" w:color="auto"/>
      </w:divBdr>
    </w:div>
    <w:div w:id="1507089869">
      <w:bodyDiv w:val="1"/>
      <w:marLeft w:val="0"/>
      <w:marRight w:val="0"/>
      <w:marTop w:val="0"/>
      <w:marBottom w:val="0"/>
      <w:divBdr>
        <w:top w:val="none" w:sz="0" w:space="0" w:color="auto"/>
        <w:left w:val="none" w:sz="0" w:space="0" w:color="auto"/>
        <w:bottom w:val="none" w:sz="0" w:space="0" w:color="auto"/>
        <w:right w:val="none" w:sz="0" w:space="0" w:color="auto"/>
      </w:divBdr>
    </w:div>
    <w:div w:id="1520199109">
      <w:bodyDiv w:val="1"/>
      <w:marLeft w:val="0"/>
      <w:marRight w:val="0"/>
      <w:marTop w:val="0"/>
      <w:marBottom w:val="0"/>
      <w:divBdr>
        <w:top w:val="none" w:sz="0" w:space="0" w:color="auto"/>
        <w:left w:val="none" w:sz="0" w:space="0" w:color="auto"/>
        <w:bottom w:val="none" w:sz="0" w:space="0" w:color="auto"/>
        <w:right w:val="none" w:sz="0" w:space="0" w:color="auto"/>
      </w:divBdr>
    </w:div>
    <w:div w:id="1546061235">
      <w:bodyDiv w:val="1"/>
      <w:marLeft w:val="0"/>
      <w:marRight w:val="0"/>
      <w:marTop w:val="0"/>
      <w:marBottom w:val="0"/>
      <w:divBdr>
        <w:top w:val="none" w:sz="0" w:space="0" w:color="auto"/>
        <w:left w:val="none" w:sz="0" w:space="0" w:color="auto"/>
        <w:bottom w:val="none" w:sz="0" w:space="0" w:color="auto"/>
        <w:right w:val="none" w:sz="0" w:space="0" w:color="auto"/>
      </w:divBdr>
    </w:div>
    <w:div w:id="1568418235">
      <w:bodyDiv w:val="1"/>
      <w:marLeft w:val="0"/>
      <w:marRight w:val="0"/>
      <w:marTop w:val="0"/>
      <w:marBottom w:val="0"/>
      <w:divBdr>
        <w:top w:val="none" w:sz="0" w:space="0" w:color="auto"/>
        <w:left w:val="none" w:sz="0" w:space="0" w:color="auto"/>
        <w:bottom w:val="none" w:sz="0" w:space="0" w:color="auto"/>
        <w:right w:val="none" w:sz="0" w:space="0" w:color="auto"/>
      </w:divBdr>
    </w:div>
    <w:div w:id="1572932941">
      <w:bodyDiv w:val="1"/>
      <w:marLeft w:val="0"/>
      <w:marRight w:val="0"/>
      <w:marTop w:val="0"/>
      <w:marBottom w:val="0"/>
      <w:divBdr>
        <w:top w:val="none" w:sz="0" w:space="0" w:color="auto"/>
        <w:left w:val="none" w:sz="0" w:space="0" w:color="auto"/>
        <w:bottom w:val="none" w:sz="0" w:space="0" w:color="auto"/>
        <w:right w:val="none" w:sz="0" w:space="0" w:color="auto"/>
      </w:divBdr>
    </w:div>
    <w:div w:id="1599218087">
      <w:bodyDiv w:val="1"/>
      <w:marLeft w:val="0"/>
      <w:marRight w:val="0"/>
      <w:marTop w:val="0"/>
      <w:marBottom w:val="0"/>
      <w:divBdr>
        <w:top w:val="none" w:sz="0" w:space="0" w:color="auto"/>
        <w:left w:val="none" w:sz="0" w:space="0" w:color="auto"/>
        <w:bottom w:val="none" w:sz="0" w:space="0" w:color="auto"/>
        <w:right w:val="none" w:sz="0" w:space="0" w:color="auto"/>
      </w:divBdr>
    </w:div>
    <w:div w:id="1627660323">
      <w:bodyDiv w:val="1"/>
      <w:marLeft w:val="0"/>
      <w:marRight w:val="0"/>
      <w:marTop w:val="0"/>
      <w:marBottom w:val="0"/>
      <w:divBdr>
        <w:top w:val="none" w:sz="0" w:space="0" w:color="auto"/>
        <w:left w:val="none" w:sz="0" w:space="0" w:color="auto"/>
        <w:bottom w:val="none" w:sz="0" w:space="0" w:color="auto"/>
        <w:right w:val="none" w:sz="0" w:space="0" w:color="auto"/>
      </w:divBdr>
    </w:div>
    <w:div w:id="1650667226">
      <w:bodyDiv w:val="1"/>
      <w:marLeft w:val="0"/>
      <w:marRight w:val="0"/>
      <w:marTop w:val="0"/>
      <w:marBottom w:val="0"/>
      <w:divBdr>
        <w:top w:val="none" w:sz="0" w:space="0" w:color="auto"/>
        <w:left w:val="none" w:sz="0" w:space="0" w:color="auto"/>
        <w:bottom w:val="none" w:sz="0" w:space="0" w:color="auto"/>
        <w:right w:val="none" w:sz="0" w:space="0" w:color="auto"/>
      </w:divBdr>
    </w:div>
    <w:div w:id="1658805738">
      <w:bodyDiv w:val="1"/>
      <w:marLeft w:val="0"/>
      <w:marRight w:val="0"/>
      <w:marTop w:val="0"/>
      <w:marBottom w:val="0"/>
      <w:divBdr>
        <w:top w:val="none" w:sz="0" w:space="0" w:color="auto"/>
        <w:left w:val="none" w:sz="0" w:space="0" w:color="auto"/>
        <w:bottom w:val="none" w:sz="0" w:space="0" w:color="auto"/>
        <w:right w:val="none" w:sz="0" w:space="0" w:color="auto"/>
      </w:divBdr>
    </w:div>
    <w:div w:id="1664355395">
      <w:bodyDiv w:val="1"/>
      <w:marLeft w:val="0"/>
      <w:marRight w:val="0"/>
      <w:marTop w:val="0"/>
      <w:marBottom w:val="0"/>
      <w:divBdr>
        <w:top w:val="none" w:sz="0" w:space="0" w:color="auto"/>
        <w:left w:val="none" w:sz="0" w:space="0" w:color="auto"/>
        <w:bottom w:val="none" w:sz="0" w:space="0" w:color="auto"/>
        <w:right w:val="none" w:sz="0" w:space="0" w:color="auto"/>
      </w:divBdr>
    </w:div>
    <w:div w:id="1669288143">
      <w:bodyDiv w:val="1"/>
      <w:marLeft w:val="0"/>
      <w:marRight w:val="0"/>
      <w:marTop w:val="0"/>
      <w:marBottom w:val="0"/>
      <w:divBdr>
        <w:top w:val="none" w:sz="0" w:space="0" w:color="auto"/>
        <w:left w:val="none" w:sz="0" w:space="0" w:color="auto"/>
        <w:bottom w:val="none" w:sz="0" w:space="0" w:color="auto"/>
        <w:right w:val="none" w:sz="0" w:space="0" w:color="auto"/>
      </w:divBdr>
    </w:div>
    <w:div w:id="1714890582">
      <w:bodyDiv w:val="1"/>
      <w:marLeft w:val="0"/>
      <w:marRight w:val="0"/>
      <w:marTop w:val="0"/>
      <w:marBottom w:val="0"/>
      <w:divBdr>
        <w:top w:val="none" w:sz="0" w:space="0" w:color="auto"/>
        <w:left w:val="none" w:sz="0" w:space="0" w:color="auto"/>
        <w:bottom w:val="none" w:sz="0" w:space="0" w:color="auto"/>
        <w:right w:val="none" w:sz="0" w:space="0" w:color="auto"/>
      </w:divBdr>
    </w:div>
    <w:div w:id="1718236122">
      <w:bodyDiv w:val="1"/>
      <w:marLeft w:val="0"/>
      <w:marRight w:val="0"/>
      <w:marTop w:val="0"/>
      <w:marBottom w:val="0"/>
      <w:divBdr>
        <w:top w:val="none" w:sz="0" w:space="0" w:color="auto"/>
        <w:left w:val="none" w:sz="0" w:space="0" w:color="auto"/>
        <w:bottom w:val="none" w:sz="0" w:space="0" w:color="auto"/>
        <w:right w:val="none" w:sz="0" w:space="0" w:color="auto"/>
      </w:divBdr>
    </w:div>
    <w:div w:id="1727028054">
      <w:bodyDiv w:val="1"/>
      <w:marLeft w:val="0"/>
      <w:marRight w:val="0"/>
      <w:marTop w:val="0"/>
      <w:marBottom w:val="0"/>
      <w:divBdr>
        <w:top w:val="none" w:sz="0" w:space="0" w:color="auto"/>
        <w:left w:val="none" w:sz="0" w:space="0" w:color="auto"/>
        <w:bottom w:val="none" w:sz="0" w:space="0" w:color="auto"/>
        <w:right w:val="none" w:sz="0" w:space="0" w:color="auto"/>
      </w:divBdr>
    </w:div>
    <w:div w:id="1835560232">
      <w:bodyDiv w:val="1"/>
      <w:marLeft w:val="0"/>
      <w:marRight w:val="0"/>
      <w:marTop w:val="0"/>
      <w:marBottom w:val="0"/>
      <w:divBdr>
        <w:top w:val="none" w:sz="0" w:space="0" w:color="auto"/>
        <w:left w:val="none" w:sz="0" w:space="0" w:color="auto"/>
        <w:bottom w:val="none" w:sz="0" w:space="0" w:color="auto"/>
        <w:right w:val="none" w:sz="0" w:space="0" w:color="auto"/>
      </w:divBdr>
    </w:div>
    <w:div w:id="1839150459">
      <w:bodyDiv w:val="1"/>
      <w:marLeft w:val="0"/>
      <w:marRight w:val="0"/>
      <w:marTop w:val="0"/>
      <w:marBottom w:val="0"/>
      <w:divBdr>
        <w:top w:val="none" w:sz="0" w:space="0" w:color="auto"/>
        <w:left w:val="none" w:sz="0" w:space="0" w:color="auto"/>
        <w:bottom w:val="none" w:sz="0" w:space="0" w:color="auto"/>
        <w:right w:val="none" w:sz="0" w:space="0" w:color="auto"/>
      </w:divBdr>
    </w:div>
    <w:div w:id="1873573921">
      <w:bodyDiv w:val="1"/>
      <w:marLeft w:val="0"/>
      <w:marRight w:val="0"/>
      <w:marTop w:val="0"/>
      <w:marBottom w:val="0"/>
      <w:divBdr>
        <w:top w:val="none" w:sz="0" w:space="0" w:color="auto"/>
        <w:left w:val="none" w:sz="0" w:space="0" w:color="auto"/>
        <w:bottom w:val="none" w:sz="0" w:space="0" w:color="auto"/>
        <w:right w:val="none" w:sz="0" w:space="0" w:color="auto"/>
      </w:divBdr>
    </w:div>
    <w:div w:id="1896237920">
      <w:bodyDiv w:val="1"/>
      <w:marLeft w:val="0"/>
      <w:marRight w:val="0"/>
      <w:marTop w:val="0"/>
      <w:marBottom w:val="0"/>
      <w:divBdr>
        <w:top w:val="none" w:sz="0" w:space="0" w:color="auto"/>
        <w:left w:val="none" w:sz="0" w:space="0" w:color="auto"/>
        <w:bottom w:val="none" w:sz="0" w:space="0" w:color="auto"/>
        <w:right w:val="none" w:sz="0" w:space="0" w:color="auto"/>
      </w:divBdr>
    </w:div>
    <w:div w:id="1904369228">
      <w:bodyDiv w:val="1"/>
      <w:marLeft w:val="0"/>
      <w:marRight w:val="0"/>
      <w:marTop w:val="0"/>
      <w:marBottom w:val="0"/>
      <w:divBdr>
        <w:top w:val="none" w:sz="0" w:space="0" w:color="auto"/>
        <w:left w:val="none" w:sz="0" w:space="0" w:color="auto"/>
        <w:bottom w:val="none" w:sz="0" w:space="0" w:color="auto"/>
        <w:right w:val="none" w:sz="0" w:space="0" w:color="auto"/>
      </w:divBdr>
    </w:div>
    <w:div w:id="1917471050">
      <w:bodyDiv w:val="1"/>
      <w:marLeft w:val="0"/>
      <w:marRight w:val="0"/>
      <w:marTop w:val="0"/>
      <w:marBottom w:val="0"/>
      <w:divBdr>
        <w:top w:val="none" w:sz="0" w:space="0" w:color="auto"/>
        <w:left w:val="none" w:sz="0" w:space="0" w:color="auto"/>
        <w:bottom w:val="none" w:sz="0" w:space="0" w:color="auto"/>
        <w:right w:val="none" w:sz="0" w:space="0" w:color="auto"/>
      </w:divBdr>
    </w:div>
    <w:div w:id="1926767111">
      <w:bodyDiv w:val="1"/>
      <w:marLeft w:val="0"/>
      <w:marRight w:val="0"/>
      <w:marTop w:val="0"/>
      <w:marBottom w:val="0"/>
      <w:divBdr>
        <w:top w:val="none" w:sz="0" w:space="0" w:color="auto"/>
        <w:left w:val="none" w:sz="0" w:space="0" w:color="auto"/>
        <w:bottom w:val="none" w:sz="0" w:space="0" w:color="auto"/>
        <w:right w:val="none" w:sz="0" w:space="0" w:color="auto"/>
      </w:divBdr>
    </w:div>
    <w:div w:id="1934775875">
      <w:bodyDiv w:val="1"/>
      <w:marLeft w:val="0"/>
      <w:marRight w:val="0"/>
      <w:marTop w:val="0"/>
      <w:marBottom w:val="0"/>
      <w:divBdr>
        <w:top w:val="none" w:sz="0" w:space="0" w:color="auto"/>
        <w:left w:val="none" w:sz="0" w:space="0" w:color="auto"/>
        <w:bottom w:val="none" w:sz="0" w:space="0" w:color="auto"/>
        <w:right w:val="none" w:sz="0" w:space="0" w:color="auto"/>
      </w:divBdr>
    </w:div>
    <w:div w:id="1949459388">
      <w:bodyDiv w:val="1"/>
      <w:marLeft w:val="0"/>
      <w:marRight w:val="0"/>
      <w:marTop w:val="0"/>
      <w:marBottom w:val="0"/>
      <w:divBdr>
        <w:top w:val="none" w:sz="0" w:space="0" w:color="auto"/>
        <w:left w:val="none" w:sz="0" w:space="0" w:color="auto"/>
        <w:bottom w:val="none" w:sz="0" w:space="0" w:color="auto"/>
        <w:right w:val="none" w:sz="0" w:space="0" w:color="auto"/>
      </w:divBdr>
    </w:div>
    <w:div w:id="1952929911">
      <w:bodyDiv w:val="1"/>
      <w:marLeft w:val="0"/>
      <w:marRight w:val="0"/>
      <w:marTop w:val="0"/>
      <w:marBottom w:val="0"/>
      <w:divBdr>
        <w:top w:val="none" w:sz="0" w:space="0" w:color="auto"/>
        <w:left w:val="none" w:sz="0" w:space="0" w:color="auto"/>
        <w:bottom w:val="none" w:sz="0" w:space="0" w:color="auto"/>
        <w:right w:val="none" w:sz="0" w:space="0" w:color="auto"/>
      </w:divBdr>
    </w:div>
    <w:div w:id="1994329697">
      <w:bodyDiv w:val="1"/>
      <w:marLeft w:val="0"/>
      <w:marRight w:val="0"/>
      <w:marTop w:val="0"/>
      <w:marBottom w:val="0"/>
      <w:divBdr>
        <w:top w:val="none" w:sz="0" w:space="0" w:color="auto"/>
        <w:left w:val="none" w:sz="0" w:space="0" w:color="auto"/>
        <w:bottom w:val="none" w:sz="0" w:space="0" w:color="auto"/>
        <w:right w:val="none" w:sz="0" w:space="0" w:color="auto"/>
      </w:divBdr>
    </w:div>
    <w:div w:id="2017266356">
      <w:bodyDiv w:val="1"/>
      <w:marLeft w:val="0"/>
      <w:marRight w:val="0"/>
      <w:marTop w:val="0"/>
      <w:marBottom w:val="0"/>
      <w:divBdr>
        <w:top w:val="none" w:sz="0" w:space="0" w:color="auto"/>
        <w:left w:val="none" w:sz="0" w:space="0" w:color="auto"/>
        <w:bottom w:val="none" w:sz="0" w:space="0" w:color="auto"/>
        <w:right w:val="none" w:sz="0" w:space="0" w:color="auto"/>
      </w:divBdr>
    </w:div>
    <w:div w:id="2037727956">
      <w:bodyDiv w:val="1"/>
      <w:marLeft w:val="0"/>
      <w:marRight w:val="0"/>
      <w:marTop w:val="0"/>
      <w:marBottom w:val="0"/>
      <w:divBdr>
        <w:top w:val="none" w:sz="0" w:space="0" w:color="auto"/>
        <w:left w:val="none" w:sz="0" w:space="0" w:color="auto"/>
        <w:bottom w:val="none" w:sz="0" w:space="0" w:color="auto"/>
        <w:right w:val="none" w:sz="0" w:space="0" w:color="auto"/>
      </w:divBdr>
    </w:div>
    <w:div w:id="2038042299">
      <w:bodyDiv w:val="1"/>
      <w:marLeft w:val="0"/>
      <w:marRight w:val="0"/>
      <w:marTop w:val="0"/>
      <w:marBottom w:val="0"/>
      <w:divBdr>
        <w:top w:val="none" w:sz="0" w:space="0" w:color="auto"/>
        <w:left w:val="none" w:sz="0" w:space="0" w:color="auto"/>
        <w:bottom w:val="none" w:sz="0" w:space="0" w:color="auto"/>
        <w:right w:val="none" w:sz="0" w:space="0" w:color="auto"/>
      </w:divBdr>
    </w:div>
    <w:div w:id="2049986484">
      <w:bodyDiv w:val="1"/>
      <w:marLeft w:val="0"/>
      <w:marRight w:val="0"/>
      <w:marTop w:val="0"/>
      <w:marBottom w:val="0"/>
      <w:divBdr>
        <w:top w:val="none" w:sz="0" w:space="0" w:color="auto"/>
        <w:left w:val="none" w:sz="0" w:space="0" w:color="auto"/>
        <w:bottom w:val="none" w:sz="0" w:space="0" w:color="auto"/>
        <w:right w:val="none" w:sz="0" w:space="0" w:color="auto"/>
      </w:divBdr>
    </w:div>
    <w:div w:id="212022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23" Type="http://schemas.microsoft.com/office/2016/09/relationships/commentsIds" Target="commentsIds.xml"/><Relationship Id="rId10" Type="http://schemas.openxmlformats.org/officeDocument/2006/relationships/hyperlink" Target="mailto:ad.iot-tec@gov.i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glossaryDocument" Target="glossary/document.xml"/><Relationship Id="rId22"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Travail\Word\SauveGarde\Anglais\ItutBasic-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D4C72D2DA6F425B84895B4F76B24D36"/>
        <w:category>
          <w:name w:val="일반"/>
          <w:gallery w:val="placeholder"/>
        </w:category>
        <w:types>
          <w:type w:val="bbPlcHdr"/>
        </w:types>
        <w:behaviors>
          <w:behavior w:val="content"/>
        </w:behaviors>
        <w:guid w:val="{E3052FA9-04F5-4642-A40B-23F0AA86D80A}"/>
      </w:docPartPr>
      <w:docPartBody>
        <w:p w:rsidR="00040CEF" w:rsidRDefault="00840B35" w:rsidP="00840B35">
          <w:pPr>
            <w:pStyle w:val="1D4C72D2DA6F425B84895B4F76B24D36"/>
          </w:pPr>
          <w:r w:rsidRPr="00543D41">
            <w:rPr>
              <w:rStyle w:val="PlaceholderText"/>
              <w:bCs/>
              <w:szCs w:val="32"/>
              <w:highlight w:val="yellow"/>
            </w:rPr>
            <w:t>SGgg-C.n OR TD n (PLEN|GEN|WPx/gg)</w:t>
          </w:r>
        </w:p>
      </w:docPartBody>
    </w:docPart>
    <w:docPart>
      <w:docPartPr>
        <w:name w:val="1EA4B7A4FBE84D87822FF2369D45CD04"/>
        <w:category>
          <w:name w:val="일반"/>
          <w:gallery w:val="placeholder"/>
        </w:category>
        <w:types>
          <w:type w:val="bbPlcHdr"/>
        </w:types>
        <w:behaviors>
          <w:behavior w:val="content"/>
        </w:behaviors>
        <w:guid w:val="{E16104BF-A211-47D4-AF4A-CB54D891CBE3}"/>
      </w:docPartPr>
      <w:docPartBody>
        <w:p w:rsidR="00040CEF" w:rsidRDefault="00840B35" w:rsidP="00840B35">
          <w:pPr>
            <w:pStyle w:val="1EA4B7A4FBE84D87822FF2369D45CD04"/>
          </w:pPr>
          <w:r w:rsidRPr="00543D41">
            <w:rPr>
              <w:rStyle w:val="PlaceholderText"/>
              <w:rFonts w:ascii="Times New Roman Bold" w:hAnsi="Times New Roman Bold" w:cs="Times New Roman Bold"/>
              <w:b/>
              <w:bCs/>
              <w:caps/>
              <w:sz w:val="32"/>
              <w:szCs w:val="32"/>
              <w:highlight w:val="yellow"/>
            </w:rPr>
            <w:t>Study Group gg</w:t>
          </w:r>
        </w:p>
      </w:docPartBody>
    </w:docPart>
    <w:docPart>
      <w:docPartPr>
        <w:name w:val="96B0213B8FD9410F8FFFE22BBA41F271"/>
        <w:category>
          <w:name w:val="일반"/>
          <w:gallery w:val="placeholder"/>
        </w:category>
        <w:types>
          <w:type w:val="bbPlcHdr"/>
        </w:types>
        <w:behaviors>
          <w:behavior w:val="content"/>
        </w:behaviors>
        <w:guid w:val="{1CF9CF60-78CB-4F7C-A664-A77B5A96A3C9}"/>
      </w:docPartPr>
      <w:docPartBody>
        <w:p w:rsidR="00040CEF" w:rsidRDefault="00840B35" w:rsidP="00840B35">
          <w:pPr>
            <w:pStyle w:val="96B0213B8FD9410F8FFFE22BBA41F271"/>
          </w:pPr>
          <w:r w:rsidRPr="003957A6">
            <w:rPr>
              <w:rStyle w:val="PlaceholderText"/>
              <w:rFonts w:ascii="Times New Roman Bold" w:hAnsi="Times New Roman Bold" w:cs="Times New Roman Bold"/>
              <w:caps/>
              <w:highlight w:val="yellow"/>
            </w:rPr>
            <w:t>Insert doc. type: Contribution / TD</w:t>
          </w:r>
        </w:p>
      </w:docPartBody>
    </w:docPart>
    <w:docPart>
      <w:docPartPr>
        <w:name w:val="D48C1210E4C94C40842A86CEFF4501FF"/>
        <w:category>
          <w:name w:val="일반"/>
          <w:gallery w:val="placeholder"/>
        </w:category>
        <w:types>
          <w:type w:val="bbPlcHdr"/>
        </w:types>
        <w:behaviors>
          <w:behavior w:val="content"/>
        </w:behaviors>
        <w:guid w:val="{2E6556D5-85FC-49C4-A388-960D814F3A6D}"/>
      </w:docPartPr>
      <w:docPartBody>
        <w:p w:rsidR="00040CEF" w:rsidRDefault="00840B35" w:rsidP="00840B35">
          <w:pPr>
            <w:pStyle w:val="D48C1210E4C94C40842A86CEFF4501FF"/>
          </w:pPr>
          <w:r w:rsidRPr="00543D41">
            <w:rPr>
              <w:rStyle w:val="PlaceholderText"/>
              <w:highlight w:val="yellow"/>
            </w:rPr>
            <w:t>Insert source(s)</w:t>
          </w:r>
        </w:p>
      </w:docPartBody>
    </w:docPart>
    <w:docPart>
      <w:docPartPr>
        <w:name w:val="0B383F768C204167ACC399D197844E02"/>
        <w:category>
          <w:name w:val="일반"/>
          <w:gallery w:val="placeholder"/>
        </w:category>
        <w:types>
          <w:type w:val="bbPlcHdr"/>
        </w:types>
        <w:behaviors>
          <w:behavior w:val="content"/>
        </w:behaviors>
        <w:guid w:val="{9EAF3481-714D-4B78-B110-B04D0FC3E85F}"/>
      </w:docPartPr>
      <w:docPartBody>
        <w:p w:rsidR="00040CEF" w:rsidRDefault="00840B35" w:rsidP="00840B35">
          <w:pPr>
            <w:pStyle w:val="0B383F768C204167ACC399D197844E02"/>
          </w:pPr>
          <w:r w:rsidRPr="00543D41">
            <w:rPr>
              <w:rStyle w:val="PlaceholderText"/>
              <w:highlight w:val="yellow"/>
            </w:rPr>
            <w:t>Insert title (always in ENGLISH)</w:t>
          </w:r>
        </w:p>
      </w:docPartBody>
    </w:docPart>
    <w:docPart>
      <w:docPartPr>
        <w:name w:val="1D692777DEA041619599B3190FDFF06A"/>
        <w:category>
          <w:name w:val="일반"/>
          <w:gallery w:val="placeholder"/>
        </w:category>
        <w:types>
          <w:type w:val="bbPlcHdr"/>
        </w:types>
        <w:behaviors>
          <w:behavior w:val="content"/>
        </w:behaviors>
        <w:guid w:val="{C5801874-BE53-4E4B-A647-87ACB10A75EF}"/>
      </w:docPartPr>
      <w:docPartBody>
        <w:p w:rsidR="00C24729" w:rsidRDefault="00C24729" w:rsidP="00C24729">
          <w:pPr>
            <w:pStyle w:val="1D692777DEA041619599B3190FDFF06A"/>
          </w:pPr>
          <w:r w:rsidRPr="00543D41">
            <w:rPr>
              <w:rStyle w:val="PlaceholderText"/>
              <w:highlight w:val="yellow"/>
            </w:rPr>
            <w:t>Insert abstract under 200 words. See Rec.A.2, clause I.1.12 for guidance.</w:t>
          </w:r>
        </w:p>
      </w:docPartBody>
    </w:docPart>
    <w:docPart>
      <w:docPartPr>
        <w:name w:val="EB6C71AB802D44F5B2105C7D7EF39852"/>
        <w:category>
          <w:name w:val="일반"/>
          <w:gallery w:val="placeholder"/>
        </w:category>
        <w:types>
          <w:type w:val="bbPlcHdr"/>
        </w:types>
        <w:behaviors>
          <w:behavior w:val="content"/>
        </w:behaviors>
        <w:guid w:val="{72245DB5-BC9D-4C2B-BC17-8493F83AE232}"/>
      </w:docPartPr>
      <w:docPartBody>
        <w:p w:rsidR="00C24729" w:rsidRDefault="00C24729" w:rsidP="00C24729">
          <w:pPr>
            <w:pStyle w:val="EB6C71AB802D44F5B2105C7D7EF39852"/>
          </w:pPr>
          <w:r w:rsidRPr="00543D41">
            <w:rPr>
              <w:rStyle w:val="PlaceholderText"/>
              <w:highlight w:val="yellow"/>
            </w:rPr>
            <w:t>Q nos separated by commas (e.g 3/13, 5/16) or N/A (TSAG)</w:t>
          </w:r>
        </w:p>
      </w:docPartBody>
    </w:docPart>
    <w:docPart>
      <w:docPartPr>
        <w:name w:val="B4148E4862994564ACBB48517AD7F01F"/>
        <w:category>
          <w:name w:val="일반"/>
          <w:gallery w:val="placeholder"/>
        </w:category>
        <w:types>
          <w:type w:val="bbPlcHdr"/>
        </w:types>
        <w:behaviors>
          <w:behavior w:val="content"/>
        </w:behaviors>
        <w:guid w:val="{CE385706-AA22-45F0-8730-520AA4027B13}"/>
      </w:docPartPr>
      <w:docPartBody>
        <w:p w:rsidR="00C24729" w:rsidRDefault="00C24729" w:rsidP="00C24729">
          <w:pPr>
            <w:pStyle w:val="B4148E4862994564ACBB48517AD7F01F"/>
          </w:pPr>
          <w:r w:rsidRPr="00543D41">
            <w:rPr>
              <w:rStyle w:val="PlaceholderText"/>
              <w:highlight w:val="yellow"/>
            </w:rPr>
            <w:t>dd-dd mmm yyyy</w:t>
          </w:r>
        </w:p>
      </w:docPartBody>
    </w:docPart>
    <w:docPart>
      <w:docPartPr>
        <w:name w:val="52883B787E0E4C02A61126A53B6FEEB8"/>
        <w:category>
          <w:name w:val="일반"/>
          <w:gallery w:val="placeholder"/>
        </w:category>
        <w:types>
          <w:type w:val="bbPlcHdr"/>
        </w:types>
        <w:behaviors>
          <w:behavior w:val="content"/>
        </w:behaviors>
        <w:guid w:val="{B160C680-C9F7-496A-8000-1CFB11131802}"/>
      </w:docPartPr>
      <w:docPartBody>
        <w:p w:rsidR="00017E58" w:rsidRDefault="00B41A1E" w:rsidP="00B41A1E">
          <w:pPr>
            <w:pStyle w:val="52883B787E0E4C02A61126A53B6FEEB8"/>
          </w:pPr>
          <w:r>
            <w:rPr>
              <w:rStyle w:val="PlaceholderText"/>
              <w:rFonts w:hint="eastAsia"/>
            </w:rPr>
            <w:t>Click here to enter text.</w:t>
          </w:r>
        </w:p>
      </w:docPartBody>
    </w:docPart>
    <w:docPart>
      <w:docPartPr>
        <w:name w:val="D0651B9DC51F4C97912CA9903B9B732F"/>
        <w:category>
          <w:name w:val="일반"/>
          <w:gallery w:val="placeholder"/>
        </w:category>
        <w:types>
          <w:type w:val="bbPlcHdr"/>
        </w:types>
        <w:behaviors>
          <w:behavior w:val="content"/>
        </w:behaviors>
        <w:guid w:val="{36D72B0C-B546-4987-87A2-30553749FCFD}"/>
      </w:docPartPr>
      <w:docPartBody>
        <w:p w:rsidR="00017E58" w:rsidRDefault="00B41A1E" w:rsidP="00B41A1E">
          <w:pPr>
            <w:pStyle w:val="D0651B9DC51F4C97912CA9903B9B732F"/>
          </w:pPr>
          <w:r>
            <w:rPr>
              <w:rStyle w:val="PlaceholderText"/>
              <w:rFonts w:hint="eastAsia"/>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
    <w:altName w:val="Segoe Print"/>
    <w:panose1 w:val="00000000000000000000"/>
    <w:charset w:val="80"/>
    <w:family w:val="auto"/>
    <w:notTrueType/>
    <w:pitch w:val="variable"/>
    <w:sig w:usb0="00000000" w:usb1="08070000" w:usb2="00000010" w:usb3="00000000" w:csb0="00020000" w:csb1="00000000"/>
  </w:font>
  <w:font w:name="MS PMincho">
    <w:altName w:val="MS Gothic"/>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KoPubDotum Light">
    <w:altName w:val="Malgun Gothic"/>
    <w:panose1 w:val="00000000000000000000"/>
    <w:charset w:val="81"/>
    <w:family w:val="swiss"/>
    <w:notTrueType/>
    <w:pitch w:val="default"/>
    <w:sig w:usb0="00000001" w:usb1="09060000" w:usb2="00000010" w:usb3="00000000" w:csb0="00080000" w:csb1="00000000"/>
  </w:font>
  <w:font w:name="KoPub돋움체 Light">
    <w:altName w:val="Malgun Gothic"/>
    <w:charset w:val="81"/>
    <w:family w:val="auto"/>
    <w:pitch w:val="variable"/>
    <w:sig w:usb0="800002A7" w:usb1="29D7FCFB" w:usb2="00000010" w:usb3="00000000" w:csb0="00080001" w:csb1="00000000"/>
  </w:font>
  <w:font w:name="함초롬바탕">
    <w:charset w:val="81"/>
    <w:family w:val="roman"/>
    <w:pitch w:val="variable"/>
    <w:sig w:usb0="F7002EFF" w:usb1="19DFFFFF" w:usb2="001BFDD7" w:usb3="00000000" w:csb0="001F01FF" w:csb1="00000000"/>
  </w:font>
  <w:font w:name="Gulim">
    <w:altName w:val="Arial Unicode MS"/>
    <w:panose1 w:val="020B0600000101010101"/>
    <w:charset w:val="81"/>
    <w:family w:val="roman"/>
    <w:notTrueType/>
    <w:pitch w:val="fixed"/>
    <w:sig w:usb0="00000000" w:usb1="09060000" w:usb2="00000010" w:usb3="00000000" w:csb0="00080000" w:csb1="00000000"/>
  </w:font>
  <w:font w:name="Batang">
    <w:altName w:val="Arial Unicode MS"/>
    <w:panose1 w:val="02030600000101010101"/>
    <w:charset w:val="81"/>
    <w:family w:val="auto"/>
    <w:notTrueType/>
    <w:pitch w:val="fixed"/>
    <w:sig w:usb0="00000000" w:usb1="09060000" w:usb2="00000010" w:usb3="00000000" w:csb0="00080000" w:csb1="00000000"/>
  </w:font>
  <w:font w:name="Mangal">
    <w:panose1 w:val="00000400000000000000"/>
    <w:charset w:val="01"/>
    <w:family w:val="roman"/>
    <w:notTrueType/>
    <w:pitch w:val="variable"/>
    <w:sig w:usb0="00002000" w:usb1="00000000" w:usb2="00000000" w:usb3="00000000" w:csb0="00000000" w:csb1="00000000"/>
  </w:font>
  <w:font w:name="Times New Roman Bold">
    <w:altName w:val="Times New Roman"/>
    <w:panose1 w:val="02020803070505020304"/>
    <w:charset w:val="00"/>
    <w:family w:val="roman"/>
    <w:pitch w:val="variable"/>
    <w:sig w:usb0="00003A87" w:usb1="00000000" w:usb2="00000000" w:usb3="00000000" w:csb0="000000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048"/>
    <w:rsid w:val="000139DF"/>
    <w:rsid w:val="00017E58"/>
    <w:rsid w:val="00023558"/>
    <w:rsid w:val="0002421B"/>
    <w:rsid w:val="00026AAA"/>
    <w:rsid w:val="0003074F"/>
    <w:rsid w:val="00040CEF"/>
    <w:rsid w:val="00075114"/>
    <w:rsid w:val="00095131"/>
    <w:rsid w:val="00096A78"/>
    <w:rsid w:val="000A5FB3"/>
    <w:rsid w:val="000E6F4F"/>
    <w:rsid w:val="000F15B6"/>
    <w:rsid w:val="00113F2A"/>
    <w:rsid w:val="0011459A"/>
    <w:rsid w:val="00165F8C"/>
    <w:rsid w:val="00175555"/>
    <w:rsid w:val="0017739D"/>
    <w:rsid w:val="00180B81"/>
    <w:rsid w:val="0018531A"/>
    <w:rsid w:val="0019179A"/>
    <w:rsid w:val="001D5CF2"/>
    <w:rsid w:val="001E0985"/>
    <w:rsid w:val="001E1F46"/>
    <w:rsid w:val="001F3FCB"/>
    <w:rsid w:val="00203CA8"/>
    <w:rsid w:val="00216E28"/>
    <w:rsid w:val="00243D2B"/>
    <w:rsid w:val="00246BEF"/>
    <w:rsid w:val="0027253F"/>
    <w:rsid w:val="00277920"/>
    <w:rsid w:val="0028059C"/>
    <w:rsid w:val="00284BBE"/>
    <w:rsid w:val="0029790D"/>
    <w:rsid w:val="002A4637"/>
    <w:rsid w:val="002C42E4"/>
    <w:rsid w:val="002E223D"/>
    <w:rsid w:val="002E457E"/>
    <w:rsid w:val="002F2027"/>
    <w:rsid w:val="003118EF"/>
    <w:rsid w:val="00334FCE"/>
    <w:rsid w:val="00357A04"/>
    <w:rsid w:val="0036590C"/>
    <w:rsid w:val="003664B8"/>
    <w:rsid w:val="00397916"/>
    <w:rsid w:val="003A1561"/>
    <w:rsid w:val="003A2C5B"/>
    <w:rsid w:val="00401D88"/>
    <w:rsid w:val="00416EEB"/>
    <w:rsid w:val="00425FFD"/>
    <w:rsid w:val="0042643C"/>
    <w:rsid w:val="00470EF9"/>
    <w:rsid w:val="0049417F"/>
    <w:rsid w:val="0049486D"/>
    <w:rsid w:val="004B1523"/>
    <w:rsid w:val="004D6DE1"/>
    <w:rsid w:val="004D7D2A"/>
    <w:rsid w:val="004F3705"/>
    <w:rsid w:val="004F4A37"/>
    <w:rsid w:val="00503471"/>
    <w:rsid w:val="0051715A"/>
    <w:rsid w:val="00557213"/>
    <w:rsid w:val="00557A17"/>
    <w:rsid w:val="005660CA"/>
    <w:rsid w:val="00580D28"/>
    <w:rsid w:val="00582763"/>
    <w:rsid w:val="00586D82"/>
    <w:rsid w:val="00595228"/>
    <w:rsid w:val="005970ED"/>
    <w:rsid w:val="005A431B"/>
    <w:rsid w:val="005A5520"/>
    <w:rsid w:val="005B0A1B"/>
    <w:rsid w:val="005B744D"/>
    <w:rsid w:val="005E2928"/>
    <w:rsid w:val="005E7908"/>
    <w:rsid w:val="006048C5"/>
    <w:rsid w:val="0061336C"/>
    <w:rsid w:val="0063458E"/>
    <w:rsid w:val="0063637C"/>
    <w:rsid w:val="00652260"/>
    <w:rsid w:val="00652773"/>
    <w:rsid w:val="00672A96"/>
    <w:rsid w:val="006A0DF5"/>
    <w:rsid w:val="006B1685"/>
    <w:rsid w:val="006D12C7"/>
    <w:rsid w:val="006D34A7"/>
    <w:rsid w:val="006F197B"/>
    <w:rsid w:val="006F4217"/>
    <w:rsid w:val="007454E0"/>
    <w:rsid w:val="00777D26"/>
    <w:rsid w:val="0079374E"/>
    <w:rsid w:val="00797A49"/>
    <w:rsid w:val="007A6AD6"/>
    <w:rsid w:val="007A7DF6"/>
    <w:rsid w:val="007B017A"/>
    <w:rsid w:val="007B11AD"/>
    <w:rsid w:val="007D69B0"/>
    <w:rsid w:val="007F28A0"/>
    <w:rsid w:val="007F3B64"/>
    <w:rsid w:val="00817CEB"/>
    <w:rsid w:val="00840B35"/>
    <w:rsid w:val="00852048"/>
    <w:rsid w:val="0085268C"/>
    <w:rsid w:val="0086781E"/>
    <w:rsid w:val="00876E0C"/>
    <w:rsid w:val="00884DAA"/>
    <w:rsid w:val="008A38A4"/>
    <w:rsid w:val="008D627C"/>
    <w:rsid w:val="008F5F05"/>
    <w:rsid w:val="00920082"/>
    <w:rsid w:val="00934CEB"/>
    <w:rsid w:val="00983778"/>
    <w:rsid w:val="009927B2"/>
    <w:rsid w:val="009B62C5"/>
    <w:rsid w:val="009D2889"/>
    <w:rsid w:val="009F5D47"/>
    <w:rsid w:val="00A21D4B"/>
    <w:rsid w:val="00A362CD"/>
    <w:rsid w:val="00A54D0E"/>
    <w:rsid w:val="00A67EC3"/>
    <w:rsid w:val="00A7269E"/>
    <w:rsid w:val="00A75644"/>
    <w:rsid w:val="00A817E2"/>
    <w:rsid w:val="00A91036"/>
    <w:rsid w:val="00AB1B1E"/>
    <w:rsid w:val="00AB364E"/>
    <w:rsid w:val="00AC6320"/>
    <w:rsid w:val="00AE36C2"/>
    <w:rsid w:val="00AF02AC"/>
    <w:rsid w:val="00B04536"/>
    <w:rsid w:val="00B41A1E"/>
    <w:rsid w:val="00B96546"/>
    <w:rsid w:val="00BB2660"/>
    <w:rsid w:val="00BC1B99"/>
    <w:rsid w:val="00BD7019"/>
    <w:rsid w:val="00BE58B1"/>
    <w:rsid w:val="00BE740A"/>
    <w:rsid w:val="00C10B9B"/>
    <w:rsid w:val="00C14CC9"/>
    <w:rsid w:val="00C241A9"/>
    <w:rsid w:val="00C24729"/>
    <w:rsid w:val="00C26273"/>
    <w:rsid w:val="00C316D9"/>
    <w:rsid w:val="00C519E7"/>
    <w:rsid w:val="00C55476"/>
    <w:rsid w:val="00C90B3E"/>
    <w:rsid w:val="00C91FD7"/>
    <w:rsid w:val="00C97243"/>
    <w:rsid w:val="00CB0176"/>
    <w:rsid w:val="00CF463B"/>
    <w:rsid w:val="00CF587A"/>
    <w:rsid w:val="00D031F7"/>
    <w:rsid w:val="00D107FF"/>
    <w:rsid w:val="00D3022F"/>
    <w:rsid w:val="00D3624C"/>
    <w:rsid w:val="00D416D6"/>
    <w:rsid w:val="00D4315E"/>
    <w:rsid w:val="00D43ACD"/>
    <w:rsid w:val="00D51CA2"/>
    <w:rsid w:val="00D66817"/>
    <w:rsid w:val="00D95759"/>
    <w:rsid w:val="00DB6079"/>
    <w:rsid w:val="00E006A4"/>
    <w:rsid w:val="00E11449"/>
    <w:rsid w:val="00E118A4"/>
    <w:rsid w:val="00E47C42"/>
    <w:rsid w:val="00E63104"/>
    <w:rsid w:val="00E66C86"/>
    <w:rsid w:val="00E75906"/>
    <w:rsid w:val="00E908D1"/>
    <w:rsid w:val="00E95952"/>
    <w:rsid w:val="00EB30BD"/>
    <w:rsid w:val="00EE41A0"/>
    <w:rsid w:val="00EE5BB4"/>
    <w:rsid w:val="00F04341"/>
    <w:rsid w:val="00F2398A"/>
    <w:rsid w:val="00F3135A"/>
    <w:rsid w:val="00F3420A"/>
    <w:rsid w:val="00F82AFC"/>
    <w:rsid w:val="00F8689F"/>
    <w:rsid w:val="00F90B6C"/>
    <w:rsid w:val="00FD2941"/>
    <w:rsid w:val="00FD75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82763"/>
    <w:rPr>
      <w:rFonts w:ascii="Times New Roman" w:hAnsi="Times New Roman"/>
      <w:color w:val="808080"/>
    </w:rPr>
  </w:style>
  <w:style w:type="paragraph" w:customStyle="1" w:styleId="1D4C72D2DA6F425B84895B4F76B24D36">
    <w:name w:val="1D4C72D2DA6F425B84895B4F76B24D36"/>
    <w:rsid w:val="00840B35"/>
    <w:pPr>
      <w:widowControl w:val="0"/>
      <w:wordWrap w:val="0"/>
      <w:autoSpaceDE w:val="0"/>
      <w:autoSpaceDN w:val="0"/>
      <w:jc w:val="both"/>
    </w:pPr>
    <w:rPr>
      <w:kern w:val="2"/>
      <w:sz w:val="20"/>
      <w:lang w:val="en-US" w:eastAsia="ko-KR"/>
    </w:rPr>
  </w:style>
  <w:style w:type="paragraph" w:customStyle="1" w:styleId="1EA4B7A4FBE84D87822FF2369D45CD04">
    <w:name w:val="1EA4B7A4FBE84D87822FF2369D45CD04"/>
    <w:rsid w:val="00840B35"/>
    <w:pPr>
      <w:widowControl w:val="0"/>
      <w:wordWrap w:val="0"/>
      <w:autoSpaceDE w:val="0"/>
      <w:autoSpaceDN w:val="0"/>
      <w:jc w:val="both"/>
    </w:pPr>
    <w:rPr>
      <w:kern w:val="2"/>
      <w:sz w:val="20"/>
      <w:lang w:val="en-US" w:eastAsia="ko-KR"/>
    </w:rPr>
  </w:style>
  <w:style w:type="paragraph" w:customStyle="1" w:styleId="96B0213B8FD9410F8FFFE22BBA41F271">
    <w:name w:val="96B0213B8FD9410F8FFFE22BBA41F271"/>
    <w:rsid w:val="00840B35"/>
    <w:pPr>
      <w:widowControl w:val="0"/>
      <w:wordWrap w:val="0"/>
      <w:autoSpaceDE w:val="0"/>
      <w:autoSpaceDN w:val="0"/>
      <w:jc w:val="both"/>
    </w:pPr>
    <w:rPr>
      <w:kern w:val="2"/>
      <w:sz w:val="20"/>
      <w:lang w:val="en-US" w:eastAsia="ko-KR"/>
    </w:rPr>
  </w:style>
  <w:style w:type="paragraph" w:customStyle="1" w:styleId="D48C1210E4C94C40842A86CEFF4501FF">
    <w:name w:val="D48C1210E4C94C40842A86CEFF4501FF"/>
    <w:rsid w:val="00840B35"/>
    <w:pPr>
      <w:widowControl w:val="0"/>
      <w:wordWrap w:val="0"/>
      <w:autoSpaceDE w:val="0"/>
      <w:autoSpaceDN w:val="0"/>
      <w:jc w:val="both"/>
    </w:pPr>
    <w:rPr>
      <w:kern w:val="2"/>
      <w:sz w:val="20"/>
      <w:lang w:val="en-US" w:eastAsia="ko-KR"/>
    </w:rPr>
  </w:style>
  <w:style w:type="paragraph" w:customStyle="1" w:styleId="0B383F768C204167ACC399D197844E02">
    <w:name w:val="0B383F768C204167ACC399D197844E02"/>
    <w:rsid w:val="00840B35"/>
    <w:pPr>
      <w:widowControl w:val="0"/>
      <w:wordWrap w:val="0"/>
      <w:autoSpaceDE w:val="0"/>
      <w:autoSpaceDN w:val="0"/>
      <w:jc w:val="both"/>
    </w:pPr>
    <w:rPr>
      <w:kern w:val="2"/>
      <w:sz w:val="20"/>
      <w:lang w:val="en-US" w:eastAsia="ko-KR"/>
    </w:rPr>
  </w:style>
  <w:style w:type="paragraph" w:customStyle="1" w:styleId="1D692777DEA041619599B3190FDFF06A">
    <w:name w:val="1D692777DEA041619599B3190FDFF06A"/>
    <w:rsid w:val="00C24729"/>
    <w:pPr>
      <w:widowControl w:val="0"/>
      <w:wordWrap w:val="0"/>
      <w:autoSpaceDE w:val="0"/>
      <w:autoSpaceDN w:val="0"/>
      <w:jc w:val="both"/>
    </w:pPr>
    <w:rPr>
      <w:kern w:val="2"/>
      <w:sz w:val="20"/>
      <w:lang w:val="en-US" w:eastAsia="ko-KR"/>
    </w:rPr>
  </w:style>
  <w:style w:type="paragraph" w:customStyle="1" w:styleId="EB6C71AB802D44F5B2105C7D7EF39852">
    <w:name w:val="EB6C71AB802D44F5B2105C7D7EF39852"/>
    <w:rsid w:val="00C24729"/>
    <w:pPr>
      <w:widowControl w:val="0"/>
      <w:wordWrap w:val="0"/>
      <w:autoSpaceDE w:val="0"/>
      <w:autoSpaceDN w:val="0"/>
      <w:jc w:val="both"/>
    </w:pPr>
    <w:rPr>
      <w:kern w:val="2"/>
      <w:sz w:val="20"/>
      <w:lang w:val="en-US" w:eastAsia="ko-KR"/>
    </w:rPr>
  </w:style>
  <w:style w:type="paragraph" w:customStyle="1" w:styleId="B4148E4862994564ACBB48517AD7F01F">
    <w:name w:val="B4148E4862994564ACBB48517AD7F01F"/>
    <w:rsid w:val="00C24729"/>
    <w:pPr>
      <w:widowControl w:val="0"/>
      <w:wordWrap w:val="0"/>
      <w:autoSpaceDE w:val="0"/>
      <w:autoSpaceDN w:val="0"/>
      <w:jc w:val="both"/>
    </w:pPr>
    <w:rPr>
      <w:kern w:val="2"/>
      <w:sz w:val="20"/>
      <w:lang w:val="en-US" w:eastAsia="ko-KR"/>
    </w:rPr>
  </w:style>
  <w:style w:type="paragraph" w:customStyle="1" w:styleId="F3ED0239DC2947DD94C3C30BA0DFF5AB">
    <w:name w:val="F3ED0239DC2947DD94C3C30BA0DFF5AB"/>
    <w:rsid w:val="0003074F"/>
    <w:pPr>
      <w:widowControl w:val="0"/>
      <w:wordWrap w:val="0"/>
      <w:autoSpaceDE w:val="0"/>
      <w:autoSpaceDN w:val="0"/>
      <w:jc w:val="both"/>
    </w:pPr>
    <w:rPr>
      <w:kern w:val="2"/>
      <w:sz w:val="20"/>
      <w:lang w:val="en-US" w:eastAsia="ko-KR"/>
    </w:rPr>
  </w:style>
  <w:style w:type="paragraph" w:customStyle="1" w:styleId="2F88E8B62BB54C3B8E5A35A6CE0D24D0">
    <w:name w:val="2F88E8B62BB54C3B8E5A35A6CE0D24D0"/>
    <w:rsid w:val="0003074F"/>
    <w:pPr>
      <w:widowControl w:val="0"/>
      <w:wordWrap w:val="0"/>
      <w:autoSpaceDE w:val="0"/>
      <w:autoSpaceDN w:val="0"/>
      <w:jc w:val="both"/>
    </w:pPr>
    <w:rPr>
      <w:kern w:val="2"/>
      <w:sz w:val="20"/>
      <w:lang w:val="en-US" w:eastAsia="ko-KR"/>
    </w:rPr>
  </w:style>
  <w:style w:type="paragraph" w:customStyle="1" w:styleId="52883B787E0E4C02A61126A53B6FEEB8">
    <w:name w:val="52883B787E0E4C02A61126A53B6FEEB8"/>
    <w:rsid w:val="00B41A1E"/>
    <w:rPr>
      <w:lang w:eastAsia="ko-KR"/>
    </w:rPr>
  </w:style>
  <w:style w:type="paragraph" w:customStyle="1" w:styleId="D0651B9DC51F4C97912CA9903B9B732F">
    <w:name w:val="D0651B9DC51F4C97912CA9903B9B732F"/>
    <w:rsid w:val="00B41A1E"/>
    <w:rPr>
      <w:lang w:eastAsia="ko-KR"/>
    </w:rPr>
  </w:style>
  <w:style w:type="paragraph" w:customStyle="1" w:styleId="73401BD65F8F4F5EA0BE88EC47FBAF41">
    <w:name w:val="73401BD65F8F4F5EA0BE88EC47FBAF41"/>
    <w:rsid w:val="00582763"/>
    <w:pPr>
      <w:spacing w:after="200" w:line="276" w:lineRule="auto"/>
    </w:pPr>
    <w:rPr>
      <w:rFonts w:cs="Mangal"/>
      <w:szCs w:val="20"/>
      <w:lang w:eastAsia="en-GB" w:bidi="hi-IN"/>
    </w:rPr>
  </w:style>
  <w:style w:type="paragraph" w:customStyle="1" w:styleId="07FDB0DCCDA24C08A3D651B917A2EE3D">
    <w:name w:val="07FDB0DCCDA24C08A3D651B917A2EE3D"/>
    <w:rsid w:val="00582763"/>
    <w:pPr>
      <w:spacing w:after="200" w:line="276" w:lineRule="auto"/>
    </w:pPr>
    <w:rPr>
      <w:rFonts w:cs="Mangal"/>
      <w:szCs w:val="20"/>
      <w:lang w:eastAsia="en-GB" w:bidi="hi-IN"/>
    </w:rPr>
  </w:style>
  <w:style w:type="paragraph" w:customStyle="1" w:styleId="4D52ACEE9A8941DB8C33BF8A4760A9FD">
    <w:name w:val="4D52ACEE9A8941DB8C33BF8A4760A9FD"/>
    <w:rsid w:val="00582763"/>
    <w:pPr>
      <w:spacing w:after="200" w:line="276" w:lineRule="auto"/>
    </w:pPr>
    <w:rPr>
      <w:rFonts w:cs="Mangal"/>
      <w:szCs w:val="20"/>
      <w:lang w:eastAsia="en-GB" w:bidi="hi-IN"/>
    </w:rPr>
  </w:style>
  <w:style w:type="paragraph" w:customStyle="1" w:styleId="B080EFD616374364A6633BAB9AC0099F">
    <w:name w:val="B080EFD616374364A6633BAB9AC0099F"/>
    <w:rsid w:val="00582763"/>
    <w:pPr>
      <w:spacing w:after="200" w:line="276" w:lineRule="auto"/>
    </w:pPr>
    <w:rPr>
      <w:rFonts w:cs="Mangal"/>
      <w:szCs w:val="20"/>
      <w:lang w:eastAsia="en-GB" w:bidi="hi-IN"/>
    </w:rPr>
  </w:style>
  <w:style w:type="paragraph" w:customStyle="1" w:styleId="F062072A34EA4F27A0FA73D6F3C1F7B5">
    <w:name w:val="F062072A34EA4F27A0FA73D6F3C1F7B5"/>
    <w:rsid w:val="00582763"/>
    <w:pPr>
      <w:spacing w:after="200" w:line="276" w:lineRule="auto"/>
    </w:pPr>
    <w:rPr>
      <w:rFonts w:cs="Mangal"/>
      <w:szCs w:val="20"/>
      <w:lang w:eastAsia="en-GB" w:bidi="hi-IN"/>
    </w:rPr>
  </w:style>
  <w:style w:type="paragraph" w:customStyle="1" w:styleId="9ABC7143C9FA4ECA9601847DAE5198EE">
    <w:name w:val="9ABC7143C9FA4ECA9601847DAE5198EE"/>
    <w:rsid w:val="00582763"/>
    <w:pPr>
      <w:spacing w:after="200" w:line="276" w:lineRule="auto"/>
    </w:pPr>
    <w:rPr>
      <w:rFonts w:cs="Mangal"/>
      <w:szCs w:val="20"/>
      <w:lang w:eastAsia="en-GB" w:bidi="hi-IN"/>
    </w:rPr>
  </w:style>
  <w:style w:type="paragraph" w:customStyle="1" w:styleId="94A2C07F02CC4137B3AE7301A8934CCD">
    <w:name w:val="94A2C07F02CC4137B3AE7301A8934CCD"/>
    <w:rsid w:val="00582763"/>
    <w:pPr>
      <w:spacing w:after="200" w:line="276" w:lineRule="auto"/>
    </w:pPr>
    <w:rPr>
      <w:rFonts w:cs="Mangal"/>
      <w:szCs w:val="20"/>
      <w:lang w:eastAsia="en-GB" w:bidi="hi-IN"/>
    </w:rPr>
  </w:style>
  <w:style w:type="paragraph" w:customStyle="1" w:styleId="D9028CA3C50A41828E9EE53DCCF9CEE2">
    <w:name w:val="D9028CA3C50A41828E9EE53DCCF9CEE2"/>
    <w:rsid w:val="00582763"/>
    <w:pPr>
      <w:spacing w:after="200" w:line="276" w:lineRule="auto"/>
    </w:pPr>
    <w:rPr>
      <w:rFonts w:cs="Mangal"/>
      <w:szCs w:val="20"/>
      <w:lang w:eastAsia="en-GB" w:bidi="hi-IN"/>
    </w:rPr>
  </w:style>
  <w:style w:type="paragraph" w:customStyle="1" w:styleId="A03113C41C05439F8DD101FE2F634F8F">
    <w:name w:val="A03113C41C05439F8DD101FE2F634F8F"/>
    <w:rsid w:val="00582763"/>
    <w:pPr>
      <w:spacing w:after="200" w:line="276" w:lineRule="auto"/>
    </w:pPr>
    <w:rPr>
      <w:rFonts w:cs="Mangal"/>
      <w:szCs w:val="20"/>
      <w:lang w:eastAsia="en-GB" w:bidi="hi-IN"/>
    </w:rPr>
  </w:style>
  <w:style w:type="paragraph" w:customStyle="1" w:styleId="0FD6A8F914D248B19659774E2CE125AC">
    <w:name w:val="0FD6A8F914D248B19659774E2CE125AC"/>
    <w:rsid w:val="00582763"/>
    <w:pPr>
      <w:spacing w:after="200" w:line="276" w:lineRule="auto"/>
    </w:pPr>
    <w:rPr>
      <w:rFonts w:cs="Mangal"/>
      <w:szCs w:val="20"/>
      <w:lang w:eastAsia="en-GB" w:bidi="hi-IN"/>
    </w:rPr>
  </w:style>
  <w:style w:type="paragraph" w:customStyle="1" w:styleId="646059D387CD4F90BCE1AB229DBACD08">
    <w:name w:val="646059D387CD4F90BCE1AB229DBACD08"/>
    <w:rsid w:val="00582763"/>
    <w:pPr>
      <w:spacing w:after="200" w:line="276" w:lineRule="auto"/>
    </w:pPr>
    <w:rPr>
      <w:rFonts w:cs="Mangal"/>
      <w:szCs w:val="20"/>
      <w:lang w:eastAsia="en-GB" w:bidi="hi-IN"/>
    </w:rPr>
  </w:style>
  <w:style w:type="paragraph" w:customStyle="1" w:styleId="35BFD65A764F4522BCB7A36B6934B571">
    <w:name w:val="35BFD65A764F4522BCB7A36B6934B571"/>
    <w:rsid w:val="00582763"/>
    <w:pPr>
      <w:spacing w:after="200" w:line="276" w:lineRule="auto"/>
    </w:pPr>
    <w:rPr>
      <w:rFonts w:cs="Mangal"/>
      <w:szCs w:val="20"/>
      <w:lang w:eastAsia="en-GB" w:bidi="hi-IN"/>
    </w:rPr>
  </w:style>
  <w:style w:type="paragraph" w:customStyle="1" w:styleId="0F1430A43B0148F0B0279AD2497884F8">
    <w:name w:val="0F1430A43B0148F0B0279AD2497884F8"/>
    <w:rsid w:val="00582763"/>
    <w:pPr>
      <w:spacing w:after="200" w:line="276" w:lineRule="auto"/>
    </w:pPr>
    <w:rPr>
      <w:rFonts w:cs="Mangal"/>
      <w:szCs w:val="20"/>
      <w:lang w:eastAsia="en-GB" w:bidi="hi-IN"/>
    </w:rPr>
  </w:style>
  <w:style w:type="paragraph" w:customStyle="1" w:styleId="282A4F43894742F9994D02D0A1DE2501">
    <w:name w:val="282A4F43894742F9994D02D0A1DE2501"/>
    <w:rsid w:val="00582763"/>
    <w:pPr>
      <w:spacing w:after="200" w:line="276" w:lineRule="auto"/>
    </w:pPr>
    <w:rPr>
      <w:rFonts w:cs="Mangal"/>
      <w:szCs w:val="20"/>
      <w:lang w:eastAsia="en-GB" w:bidi="hi-IN"/>
    </w:rPr>
  </w:style>
  <w:style w:type="paragraph" w:customStyle="1" w:styleId="21AC07455EE4434881DBAA6C63A89BEF">
    <w:name w:val="21AC07455EE4434881DBAA6C63A89BEF"/>
    <w:rsid w:val="00582763"/>
    <w:pPr>
      <w:spacing w:after="200" w:line="276" w:lineRule="auto"/>
    </w:pPr>
    <w:rPr>
      <w:rFonts w:cs="Mangal"/>
      <w:szCs w:val="20"/>
      <w:lang w:eastAsia="en-GB" w:bidi="hi-IN"/>
    </w:rPr>
  </w:style>
  <w:style w:type="paragraph" w:customStyle="1" w:styleId="78082F05D016494EA7105DA95FBEE5EA">
    <w:name w:val="78082F05D016494EA7105DA95FBEE5EA"/>
    <w:rsid w:val="00582763"/>
    <w:pPr>
      <w:spacing w:after="200" w:line="276" w:lineRule="auto"/>
    </w:pPr>
    <w:rPr>
      <w:rFonts w:cs="Mangal"/>
      <w:szCs w:val="20"/>
      <w:lang w:eastAsia="en-GB" w:bidi="hi-IN"/>
    </w:rPr>
  </w:style>
  <w:style w:type="paragraph" w:customStyle="1" w:styleId="3087F0572C6B4CF4AC7FEDAE97E4A793">
    <w:name w:val="3087F0572C6B4CF4AC7FEDAE97E4A793"/>
    <w:rsid w:val="00582763"/>
    <w:pPr>
      <w:spacing w:after="200" w:line="276" w:lineRule="auto"/>
    </w:pPr>
    <w:rPr>
      <w:rFonts w:cs="Mangal"/>
      <w:szCs w:val="20"/>
      <w:lang w:eastAsia="en-GB" w:bidi="hi-IN"/>
    </w:rPr>
  </w:style>
  <w:style w:type="paragraph" w:customStyle="1" w:styleId="2DFA0A634E7D4FBCAA2993ED8D344F39">
    <w:name w:val="2DFA0A634E7D4FBCAA2993ED8D344F39"/>
    <w:rsid w:val="00582763"/>
    <w:pPr>
      <w:spacing w:after="200" w:line="276" w:lineRule="auto"/>
    </w:pPr>
    <w:rPr>
      <w:rFonts w:cs="Mangal"/>
      <w:szCs w:val="20"/>
      <w:lang w:eastAsia="en-GB" w:bidi="hi-IN"/>
    </w:rPr>
  </w:style>
  <w:style w:type="paragraph" w:customStyle="1" w:styleId="19DF17349DEA4E6DA40BCF20392C24D1">
    <w:name w:val="19DF17349DEA4E6DA40BCF20392C24D1"/>
    <w:rsid w:val="00582763"/>
    <w:pPr>
      <w:spacing w:after="200" w:line="276" w:lineRule="auto"/>
    </w:pPr>
    <w:rPr>
      <w:rFonts w:cs="Mangal"/>
      <w:szCs w:val="20"/>
      <w:lang w:eastAsia="en-GB" w:bidi="hi-IN"/>
    </w:rPr>
  </w:style>
  <w:style w:type="paragraph" w:customStyle="1" w:styleId="67F6250F880647D788EA92809C257236">
    <w:name w:val="67F6250F880647D788EA92809C257236"/>
    <w:rsid w:val="00582763"/>
    <w:pPr>
      <w:spacing w:after="200" w:line="276" w:lineRule="auto"/>
    </w:pPr>
    <w:rPr>
      <w:rFonts w:cs="Mangal"/>
      <w:szCs w:val="20"/>
      <w:lang w:eastAsia="en-GB" w:bidi="hi-IN"/>
    </w:rPr>
  </w:style>
  <w:style w:type="paragraph" w:customStyle="1" w:styleId="0D59CF300D8043E09E737D73CF743B62">
    <w:name w:val="0D59CF300D8043E09E737D73CF743B62"/>
    <w:rsid w:val="00582763"/>
    <w:pPr>
      <w:spacing w:after="200" w:line="276" w:lineRule="auto"/>
    </w:pPr>
    <w:rPr>
      <w:rFonts w:cs="Mangal"/>
      <w:szCs w:val="20"/>
      <w:lang w:eastAsia="en-GB" w:bidi="hi-IN"/>
    </w:rPr>
  </w:style>
  <w:style w:type="paragraph" w:customStyle="1" w:styleId="7A95ACAF766F4B06A6DE6EDEE15475A3">
    <w:name w:val="7A95ACAF766F4B06A6DE6EDEE15475A3"/>
    <w:rsid w:val="00582763"/>
    <w:pPr>
      <w:spacing w:after="200" w:line="276" w:lineRule="auto"/>
    </w:pPr>
    <w:rPr>
      <w:rFonts w:cs="Mangal"/>
      <w:szCs w:val="20"/>
      <w:lang w:eastAsia="en-GB" w:bidi="hi-IN"/>
    </w:rPr>
  </w:style>
  <w:style w:type="paragraph" w:customStyle="1" w:styleId="070E564FF4FB4C7CB13D1AA0822020CB">
    <w:name w:val="070E564FF4FB4C7CB13D1AA0822020CB"/>
    <w:rsid w:val="00582763"/>
    <w:pPr>
      <w:spacing w:after="200" w:line="276" w:lineRule="auto"/>
    </w:pPr>
    <w:rPr>
      <w:rFonts w:cs="Mangal"/>
      <w:szCs w:val="20"/>
      <w:lang w:eastAsia="en-GB" w:bidi="hi-IN"/>
    </w:rPr>
  </w:style>
  <w:style w:type="paragraph" w:customStyle="1" w:styleId="E536494B5E8048D8B71BD69365DAA432">
    <w:name w:val="E536494B5E8048D8B71BD69365DAA432"/>
    <w:rsid w:val="00582763"/>
    <w:pPr>
      <w:spacing w:after="200" w:line="276" w:lineRule="auto"/>
    </w:pPr>
    <w:rPr>
      <w:rFonts w:cs="Mangal"/>
      <w:szCs w:val="20"/>
      <w:lang w:eastAsia="en-GB" w:bidi="hi-IN"/>
    </w:rPr>
  </w:style>
  <w:style w:type="paragraph" w:customStyle="1" w:styleId="8123185B38C14146BA83D355B6B8C0B3">
    <w:name w:val="8123185B38C14146BA83D355B6B8C0B3"/>
    <w:rsid w:val="00582763"/>
    <w:pPr>
      <w:spacing w:after="200" w:line="276" w:lineRule="auto"/>
    </w:pPr>
    <w:rPr>
      <w:rFonts w:cs="Mangal"/>
      <w:szCs w:val="20"/>
      <w:lang w:eastAsia="en-GB" w:bidi="hi-IN"/>
    </w:rPr>
  </w:style>
  <w:style w:type="paragraph" w:customStyle="1" w:styleId="E495EB60C5DA490B83DCB4D0DBB45C5B">
    <w:name w:val="E495EB60C5DA490B83DCB4D0DBB45C5B"/>
    <w:rsid w:val="00582763"/>
    <w:pPr>
      <w:spacing w:after="200" w:line="276" w:lineRule="auto"/>
    </w:pPr>
    <w:rPr>
      <w:rFonts w:cs="Mangal"/>
      <w:szCs w:val="20"/>
      <w:lang w:eastAsia="en-GB" w:bidi="hi-IN"/>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82763"/>
    <w:rPr>
      <w:rFonts w:ascii="Times New Roman" w:hAnsi="Times New Roman"/>
      <w:color w:val="808080"/>
    </w:rPr>
  </w:style>
  <w:style w:type="paragraph" w:customStyle="1" w:styleId="1D4C72D2DA6F425B84895B4F76B24D36">
    <w:name w:val="1D4C72D2DA6F425B84895B4F76B24D36"/>
    <w:rsid w:val="00840B35"/>
    <w:pPr>
      <w:widowControl w:val="0"/>
      <w:wordWrap w:val="0"/>
      <w:autoSpaceDE w:val="0"/>
      <w:autoSpaceDN w:val="0"/>
      <w:jc w:val="both"/>
    </w:pPr>
    <w:rPr>
      <w:kern w:val="2"/>
      <w:sz w:val="20"/>
      <w:lang w:val="en-US" w:eastAsia="ko-KR"/>
    </w:rPr>
  </w:style>
  <w:style w:type="paragraph" w:customStyle="1" w:styleId="1EA4B7A4FBE84D87822FF2369D45CD04">
    <w:name w:val="1EA4B7A4FBE84D87822FF2369D45CD04"/>
    <w:rsid w:val="00840B35"/>
    <w:pPr>
      <w:widowControl w:val="0"/>
      <w:wordWrap w:val="0"/>
      <w:autoSpaceDE w:val="0"/>
      <w:autoSpaceDN w:val="0"/>
      <w:jc w:val="both"/>
    </w:pPr>
    <w:rPr>
      <w:kern w:val="2"/>
      <w:sz w:val="20"/>
      <w:lang w:val="en-US" w:eastAsia="ko-KR"/>
    </w:rPr>
  </w:style>
  <w:style w:type="paragraph" w:customStyle="1" w:styleId="96B0213B8FD9410F8FFFE22BBA41F271">
    <w:name w:val="96B0213B8FD9410F8FFFE22BBA41F271"/>
    <w:rsid w:val="00840B35"/>
    <w:pPr>
      <w:widowControl w:val="0"/>
      <w:wordWrap w:val="0"/>
      <w:autoSpaceDE w:val="0"/>
      <w:autoSpaceDN w:val="0"/>
      <w:jc w:val="both"/>
    </w:pPr>
    <w:rPr>
      <w:kern w:val="2"/>
      <w:sz w:val="20"/>
      <w:lang w:val="en-US" w:eastAsia="ko-KR"/>
    </w:rPr>
  </w:style>
  <w:style w:type="paragraph" w:customStyle="1" w:styleId="D48C1210E4C94C40842A86CEFF4501FF">
    <w:name w:val="D48C1210E4C94C40842A86CEFF4501FF"/>
    <w:rsid w:val="00840B35"/>
    <w:pPr>
      <w:widowControl w:val="0"/>
      <w:wordWrap w:val="0"/>
      <w:autoSpaceDE w:val="0"/>
      <w:autoSpaceDN w:val="0"/>
      <w:jc w:val="both"/>
    </w:pPr>
    <w:rPr>
      <w:kern w:val="2"/>
      <w:sz w:val="20"/>
      <w:lang w:val="en-US" w:eastAsia="ko-KR"/>
    </w:rPr>
  </w:style>
  <w:style w:type="paragraph" w:customStyle="1" w:styleId="0B383F768C204167ACC399D197844E02">
    <w:name w:val="0B383F768C204167ACC399D197844E02"/>
    <w:rsid w:val="00840B35"/>
    <w:pPr>
      <w:widowControl w:val="0"/>
      <w:wordWrap w:val="0"/>
      <w:autoSpaceDE w:val="0"/>
      <w:autoSpaceDN w:val="0"/>
      <w:jc w:val="both"/>
    </w:pPr>
    <w:rPr>
      <w:kern w:val="2"/>
      <w:sz w:val="20"/>
      <w:lang w:val="en-US" w:eastAsia="ko-KR"/>
    </w:rPr>
  </w:style>
  <w:style w:type="paragraph" w:customStyle="1" w:styleId="1D692777DEA041619599B3190FDFF06A">
    <w:name w:val="1D692777DEA041619599B3190FDFF06A"/>
    <w:rsid w:val="00C24729"/>
    <w:pPr>
      <w:widowControl w:val="0"/>
      <w:wordWrap w:val="0"/>
      <w:autoSpaceDE w:val="0"/>
      <w:autoSpaceDN w:val="0"/>
      <w:jc w:val="both"/>
    </w:pPr>
    <w:rPr>
      <w:kern w:val="2"/>
      <w:sz w:val="20"/>
      <w:lang w:val="en-US" w:eastAsia="ko-KR"/>
    </w:rPr>
  </w:style>
  <w:style w:type="paragraph" w:customStyle="1" w:styleId="EB6C71AB802D44F5B2105C7D7EF39852">
    <w:name w:val="EB6C71AB802D44F5B2105C7D7EF39852"/>
    <w:rsid w:val="00C24729"/>
    <w:pPr>
      <w:widowControl w:val="0"/>
      <w:wordWrap w:val="0"/>
      <w:autoSpaceDE w:val="0"/>
      <w:autoSpaceDN w:val="0"/>
      <w:jc w:val="both"/>
    </w:pPr>
    <w:rPr>
      <w:kern w:val="2"/>
      <w:sz w:val="20"/>
      <w:lang w:val="en-US" w:eastAsia="ko-KR"/>
    </w:rPr>
  </w:style>
  <w:style w:type="paragraph" w:customStyle="1" w:styleId="B4148E4862994564ACBB48517AD7F01F">
    <w:name w:val="B4148E4862994564ACBB48517AD7F01F"/>
    <w:rsid w:val="00C24729"/>
    <w:pPr>
      <w:widowControl w:val="0"/>
      <w:wordWrap w:val="0"/>
      <w:autoSpaceDE w:val="0"/>
      <w:autoSpaceDN w:val="0"/>
      <w:jc w:val="both"/>
    </w:pPr>
    <w:rPr>
      <w:kern w:val="2"/>
      <w:sz w:val="20"/>
      <w:lang w:val="en-US" w:eastAsia="ko-KR"/>
    </w:rPr>
  </w:style>
  <w:style w:type="paragraph" w:customStyle="1" w:styleId="F3ED0239DC2947DD94C3C30BA0DFF5AB">
    <w:name w:val="F3ED0239DC2947DD94C3C30BA0DFF5AB"/>
    <w:rsid w:val="0003074F"/>
    <w:pPr>
      <w:widowControl w:val="0"/>
      <w:wordWrap w:val="0"/>
      <w:autoSpaceDE w:val="0"/>
      <w:autoSpaceDN w:val="0"/>
      <w:jc w:val="both"/>
    </w:pPr>
    <w:rPr>
      <w:kern w:val="2"/>
      <w:sz w:val="20"/>
      <w:lang w:val="en-US" w:eastAsia="ko-KR"/>
    </w:rPr>
  </w:style>
  <w:style w:type="paragraph" w:customStyle="1" w:styleId="2F88E8B62BB54C3B8E5A35A6CE0D24D0">
    <w:name w:val="2F88E8B62BB54C3B8E5A35A6CE0D24D0"/>
    <w:rsid w:val="0003074F"/>
    <w:pPr>
      <w:widowControl w:val="0"/>
      <w:wordWrap w:val="0"/>
      <w:autoSpaceDE w:val="0"/>
      <w:autoSpaceDN w:val="0"/>
      <w:jc w:val="both"/>
    </w:pPr>
    <w:rPr>
      <w:kern w:val="2"/>
      <w:sz w:val="20"/>
      <w:lang w:val="en-US" w:eastAsia="ko-KR"/>
    </w:rPr>
  </w:style>
  <w:style w:type="paragraph" w:customStyle="1" w:styleId="52883B787E0E4C02A61126A53B6FEEB8">
    <w:name w:val="52883B787E0E4C02A61126A53B6FEEB8"/>
    <w:rsid w:val="00B41A1E"/>
    <w:rPr>
      <w:lang w:eastAsia="ko-KR"/>
    </w:rPr>
  </w:style>
  <w:style w:type="paragraph" w:customStyle="1" w:styleId="D0651B9DC51F4C97912CA9903B9B732F">
    <w:name w:val="D0651B9DC51F4C97912CA9903B9B732F"/>
    <w:rsid w:val="00B41A1E"/>
    <w:rPr>
      <w:lang w:eastAsia="ko-KR"/>
    </w:rPr>
  </w:style>
  <w:style w:type="paragraph" w:customStyle="1" w:styleId="73401BD65F8F4F5EA0BE88EC47FBAF41">
    <w:name w:val="73401BD65F8F4F5EA0BE88EC47FBAF41"/>
    <w:rsid w:val="00582763"/>
    <w:pPr>
      <w:spacing w:after="200" w:line="276" w:lineRule="auto"/>
    </w:pPr>
    <w:rPr>
      <w:rFonts w:cs="Mangal"/>
      <w:szCs w:val="20"/>
      <w:lang w:eastAsia="en-GB" w:bidi="hi-IN"/>
    </w:rPr>
  </w:style>
  <w:style w:type="paragraph" w:customStyle="1" w:styleId="07FDB0DCCDA24C08A3D651B917A2EE3D">
    <w:name w:val="07FDB0DCCDA24C08A3D651B917A2EE3D"/>
    <w:rsid w:val="00582763"/>
    <w:pPr>
      <w:spacing w:after="200" w:line="276" w:lineRule="auto"/>
    </w:pPr>
    <w:rPr>
      <w:rFonts w:cs="Mangal"/>
      <w:szCs w:val="20"/>
      <w:lang w:eastAsia="en-GB" w:bidi="hi-IN"/>
    </w:rPr>
  </w:style>
  <w:style w:type="paragraph" w:customStyle="1" w:styleId="4D52ACEE9A8941DB8C33BF8A4760A9FD">
    <w:name w:val="4D52ACEE9A8941DB8C33BF8A4760A9FD"/>
    <w:rsid w:val="00582763"/>
    <w:pPr>
      <w:spacing w:after="200" w:line="276" w:lineRule="auto"/>
    </w:pPr>
    <w:rPr>
      <w:rFonts w:cs="Mangal"/>
      <w:szCs w:val="20"/>
      <w:lang w:eastAsia="en-GB" w:bidi="hi-IN"/>
    </w:rPr>
  </w:style>
  <w:style w:type="paragraph" w:customStyle="1" w:styleId="B080EFD616374364A6633BAB9AC0099F">
    <w:name w:val="B080EFD616374364A6633BAB9AC0099F"/>
    <w:rsid w:val="00582763"/>
    <w:pPr>
      <w:spacing w:after="200" w:line="276" w:lineRule="auto"/>
    </w:pPr>
    <w:rPr>
      <w:rFonts w:cs="Mangal"/>
      <w:szCs w:val="20"/>
      <w:lang w:eastAsia="en-GB" w:bidi="hi-IN"/>
    </w:rPr>
  </w:style>
  <w:style w:type="paragraph" w:customStyle="1" w:styleId="F062072A34EA4F27A0FA73D6F3C1F7B5">
    <w:name w:val="F062072A34EA4F27A0FA73D6F3C1F7B5"/>
    <w:rsid w:val="00582763"/>
    <w:pPr>
      <w:spacing w:after="200" w:line="276" w:lineRule="auto"/>
    </w:pPr>
    <w:rPr>
      <w:rFonts w:cs="Mangal"/>
      <w:szCs w:val="20"/>
      <w:lang w:eastAsia="en-GB" w:bidi="hi-IN"/>
    </w:rPr>
  </w:style>
  <w:style w:type="paragraph" w:customStyle="1" w:styleId="9ABC7143C9FA4ECA9601847DAE5198EE">
    <w:name w:val="9ABC7143C9FA4ECA9601847DAE5198EE"/>
    <w:rsid w:val="00582763"/>
    <w:pPr>
      <w:spacing w:after="200" w:line="276" w:lineRule="auto"/>
    </w:pPr>
    <w:rPr>
      <w:rFonts w:cs="Mangal"/>
      <w:szCs w:val="20"/>
      <w:lang w:eastAsia="en-GB" w:bidi="hi-IN"/>
    </w:rPr>
  </w:style>
  <w:style w:type="paragraph" w:customStyle="1" w:styleId="94A2C07F02CC4137B3AE7301A8934CCD">
    <w:name w:val="94A2C07F02CC4137B3AE7301A8934CCD"/>
    <w:rsid w:val="00582763"/>
    <w:pPr>
      <w:spacing w:after="200" w:line="276" w:lineRule="auto"/>
    </w:pPr>
    <w:rPr>
      <w:rFonts w:cs="Mangal"/>
      <w:szCs w:val="20"/>
      <w:lang w:eastAsia="en-GB" w:bidi="hi-IN"/>
    </w:rPr>
  </w:style>
  <w:style w:type="paragraph" w:customStyle="1" w:styleId="D9028CA3C50A41828E9EE53DCCF9CEE2">
    <w:name w:val="D9028CA3C50A41828E9EE53DCCF9CEE2"/>
    <w:rsid w:val="00582763"/>
    <w:pPr>
      <w:spacing w:after="200" w:line="276" w:lineRule="auto"/>
    </w:pPr>
    <w:rPr>
      <w:rFonts w:cs="Mangal"/>
      <w:szCs w:val="20"/>
      <w:lang w:eastAsia="en-GB" w:bidi="hi-IN"/>
    </w:rPr>
  </w:style>
  <w:style w:type="paragraph" w:customStyle="1" w:styleId="A03113C41C05439F8DD101FE2F634F8F">
    <w:name w:val="A03113C41C05439F8DD101FE2F634F8F"/>
    <w:rsid w:val="00582763"/>
    <w:pPr>
      <w:spacing w:after="200" w:line="276" w:lineRule="auto"/>
    </w:pPr>
    <w:rPr>
      <w:rFonts w:cs="Mangal"/>
      <w:szCs w:val="20"/>
      <w:lang w:eastAsia="en-GB" w:bidi="hi-IN"/>
    </w:rPr>
  </w:style>
  <w:style w:type="paragraph" w:customStyle="1" w:styleId="0FD6A8F914D248B19659774E2CE125AC">
    <w:name w:val="0FD6A8F914D248B19659774E2CE125AC"/>
    <w:rsid w:val="00582763"/>
    <w:pPr>
      <w:spacing w:after="200" w:line="276" w:lineRule="auto"/>
    </w:pPr>
    <w:rPr>
      <w:rFonts w:cs="Mangal"/>
      <w:szCs w:val="20"/>
      <w:lang w:eastAsia="en-GB" w:bidi="hi-IN"/>
    </w:rPr>
  </w:style>
  <w:style w:type="paragraph" w:customStyle="1" w:styleId="646059D387CD4F90BCE1AB229DBACD08">
    <w:name w:val="646059D387CD4F90BCE1AB229DBACD08"/>
    <w:rsid w:val="00582763"/>
    <w:pPr>
      <w:spacing w:after="200" w:line="276" w:lineRule="auto"/>
    </w:pPr>
    <w:rPr>
      <w:rFonts w:cs="Mangal"/>
      <w:szCs w:val="20"/>
      <w:lang w:eastAsia="en-GB" w:bidi="hi-IN"/>
    </w:rPr>
  </w:style>
  <w:style w:type="paragraph" w:customStyle="1" w:styleId="35BFD65A764F4522BCB7A36B6934B571">
    <w:name w:val="35BFD65A764F4522BCB7A36B6934B571"/>
    <w:rsid w:val="00582763"/>
    <w:pPr>
      <w:spacing w:after="200" w:line="276" w:lineRule="auto"/>
    </w:pPr>
    <w:rPr>
      <w:rFonts w:cs="Mangal"/>
      <w:szCs w:val="20"/>
      <w:lang w:eastAsia="en-GB" w:bidi="hi-IN"/>
    </w:rPr>
  </w:style>
  <w:style w:type="paragraph" w:customStyle="1" w:styleId="0F1430A43B0148F0B0279AD2497884F8">
    <w:name w:val="0F1430A43B0148F0B0279AD2497884F8"/>
    <w:rsid w:val="00582763"/>
    <w:pPr>
      <w:spacing w:after="200" w:line="276" w:lineRule="auto"/>
    </w:pPr>
    <w:rPr>
      <w:rFonts w:cs="Mangal"/>
      <w:szCs w:val="20"/>
      <w:lang w:eastAsia="en-GB" w:bidi="hi-IN"/>
    </w:rPr>
  </w:style>
  <w:style w:type="paragraph" w:customStyle="1" w:styleId="282A4F43894742F9994D02D0A1DE2501">
    <w:name w:val="282A4F43894742F9994D02D0A1DE2501"/>
    <w:rsid w:val="00582763"/>
    <w:pPr>
      <w:spacing w:after="200" w:line="276" w:lineRule="auto"/>
    </w:pPr>
    <w:rPr>
      <w:rFonts w:cs="Mangal"/>
      <w:szCs w:val="20"/>
      <w:lang w:eastAsia="en-GB" w:bidi="hi-IN"/>
    </w:rPr>
  </w:style>
  <w:style w:type="paragraph" w:customStyle="1" w:styleId="21AC07455EE4434881DBAA6C63A89BEF">
    <w:name w:val="21AC07455EE4434881DBAA6C63A89BEF"/>
    <w:rsid w:val="00582763"/>
    <w:pPr>
      <w:spacing w:after="200" w:line="276" w:lineRule="auto"/>
    </w:pPr>
    <w:rPr>
      <w:rFonts w:cs="Mangal"/>
      <w:szCs w:val="20"/>
      <w:lang w:eastAsia="en-GB" w:bidi="hi-IN"/>
    </w:rPr>
  </w:style>
  <w:style w:type="paragraph" w:customStyle="1" w:styleId="78082F05D016494EA7105DA95FBEE5EA">
    <w:name w:val="78082F05D016494EA7105DA95FBEE5EA"/>
    <w:rsid w:val="00582763"/>
    <w:pPr>
      <w:spacing w:after="200" w:line="276" w:lineRule="auto"/>
    </w:pPr>
    <w:rPr>
      <w:rFonts w:cs="Mangal"/>
      <w:szCs w:val="20"/>
      <w:lang w:eastAsia="en-GB" w:bidi="hi-IN"/>
    </w:rPr>
  </w:style>
  <w:style w:type="paragraph" w:customStyle="1" w:styleId="3087F0572C6B4CF4AC7FEDAE97E4A793">
    <w:name w:val="3087F0572C6B4CF4AC7FEDAE97E4A793"/>
    <w:rsid w:val="00582763"/>
    <w:pPr>
      <w:spacing w:after="200" w:line="276" w:lineRule="auto"/>
    </w:pPr>
    <w:rPr>
      <w:rFonts w:cs="Mangal"/>
      <w:szCs w:val="20"/>
      <w:lang w:eastAsia="en-GB" w:bidi="hi-IN"/>
    </w:rPr>
  </w:style>
  <w:style w:type="paragraph" w:customStyle="1" w:styleId="2DFA0A634E7D4FBCAA2993ED8D344F39">
    <w:name w:val="2DFA0A634E7D4FBCAA2993ED8D344F39"/>
    <w:rsid w:val="00582763"/>
    <w:pPr>
      <w:spacing w:after="200" w:line="276" w:lineRule="auto"/>
    </w:pPr>
    <w:rPr>
      <w:rFonts w:cs="Mangal"/>
      <w:szCs w:val="20"/>
      <w:lang w:eastAsia="en-GB" w:bidi="hi-IN"/>
    </w:rPr>
  </w:style>
  <w:style w:type="paragraph" w:customStyle="1" w:styleId="19DF17349DEA4E6DA40BCF20392C24D1">
    <w:name w:val="19DF17349DEA4E6DA40BCF20392C24D1"/>
    <w:rsid w:val="00582763"/>
    <w:pPr>
      <w:spacing w:after="200" w:line="276" w:lineRule="auto"/>
    </w:pPr>
    <w:rPr>
      <w:rFonts w:cs="Mangal"/>
      <w:szCs w:val="20"/>
      <w:lang w:eastAsia="en-GB" w:bidi="hi-IN"/>
    </w:rPr>
  </w:style>
  <w:style w:type="paragraph" w:customStyle="1" w:styleId="67F6250F880647D788EA92809C257236">
    <w:name w:val="67F6250F880647D788EA92809C257236"/>
    <w:rsid w:val="00582763"/>
    <w:pPr>
      <w:spacing w:after="200" w:line="276" w:lineRule="auto"/>
    </w:pPr>
    <w:rPr>
      <w:rFonts w:cs="Mangal"/>
      <w:szCs w:val="20"/>
      <w:lang w:eastAsia="en-GB" w:bidi="hi-IN"/>
    </w:rPr>
  </w:style>
  <w:style w:type="paragraph" w:customStyle="1" w:styleId="0D59CF300D8043E09E737D73CF743B62">
    <w:name w:val="0D59CF300D8043E09E737D73CF743B62"/>
    <w:rsid w:val="00582763"/>
    <w:pPr>
      <w:spacing w:after="200" w:line="276" w:lineRule="auto"/>
    </w:pPr>
    <w:rPr>
      <w:rFonts w:cs="Mangal"/>
      <w:szCs w:val="20"/>
      <w:lang w:eastAsia="en-GB" w:bidi="hi-IN"/>
    </w:rPr>
  </w:style>
  <w:style w:type="paragraph" w:customStyle="1" w:styleId="7A95ACAF766F4B06A6DE6EDEE15475A3">
    <w:name w:val="7A95ACAF766F4B06A6DE6EDEE15475A3"/>
    <w:rsid w:val="00582763"/>
    <w:pPr>
      <w:spacing w:after="200" w:line="276" w:lineRule="auto"/>
    </w:pPr>
    <w:rPr>
      <w:rFonts w:cs="Mangal"/>
      <w:szCs w:val="20"/>
      <w:lang w:eastAsia="en-GB" w:bidi="hi-IN"/>
    </w:rPr>
  </w:style>
  <w:style w:type="paragraph" w:customStyle="1" w:styleId="070E564FF4FB4C7CB13D1AA0822020CB">
    <w:name w:val="070E564FF4FB4C7CB13D1AA0822020CB"/>
    <w:rsid w:val="00582763"/>
    <w:pPr>
      <w:spacing w:after="200" w:line="276" w:lineRule="auto"/>
    </w:pPr>
    <w:rPr>
      <w:rFonts w:cs="Mangal"/>
      <w:szCs w:val="20"/>
      <w:lang w:eastAsia="en-GB" w:bidi="hi-IN"/>
    </w:rPr>
  </w:style>
  <w:style w:type="paragraph" w:customStyle="1" w:styleId="E536494B5E8048D8B71BD69365DAA432">
    <w:name w:val="E536494B5E8048D8B71BD69365DAA432"/>
    <w:rsid w:val="00582763"/>
    <w:pPr>
      <w:spacing w:after="200" w:line="276" w:lineRule="auto"/>
    </w:pPr>
    <w:rPr>
      <w:rFonts w:cs="Mangal"/>
      <w:szCs w:val="20"/>
      <w:lang w:eastAsia="en-GB" w:bidi="hi-IN"/>
    </w:rPr>
  </w:style>
  <w:style w:type="paragraph" w:customStyle="1" w:styleId="8123185B38C14146BA83D355B6B8C0B3">
    <w:name w:val="8123185B38C14146BA83D355B6B8C0B3"/>
    <w:rsid w:val="00582763"/>
    <w:pPr>
      <w:spacing w:after="200" w:line="276" w:lineRule="auto"/>
    </w:pPr>
    <w:rPr>
      <w:rFonts w:cs="Mangal"/>
      <w:szCs w:val="20"/>
      <w:lang w:eastAsia="en-GB" w:bidi="hi-IN"/>
    </w:rPr>
  </w:style>
  <w:style w:type="paragraph" w:customStyle="1" w:styleId="E495EB60C5DA490B83DCB4D0DBB45C5B">
    <w:name w:val="E495EB60C5DA490B83DCB4D0DBB45C5B"/>
    <w:rsid w:val="00582763"/>
    <w:pPr>
      <w:spacing w:after="200" w:line="276" w:lineRule="auto"/>
    </w:pPr>
    <w:rPr>
      <w:rFonts w:cs="Mangal"/>
      <w:szCs w:val="20"/>
      <w:lang w:eastAsia="en-GB"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73144-388E-42F2-8F9A-70C5E7207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ItutBasic-Template</Template>
  <TotalTime>37</TotalTime>
  <Pages>1</Pages>
  <Words>5141</Words>
  <Characters>29309</Characters>
  <Application>Microsoft Office Word</Application>
  <DocSecurity>0</DocSecurity>
  <Lines>244</Lines>
  <Paragraphs>68</Paragraphs>
  <ScaleCrop>false</ScaleCrop>
  <HeadingPairs>
    <vt:vector size="8" baseType="variant">
      <vt:variant>
        <vt:lpstr>Title</vt:lpstr>
      </vt:variant>
      <vt:variant>
        <vt:i4>1</vt:i4>
      </vt:variant>
      <vt:variant>
        <vt:lpstr>제목</vt:lpstr>
      </vt:variant>
      <vt:variant>
        <vt:i4>1</vt:i4>
      </vt:variant>
      <vt:variant>
        <vt:lpstr>タイトル</vt:lpstr>
      </vt:variant>
      <vt:variant>
        <vt:i4>1</vt:i4>
      </vt:variant>
      <vt:variant>
        <vt:lpstr>Titre</vt:lpstr>
      </vt:variant>
      <vt:variant>
        <vt:i4>1</vt:i4>
      </vt:variant>
    </vt:vector>
  </HeadingPairs>
  <TitlesOfParts>
    <vt:vector size="4" baseType="lpstr">
      <vt:lpstr>Proposal for new work item: Supplement to X.1352 (X.suppl.tig-iotsec): Technical implementation guidelines for IoT devices and gateway</vt:lpstr>
      <vt:lpstr>Proposal for new work item: Supplement to X.1352 (X.suppl.tig-iotsec), “Technical Implementation guidelines for IoT devices and gateway”</vt:lpstr>
      <vt:lpstr>NWI proposal on “Standard format of IoT error logs for security incident operations”</vt:lpstr>
      <vt:lpstr>Report of the ISO/IEC JTC 1 Plenary, 5-10 November 2012</vt:lpstr>
    </vt:vector>
  </TitlesOfParts>
  <Manager>ITU-T</Manager>
  <Company>International Telecommunication Union (ITU)</Company>
  <LinksUpToDate>false</LinksUpToDate>
  <CharactersWithSpaces>34382</CharactersWithSpaces>
  <SharedDoc>false</SharedDoc>
  <HLinks>
    <vt:vector size="12" baseType="variant">
      <vt:variant>
        <vt:i4>4194387</vt:i4>
      </vt:variant>
      <vt:variant>
        <vt:i4>0</vt:i4>
      </vt:variant>
      <vt:variant>
        <vt:i4>0</vt:i4>
      </vt:variant>
      <vt:variant>
        <vt:i4>5</vt:i4>
      </vt:variant>
      <vt:variant>
        <vt:lpwstr>http://www.itu.int/ITU-T/recommendations/iso.aspx</vt:lpwstr>
      </vt:variant>
      <vt:variant>
        <vt:lpwstr/>
      </vt:variant>
      <vt:variant>
        <vt:i4>2424925</vt:i4>
      </vt:variant>
      <vt:variant>
        <vt:i4>6</vt:i4>
      </vt:variant>
      <vt:variant>
        <vt:i4>0</vt:i4>
      </vt:variant>
      <vt:variant>
        <vt:i4>5</vt:i4>
      </vt:variant>
      <vt:variant>
        <vt:lpwstr>mailto:olivier.dubuisson@orange.com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Revision of TD950 :X.1352: Technical implementation guidelines for IoT devices and gateway</dc:title>
  <dc:creator>ITU-T liaison officer to ISO/IEC JTC1/SC27</dc:creator>
  <cp:keywords>oT device, Security, Evaluation, IoT gateway, authentication, Cryptography, Data security, Device Platform security, Physical securit</cp:keywords>
  <cp:lastModifiedBy>jyoti sengar</cp:lastModifiedBy>
  <cp:revision>9</cp:revision>
  <cp:lastPrinted>2023-06-30T06:08:00Z</cp:lastPrinted>
  <dcterms:created xsi:type="dcterms:W3CDTF">2023-07-06T06:52:00Z</dcterms:created>
  <dcterms:modified xsi:type="dcterms:W3CDTF">2023-07-13T10:37:00Z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author">
    <vt:lpwstr>ITU-T liaison officer to ISO/IEC JTC1/SC27</vt:lpwstr>
  </property>
  <property fmtid="{D5CDD505-2E9C-101B-9397-08002B2CF9AE}" pid="3" name="Docbluepink">
    <vt:lpwstr>All/17, 3, 4, 6, 7, 8, 9, 10 &amp; 11/17</vt:lpwstr>
  </property>
  <property fmtid="{D5CDD505-2E9C-101B-9397-08002B2CF9AE}" pid="4" name="Docdest">
    <vt:lpwstr>Geneva, 29 August - 6 September 2017</vt:lpwstr>
  </property>
  <property fmtid="{D5CDD505-2E9C-101B-9397-08002B2CF9AE}" pid="5" name="Docnum">
    <vt:lpwstr>SG17-TD629</vt:lpwstr>
  </property>
</Properties>
</file>