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85" w:type="dxa"/>
        <w:tblLayout w:type="fixed"/>
        <w:tblCellMar>
          <w:left w:w="57" w:type="dxa"/>
          <w:right w:w="57" w:type="dxa"/>
        </w:tblCellMar>
        <w:tblLook w:val="0000" w:firstRow="0" w:lastRow="0" w:firstColumn="0" w:lastColumn="0" w:noHBand="0" w:noVBand="0"/>
      </w:tblPr>
      <w:tblGrid>
        <w:gridCol w:w="1276"/>
        <w:gridCol w:w="284"/>
        <w:gridCol w:w="3767"/>
        <w:gridCol w:w="4596"/>
      </w:tblGrid>
      <w:tr w:rsidR="00480DE5" w:rsidRPr="00480DE5" w14:paraId="6FB65867" w14:textId="77777777" w:rsidTr="00480DE5">
        <w:trPr>
          <w:cantSplit/>
        </w:trPr>
        <w:tc>
          <w:tcPr>
            <w:tcW w:w="1276" w:type="dxa"/>
            <w:vMerge w:val="restart"/>
          </w:tcPr>
          <w:p w14:paraId="160101FE" w14:textId="77777777" w:rsidR="00480DE5" w:rsidRPr="00480DE5" w:rsidRDefault="00480DE5" w:rsidP="00480DE5">
            <w:pPr>
              <w:spacing w:before="120"/>
              <w:rPr>
                <w:sz w:val="20"/>
                <w:szCs w:val="20"/>
              </w:rPr>
            </w:pPr>
            <w:bookmarkStart w:id="0" w:name="dnum" w:colFirst="2" w:colLast="2"/>
            <w:bookmarkStart w:id="1" w:name="dtableau"/>
            <w:r w:rsidRPr="00480DE5">
              <w:rPr>
                <w:noProof/>
              </w:rPr>
              <w:drawing>
                <wp:inline distT="0" distB="0" distL="0" distR="0" wp14:anchorId="5C400A8C" wp14:editId="1FE19426">
                  <wp:extent cx="6477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4051" w:type="dxa"/>
            <w:gridSpan w:val="2"/>
            <w:vMerge w:val="restart"/>
          </w:tcPr>
          <w:p w14:paraId="3FB62F5C" w14:textId="77777777" w:rsidR="00480DE5" w:rsidRPr="00480DE5" w:rsidRDefault="00480DE5" w:rsidP="00480DE5">
            <w:pPr>
              <w:spacing w:before="120"/>
              <w:rPr>
                <w:sz w:val="16"/>
                <w:szCs w:val="16"/>
              </w:rPr>
            </w:pPr>
            <w:r w:rsidRPr="00480DE5">
              <w:rPr>
                <w:sz w:val="16"/>
                <w:szCs w:val="16"/>
              </w:rPr>
              <w:t>INTERNATIONAL TELECOMMUNICATION UNION</w:t>
            </w:r>
          </w:p>
          <w:p w14:paraId="4B43BE34" w14:textId="77777777" w:rsidR="00480DE5" w:rsidRPr="00480DE5" w:rsidRDefault="00480DE5" w:rsidP="00480DE5">
            <w:pPr>
              <w:spacing w:before="120"/>
              <w:rPr>
                <w:b/>
                <w:bCs/>
                <w:sz w:val="26"/>
                <w:szCs w:val="26"/>
              </w:rPr>
            </w:pPr>
            <w:r w:rsidRPr="00480DE5">
              <w:rPr>
                <w:b/>
                <w:bCs/>
                <w:sz w:val="26"/>
                <w:szCs w:val="26"/>
              </w:rPr>
              <w:t>TELECOMMUNICATION</w:t>
            </w:r>
            <w:r w:rsidRPr="00480DE5">
              <w:rPr>
                <w:b/>
                <w:bCs/>
                <w:sz w:val="26"/>
                <w:szCs w:val="26"/>
              </w:rPr>
              <w:br/>
              <w:t>STANDARDIZATION SECTOR</w:t>
            </w:r>
          </w:p>
          <w:p w14:paraId="00E4AC4F" w14:textId="77777777" w:rsidR="00480DE5" w:rsidRPr="00480DE5" w:rsidRDefault="00480DE5" w:rsidP="00480DE5">
            <w:pPr>
              <w:spacing w:before="120"/>
              <w:rPr>
                <w:sz w:val="20"/>
                <w:szCs w:val="20"/>
              </w:rPr>
            </w:pPr>
            <w:r w:rsidRPr="00480DE5">
              <w:rPr>
                <w:sz w:val="20"/>
                <w:szCs w:val="20"/>
              </w:rPr>
              <w:t xml:space="preserve">STUDY PERIOD </w:t>
            </w:r>
            <w:bookmarkStart w:id="2" w:name="dstudyperiod"/>
            <w:r w:rsidRPr="00480DE5">
              <w:rPr>
                <w:sz w:val="20"/>
              </w:rPr>
              <w:t>2022</w:t>
            </w:r>
            <w:r w:rsidRPr="00480DE5">
              <w:rPr>
                <w:sz w:val="20"/>
                <w:szCs w:val="20"/>
              </w:rPr>
              <w:t>-</w:t>
            </w:r>
            <w:r w:rsidRPr="00480DE5">
              <w:rPr>
                <w:sz w:val="20"/>
              </w:rPr>
              <w:t>2024</w:t>
            </w:r>
            <w:bookmarkEnd w:id="2"/>
          </w:p>
        </w:tc>
        <w:tc>
          <w:tcPr>
            <w:tcW w:w="4596" w:type="dxa"/>
            <w:vAlign w:val="center"/>
          </w:tcPr>
          <w:p w14:paraId="5FB2F6E3" w14:textId="0A7C554B" w:rsidR="00480DE5" w:rsidRPr="00480DE5" w:rsidRDefault="00480DE5" w:rsidP="00480DE5">
            <w:pPr>
              <w:pStyle w:val="Docnumber"/>
              <w:rPr>
                <w:sz w:val="32"/>
              </w:rPr>
            </w:pPr>
            <w:r>
              <w:rPr>
                <w:sz w:val="32"/>
              </w:rPr>
              <w:t>SG2–C054</w:t>
            </w:r>
          </w:p>
        </w:tc>
      </w:tr>
      <w:tr w:rsidR="00480DE5" w:rsidRPr="00480DE5" w14:paraId="31E32A8F" w14:textId="77777777" w:rsidTr="00480DE5">
        <w:trPr>
          <w:cantSplit/>
        </w:trPr>
        <w:tc>
          <w:tcPr>
            <w:tcW w:w="1276" w:type="dxa"/>
            <w:vMerge/>
          </w:tcPr>
          <w:p w14:paraId="416A48FA" w14:textId="77777777" w:rsidR="00480DE5" w:rsidRPr="00480DE5" w:rsidRDefault="00480DE5" w:rsidP="00480DE5">
            <w:pPr>
              <w:spacing w:before="120"/>
              <w:rPr>
                <w:smallCaps/>
                <w:sz w:val="20"/>
              </w:rPr>
            </w:pPr>
            <w:bookmarkStart w:id="3" w:name="dsg" w:colFirst="2" w:colLast="2"/>
            <w:bookmarkEnd w:id="0"/>
          </w:p>
        </w:tc>
        <w:tc>
          <w:tcPr>
            <w:tcW w:w="4051" w:type="dxa"/>
            <w:gridSpan w:val="2"/>
            <w:vMerge/>
          </w:tcPr>
          <w:p w14:paraId="257E657B" w14:textId="77777777" w:rsidR="00480DE5" w:rsidRPr="00480DE5" w:rsidRDefault="00480DE5" w:rsidP="00480DE5">
            <w:pPr>
              <w:spacing w:before="120"/>
              <w:rPr>
                <w:smallCaps/>
                <w:sz w:val="20"/>
              </w:rPr>
            </w:pPr>
          </w:p>
        </w:tc>
        <w:tc>
          <w:tcPr>
            <w:tcW w:w="4596" w:type="dxa"/>
          </w:tcPr>
          <w:p w14:paraId="7D07DE2C" w14:textId="37747A15" w:rsidR="00480DE5" w:rsidRPr="00480DE5" w:rsidRDefault="00480DE5" w:rsidP="00480DE5">
            <w:pPr>
              <w:spacing w:before="120"/>
              <w:jc w:val="right"/>
              <w:rPr>
                <w:b/>
                <w:bCs/>
                <w:smallCaps/>
                <w:sz w:val="28"/>
                <w:szCs w:val="28"/>
              </w:rPr>
            </w:pPr>
            <w:r>
              <w:rPr>
                <w:b/>
                <w:bCs/>
                <w:smallCaps/>
                <w:sz w:val="28"/>
                <w:szCs w:val="28"/>
              </w:rPr>
              <w:t>STUDY GROUP 2</w:t>
            </w:r>
          </w:p>
        </w:tc>
      </w:tr>
      <w:bookmarkEnd w:id="3"/>
      <w:tr w:rsidR="00480DE5" w:rsidRPr="00480DE5" w14:paraId="618F4969" w14:textId="77777777" w:rsidTr="00480DE5">
        <w:trPr>
          <w:cantSplit/>
        </w:trPr>
        <w:tc>
          <w:tcPr>
            <w:tcW w:w="1276" w:type="dxa"/>
            <w:vMerge/>
            <w:tcBorders>
              <w:bottom w:val="single" w:sz="12" w:space="0" w:color="auto"/>
            </w:tcBorders>
          </w:tcPr>
          <w:p w14:paraId="72E46B11" w14:textId="77777777" w:rsidR="00480DE5" w:rsidRPr="00480DE5" w:rsidRDefault="00480DE5" w:rsidP="00480DE5">
            <w:pPr>
              <w:spacing w:before="120"/>
              <w:rPr>
                <w:b/>
                <w:bCs/>
                <w:sz w:val="26"/>
              </w:rPr>
            </w:pPr>
          </w:p>
        </w:tc>
        <w:tc>
          <w:tcPr>
            <w:tcW w:w="4051" w:type="dxa"/>
            <w:gridSpan w:val="2"/>
            <w:vMerge/>
            <w:tcBorders>
              <w:bottom w:val="single" w:sz="12" w:space="0" w:color="auto"/>
            </w:tcBorders>
          </w:tcPr>
          <w:p w14:paraId="3FEC5114" w14:textId="77777777" w:rsidR="00480DE5" w:rsidRPr="00480DE5" w:rsidRDefault="00480DE5" w:rsidP="00480DE5">
            <w:pPr>
              <w:spacing w:before="120"/>
              <w:rPr>
                <w:b/>
                <w:bCs/>
                <w:sz w:val="26"/>
              </w:rPr>
            </w:pPr>
          </w:p>
        </w:tc>
        <w:tc>
          <w:tcPr>
            <w:tcW w:w="4596" w:type="dxa"/>
            <w:tcBorders>
              <w:bottom w:val="single" w:sz="12" w:space="0" w:color="auto"/>
            </w:tcBorders>
            <w:vAlign w:val="center"/>
          </w:tcPr>
          <w:p w14:paraId="67EF474D" w14:textId="77777777" w:rsidR="00480DE5" w:rsidRPr="00480DE5" w:rsidRDefault="00480DE5" w:rsidP="00480DE5">
            <w:pPr>
              <w:spacing w:before="120"/>
              <w:jc w:val="right"/>
              <w:rPr>
                <w:b/>
                <w:bCs/>
                <w:sz w:val="28"/>
                <w:szCs w:val="28"/>
              </w:rPr>
            </w:pPr>
            <w:r w:rsidRPr="00480DE5">
              <w:rPr>
                <w:b/>
                <w:bCs/>
                <w:sz w:val="28"/>
                <w:szCs w:val="28"/>
              </w:rPr>
              <w:t>Original: English</w:t>
            </w:r>
          </w:p>
        </w:tc>
      </w:tr>
      <w:tr w:rsidR="00480DE5" w:rsidRPr="00480DE5" w14:paraId="5519DE81" w14:textId="77777777" w:rsidTr="00480DE5">
        <w:trPr>
          <w:cantSplit/>
        </w:trPr>
        <w:tc>
          <w:tcPr>
            <w:tcW w:w="1560" w:type="dxa"/>
            <w:gridSpan w:val="2"/>
          </w:tcPr>
          <w:p w14:paraId="51002553" w14:textId="77777777" w:rsidR="00480DE5" w:rsidRPr="00480DE5" w:rsidRDefault="00480DE5" w:rsidP="00480DE5">
            <w:pPr>
              <w:spacing w:before="120"/>
              <w:rPr>
                <w:b/>
                <w:bCs/>
              </w:rPr>
            </w:pPr>
            <w:bookmarkStart w:id="4" w:name="dbluepink" w:colFirst="1" w:colLast="1"/>
            <w:bookmarkStart w:id="5" w:name="dmeeting" w:colFirst="2" w:colLast="2"/>
            <w:r w:rsidRPr="00480DE5">
              <w:rPr>
                <w:b/>
                <w:bCs/>
              </w:rPr>
              <w:t>Question(s):</w:t>
            </w:r>
          </w:p>
        </w:tc>
        <w:tc>
          <w:tcPr>
            <w:tcW w:w="3767" w:type="dxa"/>
          </w:tcPr>
          <w:p w14:paraId="0DA4B560" w14:textId="5EE0D3AB" w:rsidR="00480DE5" w:rsidRPr="00480DE5" w:rsidRDefault="00480DE5" w:rsidP="00480DE5">
            <w:pPr>
              <w:spacing w:before="120"/>
            </w:pPr>
            <w:r w:rsidRPr="00480DE5">
              <w:t>1/2</w:t>
            </w:r>
          </w:p>
        </w:tc>
        <w:tc>
          <w:tcPr>
            <w:tcW w:w="4596" w:type="dxa"/>
          </w:tcPr>
          <w:p w14:paraId="02CEDDA6" w14:textId="72253483" w:rsidR="00480DE5" w:rsidRPr="00480DE5" w:rsidRDefault="00480DE5" w:rsidP="00480DE5">
            <w:pPr>
              <w:spacing w:before="120"/>
              <w:jc w:val="right"/>
            </w:pPr>
            <w:r w:rsidRPr="00480DE5">
              <w:t>Geneva, 16-20 May 2022</w:t>
            </w:r>
          </w:p>
        </w:tc>
      </w:tr>
      <w:tr w:rsidR="00480DE5" w:rsidRPr="00480DE5" w14:paraId="48AE2865" w14:textId="77777777" w:rsidTr="00480DE5">
        <w:trPr>
          <w:cantSplit/>
        </w:trPr>
        <w:tc>
          <w:tcPr>
            <w:tcW w:w="9923" w:type="dxa"/>
            <w:gridSpan w:val="4"/>
          </w:tcPr>
          <w:p w14:paraId="5C79D35B" w14:textId="2239B533" w:rsidR="00480DE5" w:rsidRPr="00480DE5" w:rsidRDefault="00480DE5" w:rsidP="00480DE5">
            <w:pPr>
              <w:spacing w:before="120"/>
              <w:jc w:val="center"/>
              <w:rPr>
                <w:b/>
                <w:bCs/>
              </w:rPr>
            </w:pPr>
            <w:bookmarkStart w:id="6" w:name="ddoctype"/>
            <w:bookmarkEnd w:id="4"/>
            <w:bookmarkEnd w:id="5"/>
            <w:r w:rsidRPr="00480DE5">
              <w:rPr>
                <w:b/>
                <w:bCs/>
              </w:rPr>
              <w:t>CONTRIBUTION</w:t>
            </w:r>
          </w:p>
        </w:tc>
      </w:tr>
      <w:tr w:rsidR="00480DE5" w:rsidRPr="00480DE5" w14:paraId="72146B41" w14:textId="77777777" w:rsidTr="00480DE5">
        <w:trPr>
          <w:cantSplit/>
        </w:trPr>
        <w:tc>
          <w:tcPr>
            <w:tcW w:w="1560" w:type="dxa"/>
            <w:gridSpan w:val="2"/>
          </w:tcPr>
          <w:p w14:paraId="5C507877" w14:textId="77777777" w:rsidR="00480DE5" w:rsidRPr="00480DE5" w:rsidRDefault="00480DE5" w:rsidP="00480DE5">
            <w:pPr>
              <w:spacing w:before="120"/>
              <w:rPr>
                <w:b/>
                <w:bCs/>
              </w:rPr>
            </w:pPr>
            <w:bookmarkStart w:id="7" w:name="dsource" w:colFirst="1" w:colLast="1"/>
            <w:bookmarkEnd w:id="6"/>
            <w:r w:rsidRPr="00480DE5">
              <w:rPr>
                <w:b/>
                <w:bCs/>
              </w:rPr>
              <w:t>Source:</w:t>
            </w:r>
          </w:p>
        </w:tc>
        <w:tc>
          <w:tcPr>
            <w:tcW w:w="8363" w:type="dxa"/>
            <w:gridSpan w:val="2"/>
          </w:tcPr>
          <w:p w14:paraId="162A5BE7" w14:textId="185C8D4A" w:rsidR="00480DE5" w:rsidRPr="00480DE5" w:rsidRDefault="00480DE5" w:rsidP="00480DE5">
            <w:pPr>
              <w:spacing w:before="120"/>
            </w:pPr>
            <w:r w:rsidRPr="00480DE5">
              <w:t>Ministry of Communications, India</w:t>
            </w:r>
          </w:p>
        </w:tc>
      </w:tr>
      <w:tr w:rsidR="00480DE5" w:rsidRPr="00480DE5" w14:paraId="095D52D9" w14:textId="77777777" w:rsidTr="00480DE5">
        <w:trPr>
          <w:cantSplit/>
        </w:trPr>
        <w:tc>
          <w:tcPr>
            <w:tcW w:w="1560" w:type="dxa"/>
            <w:gridSpan w:val="2"/>
            <w:tcBorders>
              <w:bottom w:val="single" w:sz="4" w:space="0" w:color="auto"/>
            </w:tcBorders>
          </w:tcPr>
          <w:p w14:paraId="1463A19D" w14:textId="77777777" w:rsidR="00480DE5" w:rsidRPr="00480DE5" w:rsidRDefault="00480DE5" w:rsidP="00480DE5">
            <w:pPr>
              <w:spacing w:before="120"/>
              <w:rPr>
                <w:b/>
                <w:bCs/>
              </w:rPr>
            </w:pPr>
            <w:bookmarkStart w:id="8" w:name="dtitle1" w:colFirst="1" w:colLast="1"/>
            <w:bookmarkEnd w:id="7"/>
            <w:r w:rsidRPr="00480DE5">
              <w:rPr>
                <w:b/>
                <w:bCs/>
              </w:rPr>
              <w:t>Title:</w:t>
            </w:r>
          </w:p>
        </w:tc>
        <w:tc>
          <w:tcPr>
            <w:tcW w:w="8363" w:type="dxa"/>
            <w:gridSpan w:val="2"/>
            <w:tcBorders>
              <w:bottom w:val="single" w:sz="4" w:space="0" w:color="auto"/>
            </w:tcBorders>
          </w:tcPr>
          <w:p w14:paraId="4D3BC765" w14:textId="197E5F83" w:rsidR="00480DE5" w:rsidRPr="00480DE5" w:rsidRDefault="00480DE5" w:rsidP="00480DE5">
            <w:pPr>
              <w:spacing w:before="120"/>
            </w:pPr>
            <w:r>
              <w:t xml:space="preserve">Proposed revised baseline text for </w:t>
            </w:r>
            <w:proofErr w:type="gramStart"/>
            <w:r w:rsidRPr="00480DE5">
              <w:t>TR.MMWF</w:t>
            </w:r>
            <w:proofErr w:type="gramEnd"/>
            <w:r>
              <w:t>: "</w:t>
            </w:r>
            <w:r w:rsidRPr="00480DE5">
              <w:t xml:space="preserve">Methodologies to mitigate </w:t>
            </w:r>
            <w:proofErr w:type="spellStart"/>
            <w:r w:rsidRPr="00480DE5">
              <w:t>Wangiri</w:t>
            </w:r>
            <w:proofErr w:type="spellEnd"/>
            <w:r w:rsidRPr="00480DE5">
              <w:t xml:space="preserve"> Fraud</w:t>
            </w:r>
            <w:r>
              <w:t>"</w:t>
            </w:r>
          </w:p>
        </w:tc>
      </w:tr>
    </w:tbl>
    <w:tbl>
      <w:tblPr>
        <w:tblStyle w:val="a"/>
        <w:tblW w:w="99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564"/>
        <w:gridCol w:w="3965"/>
        <w:gridCol w:w="4398"/>
      </w:tblGrid>
      <w:tr w:rsidR="00861398" w:rsidRPr="007C33BE" w14:paraId="4C46D656" w14:textId="77777777" w:rsidTr="00480DE5">
        <w:trPr>
          <w:trHeight w:val="1025"/>
          <w:jc w:val="center"/>
        </w:trPr>
        <w:tc>
          <w:tcPr>
            <w:tcW w:w="1564"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bookmarkEnd w:id="1"/>
          <w:bookmarkEnd w:id="8"/>
          <w:p w14:paraId="4BEFD33D" w14:textId="77777777" w:rsidR="00861398" w:rsidRDefault="006224F4">
            <w:pPr>
              <w:pStyle w:val="Normal1"/>
              <w:spacing w:before="120"/>
            </w:pPr>
            <w:r>
              <w:rPr>
                <w:b/>
                <w:color w:val="000000"/>
              </w:rPr>
              <w:t>Contact</w:t>
            </w:r>
          </w:p>
        </w:tc>
        <w:tc>
          <w:tcPr>
            <w:tcW w:w="3965"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4A879856" w14:textId="77777777" w:rsidR="00861398" w:rsidRDefault="006224F4">
            <w:pPr>
              <w:pStyle w:val="Normal1"/>
              <w:spacing w:before="120"/>
            </w:pPr>
            <w:r>
              <w:rPr>
                <w:color w:val="000000"/>
              </w:rPr>
              <w:t>Tejpal Singh, Director</w:t>
            </w:r>
          </w:p>
          <w:p w14:paraId="4EEBF887" w14:textId="77777777" w:rsidR="00861398" w:rsidRDefault="006224F4" w:rsidP="00480DE5">
            <w:pPr>
              <w:pStyle w:val="Normal1"/>
            </w:pPr>
            <w:r>
              <w:rPr>
                <w:color w:val="000000"/>
              </w:rPr>
              <w:t>Dept. of Telecom, Ministry of Communication, India</w:t>
            </w:r>
          </w:p>
        </w:tc>
        <w:tc>
          <w:tcPr>
            <w:tcW w:w="4398" w:type="dxa"/>
            <w:tcBorders>
              <w:top w:val="single" w:sz="6" w:space="0" w:color="000000"/>
              <w:left w:val="nil"/>
              <w:bottom w:val="single" w:sz="6" w:space="0" w:color="000000"/>
              <w:right w:val="nil"/>
            </w:tcBorders>
            <w:shd w:val="clear" w:color="auto" w:fill="auto"/>
            <w:tcMar>
              <w:top w:w="80" w:type="dxa"/>
              <w:left w:w="80" w:type="dxa"/>
              <w:bottom w:w="80" w:type="dxa"/>
              <w:right w:w="80" w:type="dxa"/>
            </w:tcMar>
          </w:tcPr>
          <w:p w14:paraId="4DAA325A" w14:textId="4E718C15" w:rsidR="00861398" w:rsidRPr="00480DE5" w:rsidRDefault="006224F4">
            <w:pPr>
              <w:pStyle w:val="Normal1"/>
              <w:spacing w:before="120"/>
              <w:rPr>
                <w:color w:val="000000"/>
                <w:lang w:val="fr-CH"/>
              </w:rPr>
            </w:pPr>
            <w:proofErr w:type="gramStart"/>
            <w:r w:rsidRPr="00480DE5">
              <w:rPr>
                <w:color w:val="000000"/>
                <w:lang w:val="fr-CH"/>
              </w:rPr>
              <w:t>Tel:</w:t>
            </w:r>
            <w:proofErr w:type="gramEnd"/>
            <w:r w:rsidR="003F5A7D">
              <w:rPr>
                <w:color w:val="000000"/>
                <w:lang w:val="fr-CH"/>
              </w:rPr>
              <w:tab/>
            </w:r>
            <w:r w:rsidRPr="00480DE5">
              <w:rPr>
                <w:color w:val="000000"/>
                <w:lang w:val="fr-CH"/>
              </w:rPr>
              <w:t>+91-9818885790</w:t>
            </w:r>
          </w:p>
          <w:p w14:paraId="155A8256" w14:textId="77777777" w:rsidR="00861398" w:rsidRPr="00480DE5" w:rsidRDefault="006224F4" w:rsidP="00480DE5">
            <w:pPr>
              <w:pStyle w:val="Normal1"/>
              <w:rPr>
                <w:lang w:val="fr-CH"/>
              </w:rPr>
            </w:pPr>
            <w:proofErr w:type="gramStart"/>
            <w:r w:rsidRPr="00480DE5">
              <w:rPr>
                <w:color w:val="000000"/>
                <w:lang w:val="fr-CH"/>
              </w:rPr>
              <w:t>E-mail:</w:t>
            </w:r>
            <w:proofErr w:type="gramEnd"/>
            <w:r w:rsidRPr="00480DE5">
              <w:rPr>
                <w:color w:val="000000"/>
                <w:lang w:val="fr-CH"/>
              </w:rPr>
              <w:t xml:space="preserve">  </w:t>
            </w:r>
            <w:hyperlink r:id="rId8">
              <w:r w:rsidRPr="00480DE5">
                <w:rPr>
                  <w:color w:val="0000FF"/>
                  <w:u w:val="single"/>
                  <w:lang w:val="fr-CH"/>
                </w:rPr>
                <w:t>tejpal.singh70@gov.in</w:t>
              </w:r>
            </w:hyperlink>
          </w:p>
        </w:tc>
      </w:tr>
    </w:tbl>
    <w:p w14:paraId="54998AD1" w14:textId="77777777" w:rsidR="00861398" w:rsidRPr="00480DE5" w:rsidRDefault="00861398">
      <w:pPr>
        <w:pStyle w:val="Normal1"/>
        <w:widowControl w:val="0"/>
        <w:pBdr>
          <w:top w:val="nil"/>
          <w:left w:val="nil"/>
          <w:bottom w:val="nil"/>
          <w:right w:val="nil"/>
          <w:between w:val="nil"/>
        </w:pBdr>
        <w:spacing w:before="120"/>
        <w:jc w:val="center"/>
        <w:rPr>
          <w:color w:val="000000"/>
          <w:lang w:val="fr-CH"/>
        </w:rPr>
      </w:pPr>
    </w:p>
    <w:tbl>
      <w:tblPr>
        <w:tblStyle w:val="a0"/>
        <w:tblW w:w="9778" w:type="dxa"/>
        <w:jc w:val="center"/>
        <w:tblLayout w:type="fixed"/>
        <w:tblLook w:val="0400" w:firstRow="0" w:lastRow="0" w:firstColumn="0" w:lastColumn="0" w:noHBand="0" w:noVBand="1"/>
      </w:tblPr>
      <w:tblGrid>
        <w:gridCol w:w="1556"/>
        <w:gridCol w:w="8222"/>
      </w:tblGrid>
      <w:tr w:rsidR="00861398" w14:paraId="47BFBDBB" w14:textId="77777777" w:rsidTr="00480DE5">
        <w:trPr>
          <w:trHeight w:val="857"/>
          <w:jc w:val="center"/>
        </w:trPr>
        <w:tc>
          <w:tcPr>
            <w:tcW w:w="1556" w:type="dxa"/>
            <w:shd w:val="clear" w:color="auto" w:fill="auto"/>
            <w:tcMar>
              <w:top w:w="80" w:type="dxa"/>
              <w:left w:w="80" w:type="dxa"/>
              <w:bottom w:w="80" w:type="dxa"/>
              <w:right w:w="80" w:type="dxa"/>
            </w:tcMar>
          </w:tcPr>
          <w:p w14:paraId="4737E955" w14:textId="77777777" w:rsidR="00861398" w:rsidRDefault="006224F4">
            <w:pPr>
              <w:pStyle w:val="Normal1"/>
              <w:pBdr>
                <w:top w:val="nil"/>
                <w:left w:val="nil"/>
                <w:bottom w:val="nil"/>
                <w:right w:val="nil"/>
                <w:between w:val="nil"/>
              </w:pBdr>
              <w:spacing w:before="120"/>
              <w:rPr>
                <w:color w:val="000000"/>
              </w:rPr>
            </w:pPr>
            <w:bookmarkStart w:id="9" w:name="gjdgxs" w:colFirst="0" w:colLast="0"/>
            <w:bookmarkEnd w:id="9"/>
            <w:r>
              <w:rPr>
                <w:b/>
                <w:color w:val="000000"/>
              </w:rPr>
              <w:t>Abstract:</w:t>
            </w:r>
          </w:p>
        </w:tc>
        <w:tc>
          <w:tcPr>
            <w:tcW w:w="8222" w:type="dxa"/>
            <w:shd w:val="clear" w:color="auto" w:fill="auto"/>
            <w:tcMar>
              <w:top w:w="80" w:type="dxa"/>
              <w:left w:w="80" w:type="dxa"/>
              <w:bottom w:w="80" w:type="dxa"/>
              <w:right w:w="80" w:type="dxa"/>
            </w:tcMar>
          </w:tcPr>
          <w:p w14:paraId="46FF35CC" w14:textId="77777777" w:rsidR="00861398" w:rsidRDefault="006224F4">
            <w:pPr>
              <w:pStyle w:val="Normal1"/>
              <w:pBdr>
                <w:top w:val="nil"/>
                <w:left w:val="nil"/>
                <w:bottom w:val="nil"/>
                <w:right w:val="nil"/>
                <w:between w:val="nil"/>
              </w:pBdr>
              <w:spacing w:before="120"/>
              <w:rPr>
                <w:color w:val="000000"/>
              </w:rPr>
            </w:pPr>
            <w:r>
              <w:rPr>
                <w:color w:val="000000"/>
              </w:rPr>
              <w:t xml:space="preserve">This contribution proposes modifications to the baseline text SG2-TD1441 titled “Draft Text of Technical Report: “Methodologies to mitigate </w:t>
            </w:r>
            <w:proofErr w:type="spellStart"/>
            <w:r>
              <w:rPr>
                <w:color w:val="000000"/>
              </w:rPr>
              <w:t>Wangiri</w:t>
            </w:r>
            <w:proofErr w:type="spellEnd"/>
            <w:r>
              <w:rPr>
                <w:color w:val="000000"/>
              </w:rPr>
              <w:t xml:space="preserve"> Fraud”   </w:t>
            </w:r>
          </w:p>
        </w:tc>
      </w:tr>
    </w:tbl>
    <w:p w14:paraId="21DE9AFB" w14:textId="77777777" w:rsidR="00861398" w:rsidRDefault="006224F4">
      <w:pPr>
        <w:pStyle w:val="Normal1"/>
        <w:keepNext/>
        <w:keepLines/>
        <w:numPr>
          <w:ilvl w:val="0"/>
          <w:numId w:val="1"/>
        </w:numPr>
        <w:pBdr>
          <w:top w:val="none" w:sz="0" w:space="0" w:color="000000"/>
          <w:left w:val="none" w:sz="0" w:space="0" w:color="000000"/>
          <w:bottom w:val="none" w:sz="0" w:space="0" w:color="000000"/>
          <w:right w:val="none" w:sz="0" w:space="0" w:color="000000"/>
          <w:between w:val="none" w:sz="0" w:space="0" w:color="000000"/>
        </w:pBdr>
        <w:spacing w:before="480" w:line="276" w:lineRule="auto"/>
        <w:ind w:left="709" w:hanging="709"/>
        <w:rPr>
          <w:b/>
        </w:rPr>
      </w:pPr>
      <w:r>
        <w:rPr>
          <w:b/>
          <w:color w:val="000000"/>
        </w:rPr>
        <w:t>Introduction</w:t>
      </w:r>
    </w:p>
    <w:p w14:paraId="73EC662C" w14:textId="77777777" w:rsidR="00861398" w:rsidRDefault="006224F4">
      <w:pPr>
        <w:pStyle w:val="Normal1"/>
        <w:widowControl w:val="0"/>
        <w:pBdr>
          <w:top w:val="nil"/>
          <w:left w:val="nil"/>
          <w:bottom w:val="nil"/>
          <w:right w:val="nil"/>
          <w:between w:val="nil"/>
        </w:pBdr>
        <w:spacing w:before="120"/>
        <w:rPr>
          <w:color w:val="000000"/>
        </w:rPr>
      </w:pPr>
      <w:r>
        <w:rPr>
          <w:color w:val="000000"/>
        </w:rPr>
        <w:t xml:space="preserve">Draft Text of Technical Report: “Methodologies to mitigate </w:t>
      </w:r>
      <w:proofErr w:type="spellStart"/>
      <w:r>
        <w:rPr>
          <w:color w:val="000000"/>
        </w:rPr>
        <w:t>Wangiri</w:t>
      </w:r>
      <w:proofErr w:type="spellEnd"/>
      <w:r>
        <w:rPr>
          <w:color w:val="000000"/>
        </w:rPr>
        <w:t xml:space="preserve"> Fraud” was discussed in the ITU-T SG2 virtual meeting from 31 May to 11 June 2021. The baseline text is as per SG2-TD1441.</w:t>
      </w:r>
    </w:p>
    <w:p w14:paraId="4F18A1C4" w14:textId="77777777" w:rsidR="00861398" w:rsidRDefault="006224F4">
      <w:pPr>
        <w:pStyle w:val="Normal1"/>
        <w:keepNext/>
        <w:keepLines/>
        <w:numPr>
          <w:ilvl w:val="0"/>
          <w:numId w:val="1"/>
        </w:numPr>
        <w:pBdr>
          <w:top w:val="none" w:sz="0" w:space="0" w:color="000000"/>
          <w:left w:val="none" w:sz="0" w:space="0" w:color="000000"/>
          <w:bottom w:val="none" w:sz="0" w:space="0" w:color="000000"/>
          <w:right w:val="none" w:sz="0" w:space="0" w:color="000000"/>
          <w:between w:val="none" w:sz="0" w:space="0" w:color="000000"/>
        </w:pBdr>
        <w:spacing w:before="480" w:line="276" w:lineRule="auto"/>
        <w:ind w:left="709" w:hanging="709"/>
        <w:rPr>
          <w:b/>
        </w:rPr>
      </w:pPr>
      <w:r>
        <w:rPr>
          <w:b/>
          <w:color w:val="000000"/>
        </w:rPr>
        <w:t>Proposal</w:t>
      </w:r>
    </w:p>
    <w:p w14:paraId="7F02B8BC" w14:textId="77777777" w:rsidR="00861398" w:rsidRDefault="006224F4">
      <w:pPr>
        <w:pStyle w:val="Normal1"/>
        <w:widowControl w:val="0"/>
        <w:pBdr>
          <w:top w:val="nil"/>
          <w:left w:val="nil"/>
          <w:bottom w:val="nil"/>
          <w:right w:val="nil"/>
          <w:between w:val="nil"/>
        </w:pBdr>
        <w:spacing w:before="120"/>
        <w:jc w:val="both"/>
        <w:rPr>
          <w:color w:val="000000"/>
        </w:rPr>
      </w:pPr>
      <w:r>
        <w:rPr>
          <w:color w:val="000000"/>
        </w:rPr>
        <w:t>This contribution proposes modifications/ updates to the baseline text of SG2-TD1441 in Section-8-Proposed Methodologies. It is proposed to include two more methodologies namely ‘Publishing of Premium Rate Numbers’ and ‘Fixing Ceiling Rates’ by regulators.  The updated draft work item in track change mode is annexed (</w:t>
      </w:r>
      <w:r>
        <w:rPr>
          <w:b/>
          <w:color w:val="000000"/>
        </w:rPr>
        <w:t>Annexure-I)</w:t>
      </w:r>
      <w:r>
        <w:rPr>
          <w:color w:val="000000"/>
        </w:rPr>
        <w:t xml:space="preserve"> for consideration.</w:t>
      </w:r>
    </w:p>
    <w:p w14:paraId="26761104" w14:textId="77777777" w:rsidR="00861398" w:rsidRDefault="006224F4">
      <w:pPr>
        <w:pStyle w:val="Normal1"/>
        <w:jc w:val="both"/>
        <w:rPr>
          <w:color w:val="000000"/>
        </w:rPr>
      </w:pPr>
      <w:r>
        <w:br w:type="page"/>
      </w:r>
    </w:p>
    <w:p w14:paraId="1A777EBA" w14:textId="77777777" w:rsidR="00861398" w:rsidRDefault="006224F4">
      <w:pPr>
        <w:pStyle w:val="Normal1"/>
        <w:jc w:val="center"/>
        <w:rPr>
          <w:b/>
        </w:rPr>
      </w:pPr>
      <w:r>
        <w:rPr>
          <w:b/>
        </w:rPr>
        <w:lastRenderedPageBreak/>
        <w:t>Annexure-I</w:t>
      </w:r>
    </w:p>
    <w:p w14:paraId="754568DA" w14:textId="77777777" w:rsidR="00861398" w:rsidRDefault="00861398">
      <w:pPr>
        <w:pStyle w:val="Normal1"/>
        <w:widowControl w:val="0"/>
        <w:pBdr>
          <w:top w:val="nil"/>
          <w:left w:val="nil"/>
          <w:bottom w:val="nil"/>
          <w:right w:val="nil"/>
          <w:between w:val="nil"/>
        </w:pBdr>
        <w:spacing w:before="120"/>
        <w:jc w:val="center"/>
        <w:rPr>
          <w:color w:val="000000"/>
        </w:rPr>
      </w:pPr>
    </w:p>
    <w:p w14:paraId="02D477BF" w14:textId="77777777" w:rsidR="00861398" w:rsidRDefault="00861398">
      <w:pPr>
        <w:pStyle w:val="Normal1"/>
        <w:pBdr>
          <w:top w:val="nil"/>
          <w:left w:val="nil"/>
          <w:bottom w:val="nil"/>
          <w:right w:val="nil"/>
          <w:between w:val="nil"/>
        </w:pBdr>
        <w:spacing w:before="120"/>
        <w:rPr>
          <w:color w:val="000000"/>
        </w:rPr>
        <w:sectPr w:rsidR="00861398" w:rsidSect="00480DE5">
          <w:headerReference w:type="default" r:id="rId9"/>
          <w:pgSz w:w="11900" w:h="16840"/>
          <w:pgMar w:top="1417" w:right="1134" w:bottom="1417" w:left="1134" w:header="720" w:footer="720" w:gutter="0"/>
          <w:cols w:space="720"/>
          <w:titlePg/>
          <w:docGrid w:linePitch="326"/>
        </w:sectPr>
      </w:pPr>
    </w:p>
    <w:p w14:paraId="2C029A4D" w14:textId="77777777" w:rsidR="00861398" w:rsidRDefault="00861398">
      <w:pPr>
        <w:pStyle w:val="Normal1"/>
        <w:widowControl w:val="0"/>
        <w:pBdr>
          <w:top w:val="nil"/>
          <w:left w:val="nil"/>
          <w:bottom w:val="nil"/>
          <w:right w:val="nil"/>
          <w:between w:val="nil"/>
        </w:pBdr>
        <w:spacing w:line="276" w:lineRule="auto"/>
        <w:rPr>
          <w:color w:val="000000"/>
        </w:rPr>
      </w:pPr>
    </w:p>
    <w:tbl>
      <w:tblPr>
        <w:tblStyle w:val="a1"/>
        <w:tblW w:w="994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428"/>
        <w:gridCol w:w="2520"/>
        <w:gridCol w:w="2028"/>
        <w:gridCol w:w="3971"/>
      </w:tblGrid>
      <w:tr w:rsidR="00861398" w14:paraId="02606EA1" w14:textId="77777777">
        <w:trPr>
          <w:trHeight w:val="1258"/>
        </w:trPr>
        <w:tc>
          <w:tcPr>
            <w:tcW w:w="1428" w:type="dxa"/>
            <w:tcBorders>
              <w:top w:val="nil"/>
              <w:left w:val="nil"/>
              <w:bottom w:val="nil"/>
              <w:right w:val="nil"/>
            </w:tcBorders>
            <w:shd w:val="clear" w:color="auto" w:fill="auto"/>
            <w:tcMar>
              <w:top w:w="80" w:type="dxa"/>
              <w:left w:w="80" w:type="dxa"/>
              <w:bottom w:w="80" w:type="dxa"/>
              <w:right w:w="80" w:type="dxa"/>
            </w:tcMar>
          </w:tcPr>
          <w:p w14:paraId="7AE6537D" w14:textId="77777777" w:rsidR="00861398" w:rsidRDefault="00861398">
            <w:pPr>
              <w:pStyle w:val="Normal1"/>
            </w:pPr>
          </w:p>
        </w:tc>
        <w:tc>
          <w:tcPr>
            <w:tcW w:w="8519" w:type="dxa"/>
            <w:gridSpan w:val="3"/>
            <w:tcBorders>
              <w:top w:val="nil"/>
              <w:left w:val="nil"/>
              <w:bottom w:val="nil"/>
              <w:right w:val="nil"/>
            </w:tcBorders>
            <w:shd w:val="clear" w:color="auto" w:fill="auto"/>
            <w:tcMar>
              <w:top w:w="80" w:type="dxa"/>
              <w:left w:w="80" w:type="dxa"/>
              <w:bottom w:w="80" w:type="dxa"/>
              <w:right w:w="80" w:type="dxa"/>
            </w:tcMar>
          </w:tcPr>
          <w:p w14:paraId="711DD93E" w14:textId="77777777" w:rsidR="00861398" w:rsidRDefault="00861398">
            <w:pPr>
              <w:pStyle w:val="Normal1"/>
              <w:pBdr>
                <w:top w:val="nil"/>
                <w:left w:val="nil"/>
                <w:bottom w:val="nil"/>
                <w:right w:val="nil"/>
                <w:between w:val="nil"/>
              </w:pBdr>
              <w:rPr>
                <w:rFonts w:ascii="Arial" w:eastAsia="Arial" w:hAnsi="Arial" w:cs="Arial"/>
                <w:color w:val="000000"/>
              </w:rPr>
            </w:pPr>
          </w:p>
          <w:p w14:paraId="21242306" w14:textId="77777777" w:rsidR="00861398" w:rsidRDefault="006224F4">
            <w:pPr>
              <w:pStyle w:val="Normal1"/>
              <w:pBdr>
                <w:top w:val="nil"/>
                <w:left w:val="nil"/>
                <w:bottom w:val="nil"/>
                <w:right w:val="nil"/>
                <w:between w:val="nil"/>
              </w:pBdr>
              <w:spacing w:before="284"/>
              <w:rPr>
                <w:color w:val="000000"/>
              </w:rPr>
            </w:pPr>
            <w:r>
              <w:rPr>
                <w:rFonts w:ascii="Arial" w:eastAsia="Arial" w:hAnsi="Arial" w:cs="Arial"/>
                <w:b/>
                <w:color w:val="808080"/>
              </w:rPr>
              <w:t>International Telecommunication Union</w:t>
            </w:r>
          </w:p>
        </w:tc>
      </w:tr>
      <w:tr w:rsidR="00861398" w14:paraId="22C776FE" w14:textId="77777777">
        <w:trPr>
          <w:trHeight w:val="832"/>
        </w:trPr>
        <w:tc>
          <w:tcPr>
            <w:tcW w:w="1428" w:type="dxa"/>
            <w:tcBorders>
              <w:top w:val="nil"/>
              <w:left w:val="nil"/>
              <w:bottom w:val="nil"/>
              <w:right w:val="nil"/>
            </w:tcBorders>
            <w:shd w:val="clear" w:color="auto" w:fill="auto"/>
            <w:tcMar>
              <w:top w:w="80" w:type="dxa"/>
              <w:left w:w="80" w:type="dxa"/>
              <w:bottom w:w="80" w:type="dxa"/>
              <w:right w:w="80" w:type="dxa"/>
            </w:tcMar>
          </w:tcPr>
          <w:p w14:paraId="4880DAF9" w14:textId="77777777" w:rsidR="00861398" w:rsidRDefault="00861398">
            <w:pPr>
              <w:pStyle w:val="Normal1"/>
            </w:pPr>
          </w:p>
        </w:tc>
        <w:tc>
          <w:tcPr>
            <w:tcW w:w="8519" w:type="dxa"/>
            <w:gridSpan w:val="3"/>
            <w:tcBorders>
              <w:top w:val="nil"/>
              <w:left w:val="nil"/>
              <w:bottom w:val="nil"/>
              <w:right w:val="nil"/>
            </w:tcBorders>
            <w:shd w:val="clear" w:color="auto" w:fill="auto"/>
            <w:tcMar>
              <w:top w:w="80" w:type="dxa"/>
              <w:left w:w="80" w:type="dxa"/>
              <w:bottom w:w="80" w:type="dxa"/>
              <w:right w:w="80" w:type="dxa"/>
            </w:tcMar>
          </w:tcPr>
          <w:p w14:paraId="125D5D0D" w14:textId="77777777" w:rsidR="00861398" w:rsidRDefault="00861398">
            <w:pPr>
              <w:pStyle w:val="Normal1"/>
            </w:pPr>
          </w:p>
        </w:tc>
      </w:tr>
      <w:tr w:rsidR="00861398" w14:paraId="3C1B1AB6" w14:textId="77777777">
        <w:trPr>
          <w:trHeight w:val="836"/>
        </w:trPr>
        <w:tc>
          <w:tcPr>
            <w:tcW w:w="1428" w:type="dxa"/>
            <w:tcBorders>
              <w:top w:val="nil"/>
              <w:left w:val="nil"/>
              <w:bottom w:val="nil"/>
              <w:right w:val="nil"/>
            </w:tcBorders>
            <w:shd w:val="clear" w:color="auto" w:fill="auto"/>
            <w:tcMar>
              <w:top w:w="80" w:type="dxa"/>
              <w:left w:w="80" w:type="dxa"/>
              <w:bottom w:w="80" w:type="dxa"/>
              <w:right w:w="80" w:type="dxa"/>
            </w:tcMar>
          </w:tcPr>
          <w:p w14:paraId="592CBBC0" w14:textId="77777777" w:rsidR="00861398" w:rsidRDefault="00861398">
            <w:pPr>
              <w:pStyle w:val="Normal1"/>
            </w:pPr>
          </w:p>
        </w:tc>
        <w:tc>
          <w:tcPr>
            <w:tcW w:w="2520" w:type="dxa"/>
            <w:tcBorders>
              <w:top w:val="nil"/>
              <w:left w:val="nil"/>
              <w:bottom w:val="nil"/>
              <w:right w:val="nil"/>
            </w:tcBorders>
            <w:shd w:val="clear" w:color="auto" w:fill="auto"/>
            <w:tcMar>
              <w:top w:w="80" w:type="dxa"/>
              <w:left w:w="80" w:type="dxa"/>
              <w:bottom w:w="80" w:type="dxa"/>
              <w:right w:w="80" w:type="dxa"/>
            </w:tcMar>
          </w:tcPr>
          <w:p w14:paraId="242B878C" w14:textId="77777777" w:rsidR="00861398" w:rsidRDefault="006224F4">
            <w:pPr>
              <w:pStyle w:val="Normal1"/>
              <w:pBdr>
                <w:top w:val="nil"/>
                <w:left w:val="nil"/>
                <w:bottom w:val="nil"/>
                <w:right w:val="nil"/>
                <w:between w:val="nil"/>
              </w:pBdr>
              <w:spacing w:before="120"/>
              <w:rPr>
                <w:color w:val="000000"/>
              </w:rPr>
            </w:pPr>
            <w:r>
              <w:rPr>
                <w:rFonts w:ascii="Arial" w:eastAsia="Arial" w:hAnsi="Arial" w:cs="Arial"/>
                <w:b/>
                <w:color w:val="000000"/>
                <w:sz w:val="72"/>
                <w:szCs w:val="72"/>
              </w:rPr>
              <w:t>ITU-T</w:t>
            </w:r>
          </w:p>
        </w:tc>
        <w:tc>
          <w:tcPr>
            <w:tcW w:w="5999" w:type="dxa"/>
            <w:gridSpan w:val="2"/>
            <w:tcBorders>
              <w:top w:val="nil"/>
              <w:left w:val="nil"/>
              <w:bottom w:val="nil"/>
              <w:right w:val="nil"/>
            </w:tcBorders>
            <w:shd w:val="clear" w:color="auto" w:fill="auto"/>
            <w:tcMar>
              <w:top w:w="80" w:type="dxa"/>
              <w:left w:w="80" w:type="dxa"/>
              <w:bottom w:w="80" w:type="dxa"/>
              <w:right w:w="80" w:type="dxa"/>
            </w:tcMar>
          </w:tcPr>
          <w:p w14:paraId="34FBD4AF" w14:textId="77777777" w:rsidR="00861398" w:rsidRDefault="006224F4">
            <w:pPr>
              <w:pStyle w:val="Normal1"/>
              <w:pBdr>
                <w:top w:val="nil"/>
                <w:left w:val="nil"/>
                <w:bottom w:val="nil"/>
                <w:right w:val="nil"/>
                <w:between w:val="nil"/>
              </w:pBdr>
              <w:spacing w:before="240"/>
              <w:jc w:val="right"/>
              <w:rPr>
                <w:color w:val="000000"/>
              </w:rPr>
            </w:pPr>
            <w:r>
              <w:rPr>
                <w:rFonts w:ascii="Arial" w:eastAsia="Arial" w:hAnsi="Arial" w:cs="Arial"/>
                <w:b/>
                <w:color w:val="000000"/>
                <w:sz w:val="60"/>
                <w:szCs w:val="60"/>
              </w:rPr>
              <w:t>Technical Report</w:t>
            </w:r>
          </w:p>
        </w:tc>
      </w:tr>
      <w:tr w:rsidR="00861398" w14:paraId="1B8863EB" w14:textId="77777777">
        <w:trPr>
          <w:trHeight w:val="915"/>
        </w:trPr>
        <w:tc>
          <w:tcPr>
            <w:tcW w:w="1428" w:type="dxa"/>
            <w:tcBorders>
              <w:top w:val="nil"/>
              <w:left w:val="nil"/>
              <w:bottom w:val="nil"/>
              <w:right w:val="nil"/>
            </w:tcBorders>
            <w:shd w:val="clear" w:color="auto" w:fill="auto"/>
            <w:tcMar>
              <w:top w:w="80" w:type="dxa"/>
              <w:left w:w="80" w:type="dxa"/>
              <w:bottom w:w="80" w:type="dxa"/>
              <w:right w:w="80" w:type="dxa"/>
            </w:tcMar>
          </w:tcPr>
          <w:p w14:paraId="76DC897C" w14:textId="77777777" w:rsidR="00861398" w:rsidRDefault="00861398">
            <w:pPr>
              <w:pStyle w:val="Normal1"/>
            </w:pPr>
          </w:p>
        </w:tc>
        <w:tc>
          <w:tcPr>
            <w:tcW w:w="4548" w:type="dxa"/>
            <w:gridSpan w:val="2"/>
            <w:tcBorders>
              <w:top w:val="nil"/>
              <w:left w:val="nil"/>
              <w:bottom w:val="nil"/>
              <w:right w:val="nil"/>
            </w:tcBorders>
            <w:shd w:val="clear" w:color="auto" w:fill="auto"/>
            <w:tcMar>
              <w:top w:w="80" w:type="dxa"/>
              <w:left w:w="80" w:type="dxa"/>
              <w:bottom w:w="80" w:type="dxa"/>
              <w:right w:w="80" w:type="dxa"/>
            </w:tcMar>
          </w:tcPr>
          <w:p w14:paraId="0593644B" w14:textId="77777777" w:rsidR="00861398" w:rsidRDefault="006224F4">
            <w:pPr>
              <w:pStyle w:val="Normal1"/>
              <w:pBdr>
                <w:top w:val="nil"/>
                <w:left w:val="nil"/>
                <w:bottom w:val="nil"/>
                <w:right w:val="nil"/>
                <w:between w:val="nil"/>
              </w:pBdr>
              <w:spacing w:before="120"/>
              <w:rPr>
                <w:color w:val="000000"/>
              </w:rPr>
            </w:pPr>
            <w:r>
              <w:rPr>
                <w:rFonts w:ascii="Arial" w:eastAsia="Arial" w:hAnsi="Arial" w:cs="Arial"/>
                <w:color w:val="000000"/>
              </w:rPr>
              <w:t>TELECOMMUNICATION</w:t>
            </w:r>
            <w:r>
              <w:rPr>
                <w:rFonts w:ascii="Arial" w:eastAsia="Arial" w:hAnsi="Arial" w:cs="Arial"/>
                <w:color w:val="000000"/>
              </w:rPr>
              <w:br/>
              <w:t>STANDARDIZATION  SECTOR</w:t>
            </w:r>
            <w:r>
              <w:rPr>
                <w:rFonts w:ascii="Arial" w:eastAsia="Arial" w:hAnsi="Arial" w:cs="Arial"/>
                <w:color w:val="000000"/>
              </w:rPr>
              <w:br/>
              <w:t>OF  ITU</w:t>
            </w:r>
          </w:p>
        </w:tc>
        <w:tc>
          <w:tcPr>
            <w:tcW w:w="3971" w:type="dxa"/>
            <w:tcBorders>
              <w:top w:val="nil"/>
              <w:left w:val="nil"/>
              <w:bottom w:val="nil"/>
              <w:right w:val="nil"/>
            </w:tcBorders>
            <w:shd w:val="clear" w:color="auto" w:fill="auto"/>
            <w:tcMar>
              <w:top w:w="80" w:type="dxa"/>
              <w:left w:w="80" w:type="dxa"/>
              <w:bottom w:w="80" w:type="dxa"/>
              <w:right w:w="80" w:type="dxa"/>
            </w:tcMar>
          </w:tcPr>
          <w:p w14:paraId="027B49AC" w14:textId="77777777" w:rsidR="00861398" w:rsidRDefault="00861398">
            <w:pPr>
              <w:pStyle w:val="Normal1"/>
              <w:pBdr>
                <w:top w:val="nil"/>
                <w:left w:val="nil"/>
                <w:bottom w:val="nil"/>
                <w:right w:val="nil"/>
                <w:between w:val="nil"/>
              </w:pBdr>
              <w:spacing w:before="284"/>
              <w:rPr>
                <w:color w:val="000000"/>
              </w:rPr>
            </w:pPr>
          </w:p>
          <w:p w14:paraId="4EC5F658" w14:textId="77777777" w:rsidR="00861398" w:rsidRDefault="006224F4">
            <w:pPr>
              <w:pStyle w:val="Normal1"/>
              <w:pBdr>
                <w:top w:val="nil"/>
                <w:left w:val="nil"/>
                <w:bottom w:val="nil"/>
                <w:right w:val="nil"/>
                <w:between w:val="nil"/>
              </w:pBdr>
              <w:spacing w:before="284"/>
              <w:jc w:val="right"/>
              <w:rPr>
                <w:color w:val="000000"/>
              </w:rPr>
            </w:pPr>
            <w:r>
              <w:rPr>
                <w:rFonts w:ascii="Arial" w:eastAsia="Arial" w:hAnsi="Arial" w:cs="Arial"/>
                <w:color w:val="000000"/>
                <w:sz w:val="28"/>
                <w:szCs w:val="28"/>
              </w:rPr>
              <w:t>(</w:t>
            </w:r>
            <w:proofErr w:type="spellStart"/>
            <w:r>
              <w:rPr>
                <w:rFonts w:ascii="Arial" w:eastAsia="Arial" w:hAnsi="Arial" w:cs="Arial"/>
                <w:color w:val="000000"/>
                <w:sz w:val="28"/>
                <w:szCs w:val="28"/>
                <w:highlight w:val="yellow"/>
              </w:rPr>
              <w:t>ddMMMYYYY</w:t>
            </w:r>
            <w:proofErr w:type="spellEnd"/>
            <w:r>
              <w:rPr>
                <w:rFonts w:ascii="Arial" w:eastAsia="Arial" w:hAnsi="Arial" w:cs="Arial"/>
                <w:color w:val="000000"/>
                <w:sz w:val="28"/>
                <w:szCs w:val="28"/>
              </w:rPr>
              <w:t>)</w:t>
            </w:r>
          </w:p>
        </w:tc>
      </w:tr>
      <w:tr w:rsidR="00861398" w14:paraId="477EAC88" w14:textId="77777777" w:rsidTr="007C33BE">
        <w:trPr>
          <w:trHeight w:val="2696"/>
        </w:trPr>
        <w:tc>
          <w:tcPr>
            <w:tcW w:w="1428" w:type="dxa"/>
            <w:tcBorders>
              <w:top w:val="nil"/>
              <w:left w:val="nil"/>
              <w:bottom w:val="nil"/>
              <w:right w:val="nil"/>
            </w:tcBorders>
            <w:shd w:val="clear" w:color="auto" w:fill="auto"/>
            <w:tcMar>
              <w:top w:w="80" w:type="dxa"/>
              <w:left w:w="80" w:type="dxa"/>
              <w:bottom w:w="80" w:type="dxa"/>
              <w:right w:w="80" w:type="dxa"/>
            </w:tcMar>
          </w:tcPr>
          <w:p w14:paraId="5A6DDF99" w14:textId="77777777" w:rsidR="00861398" w:rsidRDefault="00861398">
            <w:pPr>
              <w:pStyle w:val="Normal1"/>
            </w:pPr>
          </w:p>
        </w:tc>
        <w:tc>
          <w:tcPr>
            <w:tcW w:w="8519" w:type="dxa"/>
            <w:gridSpan w:val="3"/>
            <w:tcBorders>
              <w:top w:val="nil"/>
              <w:left w:val="nil"/>
              <w:bottom w:val="single" w:sz="12" w:space="0" w:color="000000"/>
              <w:right w:val="nil"/>
            </w:tcBorders>
            <w:shd w:val="clear" w:color="auto" w:fill="auto"/>
            <w:tcMar>
              <w:top w:w="80" w:type="dxa"/>
              <w:left w:w="80" w:type="dxa"/>
              <w:bottom w:w="80" w:type="dxa"/>
              <w:right w:w="80" w:type="dxa"/>
            </w:tcMar>
            <w:vAlign w:val="bottom"/>
          </w:tcPr>
          <w:p w14:paraId="4427D762" w14:textId="77777777" w:rsidR="00861398" w:rsidRDefault="00861398">
            <w:pPr>
              <w:pStyle w:val="Normal1"/>
            </w:pPr>
          </w:p>
        </w:tc>
      </w:tr>
      <w:tr w:rsidR="00861398" w14:paraId="65738FB4" w14:textId="77777777">
        <w:trPr>
          <w:trHeight w:val="4406"/>
        </w:trPr>
        <w:tc>
          <w:tcPr>
            <w:tcW w:w="1428" w:type="dxa"/>
            <w:tcBorders>
              <w:top w:val="nil"/>
              <w:left w:val="nil"/>
              <w:bottom w:val="nil"/>
              <w:right w:val="nil"/>
            </w:tcBorders>
            <w:shd w:val="clear" w:color="auto" w:fill="auto"/>
            <w:tcMar>
              <w:top w:w="80" w:type="dxa"/>
              <w:left w:w="80" w:type="dxa"/>
              <w:bottom w:w="80" w:type="dxa"/>
              <w:right w:w="80" w:type="dxa"/>
            </w:tcMar>
          </w:tcPr>
          <w:p w14:paraId="61ADC6C1" w14:textId="77777777" w:rsidR="00861398" w:rsidRDefault="00861398">
            <w:pPr>
              <w:pStyle w:val="Normal1"/>
            </w:pPr>
          </w:p>
        </w:tc>
        <w:tc>
          <w:tcPr>
            <w:tcW w:w="8519" w:type="dxa"/>
            <w:gridSpan w:val="3"/>
            <w:tcBorders>
              <w:top w:val="single" w:sz="12" w:space="0" w:color="000000"/>
              <w:left w:val="nil"/>
              <w:bottom w:val="nil"/>
              <w:right w:val="nil"/>
            </w:tcBorders>
            <w:shd w:val="clear" w:color="auto" w:fill="auto"/>
            <w:tcMar>
              <w:top w:w="80" w:type="dxa"/>
              <w:left w:w="80" w:type="dxa"/>
              <w:bottom w:w="80" w:type="dxa"/>
              <w:right w:w="80" w:type="dxa"/>
            </w:tcMar>
          </w:tcPr>
          <w:p w14:paraId="62AEC2C9" w14:textId="77777777" w:rsidR="00861398" w:rsidRDefault="006224F4">
            <w:pPr>
              <w:pStyle w:val="Normal1"/>
              <w:pBdr>
                <w:top w:val="nil"/>
                <w:left w:val="nil"/>
                <w:bottom w:val="nil"/>
                <w:right w:val="nil"/>
                <w:between w:val="nil"/>
              </w:pBdr>
              <w:tabs>
                <w:tab w:val="right" w:pos="9612"/>
              </w:tabs>
              <w:spacing w:before="120"/>
              <w:rPr>
                <w:color w:val="000000"/>
              </w:rPr>
            </w:pPr>
            <w:r>
              <w:rPr>
                <w:rFonts w:ascii="Arial" w:eastAsia="Arial" w:hAnsi="Arial" w:cs="Arial"/>
                <w:b/>
                <w:color w:val="000000"/>
                <w:sz w:val="36"/>
                <w:szCs w:val="36"/>
              </w:rPr>
              <w:t xml:space="preserve">Methodologies to mitigate </w:t>
            </w:r>
            <w:proofErr w:type="spellStart"/>
            <w:r>
              <w:rPr>
                <w:rFonts w:ascii="Arial" w:eastAsia="Arial" w:hAnsi="Arial" w:cs="Arial"/>
                <w:b/>
                <w:color w:val="000000"/>
                <w:sz w:val="36"/>
                <w:szCs w:val="36"/>
              </w:rPr>
              <w:t>Wangiri</w:t>
            </w:r>
            <w:proofErr w:type="spellEnd"/>
            <w:r>
              <w:rPr>
                <w:rFonts w:ascii="Arial" w:eastAsia="Arial" w:hAnsi="Arial" w:cs="Arial"/>
                <w:b/>
                <w:color w:val="000000"/>
                <w:sz w:val="36"/>
                <w:szCs w:val="36"/>
              </w:rPr>
              <w:t xml:space="preserve"> Fraud</w:t>
            </w:r>
          </w:p>
        </w:tc>
      </w:tr>
      <w:tr w:rsidR="00861398" w14:paraId="7442F7F6" w14:textId="77777777" w:rsidTr="007C33BE">
        <w:trPr>
          <w:trHeight w:val="341"/>
        </w:trPr>
        <w:tc>
          <w:tcPr>
            <w:tcW w:w="1428" w:type="dxa"/>
            <w:tcBorders>
              <w:top w:val="nil"/>
              <w:left w:val="nil"/>
              <w:bottom w:val="nil"/>
              <w:right w:val="nil"/>
            </w:tcBorders>
            <w:shd w:val="clear" w:color="auto" w:fill="auto"/>
            <w:tcMar>
              <w:top w:w="80" w:type="dxa"/>
              <w:left w:w="80" w:type="dxa"/>
              <w:bottom w:w="80" w:type="dxa"/>
              <w:right w:w="80" w:type="dxa"/>
            </w:tcMar>
          </w:tcPr>
          <w:p w14:paraId="1D5CE1CE" w14:textId="77777777" w:rsidR="00861398" w:rsidRDefault="00861398">
            <w:pPr>
              <w:pStyle w:val="Normal1"/>
            </w:pPr>
          </w:p>
        </w:tc>
        <w:tc>
          <w:tcPr>
            <w:tcW w:w="8519" w:type="dxa"/>
            <w:gridSpan w:val="3"/>
            <w:tcBorders>
              <w:top w:val="nil"/>
              <w:left w:val="nil"/>
              <w:bottom w:val="nil"/>
              <w:right w:val="nil"/>
            </w:tcBorders>
            <w:shd w:val="clear" w:color="auto" w:fill="auto"/>
            <w:tcMar>
              <w:top w:w="80" w:type="dxa"/>
              <w:left w:w="80" w:type="dxa"/>
              <w:bottom w:w="80" w:type="dxa"/>
              <w:right w:w="80" w:type="dxa"/>
            </w:tcMar>
            <w:vAlign w:val="bottom"/>
          </w:tcPr>
          <w:p w14:paraId="0F4F6784" w14:textId="77777777" w:rsidR="00861398" w:rsidRDefault="00861398">
            <w:pPr>
              <w:pStyle w:val="Normal1"/>
            </w:pPr>
          </w:p>
        </w:tc>
      </w:tr>
    </w:tbl>
    <w:p w14:paraId="482F7D5F" w14:textId="77777777" w:rsidR="00861398" w:rsidRDefault="00861398">
      <w:pPr>
        <w:pStyle w:val="Normal1"/>
        <w:widowControl w:val="0"/>
        <w:pBdr>
          <w:top w:val="nil"/>
          <w:left w:val="nil"/>
          <w:bottom w:val="nil"/>
          <w:right w:val="nil"/>
          <w:between w:val="nil"/>
        </w:pBdr>
        <w:spacing w:before="120"/>
        <w:ind w:left="108" w:hanging="108"/>
        <w:rPr>
          <w:rFonts w:ascii="Arimo" w:eastAsia="Arimo" w:hAnsi="Arimo" w:cs="Arimo"/>
          <w:color w:val="000000"/>
        </w:rPr>
      </w:pPr>
    </w:p>
    <w:p w14:paraId="60E979A8" w14:textId="77777777" w:rsidR="00861398" w:rsidRDefault="00861398">
      <w:pPr>
        <w:pStyle w:val="Normal1"/>
        <w:widowControl w:val="0"/>
        <w:pBdr>
          <w:top w:val="nil"/>
          <w:left w:val="nil"/>
          <w:bottom w:val="nil"/>
          <w:right w:val="nil"/>
          <w:between w:val="nil"/>
        </w:pBdr>
        <w:spacing w:before="120"/>
        <w:rPr>
          <w:color w:val="000000"/>
        </w:rPr>
        <w:sectPr w:rsidR="00861398" w:rsidSect="00480DE5">
          <w:headerReference w:type="first" r:id="rId10"/>
          <w:footerReference w:type="first" r:id="rId11"/>
          <w:pgSz w:w="11900" w:h="16840"/>
          <w:pgMar w:top="1417" w:right="1134" w:bottom="1417" w:left="1134" w:header="720" w:footer="720" w:gutter="0"/>
          <w:cols w:space="720"/>
          <w:docGrid w:linePitch="326"/>
        </w:sectPr>
      </w:pPr>
    </w:p>
    <w:p w14:paraId="77ECFB31" w14:textId="77777777" w:rsidR="00861398" w:rsidRDefault="006224F4">
      <w:pPr>
        <w:pStyle w:val="Normal1"/>
        <w:keepNext/>
        <w:pBdr>
          <w:top w:val="nil"/>
          <w:left w:val="nil"/>
          <w:bottom w:val="nil"/>
          <w:right w:val="nil"/>
          <w:between w:val="nil"/>
        </w:pBdr>
        <w:tabs>
          <w:tab w:val="left" w:pos="794"/>
          <w:tab w:val="left" w:pos="1191"/>
          <w:tab w:val="left" w:pos="1588"/>
          <w:tab w:val="left" w:pos="1985"/>
        </w:tabs>
        <w:spacing w:before="160"/>
        <w:rPr>
          <w:b/>
          <w:color w:val="000000"/>
        </w:rPr>
      </w:pPr>
      <w:r>
        <w:rPr>
          <w:b/>
          <w:color w:val="000000"/>
        </w:rPr>
        <w:lastRenderedPageBreak/>
        <w:t>Summary</w:t>
      </w:r>
    </w:p>
    <w:p w14:paraId="596D8CD9" w14:textId="77777777" w:rsidR="00861398" w:rsidRDefault="006224F4">
      <w:pPr>
        <w:pStyle w:val="Normal1"/>
        <w:pBdr>
          <w:top w:val="nil"/>
          <w:left w:val="nil"/>
          <w:bottom w:val="nil"/>
          <w:right w:val="nil"/>
          <w:between w:val="nil"/>
        </w:pBdr>
        <w:spacing w:before="120"/>
        <w:rPr>
          <w:color w:val="000000"/>
        </w:rPr>
      </w:pPr>
      <w:r>
        <w:rPr>
          <w:color w:val="000000"/>
        </w:rPr>
        <w:t xml:space="preserve">This technical report aims to define </w:t>
      </w:r>
      <w:proofErr w:type="spellStart"/>
      <w:r>
        <w:rPr>
          <w:color w:val="000000"/>
        </w:rPr>
        <w:t>Wangiri</w:t>
      </w:r>
      <w:proofErr w:type="spellEnd"/>
      <w:r>
        <w:rPr>
          <w:color w:val="000000"/>
        </w:rPr>
        <w:t xml:space="preserve"> fraud in telecommunications and to provide the most effective methodologies to mitigate this type of fraud </w:t>
      </w:r>
    </w:p>
    <w:p w14:paraId="5AC13905" w14:textId="77777777" w:rsidR="00861398" w:rsidRDefault="00861398">
      <w:pPr>
        <w:pStyle w:val="Normal1"/>
        <w:pBdr>
          <w:top w:val="nil"/>
          <w:left w:val="nil"/>
          <w:bottom w:val="nil"/>
          <w:right w:val="nil"/>
          <w:between w:val="nil"/>
        </w:pBdr>
        <w:spacing w:before="120"/>
        <w:rPr>
          <w:color w:val="000000"/>
        </w:rPr>
      </w:pPr>
    </w:p>
    <w:p w14:paraId="41B56D00" w14:textId="77777777" w:rsidR="00861398" w:rsidRDefault="006224F4">
      <w:pPr>
        <w:pStyle w:val="Normal1"/>
        <w:keepNext/>
        <w:pBdr>
          <w:top w:val="nil"/>
          <w:left w:val="nil"/>
          <w:bottom w:val="nil"/>
          <w:right w:val="nil"/>
          <w:between w:val="nil"/>
        </w:pBdr>
        <w:tabs>
          <w:tab w:val="left" w:pos="794"/>
          <w:tab w:val="left" w:pos="1191"/>
          <w:tab w:val="left" w:pos="1588"/>
          <w:tab w:val="left" w:pos="1985"/>
        </w:tabs>
        <w:spacing w:before="160"/>
        <w:rPr>
          <w:b/>
          <w:color w:val="000000"/>
          <w:highlight w:val="yellow"/>
        </w:rPr>
      </w:pPr>
      <w:r>
        <w:rPr>
          <w:b/>
          <w:color w:val="000000"/>
          <w:highlight w:val="yellow"/>
        </w:rPr>
        <w:t>Keywords</w:t>
      </w:r>
    </w:p>
    <w:p w14:paraId="68238053" w14:textId="77777777" w:rsidR="00861398" w:rsidRDefault="006224F4">
      <w:pPr>
        <w:pStyle w:val="Normal1"/>
        <w:pBdr>
          <w:top w:val="nil"/>
          <w:left w:val="nil"/>
          <w:bottom w:val="nil"/>
          <w:right w:val="nil"/>
          <w:between w:val="nil"/>
        </w:pBdr>
        <w:spacing w:before="120"/>
        <w:rPr>
          <w:color w:val="000000"/>
        </w:rPr>
      </w:pPr>
      <w:r>
        <w:rPr>
          <w:color w:val="000000"/>
        </w:rPr>
        <w:t>[</w:t>
      </w:r>
      <w:proofErr w:type="spellStart"/>
      <w:r>
        <w:rPr>
          <w:color w:val="000000"/>
        </w:rPr>
        <w:t>Wangiri</w:t>
      </w:r>
      <w:proofErr w:type="spellEnd"/>
      <w:r>
        <w:rPr>
          <w:color w:val="000000"/>
        </w:rPr>
        <w:t>; Premium rated numbers; Fraud]</w:t>
      </w:r>
    </w:p>
    <w:p w14:paraId="34FEDC80" w14:textId="77777777" w:rsidR="00861398" w:rsidRDefault="00861398">
      <w:pPr>
        <w:pStyle w:val="Normal1"/>
        <w:pBdr>
          <w:top w:val="nil"/>
          <w:left w:val="nil"/>
          <w:bottom w:val="nil"/>
          <w:right w:val="nil"/>
          <w:between w:val="nil"/>
        </w:pBdr>
        <w:spacing w:before="120"/>
        <w:rPr>
          <w:color w:val="000000"/>
        </w:rPr>
      </w:pPr>
    </w:p>
    <w:p w14:paraId="305DE701" w14:textId="77777777" w:rsidR="00861398" w:rsidRDefault="006224F4">
      <w:pPr>
        <w:pStyle w:val="Normal1"/>
        <w:keepNext/>
        <w:pBdr>
          <w:top w:val="nil"/>
          <w:left w:val="nil"/>
          <w:bottom w:val="nil"/>
          <w:right w:val="nil"/>
          <w:between w:val="nil"/>
        </w:pBdr>
        <w:tabs>
          <w:tab w:val="left" w:pos="794"/>
          <w:tab w:val="left" w:pos="1191"/>
          <w:tab w:val="left" w:pos="1588"/>
          <w:tab w:val="left" w:pos="1985"/>
        </w:tabs>
        <w:spacing w:before="160"/>
        <w:rPr>
          <w:b/>
          <w:color w:val="000000"/>
        </w:rPr>
      </w:pPr>
      <w:r>
        <w:rPr>
          <w:b/>
          <w:color w:val="000000"/>
        </w:rPr>
        <w:t>Change Log</w:t>
      </w:r>
    </w:p>
    <w:p w14:paraId="1D73D64D" w14:textId="77777777" w:rsidR="00861398" w:rsidRDefault="006224F4">
      <w:pPr>
        <w:pStyle w:val="Normal1"/>
        <w:pBdr>
          <w:top w:val="nil"/>
          <w:left w:val="nil"/>
          <w:bottom w:val="nil"/>
          <w:right w:val="nil"/>
          <w:between w:val="nil"/>
        </w:pBdr>
        <w:spacing w:before="120"/>
        <w:rPr>
          <w:color w:val="000000"/>
        </w:rPr>
      </w:pPr>
      <w:r>
        <w:rPr>
          <w:color w:val="000000"/>
        </w:rPr>
        <w:t xml:space="preserve">This document contains Version 1 of the ITU-T Technical Report on </w:t>
      </w:r>
      <w:r>
        <w:rPr>
          <w:rFonts w:ascii="Arimo" w:eastAsia="Arimo" w:hAnsi="Arimo" w:cs="Arimo"/>
          <w:color w:val="000000"/>
        </w:rPr>
        <w:t>“</w:t>
      </w:r>
      <w:r>
        <w:rPr>
          <w:i/>
          <w:color w:val="000000"/>
        </w:rPr>
        <w:t xml:space="preserve">Methodologies to mitigate </w:t>
      </w:r>
      <w:proofErr w:type="spellStart"/>
      <w:r>
        <w:rPr>
          <w:i/>
          <w:color w:val="000000"/>
        </w:rPr>
        <w:t>Wangiri</w:t>
      </w:r>
      <w:proofErr w:type="spellEnd"/>
      <w:r>
        <w:rPr>
          <w:i/>
          <w:color w:val="000000"/>
        </w:rPr>
        <w:t xml:space="preserve"> Fraud</w:t>
      </w:r>
      <w:r>
        <w:rPr>
          <w:color w:val="000000"/>
        </w:rPr>
        <w:t xml:space="preserve">” approved at the ITU-T Study Group 02 meeting held virtually, 31 May -11 June 2021 </w:t>
      </w:r>
    </w:p>
    <w:p w14:paraId="7FF0FFA4" w14:textId="77777777" w:rsidR="00861398" w:rsidRDefault="00861398">
      <w:pPr>
        <w:pStyle w:val="Normal1"/>
        <w:pBdr>
          <w:top w:val="nil"/>
          <w:left w:val="nil"/>
          <w:bottom w:val="nil"/>
          <w:right w:val="nil"/>
          <w:between w:val="nil"/>
        </w:pBdr>
        <w:spacing w:before="120"/>
        <w:rPr>
          <w:color w:val="000000"/>
        </w:rPr>
      </w:pPr>
    </w:p>
    <w:tbl>
      <w:tblPr>
        <w:tblStyle w:val="a2"/>
        <w:tblW w:w="992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617"/>
        <w:gridCol w:w="4394"/>
        <w:gridCol w:w="3912"/>
      </w:tblGrid>
      <w:tr w:rsidR="00861398" w14:paraId="48D8CD08" w14:textId="77777777">
        <w:trPr>
          <w:trHeight w:val="910"/>
          <w:jc w:val="center"/>
        </w:trPr>
        <w:tc>
          <w:tcPr>
            <w:tcW w:w="1617" w:type="dxa"/>
            <w:tcBorders>
              <w:top w:val="nil"/>
              <w:left w:val="nil"/>
              <w:bottom w:val="nil"/>
              <w:right w:val="nil"/>
            </w:tcBorders>
            <w:shd w:val="clear" w:color="auto" w:fill="auto"/>
            <w:tcMar>
              <w:top w:w="80" w:type="dxa"/>
              <w:left w:w="80" w:type="dxa"/>
              <w:bottom w:w="80" w:type="dxa"/>
              <w:right w:w="80" w:type="dxa"/>
            </w:tcMar>
          </w:tcPr>
          <w:p w14:paraId="5B8C3535" w14:textId="77777777" w:rsidR="00861398" w:rsidRDefault="006224F4">
            <w:pPr>
              <w:pStyle w:val="Normal1"/>
              <w:pBdr>
                <w:top w:val="nil"/>
                <w:left w:val="nil"/>
                <w:bottom w:val="nil"/>
                <w:right w:val="nil"/>
                <w:between w:val="nil"/>
              </w:pBdr>
              <w:spacing w:before="120"/>
              <w:rPr>
                <w:color w:val="000000"/>
              </w:rPr>
            </w:pPr>
            <w:r>
              <w:rPr>
                <w:b/>
                <w:color w:val="000000"/>
              </w:rPr>
              <w:t>Editor:</w:t>
            </w:r>
          </w:p>
        </w:tc>
        <w:tc>
          <w:tcPr>
            <w:tcW w:w="4394" w:type="dxa"/>
            <w:tcBorders>
              <w:top w:val="nil"/>
              <w:left w:val="nil"/>
              <w:bottom w:val="nil"/>
              <w:right w:val="nil"/>
            </w:tcBorders>
            <w:shd w:val="clear" w:color="auto" w:fill="auto"/>
            <w:tcMar>
              <w:top w:w="80" w:type="dxa"/>
              <w:left w:w="80" w:type="dxa"/>
              <w:bottom w:w="80" w:type="dxa"/>
              <w:right w:w="80" w:type="dxa"/>
            </w:tcMar>
          </w:tcPr>
          <w:p w14:paraId="2CE20B32" w14:textId="77777777" w:rsidR="00861398" w:rsidRDefault="006224F4">
            <w:pPr>
              <w:pStyle w:val="Normal1"/>
              <w:pBdr>
                <w:top w:val="nil"/>
                <w:left w:val="nil"/>
                <w:bottom w:val="nil"/>
                <w:right w:val="nil"/>
                <w:between w:val="nil"/>
              </w:pBdr>
              <w:spacing w:before="120"/>
              <w:rPr>
                <w:color w:val="000000"/>
              </w:rPr>
            </w:pPr>
            <w:r>
              <w:rPr>
                <w:color w:val="000000"/>
                <w:highlight w:val="yellow"/>
              </w:rPr>
              <w:t>Name</w:t>
            </w:r>
            <w:r>
              <w:rPr>
                <w:color w:val="000000"/>
                <w:highlight w:val="yellow"/>
              </w:rPr>
              <w:br/>
              <w:t>Company</w:t>
            </w:r>
            <w:r>
              <w:rPr>
                <w:color w:val="000000"/>
                <w:highlight w:val="yellow"/>
              </w:rPr>
              <w:br/>
              <w:t>Country</w:t>
            </w:r>
          </w:p>
        </w:tc>
        <w:tc>
          <w:tcPr>
            <w:tcW w:w="3912" w:type="dxa"/>
            <w:tcBorders>
              <w:top w:val="nil"/>
              <w:left w:val="nil"/>
              <w:bottom w:val="nil"/>
              <w:right w:val="nil"/>
            </w:tcBorders>
            <w:shd w:val="clear" w:color="auto" w:fill="auto"/>
            <w:tcMar>
              <w:top w:w="80" w:type="dxa"/>
              <w:left w:w="80" w:type="dxa"/>
              <w:bottom w:w="80" w:type="dxa"/>
              <w:right w:w="80" w:type="dxa"/>
            </w:tcMar>
          </w:tcPr>
          <w:p w14:paraId="76D447F1" w14:textId="77777777" w:rsidR="00861398" w:rsidRDefault="006224F4">
            <w:pPr>
              <w:pStyle w:val="Normal1"/>
              <w:pBdr>
                <w:top w:val="nil"/>
                <w:left w:val="nil"/>
                <w:bottom w:val="nil"/>
                <w:right w:val="nil"/>
                <w:between w:val="nil"/>
              </w:pBdr>
              <w:spacing w:before="120"/>
              <w:rPr>
                <w:color w:val="000000"/>
              </w:rPr>
            </w:pPr>
            <w:r>
              <w:rPr>
                <w:color w:val="000000"/>
              </w:rPr>
              <w:t xml:space="preserve">Tel: </w:t>
            </w:r>
            <w:r>
              <w:rPr>
                <w:color w:val="000000"/>
              </w:rPr>
              <w:br/>
              <w:t xml:space="preserve">Fax: </w:t>
            </w:r>
            <w:r>
              <w:rPr>
                <w:color w:val="000000"/>
              </w:rPr>
              <w:br/>
              <w:t xml:space="preserve">Email: </w:t>
            </w:r>
          </w:p>
        </w:tc>
      </w:tr>
    </w:tbl>
    <w:p w14:paraId="403E75B6" w14:textId="77777777" w:rsidR="00861398" w:rsidRDefault="00861398">
      <w:pPr>
        <w:pStyle w:val="Normal1"/>
        <w:widowControl w:val="0"/>
        <w:pBdr>
          <w:top w:val="nil"/>
          <w:left w:val="nil"/>
          <w:bottom w:val="nil"/>
          <w:right w:val="nil"/>
          <w:between w:val="nil"/>
        </w:pBdr>
        <w:spacing w:before="120"/>
        <w:ind w:left="108" w:hanging="108"/>
        <w:jc w:val="center"/>
        <w:rPr>
          <w:color w:val="000000"/>
        </w:rPr>
      </w:pPr>
    </w:p>
    <w:p w14:paraId="37369DBC" w14:textId="77777777" w:rsidR="00861398" w:rsidRDefault="00861398">
      <w:pPr>
        <w:pStyle w:val="Normal1"/>
        <w:widowControl w:val="0"/>
        <w:pBdr>
          <w:top w:val="nil"/>
          <w:left w:val="nil"/>
          <w:bottom w:val="nil"/>
          <w:right w:val="nil"/>
          <w:between w:val="nil"/>
        </w:pBdr>
        <w:spacing w:before="120"/>
        <w:jc w:val="center"/>
        <w:rPr>
          <w:color w:val="000000"/>
        </w:rPr>
      </w:pPr>
    </w:p>
    <w:p w14:paraId="454E0E3D" w14:textId="77777777" w:rsidR="00861398" w:rsidRDefault="00861398">
      <w:pPr>
        <w:pStyle w:val="Normal1"/>
        <w:pBdr>
          <w:top w:val="nil"/>
          <w:left w:val="nil"/>
          <w:bottom w:val="nil"/>
          <w:right w:val="nil"/>
          <w:between w:val="nil"/>
        </w:pBdr>
        <w:spacing w:before="120"/>
        <w:rPr>
          <w:color w:val="000000"/>
        </w:rPr>
      </w:pPr>
    </w:p>
    <w:p w14:paraId="5E8504F0" w14:textId="77777777" w:rsidR="00861398" w:rsidRDefault="006224F4">
      <w:pPr>
        <w:pStyle w:val="Normal1"/>
        <w:pBdr>
          <w:top w:val="nil"/>
          <w:left w:val="nil"/>
          <w:bottom w:val="nil"/>
          <w:right w:val="nil"/>
          <w:between w:val="nil"/>
        </w:pBdr>
        <w:spacing w:before="120"/>
        <w:jc w:val="center"/>
        <w:rPr>
          <w:color w:val="000000"/>
        </w:rPr>
      </w:pPr>
      <w:r>
        <w:br w:type="page"/>
      </w:r>
    </w:p>
    <w:p w14:paraId="301B4FAB" w14:textId="77777777" w:rsidR="00861398" w:rsidRDefault="006224F4">
      <w:pPr>
        <w:pStyle w:val="Normal1"/>
        <w:keepNext/>
        <w:pBdr>
          <w:top w:val="nil"/>
          <w:left w:val="nil"/>
          <w:bottom w:val="nil"/>
          <w:right w:val="nil"/>
          <w:between w:val="nil"/>
        </w:pBdr>
        <w:spacing w:before="120"/>
        <w:jc w:val="center"/>
        <w:rPr>
          <w:b/>
          <w:color w:val="000000"/>
        </w:rPr>
      </w:pPr>
      <w:r>
        <w:rPr>
          <w:b/>
          <w:color w:val="000000"/>
        </w:rPr>
        <w:lastRenderedPageBreak/>
        <w:t>CONTENTS</w:t>
      </w:r>
    </w:p>
    <w:tbl>
      <w:tblPr>
        <w:tblStyle w:val="a3"/>
        <w:tblW w:w="988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9889"/>
      </w:tblGrid>
      <w:tr w:rsidR="00861398" w14:paraId="0B7BA6D9" w14:textId="77777777">
        <w:trPr>
          <w:trHeight w:val="610"/>
          <w:tblHeader/>
          <w:jc w:val="center"/>
        </w:trPr>
        <w:tc>
          <w:tcPr>
            <w:tcW w:w="9889" w:type="dxa"/>
            <w:tcBorders>
              <w:top w:val="nil"/>
              <w:left w:val="nil"/>
              <w:bottom w:val="nil"/>
              <w:right w:val="nil"/>
            </w:tcBorders>
            <w:shd w:val="clear" w:color="auto" w:fill="auto"/>
            <w:tcMar>
              <w:top w:w="80" w:type="dxa"/>
              <w:left w:w="80" w:type="dxa"/>
              <w:bottom w:w="80" w:type="dxa"/>
              <w:right w:w="80" w:type="dxa"/>
            </w:tcMar>
          </w:tcPr>
          <w:p w14:paraId="22CC1CDA" w14:textId="77777777" w:rsidR="00861398" w:rsidRDefault="006224F4">
            <w:pPr>
              <w:pStyle w:val="Normal1"/>
              <w:pBdr>
                <w:top w:val="nil"/>
                <w:left w:val="nil"/>
                <w:bottom w:val="nil"/>
                <w:right w:val="nil"/>
                <w:between w:val="nil"/>
              </w:pBdr>
              <w:tabs>
                <w:tab w:val="right" w:pos="9639"/>
                <w:tab w:val="right" w:pos="9612"/>
              </w:tabs>
              <w:spacing w:before="120"/>
              <w:jc w:val="right"/>
              <w:rPr>
                <w:b/>
                <w:color w:val="000000"/>
              </w:rPr>
            </w:pPr>
            <w:r>
              <w:rPr>
                <w:b/>
                <w:color w:val="000000"/>
              </w:rPr>
              <w:tab/>
              <w:t>Page</w:t>
            </w:r>
          </w:p>
        </w:tc>
      </w:tr>
      <w:tr w:rsidR="00861398" w14:paraId="37C779E5" w14:textId="77777777" w:rsidTr="007C33BE">
        <w:trPr>
          <w:trHeight w:val="4126"/>
          <w:jc w:val="center"/>
        </w:trPr>
        <w:tc>
          <w:tcPr>
            <w:tcW w:w="9889" w:type="dxa"/>
            <w:tcBorders>
              <w:top w:val="nil"/>
              <w:left w:val="nil"/>
              <w:bottom w:val="nil"/>
              <w:right w:val="nil"/>
            </w:tcBorders>
            <w:shd w:val="clear" w:color="auto" w:fill="auto"/>
            <w:tcMar>
              <w:top w:w="80" w:type="dxa"/>
              <w:left w:w="760" w:type="dxa"/>
              <w:bottom w:w="80" w:type="dxa"/>
              <w:right w:w="931" w:type="dxa"/>
            </w:tcMar>
          </w:tcPr>
          <w:p w14:paraId="21BC8988" w14:textId="77777777" w:rsidR="00861398" w:rsidRDefault="003F5A7D">
            <w:pPr>
              <w:pStyle w:val="Normal1"/>
              <w:pBdr>
                <w:top w:val="nil"/>
                <w:left w:val="nil"/>
                <w:bottom w:val="nil"/>
                <w:right w:val="nil"/>
                <w:between w:val="nil"/>
              </w:pBdr>
              <w:tabs>
                <w:tab w:val="left" w:pos="480"/>
                <w:tab w:val="left" w:pos="9132"/>
                <w:tab w:val="right" w:pos="9612"/>
              </w:tabs>
              <w:spacing w:after="100"/>
              <w:ind w:right="851"/>
              <w:rPr>
                <w:rFonts w:ascii="Calibri" w:eastAsia="Calibri" w:hAnsi="Calibri" w:cs="Calibri"/>
                <w:b/>
                <w:smallCaps/>
                <w:color w:val="000000"/>
              </w:rPr>
            </w:pPr>
            <w:hyperlink w:anchor="30j0zll">
              <w:r w:rsidR="006224F4">
                <w:rPr>
                  <w:color w:val="0000FF"/>
                  <w:u w:val="single"/>
                </w:rPr>
                <w:t>1</w:t>
              </w:r>
            </w:hyperlink>
            <w:hyperlink w:anchor="30j0zll">
              <w:r w:rsidR="006224F4">
                <w:rPr>
                  <w:rFonts w:ascii="Calibri" w:eastAsia="Calibri" w:hAnsi="Calibri" w:cs="Calibri"/>
                  <w:color w:val="000000"/>
                </w:rPr>
                <w:tab/>
              </w:r>
            </w:hyperlink>
            <w:hyperlink w:anchor="30j0zll">
              <w:r w:rsidR="006224F4">
                <w:rPr>
                  <w:color w:val="000000"/>
                </w:rPr>
                <w:t>Scope</w:t>
              </w:r>
              <w:r w:rsidR="006224F4">
                <w:rPr>
                  <w:color w:val="000000"/>
                </w:rPr>
                <w:tab/>
              </w:r>
            </w:hyperlink>
            <w:r w:rsidR="006224F4">
              <w:rPr>
                <w:color w:val="000000"/>
              </w:rPr>
              <w:t>1</w:t>
            </w:r>
          </w:p>
          <w:p w14:paraId="58F4F0CF" w14:textId="77777777" w:rsidR="00861398" w:rsidRDefault="003F5A7D">
            <w:pPr>
              <w:pStyle w:val="Normal1"/>
              <w:pBdr>
                <w:top w:val="nil"/>
                <w:left w:val="nil"/>
                <w:bottom w:val="nil"/>
                <w:right w:val="nil"/>
                <w:between w:val="nil"/>
              </w:pBdr>
              <w:tabs>
                <w:tab w:val="left" w:pos="480"/>
                <w:tab w:val="left" w:pos="9132"/>
                <w:tab w:val="right" w:pos="9612"/>
              </w:tabs>
              <w:spacing w:after="100"/>
              <w:ind w:right="851"/>
              <w:rPr>
                <w:rFonts w:ascii="Calibri" w:eastAsia="Calibri" w:hAnsi="Calibri" w:cs="Calibri"/>
                <w:b/>
                <w:smallCaps/>
                <w:color w:val="000000"/>
              </w:rPr>
            </w:pPr>
            <w:hyperlink w:anchor="1fob9te">
              <w:r w:rsidR="006224F4">
                <w:rPr>
                  <w:color w:val="0000FF"/>
                  <w:u w:val="single"/>
                </w:rPr>
                <w:t>2</w:t>
              </w:r>
            </w:hyperlink>
            <w:hyperlink w:anchor="1fob9te">
              <w:r w:rsidR="006224F4">
                <w:rPr>
                  <w:rFonts w:ascii="Calibri" w:eastAsia="Calibri" w:hAnsi="Calibri" w:cs="Calibri"/>
                  <w:color w:val="000000"/>
                </w:rPr>
                <w:tab/>
              </w:r>
            </w:hyperlink>
            <w:hyperlink w:anchor="1fob9te">
              <w:r w:rsidR="006224F4">
                <w:rPr>
                  <w:color w:val="000000"/>
                </w:rPr>
                <w:t>References</w:t>
              </w:r>
              <w:r w:rsidR="006224F4">
                <w:rPr>
                  <w:color w:val="000000"/>
                </w:rPr>
                <w:tab/>
              </w:r>
            </w:hyperlink>
            <w:r w:rsidR="006224F4">
              <w:rPr>
                <w:color w:val="000000"/>
              </w:rPr>
              <w:t>1</w:t>
            </w:r>
          </w:p>
          <w:p w14:paraId="47C71D33" w14:textId="77777777" w:rsidR="00861398" w:rsidRDefault="003F5A7D">
            <w:pPr>
              <w:pStyle w:val="Normal1"/>
              <w:pBdr>
                <w:top w:val="nil"/>
                <w:left w:val="nil"/>
                <w:bottom w:val="nil"/>
                <w:right w:val="nil"/>
                <w:between w:val="nil"/>
              </w:pBdr>
              <w:tabs>
                <w:tab w:val="left" w:pos="480"/>
                <w:tab w:val="left" w:pos="9132"/>
                <w:tab w:val="right" w:pos="9612"/>
              </w:tabs>
              <w:spacing w:after="100"/>
              <w:ind w:right="851"/>
              <w:rPr>
                <w:rFonts w:ascii="Calibri" w:eastAsia="Calibri" w:hAnsi="Calibri" w:cs="Calibri"/>
                <w:b/>
                <w:smallCaps/>
                <w:color w:val="000000"/>
              </w:rPr>
            </w:pPr>
            <w:hyperlink w:anchor="3znysh7">
              <w:r w:rsidR="006224F4">
                <w:rPr>
                  <w:color w:val="0000FF"/>
                  <w:u w:val="single"/>
                </w:rPr>
                <w:t>3</w:t>
              </w:r>
            </w:hyperlink>
            <w:hyperlink w:anchor="3znysh7">
              <w:r w:rsidR="006224F4">
                <w:rPr>
                  <w:rFonts w:ascii="Calibri" w:eastAsia="Calibri" w:hAnsi="Calibri" w:cs="Calibri"/>
                  <w:color w:val="000000"/>
                </w:rPr>
                <w:tab/>
              </w:r>
            </w:hyperlink>
            <w:hyperlink w:anchor="3znysh7">
              <w:r w:rsidR="006224F4">
                <w:rPr>
                  <w:color w:val="000000"/>
                </w:rPr>
                <w:t>Terms and definitions</w:t>
              </w:r>
              <w:r w:rsidR="006224F4">
                <w:rPr>
                  <w:color w:val="000000"/>
                </w:rPr>
                <w:tab/>
              </w:r>
            </w:hyperlink>
            <w:r w:rsidR="006224F4">
              <w:rPr>
                <w:color w:val="000000"/>
              </w:rPr>
              <w:t>1</w:t>
            </w:r>
          </w:p>
          <w:p w14:paraId="3CB80BDD" w14:textId="77777777" w:rsidR="00861398" w:rsidRDefault="003F5A7D">
            <w:pPr>
              <w:pStyle w:val="Normal1"/>
              <w:pBdr>
                <w:top w:val="nil"/>
                <w:left w:val="nil"/>
                <w:bottom w:val="nil"/>
                <w:right w:val="nil"/>
                <w:between w:val="nil"/>
              </w:pBdr>
              <w:tabs>
                <w:tab w:val="left" w:pos="720"/>
                <w:tab w:val="left" w:pos="9132"/>
                <w:tab w:val="right" w:pos="9612"/>
              </w:tabs>
              <w:spacing w:after="100"/>
              <w:ind w:left="240" w:right="851"/>
              <w:rPr>
                <w:rFonts w:ascii="Calibri" w:eastAsia="Calibri" w:hAnsi="Calibri" w:cs="Calibri"/>
                <w:smallCaps/>
                <w:color w:val="000000"/>
              </w:rPr>
            </w:pPr>
            <w:hyperlink w:anchor="2et92p0">
              <w:r w:rsidR="006224F4">
                <w:rPr>
                  <w:color w:val="0000FF"/>
                  <w:u w:val="single"/>
                </w:rPr>
                <w:t>3.1</w:t>
              </w:r>
            </w:hyperlink>
            <w:hyperlink w:anchor="2et92p0">
              <w:r w:rsidR="006224F4">
                <w:rPr>
                  <w:rFonts w:ascii="Calibri" w:eastAsia="Calibri" w:hAnsi="Calibri" w:cs="Calibri"/>
                  <w:color w:val="000000"/>
                </w:rPr>
                <w:tab/>
              </w:r>
            </w:hyperlink>
            <w:hyperlink w:anchor="2et92p0">
              <w:r w:rsidR="006224F4">
                <w:rPr>
                  <w:color w:val="000000"/>
                </w:rPr>
                <w:t>Terms defined elsewhere</w:t>
              </w:r>
              <w:r w:rsidR="006224F4">
                <w:rPr>
                  <w:color w:val="000000"/>
                </w:rPr>
                <w:tab/>
              </w:r>
            </w:hyperlink>
            <w:r w:rsidR="006224F4">
              <w:rPr>
                <w:color w:val="000000"/>
              </w:rPr>
              <w:t>1</w:t>
            </w:r>
          </w:p>
          <w:p w14:paraId="7BABEB0F" w14:textId="77777777" w:rsidR="00861398" w:rsidRDefault="003F5A7D">
            <w:pPr>
              <w:pStyle w:val="Normal1"/>
              <w:pBdr>
                <w:top w:val="nil"/>
                <w:left w:val="nil"/>
                <w:bottom w:val="nil"/>
                <w:right w:val="nil"/>
                <w:between w:val="nil"/>
              </w:pBdr>
              <w:tabs>
                <w:tab w:val="left" w:pos="720"/>
                <w:tab w:val="left" w:pos="9132"/>
                <w:tab w:val="right" w:pos="9612"/>
              </w:tabs>
              <w:spacing w:after="100"/>
              <w:ind w:left="240" w:right="851"/>
              <w:rPr>
                <w:rFonts w:ascii="Calibri" w:eastAsia="Calibri" w:hAnsi="Calibri" w:cs="Calibri"/>
                <w:smallCaps/>
                <w:color w:val="000000"/>
              </w:rPr>
            </w:pPr>
            <w:hyperlink w:anchor="tyjcwt">
              <w:r w:rsidR="006224F4">
                <w:rPr>
                  <w:color w:val="0000FF"/>
                  <w:u w:val="single"/>
                </w:rPr>
                <w:t>3.2</w:t>
              </w:r>
            </w:hyperlink>
            <w:hyperlink w:anchor="tyjcwt">
              <w:r w:rsidR="006224F4">
                <w:rPr>
                  <w:rFonts w:ascii="Calibri" w:eastAsia="Calibri" w:hAnsi="Calibri" w:cs="Calibri"/>
                  <w:color w:val="000000"/>
                </w:rPr>
                <w:tab/>
              </w:r>
            </w:hyperlink>
            <w:hyperlink w:anchor="tyjcwt">
              <w:r w:rsidR="006224F4">
                <w:rPr>
                  <w:color w:val="000000"/>
                </w:rPr>
                <w:t>Terms defined here</w:t>
              </w:r>
              <w:r w:rsidR="006224F4">
                <w:rPr>
                  <w:color w:val="000000"/>
                </w:rPr>
                <w:tab/>
              </w:r>
            </w:hyperlink>
            <w:r w:rsidR="006224F4">
              <w:rPr>
                <w:color w:val="000000"/>
              </w:rPr>
              <w:t>1</w:t>
            </w:r>
          </w:p>
          <w:p w14:paraId="0D658D1F" w14:textId="77777777" w:rsidR="00861398" w:rsidRDefault="003F5A7D">
            <w:pPr>
              <w:pStyle w:val="Normal1"/>
              <w:pBdr>
                <w:top w:val="nil"/>
                <w:left w:val="nil"/>
                <w:bottom w:val="nil"/>
                <w:right w:val="nil"/>
                <w:between w:val="nil"/>
              </w:pBdr>
              <w:tabs>
                <w:tab w:val="left" w:pos="480"/>
                <w:tab w:val="left" w:pos="9132"/>
                <w:tab w:val="right" w:pos="9612"/>
              </w:tabs>
              <w:spacing w:after="100"/>
              <w:ind w:right="851"/>
              <w:rPr>
                <w:rFonts w:ascii="Calibri" w:eastAsia="Calibri" w:hAnsi="Calibri" w:cs="Calibri"/>
                <w:b/>
                <w:smallCaps/>
                <w:color w:val="000000"/>
              </w:rPr>
            </w:pPr>
            <w:hyperlink w:anchor="3dy6vkm">
              <w:r w:rsidR="006224F4">
                <w:rPr>
                  <w:color w:val="0000FF"/>
                  <w:u w:val="single"/>
                </w:rPr>
                <w:t>4</w:t>
              </w:r>
            </w:hyperlink>
            <w:hyperlink w:anchor="3dy6vkm">
              <w:r w:rsidR="006224F4">
                <w:rPr>
                  <w:rFonts w:ascii="Calibri" w:eastAsia="Calibri" w:hAnsi="Calibri" w:cs="Calibri"/>
                  <w:color w:val="000000"/>
                </w:rPr>
                <w:tab/>
              </w:r>
            </w:hyperlink>
            <w:hyperlink w:anchor="3dy6vkm">
              <w:r w:rsidR="006224F4">
                <w:rPr>
                  <w:color w:val="000000"/>
                </w:rPr>
                <w:t>Abbreviations</w:t>
              </w:r>
              <w:r w:rsidR="006224F4">
                <w:rPr>
                  <w:color w:val="000000"/>
                </w:rPr>
                <w:tab/>
              </w:r>
            </w:hyperlink>
            <w:r w:rsidR="006224F4">
              <w:rPr>
                <w:color w:val="000000"/>
              </w:rPr>
              <w:t>1</w:t>
            </w:r>
          </w:p>
          <w:p w14:paraId="0BE39CAE" w14:textId="77777777" w:rsidR="00861398" w:rsidRDefault="003F5A7D">
            <w:pPr>
              <w:pStyle w:val="Normal1"/>
              <w:pBdr>
                <w:top w:val="nil"/>
                <w:left w:val="nil"/>
                <w:bottom w:val="nil"/>
                <w:right w:val="nil"/>
                <w:between w:val="nil"/>
              </w:pBdr>
              <w:tabs>
                <w:tab w:val="left" w:pos="480"/>
                <w:tab w:val="left" w:pos="9132"/>
                <w:tab w:val="right" w:pos="9612"/>
              </w:tabs>
              <w:spacing w:after="100"/>
              <w:ind w:right="851"/>
              <w:rPr>
                <w:rFonts w:ascii="Calibri" w:eastAsia="Calibri" w:hAnsi="Calibri" w:cs="Calibri"/>
                <w:b/>
                <w:smallCaps/>
                <w:color w:val="000000"/>
              </w:rPr>
            </w:pPr>
            <w:hyperlink w:anchor="1t3h5sf">
              <w:r w:rsidR="006224F4">
                <w:rPr>
                  <w:color w:val="0000FF"/>
                  <w:u w:val="single"/>
                </w:rPr>
                <w:t>5</w:t>
              </w:r>
            </w:hyperlink>
            <w:hyperlink w:anchor="1t3h5sf">
              <w:r w:rsidR="006224F4">
                <w:rPr>
                  <w:rFonts w:ascii="Calibri" w:eastAsia="Calibri" w:hAnsi="Calibri" w:cs="Calibri"/>
                  <w:color w:val="000000"/>
                </w:rPr>
                <w:tab/>
              </w:r>
            </w:hyperlink>
            <w:hyperlink w:anchor="1t3h5sf">
              <w:r w:rsidR="006224F4">
                <w:rPr>
                  <w:color w:val="000000"/>
                </w:rPr>
                <w:t>Specific contents: could be introduction or something more substantive</w:t>
              </w:r>
              <w:r w:rsidR="006224F4">
                <w:rPr>
                  <w:color w:val="000000"/>
                </w:rPr>
                <w:tab/>
              </w:r>
            </w:hyperlink>
            <w:r w:rsidR="006224F4">
              <w:rPr>
                <w:color w:val="000000"/>
              </w:rPr>
              <w:t>1</w:t>
            </w:r>
          </w:p>
          <w:p w14:paraId="35FE7E74" w14:textId="77777777" w:rsidR="00861398" w:rsidRDefault="003F5A7D">
            <w:pPr>
              <w:pStyle w:val="Normal1"/>
              <w:pBdr>
                <w:top w:val="nil"/>
                <w:left w:val="nil"/>
                <w:bottom w:val="nil"/>
                <w:right w:val="nil"/>
                <w:between w:val="nil"/>
              </w:pBdr>
              <w:tabs>
                <w:tab w:val="left" w:pos="9132"/>
                <w:tab w:val="right" w:pos="9612"/>
              </w:tabs>
              <w:spacing w:after="100"/>
              <w:ind w:right="851"/>
              <w:rPr>
                <w:rFonts w:ascii="Calibri" w:eastAsia="Calibri" w:hAnsi="Calibri" w:cs="Calibri"/>
                <w:b/>
                <w:smallCaps/>
                <w:color w:val="000000"/>
              </w:rPr>
            </w:pPr>
            <w:hyperlink w:anchor="4d34og8">
              <w:r w:rsidR="006224F4">
                <w:rPr>
                  <w:color w:val="0000FF"/>
                  <w:u w:val="single"/>
                </w:rPr>
                <w:t xml:space="preserve">Annex </w:t>
              </w:r>
              <w:proofErr w:type="spellStart"/>
              <w:r w:rsidR="006224F4">
                <w:rPr>
                  <w:color w:val="0000FF"/>
                  <w:u w:val="single"/>
                </w:rPr>
                <w:t>A</w:t>
              </w:r>
              <w:proofErr w:type="spellEnd"/>
              <w:r w:rsidR="006224F4">
                <w:rPr>
                  <w:color w:val="0000FF"/>
                  <w:u w:val="single"/>
                </w:rPr>
                <w:t xml:space="preserve"> </w:t>
              </w:r>
            </w:hyperlink>
            <w:hyperlink w:anchor="4d34og8">
              <w:r w:rsidR="006224F4">
                <w:rPr>
                  <w:color w:val="000000"/>
                  <w:highlight w:val="yellow"/>
                </w:rPr>
                <w:t>Example of annex</w:t>
              </w:r>
            </w:hyperlink>
            <w:hyperlink w:anchor="4d34og8">
              <w:r w:rsidR="006224F4">
                <w:rPr>
                  <w:color w:val="000000"/>
                </w:rPr>
                <w:tab/>
              </w:r>
            </w:hyperlink>
            <w:r w:rsidR="006224F4">
              <w:rPr>
                <w:color w:val="000000"/>
              </w:rPr>
              <w:t>2</w:t>
            </w:r>
          </w:p>
          <w:p w14:paraId="7F45E74D" w14:textId="77777777" w:rsidR="00861398" w:rsidRDefault="003F5A7D">
            <w:pPr>
              <w:pStyle w:val="Normal1"/>
              <w:pBdr>
                <w:top w:val="nil"/>
                <w:left w:val="nil"/>
                <w:bottom w:val="nil"/>
                <w:right w:val="nil"/>
                <w:between w:val="nil"/>
              </w:pBdr>
              <w:tabs>
                <w:tab w:val="left" w:pos="9132"/>
                <w:tab w:val="right" w:pos="9612"/>
              </w:tabs>
              <w:spacing w:after="100"/>
              <w:ind w:right="851"/>
              <w:rPr>
                <w:color w:val="000000"/>
              </w:rPr>
            </w:pPr>
            <w:hyperlink w:anchor="2s8eyo1">
              <w:r w:rsidR="006224F4">
                <w:rPr>
                  <w:color w:val="0000FF"/>
                  <w:u w:val="single"/>
                </w:rPr>
                <w:t xml:space="preserve">Appendix I </w:t>
              </w:r>
            </w:hyperlink>
            <w:hyperlink w:anchor="2s8eyo1">
              <w:r w:rsidR="006224F4">
                <w:rPr>
                  <w:color w:val="000000"/>
                  <w:highlight w:val="yellow"/>
                </w:rPr>
                <w:t>Example of appendix</w:t>
              </w:r>
            </w:hyperlink>
            <w:hyperlink w:anchor="2s8eyo1">
              <w:r w:rsidR="006224F4">
                <w:rPr>
                  <w:color w:val="000000"/>
                </w:rPr>
                <w:tab/>
              </w:r>
            </w:hyperlink>
            <w:r w:rsidR="006224F4">
              <w:rPr>
                <w:color w:val="000000"/>
              </w:rPr>
              <w:t>2</w:t>
            </w:r>
          </w:p>
        </w:tc>
      </w:tr>
    </w:tbl>
    <w:p w14:paraId="7A9C2905" w14:textId="77777777" w:rsidR="00861398" w:rsidRDefault="00861398">
      <w:pPr>
        <w:pStyle w:val="Normal1"/>
        <w:keepNext/>
        <w:widowControl w:val="0"/>
        <w:pBdr>
          <w:top w:val="nil"/>
          <w:left w:val="nil"/>
          <w:bottom w:val="nil"/>
          <w:right w:val="nil"/>
          <w:between w:val="nil"/>
        </w:pBdr>
        <w:spacing w:before="120"/>
        <w:ind w:left="108" w:hanging="108"/>
        <w:jc w:val="center"/>
        <w:rPr>
          <w:b/>
          <w:color w:val="000000"/>
        </w:rPr>
      </w:pPr>
    </w:p>
    <w:p w14:paraId="53DE950F" w14:textId="77777777" w:rsidR="00861398" w:rsidRDefault="00861398">
      <w:pPr>
        <w:pStyle w:val="Normal1"/>
        <w:keepNext/>
        <w:widowControl w:val="0"/>
        <w:pBdr>
          <w:top w:val="nil"/>
          <w:left w:val="nil"/>
          <w:bottom w:val="nil"/>
          <w:right w:val="nil"/>
          <w:between w:val="nil"/>
        </w:pBdr>
        <w:spacing w:before="120"/>
        <w:jc w:val="center"/>
        <w:rPr>
          <w:b/>
          <w:color w:val="000000"/>
        </w:rPr>
      </w:pPr>
    </w:p>
    <w:p w14:paraId="1D093E30" w14:textId="77777777" w:rsidR="00861398" w:rsidRDefault="00861398">
      <w:pPr>
        <w:pStyle w:val="Normal1"/>
        <w:pBdr>
          <w:top w:val="nil"/>
          <w:left w:val="nil"/>
          <w:bottom w:val="nil"/>
          <w:right w:val="nil"/>
          <w:between w:val="nil"/>
        </w:pBdr>
        <w:spacing w:before="120"/>
        <w:rPr>
          <w:color w:val="000000"/>
        </w:rPr>
      </w:pPr>
    </w:p>
    <w:p w14:paraId="06A373D5" w14:textId="77777777" w:rsidR="00861398" w:rsidRDefault="006224F4">
      <w:pPr>
        <w:pStyle w:val="Normal1"/>
        <w:keepNext/>
        <w:pBdr>
          <w:top w:val="nil"/>
          <w:left w:val="nil"/>
          <w:bottom w:val="nil"/>
          <w:right w:val="nil"/>
          <w:between w:val="nil"/>
        </w:pBdr>
        <w:spacing w:before="120"/>
        <w:jc w:val="center"/>
        <w:rPr>
          <w:b/>
          <w:color w:val="000000"/>
        </w:rPr>
      </w:pPr>
      <w:r>
        <w:rPr>
          <w:b/>
          <w:color w:val="000000"/>
        </w:rPr>
        <w:t>List of Tables</w:t>
      </w:r>
    </w:p>
    <w:tbl>
      <w:tblPr>
        <w:tblStyle w:val="a4"/>
        <w:tblW w:w="988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9889"/>
      </w:tblGrid>
      <w:tr w:rsidR="00861398" w14:paraId="4B637997" w14:textId="77777777">
        <w:trPr>
          <w:trHeight w:val="610"/>
          <w:tblHeader/>
          <w:jc w:val="center"/>
        </w:trPr>
        <w:tc>
          <w:tcPr>
            <w:tcW w:w="9889" w:type="dxa"/>
            <w:tcBorders>
              <w:top w:val="nil"/>
              <w:left w:val="nil"/>
              <w:bottom w:val="nil"/>
              <w:right w:val="nil"/>
            </w:tcBorders>
            <w:shd w:val="clear" w:color="auto" w:fill="auto"/>
            <w:tcMar>
              <w:top w:w="80" w:type="dxa"/>
              <w:left w:w="80" w:type="dxa"/>
              <w:bottom w:w="80" w:type="dxa"/>
              <w:right w:w="80" w:type="dxa"/>
            </w:tcMar>
          </w:tcPr>
          <w:p w14:paraId="479F754A" w14:textId="77777777" w:rsidR="00861398" w:rsidRDefault="006224F4">
            <w:pPr>
              <w:pStyle w:val="Normal1"/>
              <w:keepNext/>
              <w:pBdr>
                <w:top w:val="nil"/>
                <w:left w:val="nil"/>
                <w:bottom w:val="nil"/>
                <w:right w:val="nil"/>
                <w:between w:val="nil"/>
              </w:pBdr>
              <w:tabs>
                <w:tab w:val="right" w:pos="9639"/>
                <w:tab w:val="right" w:pos="9612"/>
              </w:tabs>
              <w:spacing w:before="120"/>
              <w:jc w:val="right"/>
              <w:rPr>
                <w:b/>
                <w:color w:val="000000"/>
              </w:rPr>
            </w:pPr>
            <w:r>
              <w:rPr>
                <w:b/>
                <w:color w:val="000000"/>
              </w:rPr>
              <w:tab/>
              <w:t>Page</w:t>
            </w:r>
          </w:p>
        </w:tc>
      </w:tr>
      <w:tr w:rsidR="00861398" w14:paraId="22C6DAA6" w14:textId="77777777">
        <w:trPr>
          <w:trHeight w:val="1010"/>
          <w:jc w:val="center"/>
        </w:trPr>
        <w:tc>
          <w:tcPr>
            <w:tcW w:w="9889" w:type="dxa"/>
            <w:tcBorders>
              <w:top w:val="nil"/>
              <w:left w:val="nil"/>
              <w:bottom w:val="nil"/>
              <w:right w:val="nil"/>
            </w:tcBorders>
            <w:shd w:val="clear" w:color="auto" w:fill="auto"/>
            <w:tcMar>
              <w:top w:w="80" w:type="dxa"/>
              <w:left w:w="80" w:type="dxa"/>
              <w:bottom w:w="80" w:type="dxa"/>
              <w:right w:w="80" w:type="dxa"/>
            </w:tcMar>
          </w:tcPr>
          <w:p w14:paraId="423C6A4D" w14:textId="77777777" w:rsidR="00861398" w:rsidRDefault="003F5A7D">
            <w:pPr>
              <w:pStyle w:val="Normal1"/>
              <w:pBdr>
                <w:top w:val="nil"/>
                <w:left w:val="nil"/>
                <w:bottom w:val="nil"/>
                <w:right w:val="nil"/>
                <w:between w:val="nil"/>
              </w:pBdr>
              <w:tabs>
                <w:tab w:val="right" w:pos="9639"/>
                <w:tab w:val="right" w:pos="9612"/>
              </w:tabs>
              <w:spacing w:before="120"/>
              <w:rPr>
                <w:color w:val="000000"/>
              </w:rPr>
            </w:pPr>
            <w:hyperlink w:anchor="17dp8vu">
              <w:r w:rsidR="006224F4">
                <w:rPr>
                  <w:color w:val="0000FF"/>
                  <w:u w:val="single"/>
                </w:rPr>
                <w:t xml:space="preserve">Table 1: </w:t>
              </w:r>
            </w:hyperlink>
            <w:hyperlink w:anchor="17dp8vu">
              <w:r w:rsidR="006224F4">
                <w:rPr>
                  <w:color w:val="000000"/>
                  <w:highlight w:val="yellow"/>
                </w:rPr>
                <w:t>Example of a table</w:t>
              </w:r>
            </w:hyperlink>
            <w:hyperlink w:anchor="17dp8vu">
              <w:r w:rsidR="006224F4">
                <w:rPr>
                  <w:color w:val="000000"/>
                </w:rPr>
                <w:tab/>
              </w:r>
            </w:hyperlink>
            <w:r w:rsidR="006224F4">
              <w:rPr>
                <w:color w:val="000000"/>
              </w:rPr>
              <w:t>2</w:t>
            </w:r>
          </w:p>
        </w:tc>
      </w:tr>
    </w:tbl>
    <w:p w14:paraId="41BEE181" w14:textId="77777777" w:rsidR="00861398" w:rsidRDefault="00861398">
      <w:pPr>
        <w:pStyle w:val="Normal1"/>
        <w:keepNext/>
        <w:widowControl w:val="0"/>
        <w:pBdr>
          <w:top w:val="nil"/>
          <w:left w:val="nil"/>
          <w:bottom w:val="nil"/>
          <w:right w:val="nil"/>
          <w:between w:val="nil"/>
        </w:pBdr>
        <w:spacing w:before="120"/>
        <w:ind w:left="108" w:hanging="108"/>
        <w:jc w:val="center"/>
        <w:rPr>
          <w:b/>
          <w:color w:val="000000"/>
        </w:rPr>
      </w:pPr>
    </w:p>
    <w:p w14:paraId="52DDEB7A" w14:textId="77777777" w:rsidR="00861398" w:rsidRDefault="00861398">
      <w:pPr>
        <w:pStyle w:val="Normal1"/>
        <w:keepNext/>
        <w:widowControl w:val="0"/>
        <w:pBdr>
          <w:top w:val="nil"/>
          <w:left w:val="nil"/>
          <w:bottom w:val="nil"/>
          <w:right w:val="nil"/>
          <w:between w:val="nil"/>
        </w:pBdr>
        <w:spacing w:before="120"/>
        <w:jc w:val="center"/>
        <w:rPr>
          <w:b/>
          <w:color w:val="000000"/>
        </w:rPr>
      </w:pPr>
    </w:p>
    <w:p w14:paraId="269F8A74" w14:textId="77777777" w:rsidR="00861398" w:rsidRDefault="00861398">
      <w:pPr>
        <w:pStyle w:val="Normal1"/>
        <w:pBdr>
          <w:top w:val="nil"/>
          <w:left w:val="nil"/>
          <w:bottom w:val="nil"/>
          <w:right w:val="nil"/>
          <w:between w:val="nil"/>
        </w:pBdr>
        <w:spacing w:before="120"/>
        <w:rPr>
          <w:color w:val="000000"/>
        </w:rPr>
      </w:pPr>
    </w:p>
    <w:p w14:paraId="518F4387" w14:textId="77777777" w:rsidR="00861398" w:rsidRDefault="006224F4">
      <w:pPr>
        <w:pStyle w:val="Normal1"/>
        <w:keepNext/>
        <w:pBdr>
          <w:top w:val="nil"/>
          <w:left w:val="nil"/>
          <w:bottom w:val="nil"/>
          <w:right w:val="nil"/>
          <w:between w:val="nil"/>
        </w:pBdr>
        <w:spacing w:before="120"/>
        <w:jc w:val="center"/>
        <w:rPr>
          <w:b/>
          <w:color w:val="000000"/>
        </w:rPr>
      </w:pPr>
      <w:r>
        <w:rPr>
          <w:b/>
          <w:color w:val="000000"/>
        </w:rPr>
        <w:t>List of Figures</w:t>
      </w:r>
    </w:p>
    <w:tbl>
      <w:tblPr>
        <w:tblStyle w:val="a5"/>
        <w:tblW w:w="988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9889"/>
      </w:tblGrid>
      <w:tr w:rsidR="00861398" w14:paraId="2DF4A28C" w14:textId="77777777">
        <w:trPr>
          <w:trHeight w:val="610"/>
          <w:tblHeader/>
          <w:jc w:val="center"/>
        </w:trPr>
        <w:tc>
          <w:tcPr>
            <w:tcW w:w="9889" w:type="dxa"/>
            <w:tcBorders>
              <w:top w:val="nil"/>
              <w:left w:val="nil"/>
              <w:bottom w:val="nil"/>
              <w:right w:val="nil"/>
            </w:tcBorders>
            <w:shd w:val="clear" w:color="auto" w:fill="auto"/>
            <w:tcMar>
              <w:top w:w="80" w:type="dxa"/>
              <w:left w:w="80" w:type="dxa"/>
              <w:bottom w:w="80" w:type="dxa"/>
              <w:right w:w="80" w:type="dxa"/>
            </w:tcMar>
          </w:tcPr>
          <w:p w14:paraId="001E8583" w14:textId="77777777" w:rsidR="00861398" w:rsidRDefault="006224F4">
            <w:pPr>
              <w:pStyle w:val="Normal1"/>
              <w:keepNext/>
              <w:pBdr>
                <w:top w:val="nil"/>
                <w:left w:val="nil"/>
                <w:bottom w:val="nil"/>
                <w:right w:val="nil"/>
                <w:between w:val="nil"/>
              </w:pBdr>
              <w:tabs>
                <w:tab w:val="right" w:pos="9639"/>
                <w:tab w:val="right" w:pos="9612"/>
              </w:tabs>
              <w:spacing w:before="120"/>
              <w:jc w:val="right"/>
              <w:rPr>
                <w:b/>
                <w:color w:val="000000"/>
              </w:rPr>
            </w:pPr>
            <w:r>
              <w:rPr>
                <w:b/>
                <w:color w:val="000000"/>
              </w:rPr>
              <w:tab/>
              <w:t>Page</w:t>
            </w:r>
          </w:p>
        </w:tc>
      </w:tr>
      <w:tr w:rsidR="00861398" w14:paraId="06471AC0" w14:textId="77777777">
        <w:trPr>
          <w:trHeight w:val="1010"/>
          <w:jc w:val="center"/>
        </w:trPr>
        <w:tc>
          <w:tcPr>
            <w:tcW w:w="9889" w:type="dxa"/>
            <w:tcBorders>
              <w:top w:val="nil"/>
              <w:left w:val="nil"/>
              <w:bottom w:val="nil"/>
              <w:right w:val="nil"/>
            </w:tcBorders>
            <w:shd w:val="clear" w:color="auto" w:fill="auto"/>
            <w:tcMar>
              <w:top w:w="80" w:type="dxa"/>
              <w:left w:w="80" w:type="dxa"/>
              <w:bottom w:w="80" w:type="dxa"/>
              <w:right w:w="80" w:type="dxa"/>
            </w:tcMar>
          </w:tcPr>
          <w:p w14:paraId="1D0C91EE" w14:textId="77777777" w:rsidR="00861398" w:rsidRDefault="003F5A7D">
            <w:pPr>
              <w:pStyle w:val="Normal1"/>
              <w:pBdr>
                <w:top w:val="nil"/>
                <w:left w:val="nil"/>
                <w:bottom w:val="nil"/>
                <w:right w:val="nil"/>
                <w:between w:val="nil"/>
              </w:pBdr>
              <w:tabs>
                <w:tab w:val="right" w:pos="9639"/>
                <w:tab w:val="right" w:pos="9612"/>
              </w:tabs>
              <w:spacing w:before="120"/>
              <w:rPr>
                <w:color w:val="000000"/>
              </w:rPr>
            </w:pPr>
            <w:hyperlink w:anchor="3rdcrjn">
              <w:r w:rsidR="006224F4">
                <w:rPr>
                  <w:color w:val="0000FF"/>
                  <w:u w:val="single"/>
                </w:rPr>
                <w:t xml:space="preserve">Figure 1: </w:t>
              </w:r>
            </w:hyperlink>
            <w:hyperlink w:anchor="3rdcrjn">
              <w:r w:rsidR="006224F4">
                <w:rPr>
                  <w:color w:val="000000"/>
                  <w:highlight w:val="yellow"/>
                </w:rPr>
                <w:t>Example of a figure</w:t>
              </w:r>
            </w:hyperlink>
            <w:hyperlink w:anchor="3rdcrjn">
              <w:r w:rsidR="006224F4">
                <w:rPr>
                  <w:color w:val="000000"/>
                </w:rPr>
                <w:tab/>
              </w:r>
            </w:hyperlink>
            <w:r w:rsidR="006224F4">
              <w:rPr>
                <w:color w:val="000000"/>
              </w:rPr>
              <w:t>2</w:t>
            </w:r>
          </w:p>
        </w:tc>
      </w:tr>
    </w:tbl>
    <w:p w14:paraId="70D9EF92" w14:textId="77777777" w:rsidR="00861398" w:rsidRDefault="00861398">
      <w:pPr>
        <w:pStyle w:val="Normal1"/>
        <w:keepNext/>
        <w:widowControl w:val="0"/>
        <w:pBdr>
          <w:top w:val="nil"/>
          <w:left w:val="nil"/>
          <w:bottom w:val="nil"/>
          <w:right w:val="nil"/>
          <w:between w:val="nil"/>
        </w:pBdr>
        <w:spacing w:before="120"/>
        <w:ind w:left="108" w:hanging="108"/>
        <w:jc w:val="center"/>
        <w:rPr>
          <w:b/>
          <w:color w:val="000000"/>
        </w:rPr>
      </w:pPr>
    </w:p>
    <w:p w14:paraId="73C89A3D" w14:textId="77777777" w:rsidR="00861398" w:rsidRDefault="00861398">
      <w:pPr>
        <w:pStyle w:val="Normal1"/>
        <w:keepNext/>
        <w:widowControl w:val="0"/>
        <w:pBdr>
          <w:top w:val="nil"/>
          <w:left w:val="nil"/>
          <w:bottom w:val="nil"/>
          <w:right w:val="nil"/>
          <w:between w:val="nil"/>
        </w:pBdr>
        <w:spacing w:before="120"/>
        <w:jc w:val="center"/>
        <w:rPr>
          <w:b/>
          <w:color w:val="000000"/>
        </w:rPr>
      </w:pPr>
    </w:p>
    <w:p w14:paraId="71D20D12" w14:textId="77777777" w:rsidR="00861398" w:rsidRDefault="00861398">
      <w:pPr>
        <w:pStyle w:val="Normal1"/>
        <w:pBdr>
          <w:top w:val="nil"/>
          <w:left w:val="nil"/>
          <w:bottom w:val="nil"/>
          <w:right w:val="nil"/>
          <w:between w:val="nil"/>
        </w:pBdr>
        <w:spacing w:before="120"/>
        <w:rPr>
          <w:color w:val="000000"/>
        </w:rPr>
      </w:pPr>
    </w:p>
    <w:p w14:paraId="224C4F92" w14:textId="77777777" w:rsidR="00861398" w:rsidRDefault="00861398">
      <w:pPr>
        <w:pStyle w:val="Normal1"/>
        <w:pBdr>
          <w:top w:val="nil"/>
          <w:left w:val="nil"/>
          <w:bottom w:val="nil"/>
          <w:right w:val="nil"/>
          <w:between w:val="nil"/>
        </w:pBdr>
        <w:spacing w:before="120"/>
        <w:rPr>
          <w:color w:val="000000"/>
        </w:rPr>
        <w:sectPr w:rsidR="00861398" w:rsidSect="00480DE5">
          <w:pgSz w:w="11900" w:h="16840"/>
          <w:pgMar w:top="1417" w:right="1134" w:bottom="1417" w:left="1134" w:header="720" w:footer="720" w:gutter="0"/>
          <w:cols w:space="720"/>
          <w:docGrid w:linePitch="326"/>
        </w:sectPr>
      </w:pPr>
    </w:p>
    <w:p w14:paraId="64955A65" w14:textId="77777777" w:rsidR="00861398" w:rsidRDefault="006224F4">
      <w:pPr>
        <w:pStyle w:val="Normal1"/>
        <w:keepNext/>
        <w:keepLines/>
        <w:pBdr>
          <w:top w:val="nil"/>
          <w:left w:val="nil"/>
          <w:bottom w:val="nil"/>
          <w:right w:val="nil"/>
          <w:between w:val="nil"/>
        </w:pBdr>
        <w:tabs>
          <w:tab w:val="left" w:pos="794"/>
          <w:tab w:val="left" w:pos="1191"/>
          <w:tab w:val="left" w:pos="1588"/>
          <w:tab w:val="left" w:pos="1985"/>
        </w:tabs>
        <w:rPr>
          <w:b/>
          <w:color w:val="000000"/>
          <w:sz w:val="28"/>
          <w:szCs w:val="28"/>
        </w:rPr>
      </w:pPr>
      <w:r>
        <w:rPr>
          <w:b/>
          <w:color w:val="000000"/>
          <w:sz w:val="28"/>
          <w:szCs w:val="28"/>
        </w:rPr>
        <w:lastRenderedPageBreak/>
        <w:t xml:space="preserve">Technical Report ITU-T Methodologies to mitigate </w:t>
      </w:r>
      <w:proofErr w:type="spellStart"/>
      <w:r>
        <w:rPr>
          <w:b/>
          <w:color w:val="000000"/>
          <w:sz w:val="28"/>
          <w:szCs w:val="28"/>
        </w:rPr>
        <w:t>Wangiri</w:t>
      </w:r>
      <w:proofErr w:type="spellEnd"/>
      <w:r>
        <w:rPr>
          <w:b/>
          <w:color w:val="000000"/>
          <w:sz w:val="28"/>
          <w:szCs w:val="28"/>
        </w:rPr>
        <w:t xml:space="preserve"> Fraud</w:t>
      </w:r>
    </w:p>
    <w:p w14:paraId="50B9C409" w14:textId="77777777" w:rsidR="00861398" w:rsidRDefault="006224F4">
      <w:pPr>
        <w:pStyle w:val="Normal1"/>
        <w:keepNext/>
        <w:keepLines/>
        <w:pBdr>
          <w:top w:val="nil"/>
          <w:left w:val="nil"/>
          <w:bottom w:val="nil"/>
          <w:right w:val="nil"/>
          <w:between w:val="nil"/>
        </w:pBdr>
        <w:tabs>
          <w:tab w:val="left" w:pos="794"/>
          <w:tab w:val="left" w:pos="1191"/>
          <w:tab w:val="left" w:pos="1588"/>
          <w:tab w:val="left" w:pos="1985"/>
        </w:tabs>
        <w:spacing w:before="360"/>
        <w:jc w:val="center"/>
        <w:rPr>
          <w:b/>
          <w:color w:val="000000"/>
          <w:sz w:val="28"/>
          <w:szCs w:val="28"/>
        </w:rPr>
      </w:pPr>
      <w:r>
        <w:rPr>
          <w:b/>
          <w:color w:val="000000"/>
          <w:sz w:val="28"/>
          <w:szCs w:val="28"/>
        </w:rPr>
        <w:t>Technical Report ITU-T</w:t>
      </w:r>
      <w:r>
        <w:rPr>
          <w:b/>
          <w:color w:val="000000"/>
          <w:sz w:val="28"/>
          <w:szCs w:val="28"/>
        </w:rPr>
        <w:br/>
        <w:t xml:space="preserve">Methodologies to mitigate </w:t>
      </w:r>
      <w:proofErr w:type="spellStart"/>
      <w:r>
        <w:rPr>
          <w:b/>
          <w:color w:val="000000"/>
          <w:sz w:val="28"/>
          <w:szCs w:val="28"/>
        </w:rPr>
        <w:t>Wangiri</w:t>
      </w:r>
      <w:proofErr w:type="spellEnd"/>
      <w:r>
        <w:rPr>
          <w:b/>
          <w:color w:val="000000"/>
          <w:sz w:val="28"/>
          <w:szCs w:val="28"/>
        </w:rPr>
        <w:t xml:space="preserve"> Fraud</w:t>
      </w:r>
    </w:p>
    <w:p w14:paraId="01A263F7" w14:textId="77777777" w:rsidR="00861398" w:rsidRDefault="00861398">
      <w:pPr>
        <w:pStyle w:val="Normal1"/>
        <w:pBdr>
          <w:top w:val="nil"/>
          <w:left w:val="nil"/>
          <w:bottom w:val="nil"/>
          <w:right w:val="nil"/>
          <w:between w:val="nil"/>
        </w:pBdr>
        <w:spacing w:before="120"/>
        <w:rPr>
          <w:color w:val="000000"/>
        </w:rPr>
      </w:pPr>
    </w:p>
    <w:p w14:paraId="4DE1B446" w14:textId="77777777" w:rsidR="00861398" w:rsidRDefault="006224F4">
      <w:pPr>
        <w:pStyle w:val="Normal1"/>
        <w:keepNext/>
        <w:numPr>
          <w:ilvl w:val="0"/>
          <w:numId w:val="4"/>
        </w:numPr>
        <w:pBdr>
          <w:top w:val="nil"/>
          <w:left w:val="nil"/>
          <w:bottom w:val="nil"/>
          <w:right w:val="nil"/>
          <w:between w:val="nil"/>
        </w:pBdr>
        <w:tabs>
          <w:tab w:val="left" w:pos="794"/>
          <w:tab w:val="left" w:pos="1191"/>
          <w:tab w:val="left" w:pos="1588"/>
          <w:tab w:val="left" w:pos="1985"/>
        </w:tabs>
        <w:spacing w:before="160"/>
      </w:pPr>
      <w:r>
        <w:rPr>
          <w:b/>
          <w:color w:val="000000"/>
        </w:rPr>
        <w:t>Summary</w:t>
      </w:r>
    </w:p>
    <w:p w14:paraId="66CDCE73" w14:textId="77777777" w:rsidR="00861398" w:rsidRDefault="006224F4">
      <w:pPr>
        <w:pStyle w:val="Normal1"/>
        <w:pBdr>
          <w:top w:val="nil"/>
          <w:left w:val="nil"/>
          <w:bottom w:val="nil"/>
          <w:right w:val="nil"/>
          <w:between w:val="nil"/>
        </w:pBdr>
        <w:spacing w:before="120"/>
        <w:rPr>
          <w:color w:val="000000"/>
        </w:rPr>
      </w:pPr>
      <w:r>
        <w:rPr>
          <w:color w:val="000000"/>
        </w:rPr>
        <w:t xml:space="preserve">This technical report aims to define </w:t>
      </w:r>
      <w:proofErr w:type="spellStart"/>
      <w:r>
        <w:rPr>
          <w:color w:val="000000"/>
        </w:rPr>
        <w:t>Wangiri</w:t>
      </w:r>
      <w:proofErr w:type="spellEnd"/>
      <w:r>
        <w:rPr>
          <w:color w:val="000000"/>
        </w:rPr>
        <w:t xml:space="preserve"> fraud in telecommunications and to provide the most effective methodologies to mitigate this type of fraud.</w:t>
      </w:r>
    </w:p>
    <w:p w14:paraId="00760219" w14:textId="77777777" w:rsidR="00861398" w:rsidRDefault="006224F4">
      <w:pPr>
        <w:pStyle w:val="Normal1"/>
        <w:keepNext/>
        <w:numPr>
          <w:ilvl w:val="0"/>
          <w:numId w:val="4"/>
        </w:numPr>
        <w:pBdr>
          <w:top w:val="nil"/>
          <w:left w:val="nil"/>
          <w:bottom w:val="nil"/>
          <w:right w:val="nil"/>
          <w:between w:val="nil"/>
        </w:pBdr>
        <w:tabs>
          <w:tab w:val="left" w:pos="794"/>
          <w:tab w:val="left" w:pos="1191"/>
          <w:tab w:val="left" w:pos="1588"/>
          <w:tab w:val="left" w:pos="1985"/>
        </w:tabs>
        <w:spacing w:before="160"/>
      </w:pPr>
      <w:r>
        <w:rPr>
          <w:b/>
          <w:color w:val="000000"/>
        </w:rPr>
        <w:t xml:space="preserve">Introduction  </w:t>
      </w:r>
    </w:p>
    <w:p w14:paraId="4A3B3746" w14:textId="77777777" w:rsidR="00861398" w:rsidRDefault="006224F4">
      <w:pPr>
        <w:pStyle w:val="Normal1"/>
        <w:pBdr>
          <w:top w:val="nil"/>
          <w:left w:val="nil"/>
          <w:bottom w:val="nil"/>
          <w:right w:val="nil"/>
          <w:between w:val="nil"/>
        </w:pBdr>
        <w:spacing w:before="120"/>
        <w:jc w:val="both"/>
        <w:rPr>
          <w:color w:val="000000"/>
        </w:rPr>
      </w:pPr>
      <w:proofErr w:type="spellStart"/>
      <w:r>
        <w:rPr>
          <w:color w:val="000000"/>
        </w:rPr>
        <w:t>Wangiri</w:t>
      </w:r>
      <w:proofErr w:type="spellEnd"/>
      <w:r>
        <w:rPr>
          <w:color w:val="000000"/>
        </w:rPr>
        <w:t xml:space="preserve"> is a common fraud activity targeting subscribers as well as telecom operators, in this type of fraud, fraudsters call but hang up after the first ring hence the name </w:t>
      </w:r>
      <w:proofErr w:type="spellStart"/>
      <w:r>
        <w:rPr>
          <w:color w:val="000000"/>
        </w:rPr>
        <w:t>Wangiri</w:t>
      </w:r>
      <w:proofErr w:type="spellEnd"/>
      <w:r>
        <w:rPr>
          <w:color w:val="000000"/>
        </w:rPr>
        <w:t xml:space="preserve">, which is </w:t>
      </w:r>
      <w:proofErr w:type="spellStart"/>
      <w:r>
        <w:rPr>
          <w:color w:val="000000"/>
        </w:rPr>
        <w:t>Japanesefor</w:t>
      </w:r>
      <w:proofErr w:type="spellEnd"/>
      <w:r>
        <w:rPr>
          <w:color w:val="000000"/>
        </w:rPr>
        <w:t xml:space="preserve"> “one (ring) and cut.” When victims call back, they don’t </w:t>
      </w:r>
      <w:proofErr w:type="spellStart"/>
      <w:r>
        <w:rPr>
          <w:color w:val="000000"/>
        </w:rPr>
        <w:t>realise</w:t>
      </w:r>
      <w:proofErr w:type="spellEnd"/>
      <w:r>
        <w:rPr>
          <w:color w:val="000000"/>
        </w:rPr>
        <w:t xml:space="preserve"> that it’s a premium rated number, and they’re hit with very high charges. This problem is growing rapidly in different countries but in general cases these premium numbers seems to be from developing countries.</w:t>
      </w:r>
    </w:p>
    <w:p w14:paraId="5CC44921" w14:textId="77777777" w:rsidR="00861398" w:rsidRDefault="006224F4">
      <w:pPr>
        <w:pStyle w:val="Normal1"/>
        <w:keepNext/>
        <w:numPr>
          <w:ilvl w:val="0"/>
          <w:numId w:val="4"/>
        </w:numPr>
        <w:pBdr>
          <w:top w:val="nil"/>
          <w:left w:val="nil"/>
          <w:bottom w:val="nil"/>
          <w:right w:val="nil"/>
          <w:between w:val="nil"/>
        </w:pBdr>
        <w:tabs>
          <w:tab w:val="left" w:pos="794"/>
          <w:tab w:val="left" w:pos="1191"/>
          <w:tab w:val="left" w:pos="1588"/>
          <w:tab w:val="left" w:pos="1985"/>
        </w:tabs>
        <w:spacing w:before="160"/>
      </w:pPr>
      <w:r>
        <w:rPr>
          <w:b/>
          <w:color w:val="000000"/>
        </w:rPr>
        <w:t>Scope</w:t>
      </w:r>
    </w:p>
    <w:p w14:paraId="71364DFA" w14:textId="77777777" w:rsidR="00861398" w:rsidRDefault="006224F4">
      <w:pPr>
        <w:pStyle w:val="Normal1"/>
        <w:pBdr>
          <w:top w:val="nil"/>
          <w:left w:val="nil"/>
          <w:bottom w:val="nil"/>
          <w:right w:val="nil"/>
          <w:between w:val="nil"/>
        </w:pBdr>
        <w:spacing w:before="120"/>
        <w:jc w:val="both"/>
        <w:rPr>
          <w:color w:val="000000"/>
        </w:rPr>
      </w:pPr>
      <w:r>
        <w:rPr>
          <w:color w:val="000000"/>
        </w:rPr>
        <w:t xml:space="preserve">This technical report provides a definition of </w:t>
      </w:r>
      <w:proofErr w:type="spellStart"/>
      <w:r>
        <w:rPr>
          <w:color w:val="000000"/>
        </w:rPr>
        <w:t>Wangiri</w:t>
      </w:r>
      <w:proofErr w:type="spellEnd"/>
      <w:r>
        <w:rPr>
          <w:color w:val="000000"/>
        </w:rPr>
        <w:t xml:space="preserve"> fraud and the most effective methodologies to mitigate the risk of this type of telecommunications fraud. Moreover this technical report will describe the role of member state to fight this fraud globally.  </w:t>
      </w:r>
    </w:p>
    <w:p w14:paraId="4B5A6B9A" w14:textId="77777777" w:rsidR="00861398" w:rsidRDefault="006224F4">
      <w:pPr>
        <w:pStyle w:val="Normal1"/>
        <w:keepNext/>
        <w:numPr>
          <w:ilvl w:val="0"/>
          <w:numId w:val="4"/>
        </w:numPr>
        <w:pBdr>
          <w:top w:val="nil"/>
          <w:left w:val="nil"/>
          <w:bottom w:val="nil"/>
          <w:right w:val="nil"/>
          <w:between w:val="nil"/>
        </w:pBdr>
        <w:tabs>
          <w:tab w:val="left" w:pos="794"/>
          <w:tab w:val="left" w:pos="1191"/>
          <w:tab w:val="left" w:pos="1588"/>
          <w:tab w:val="left" w:pos="1985"/>
        </w:tabs>
        <w:spacing w:before="160"/>
      </w:pPr>
      <w:r>
        <w:rPr>
          <w:b/>
          <w:color w:val="000000"/>
        </w:rPr>
        <w:t>References</w:t>
      </w:r>
    </w:p>
    <w:p w14:paraId="66DECF7B" w14:textId="77777777" w:rsidR="00861398" w:rsidRDefault="006224F4">
      <w:pPr>
        <w:pStyle w:val="Normal1"/>
        <w:numPr>
          <w:ilvl w:val="0"/>
          <w:numId w:val="5"/>
        </w:numPr>
        <w:pBdr>
          <w:top w:val="nil"/>
          <w:left w:val="nil"/>
          <w:bottom w:val="nil"/>
          <w:right w:val="nil"/>
          <w:between w:val="nil"/>
        </w:pBdr>
        <w:spacing w:before="120"/>
        <w:ind w:left="567" w:hanging="567"/>
      </w:pPr>
      <w:r>
        <w:rPr>
          <w:color w:val="000000"/>
          <w:highlight w:val="yellow"/>
        </w:rPr>
        <w:t>Add references here.</w:t>
      </w:r>
    </w:p>
    <w:p w14:paraId="0CCA880A" w14:textId="77777777" w:rsidR="00861398" w:rsidRDefault="006224F4">
      <w:pPr>
        <w:pStyle w:val="Normal1"/>
        <w:keepNext/>
        <w:numPr>
          <w:ilvl w:val="0"/>
          <w:numId w:val="6"/>
        </w:numPr>
        <w:pBdr>
          <w:top w:val="nil"/>
          <w:left w:val="nil"/>
          <w:bottom w:val="nil"/>
          <w:right w:val="nil"/>
          <w:between w:val="nil"/>
        </w:pBdr>
        <w:tabs>
          <w:tab w:val="left" w:pos="794"/>
          <w:tab w:val="left" w:pos="1191"/>
          <w:tab w:val="left" w:pos="1588"/>
          <w:tab w:val="left" w:pos="1985"/>
        </w:tabs>
        <w:spacing w:before="160"/>
      </w:pPr>
      <w:r>
        <w:rPr>
          <w:b/>
          <w:color w:val="000000"/>
        </w:rPr>
        <w:t>Terms and definitions</w:t>
      </w:r>
    </w:p>
    <w:p w14:paraId="50D19FC1" w14:textId="77777777" w:rsidR="00861398" w:rsidRDefault="006224F4">
      <w:pPr>
        <w:pStyle w:val="Heading2"/>
        <w:keepLines w:val="0"/>
        <w:numPr>
          <w:ilvl w:val="1"/>
          <w:numId w:val="6"/>
        </w:numPr>
        <w:spacing w:before="240" w:after="60"/>
        <w:ind w:left="794" w:hanging="794"/>
      </w:pPr>
      <w:r>
        <w:t>Terms defined elsewhere</w:t>
      </w:r>
    </w:p>
    <w:p w14:paraId="14EA8AD4" w14:textId="77777777" w:rsidR="00861398" w:rsidRDefault="006224F4">
      <w:pPr>
        <w:pStyle w:val="Normal1"/>
        <w:pBdr>
          <w:top w:val="nil"/>
          <w:left w:val="nil"/>
          <w:bottom w:val="nil"/>
          <w:right w:val="nil"/>
          <w:between w:val="nil"/>
        </w:pBdr>
        <w:spacing w:before="120"/>
        <w:rPr>
          <w:color w:val="000000"/>
        </w:rPr>
      </w:pPr>
      <w:r>
        <w:rPr>
          <w:color w:val="000000"/>
        </w:rPr>
        <w:t>This Technical Report uses the following terms defined elsewhere:</w:t>
      </w:r>
    </w:p>
    <w:p w14:paraId="04DCA715" w14:textId="77777777" w:rsidR="00861398" w:rsidRDefault="006224F4">
      <w:pPr>
        <w:pStyle w:val="Normal1"/>
        <w:numPr>
          <w:ilvl w:val="2"/>
          <w:numId w:val="6"/>
        </w:numPr>
        <w:pBdr>
          <w:top w:val="nil"/>
          <w:left w:val="nil"/>
          <w:bottom w:val="nil"/>
          <w:right w:val="nil"/>
          <w:between w:val="nil"/>
        </w:pBdr>
        <w:spacing w:before="120"/>
        <w:ind w:left="720" w:firstLine="0"/>
      </w:pPr>
      <w:r>
        <w:rPr>
          <w:b/>
          <w:color w:val="000000"/>
          <w:highlight w:val="yellow"/>
        </w:rPr>
        <w:t>term</w:t>
      </w:r>
      <w:r>
        <w:rPr>
          <w:b/>
          <w:color w:val="000000"/>
        </w:rPr>
        <w:t xml:space="preserve"> [</w:t>
      </w:r>
      <w:r>
        <w:rPr>
          <w:b/>
          <w:color w:val="000000"/>
          <w:highlight w:val="yellow"/>
        </w:rPr>
        <w:t>reference</w:t>
      </w:r>
      <w:r>
        <w:rPr>
          <w:b/>
          <w:color w:val="000000"/>
        </w:rPr>
        <w:t>]:</w:t>
      </w:r>
      <w:r>
        <w:rPr>
          <w:color w:val="000000"/>
          <w:highlight w:val="yellow"/>
        </w:rPr>
        <w:t>definition</w:t>
      </w:r>
    </w:p>
    <w:p w14:paraId="20028FB9" w14:textId="77777777" w:rsidR="00861398" w:rsidRDefault="006224F4">
      <w:pPr>
        <w:pStyle w:val="Normal1"/>
        <w:numPr>
          <w:ilvl w:val="2"/>
          <w:numId w:val="6"/>
        </w:numPr>
        <w:pBdr>
          <w:top w:val="nil"/>
          <w:left w:val="nil"/>
          <w:bottom w:val="nil"/>
          <w:right w:val="nil"/>
          <w:between w:val="nil"/>
        </w:pBdr>
        <w:spacing w:before="120"/>
        <w:ind w:left="720" w:firstLine="0"/>
      </w:pPr>
      <w:r>
        <w:rPr>
          <w:b/>
          <w:color w:val="000000"/>
        </w:rPr>
        <w:t>[</w:t>
      </w:r>
      <w:r>
        <w:rPr>
          <w:b/>
          <w:color w:val="000000"/>
          <w:highlight w:val="yellow"/>
        </w:rPr>
        <w:t>reference</w:t>
      </w:r>
      <w:r>
        <w:rPr>
          <w:b/>
          <w:color w:val="000000"/>
        </w:rPr>
        <w:t>]:</w:t>
      </w:r>
      <w:r>
        <w:rPr>
          <w:color w:val="000000"/>
          <w:highlight w:val="yellow"/>
        </w:rPr>
        <w:t>definition</w:t>
      </w:r>
    </w:p>
    <w:p w14:paraId="1D505D70" w14:textId="77777777" w:rsidR="00861398" w:rsidRDefault="006224F4">
      <w:pPr>
        <w:pStyle w:val="Heading2"/>
        <w:keepLines w:val="0"/>
        <w:numPr>
          <w:ilvl w:val="1"/>
          <w:numId w:val="6"/>
        </w:numPr>
        <w:spacing w:before="240" w:after="60"/>
        <w:ind w:left="794" w:hanging="794"/>
      </w:pPr>
      <w:r>
        <w:t>Terms defined here</w:t>
      </w:r>
    </w:p>
    <w:p w14:paraId="2F1D5221" w14:textId="77777777" w:rsidR="00861398" w:rsidRDefault="006224F4">
      <w:pPr>
        <w:pStyle w:val="Normal1"/>
        <w:pBdr>
          <w:top w:val="nil"/>
          <w:left w:val="nil"/>
          <w:bottom w:val="nil"/>
          <w:right w:val="nil"/>
          <w:between w:val="nil"/>
        </w:pBdr>
        <w:spacing w:before="120"/>
        <w:rPr>
          <w:color w:val="000000"/>
        </w:rPr>
      </w:pPr>
      <w:r>
        <w:rPr>
          <w:color w:val="000000"/>
        </w:rPr>
        <w:t>This Technical Report defines the following terms:</w:t>
      </w:r>
    </w:p>
    <w:p w14:paraId="12E4778F" w14:textId="77777777" w:rsidR="00861398" w:rsidRDefault="006224F4">
      <w:pPr>
        <w:pStyle w:val="Normal1"/>
        <w:pBdr>
          <w:top w:val="nil"/>
          <w:left w:val="nil"/>
          <w:bottom w:val="nil"/>
          <w:right w:val="nil"/>
          <w:between w:val="nil"/>
        </w:pBdr>
        <w:spacing w:before="120"/>
        <w:ind w:left="1080"/>
        <w:rPr>
          <w:b/>
          <w:color w:val="000000"/>
          <w:highlight w:val="yellow"/>
        </w:rPr>
      </w:pPr>
      <w:r>
        <w:rPr>
          <w:b/>
          <w:color w:val="000000"/>
          <w:highlight w:val="yellow"/>
        </w:rPr>
        <w:t xml:space="preserve"> 5.2.1. term [reference]: definition</w:t>
      </w:r>
    </w:p>
    <w:p w14:paraId="61CB6BEF" w14:textId="77777777" w:rsidR="00861398" w:rsidRDefault="006224F4">
      <w:pPr>
        <w:pStyle w:val="Normal1"/>
        <w:pBdr>
          <w:top w:val="nil"/>
          <w:left w:val="nil"/>
          <w:bottom w:val="nil"/>
          <w:right w:val="nil"/>
          <w:between w:val="nil"/>
        </w:pBdr>
        <w:spacing w:before="120"/>
        <w:ind w:left="1080"/>
        <w:rPr>
          <w:b/>
          <w:color w:val="000000"/>
          <w:highlight w:val="yellow"/>
        </w:rPr>
      </w:pPr>
      <w:r>
        <w:rPr>
          <w:b/>
          <w:color w:val="000000"/>
          <w:highlight w:val="yellow"/>
        </w:rPr>
        <w:t>5.2.2.  term [reference]: definition</w:t>
      </w:r>
    </w:p>
    <w:p w14:paraId="53F89880" w14:textId="77777777" w:rsidR="00861398" w:rsidRDefault="006224F4">
      <w:pPr>
        <w:pStyle w:val="Normal1"/>
        <w:keepNext/>
        <w:numPr>
          <w:ilvl w:val="0"/>
          <w:numId w:val="6"/>
        </w:numPr>
        <w:pBdr>
          <w:top w:val="nil"/>
          <w:left w:val="nil"/>
          <w:bottom w:val="nil"/>
          <w:right w:val="nil"/>
          <w:between w:val="nil"/>
        </w:pBdr>
        <w:tabs>
          <w:tab w:val="left" w:pos="794"/>
          <w:tab w:val="left" w:pos="1191"/>
          <w:tab w:val="left" w:pos="1588"/>
          <w:tab w:val="left" w:pos="1985"/>
        </w:tabs>
        <w:spacing w:before="160"/>
      </w:pPr>
      <w:r>
        <w:rPr>
          <w:b/>
          <w:color w:val="000000"/>
        </w:rPr>
        <w:t>Abbreviations</w:t>
      </w:r>
    </w:p>
    <w:tbl>
      <w:tblPr>
        <w:tblStyle w:val="a6"/>
        <w:tblW w:w="9576"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368"/>
        <w:gridCol w:w="8208"/>
      </w:tblGrid>
      <w:tr w:rsidR="00861398" w14:paraId="21B8C413" w14:textId="77777777">
        <w:trPr>
          <w:trHeight w:val="310"/>
        </w:trPr>
        <w:tc>
          <w:tcPr>
            <w:tcW w:w="1368" w:type="dxa"/>
            <w:tcBorders>
              <w:top w:val="nil"/>
              <w:left w:val="nil"/>
              <w:bottom w:val="nil"/>
              <w:right w:val="nil"/>
            </w:tcBorders>
            <w:shd w:val="clear" w:color="auto" w:fill="auto"/>
            <w:tcMar>
              <w:top w:w="80" w:type="dxa"/>
              <w:left w:w="80" w:type="dxa"/>
              <w:bottom w:w="80" w:type="dxa"/>
              <w:right w:w="80" w:type="dxa"/>
            </w:tcMar>
          </w:tcPr>
          <w:p w14:paraId="02FF36D4" w14:textId="77777777" w:rsidR="00861398" w:rsidRDefault="006224F4">
            <w:pPr>
              <w:pStyle w:val="Normal1"/>
              <w:pBdr>
                <w:top w:val="nil"/>
                <w:left w:val="nil"/>
                <w:bottom w:val="nil"/>
                <w:right w:val="nil"/>
                <w:between w:val="nil"/>
              </w:pBdr>
              <w:spacing w:before="120"/>
              <w:rPr>
                <w:color w:val="000000"/>
              </w:rPr>
            </w:pPr>
            <w:r>
              <w:rPr>
                <w:color w:val="000000"/>
                <w:highlight w:val="yellow"/>
              </w:rPr>
              <w:t>ABC</w:t>
            </w:r>
          </w:p>
        </w:tc>
        <w:tc>
          <w:tcPr>
            <w:tcW w:w="8208" w:type="dxa"/>
            <w:tcBorders>
              <w:top w:val="nil"/>
              <w:left w:val="nil"/>
              <w:bottom w:val="nil"/>
              <w:right w:val="nil"/>
            </w:tcBorders>
            <w:shd w:val="clear" w:color="auto" w:fill="auto"/>
            <w:tcMar>
              <w:top w:w="80" w:type="dxa"/>
              <w:left w:w="80" w:type="dxa"/>
              <w:bottom w:w="80" w:type="dxa"/>
              <w:right w:w="80" w:type="dxa"/>
            </w:tcMar>
          </w:tcPr>
          <w:p w14:paraId="13E70BB4" w14:textId="77777777" w:rsidR="00861398" w:rsidRDefault="006224F4">
            <w:pPr>
              <w:pStyle w:val="Normal1"/>
              <w:pBdr>
                <w:top w:val="nil"/>
                <w:left w:val="nil"/>
                <w:bottom w:val="nil"/>
                <w:right w:val="nil"/>
                <w:between w:val="nil"/>
              </w:pBdr>
              <w:spacing w:before="120"/>
              <w:rPr>
                <w:color w:val="000000"/>
              </w:rPr>
            </w:pPr>
            <w:r>
              <w:rPr>
                <w:color w:val="000000"/>
                <w:highlight w:val="yellow"/>
              </w:rPr>
              <w:t>spell it out</w:t>
            </w:r>
          </w:p>
        </w:tc>
      </w:tr>
      <w:tr w:rsidR="00861398" w14:paraId="3CC234DD" w14:textId="77777777">
        <w:trPr>
          <w:trHeight w:val="310"/>
        </w:trPr>
        <w:tc>
          <w:tcPr>
            <w:tcW w:w="1368" w:type="dxa"/>
            <w:tcBorders>
              <w:top w:val="nil"/>
              <w:left w:val="nil"/>
              <w:bottom w:val="nil"/>
              <w:right w:val="nil"/>
            </w:tcBorders>
            <w:shd w:val="clear" w:color="auto" w:fill="auto"/>
            <w:tcMar>
              <w:top w:w="80" w:type="dxa"/>
              <w:left w:w="80" w:type="dxa"/>
              <w:bottom w:w="80" w:type="dxa"/>
              <w:right w:w="80" w:type="dxa"/>
            </w:tcMar>
          </w:tcPr>
          <w:p w14:paraId="4846C28D" w14:textId="77777777" w:rsidR="00861398" w:rsidRDefault="00861398">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5DA27728" w14:textId="77777777" w:rsidR="00861398" w:rsidRDefault="00861398">
            <w:pPr>
              <w:pStyle w:val="Normal1"/>
            </w:pPr>
          </w:p>
        </w:tc>
      </w:tr>
      <w:tr w:rsidR="00861398" w14:paraId="52A6DF18" w14:textId="77777777">
        <w:trPr>
          <w:trHeight w:val="310"/>
        </w:trPr>
        <w:tc>
          <w:tcPr>
            <w:tcW w:w="1368" w:type="dxa"/>
            <w:tcBorders>
              <w:top w:val="nil"/>
              <w:left w:val="nil"/>
              <w:bottom w:val="nil"/>
              <w:right w:val="nil"/>
            </w:tcBorders>
            <w:shd w:val="clear" w:color="auto" w:fill="auto"/>
            <w:tcMar>
              <w:top w:w="80" w:type="dxa"/>
              <w:left w:w="80" w:type="dxa"/>
              <w:bottom w:w="80" w:type="dxa"/>
              <w:right w:w="80" w:type="dxa"/>
            </w:tcMar>
          </w:tcPr>
          <w:p w14:paraId="0172DB61" w14:textId="77777777" w:rsidR="00861398" w:rsidRDefault="00861398">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2E56CA97" w14:textId="77777777" w:rsidR="00861398" w:rsidRDefault="00861398">
            <w:pPr>
              <w:pStyle w:val="Normal1"/>
            </w:pPr>
          </w:p>
        </w:tc>
      </w:tr>
      <w:tr w:rsidR="00861398" w14:paraId="1751AFD9" w14:textId="77777777">
        <w:trPr>
          <w:trHeight w:val="310"/>
        </w:trPr>
        <w:tc>
          <w:tcPr>
            <w:tcW w:w="1368" w:type="dxa"/>
            <w:tcBorders>
              <w:top w:val="nil"/>
              <w:left w:val="nil"/>
              <w:bottom w:val="nil"/>
              <w:right w:val="nil"/>
            </w:tcBorders>
            <w:shd w:val="clear" w:color="auto" w:fill="auto"/>
            <w:tcMar>
              <w:top w:w="80" w:type="dxa"/>
              <w:left w:w="80" w:type="dxa"/>
              <w:bottom w:w="80" w:type="dxa"/>
              <w:right w:w="80" w:type="dxa"/>
            </w:tcMar>
          </w:tcPr>
          <w:p w14:paraId="66C971B2" w14:textId="77777777" w:rsidR="00861398" w:rsidRDefault="00861398">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591BB73E" w14:textId="77777777" w:rsidR="00861398" w:rsidRDefault="00861398">
            <w:pPr>
              <w:pStyle w:val="Normal1"/>
            </w:pPr>
          </w:p>
        </w:tc>
      </w:tr>
      <w:tr w:rsidR="00861398" w14:paraId="1A81ED07" w14:textId="77777777">
        <w:trPr>
          <w:trHeight w:val="310"/>
        </w:trPr>
        <w:tc>
          <w:tcPr>
            <w:tcW w:w="1368" w:type="dxa"/>
            <w:tcBorders>
              <w:top w:val="nil"/>
              <w:left w:val="nil"/>
              <w:bottom w:val="nil"/>
              <w:right w:val="nil"/>
            </w:tcBorders>
            <w:shd w:val="clear" w:color="auto" w:fill="auto"/>
            <w:tcMar>
              <w:top w:w="80" w:type="dxa"/>
              <w:left w:w="80" w:type="dxa"/>
              <w:bottom w:w="80" w:type="dxa"/>
              <w:right w:w="80" w:type="dxa"/>
            </w:tcMar>
          </w:tcPr>
          <w:p w14:paraId="33D3E802" w14:textId="77777777" w:rsidR="00861398" w:rsidRDefault="00861398">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637855D6" w14:textId="77777777" w:rsidR="00861398" w:rsidRDefault="00861398">
            <w:pPr>
              <w:pStyle w:val="Normal1"/>
            </w:pPr>
          </w:p>
        </w:tc>
      </w:tr>
      <w:tr w:rsidR="00861398" w14:paraId="716D4A4E" w14:textId="77777777">
        <w:trPr>
          <w:trHeight w:val="310"/>
        </w:trPr>
        <w:tc>
          <w:tcPr>
            <w:tcW w:w="1368" w:type="dxa"/>
            <w:tcBorders>
              <w:top w:val="nil"/>
              <w:left w:val="nil"/>
              <w:bottom w:val="nil"/>
              <w:right w:val="nil"/>
            </w:tcBorders>
            <w:shd w:val="clear" w:color="auto" w:fill="auto"/>
            <w:tcMar>
              <w:top w:w="80" w:type="dxa"/>
              <w:left w:w="80" w:type="dxa"/>
              <w:bottom w:w="80" w:type="dxa"/>
              <w:right w:w="80" w:type="dxa"/>
            </w:tcMar>
          </w:tcPr>
          <w:p w14:paraId="056EE9CE" w14:textId="77777777" w:rsidR="00861398" w:rsidRDefault="00861398">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0B0C4986" w14:textId="77777777" w:rsidR="00861398" w:rsidRDefault="00861398">
            <w:pPr>
              <w:pStyle w:val="Normal1"/>
            </w:pPr>
          </w:p>
        </w:tc>
      </w:tr>
      <w:tr w:rsidR="00861398" w14:paraId="6C3B15AD" w14:textId="77777777">
        <w:trPr>
          <w:trHeight w:val="310"/>
        </w:trPr>
        <w:tc>
          <w:tcPr>
            <w:tcW w:w="1368" w:type="dxa"/>
            <w:tcBorders>
              <w:top w:val="nil"/>
              <w:left w:val="nil"/>
              <w:bottom w:val="nil"/>
              <w:right w:val="nil"/>
            </w:tcBorders>
            <w:shd w:val="clear" w:color="auto" w:fill="auto"/>
            <w:tcMar>
              <w:top w:w="80" w:type="dxa"/>
              <w:left w:w="80" w:type="dxa"/>
              <w:bottom w:w="80" w:type="dxa"/>
              <w:right w:w="80" w:type="dxa"/>
            </w:tcMar>
          </w:tcPr>
          <w:p w14:paraId="08C88E1F" w14:textId="77777777" w:rsidR="00861398" w:rsidRDefault="00861398">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1100F170" w14:textId="77777777" w:rsidR="00861398" w:rsidRDefault="00861398">
            <w:pPr>
              <w:pStyle w:val="Normal1"/>
            </w:pPr>
          </w:p>
        </w:tc>
      </w:tr>
      <w:tr w:rsidR="00861398" w14:paraId="3EE66B27" w14:textId="77777777">
        <w:trPr>
          <w:trHeight w:val="310"/>
        </w:trPr>
        <w:tc>
          <w:tcPr>
            <w:tcW w:w="1368" w:type="dxa"/>
            <w:tcBorders>
              <w:top w:val="nil"/>
              <w:left w:val="nil"/>
              <w:bottom w:val="nil"/>
              <w:right w:val="nil"/>
            </w:tcBorders>
            <w:shd w:val="clear" w:color="auto" w:fill="auto"/>
            <w:tcMar>
              <w:top w:w="80" w:type="dxa"/>
              <w:left w:w="80" w:type="dxa"/>
              <w:bottom w:w="80" w:type="dxa"/>
              <w:right w:w="80" w:type="dxa"/>
            </w:tcMar>
          </w:tcPr>
          <w:p w14:paraId="31BB6C55" w14:textId="77777777" w:rsidR="00861398" w:rsidRDefault="00861398">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7E37D4AA" w14:textId="77777777" w:rsidR="00861398" w:rsidRDefault="00861398">
            <w:pPr>
              <w:pStyle w:val="Normal1"/>
            </w:pPr>
          </w:p>
        </w:tc>
      </w:tr>
      <w:tr w:rsidR="00861398" w14:paraId="41053E83" w14:textId="77777777">
        <w:trPr>
          <w:trHeight w:val="310"/>
        </w:trPr>
        <w:tc>
          <w:tcPr>
            <w:tcW w:w="1368" w:type="dxa"/>
            <w:tcBorders>
              <w:top w:val="nil"/>
              <w:left w:val="nil"/>
              <w:bottom w:val="nil"/>
              <w:right w:val="nil"/>
            </w:tcBorders>
            <w:shd w:val="clear" w:color="auto" w:fill="auto"/>
            <w:tcMar>
              <w:top w:w="80" w:type="dxa"/>
              <w:left w:w="80" w:type="dxa"/>
              <w:bottom w:w="80" w:type="dxa"/>
              <w:right w:w="80" w:type="dxa"/>
            </w:tcMar>
          </w:tcPr>
          <w:p w14:paraId="28A99880" w14:textId="77777777" w:rsidR="00861398" w:rsidRDefault="00861398">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0D4C3E78" w14:textId="77777777" w:rsidR="00861398" w:rsidRDefault="00861398">
            <w:pPr>
              <w:pStyle w:val="Normal1"/>
            </w:pPr>
          </w:p>
        </w:tc>
      </w:tr>
      <w:tr w:rsidR="00861398" w14:paraId="6222CE80" w14:textId="77777777">
        <w:trPr>
          <w:trHeight w:val="310"/>
        </w:trPr>
        <w:tc>
          <w:tcPr>
            <w:tcW w:w="1368" w:type="dxa"/>
            <w:tcBorders>
              <w:top w:val="nil"/>
              <w:left w:val="nil"/>
              <w:bottom w:val="nil"/>
              <w:right w:val="nil"/>
            </w:tcBorders>
            <w:shd w:val="clear" w:color="auto" w:fill="auto"/>
            <w:tcMar>
              <w:top w:w="80" w:type="dxa"/>
              <w:left w:w="80" w:type="dxa"/>
              <w:bottom w:w="80" w:type="dxa"/>
              <w:right w:w="80" w:type="dxa"/>
            </w:tcMar>
          </w:tcPr>
          <w:p w14:paraId="013BF4EC" w14:textId="77777777" w:rsidR="00861398" w:rsidRDefault="00861398">
            <w:pPr>
              <w:pStyle w:val="Normal1"/>
            </w:pPr>
          </w:p>
        </w:tc>
        <w:tc>
          <w:tcPr>
            <w:tcW w:w="8208" w:type="dxa"/>
            <w:tcBorders>
              <w:top w:val="nil"/>
              <w:left w:val="nil"/>
              <w:bottom w:val="nil"/>
              <w:right w:val="nil"/>
            </w:tcBorders>
            <w:shd w:val="clear" w:color="auto" w:fill="auto"/>
            <w:tcMar>
              <w:top w:w="80" w:type="dxa"/>
              <w:left w:w="80" w:type="dxa"/>
              <w:bottom w:w="80" w:type="dxa"/>
              <w:right w:w="80" w:type="dxa"/>
            </w:tcMar>
          </w:tcPr>
          <w:p w14:paraId="742FA03A" w14:textId="77777777" w:rsidR="00861398" w:rsidRDefault="00861398">
            <w:pPr>
              <w:pStyle w:val="Normal1"/>
            </w:pPr>
          </w:p>
        </w:tc>
      </w:tr>
    </w:tbl>
    <w:p w14:paraId="6C58EC6C" w14:textId="77777777" w:rsidR="00861398" w:rsidRDefault="00861398">
      <w:pPr>
        <w:pStyle w:val="Normal1"/>
        <w:keepNext/>
        <w:widowControl w:val="0"/>
        <w:numPr>
          <w:ilvl w:val="0"/>
          <w:numId w:val="7"/>
        </w:numPr>
        <w:pBdr>
          <w:top w:val="nil"/>
          <w:left w:val="nil"/>
          <w:bottom w:val="nil"/>
          <w:right w:val="nil"/>
          <w:between w:val="nil"/>
        </w:pBdr>
        <w:tabs>
          <w:tab w:val="left" w:pos="794"/>
          <w:tab w:val="left" w:pos="1191"/>
          <w:tab w:val="left" w:pos="1588"/>
          <w:tab w:val="left" w:pos="1985"/>
        </w:tabs>
        <w:spacing w:before="160"/>
      </w:pPr>
    </w:p>
    <w:p w14:paraId="2A72E8F7" w14:textId="77777777" w:rsidR="00861398" w:rsidRDefault="00861398">
      <w:pPr>
        <w:pStyle w:val="Normal1"/>
        <w:keepNext/>
        <w:widowControl w:val="0"/>
        <w:numPr>
          <w:ilvl w:val="0"/>
          <w:numId w:val="2"/>
        </w:numPr>
        <w:pBdr>
          <w:top w:val="nil"/>
          <w:left w:val="nil"/>
          <w:bottom w:val="nil"/>
          <w:right w:val="nil"/>
          <w:between w:val="nil"/>
        </w:pBdr>
        <w:tabs>
          <w:tab w:val="left" w:pos="794"/>
          <w:tab w:val="left" w:pos="1191"/>
          <w:tab w:val="left" w:pos="1588"/>
          <w:tab w:val="left" w:pos="1985"/>
        </w:tabs>
        <w:spacing w:before="160"/>
      </w:pPr>
    </w:p>
    <w:p w14:paraId="15601DC8" w14:textId="77777777" w:rsidR="00861398" w:rsidRDefault="006224F4">
      <w:pPr>
        <w:pStyle w:val="Normal1"/>
        <w:keepNext/>
        <w:numPr>
          <w:ilvl w:val="0"/>
          <w:numId w:val="3"/>
        </w:numPr>
        <w:pBdr>
          <w:top w:val="nil"/>
          <w:left w:val="nil"/>
          <w:bottom w:val="nil"/>
          <w:right w:val="nil"/>
          <w:between w:val="nil"/>
        </w:pBdr>
        <w:tabs>
          <w:tab w:val="left" w:pos="794"/>
          <w:tab w:val="left" w:pos="1191"/>
          <w:tab w:val="left" w:pos="1588"/>
          <w:tab w:val="left" w:pos="1985"/>
        </w:tabs>
        <w:spacing w:before="160"/>
      </w:pPr>
      <w:proofErr w:type="spellStart"/>
      <w:r>
        <w:rPr>
          <w:b/>
          <w:color w:val="000000"/>
        </w:rPr>
        <w:t>Wangiri</w:t>
      </w:r>
      <w:proofErr w:type="spellEnd"/>
      <w:r>
        <w:rPr>
          <w:b/>
          <w:color w:val="000000"/>
        </w:rPr>
        <w:t xml:space="preserve"> Definition and description of the fraud  </w:t>
      </w:r>
    </w:p>
    <w:p w14:paraId="2363312A" w14:textId="77777777" w:rsidR="00861398" w:rsidRDefault="006224F4">
      <w:pPr>
        <w:pStyle w:val="Normal1"/>
        <w:pBdr>
          <w:top w:val="nil"/>
          <w:left w:val="nil"/>
          <w:bottom w:val="nil"/>
          <w:right w:val="nil"/>
          <w:between w:val="nil"/>
        </w:pBdr>
        <w:ind w:left="720"/>
        <w:rPr>
          <w:color w:val="000000"/>
        </w:rPr>
      </w:pPr>
      <w:r>
        <w:rPr>
          <w:color w:val="000000"/>
        </w:rPr>
        <w:t>'</w:t>
      </w:r>
      <w:proofErr w:type="spellStart"/>
      <w:r>
        <w:rPr>
          <w:b/>
          <w:color w:val="000000"/>
        </w:rPr>
        <w:t>Wangiri</w:t>
      </w:r>
      <w:proofErr w:type="spellEnd"/>
      <w:r>
        <w:rPr>
          <w:color w:val="000000"/>
        </w:rPr>
        <w:t xml:space="preserve">' is a Japanese word </w:t>
      </w:r>
      <w:r>
        <w:rPr>
          <w:b/>
          <w:color w:val="000000"/>
        </w:rPr>
        <w:t>meaning</w:t>
      </w:r>
      <w:r>
        <w:rPr>
          <w:color w:val="000000"/>
        </w:rPr>
        <w:t xml:space="preserve"> 'one ring and drop'. And a </w:t>
      </w:r>
      <w:proofErr w:type="spellStart"/>
      <w:r>
        <w:rPr>
          <w:b/>
          <w:color w:val="000000"/>
        </w:rPr>
        <w:t>Wangiri</w:t>
      </w:r>
      <w:proofErr w:type="spellEnd"/>
      <w:r>
        <w:rPr>
          <w:color w:val="000000"/>
        </w:rPr>
        <w:t xml:space="preserve"> call does just that. Calls usually cut off just as the phone rings, leaving a missed call message from an international, or unusual number.</w:t>
      </w:r>
    </w:p>
    <w:p w14:paraId="2F61D1E1" w14:textId="77777777" w:rsidR="00861398" w:rsidRDefault="006224F4">
      <w:pPr>
        <w:pStyle w:val="Normal1"/>
        <w:keepNext/>
        <w:numPr>
          <w:ilvl w:val="0"/>
          <w:numId w:val="3"/>
        </w:numPr>
        <w:pBdr>
          <w:top w:val="nil"/>
          <w:left w:val="nil"/>
          <w:bottom w:val="nil"/>
          <w:right w:val="nil"/>
          <w:between w:val="nil"/>
        </w:pBdr>
        <w:tabs>
          <w:tab w:val="left" w:pos="794"/>
          <w:tab w:val="left" w:pos="1191"/>
          <w:tab w:val="left" w:pos="1588"/>
          <w:tab w:val="left" w:pos="1985"/>
        </w:tabs>
        <w:spacing w:before="160"/>
      </w:pPr>
      <w:r>
        <w:rPr>
          <w:b/>
          <w:color w:val="000000"/>
        </w:rPr>
        <w:t xml:space="preserve">Proposed Methodologies </w:t>
      </w:r>
    </w:p>
    <w:p w14:paraId="56BD725D" w14:textId="77777777" w:rsidR="00861398" w:rsidRDefault="00861398">
      <w:pPr>
        <w:pStyle w:val="Normal1"/>
        <w:pBdr>
          <w:top w:val="nil"/>
          <w:left w:val="nil"/>
          <w:bottom w:val="nil"/>
          <w:right w:val="nil"/>
          <w:between w:val="nil"/>
        </w:pBdr>
        <w:spacing w:before="120"/>
        <w:rPr>
          <w:color w:val="000000"/>
        </w:rPr>
      </w:pPr>
    </w:p>
    <w:p w14:paraId="3CD93A85" w14:textId="77777777" w:rsidR="00861398" w:rsidRDefault="006224F4">
      <w:pPr>
        <w:pStyle w:val="Normal1"/>
        <w:pBdr>
          <w:top w:val="nil"/>
          <w:left w:val="nil"/>
          <w:bottom w:val="nil"/>
          <w:right w:val="nil"/>
          <w:between w:val="nil"/>
        </w:pBdr>
        <w:spacing w:before="120"/>
        <w:rPr>
          <w:color w:val="000000"/>
        </w:rPr>
      </w:pPr>
      <w:r>
        <w:rPr>
          <w:color w:val="000000"/>
        </w:rPr>
        <w:t xml:space="preserve">All member states are invited to consider the following measures to mitigate the risk of </w:t>
      </w:r>
      <w:proofErr w:type="spellStart"/>
      <w:r>
        <w:rPr>
          <w:color w:val="000000"/>
        </w:rPr>
        <w:t>Wangiri</w:t>
      </w:r>
      <w:proofErr w:type="spellEnd"/>
      <w:r>
        <w:rPr>
          <w:color w:val="000000"/>
        </w:rPr>
        <w:t xml:space="preserve"> fraud:</w:t>
      </w:r>
    </w:p>
    <w:p w14:paraId="74A6C6E5" w14:textId="77777777" w:rsidR="00861398" w:rsidRDefault="006224F4">
      <w:pPr>
        <w:pStyle w:val="Normal1"/>
        <w:numPr>
          <w:ilvl w:val="1"/>
          <w:numId w:val="3"/>
        </w:numPr>
        <w:pBdr>
          <w:top w:val="nil"/>
          <w:left w:val="nil"/>
          <w:bottom w:val="nil"/>
          <w:right w:val="nil"/>
          <w:between w:val="nil"/>
        </w:pBdr>
        <w:spacing w:before="120"/>
        <w:ind w:left="720" w:firstLine="0"/>
        <w:jc w:val="both"/>
      </w:pPr>
      <w:r>
        <w:rPr>
          <w:b/>
          <w:color w:val="000000"/>
        </w:rPr>
        <w:t>Routing Management of Carrier</w:t>
      </w:r>
      <w:r>
        <w:rPr>
          <w:color w:val="000000"/>
        </w:rPr>
        <w:t xml:space="preserve">: When a fraudster carries out the </w:t>
      </w:r>
      <w:proofErr w:type="spellStart"/>
      <w:r>
        <w:rPr>
          <w:color w:val="000000"/>
        </w:rPr>
        <w:t>Wangiri</w:t>
      </w:r>
      <w:proofErr w:type="spellEnd"/>
      <w:r>
        <w:rPr>
          <w:color w:val="000000"/>
        </w:rPr>
        <w:t xml:space="preserve"> fraud and gives missed calls to multiple subscribers, the augmented amount of traffic can be perceived by the carrier who routes these calls. If an operator examines this activity, there will be a rhythmic trend of increased traffic observed on the same carrier to route these calls. In such cases, an operator must take necessary protections to route all the traffic through an alternative carrier. Routing the calls through a different carrier will help in breaking the chain between the fraudster and the linked carrier. An appropriate regulations of international traffic by member states might  </w:t>
      </w:r>
    </w:p>
    <w:p w14:paraId="3D294371" w14:textId="77777777" w:rsidR="00861398" w:rsidRDefault="006224F4">
      <w:pPr>
        <w:pStyle w:val="Normal1"/>
        <w:numPr>
          <w:ilvl w:val="1"/>
          <w:numId w:val="3"/>
        </w:numPr>
        <w:pBdr>
          <w:top w:val="nil"/>
          <w:left w:val="nil"/>
          <w:bottom w:val="nil"/>
          <w:right w:val="nil"/>
          <w:between w:val="nil"/>
        </w:pBdr>
        <w:spacing w:before="120"/>
        <w:ind w:left="720" w:firstLine="0"/>
        <w:jc w:val="both"/>
      </w:pPr>
      <w:r>
        <w:rPr>
          <w:b/>
          <w:color w:val="000000"/>
        </w:rPr>
        <w:t>Customer Experience Management</w:t>
      </w:r>
      <w:r>
        <w:rPr>
          <w:color w:val="000000"/>
        </w:rPr>
        <w:t xml:space="preserve">: As the customer is the main target of any business, telecom operators need to manage their customer complaints efficiently, which will reduce customer churn. All employees in telecom operator should be informed about </w:t>
      </w:r>
      <w:proofErr w:type="spellStart"/>
      <w:r>
        <w:rPr>
          <w:color w:val="000000"/>
        </w:rPr>
        <w:t>Wangiri</w:t>
      </w:r>
      <w:proofErr w:type="spellEnd"/>
      <w:r>
        <w:rPr>
          <w:color w:val="000000"/>
        </w:rPr>
        <w:t xml:space="preserve"> and how to manage complaints related to this fraud.</w:t>
      </w:r>
    </w:p>
    <w:p w14:paraId="730D1074" w14:textId="77777777" w:rsidR="00861398" w:rsidRDefault="006224F4">
      <w:pPr>
        <w:pStyle w:val="Normal1"/>
        <w:numPr>
          <w:ilvl w:val="1"/>
          <w:numId w:val="3"/>
        </w:numPr>
        <w:pBdr>
          <w:top w:val="nil"/>
          <w:left w:val="nil"/>
          <w:bottom w:val="nil"/>
          <w:right w:val="nil"/>
          <w:between w:val="nil"/>
        </w:pBdr>
        <w:spacing w:before="120"/>
        <w:ind w:left="720" w:firstLine="0"/>
        <w:jc w:val="both"/>
      </w:pPr>
      <w:r>
        <w:rPr>
          <w:b/>
          <w:color w:val="000000"/>
        </w:rPr>
        <w:t>Subscriber Awareness</w:t>
      </w:r>
      <w:r>
        <w:rPr>
          <w:color w:val="000000"/>
        </w:rPr>
        <w:t xml:space="preserve">: A pro-active approach to minimize </w:t>
      </w:r>
      <w:proofErr w:type="spellStart"/>
      <w:r>
        <w:rPr>
          <w:color w:val="000000"/>
        </w:rPr>
        <w:t>Wangiri</w:t>
      </w:r>
      <w:proofErr w:type="spellEnd"/>
      <w:r>
        <w:rPr>
          <w:color w:val="000000"/>
        </w:rPr>
        <w:t xml:space="preserve"> fraud would involve making the consumers aware of the risk. There are several free apps which can be used to quickly check suspicious numbers. This would tell the customer if the number is a part of any ongoing scams or not. </w:t>
      </w:r>
    </w:p>
    <w:p w14:paraId="573D1A24" w14:textId="77777777" w:rsidR="00861398" w:rsidRDefault="006224F4">
      <w:pPr>
        <w:pStyle w:val="Normal1"/>
        <w:numPr>
          <w:ilvl w:val="1"/>
          <w:numId w:val="3"/>
        </w:numPr>
        <w:pBdr>
          <w:top w:val="nil"/>
          <w:left w:val="nil"/>
          <w:bottom w:val="nil"/>
          <w:right w:val="nil"/>
          <w:between w:val="nil"/>
        </w:pBdr>
        <w:spacing w:before="120"/>
        <w:ind w:left="720" w:firstLine="0"/>
        <w:jc w:val="both"/>
      </w:pPr>
      <w:r>
        <w:rPr>
          <w:b/>
          <w:color w:val="000000"/>
        </w:rPr>
        <w:t>Interactive Voice Response (IVR) Facility</w:t>
      </w:r>
      <w:r>
        <w:rPr>
          <w:color w:val="000000"/>
        </w:rPr>
        <w:t>: Whenever a subscriber calls back to a subspecies destination upon receiving a missed call, the telecom operator should have an IVR voice informing him about his called destination. This IVR warning would help the subscriber to decide if they really want to make the call or not.</w:t>
      </w:r>
    </w:p>
    <w:p w14:paraId="5E20B569" w14:textId="77777777" w:rsidR="00861398" w:rsidRDefault="006224F4">
      <w:pPr>
        <w:pStyle w:val="Normal1"/>
        <w:numPr>
          <w:ilvl w:val="1"/>
          <w:numId w:val="3"/>
        </w:numPr>
        <w:pBdr>
          <w:top w:val="nil"/>
          <w:left w:val="nil"/>
          <w:bottom w:val="nil"/>
          <w:right w:val="nil"/>
          <w:between w:val="nil"/>
        </w:pBdr>
        <w:spacing w:before="120"/>
        <w:ind w:left="720" w:firstLine="0"/>
        <w:jc w:val="both"/>
      </w:pPr>
      <w:r>
        <w:rPr>
          <w:b/>
          <w:color w:val="000000"/>
        </w:rPr>
        <w:t>Using Technology</w:t>
      </w:r>
      <w:r>
        <w:rPr>
          <w:color w:val="000000"/>
        </w:rPr>
        <w:t>: Telecom Operators might have an Artificial Intelligence system to make alerts to the customers via different means when receive missed calls from subspecies numbers.</w:t>
      </w:r>
    </w:p>
    <w:p w14:paraId="27DC7149" w14:textId="77777777" w:rsidR="00861398" w:rsidRDefault="006224F4">
      <w:pPr>
        <w:pStyle w:val="Normal1"/>
        <w:numPr>
          <w:ilvl w:val="1"/>
          <w:numId w:val="3"/>
        </w:numPr>
        <w:pBdr>
          <w:top w:val="nil"/>
          <w:left w:val="nil"/>
          <w:bottom w:val="nil"/>
          <w:right w:val="nil"/>
          <w:between w:val="nil"/>
        </w:pBdr>
        <w:spacing w:before="120"/>
        <w:ind w:left="720" w:firstLine="0"/>
        <w:jc w:val="both"/>
      </w:pPr>
      <w:r>
        <w:rPr>
          <w:b/>
          <w:color w:val="000000"/>
        </w:rPr>
        <w:t>Numbers Blocking</w:t>
      </w:r>
      <w:r>
        <w:rPr>
          <w:color w:val="000000"/>
        </w:rPr>
        <w:t xml:space="preserve">: Regulators in different countries might allow telecom operators to block all numbers that were repeated in </w:t>
      </w:r>
      <w:proofErr w:type="spellStart"/>
      <w:r>
        <w:rPr>
          <w:color w:val="000000"/>
        </w:rPr>
        <w:t>Wangiri</w:t>
      </w:r>
      <w:proofErr w:type="spellEnd"/>
      <w:r>
        <w:rPr>
          <w:color w:val="000000"/>
        </w:rPr>
        <w:t xml:space="preserve"> fraud. </w:t>
      </w:r>
    </w:p>
    <w:p w14:paraId="4EF2C5D3" w14:textId="77777777" w:rsidR="00861398" w:rsidRDefault="006224F4">
      <w:pPr>
        <w:pStyle w:val="Normal1"/>
        <w:numPr>
          <w:ilvl w:val="1"/>
          <w:numId w:val="3"/>
        </w:numPr>
        <w:pBdr>
          <w:top w:val="nil"/>
          <w:left w:val="nil"/>
          <w:bottom w:val="nil"/>
          <w:right w:val="nil"/>
          <w:between w:val="nil"/>
        </w:pBdr>
        <w:spacing w:before="120"/>
        <w:ind w:left="720" w:firstLine="0"/>
        <w:jc w:val="both"/>
      </w:pPr>
      <w:r>
        <w:rPr>
          <w:b/>
          <w:color w:val="000000"/>
        </w:rPr>
        <w:lastRenderedPageBreak/>
        <w:t>Sharing of Black Lists</w:t>
      </w:r>
      <w:r>
        <w:rPr>
          <w:color w:val="000000"/>
        </w:rPr>
        <w:t xml:space="preserve">: Regulators in different countries might set up a mechanism to share the most frequent numbers committing </w:t>
      </w:r>
      <w:proofErr w:type="spellStart"/>
      <w:r>
        <w:rPr>
          <w:color w:val="000000"/>
        </w:rPr>
        <w:t>Wangiri</w:t>
      </w:r>
      <w:proofErr w:type="spellEnd"/>
      <w:r>
        <w:rPr>
          <w:color w:val="000000"/>
        </w:rPr>
        <w:t xml:space="preserve"> fraud. </w:t>
      </w:r>
    </w:p>
    <w:p w14:paraId="529C145B" w14:textId="77777777" w:rsidR="00861398" w:rsidRDefault="006224F4">
      <w:pPr>
        <w:pStyle w:val="Normal1"/>
        <w:numPr>
          <w:ilvl w:val="1"/>
          <w:numId w:val="3"/>
        </w:numPr>
        <w:pBdr>
          <w:top w:val="nil"/>
          <w:left w:val="nil"/>
          <w:bottom w:val="nil"/>
          <w:right w:val="nil"/>
          <w:between w:val="nil"/>
        </w:pBdr>
        <w:spacing w:before="120"/>
        <w:ind w:left="720" w:firstLine="0"/>
        <w:jc w:val="both"/>
        <w:rPr>
          <w:ins w:id="10" w:author="Dell" w:date="2022-04-22T12:53:00Z"/>
          <w:color w:val="000000"/>
        </w:rPr>
      </w:pPr>
      <w:r>
        <w:rPr>
          <w:b/>
          <w:color w:val="000000"/>
        </w:rPr>
        <w:t xml:space="preserve">The proper National Numbering Plans management: </w:t>
      </w:r>
      <w:r>
        <w:rPr>
          <w:color w:val="000000"/>
        </w:rPr>
        <w:t xml:space="preserve">Regulators might prepare a mechanism to ensure the proper use of NDCs with MNOs in order to avoid different types of fraud including </w:t>
      </w:r>
      <w:proofErr w:type="spellStart"/>
      <w:r>
        <w:rPr>
          <w:color w:val="000000"/>
        </w:rPr>
        <w:t>Wangiri</w:t>
      </w:r>
      <w:proofErr w:type="spellEnd"/>
      <w:r>
        <w:rPr>
          <w:color w:val="000000"/>
        </w:rPr>
        <w:t xml:space="preserve">, call masking and spoofing. </w:t>
      </w:r>
    </w:p>
    <w:p w14:paraId="48C5C5B1" w14:textId="77777777" w:rsidR="00861398" w:rsidRDefault="006224F4">
      <w:pPr>
        <w:pStyle w:val="Normal1"/>
        <w:numPr>
          <w:ilvl w:val="1"/>
          <w:numId w:val="3"/>
        </w:numPr>
        <w:pBdr>
          <w:top w:val="nil"/>
          <w:left w:val="nil"/>
          <w:bottom w:val="nil"/>
          <w:right w:val="nil"/>
          <w:between w:val="nil"/>
        </w:pBdr>
        <w:spacing w:before="120"/>
        <w:ind w:left="720" w:firstLine="0"/>
        <w:jc w:val="both"/>
        <w:rPr>
          <w:ins w:id="11" w:author="Tejpal Singh" w:date="2022-04-27T21:06:00Z"/>
          <w:color w:val="F29E65"/>
        </w:rPr>
      </w:pPr>
      <w:ins w:id="12" w:author="Tejpal Singh" w:date="2022-04-27T21:06:00Z">
        <w:r>
          <w:rPr>
            <w:b/>
            <w:color w:val="F29E65"/>
          </w:rPr>
          <w:t xml:space="preserve">Publishing of Premium Rate Numbers: </w:t>
        </w:r>
        <w:r>
          <w:rPr>
            <w:color w:val="F29E65"/>
          </w:rPr>
          <w:t xml:space="preserve">Regulators may mandate telecom operators to publish the premium rate numbers, accessible from their network along with charging rates, on their website or in common national or international database. </w:t>
        </w:r>
      </w:ins>
    </w:p>
    <w:p w14:paraId="663E00F3" w14:textId="77777777" w:rsidR="00861398" w:rsidRDefault="006224F4">
      <w:pPr>
        <w:pStyle w:val="Normal1"/>
        <w:numPr>
          <w:ilvl w:val="1"/>
          <w:numId w:val="3"/>
        </w:numPr>
        <w:pBdr>
          <w:top w:val="nil"/>
          <w:left w:val="nil"/>
          <w:bottom w:val="nil"/>
          <w:right w:val="nil"/>
          <w:between w:val="nil"/>
        </w:pBdr>
        <w:spacing w:before="120"/>
        <w:ind w:left="720" w:firstLine="0"/>
        <w:jc w:val="both"/>
        <w:rPr>
          <w:ins w:id="13" w:author="Tejpal Singh" w:date="2022-04-27T21:06:00Z"/>
          <w:color w:val="F29E65"/>
        </w:rPr>
      </w:pPr>
      <w:ins w:id="14" w:author="Tejpal Singh" w:date="2022-04-27T21:06:00Z">
        <w:r>
          <w:rPr>
            <w:b/>
            <w:color w:val="F29E65"/>
          </w:rPr>
          <w:t xml:space="preserve">Fixing Ceiling </w:t>
        </w:r>
        <w:proofErr w:type="gramStart"/>
        <w:r>
          <w:rPr>
            <w:b/>
            <w:color w:val="F29E65"/>
          </w:rPr>
          <w:t>rates :</w:t>
        </w:r>
        <w:proofErr w:type="gramEnd"/>
        <w:r>
          <w:rPr>
            <w:b/>
            <w:color w:val="F29E65"/>
          </w:rPr>
          <w:t xml:space="preserve"> </w:t>
        </w:r>
        <w:r>
          <w:rPr>
            <w:color w:val="F29E65"/>
          </w:rPr>
          <w:t>In order to protect interests of end subscribers and telecom operators, regulators may evaluate fixing of some ceiling rates which can be applied for providing premium rate services using PSTN and PLMN.</w:t>
        </w:r>
      </w:ins>
    </w:p>
    <w:p w14:paraId="73B74876" w14:textId="77777777" w:rsidR="00861398" w:rsidRDefault="00861398">
      <w:pPr>
        <w:pStyle w:val="Normal1"/>
        <w:numPr>
          <w:ilvl w:val="1"/>
          <w:numId w:val="3"/>
        </w:numPr>
        <w:pBdr>
          <w:top w:val="nil"/>
          <w:left w:val="nil"/>
          <w:bottom w:val="nil"/>
          <w:right w:val="nil"/>
          <w:between w:val="nil"/>
        </w:pBdr>
        <w:spacing w:before="120"/>
        <w:ind w:left="720" w:firstLine="0"/>
        <w:jc w:val="both"/>
        <w:rPr>
          <w:color w:val="000000"/>
        </w:rPr>
      </w:pPr>
    </w:p>
    <w:p w14:paraId="5963BD11" w14:textId="77777777" w:rsidR="00861398" w:rsidRDefault="006224F4">
      <w:pPr>
        <w:pStyle w:val="Normal1"/>
        <w:numPr>
          <w:ilvl w:val="1"/>
          <w:numId w:val="3"/>
        </w:numPr>
        <w:pBdr>
          <w:top w:val="nil"/>
          <w:left w:val="nil"/>
          <w:bottom w:val="nil"/>
          <w:right w:val="nil"/>
          <w:between w:val="nil"/>
        </w:pBdr>
        <w:spacing w:before="120"/>
        <w:ind w:left="720" w:firstLine="0"/>
        <w:jc w:val="both"/>
        <w:rPr>
          <w:color w:val="000000"/>
        </w:rPr>
      </w:pPr>
      <w:r>
        <w:rPr>
          <w:b/>
          <w:color w:val="000000"/>
        </w:rPr>
        <w:t xml:space="preserve">The Application of WTSA Res. 91: </w:t>
      </w:r>
      <w:r>
        <w:rPr>
          <w:color w:val="000000"/>
        </w:rPr>
        <w:t>All member states are invited by this Resolution to “pursuant to the relevant ITU T Recommendations, to make available information on the presentation of their national numbering plans and amendments thereto in a timely manner, so as to ensure that the electronic repository remains up to date.”</w:t>
      </w:r>
    </w:p>
    <w:p w14:paraId="62592C16" w14:textId="77777777" w:rsidR="00861398" w:rsidRDefault="00861398">
      <w:pPr>
        <w:pStyle w:val="Normal1"/>
        <w:pBdr>
          <w:top w:val="nil"/>
          <w:left w:val="nil"/>
          <w:bottom w:val="nil"/>
          <w:right w:val="nil"/>
          <w:between w:val="nil"/>
        </w:pBdr>
        <w:spacing w:before="120"/>
        <w:rPr>
          <w:b/>
          <w:color w:val="000000"/>
        </w:rPr>
      </w:pPr>
    </w:p>
    <w:p w14:paraId="11FD2BF3" w14:textId="77777777" w:rsidR="00861398" w:rsidRDefault="00861398">
      <w:pPr>
        <w:pStyle w:val="Normal1"/>
        <w:pBdr>
          <w:top w:val="nil"/>
          <w:left w:val="nil"/>
          <w:bottom w:val="nil"/>
          <w:right w:val="nil"/>
          <w:between w:val="nil"/>
        </w:pBdr>
        <w:ind w:left="720"/>
        <w:rPr>
          <w:color w:val="000000"/>
        </w:rPr>
      </w:pPr>
    </w:p>
    <w:p w14:paraId="388BC898" w14:textId="77777777" w:rsidR="00861398" w:rsidRDefault="006224F4">
      <w:pPr>
        <w:pStyle w:val="Normal1"/>
        <w:keepNext/>
        <w:keepLines/>
        <w:pBdr>
          <w:top w:val="nil"/>
          <w:left w:val="nil"/>
          <w:bottom w:val="nil"/>
          <w:right w:val="nil"/>
          <w:between w:val="nil"/>
        </w:pBdr>
        <w:tabs>
          <w:tab w:val="left" w:pos="794"/>
          <w:tab w:val="left" w:pos="1191"/>
          <w:tab w:val="left" w:pos="1588"/>
          <w:tab w:val="left" w:pos="1985"/>
        </w:tabs>
        <w:spacing w:before="360" w:after="120"/>
        <w:jc w:val="center"/>
        <w:rPr>
          <w:b/>
          <w:color w:val="000000"/>
        </w:rPr>
      </w:pPr>
      <w:r>
        <w:rPr>
          <w:b/>
          <w:color w:val="000000"/>
        </w:rPr>
        <w:t xml:space="preserve">Table 1: </w:t>
      </w:r>
      <w:r>
        <w:rPr>
          <w:b/>
          <w:color w:val="000000"/>
          <w:highlight w:val="yellow"/>
        </w:rPr>
        <w:t>Example of a table</w:t>
      </w:r>
    </w:p>
    <w:tbl>
      <w:tblPr>
        <w:tblStyle w:val="a7"/>
        <w:tblW w:w="963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537"/>
        <w:gridCol w:w="8095"/>
      </w:tblGrid>
      <w:tr w:rsidR="00861398" w14:paraId="448B3368" w14:textId="77777777">
        <w:trPr>
          <w:trHeight w:val="291"/>
          <w:tblHeader/>
          <w:jc w:val="center"/>
        </w:trPr>
        <w:tc>
          <w:tcPr>
            <w:tcW w:w="1537" w:type="dxa"/>
            <w:tcBorders>
              <w:top w:val="single" w:sz="12" w:space="0" w:color="000000"/>
              <w:left w:val="single" w:sz="12" w:space="0" w:color="000000"/>
              <w:bottom w:val="single" w:sz="12" w:space="0" w:color="000000"/>
              <w:right w:val="single" w:sz="4" w:space="0" w:color="000000"/>
            </w:tcBorders>
            <w:shd w:val="clear" w:color="auto" w:fill="auto"/>
            <w:tcMar>
              <w:top w:w="80" w:type="dxa"/>
              <w:left w:w="80" w:type="dxa"/>
              <w:bottom w:w="80" w:type="dxa"/>
              <w:right w:w="80" w:type="dxa"/>
            </w:tcMar>
          </w:tcPr>
          <w:p w14:paraId="659B355A" w14:textId="77777777" w:rsidR="00861398" w:rsidRDefault="006224F4">
            <w:pPr>
              <w:pStyle w:val="Normal1"/>
              <w:keepNext/>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80" w:after="80"/>
              <w:jc w:val="center"/>
              <w:rPr>
                <w:b/>
                <w:color w:val="000000"/>
                <w:sz w:val="22"/>
                <w:szCs w:val="22"/>
              </w:rPr>
            </w:pPr>
            <w:r>
              <w:rPr>
                <w:b/>
                <w:color w:val="000000"/>
                <w:sz w:val="22"/>
                <w:szCs w:val="22"/>
              </w:rPr>
              <w:t>Number</w:t>
            </w:r>
          </w:p>
        </w:tc>
        <w:tc>
          <w:tcPr>
            <w:tcW w:w="8095" w:type="dxa"/>
            <w:tcBorders>
              <w:top w:val="single" w:sz="12" w:space="0" w:color="000000"/>
              <w:left w:val="single" w:sz="4" w:space="0" w:color="000000"/>
              <w:bottom w:val="single" w:sz="12" w:space="0" w:color="000000"/>
              <w:right w:val="single" w:sz="12" w:space="0" w:color="000000"/>
            </w:tcBorders>
            <w:shd w:val="clear" w:color="auto" w:fill="auto"/>
            <w:tcMar>
              <w:top w:w="80" w:type="dxa"/>
              <w:left w:w="80" w:type="dxa"/>
              <w:bottom w:w="80" w:type="dxa"/>
              <w:right w:w="80" w:type="dxa"/>
            </w:tcMar>
          </w:tcPr>
          <w:p w14:paraId="0E5A9823" w14:textId="77777777" w:rsidR="00861398" w:rsidRDefault="006224F4">
            <w:pPr>
              <w:pStyle w:val="Normal1"/>
              <w:keepNext/>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80" w:after="80"/>
              <w:jc w:val="center"/>
              <w:rPr>
                <w:b/>
                <w:color w:val="000000"/>
                <w:sz w:val="22"/>
                <w:szCs w:val="22"/>
              </w:rPr>
            </w:pPr>
            <w:r>
              <w:rPr>
                <w:b/>
                <w:color w:val="000000"/>
                <w:sz w:val="22"/>
                <w:szCs w:val="22"/>
              </w:rPr>
              <w:t>Observation</w:t>
            </w:r>
          </w:p>
        </w:tc>
      </w:tr>
      <w:tr w:rsidR="00861398" w14:paraId="0DE8DF80" w14:textId="77777777">
        <w:trPr>
          <w:trHeight w:val="281"/>
          <w:jc w:val="center"/>
        </w:trPr>
        <w:tc>
          <w:tcPr>
            <w:tcW w:w="1537" w:type="dxa"/>
            <w:tcBorders>
              <w:top w:val="single" w:sz="12" w:space="0" w:color="000000"/>
              <w:left w:val="single" w:sz="12" w:space="0" w:color="000000"/>
              <w:bottom w:val="single" w:sz="4" w:space="0" w:color="000000"/>
              <w:right w:val="single" w:sz="4" w:space="0" w:color="000000"/>
            </w:tcBorders>
            <w:shd w:val="clear" w:color="auto" w:fill="auto"/>
            <w:tcMar>
              <w:top w:w="80" w:type="dxa"/>
              <w:left w:w="80" w:type="dxa"/>
              <w:bottom w:w="80" w:type="dxa"/>
              <w:right w:w="80" w:type="dxa"/>
            </w:tcMar>
          </w:tcPr>
          <w:p w14:paraId="2B3FFB91" w14:textId="77777777" w:rsidR="00861398" w:rsidRDefault="006224F4">
            <w:pPr>
              <w:pStyle w:val="Normal1"/>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rPr>
                <w:color w:val="000000"/>
                <w:sz w:val="22"/>
                <w:szCs w:val="22"/>
              </w:rPr>
            </w:pPr>
            <w:r>
              <w:rPr>
                <w:color w:val="000000"/>
                <w:sz w:val="22"/>
                <w:szCs w:val="22"/>
              </w:rPr>
              <w:t>1</w:t>
            </w:r>
          </w:p>
        </w:tc>
        <w:tc>
          <w:tcPr>
            <w:tcW w:w="8095" w:type="dxa"/>
            <w:tcBorders>
              <w:top w:val="single" w:sz="12" w:space="0" w:color="000000"/>
              <w:left w:val="single" w:sz="4" w:space="0" w:color="000000"/>
              <w:bottom w:val="single" w:sz="4" w:space="0" w:color="000000"/>
              <w:right w:val="single" w:sz="12" w:space="0" w:color="000000"/>
            </w:tcBorders>
            <w:shd w:val="clear" w:color="auto" w:fill="auto"/>
            <w:tcMar>
              <w:top w:w="80" w:type="dxa"/>
              <w:left w:w="80" w:type="dxa"/>
              <w:bottom w:w="80" w:type="dxa"/>
              <w:right w:w="80" w:type="dxa"/>
            </w:tcMar>
          </w:tcPr>
          <w:p w14:paraId="50A2BAE6" w14:textId="77777777" w:rsidR="00861398" w:rsidRDefault="006224F4">
            <w:pPr>
              <w:pStyle w:val="Normal1"/>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rPr>
                <w:color w:val="000000"/>
                <w:sz w:val="22"/>
                <w:szCs w:val="22"/>
              </w:rPr>
            </w:pPr>
            <w:r>
              <w:rPr>
                <w:color w:val="000000"/>
                <w:sz w:val="22"/>
                <w:szCs w:val="22"/>
              </w:rPr>
              <w:t>Sample table</w:t>
            </w:r>
          </w:p>
        </w:tc>
      </w:tr>
      <w:tr w:rsidR="00861398" w14:paraId="0A1F4A08" w14:textId="77777777">
        <w:trPr>
          <w:trHeight w:val="251"/>
          <w:jc w:val="center"/>
        </w:trPr>
        <w:tc>
          <w:tcPr>
            <w:tcW w:w="1537" w:type="dxa"/>
            <w:tcBorders>
              <w:top w:val="single" w:sz="4" w:space="0" w:color="000000"/>
              <w:left w:val="single" w:sz="12" w:space="0" w:color="000000"/>
              <w:bottom w:val="single" w:sz="4" w:space="0" w:color="000000"/>
              <w:right w:val="single" w:sz="4" w:space="0" w:color="000000"/>
            </w:tcBorders>
            <w:shd w:val="clear" w:color="auto" w:fill="auto"/>
            <w:tcMar>
              <w:top w:w="80" w:type="dxa"/>
              <w:left w:w="80" w:type="dxa"/>
              <w:bottom w:w="80" w:type="dxa"/>
              <w:right w:w="80" w:type="dxa"/>
            </w:tcMar>
          </w:tcPr>
          <w:p w14:paraId="39D2F217" w14:textId="77777777" w:rsidR="00861398" w:rsidRDefault="006224F4">
            <w:pPr>
              <w:pStyle w:val="Normal1"/>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rPr>
                <w:color w:val="000000"/>
                <w:sz w:val="22"/>
                <w:szCs w:val="22"/>
              </w:rPr>
            </w:pPr>
            <w:r>
              <w:rPr>
                <w:color w:val="000000"/>
                <w:sz w:val="22"/>
                <w:szCs w:val="22"/>
              </w:rPr>
              <w:t>2</w:t>
            </w:r>
          </w:p>
        </w:tc>
        <w:tc>
          <w:tcPr>
            <w:tcW w:w="8095" w:type="dxa"/>
            <w:tcBorders>
              <w:top w:val="single" w:sz="4" w:space="0" w:color="000000"/>
              <w:left w:val="single" w:sz="4" w:space="0" w:color="000000"/>
              <w:bottom w:val="single" w:sz="4" w:space="0" w:color="000000"/>
              <w:right w:val="single" w:sz="12" w:space="0" w:color="000000"/>
            </w:tcBorders>
            <w:shd w:val="clear" w:color="auto" w:fill="auto"/>
            <w:tcMar>
              <w:top w:w="80" w:type="dxa"/>
              <w:left w:w="80" w:type="dxa"/>
              <w:bottom w:w="80" w:type="dxa"/>
              <w:right w:w="80" w:type="dxa"/>
            </w:tcMar>
          </w:tcPr>
          <w:p w14:paraId="6C9E25DC" w14:textId="77777777" w:rsidR="00861398" w:rsidRDefault="006224F4">
            <w:pPr>
              <w:pStyle w:val="Normal1"/>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rPr>
                <w:color w:val="000000"/>
                <w:sz w:val="22"/>
                <w:szCs w:val="22"/>
              </w:rPr>
            </w:pPr>
            <w:r>
              <w:rPr>
                <w:color w:val="000000"/>
                <w:sz w:val="22"/>
                <w:szCs w:val="22"/>
              </w:rPr>
              <w:t xml:space="preserve">Table header (1st row) uses style </w:t>
            </w:r>
            <w:proofErr w:type="spellStart"/>
            <w:r>
              <w:rPr>
                <w:color w:val="000000"/>
                <w:sz w:val="22"/>
                <w:szCs w:val="22"/>
              </w:rPr>
              <w:t>Table_head</w:t>
            </w:r>
            <w:proofErr w:type="spellEnd"/>
          </w:p>
        </w:tc>
      </w:tr>
      <w:tr w:rsidR="00861398" w14:paraId="5F95453A" w14:textId="77777777">
        <w:trPr>
          <w:trHeight w:val="251"/>
          <w:jc w:val="center"/>
        </w:trPr>
        <w:tc>
          <w:tcPr>
            <w:tcW w:w="1537" w:type="dxa"/>
            <w:tcBorders>
              <w:top w:val="single" w:sz="4" w:space="0" w:color="000000"/>
              <w:left w:val="single" w:sz="12" w:space="0" w:color="000000"/>
              <w:bottom w:val="single" w:sz="4" w:space="0" w:color="000000"/>
              <w:right w:val="single" w:sz="4" w:space="0" w:color="000000"/>
            </w:tcBorders>
            <w:shd w:val="clear" w:color="auto" w:fill="auto"/>
            <w:tcMar>
              <w:top w:w="80" w:type="dxa"/>
              <w:left w:w="80" w:type="dxa"/>
              <w:bottom w:w="80" w:type="dxa"/>
              <w:right w:w="80" w:type="dxa"/>
            </w:tcMar>
          </w:tcPr>
          <w:p w14:paraId="6D67D7F7" w14:textId="77777777" w:rsidR="00861398" w:rsidRDefault="006224F4">
            <w:pPr>
              <w:pStyle w:val="Normal1"/>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rPr>
                <w:color w:val="000000"/>
                <w:sz w:val="22"/>
                <w:szCs w:val="22"/>
              </w:rPr>
            </w:pPr>
            <w:r>
              <w:rPr>
                <w:color w:val="000000"/>
                <w:sz w:val="22"/>
                <w:szCs w:val="22"/>
              </w:rPr>
              <w:t>3</w:t>
            </w:r>
          </w:p>
        </w:tc>
        <w:tc>
          <w:tcPr>
            <w:tcW w:w="8095" w:type="dxa"/>
            <w:tcBorders>
              <w:top w:val="single" w:sz="4" w:space="0" w:color="000000"/>
              <w:left w:val="single" w:sz="4" w:space="0" w:color="000000"/>
              <w:bottom w:val="single" w:sz="4" w:space="0" w:color="000000"/>
              <w:right w:val="single" w:sz="12" w:space="0" w:color="000000"/>
            </w:tcBorders>
            <w:shd w:val="clear" w:color="auto" w:fill="auto"/>
            <w:tcMar>
              <w:top w:w="80" w:type="dxa"/>
              <w:left w:w="80" w:type="dxa"/>
              <w:bottom w:w="80" w:type="dxa"/>
              <w:right w:w="80" w:type="dxa"/>
            </w:tcMar>
          </w:tcPr>
          <w:p w14:paraId="43D50E60" w14:textId="77777777" w:rsidR="00861398" w:rsidRDefault="006224F4">
            <w:pPr>
              <w:pStyle w:val="Normal1"/>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rPr>
                <w:color w:val="000000"/>
                <w:sz w:val="22"/>
                <w:szCs w:val="22"/>
              </w:rPr>
            </w:pPr>
            <w:r>
              <w:rPr>
                <w:color w:val="000000"/>
                <w:sz w:val="22"/>
                <w:szCs w:val="22"/>
              </w:rPr>
              <w:t xml:space="preserve">Other table rows use style </w:t>
            </w:r>
            <w:proofErr w:type="spellStart"/>
            <w:r>
              <w:rPr>
                <w:color w:val="000000"/>
                <w:sz w:val="22"/>
                <w:szCs w:val="22"/>
              </w:rPr>
              <w:t>Table_text</w:t>
            </w:r>
            <w:proofErr w:type="spellEnd"/>
          </w:p>
        </w:tc>
      </w:tr>
      <w:tr w:rsidR="00861398" w14:paraId="4BE36CC0" w14:textId="77777777">
        <w:trPr>
          <w:trHeight w:val="261"/>
          <w:jc w:val="center"/>
        </w:trPr>
        <w:tc>
          <w:tcPr>
            <w:tcW w:w="1537" w:type="dxa"/>
            <w:tcBorders>
              <w:top w:val="single" w:sz="4" w:space="0" w:color="000000"/>
              <w:left w:val="single" w:sz="12" w:space="0" w:color="000000"/>
              <w:bottom w:val="single" w:sz="12" w:space="0" w:color="000000"/>
              <w:right w:val="single" w:sz="4" w:space="0" w:color="000000"/>
            </w:tcBorders>
            <w:shd w:val="clear" w:color="auto" w:fill="auto"/>
            <w:tcMar>
              <w:top w:w="80" w:type="dxa"/>
              <w:left w:w="80" w:type="dxa"/>
              <w:bottom w:w="80" w:type="dxa"/>
              <w:right w:w="80" w:type="dxa"/>
            </w:tcMar>
          </w:tcPr>
          <w:p w14:paraId="7C8D9F6D" w14:textId="77777777" w:rsidR="00861398" w:rsidRDefault="006224F4">
            <w:pPr>
              <w:pStyle w:val="Normal1"/>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rPr>
                <w:color w:val="000000"/>
                <w:sz w:val="22"/>
                <w:szCs w:val="22"/>
              </w:rPr>
            </w:pPr>
            <w:r>
              <w:rPr>
                <w:color w:val="000000"/>
                <w:sz w:val="22"/>
                <w:szCs w:val="22"/>
              </w:rPr>
              <w:t>4</w:t>
            </w:r>
          </w:p>
        </w:tc>
        <w:tc>
          <w:tcPr>
            <w:tcW w:w="8095" w:type="dxa"/>
            <w:tcBorders>
              <w:top w:val="single" w:sz="4" w:space="0" w:color="000000"/>
              <w:left w:val="single" w:sz="4" w:space="0" w:color="000000"/>
              <w:bottom w:val="single" w:sz="12" w:space="0" w:color="000000"/>
              <w:right w:val="single" w:sz="12" w:space="0" w:color="000000"/>
            </w:tcBorders>
            <w:shd w:val="clear" w:color="auto" w:fill="auto"/>
            <w:tcMar>
              <w:top w:w="80" w:type="dxa"/>
              <w:left w:w="80" w:type="dxa"/>
              <w:bottom w:w="80" w:type="dxa"/>
              <w:right w:w="80" w:type="dxa"/>
            </w:tcMar>
          </w:tcPr>
          <w:p w14:paraId="602A253D" w14:textId="77777777" w:rsidR="00861398" w:rsidRDefault="006224F4">
            <w:pPr>
              <w:pStyle w:val="Normal1"/>
              <w:pBdr>
                <w:top w:val="nil"/>
                <w:left w:val="nil"/>
                <w:bottom w:val="nil"/>
                <w:right w:val="nil"/>
                <w:between w:val="nil"/>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rPr>
                <w:color w:val="000000"/>
                <w:sz w:val="22"/>
                <w:szCs w:val="22"/>
              </w:rPr>
            </w:pPr>
            <w:r>
              <w:rPr>
                <w:color w:val="000000"/>
                <w:sz w:val="22"/>
                <w:szCs w:val="22"/>
              </w:rPr>
              <w:t>Heading with table number uses style "</w:t>
            </w:r>
            <w:proofErr w:type="spellStart"/>
            <w:r>
              <w:rPr>
                <w:color w:val="000000"/>
                <w:sz w:val="22"/>
                <w:szCs w:val="22"/>
              </w:rPr>
              <w:t>Table_No</w:t>
            </w:r>
            <w:proofErr w:type="spellEnd"/>
            <w:r>
              <w:rPr>
                <w:color w:val="000000"/>
                <w:sz w:val="22"/>
                <w:szCs w:val="22"/>
              </w:rPr>
              <w:t xml:space="preserve"> &amp; title"</w:t>
            </w:r>
          </w:p>
        </w:tc>
      </w:tr>
    </w:tbl>
    <w:p w14:paraId="39194B28" w14:textId="77777777" w:rsidR="00861398" w:rsidRDefault="00861398">
      <w:pPr>
        <w:pStyle w:val="Normal1"/>
        <w:keepNext/>
        <w:keepLines/>
        <w:widowControl w:val="0"/>
        <w:pBdr>
          <w:top w:val="nil"/>
          <w:left w:val="nil"/>
          <w:bottom w:val="nil"/>
          <w:right w:val="nil"/>
          <w:between w:val="nil"/>
        </w:pBdr>
        <w:tabs>
          <w:tab w:val="left" w:pos="794"/>
          <w:tab w:val="left" w:pos="1191"/>
          <w:tab w:val="left" w:pos="1588"/>
          <w:tab w:val="left" w:pos="1985"/>
        </w:tabs>
        <w:spacing w:before="360" w:after="120"/>
        <w:jc w:val="center"/>
        <w:rPr>
          <w:b/>
          <w:color w:val="000000"/>
        </w:rPr>
      </w:pPr>
    </w:p>
    <w:p w14:paraId="1A650098" w14:textId="77777777" w:rsidR="00861398" w:rsidRDefault="00861398">
      <w:pPr>
        <w:pStyle w:val="Normal1"/>
        <w:pBdr>
          <w:top w:val="nil"/>
          <w:left w:val="nil"/>
          <w:bottom w:val="nil"/>
          <w:right w:val="nil"/>
          <w:between w:val="nil"/>
        </w:pBdr>
        <w:spacing w:before="120"/>
        <w:rPr>
          <w:color w:val="000000"/>
        </w:rPr>
      </w:pPr>
    </w:p>
    <w:tbl>
      <w:tblPr>
        <w:tblStyle w:val="a8"/>
        <w:tblW w:w="226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851"/>
        <w:gridCol w:w="567"/>
        <w:gridCol w:w="851"/>
      </w:tblGrid>
      <w:tr w:rsidR="00861398" w14:paraId="7DA3DC14" w14:textId="77777777">
        <w:trPr>
          <w:trHeight w:val="701"/>
          <w:jc w:val="center"/>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D49080" w14:textId="77777777" w:rsidR="00861398" w:rsidRDefault="006224F4">
            <w:pPr>
              <w:pStyle w:val="Normal1"/>
              <w:pBdr>
                <w:top w:val="nil"/>
                <w:left w:val="nil"/>
                <w:bottom w:val="nil"/>
                <w:right w:val="nil"/>
                <w:between w:val="nil"/>
              </w:pBdr>
              <w:spacing w:before="120"/>
              <w:jc w:val="center"/>
              <w:rPr>
                <w:color w:val="000000"/>
              </w:rPr>
            </w:pPr>
            <w:r>
              <w:rPr>
                <w:color w:val="000000"/>
              </w:rPr>
              <w:t>A</w:t>
            </w:r>
          </w:p>
        </w:tc>
        <w:tc>
          <w:tcPr>
            <w:tcW w:w="567" w:type="dxa"/>
            <w:tcBorders>
              <w:top w:val="nil"/>
              <w:left w:val="single" w:sz="4" w:space="0" w:color="000000"/>
              <w:bottom w:val="nil"/>
              <w:right w:val="single" w:sz="4" w:space="0" w:color="000000"/>
            </w:tcBorders>
            <w:shd w:val="clear" w:color="auto" w:fill="auto"/>
            <w:tcMar>
              <w:top w:w="80" w:type="dxa"/>
              <w:left w:w="80" w:type="dxa"/>
              <w:bottom w:w="80" w:type="dxa"/>
              <w:right w:w="80" w:type="dxa"/>
            </w:tcMar>
            <w:vAlign w:val="center"/>
          </w:tcPr>
          <w:p w14:paraId="08B84AB5" w14:textId="77777777" w:rsidR="00861398" w:rsidRDefault="006224F4">
            <w:pPr>
              <w:pStyle w:val="Normal1"/>
              <w:pBdr>
                <w:top w:val="nil"/>
                <w:left w:val="nil"/>
                <w:bottom w:val="nil"/>
                <w:right w:val="nil"/>
                <w:between w:val="nil"/>
              </w:pBdr>
              <w:spacing w:before="120"/>
              <w:jc w:val="center"/>
              <w:rPr>
                <w:color w:val="000000"/>
              </w:rPr>
            </w:pPr>
            <w:r>
              <w:rPr>
                <w:rFonts w:ascii="Wingdings" w:eastAsia="Wingdings" w:hAnsi="Wingdings" w:cs="Wingdings"/>
                <w:color w:val="000000"/>
              </w:rPr>
              <w:t>🡪</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16AAD1" w14:textId="77777777" w:rsidR="00861398" w:rsidRDefault="006224F4">
            <w:pPr>
              <w:pStyle w:val="Normal1"/>
              <w:pBdr>
                <w:top w:val="nil"/>
                <w:left w:val="nil"/>
                <w:bottom w:val="nil"/>
                <w:right w:val="nil"/>
                <w:between w:val="nil"/>
              </w:pBdr>
              <w:spacing w:before="120"/>
              <w:jc w:val="center"/>
              <w:rPr>
                <w:color w:val="000000"/>
              </w:rPr>
            </w:pPr>
            <w:r>
              <w:rPr>
                <w:color w:val="000000"/>
              </w:rPr>
              <w:t>B</w:t>
            </w:r>
          </w:p>
        </w:tc>
      </w:tr>
    </w:tbl>
    <w:p w14:paraId="123EE866" w14:textId="77777777" w:rsidR="00861398" w:rsidRDefault="00861398">
      <w:pPr>
        <w:pStyle w:val="Normal1"/>
        <w:widowControl w:val="0"/>
        <w:pBdr>
          <w:top w:val="nil"/>
          <w:left w:val="nil"/>
          <w:bottom w:val="nil"/>
          <w:right w:val="nil"/>
          <w:between w:val="nil"/>
        </w:pBdr>
        <w:spacing w:before="120"/>
        <w:ind w:left="108" w:hanging="108"/>
        <w:jc w:val="center"/>
        <w:rPr>
          <w:color w:val="000000"/>
        </w:rPr>
      </w:pPr>
    </w:p>
    <w:p w14:paraId="126651B9" w14:textId="77777777" w:rsidR="00861398" w:rsidRDefault="00861398">
      <w:pPr>
        <w:pStyle w:val="Normal1"/>
        <w:widowControl w:val="0"/>
        <w:pBdr>
          <w:top w:val="nil"/>
          <w:left w:val="nil"/>
          <w:bottom w:val="nil"/>
          <w:right w:val="nil"/>
          <w:between w:val="nil"/>
        </w:pBdr>
        <w:spacing w:before="120"/>
        <w:jc w:val="center"/>
        <w:rPr>
          <w:color w:val="000000"/>
        </w:rPr>
      </w:pPr>
    </w:p>
    <w:p w14:paraId="7A59D050" w14:textId="77777777" w:rsidR="00861398" w:rsidRDefault="006224F4">
      <w:pPr>
        <w:pStyle w:val="Normal1"/>
        <w:keepNext/>
        <w:keepLines/>
        <w:pBdr>
          <w:top w:val="nil"/>
          <w:left w:val="nil"/>
          <w:bottom w:val="nil"/>
          <w:right w:val="nil"/>
          <w:between w:val="nil"/>
        </w:pBdr>
        <w:spacing w:before="20" w:after="20"/>
        <w:jc w:val="center"/>
        <w:rPr>
          <w:color w:val="000000"/>
          <w:sz w:val="18"/>
          <w:szCs w:val="18"/>
        </w:rPr>
      </w:pPr>
      <w:r>
        <w:rPr>
          <w:color w:val="000000"/>
          <w:sz w:val="18"/>
          <w:szCs w:val="18"/>
        </w:rPr>
        <w:t>Captions for figures use WinWord style "</w:t>
      </w:r>
      <w:proofErr w:type="spellStart"/>
      <w:r>
        <w:rPr>
          <w:color w:val="000000"/>
          <w:sz w:val="18"/>
          <w:szCs w:val="18"/>
        </w:rPr>
        <w:t>Figure_No</w:t>
      </w:r>
      <w:proofErr w:type="spellEnd"/>
      <w:r>
        <w:rPr>
          <w:color w:val="000000"/>
          <w:sz w:val="18"/>
          <w:szCs w:val="18"/>
        </w:rPr>
        <w:t xml:space="preserve"> &amp; title"</w:t>
      </w:r>
    </w:p>
    <w:p w14:paraId="62999069" w14:textId="77777777" w:rsidR="00861398" w:rsidRDefault="006224F4">
      <w:pPr>
        <w:pStyle w:val="Normal1"/>
        <w:keepLines/>
        <w:pBdr>
          <w:top w:val="nil"/>
          <w:left w:val="nil"/>
          <w:bottom w:val="nil"/>
          <w:right w:val="nil"/>
          <w:between w:val="nil"/>
        </w:pBdr>
        <w:tabs>
          <w:tab w:val="left" w:pos="794"/>
          <w:tab w:val="left" w:pos="1191"/>
          <w:tab w:val="left" w:pos="1588"/>
          <w:tab w:val="left" w:pos="1985"/>
        </w:tabs>
        <w:spacing w:before="240" w:after="120"/>
        <w:jc w:val="center"/>
        <w:rPr>
          <w:b/>
          <w:color w:val="000000"/>
        </w:rPr>
      </w:pPr>
      <w:r>
        <w:rPr>
          <w:b/>
          <w:color w:val="000000"/>
        </w:rPr>
        <w:t xml:space="preserve">Figure 1: </w:t>
      </w:r>
      <w:r>
        <w:rPr>
          <w:b/>
          <w:color w:val="000000"/>
          <w:highlight w:val="yellow"/>
        </w:rPr>
        <w:t>Example of a figure</w:t>
      </w:r>
    </w:p>
    <w:p w14:paraId="3845F605" w14:textId="77777777" w:rsidR="00861398" w:rsidRDefault="006224F4">
      <w:pPr>
        <w:pStyle w:val="Normal1"/>
        <w:pBdr>
          <w:top w:val="nil"/>
          <w:left w:val="nil"/>
          <w:bottom w:val="nil"/>
          <w:right w:val="nil"/>
          <w:between w:val="nil"/>
        </w:pBdr>
        <w:spacing w:before="120"/>
        <w:rPr>
          <w:color w:val="000000"/>
        </w:rPr>
      </w:pPr>
      <w:r>
        <w:rPr>
          <w:color w:val="000000"/>
          <w:highlight w:val="yellow"/>
        </w:rPr>
        <w:t xml:space="preserve"> [ADD TEXT, IF ANY].</w:t>
      </w:r>
    </w:p>
    <w:p w14:paraId="6EFBEA8A" w14:textId="77777777" w:rsidR="00861398" w:rsidRDefault="00861398">
      <w:pPr>
        <w:pStyle w:val="Normal1"/>
        <w:pBdr>
          <w:top w:val="nil"/>
          <w:left w:val="nil"/>
          <w:bottom w:val="nil"/>
          <w:right w:val="nil"/>
          <w:between w:val="nil"/>
        </w:pBdr>
        <w:spacing w:before="120"/>
        <w:rPr>
          <w:color w:val="000000"/>
        </w:rPr>
      </w:pPr>
    </w:p>
    <w:p w14:paraId="5161B056" w14:textId="77777777" w:rsidR="00861398" w:rsidRDefault="006224F4">
      <w:pPr>
        <w:pStyle w:val="Normal1"/>
        <w:pBdr>
          <w:top w:val="nil"/>
          <w:left w:val="nil"/>
          <w:bottom w:val="nil"/>
          <w:right w:val="nil"/>
          <w:between w:val="nil"/>
        </w:pBdr>
        <w:rPr>
          <w:color w:val="000000"/>
        </w:rPr>
      </w:pPr>
      <w:r>
        <w:br w:type="page"/>
      </w:r>
    </w:p>
    <w:p w14:paraId="2BB6A4FE" w14:textId="77777777" w:rsidR="00861398" w:rsidRDefault="006224F4">
      <w:pPr>
        <w:pStyle w:val="Normal1"/>
        <w:keepNext/>
        <w:keepLines/>
        <w:pBdr>
          <w:top w:val="nil"/>
          <w:left w:val="nil"/>
          <w:bottom w:val="nil"/>
          <w:right w:val="nil"/>
          <w:between w:val="nil"/>
        </w:pBdr>
        <w:tabs>
          <w:tab w:val="left" w:pos="1134"/>
          <w:tab w:val="left" w:pos="1871"/>
          <w:tab w:val="left" w:pos="2268"/>
        </w:tabs>
        <w:spacing w:before="240" w:after="280"/>
        <w:jc w:val="center"/>
        <w:rPr>
          <w:b/>
          <w:color w:val="000000"/>
        </w:rPr>
      </w:pPr>
      <w:r>
        <w:rPr>
          <w:b/>
          <w:color w:val="000000"/>
        </w:rPr>
        <w:lastRenderedPageBreak/>
        <w:t>Annex 2</w:t>
      </w:r>
    </w:p>
    <w:p w14:paraId="18E45E45" w14:textId="77777777" w:rsidR="00861398" w:rsidRDefault="006224F4">
      <w:pPr>
        <w:pStyle w:val="Normal1"/>
        <w:keepNext/>
        <w:keepLines/>
        <w:pBdr>
          <w:top w:val="nil"/>
          <w:left w:val="nil"/>
          <w:bottom w:val="nil"/>
          <w:right w:val="nil"/>
          <w:between w:val="nil"/>
        </w:pBdr>
        <w:tabs>
          <w:tab w:val="left" w:pos="794"/>
          <w:tab w:val="left" w:pos="1191"/>
          <w:tab w:val="left" w:pos="1588"/>
          <w:tab w:val="left" w:pos="1985"/>
        </w:tabs>
        <w:spacing w:before="360"/>
        <w:jc w:val="center"/>
        <w:rPr>
          <w:b/>
          <w:color w:val="000000"/>
          <w:sz w:val="28"/>
          <w:szCs w:val="28"/>
        </w:rPr>
      </w:pPr>
      <w:r>
        <w:rPr>
          <w:b/>
          <w:color w:val="000000"/>
          <w:sz w:val="28"/>
          <w:szCs w:val="28"/>
        </w:rPr>
        <w:br/>
      </w:r>
      <w:r>
        <w:rPr>
          <w:b/>
          <w:color w:val="000000"/>
          <w:sz w:val="28"/>
          <w:szCs w:val="28"/>
        </w:rPr>
        <w:br/>
        <w:t xml:space="preserve">A.13 justification for new TR.MMWF "Methodologies to Mitigate </w:t>
      </w:r>
      <w:proofErr w:type="spellStart"/>
      <w:r>
        <w:rPr>
          <w:b/>
          <w:color w:val="000000"/>
          <w:sz w:val="28"/>
          <w:szCs w:val="28"/>
        </w:rPr>
        <w:t>Wangiri</w:t>
      </w:r>
      <w:proofErr w:type="spellEnd"/>
      <w:r>
        <w:rPr>
          <w:b/>
          <w:color w:val="000000"/>
          <w:sz w:val="28"/>
          <w:szCs w:val="28"/>
        </w:rPr>
        <w:t xml:space="preserve"> Fraud"</w:t>
      </w:r>
    </w:p>
    <w:p w14:paraId="0C01472D" w14:textId="77777777" w:rsidR="00861398" w:rsidRDefault="00861398">
      <w:pPr>
        <w:pStyle w:val="Normal1"/>
        <w:pBdr>
          <w:top w:val="nil"/>
          <w:left w:val="nil"/>
          <w:bottom w:val="nil"/>
          <w:right w:val="nil"/>
          <w:between w:val="nil"/>
        </w:pBdr>
        <w:spacing w:before="120"/>
        <w:jc w:val="center"/>
        <w:rPr>
          <w:color w:val="000000"/>
        </w:rPr>
      </w:pPr>
    </w:p>
    <w:tbl>
      <w:tblPr>
        <w:tblStyle w:val="a9"/>
        <w:tblW w:w="963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182"/>
        <w:gridCol w:w="882"/>
        <w:gridCol w:w="4617"/>
        <w:gridCol w:w="1212"/>
        <w:gridCol w:w="1744"/>
      </w:tblGrid>
      <w:tr w:rsidR="00861398" w14:paraId="0C38E770" w14:textId="77777777">
        <w:trPr>
          <w:trHeight w:val="1009"/>
          <w:jc w:val="center"/>
        </w:trPr>
        <w:tc>
          <w:tcPr>
            <w:tcW w:w="11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142F1D"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b/>
                <w:color w:val="000000"/>
                <w:sz w:val="20"/>
                <w:szCs w:val="20"/>
              </w:rPr>
              <w:t>Question:</w:t>
            </w:r>
          </w:p>
        </w:tc>
        <w:tc>
          <w:tcPr>
            <w:tcW w:w="8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6033FE"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color w:val="000000"/>
                <w:sz w:val="20"/>
                <w:szCs w:val="20"/>
              </w:rPr>
              <w:t>Q 1/2</w:t>
            </w:r>
          </w:p>
        </w:tc>
        <w:tc>
          <w:tcPr>
            <w:tcW w:w="46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B7638C"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rPr>
                <w:color w:val="000000"/>
              </w:rPr>
            </w:pPr>
            <w:r>
              <w:rPr>
                <w:b/>
                <w:color w:val="000000"/>
                <w:sz w:val="20"/>
                <w:szCs w:val="20"/>
              </w:rPr>
              <w:t xml:space="preserve">Proposed new ITU-T </w:t>
            </w:r>
            <w:r>
              <w:rPr>
                <w:color w:val="000000"/>
                <w:sz w:val="20"/>
                <w:szCs w:val="20"/>
              </w:rPr>
              <w:t xml:space="preserve">Technical report </w:t>
            </w:r>
          </w:p>
        </w:tc>
        <w:tc>
          <w:tcPr>
            <w:tcW w:w="295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72EE9E"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color w:val="000000"/>
                <w:sz w:val="20"/>
                <w:szCs w:val="20"/>
              </w:rPr>
              <w:t xml:space="preserve">Virtual 31 May- 11 June 2021 </w:t>
            </w:r>
          </w:p>
        </w:tc>
      </w:tr>
      <w:tr w:rsidR="00861398" w14:paraId="6EA9AAEF" w14:textId="77777777">
        <w:trPr>
          <w:trHeight w:val="452"/>
          <w:jc w:val="center"/>
        </w:trPr>
        <w:tc>
          <w:tcPr>
            <w:tcW w:w="11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136476"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b/>
                <w:color w:val="000000"/>
                <w:sz w:val="20"/>
                <w:szCs w:val="20"/>
              </w:rPr>
              <w:t>Reference and title:</w:t>
            </w:r>
          </w:p>
        </w:tc>
        <w:tc>
          <w:tcPr>
            <w:tcW w:w="84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020C96"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color w:val="000000"/>
                <w:sz w:val="20"/>
                <w:szCs w:val="20"/>
              </w:rPr>
              <w:t xml:space="preserve">TR.MMWF "Methodologies to Mitigate </w:t>
            </w:r>
            <w:proofErr w:type="spellStart"/>
            <w:r>
              <w:rPr>
                <w:color w:val="000000"/>
                <w:sz w:val="20"/>
                <w:szCs w:val="20"/>
              </w:rPr>
              <w:t>Wangiri</w:t>
            </w:r>
            <w:proofErr w:type="spellEnd"/>
            <w:r>
              <w:rPr>
                <w:color w:val="000000"/>
                <w:sz w:val="20"/>
                <w:szCs w:val="20"/>
              </w:rPr>
              <w:t xml:space="preserve"> Fraud"</w:t>
            </w:r>
          </w:p>
        </w:tc>
      </w:tr>
      <w:tr w:rsidR="00861398" w14:paraId="74D4D8E0" w14:textId="77777777">
        <w:trPr>
          <w:trHeight w:val="452"/>
          <w:jc w:val="center"/>
        </w:trPr>
        <w:tc>
          <w:tcPr>
            <w:tcW w:w="11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0F87DC"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b/>
                <w:color w:val="000000"/>
                <w:sz w:val="20"/>
                <w:szCs w:val="20"/>
              </w:rPr>
              <w:t>Base text:</w:t>
            </w:r>
          </w:p>
        </w:tc>
        <w:tc>
          <w:tcPr>
            <w:tcW w:w="549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DBF8A3"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color w:val="000000"/>
                <w:sz w:val="20"/>
                <w:szCs w:val="20"/>
              </w:rPr>
              <w:t>T17-SG02-C-0326</w:t>
            </w:r>
          </w:p>
        </w:tc>
        <w:tc>
          <w:tcPr>
            <w:tcW w:w="12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DE4679"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b/>
                <w:color w:val="000000"/>
                <w:sz w:val="20"/>
                <w:szCs w:val="20"/>
              </w:rPr>
              <w:t>Target date:</w:t>
            </w: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42982D"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color w:val="000000"/>
                <w:sz w:val="20"/>
                <w:szCs w:val="20"/>
              </w:rPr>
              <w:t>2022-12</w:t>
            </w:r>
          </w:p>
        </w:tc>
      </w:tr>
      <w:tr w:rsidR="00861398" w14:paraId="2A396F7C" w14:textId="77777777">
        <w:trPr>
          <w:trHeight w:val="752"/>
          <w:jc w:val="center"/>
        </w:trPr>
        <w:tc>
          <w:tcPr>
            <w:tcW w:w="11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91042F"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b/>
                <w:color w:val="000000"/>
                <w:sz w:val="20"/>
                <w:szCs w:val="20"/>
              </w:rPr>
              <w:t>Editor(s):</w:t>
            </w:r>
          </w:p>
        </w:tc>
        <w:tc>
          <w:tcPr>
            <w:tcW w:w="549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5A4DD2"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sz w:val="20"/>
                <w:szCs w:val="20"/>
              </w:rPr>
            </w:pPr>
            <w:r>
              <w:rPr>
                <w:color w:val="000000"/>
                <w:sz w:val="20"/>
                <w:szCs w:val="20"/>
              </w:rPr>
              <w:t xml:space="preserve">Ahmed </w:t>
            </w:r>
            <w:proofErr w:type="spellStart"/>
            <w:r>
              <w:rPr>
                <w:color w:val="000000"/>
                <w:sz w:val="20"/>
                <w:szCs w:val="20"/>
              </w:rPr>
              <w:t>Tajelsir</w:t>
            </w:r>
            <w:proofErr w:type="spellEnd"/>
            <w:r>
              <w:rPr>
                <w:color w:val="000000"/>
                <w:sz w:val="20"/>
                <w:szCs w:val="20"/>
              </w:rPr>
              <w:t xml:space="preserve"> </w:t>
            </w:r>
            <w:proofErr w:type="spellStart"/>
            <w:r>
              <w:rPr>
                <w:color w:val="000000"/>
                <w:sz w:val="20"/>
                <w:szCs w:val="20"/>
              </w:rPr>
              <w:t>Atya</w:t>
            </w:r>
            <w:proofErr w:type="spellEnd"/>
            <w:r>
              <w:rPr>
                <w:color w:val="000000"/>
                <w:sz w:val="20"/>
                <w:szCs w:val="20"/>
              </w:rPr>
              <w:t xml:space="preserve"> Mohammed</w:t>
            </w:r>
          </w:p>
          <w:p w14:paraId="25686DD2"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sz w:val="20"/>
                <w:szCs w:val="20"/>
              </w:rPr>
            </w:pPr>
            <w:r>
              <w:rPr>
                <w:color w:val="000000"/>
                <w:sz w:val="20"/>
                <w:szCs w:val="20"/>
              </w:rPr>
              <w:t>TPRA Sudan</w:t>
            </w:r>
          </w:p>
          <w:p w14:paraId="3249E6C9" w14:textId="77777777" w:rsidR="00861398" w:rsidRDefault="003F5A7D">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hyperlink r:id="rId12">
              <w:r w:rsidR="006224F4">
                <w:rPr>
                  <w:color w:val="0000FF"/>
                  <w:sz w:val="20"/>
                  <w:szCs w:val="20"/>
                  <w:u w:val="single"/>
                </w:rPr>
                <w:t>ahmed.atyya@tpra.gov.sd</w:t>
              </w:r>
            </w:hyperlink>
          </w:p>
        </w:tc>
        <w:tc>
          <w:tcPr>
            <w:tcW w:w="12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276A29"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b/>
                <w:color w:val="000000"/>
                <w:sz w:val="20"/>
                <w:szCs w:val="20"/>
              </w:rPr>
              <w:t>Approval process:</w:t>
            </w:r>
          </w:p>
        </w:tc>
        <w:tc>
          <w:tcPr>
            <w:tcW w:w="17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20891F"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color w:val="000000"/>
                <w:sz w:val="20"/>
                <w:szCs w:val="20"/>
              </w:rPr>
              <w:t>Agreement</w:t>
            </w:r>
          </w:p>
        </w:tc>
      </w:tr>
      <w:tr w:rsidR="00861398" w14:paraId="12141972" w14:textId="77777777">
        <w:trPr>
          <w:trHeight w:val="937"/>
          <w:jc w:val="center"/>
        </w:trPr>
        <w:tc>
          <w:tcPr>
            <w:tcW w:w="9637" w:type="dxa"/>
            <w:gridSpan w:val="5"/>
            <w:tcBorders>
              <w:top w:val="single" w:sz="4" w:space="0" w:color="000000"/>
              <w:left w:val="single" w:sz="4" w:space="0" w:color="000000"/>
              <w:bottom w:val="nil"/>
              <w:right w:val="single" w:sz="4" w:space="0" w:color="000000"/>
            </w:tcBorders>
            <w:shd w:val="clear" w:color="auto" w:fill="auto"/>
            <w:tcMar>
              <w:top w:w="80" w:type="dxa"/>
              <w:left w:w="80" w:type="dxa"/>
              <w:bottom w:w="80" w:type="dxa"/>
              <w:right w:w="80" w:type="dxa"/>
            </w:tcMar>
          </w:tcPr>
          <w:p w14:paraId="7876C062"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color w:val="000000"/>
                <w:sz w:val="20"/>
                <w:szCs w:val="20"/>
              </w:rPr>
            </w:pPr>
            <w:r>
              <w:rPr>
                <w:b/>
                <w:color w:val="000000"/>
                <w:sz w:val="20"/>
                <w:szCs w:val="20"/>
              </w:rPr>
              <w:t xml:space="preserve">Purpose and scope </w:t>
            </w:r>
          </w:p>
          <w:p w14:paraId="7EBF75B8"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color w:val="000000"/>
                <w:sz w:val="20"/>
                <w:szCs w:val="20"/>
              </w:rPr>
              <w:t xml:space="preserve">This technical report provides a definition of </w:t>
            </w:r>
            <w:proofErr w:type="spellStart"/>
            <w:r>
              <w:rPr>
                <w:color w:val="000000"/>
                <w:sz w:val="20"/>
                <w:szCs w:val="20"/>
              </w:rPr>
              <w:t>Wangiri</w:t>
            </w:r>
            <w:proofErr w:type="spellEnd"/>
            <w:r>
              <w:rPr>
                <w:color w:val="000000"/>
                <w:sz w:val="20"/>
                <w:szCs w:val="20"/>
              </w:rPr>
              <w:t xml:space="preserve"> fraud and the most effective methodologies to mitigate the risk of this type of telecommunications fraud. Moreover this technical report will describe the role of member state to fight this fraud globally.  </w:t>
            </w:r>
          </w:p>
        </w:tc>
      </w:tr>
      <w:tr w:rsidR="00861398" w14:paraId="0F29CE4C" w14:textId="77777777">
        <w:trPr>
          <w:trHeight w:val="305"/>
          <w:jc w:val="center"/>
        </w:trPr>
        <w:tc>
          <w:tcPr>
            <w:tcW w:w="9637" w:type="dxa"/>
            <w:gridSpan w:val="5"/>
            <w:tcBorders>
              <w:top w:val="nil"/>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20D8CC" w14:textId="77777777" w:rsidR="00861398" w:rsidRDefault="00861398">
            <w:pPr>
              <w:pStyle w:val="Normal1"/>
            </w:pPr>
          </w:p>
        </w:tc>
      </w:tr>
      <w:tr w:rsidR="00861398" w14:paraId="6836FCBF" w14:textId="77777777">
        <w:trPr>
          <w:trHeight w:val="717"/>
          <w:jc w:val="center"/>
        </w:trPr>
        <w:tc>
          <w:tcPr>
            <w:tcW w:w="9637" w:type="dxa"/>
            <w:gridSpan w:val="5"/>
            <w:tcBorders>
              <w:top w:val="single" w:sz="4" w:space="0" w:color="000000"/>
              <w:left w:val="single" w:sz="4" w:space="0" w:color="000000"/>
              <w:bottom w:val="nil"/>
              <w:right w:val="single" w:sz="4" w:space="0" w:color="000000"/>
            </w:tcBorders>
            <w:shd w:val="clear" w:color="auto" w:fill="auto"/>
            <w:tcMar>
              <w:top w:w="80" w:type="dxa"/>
              <w:left w:w="80" w:type="dxa"/>
              <w:bottom w:w="80" w:type="dxa"/>
              <w:right w:w="80" w:type="dxa"/>
            </w:tcMar>
          </w:tcPr>
          <w:p w14:paraId="51DBF853"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sz w:val="20"/>
                <w:szCs w:val="20"/>
              </w:rPr>
            </w:pPr>
            <w:r>
              <w:rPr>
                <w:b/>
                <w:color w:val="000000"/>
                <w:sz w:val="20"/>
                <w:szCs w:val="20"/>
              </w:rPr>
              <w:t>Summary</w:t>
            </w:r>
          </w:p>
          <w:p w14:paraId="7ED26343"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color w:val="000000"/>
                <w:sz w:val="20"/>
                <w:szCs w:val="20"/>
              </w:rPr>
              <w:t xml:space="preserve">This technical report aims to define </w:t>
            </w:r>
            <w:proofErr w:type="spellStart"/>
            <w:r>
              <w:rPr>
                <w:color w:val="000000"/>
                <w:sz w:val="20"/>
                <w:szCs w:val="20"/>
              </w:rPr>
              <w:t>Wangiri</w:t>
            </w:r>
            <w:proofErr w:type="spellEnd"/>
            <w:r>
              <w:rPr>
                <w:color w:val="000000"/>
                <w:sz w:val="20"/>
                <w:szCs w:val="20"/>
              </w:rPr>
              <w:t xml:space="preserve"> fraud in telecommunications and to provide the most effective methodologies to mitigate this type of fraud</w:t>
            </w:r>
          </w:p>
        </w:tc>
      </w:tr>
      <w:tr w:rsidR="00861398" w14:paraId="1145C8E2" w14:textId="77777777">
        <w:trPr>
          <w:trHeight w:val="305"/>
          <w:jc w:val="center"/>
        </w:trPr>
        <w:tc>
          <w:tcPr>
            <w:tcW w:w="9637" w:type="dxa"/>
            <w:gridSpan w:val="5"/>
            <w:tcBorders>
              <w:top w:val="nil"/>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8B0B86" w14:textId="77777777" w:rsidR="00861398" w:rsidRDefault="00861398">
            <w:pPr>
              <w:pStyle w:val="Normal1"/>
            </w:pPr>
          </w:p>
        </w:tc>
      </w:tr>
      <w:tr w:rsidR="00861398" w14:paraId="30D1F6C4" w14:textId="77777777">
        <w:trPr>
          <w:trHeight w:val="237"/>
          <w:jc w:val="center"/>
        </w:trPr>
        <w:tc>
          <w:tcPr>
            <w:tcW w:w="9637" w:type="dxa"/>
            <w:gridSpan w:val="5"/>
            <w:tcBorders>
              <w:top w:val="single" w:sz="4" w:space="0" w:color="000000"/>
              <w:left w:val="single" w:sz="4" w:space="0" w:color="000000"/>
              <w:bottom w:val="nil"/>
              <w:right w:val="single" w:sz="4" w:space="0" w:color="000000"/>
            </w:tcBorders>
            <w:shd w:val="clear" w:color="auto" w:fill="auto"/>
            <w:tcMar>
              <w:top w:w="80" w:type="dxa"/>
              <w:left w:w="80" w:type="dxa"/>
              <w:bottom w:w="80" w:type="dxa"/>
              <w:right w:w="80" w:type="dxa"/>
            </w:tcMar>
          </w:tcPr>
          <w:p w14:paraId="3D38383B"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b/>
                <w:color w:val="000000"/>
                <w:sz w:val="20"/>
                <w:szCs w:val="20"/>
              </w:rPr>
              <w:t>Relations to ITU-T Recommendations or other documents</w:t>
            </w:r>
            <w:r>
              <w:rPr>
                <w:color w:val="000000"/>
                <w:sz w:val="20"/>
                <w:szCs w:val="20"/>
              </w:rPr>
              <w:t xml:space="preserve"> (approved or under development):</w:t>
            </w:r>
          </w:p>
        </w:tc>
      </w:tr>
      <w:tr w:rsidR="00861398" w14:paraId="1EE057D8" w14:textId="77777777">
        <w:trPr>
          <w:trHeight w:val="305"/>
          <w:jc w:val="center"/>
        </w:trPr>
        <w:tc>
          <w:tcPr>
            <w:tcW w:w="9637" w:type="dxa"/>
            <w:gridSpan w:val="5"/>
            <w:tcBorders>
              <w:top w:val="nil"/>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F4940D" w14:textId="77777777" w:rsidR="00861398" w:rsidRDefault="00861398">
            <w:pPr>
              <w:pStyle w:val="Normal1"/>
            </w:pPr>
          </w:p>
        </w:tc>
      </w:tr>
      <w:tr w:rsidR="00861398" w14:paraId="741955B4" w14:textId="77777777">
        <w:trPr>
          <w:trHeight w:val="237"/>
          <w:jc w:val="center"/>
        </w:trPr>
        <w:tc>
          <w:tcPr>
            <w:tcW w:w="9637" w:type="dxa"/>
            <w:gridSpan w:val="5"/>
            <w:tcBorders>
              <w:top w:val="single" w:sz="4" w:space="0" w:color="000000"/>
              <w:left w:val="single" w:sz="4" w:space="0" w:color="000000"/>
              <w:bottom w:val="nil"/>
              <w:right w:val="single" w:sz="4" w:space="0" w:color="000000"/>
            </w:tcBorders>
            <w:shd w:val="clear" w:color="auto" w:fill="auto"/>
            <w:tcMar>
              <w:top w:w="80" w:type="dxa"/>
              <w:left w:w="80" w:type="dxa"/>
              <w:bottom w:w="80" w:type="dxa"/>
              <w:right w:w="80" w:type="dxa"/>
            </w:tcMar>
          </w:tcPr>
          <w:p w14:paraId="1F96B7E3"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b/>
                <w:color w:val="000000"/>
                <w:sz w:val="20"/>
                <w:szCs w:val="20"/>
              </w:rPr>
              <w:t>Liaisons with other study groups or with other standards bodies:</w:t>
            </w:r>
          </w:p>
        </w:tc>
      </w:tr>
      <w:tr w:rsidR="00861398" w14:paraId="2EA86684" w14:textId="77777777">
        <w:trPr>
          <w:trHeight w:val="305"/>
          <w:jc w:val="center"/>
        </w:trPr>
        <w:tc>
          <w:tcPr>
            <w:tcW w:w="9637" w:type="dxa"/>
            <w:gridSpan w:val="5"/>
            <w:tcBorders>
              <w:top w:val="nil"/>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F9DD38" w14:textId="77777777" w:rsidR="00861398" w:rsidRDefault="00861398">
            <w:pPr>
              <w:pStyle w:val="Normal1"/>
            </w:pPr>
          </w:p>
        </w:tc>
      </w:tr>
      <w:tr w:rsidR="00861398" w14:paraId="5B190B72" w14:textId="77777777">
        <w:trPr>
          <w:trHeight w:val="237"/>
          <w:jc w:val="center"/>
        </w:trPr>
        <w:tc>
          <w:tcPr>
            <w:tcW w:w="9637" w:type="dxa"/>
            <w:gridSpan w:val="5"/>
            <w:tcBorders>
              <w:top w:val="single" w:sz="4" w:space="0" w:color="000000"/>
              <w:left w:val="single" w:sz="4" w:space="0" w:color="000000"/>
              <w:bottom w:val="nil"/>
              <w:right w:val="single" w:sz="4" w:space="0" w:color="000000"/>
            </w:tcBorders>
            <w:shd w:val="clear" w:color="auto" w:fill="auto"/>
            <w:tcMar>
              <w:top w:w="80" w:type="dxa"/>
              <w:left w:w="80" w:type="dxa"/>
              <w:bottom w:w="80" w:type="dxa"/>
              <w:right w:w="80" w:type="dxa"/>
            </w:tcMar>
          </w:tcPr>
          <w:p w14:paraId="0D71A023" w14:textId="77777777" w:rsidR="00861398"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rPr>
            </w:pPr>
            <w:r>
              <w:rPr>
                <w:b/>
                <w:color w:val="000000"/>
                <w:sz w:val="20"/>
                <w:szCs w:val="20"/>
              </w:rPr>
              <w:t>Supporting members that are committing to contributing actively to the work item:</w:t>
            </w:r>
          </w:p>
        </w:tc>
      </w:tr>
      <w:tr w:rsidR="00861398" w:rsidRPr="007C33BE" w14:paraId="21BFC830" w14:textId="77777777">
        <w:trPr>
          <w:trHeight w:val="275"/>
          <w:jc w:val="center"/>
        </w:trPr>
        <w:tc>
          <w:tcPr>
            <w:tcW w:w="9637" w:type="dxa"/>
            <w:gridSpan w:val="5"/>
            <w:tcBorders>
              <w:top w:val="nil"/>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D8FF1C" w14:textId="77777777" w:rsidR="00861398" w:rsidRPr="00480DE5" w:rsidRDefault="006224F4">
            <w:pPr>
              <w:pStyle w:val="Normal1"/>
              <w:pBdr>
                <w:top w:val="nil"/>
                <w:left w:val="nil"/>
                <w:bottom w:val="nil"/>
                <w:right w:val="nil"/>
                <w:between w:val="nil"/>
              </w:pBd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color w:val="000000"/>
                <w:lang w:val="fr-CH"/>
              </w:rPr>
            </w:pPr>
            <w:proofErr w:type="spellStart"/>
            <w:r w:rsidRPr="00480DE5">
              <w:rPr>
                <w:color w:val="000000"/>
                <w:sz w:val="20"/>
                <w:szCs w:val="20"/>
                <w:lang w:val="fr-CH"/>
              </w:rPr>
              <w:t>Sudan</w:t>
            </w:r>
            <w:proofErr w:type="spellEnd"/>
            <w:r w:rsidRPr="00480DE5">
              <w:rPr>
                <w:color w:val="000000"/>
                <w:sz w:val="20"/>
                <w:szCs w:val="20"/>
                <w:lang w:val="fr-CH"/>
              </w:rPr>
              <w:t xml:space="preserve">, </w:t>
            </w:r>
            <w:proofErr w:type="spellStart"/>
            <w:r w:rsidRPr="00480DE5">
              <w:rPr>
                <w:color w:val="000000"/>
                <w:sz w:val="20"/>
                <w:szCs w:val="20"/>
                <w:lang w:val="fr-CH"/>
              </w:rPr>
              <w:t>Egypt</w:t>
            </w:r>
            <w:proofErr w:type="spellEnd"/>
            <w:r w:rsidRPr="00480DE5">
              <w:rPr>
                <w:color w:val="000000"/>
                <w:sz w:val="20"/>
                <w:szCs w:val="20"/>
                <w:lang w:val="fr-CH"/>
              </w:rPr>
              <w:t>, Sierra Leone, Uganda, UAE.</w:t>
            </w:r>
          </w:p>
        </w:tc>
      </w:tr>
    </w:tbl>
    <w:p w14:paraId="556FAC62" w14:textId="77777777" w:rsidR="00861398" w:rsidRPr="00480DE5" w:rsidRDefault="00861398">
      <w:pPr>
        <w:pStyle w:val="Normal1"/>
        <w:widowControl w:val="0"/>
        <w:pBdr>
          <w:top w:val="nil"/>
          <w:left w:val="nil"/>
          <w:bottom w:val="nil"/>
          <w:right w:val="nil"/>
          <w:between w:val="nil"/>
        </w:pBdr>
        <w:spacing w:before="120"/>
        <w:ind w:left="108" w:hanging="108"/>
        <w:jc w:val="center"/>
        <w:rPr>
          <w:color w:val="000000"/>
          <w:lang w:val="fr-CH"/>
        </w:rPr>
      </w:pPr>
    </w:p>
    <w:p w14:paraId="2D836155" w14:textId="09201223" w:rsidR="00861398" w:rsidRDefault="006224F4">
      <w:pPr>
        <w:pStyle w:val="Normal1"/>
        <w:pBdr>
          <w:top w:val="nil"/>
          <w:left w:val="nil"/>
          <w:bottom w:val="nil"/>
          <w:right w:val="nil"/>
          <w:between w:val="nil"/>
        </w:pBdr>
        <w:spacing w:before="120"/>
        <w:jc w:val="center"/>
        <w:rPr>
          <w:color w:val="000000"/>
        </w:rPr>
      </w:pPr>
      <w:r>
        <w:rPr>
          <w:color w:val="000000"/>
        </w:rPr>
        <w:t>_____________</w:t>
      </w:r>
    </w:p>
    <w:p w14:paraId="2439D6B8" w14:textId="77777777" w:rsidR="00861398" w:rsidRDefault="00861398">
      <w:pPr>
        <w:pStyle w:val="Normal1"/>
        <w:widowControl w:val="0"/>
        <w:pBdr>
          <w:top w:val="nil"/>
          <w:left w:val="nil"/>
          <w:bottom w:val="nil"/>
          <w:right w:val="nil"/>
          <w:between w:val="nil"/>
        </w:pBdr>
        <w:spacing w:before="120"/>
        <w:rPr>
          <w:b/>
          <w:color w:val="000000"/>
          <w:sz w:val="28"/>
          <w:szCs w:val="28"/>
        </w:rPr>
      </w:pPr>
    </w:p>
    <w:sectPr w:rsidR="00861398" w:rsidSect="00480DE5">
      <w:pgSz w:w="11900" w:h="16840"/>
      <w:pgMar w:top="1417" w:right="1134" w:bottom="1417"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7586D" w14:textId="77777777" w:rsidR="006224F4" w:rsidRDefault="006224F4" w:rsidP="00861398">
      <w:r>
        <w:separator/>
      </w:r>
    </w:p>
  </w:endnote>
  <w:endnote w:type="continuationSeparator" w:id="0">
    <w:p w14:paraId="294FE88A" w14:textId="77777777" w:rsidR="006224F4" w:rsidRDefault="006224F4" w:rsidP="00861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Arimo">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Helvetica Neue">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59454" w14:textId="77777777" w:rsidR="00861398" w:rsidRDefault="00861398">
    <w:pPr>
      <w:pStyle w:val="Normal1"/>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AA64E" w14:textId="77777777" w:rsidR="006224F4" w:rsidRDefault="006224F4" w:rsidP="00861398">
      <w:r>
        <w:separator/>
      </w:r>
    </w:p>
  </w:footnote>
  <w:footnote w:type="continuationSeparator" w:id="0">
    <w:p w14:paraId="4D6A8A9B" w14:textId="77777777" w:rsidR="006224F4" w:rsidRDefault="006224F4" w:rsidP="008613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0980B" w14:textId="2F82BAC1" w:rsidR="00861398" w:rsidRPr="00480DE5" w:rsidRDefault="00480DE5" w:rsidP="00480DE5">
    <w:pPr>
      <w:pStyle w:val="Header"/>
      <w:jc w:val="center"/>
      <w:rPr>
        <w:sz w:val="18"/>
      </w:rPr>
    </w:pPr>
    <w:r w:rsidRPr="00480DE5">
      <w:rPr>
        <w:sz w:val="18"/>
      </w:rPr>
      <w:t xml:space="preserve">- </w:t>
    </w:r>
    <w:r w:rsidRPr="00480DE5">
      <w:rPr>
        <w:sz w:val="18"/>
      </w:rPr>
      <w:fldChar w:fldCharType="begin"/>
    </w:r>
    <w:r w:rsidRPr="00480DE5">
      <w:rPr>
        <w:sz w:val="18"/>
      </w:rPr>
      <w:instrText xml:space="preserve"> PAGE  \* MERGEFORMAT </w:instrText>
    </w:r>
    <w:r w:rsidRPr="00480DE5">
      <w:rPr>
        <w:sz w:val="18"/>
      </w:rPr>
      <w:fldChar w:fldCharType="separate"/>
    </w:r>
    <w:r w:rsidRPr="00480DE5">
      <w:rPr>
        <w:noProof/>
        <w:sz w:val="18"/>
      </w:rPr>
      <w:t>1</w:t>
    </w:r>
    <w:r w:rsidRPr="00480DE5">
      <w:rPr>
        <w:sz w:val="18"/>
      </w:rPr>
      <w:fldChar w:fldCharType="end"/>
    </w:r>
    <w:r w:rsidRPr="00480DE5">
      <w:rPr>
        <w:sz w:val="18"/>
      </w:rPr>
      <w:t xml:space="preserve"> -</w:t>
    </w:r>
  </w:p>
  <w:p w14:paraId="45433CE7" w14:textId="0961962E" w:rsidR="00480DE5" w:rsidRPr="00480DE5" w:rsidRDefault="00480DE5" w:rsidP="00480DE5">
    <w:pPr>
      <w:pStyle w:val="Header"/>
      <w:spacing w:after="240"/>
      <w:jc w:val="center"/>
      <w:rPr>
        <w:sz w:val="18"/>
      </w:rPr>
    </w:pPr>
    <w:r w:rsidRPr="00480DE5">
      <w:rPr>
        <w:sz w:val="18"/>
      </w:rPr>
      <w:fldChar w:fldCharType="begin"/>
    </w:r>
    <w:r w:rsidRPr="00480DE5">
      <w:rPr>
        <w:sz w:val="18"/>
      </w:rPr>
      <w:instrText xml:space="preserve"> STYLEREF  Docnumber  </w:instrText>
    </w:r>
    <w:r w:rsidRPr="00480DE5">
      <w:rPr>
        <w:sz w:val="18"/>
      </w:rPr>
      <w:fldChar w:fldCharType="separate"/>
    </w:r>
    <w:r w:rsidR="003F5A7D">
      <w:rPr>
        <w:noProof/>
        <w:sz w:val="18"/>
      </w:rPr>
      <w:t>SG2–C054</w:t>
    </w:r>
    <w:r w:rsidRPr="00480DE5">
      <w:rPr>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EAFC2" w14:textId="77777777" w:rsidR="00861398" w:rsidRDefault="006224F4">
    <w:pPr>
      <w:pStyle w:val="Normal1"/>
      <w:pBdr>
        <w:top w:val="nil"/>
        <w:left w:val="nil"/>
        <w:bottom w:val="nil"/>
        <w:right w:val="nil"/>
        <w:between w:val="nil"/>
      </w:pBdr>
      <w:tabs>
        <w:tab w:val="center" w:pos="4680"/>
        <w:tab w:val="right" w:pos="9360"/>
      </w:tabs>
      <w:jc w:val="center"/>
      <w:rPr>
        <w:color w:val="000000"/>
        <w:sz w:val="18"/>
        <w:szCs w:val="18"/>
      </w:rPr>
    </w:pPr>
    <w:r>
      <w:rPr>
        <w:noProof/>
        <w:color w:val="000000"/>
        <w:sz w:val="20"/>
        <w:szCs w:val="20"/>
        <w:lang w:val="en-IN"/>
      </w:rPr>
      <w:drawing>
        <wp:anchor distT="0" distB="0" distL="0" distR="0" simplePos="0" relativeHeight="251657216" behindDoc="1" locked="0" layoutInCell="1" allowOverlap="1" wp14:anchorId="088C2222" wp14:editId="03061AAB">
          <wp:simplePos x="0" y="0"/>
          <wp:positionH relativeFrom="page">
            <wp:posOffset>-38099</wp:posOffset>
          </wp:positionH>
          <wp:positionV relativeFrom="page">
            <wp:posOffset>-35558</wp:posOffset>
          </wp:positionV>
          <wp:extent cx="1569720" cy="10771507"/>
          <wp:effectExtent l="0" t="0" r="0" b="0"/>
          <wp:wrapNone/>
          <wp:docPr id="2" name="image2.png" descr="Fond-Rec_e"/>
          <wp:cNvGraphicFramePr/>
          <a:graphic xmlns:a="http://schemas.openxmlformats.org/drawingml/2006/main">
            <a:graphicData uri="http://schemas.openxmlformats.org/drawingml/2006/picture">
              <pic:pic xmlns:pic="http://schemas.openxmlformats.org/drawingml/2006/picture">
                <pic:nvPicPr>
                  <pic:cNvPr id="0" name="image2.png" descr="Fond-Rec_e"/>
                  <pic:cNvPicPr preferRelativeResize="0"/>
                </pic:nvPicPr>
                <pic:blipFill>
                  <a:blip r:embed="rId1"/>
                  <a:srcRect/>
                  <a:stretch>
                    <a:fillRect/>
                  </a:stretch>
                </pic:blipFill>
                <pic:spPr>
                  <a:xfrm>
                    <a:off x="0" y="0"/>
                    <a:ext cx="1569720" cy="10771507"/>
                  </a:xfrm>
                  <a:prstGeom prst="rect">
                    <a:avLst/>
                  </a:prstGeom>
                  <a:ln/>
                </pic:spPr>
              </pic:pic>
            </a:graphicData>
          </a:graphic>
        </wp:anchor>
      </w:drawing>
    </w:r>
    <w:r>
      <w:rPr>
        <w:noProof/>
        <w:color w:val="000000"/>
        <w:sz w:val="20"/>
        <w:szCs w:val="20"/>
        <w:lang w:val="en-IN"/>
      </w:rPr>
      <w:drawing>
        <wp:anchor distT="0" distB="0" distL="0" distR="0" simplePos="0" relativeHeight="251673600" behindDoc="1" locked="0" layoutInCell="1" allowOverlap="1" wp14:anchorId="1C39BAF6" wp14:editId="6DC6229E">
          <wp:simplePos x="0" y="0"/>
          <wp:positionH relativeFrom="page">
            <wp:posOffset>5906134</wp:posOffset>
          </wp:positionH>
          <wp:positionV relativeFrom="page">
            <wp:posOffset>9870440</wp:posOffset>
          </wp:positionV>
          <wp:extent cx="1504315" cy="634366"/>
          <wp:effectExtent l="0" t="0" r="0" b="0"/>
          <wp:wrapNone/>
          <wp:docPr id="3" name="image3.png" descr="ITU-logo_on-light_E"/>
          <wp:cNvGraphicFramePr/>
          <a:graphic xmlns:a="http://schemas.openxmlformats.org/drawingml/2006/main">
            <a:graphicData uri="http://schemas.openxmlformats.org/drawingml/2006/picture">
              <pic:pic xmlns:pic="http://schemas.openxmlformats.org/drawingml/2006/picture">
                <pic:nvPicPr>
                  <pic:cNvPr id="0" name="image3.png" descr="ITU-logo_on-light_E"/>
                  <pic:cNvPicPr preferRelativeResize="0"/>
                </pic:nvPicPr>
                <pic:blipFill>
                  <a:blip r:embed="rId2"/>
                  <a:srcRect/>
                  <a:stretch>
                    <a:fillRect/>
                  </a:stretch>
                </pic:blipFill>
                <pic:spPr>
                  <a:xfrm>
                    <a:off x="0" y="0"/>
                    <a:ext cx="1504315" cy="634366"/>
                  </a:xfrm>
                  <a:prstGeom prst="rect">
                    <a:avLst/>
                  </a:prstGeom>
                  <a:ln/>
                </pic:spPr>
              </pic:pic>
            </a:graphicData>
          </a:graphic>
        </wp:anchor>
      </w:drawing>
    </w:r>
    <w:r>
      <w:rPr>
        <w:color w:val="000000"/>
        <w:sz w:val="18"/>
        <w:szCs w:val="18"/>
      </w:rPr>
      <w:t xml:space="preserve">- </w:t>
    </w:r>
    <w:r w:rsidR="00861398">
      <w:rPr>
        <w:color w:val="000000"/>
        <w:sz w:val="18"/>
        <w:szCs w:val="18"/>
      </w:rPr>
      <w:fldChar w:fldCharType="begin"/>
    </w:r>
    <w:r>
      <w:rPr>
        <w:color w:val="000000"/>
        <w:sz w:val="18"/>
        <w:szCs w:val="18"/>
      </w:rPr>
      <w:instrText>PAGE</w:instrText>
    </w:r>
    <w:r w:rsidR="00861398">
      <w:rPr>
        <w:color w:val="000000"/>
        <w:sz w:val="18"/>
        <w:szCs w:val="18"/>
      </w:rPr>
      <w:fldChar w:fldCharType="separate"/>
    </w:r>
    <w:r w:rsidR="0032107E">
      <w:rPr>
        <w:noProof/>
        <w:color w:val="000000"/>
        <w:sz w:val="18"/>
        <w:szCs w:val="18"/>
      </w:rPr>
      <w:t>8</w:t>
    </w:r>
    <w:r w:rsidR="00861398">
      <w:rPr>
        <w:color w:val="000000"/>
        <w:sz w:val="18"/>
        <w:szCs w:val="18"/>
      </w:rPr>
      <w:fldChar w:fldCharType="end"/>
    </w:r>
    <w:r>
      <w:rPr>
        <w:color w:val="000000"/>
        <w:sz w:val="18"/>
        <w:szCs w:val="18"/>
      </w:rPr>
      <w:t xml:space="preserve"> -</w:t>
    </w:r>
  </w:p>
  <w:p w14:paraId="12899ABE" w14:textId="77777777" w:rsidR="00861398" w:rsidRDefault="006224F4">
    <w:pPr>
      <w:pStyle w:val="Normal1"/>
      <w:pBdr>
        <w:top w:val="nil"/>
        <w:left w:val="nil"/>
        <w:bottom w:val="nil"/>
        <w:right w:val="nil"/>
        <w:between w:val="nil"/>
      </w:pBdr>
      <w:tabs>
        <w:tab w:val="center" w:pos="4680"/>
        <w:tab w:val="right" w:pos="9360"/>
      </w:tabs>
      <w:spacing w:after="240"/>
      <w:jc w:val="center"/>
      <w:rPr>
        <w:color w:val="000000"/>
        <w:sz w:val="20"/>
        <w:szCs w:val="20"/>
      </w:rPr>
    </w:pPr>
    <w:r>
      <w:rPr>
        <w:color w:val="000000"/>
        <w:sz w:val="20"/>
        <w:szCs w:val="20"/>
      </w:rPr>
      <w:t xml:space="preserve">SG2 </w:t>
    </w:r>
    <w:r w:rsidR="0032107E">
      <w:rPr>
        <w:color w:val="000000"/>
        <w:sz w:val="20"/>
        <w:szCs w:val="20"/>
      </w:rPr>
      <w:t>–</w:t>
    </w:r>
    <w:r>
      <w:rPr>
        <w:color w:val="000000"/>
        <w:sz w:val="20"/>
        <w:szCs w:val="20"/>
      </w:rPr>
      <w:t xml:space="preserve"> C</w:t>
    </w:r>
    <w:r w:rsidR="0032107E">
      <w:rPr>
        <w:color w:val="000000"/>
        <w:sz w:val="20"/>
        <w:szCs w:val="20"/>
      </w:rPr>
      <w:t>0054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31F66"/>
    <w:multiLevelType w:val="multilevel"/>
    <w:tmpl w:val="81D2B9D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 w15:restartNumberingAfterBreak="0">
    <w:nsid w:val="177B6D45"/>
    <w:multiLevelType w:val="multilevel"/>
    <w:tmpl w:val="73C835B6"/>
    <w:lvl w:ilvl="0">
      <w:start w:val="7"/>
      <w:numFmt w:val="decimal"/>
      <w:lvlText w:val="%1."/>
      <w:lvlJc w:val="left"/>
      <w:pPr>
        <w:ind w:left="720" w:hanging="360"/>
      </w:pPr>
      <w:rPr>
        <w:b/>
        <w:smallCaps w:val="0"/>
        <w:strike w:val="0"/>
        <w:shd w:val="clear" w:color="auto" w:fill="auto"/>
        <w:vertAlign w:val="baseline"/>
      </w:rPr>
    </w:lvl>
    <w:lvl w:ilvl="1">
      <w:start w:val="1"/>
      <w:numFmt w:val="lowerLetter"/>
      <w:lvlText w:val="%2."/>
      <w:lvlJc w:val="left"/>
      <w:pPr>
        <w:ind w:left="1440" w:hanging="360"/>
      </w:pPr>
      <w:rPr>
        <w:b/>
        <w:smallCaps w:val="0"/>
        <w:strike w:val="0"/>
        <w:shd w:val="clear" w:color="auto" w:fill="auto"/>
        <w:vertAlign w:val="baseline"/>
      </w:rPr>
    </w:lvl>
    <w:lvl w:ilvl="2">
      <w:start w:val="1"/>
      <w:numFmt w:val="lowerRoman"/>
      <w:lvlText w:val="%3."/>
      <w:lvlJc w:val="left"/>
      <w:pPr>
        <w:ind w:left="1985" w:hanging="125"/>
      </w:pPr>
      <w:rPr>
        <w:b/>
        <w:smallCaps w:val="0"/>
        <w:strike w:val="0"/>
        <w:shd w:val="clear" w:color="auto" w:fill="auto"/>
        <w:vertAlign w:val="baseline"/>
      </w:rPr>
    </w:lvl>
    <w:lvl w:ilvl="3">
      <w:start w:val="1"/>
      <w:numFmt w:val="decimal"/>
      <w:lvlText w:val="%4."/>
      <w:lvlJc w:val="left"/>
      <w:pPr>
        <w:ind w:left="2880" w:hanging="360"/>
      </w:pPr>
      <w:rPr>
        <w:b/>
        <w:smallCaps w:val="0"/>
        <w:strike w:val="0"/>
        <w:shd w:val="clear" w:color="auto" w:fill="auto"/>
        <w:vertAlign w:val="baseline"/>
      </w:rPr>
    </w:lvl>
    <w:lvl w:ilvl="4">
      <w:start w:val="1"/>
      <w:numFmt w:val="lowerLetter"/>
      <w:lvlText w:val="%5."/>
      <w:lvlJc w:val="left"/>
      <w:pPr>
        <w:ind w:left="3600" w:hanging="360"/>
      </w:pPr>
      <w:rPr>
        <w:b/>
        <w:smallCaps w:val="0"/>
        <w:strike w:val="0"/>
        <w:shd w:val="clear" w:color="auto" w:fill="auto"/>
        <w:vertAlign w:val="baseline"/>
      </w:rPr>
    </w:lvl>
    <w:lvl w:ilvl="5">
      <w:start w:val="1"/>
      <w:numFmt w:val="lowerRoman"/>
      <w:lvlText w:val="%6."/>
      <w:lvlJc w:val="left"/>
      <w:pPr>
        <w:ind w:left="4320" w:hanging="300"/>
      </w:pPr>
      <w:rPr>
        <w:b/>
        <w:smallCaps w:val="0"/>
        <w:strike w:val="0"/>
        <w:shd w:val="clear" w:color="auto" w:fill="auto"/>
        <w:vertAlign w:val="baseline"/>
      </w:rPr>
    </w:lvl>
    <w:lvl w:ilvl="6">
      <w:start w:val="1"/>
      <w:numFmt w:val="decimal"/>
      <w:lvlText w:val="%7."/>
      <w:lvlJc w:val="left"/>
      <w:pPr>
        <w:ind w:left="5040" w:hanging="360"/>
      </w:pPr>
      <w:rPr>
        <w:b/>
        <w:smallCaps w:val="0"/>
        <w:strike w:val="0"/>
        <w:shd w:val="clear" w:color="auto" w:fill="auto"/>
        <w:vertAlign w:val="baseline"/>
      </w:rPr>
    </w:lvl>
    <w:lvl w:ilvl="7">
      <w:start w:val="1"/>
      <w:numFmt w:val="lowerLetter"/>
      <w:lvlText w:val="%8."/>
      <w:lvlJc w:val="left"/>
      <w:pPr>
        <w:ind w:left="5760" w:hanging="360"/>
      </w:pPr>
      <w:rPr>
        <w:b/>
        <w:smallCaps w:val="0"/>
        <w:strike w:val="0"/>
        <w:shd w:val="clear" w:color="auto" w:fill="auto"/>
        <w:vertAlign w:val="baseline"/>
      </w:rPr>
    </w:lvl>
    <w:lvl w:ilvl="8">
      <w:start w:val="1"/>
      <w:numFmt w:val="lowerRoman"/>
      <w:lvlText w:val="%9."/>
      <w:lvlJc w:val="left"/>
      <w:pPr>
        <w:ind w:left="6480" w:hanging="300"/>
      </w:pPr>
      <w:rPr>
        <w:b/>
        <w:smallCaps w:val="0"/>
        <w:strike w:val="0"/>
        <w:shd w:val="clear" w:color="auto" w:fill="auto"/>
        <w:vertAlign w:val="baseline"/>
      </w:rPr>
    </w:lvl>
  </w:abstractNum>
  <w:abstractNum w:abstractNumId="2" w15:restartNumberingAfterBreak="0">
    <w:nsid w:val="339C25F4"/>
    <w:multiLevelType w:val="multilevel"/>
    <w:tmpl w:val="E1C4B03A"/>
    <w:lvl w:ilvl="0">
      <w:start w:val="1"/>
      <w:numFmt w:val="upperRoman"/>
      <w:lvlText w:val="%1."/>
      <w:lvlJc w:val="left"/>
      <w:pPr>
        <w:ind w:left="1080" w:hanging="720"/>
      </w:pPr>
      <w:rPr>
        <w:rFonts w:ascii="Times New Roman" w:eastAsia="Times New Roman" w:hAnsi="Times New Roman" w:cs="Times New Roman"/>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A214434"/>
    <w:multiLevelType w:val="multilevel"/>
    <w:tmpl w:val="A65C9992"/>
    <w:lvl w:ilvl="0">
      <w:start w:val="1"/>
      <w:numFmt w:val="decimal"/>
      <w:lvlText w:val="%1."/>
      <w:lvlJc w:val="left"/>
      <w:pPr>
        <w:ind w:left="720" w:hanging="360"/>
      </w:pPr>
      <w:rPr>
        <w:b/>
        <w:smallCaps w:val="0"/>
        <w:strike w:val="0"/>
        <w:shd w:val="clear" w:color="auto" w:fill="auto"/>
        <w:vertAlign w:val="baseline"/>
      </w:rPr>
    </w:lvl>
    <w:lvl w:ilvl="1">
      <w:start w:val="1"/>
      <w:numFmt w:val="lowerLetter"/>
      <w:lvlText w:val="%2."/>
      <w:lvlJc w:val="left"/>
      <w:pPr>
        <w:ind w:left="1440" w:hanging="360"/>
      </w:pPr>
      <w:rPr>
        <w:b/>
        <w:smallCaps w:val="0"/>
        <w:strike w:val="0"/>
        <w:shd w:val="clear" w:color="auto" w:fill="auto"/>
        <w:vertAlign w:val="baseline"/>
      </w:rPr>
    </w:lvl>
    <w:lvl w:ilvl="2">
      <w:start w:val="1"/>
      <w:numFmt w:val="lowerRoman"/>
      <w:lvlText w:val="%3."/>
      <w:lvlJc w:val="left"/>
      <w:pPr>
        <w:ind w:left="1985" w:hanging="125"/>
      </w:pPr>
      <w:rPr>
        <w:b/>
        <w:smallCaps w:val="0"/>
        <w:strike w:val="0"/>
        <w:shd w:val="clear" w:color="auto" w:fill="auto"/>
        <w:vertAlign w:val="baseline"/>
      </w:rPr>
    </w:lvl>
    <w:lvl w:ilvl="3">
      <w:start w:val="1"/>
      <w:numFmt w:val="decimal"/>
      <w:lvlText w:val="%4."/>
      <w:lvlJc w:val="left"/>
      <w:pPr>
        <w:ind w:left="2880" w:hanging="360"/>
      </w:pPr>
      <w:rPr>
        <w:b/>
        <w:smallCaps w:val="0"/>
        <w:strike w:val="0"/>
        <w:shd w:val="clear" w:color="auto" w:fill="auto"/>
        <w:vertAlign w:val="baseline"/>
      </w:rPr>
    </w:lvl>
    <w:lvl w:ilvl="4">
      <w:start w:val="1"/>
      <w:numFmt w:val="lowerLetter"/>
      <w:lvlText w:val="%5."/>
      <w:lvlJc w:val="left"/>
      <w:pPr>
        <w:ind w:left="3600" w:hanging="360"/>
      </w:pPr>
      <w:rPr>
        <w:b/>
        <w:smallCaps w:val="0"/>
        <w:strike w:val="0"/>
        <w:shd w:val="clear" w:color="auto" w:fill="auto"/>
        <w:vertAlign w:val="baseline"/>
      </w:rPr>
    </w:lvl>
    <w:lvl w:ilvl="5">
      <w:start w:val="1"/>
      <w:numFmt w:val="lowerRoman"/>
      <w:lvlText w:val="%6."/>
      <w:lvlJc w:val="left"/>
      <w:pPr>
        <w:ind w:left="4320" w:hanging="300"/>
      </w:pPr>
      <w:rPr>
        <w:b/>
        <w:smallCaps w:val="0"/>
        <w:strike w:val="0"/>
        <w:shd w:val="clear" w:color="auto" w:fill="auto"/>
        <w:vertAlign w:val="baseline"/>
      </w:rPr>
    </w:lvl>
    <w:lvl w:ilvl="6">
      <w:start w:val="1"/>
      <w:numFmt w:val="decimal"/>
      <w:lvlText w:val="%7."/>
      <w:lvlJc w:val="left"/>
      <w:pPr>
        <w:ind w:left="5040" w:hanging="360"/>
      </w:pPr>
      <w:rPr>
        <w:b/>
        <w:smallCaps w:val="0"/>
        <w:strike w:val="0"/>
        <w:shd w:val="clear" w:color="auto" w:fill="auto"/>
        <w:vertAlign w:val="baseline"/>
      </w:rPr>
    </w:lvl>
    <w:lvl w:ilvl="7">
      <w:start w:val="1"/>
      <w:numFmt w:val="lowerLetter"/>
      <w:lvlText w:val="%8."/>
      <w:lvlJc w:val="left"/>
      <w:pPr>
        <w:ind w:left="5760" w:hanging="360"/>
      </w:pPr>
      <w:rPr>
        <w:b/>
        <w:smallCaps w:val="0"/>
        <w:strike w:val="0"/>
        <w:shd w:val="clear" w:color="auto" w:fill="auto"/>
        <w:vertAlign w:val="baseline"/>
      </w:rPr>
    </w:lvl>
    <w:lvl w:ilvl="8">
      <w:start w:val="1"/>
      <w:numFmt w:val="lowerRoman"/>
      <w:lvlText w:val="%9."/>
      <w:lvlJc w:val="left"/>
      <w:pPr>
        <w:ind w:left="6480" w:hanging="300"/>
      </w:pPr>
      <w:rPr>
        <w:b/>
        <w:smallCaps w:val="0"/>
        <w:strike w:val="0"/>
        <w:shd w:val="clear" w:color="auto" w:fill="auto"/>
        <w:vertAlign w:val="baseline"/>
      </w:rPr>
    </w:lvl>
  </w:abstractNum>
  <w:abstractNum w:abstractNumId="4" w15:restartNumberingAfterBreak="0">
    <w:nsid w:val="6BB60439"/>
    <w:multiLevelType w:val="multilevel"/>
    <w:tmpl w:val="5F606F4A"/>
    <w:lvl w:ilvl="0">
      <w:start w:val="5"/>
      <w:numFmt w:val="decimal"/>
      <w:lvlText w:val="%1."/>
      <w:lvlJc w:val="left"/>
      <w:pPr>
        <w:ind w:left="720" w:hanging="360"/>
      </w:pPr>
      <w:rPr>
        <w:b/>
        <w:smallCaps w:val="0"/>
        <w:strike w:val="0"/>
        <w:shd w:val="clear" w:color="auto" w:fill="auto"/>
        <w:vertAlign w:val="baseline"/>
      </w:rPr>
    </w:lvl>
    <w:lvl w:ilvl="1">
      <w:start w:val="1"/>
      <w:numFmt w:val="lowerLetter"/>
      <w:lvlText w:val="%2."/>
      <w:lvlJc w:val="left"/>
      <w:pPr>
        <w:ind w:left="1440" w:hanging="360"/>
      </w:pPr>
      <w:rPr>
        <w:b/>
        <w:smallCaps w:val="0"/>
        <w:strike w:val="0"/>
        <w:shd w:val="clear" w:color="auto" w:fill="auto"/>
        <w:vertAlign w:val="baseline"/>
      </w:rPr>
    </w:lvl>
    <w:lvl w:ilvl="2">
      <w:start w:val="1"/>
      <w:numFmt w:val="lowerRoman"/>
      <w:lvlText w:val="%3."/>
      <w:lvlJc w:val="left"/>
      <w:pPr>
        <w:ind w:left="1985" w:hanging="125"/>
      </w:pPr>
      <w:rPr>
        <w:b/>
        <w:smallCaps w:val="0"/>
        <w:strike w:val="0"/>
        <w:shd w:val="clear" w:color="auto" w:fill="auto"/>
        <w:vertAlign w:val="baseline"/>
      </w:rPr>
    </w:lvl>
    <w:lvl w:ilvl="3">
      <w:start w:val="1"/>
      <w:numFmt w:val="decimal"/>
      <w:lvlText w:val="%4."/>
      <w:lvlJc w:val="left"/>
      <w:pPr>
        <w:ind w:left="2880" w:hanging="360"/>
      </w:pPr>
      <w:rPr>
        <w:b/>
        <w:smallCaps w:val="0"/>
        <w:strike w:val="0"/>
        <w:shd w:val="clear" w:color="auto" w:fill="auto"/>
        <w:vertAlign w:val="baseline"/>
      </w:rPr>
    </w:lvl>
    <w:lvl w:ilvl="4">
      <w:start w:val="1"/>
      <w:numFmt w:val="lowerLetter"/>
      <w:lvlText w:val="%5."/>
      <w:lvlJc w:val="left"/>
      <w:pPr>
        <w:ind w:left="3600" w:hanging="360"/>
      </w:pPr>
      <w:rPr>
        <w:b/>
        <w:smallCaps w:val="0"/>
        <w:strike w:val="0"/>
        <w:shd w:val="clear" w:color="auto" w:fill="auto"/>
        <w:vertAlign w:val="baseline"/>
      </w:rPr>
    </w:lvl>
    <w:lvl w:ilvl="5">
      <w:start w:val="1"/>
      <w:numFmt w:val="lowerRoman"/>
      <w:lvlText w:val="%6."/>
      <w:lvlJc w:val="left"/>
      <w:pPr>
        <w:ind w:left="4320" w:hanging="300"/>
      </w:pPr>
      <w:rPr>
        <w:b/>
        <w:smallCaps w:val="0"/>
        <w:strike w:val="0"/>
        <w:shd w:val="clear" w:color="auto" w:fill="auto"/>
        <w:vertAlign w:val="baseline"/>
      </w:rPr>
    </w:lvl>
    <w:lvl w:ilvl="6">
      <w:start w:val="1"/>
      <w:numFmt w:val="decimal"/>
      <w:lvlText w:val="%7."/>
      <w:lvlJc w:val="left"/>
      <w:pPr>
        <w:ind w:left="5040" w:hanging="360"/>
      </w:pPr>
      <w:rPr>
        <w:b/>
        <w:smallCaps w:val="0"/>
        <w:strike w:val="0"/>
        <w:shd w:val="clear" w:color="auto" w:fill="auto"/>
        <w:vertAlign w:val="baseline"/>
      </w:rPr>
    </w:lvl>
    <w:lvl w:ilvl="7">
      <w:start w:val="1"/>
      <w:numFmt w:val="lowerLetter"/>
      <w:lvlText w:val="%8."/>
      <w:lvlJc w:val="left"/>
      <w:pPr>
        <w:ind w:left="5760" w:hanging="360"/>
      </w:pPr>
      <w:rPr>
        <w:b/>
        <w:smallCaps w:val="0"/>
        <w:strike w:val="0"/>
        <w:shd w:val="clear" w:color="auto" w:fill="auto"/>
        <w:vertAlign w:val="baseline"/>
      </w:rPr>
    </w:lvl>
    <w:lvl w:ilvl="8">
      <w:start w:val="1"/>
      <w:numFmt w:val="lowerRoman"/>
      <w:lvlText w:val="%9."/>
      <w:lvlJc w:val="left"/>
      <w:pPr>
        <w:ind w:left="6480" w:hanging="300"/>
      </w:pPr>
      <w:rPr>
        <w:b/>
        <w:smallCaps w:val="0"/>
        <w:strike w:val="0"/>
        <w:shd w:val="clear" w:color="auto" w:fill="auto"/>
        <w:vertAlign w:val="baseline"/>
      </w:rPr>
    </w:lvl>
  </w:abstractNum>
  <w:abstractNum w:abstractNumId="5" w15:restartNumberingAfterBreak="0">
    <w:nsid w:val="7F762220"/>
    <w:multiLevelType w:val="multilevel"/>
    <w:tmpl w:val="A5AAEEA6"/>
    <w:lvl w:ilvl="0">
      <w:start w:val="7"/>
      <w:numFmt w:val="decimal"/>
      <w:lvlText w:val="%1."/>
      <w:lvlJc w:val="left"/>
      <w:pPr>
        <w:ind w:left="720" w:hanging="360"/>
      </w:pPr>
      <w:rPr>
        <w:b/>
        <w:smallCaps w:val="0"/>
        <w:strike w:val="0"/>
        <w:shd w:val="clear" w:color="auto" w:fill="auto"/>
        <w:vertAlign w:val="baseline"/>
      </w:rPr>
    </w:lvl>
    <w:lvl w:ilvl="1">
      <w:start w:val="1"/>
      <w:numFmt w:val="lowerLetter"/>
      <w:lvlText w:val="%2."/>
      <w:lvlJc w:val="left"/>
      <w:pPr>
        <w:ind w:left="1440" w:hanging="360"/>
      </w:pPr>
      <w:rPr>
        <w:b/>
        <w:smallCaps w:val="0"/>
        <w:strike w:val="0"/>
        <w:shd w:val="clear" w:color="auto" w:fill="auto"/>
        <w:vertAlign w:val="baseline"/>
      </w:rPr>
    </w:lvl>
    <w:lvl w:ilvl="2">
      <w:start w:val="1"/>
      <w:numFmt w:val="lowerRoman"/>
      <w:lvlText w:val="%3."/>
      <w:lvlJc w:val="left"/>
      <w:pPr>
        <w:ind w:left="1985" w:hanging="125"/>
      </w:pPr>
      <w:rPr>
        <w:b/>
        <w:smallCaps w:val="0"/>
        <w:strike w:val="0"/>
        <w:shd w:val="clear" w:color="auto" w:fill="auto"/>
        <w:vertAlign w:val="baseline"/>
      </w:rPr>
    </w:lvl>
    <w:lvl w:ilvl="3">
      <w:start w:val="1"/>
      <w:numFmt w:val="decimal"/>
      <w:lvlText w:val="%4."/>
      <w:lvlJc w:val="left"/>
      <w:pPr>
        <w:ind w:left="2880" w:hanging="360"/>
      </w:pPr>
      <w:rPr>
        <w:b/>
        <w:smallCaps w:val="0"/>
        <w:strike w:val="0"/>
        <w:shd w:val="clear" w:color="auto" w:fill="auto"/>
        <w:vertAlign w:val="baseline"/>
      </w:rPr>
    </w:lvl>
    <w:lvl w:ilvl="4">
      <w:start w:val="1"/>
      <w:numFmt w:val="lowerLetter"/>
      <w:lvlText w:val="%5."/>
      <w:lvlJc w:val="left"/>
      <w:pPr>
        <w:ind w:left="3600" w:hanging="360"/>
      </w:pPr>
      <w:rPr>
        <w:b/>
        <w:smallCaps w:val="0"/>
        <w:strike w:val="0"/>
        <w:shd w:val="clear" w:color="auto" w:fill="auto"/>
        <w:vertAlign w:val="baseline"/>
      </w:rPr>
    </w:lvl>
    <w:lvl w:ilvl="5">
      <w:start w:val="1"/>
      <w:numFmt w:val="lowerRoman"/>
      <w:lvlText w:val="%6."/>
      <w:lvlJc w:val="left"/>
      <w:pPr>
        <w:ind w:left="4320" w:hanging="300"/>
      </w:pPr>
      <w:rPr>
        <w:b/>
        <w:smallCaps w:val="0"/>
        <w:strike w:val="0"/>
        <w:shd w:val="clear" w:color="auto" w:fill="auto"/>
        <w:vertAlign w:val="baseline"/>
      </w:rPr>
    </w:lvl>
    <w:lvl w:ilvl="6">
      <w:start w:val="1"/>
      <w:numFmt w:val="decimal"/>
      <w:lvlText w:val="%7."/>
      <w:lvlJc w:val="left"/>
      <w:pPr>
        <w:ind w:left="5040" w:hanging="360"/>
      </w:pPr>
      <w:rPr>
        <w:b/>
        <w:smallCaps w:val="0"/>
        <w:strike w:val="0"/>
        <w:shd w:val="clear" w:color="auto" w:fill="auto"/>
        <w:vertAlign w:val="baseline"/>
      </w:rPr>
    </w:lvl>
    <w:lvl w:ilvl="7">
      <w:start w:val="1"/>
      <w:numFmt w:val="lowerLetter"/>
      <w:lvlText w:val="%8."/>
      <w:lvlJc w:val="left"/>
      <w:pPr>
        <w:ind w:left="5760" w:hanging="360"/>
      </w:pPr>
      <w:rPr>
        <w:b/>
        <w:smallCaps w:val="0"/>
        <w:strike w:val="0"/>
        <w:shd w:val="clear" w:color="auto" w:fill="auto"/>
        <w:vertAlign w:val="baseline"/>
      </w:rPr>
    </w:lvl>
    <w:lvl w:ilvl="8">
      <w:start w:val="1"/>
      <w:numFmt w:val="lowerRoman"/>
      <w:lvlText w:val="%9."/>
      <w:lvlJc w:val="left"/>
      <w:pPr>
        <w:ind w:left="6480" w:hanging="300"/>
      </w:pPr>
      <w:rPr>
        <w:b/>
        <w:smallCaps w:val="0"/>
        <w:strike w:val="0"/>
        <w:shd w:val="clear" w:color="auto" w:fill="auto"/>
        <w:vertAlign w:val="baseline"/>
      </w:rPr>
    </w:lvl>
  </w:abstractNum>
  <w:abstractNum w:abstractNumId="6" w15:restartNumberingAfterBreak="0">
    <w:nsid w:val="7FF940F3"/>
    <w:multiLevelType w:val="multilevel"/>
    <w:tmpl w:val="D2FED052"/>
    <w:lvl w:ilvl="0">
      <w:start w:val="1"/>
      <w:numFmt w:val="decimal"/>
      <w:lvlText w:val="%1."/>
      <w:lvlJc w:val="left"/>
      <w:pPr>
        <w:ind w:left="828" w:hanging="468"/>
      </w:pPr>
      <w:rPr>
        <w:b/>
        <w:smallCaps w:val="0"/>
        <w:strike w:val="0"/>
        <w:shd w:val="clear" w:color="auto" w:fill="auto"/>
        <w:vertAlign w:val="baseline"/>
      </w:rPr>
    </w:lvl>
    <w:lvl w:ilvl="1">
      <w:start w:val="1"/>
      <w:numFmt w:val="decimal"/>
      <w:lvlText w:val="%1.%2."/>
      <w:lvlJc w:val="left"/>
      <w:pPr>
        <w:ind w:left="588" w:hanging="228"/>
      </w:pPr>
      <w:rPr>
        <w:b/>
        <w:smallCaps w:val="0"/>
        <w:strike w:val="0"/>
        <w:shd w:val="clear" w:color="auto" w:fill="auto"/>
        <w:vertAlign w:val="baseline"/>
      </w:rPr>
    </w:lvl>
    <w:lvl w:ilvl="2">
      <w:start w:val="1"/>
      <w:numFmt w:val="decimal"/>
      <w:lvlText w:val="%1.%2.%3."/>
      <w:lvlJc w:val="left"/>
      <w:pPr>
        <w:ind w:left="1188" w:hanging="828"/>
      </w:pPr>
      <w:rPr>
        <w:b/>
        <w:smallCaps w:val="0"/>
        <w:strike w:val="0"/>
        <w:shd w:val="clear" w:color="auto" w:fill="auto"/>
        <w:vertAlign w:val="baseline"/>
      </w:rPr>
    </w:lvl>
    <w:lvl w:ilvl="3">
      <w:start w:val="1"/>
      <w:numFmt w:val="decimal"/>
      <w:lvlText w:val="%1.%2.%3.%4."/>
      <w:lvlJc w:val="left"/>
      <w:pPr>
        <w:ind w:left="588" w:hanging="228"/>
      </w:pPr>
      <w:rPr>
        <w:b/>
        <w:smallCaps w:val="0"/>
        <w:strike w:val="0"/>
        <w:shd w:val="clear" w:color="auto" w:fill="auto"/>
        <w:vertAlign w:val="baseline"/>
      </w:rPr>
    </w:lvl>
    <w:lvl w:ilvl="4">
      <w:start w:val="1"/>
      <w:numFmt w:val="decimal"/>
      <w:lvlText w:val="%1.%2.%3.%4.%5."/>
      <w:lvlJc w:val="left"/>
      <w:pPr>
        <w:ind w:left="1548" w:hanging="1188"/>
      </w:pPr>
      <w:rPr>
        <w:b/>
        <w:smallCaps w:val="0"/>
        <w:strike w:val="0"/>
        <w:shd w:val="clear" w:color="auto" w:fill="auto"/>
        <w:vertAlign w:val="baseline"/>
      </w:rPr>
    </w:lvl>
    <w:lvl w:ilvl="5">
      <w:start w:val="1"/>
      <w:numFmt w:val="decimal"/>
      <w:lvlText w:val="%1.%2.%3.%4.%5.%6."/>
      <w:lvlJc w:val="left"/>
      <w:pPr>
        <w:ind w:left="588" w:hanging="228"/>
      </w:pPr>
      <w:rPr>
        <w:b/>
        <w:smallCaps w:val="0"/>
        <w:strike w:val="0"/>
        <w:shd w:val="clear" w:color="auto" w:fill="auto"/>
        <w:vertAlign w:val="baseline"/>
      </w:rPr>
    </w:lvl>
    <w:lvl w:ilvl="6">
      <w:start w:val="1"/>
      <w:numFmt w:val="decimal"/>
      <w:lvlText w:val="%1.%2.%3.%4.%5.%6.%7."/>
      <w:lvlJc w:val="left"/>
      <w:pPr>
        <w:ind w:left="1908" w:hanging="1548"/>
      </w:pPr>
      <w:rPr>
        <w:b/>
        <w:smallCaps w:val="0"/>
        <w:strike w:val="0"/>
        <w:shd w:val="clear" w:color="auto" w:fill="auto"/>
        <w:vertAlign w:val="baseline"/>
      </w:rPr>
    </w:lvl>
    <w:lvl w:ilvl="7">
      <w:start w:val="1"/>
      <w:numFmt w:val="decimal"/>
      <w:lvlText w:val="%1.%2.%3.%4.%5.%6.%7.%8."/>
      <w:lvlJc w:val="left"/>
      <w:pPr>
        <w:ind w:left="588" w:hanging="228"/>
      </w:pPr>
      <w:rPr>
        <w:b/>
        <w:smallCaps w:val="0"/>
        <w:strike w:val="0"/>
        <w:shd w:val="clear" w:color="auto" w:fill="auto"/>
        <w:vertAlign w:val="baseline"/>
      </w:rPr>
    </w:lvl>
    <w:lvl w:ilvl="8">
      <w:start w:val="1"/>
      <w:numFmt w:val="decimal"/>
      <w:lvlText w:val="%1.%2.%3.%4.%5.%6.%7.%8.%9."/>
      <w:lvlJc w:val="left"/>
      <w:pPr>
        <w:ind w:left="2268" w:hanging="1908"/>
      </w:pPr>
      <w:rPr>
        <w:b/>
        <w:smallCaps w:val="0"/>
        <w:strike w:val="0"/>
        <w:shd w:val="clear" w:color="auto" w:fill="auto"/>
        <w:vertAlign w:val="baseline"/>
      </w:rPr>
    </w:lvl>
  </w:abstractNum>
  <w:num w:numId="1" w16cid:durableId="1643927011">
    <w:abstractNumId w:val="2"/>
  </w:num>
  <w:num w:numId="2" w16cid:durableId="1973516474">
    <w:abstractNumId w:val="1"/>
  </w:num>
  <w:num w:numId="3" w16cid:durableId="1544514688">
    <w:abstractNumId w:val="5"/>
  </w:num>
  <w:num w:numId="4" w16cid:durableId="1907107881">
    <w:abstractNumId w:val="3"/>
  </w:num>
  <w:num w:numId="5" w16cid:durableId="1721898870">
    <w:abstractNumId w:val="0"/>
  </w:num>
  <w:num w:numId="6" w16cid:durableId="591822219">
    <w:abstractNumId w:val="4"/>
  </w:num>
  <w:num w:numId="7" w16cid:durableId="13250082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1398"/>
    <w:rsid w:val="0032107E"/>
    <w:rsid w:val="003F5A7D"/>
    <w:rsid w:val="00480DE5"/>
    <w:rsid w:val="006224F4"/>
    <w:rsid w:val="006E21FE"/>
    <w:rsid w:val="007C33BE"/>
    <w:rsid w:val="0086139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9B3E"/>
  <w15:docId w15:val="{86558FE9-EC90-4185-993C-A13DA93F7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861398"/>
    <w:pPr>
      <w:keepNext/>
      <w:keepLines/>
      <w:spacing w:before="480"/>
      <w:outlineLvl w:val="0"/>
    </w:pPr>
    <w:rPr>
      <w:rFonts w:ascii="Helvetica Neue" w:eastAsia="Helvetica Neue" w:hAnsi="Helvetica Neue" w:cs="Helvetica Neue"/>
      <w:b/>
      <w:color w:val="2E75B5"/>
      <w:sz w:val="28"/>
      <w:szCs w:val="28"/>
    </w:rPr>
  </w:style>
  <w:style w:type="paragraph" w:styleId="Heading2">
    <w:name w:val="heading 2"/>
    <w:basedOn w:val="Normal1"/>
    <w:next w:val="Normal1"/>
    <w:rsid w:val="00861398"/>
    <w:pPr>
      <w:keepNext/>
      <w:keepLines/>
      <w:spacing w:before="200"/>
      <w:outlineLvl w:val="1"/>
    </w:pPr>
    <w:rPr>
      <w:rFonts w:ascii="Helvetica Neue" w:eastAsia="Helvetica Neue" w:hAnsi="Helvetica Neue" w:cs="Helvetica Neue"/>
      <w:b/>
      <w:color w:val="5B9BD5"/>
      <w:sz w:val="26"/>
      <w:szCs w:val="26"/>
    </w:rPr>
  </w:style>
  <w:style w:type="paragraph" w:styleId="Heading3">
    <w:name w:val="heading 3"/>
    <w:basedOn w:val="Normal1"/>
    <w:next w:val="Normal1"/>
    <w:rsid w:val="00861398"/>
    <w:pPr>
      <w:keepNext/>
      <w:keepLines/>
      <w:spacing w:before="280" w:after="80"/>
      <w:outlineLvl w:val="2"/>
    </w:pPr>
    <w:rPr>
      <w:b/>
      <w:sz w:val="28"/>
      <w:szCs w:val="28"/>
    </w:rPr>
  </w:style>
  <w:style w:type="paragraph" w:styleId="Heading4">
    <w:name w:val="heading 4"/>
    <w:basedOn w:val="Normal1"/>
    <w:next w:val="Normal1"/>
    <w:rsid w:val="00861398"/>
    <w:pPr>
      <w:keepNext/>
      <w:keepLines/>
      <w:spacing w:before="240" w:after="40"/>
      <w:outlineLvl w:val="3"/>
    </w:pPr>
    <w:rPr>
      <w:b/>
    </w:rPr>
  </w:style>
  <w:style w:type="paragraph" w:styleId="Heading5">
    <w:name w:val="heading 5"/>
    <w:basedOn w:val="Normal1"/>
    <w:next w:val="Normal1"/>
    <w:rsid w:val="00861398"/>
    <w:pPr>
      <w:keepNext/>
      <w:keepLines/>
      <w:spacing w:before="220" w:after="40"/>
      <w:outlineLvl w:val="4"/>
    </w:pPr>
    <w:rPr>
      <w:b/>
      <w:sz w:val="22"/>
      <w:szCs w:val="22"/>
    </w:rPr>
  </w:style>
  <w:style w:type="paragraph" w:styleId="Heading6">
    <w:name w:val="heading 6"/>
    <w:basedOn w:val="Normal1"/>
    <w:next w:val="Normal1"/>
    <w:rsid w:val="0086139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861398"/>
  </w:style>
  <w:style w:type="paragraph" w:styleId="Title">
    <w:name w:val="Title"/>
    <w:basedOn w:val="Normal1"/>
    <w:next w:val="Normal1"/>
    <w:rsid w:val="00861398"/>
    <w:pPr>
      <w:keepNext/>
      <w:keepLines/>
      <w:spacing w:before="480" w:after="120"/>
    </w:pPr>
    <w:rPr>
      <w:b/>
      <w:sz w:val="72"/>
      <w:szCs w:val="72"/>
    </w:rPr>
  </w:style>
  <w:style w:type="paragraph" w:styleId="Subtitle">
    <w:name w:val="Subtitle"/>
    <w:basedOn w:val="Normal1"/>
    <w:next w:val="Normal1"/>
    <w:rsid w:val="00861398"/>
    <w:pPr>
      <w:keepNext/>
      <w:keepLines/>
      <w:spacing w:before="360" w:after="80"/>
    </w:pPr>
    <w:rPr>
      <w:rFonts w:ascii="Georgia" w:eastAsia="Georgia" w:hAnsi="Georgia" w:cs="Georgia"/>
      <w:i/>
      <w:color w:val="666666"/>
      <w:sz w:val="48"/>
      <w:szCs w:val="48"/>
    </w:rPr>
  </w:style>
  <w:style w:type="table" w:customStyle="1" w:styleId="a">
    <w:basedOn w:val="TableNormal"/>
    <w:rsid w:val="00861398"/>
    <w:tblPr>
      <w:tblStyleRowBandSize w:val="1"/>
      <w:tblStyleColBandSize w:val="1"/>
      <w:tblCellMar>
        <w:left w:w="115" w:type="dxa"/>
        <w:right w:w="115" w:type="dxa"/>
      </w:tblCellMar>
    </w:tblPr>
  </w:style>
  <w:style w:type="table" w:customStyle="1" w:styleId="a0">
    <w:basedOn w:val="TableNormal"/>
    <w:rsid w:val="00861398"/>
    <w:tblPr>
      <w:tblStyleRowBandSize w:val="1"/>
      <w:tblStyleColBandSize w:val="1"/>
      <w:tblCellMar>
        <w:left w:w="115" w:type="dxa"/>
        <w:right w:w="115" w:type="dxa"/>
      </w:tblCellMar>
    </w:tblPr>
  </w:style>
  <w:style w:type="table" w:customStyle="1" w:styleId="a1">
    <w:basedOn w:val="TableNormal"/>
    <w:rsid w:val="00861398"/>
    <w:tblPr>
      <w:tblStyleRowBandSize w:val="1"/>
      <w:tblStyleColBandSize w:val="1"/>
      <w:tblCellMar>
        <w:left w:w="115" w:type="dxa"/>
        <w:right w:w="115" w:type="dxa"/>
      </w:tblCellMar>
    </w:tblPr>
  </w:style>
  <w:style w:type="table" w:customStyle="1" w:styleId="a2">
    <w:basedOn w:val="TableNormal"/>
    <w:rsid w:val="00861398"/>
    <w:tblPr>
      <w:tblStyleRowBandSize w:val="1"/>
      <w:tblStyleColBandSize w:val="1"/>
      <w:tblCellMar>
        <w:left w:w="115" w:type="dxa"/>
        <w:right w:w="115" w:type="dxa"/>
      </w:tblCellMar>
    </w:tblPr>
  </w:style>
  <w:style w:type="table" w:customStyle="1" w:styleId="a3">
    <w:basedOn w:val="TableNormal"/>
    <w:rsid w:val="00861398"/>
    <w:tblPr>
      <w:tblStyleRowBandSize w:val="1"/>
      <w:tblStyleColBandSize w:val="1"/>
      <w:tblCellMar>
        <w:left w:w="115" w:type="dxa"/>
        <w:right w:w="115" w:type="dxa"/>
      </w:tblCellMar>
    </w:tblPr>
  </w:style>
  <w:style w:type="table" w:customStyle="1" w:styleId="a4">
    <w:basedOn w:val="TableNormal"/>
    <w:rsid w:val="00861398"/>
    <w:tblPr>
      <w:tblStyleRowBandSize w:val="1"/>
      <w:tblStyleColBandSize w:val="1"/>
      <w:tblCellMar>
        <w:left w:w="115" w:type="dxa"/>
        <w:right w:w="115" w:type="dxa"/>
      </w:tblCellMar>
    </w:tblPr>
  </w:style>
  <w:style w:type="table" w:customStyle="1" w:styleId="a5">
    <w:basedOn w:val="TableNormal"/>
    <w:rsid w:val="00861398"/>
    <w:tblPr>
      <w:tblStyleRowBandSize w:val="1"/>
      <w:tblStyleColBandSize w:val="1"/>
      <w:tblCellMar>
        <w:left w:w="115" w:type="dxa"/>
        <w:right w:w="115" w:type="dxa"/>
      </w:tblCellMar>
    </w:tblPr>
  </w:style>
  <w:style w:type="table" w:customStyle="1" w:styleId="a6">
    <w:basedOn w:val="TableNormal"/>
    <w:rsid w:val="00861398"/>
    <w:tblPr>
      <w:tblStyleRowBandSize w:val="1"/>
      <w:tblStyleColBandSize w:val="1"/>
      <w:tblCellMar>
        <w:left w:w="115" w:type="dxa"/>
        <w:right w:w="115" w:type="dxa"/>
      </w:tblCellMar>
    </w:tblPr>
  </w:style>
  <w:style w:type="table" w:customStyle="1" w:styleId="a7">
    <w:basedOn w:val="TableNormal"/>
    <w:rsid w:val="00861398"/>
    <w:tblPr>
      <w:tblStyleRowBandSize w:val="1"/>
      <w:tblStyleColBandSize w:val="1"/>
      <w:tblCellMar>
        <w:left w:w="115" w:type="dxa"/>
        <w:right w:w="115" w:type="dxa"/>
      </w:tblCellMar>
    </w:tblPr>
  </w:style>
  <w:style w:type="table" w:customStyle="1" w:styleId="a8">
    <w:basedOn w:val="TableNormal"/>
    <w:rsid w:val="00861398"/>
    <w:tblPr>
      <w:tblStyleRowBandSize w:val="1"/>
      <w:tblStyleColBandSize w:val="1"/>
      <w:tblCellMar>
        <w:left w:w="115" w:type="dxa"/>
        <w:right w:w="115" w:type="dxa"/>
      </w:tblCellMar>
    </w:tblPr>
  </w:style>
  <w:style w:type="table" w:customStyle="1" w:styleId="a9">
    <w:basedOn w:val="TableNormal"/>
    <w:rsid w:val="00861398"/>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32107E"/>
    <w:rPr>
      <w:rFonts w:ascii="Tahoma" w:hAnsi="Tahoma" w:cs="Tahoma"/>
      <w:sz w:val="16"/>
      <w:szCs w:val="16"/>
    </w:rPr>
  </w:style>
  <w:style w:type="character" w:customStyle="1" w:styleId="BalloonTextChar">
    <w:name w:val="Balloon Text Char"/>
    <w:basedOn w:val="DefaultParagraphFont"/>
    <w:link w:val="BalloonText"/>
    <w:uiPriority w:val="99"/>
    <w:semiHidden/>
    <w:rsid w:val="0032107E"/>
    <w:rPr>
      <w:rFonts w:ascii="Tahoma" w:hAnsi="Tahoma" w:cs="Tahoma"/>
      <w:sz w:val="16"/>
      <w:szCs w:val="16"/>
    </w:rPr>
  </w:style>
  <w:style w:type="paragraph" w:styleId="Header">
    <w:name w:val="header"/>
    <w:basedOn w:val="Normal"/>
    <w:link w:val="HeaderChar"/>
    <w:uiPriority w:val="99"/>
    <w:unhideWhenUsed/>
    <w:rsid w:val="0032107E"/>
    <w:pPr>
      <w:tabs>
        <w:tab w:val="center" w:pos="4513"/>
        <w:tab w:val="right" w:pos="9026"/>
      </w:tabs>
    </w:pPr>
  </w:style>
  <w:style w:type="character" w:customStyle="1" w:styleId="HeaderChar">
    <w:name w:val="Header Char"/>
    <w:basedOn w:val="DefaultParagraphFont"/>
    <w:link w:val="Header"/>
    <w:uiPriority w:val="99"/>
    <w:rsid w:val="0032107E"/>
  </w:style>
  <w:style w:type="paragraph" w:styleId="Footer">
    <w:name w:val="footer"/>
    <w:basedOn w:val="Normal"/>
    <w:link w:val="FooterChar"/>
    <w:uiPriority w:val="99"/>
    <w:unhideWhenUsed/>
    <w:rsid w:val="0032107E"/>
    <w:pPr>
      <w:tabs>
        <w:tab w:val="center" w:pos="4513"/>
        <w:tab w:val="right" w:pos="9026"/>
      </w:tabs>
    </w:pPr>
  </w:style>
  <w:style w:type="character" w:customStyle="1" w:styleId="FooterChar">
    <w:name w:val="Footer Char"/>
    <w:basedOn w:val="DefaultParagraphFont"/>
    <w:link w:val="Footer"/>
    <w:uiPriority w:val="99"/>
    <w:rsid w:val="0032107E"/>
  </w:style>
  <w:style w:type="paragraph" w:customStyle="1" w:styleId="Docnumber">
    <w:name w:val="Docnumber"/>
    <w:basedOn w:val="Normal"/>
    <w:link w:val="DocnumberChar"/>
    <w:qFormat/>
    <w:rsid w:val="00480DE5"/>
    <w:pPr>
      <w:tabs>
        <w:tab w:val="left" w:pos="794"/>
        <w:tab w:val="left" w:pos="1191"/>
        <w:tab w:val="left" w:pos="1588"/>
        <w:tab w:val="left" w:pos="1985"/>
      </w:tabs>
      <w:overflowPunct w:val="0"/>
      <w:autoSpaceDE w:val="0"/>
      <w:autoSpaceDN w:val="0"/>
      <w:adjustRightInd w:val="0"/>
      <w:spacing w:before="120"/>
      <w:jc w:val="right"/>
      <w:textAlignment w:val="baseline"/>
    </w:pPr>
    <w:rPr>
      <w:b/>
      <w:bCs/>
      <w:sz w:val="40"/>
      <w:szCs w:val="20"/>
      <w:lang w:val="en-GB" w:eastAsia="en-US"/>
    </w:rPr>
  </w:style>
  <w:style w:type="character" w:customStyle="1" w:styleId="DocnumberChar">
    <w:name w:val="Docnumber Char"/>
    <w:basedOn w:val="DefaultParagraphFont"/>
    <w:link w:val="Docnumber"/>
    <w:rsid w:val="00480DE5"/>
    <w:rPr>
      <w:b/>
      <w:bCs/>
      <w:sz w:val="4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tejpal.singh70@gov.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ahmed.atyya@tpra.gov.s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1476</Words>
  <Characters>8286</Characters>
  <Application>Microsoft Office Word</Application>
  <DocSecurity>0</DocSecurity>
  <Lines>345</Lines>
  <Paragraphs>203</Paragraphs>
  <ScaleCrop>false</ScaleCrop>
  <Manager>ITU-T</Manager>
  <Company>International Telecommunication Union (ITU)</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Text of Technical Report: “Methodologies to mitigate Wangiri Fraud”</dc:title>
  <dc:creator>Ministry of Communications, India</dc:creator>
  <dc:description>SG2–C054  For: Geneva, 16-20 May 2022_x000d_Document date: _x000d_Saved by ITU51014924 at 15:06:55 on 29.04.2022</dc:description>
  <cp:lastModifiedBy>TSB (JB)</cp:lastModifiedBy>
  <cp:revision>5</cp:revision>
  <dcterms:created xsi:type="dcterms:W3CDTF">2022-04-29T13:06:00Z</dcterms:created>
  <dcterms:modified xsi:type="dcterms:W3CDTF">2022-04-29T13:23:00Z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SG2–C054</vt:lpwstr>
  </property>
  <property fmtid="{D5CDD505-2E9C-101B-9397-08002B2CF9AE}" pid="3" name="Docdate">
    <vt:lpwstr/>
  </property>
  <property fmtid="{D5CDD505-2E9C-101B-9397-08002B2CF9AE}" pid="4" name="Docorlang">
    <vt:lpwstr/>
  </property>
  <property fmtid="{D5CDD505-2E9C-101B-9397-08002B2CF9AE}" pid="5" name="Docbluepink">
    <vt:lpwstr>1/2</vt:lpwstr>
  </property>
  <property fmtid="{D5CDD505-2E9C-101B-9397-08002B2CF9AE}" pid="6" name="Docdest">
    <vt:lpwstr>Geneva, 16-20 May 2022</vt:lpwstr>
  </property>
  <property fmtid="{D5CDD505-2E9C-101B-9397-08002B2CF9AE}" pid="7" name="Docauthor">
    <vt:lpwstr>Ministry of Communications, India</vt:lpwstr>
  </property>
</Properties>
</file>