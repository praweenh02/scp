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Layout w:type="fixed"/>
        <w:tblCellMar>
          <w:left w:w="57" w:type="dxa"/>
          <w:right w:w="57" w:type="dxa"/>
        </w:tblCellMar>
        <w:tblLook w:val="0000" w:firstRow="0" w:lastRow="0" w:firstColumn="0" w:lastColumn="0" w:noHBand="0" w:noVBand="0"/>
      </w:tblPr>
      <w:tblGrid>
        <w:gridCol w:w="1132"/>
        <w:gridCol w:w="286"/>
        <w:gridCol w:w="169"/>
        <w:gridCol w:w="3942"/>
        <w:gridCol w:w="84"/>
        <w:gridCol w:w="4027"/>
      </w:tblGrid>
      <w:tr w:rsidR="00E06F98" w:rsidRPr="00F56901" w14:paraId="049840F4" w14:textId="77777777" w:rsidTr="005E10B3">
        <w:trPr>
          <w:cantSplit/>
        </w:trPr>
        <w:tc>
          <w:tcPr>
            <w:tcW w:w="1132" w:type="dxa"/>
            <w:vMerge w:val="restart"/>
            <w:vAlign w:val="center"/>
          </w:tcPr>
          <w:p w14:paraId="1C90E57B" w14:textId="77777777" w:rsidR="00E06F98" w:rsidRPr="00F56901" w:rsidRDefault="00E06F98" w:rsidP="00FD33F2">
            <w:pPr>
              <w:spacing w:before="0"/>
              <w:jc w:val="center"/>
              <w:rPr>
                <w:sz w:val="20"/>
              </w:rPr>
            </w:pPr>
            <w:bookmarkStart w:id="0" w:name="dnum" w:colFirst="2" w:colLast="2"/>
            <w:bookmarkStart w:id="1" w:name="dtableau"/>
            <w:r w:rsidRPr="00F56901">
              <w:rPr>
                <w:noProof/>
                <w:lang w:bidi="hi-IN"/>
              </w:rPr>
              <w:drawing>
                <wp:inline distT="0" distB="0" distL="0" distR="0" wp14:anchorId="6C91FED8" wp14:editId="37EAA62C">
                  <wp:extent cx="647700" cy="70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4"/>
            <w:vMerge w:val="restart"/>
          </w:tcPr>
          <w:p w14:paraId="7DC0593A" w14:textId="77777777" w:rsidR="00E06F98" w:rsidRPr="00F56901" w:rsidRDefault="00E06F98" w:rsidP="00FD33F2">
            <w:pPr>
              <w:rPr>
                <w:sz w:val="16"/>
                <w:szCs w:val="16"/>
              </w:rPr>
            </w:pPr>
            <w:r w:rsidRPr="00F56901">
              <w:rPr>
                <w:sz w:val="16"/>
                <w:szCs w:val="16"/>
              </w:rPr>
              <w:t>INTERNATIONAL TELECOMMUNICATION UNION</w:t>
            </w:r>
          </w:p>
          <w:p w14:paraId="572BF317" w14:textId="77777777" w:rsidR="00E06F98" w:rsidRPr="00F56901" w:rsidRDefault="00E06F98" w:rsidP="00FD33F2">
            <w:pPr>
              <w:rPr>
                <w:b/>
                <w:bCs/>
                <w:sz w:val="26"/>
                <w:szCs w:val="26"/>
              </w:rPr>
            </w:pPr>
            <w:r w:rsidRPr="00F56901">
              <w:rPr>
                <w:b/>
                <w:bCs/>
                <w:sz w:val="26"/>
                <w:szCs w:val="26"/>
              </w:rPr>
              <w:t>TELECOMMUNICATION</w:t>
            </w:r>
            <w:r w:rsidRPr="00F56901">
              <w:rPr>
                <w:b/>
                <w:bCs/>
                <w:sz w:val="26"/>
                <w:szCs w:val="26"/>
              </w:rPr>
              <w:br/>
              <w:t>STANDARDIZATION SECTOR</w:t>
            </w:r>
          </w:p>
          <w:p w14:paraId="4C199E49" w14:textId="77777777" w:rsidR="00E06F98" w:rsidRPr="00F56901" w:rsidRDefault="00E06F98" w:rsidP="00FD33F2">
            <w:pPr>
              <w:rPr>
                <w:sz w:val="20"/>
              </w:rPr>
            </w:pPr>
            <w:r w:rsidRPr="00F56901">
              <w:rPr>
                <w:sz w:val="20"/>
              </w:rPr>
              <w:t xml:space="preserve">STUDY PERIOD </w:t>
            </w:r>
            <w:bookmarkStart w:id="2" w:name="dstudyperiod"/>
            <w:r w:rsidRPr="00F56901">
              <w:rPr>
                <w:sz w:val="20"/>
              </w:rPr>
              <w:t>2022-2024</w:t>
            </w:r>
            <w:bookmarkEnd w:id="2"/>
          </w:p>
        </w:tc>
        <w:tc>
          <w:tcPr>
            <w:tcW w:w="4026" w:type="dxa"/>
            <w:vAlign w:val="center"/>
          </w:tcPr>
          <w:p w14:paraId="0DDA23B3" w14:textId="4668DBB7" w:rsidR="00E06F98" w:rsidRPr="00F56901" w:rsidRDefault="00E06F98" w:rsidP="00FD33F2">
            <w:pPr>
              <w:pStyle w:val="Docnumber"/>
            </w:pPr>
            <w:r>
              <w:t>SG5/CXXX</w:t>
            </w:r>
          </w:p>
        </w:tc>
      </w:tr>
      <w:tr w:rsidR="00E06F98" w:rsidRPr="00F56901" w14:paraId="5AE41EFD" w14:textId="77777777" w:rsidTr="005E10B3">
        <w:trPr>
          <w:cantSplit/>
        </w:trPr>
        <w:tc>
          <w:tcPr>
            <w:tcW w:w="1132" w:type="dxa"/>
            <w:vMerge/>
          </w:tcPr>
          <w:p w14:paraId="60008996" w14:textId="77777777" w:rsidR="00E06F98" w:rsidRPr="00F56901" w:rsidRDefault="00E06F98" w:rsidP="00FD33F2">
            <w:pPr>
              <w:rPr>
                <w:smallCaps/>
                <w:sz w:val="20"/>
              </w:rPr>
            </w:pPr>
            <w:bookmarkStart w:id="3" w:name="dsg" w:colFirst="2" w:colLast="2"/>
            <w:bookmarkEnd w:id="0"/>
          </w:p>
        </w:tc>
        <w:tc>
          <w:tcPr>
            <w:tcW w:w="4481" w:type="dxa"/>
            <w:gridSpan w:val="4"/>
            <w:vMerge/>
          </w:tcPr>
          <w:p w14:paraId="0FAB1B22" w14:textId="77777777" w:rsidR="00E06F98" w:rsidRPr="00F56901" w:rsidRDefault="00E06F98" w:rsidP="00FD33F2">
            <w:pPr>
              <w:rPr>
                <w:smallCaps/>
                <w:sz w:val="20"/>
              </w:rPr>
            </w:pPr>
          </w:p>
        </w:tc>
        <w:tc>
          <w:tcPr>
            <w:tcW w:w="4026" w:type="dxa"/>
          </w:tcPr>
          <w:p w14:paraId="323CA073" w14:textId="77777777" w:rsidR="00E06F98" w:rsidRPr="00F56901" w:rsidRDefault="00E06F98" w:rsidP="00FD33F2">
            <w:pPr>
              <w:pStyle w:val="TSBHeaderRight14"/>
              <w:rPr>
                <w:smallCaps/>
              </w:rPr>
            </w:pPr>
            <w:r>
              <w:rPr>
                <w:smallCaps/>
              </w:rPr>
              <w:t>STUDY GROUP 5</w:t>
            </w:r>
          </w:p>
        </w:tc>
      </w:tr>
      <w:bookmarkEnd w:id="3"/>
      <w:tr w:rsidR="00E06F98" w:rsidRPr="00F56901" w14:paraId="273B7520" w14:textId="77777777" w:rsidTr="005E10B3">
        <w:trPr>
          <w:cantSplit/>
        </w:trPr>
        <w:tc>
          <w:tcPr>
            <w:tcW w:w="1132" w:type="dxa"/>
            <w:vMerge/>
            <w:tcBorders>
              <w:bottom w:val="single" w:sz="12" w:space="0" w:color="auto"/>
            </w:tcBorders>
          </w:tcPr>
          <w:p w14:paraId="7C85A720" w14:textId="77777777" w:rsidR="00E06F98" w:rsidRPr="00F56901" w:rsidRDefault="00E06F98" w:rsidP="00FD33F2">
            <w:pPr>
              <w:rPr>
                <w:b/>
                <w:bCs/>
                <w:sz w:val="26"/>
              </w:rPr>
            </w:pPr>
          </w:p>
        </w:tc>
        <w:tc>
          <w:tcPr>
            <w:tcW w:w="4481" w:type="dxa"/>
            <w:gridSpan w:val="4"/>
            <w:vMerge/>
            <w:tcBorders>
              <w:bottom w:val="single" w:sz="12" w:space="0" w:color="auto"/>
            </w:tcBorders>
          </w:tcPr>
          <w:p w14:paraId="2E6960F3" w14:textId="77777777" w:rsidR="00E06F98" w:rsidRPr="00F56901" w:rsidRDefault="00E06F98" w:rsidP="00FD33F2">
            <w:pPr>
              <w:rPr>
                <w:b/>
                <w:bCs/>
                <w:sz w:val="26"/>
              </w:rPr>
            </w:pPr>
          </w:p>
        </w:tc>
        <w:tc>
          <w:tcPr>
            <w:tcW w:w="4026" w:type="dxa"/>
            <w:tcBorders>
              <w:bottom w:val="single" w:sz="12" w:space="0" w:color="auto"/>
            </w:tcBorders>
            <w:vAlign w:val="center"/>
          </w:tcPr>
          <w:p w14:paraId="1BB91A87" w14:textId="77777777" w:rsidR="00E06F98" w:rsidRPr="00F56901" w:rsidRDefault="00E06F98" w:rsidP="00FD33F2">
            <w:pPr>
              <w:pStyle w:val="TSBHeaderRight14"/>
            </w:pPr>
            <w:r w:rsidRPr="00F56901">
              <w:t>Original: English</w:t>
            </w:r>
          </w:p>
        </w:tc>
      </w:tr>
      <w:tr w:rsidR="00E06F98" w:rsidRPr="00F56901" w14:paraId="758AF8C0" w14:textId="77777777" w:rsidTr="005E10B3">
        <w:trPr>
          <w:cantSplit/>
        </w:trPr>
        <w:tc>
          <w:tcPr>
            <w:tcW w:w="1587" w:type="dxa"/>
            <w:gridSpan w:val="3"/>
          </w:tcPr>
          <w:p w14:paraId="2F091C6D" w14:textId="77777777" w:rsidR="00E06F98" w:rsidRPr="00F56901" w:rsidRDefault="00E06F98" w:rsidP="00FD33F2">
            <w:pPr>
              <w:rPr>
                <w:b/>
                <w:bCs/>
              </w:rPr>
            </w:pPr>
            <w:bookmarkStart w:id="4" w:name="dbluepink" w:colFirst="1" w:colLast="1"/>
            <w:bookmarkStart w:id="5" w:name="dmeeting" w:colFirst="2" w:colLast="2"/>
            <w:r w:rsidRPr="00F56901">
              <w:rPr>
                <w:b/>
                <w:bCs/>
              </w:rPr>
              <w:t>Question(s):</w:t>
            </w:r>
          </w:p>
        </w:tc>
        <w:tc>
          <w:tcPr>
            <w:tcW w:w="4026" w:type="dxa"/>
            <w:gridSpan w:val="2"/>
          </w:tcPr>
          <w:p w14:paraId="0B94463C" w14:textId="366F87C9" w:rsidR="00E06F98" w:rsidRPr="00F56901" w:rsidRDefault="005E10B3" w:rsidP="00FD33F2">
            <w:pPr>
              <w:pStyle w:val="TSBHeaderQuestion"/>
            </w:pPr>
            <w:r>
              <w:t>4</w:t>
            </w:r>
            <w:r w:rsidR="00E06F98" w:rsidRPr="00F56901">
              <w:t>/5</w:t>
            </w:r>
          </w:p>
        </w:tc>
        <w:tc>
          <w:tcPr>
            <w:tcW w:w="4026" w:type="dxa"/>
          </w:tcPr>
          <w:p w14:paraId="52572DF5" w14:textId="4E166539" w:rsidR="00E06F98" w:rsidRPr="00F56901" w:rsidRDefault="00E06F98" w:rsidP="00FD33F2">
            <w:pPr>
              <w:pStyle w:val="VenueDate"/>
            </w:pPr>
            <w:r>
              <w:t xml:space="preserve">Sofia </w:t>
            </w:r>
            <w:proofErr w:type="spellStart"/>
            <w:r>
              <w:t>Antipolis</w:t>
            </w:r>
            <w:proofErr w:type="spellEnd"/>
            <w:r w:rsidRPr="00F56901">
              <w:t xml:space="preserve">, </w:t>
            </w:r>
            <w:r w:rsidR="00F37327">
              <w:t>13</w:t>
            </w:r>
            <w:r>
              <w:t>-23 June 2023</w:t>
            </w:r>
          </w:p>
        </w:tc>
      </w:tr>
      <w:tr w:rsidR="00E06F98" w:rsidRPr="00F56901" w14:paraId="176EEFCA" w14:textId="77777777" w:rsidTr="005E10B3">
        <w:trPr>
          <w:cantSplit/>
        </w:trPr>
        <w:tc>
          <w:tcPr>
            <w:tcW w:w="9639" w:type="dxa"/>
            <w:gridSpan w:val="6"/>
          </w:tcPr>
          <w:p w14:paraId="6F75DB67" w14:textId="77777777" w:rsidR="00E06F98" w:rsidRPr="00F56901" w:rsidRDefault="00E06F98" w:rsidP="00FD33F2">
            <w:pPr>
              <w:jc w:val="center"/>
              <w:rPr>
                <w:b/>
                <w:bCs/>
              </w:rPr>
            </w:pPr>
            <w:bookmarkStart w:id="6" w:name="ddoctype"/>
            <w:bookmarkEnd w:id="4"/>
            <w:bookmarkEnd w:id="5"/>
            <w:r w:rsidRPr="00F56901">
              <w:rPr>
                <w:b/>
                <w:bCs/>
              </w:rPr>
              <w:t>C</w:t>
            </w:r>
            <w:r>
              <w:rPr>
                <w:b/>
                <w:bCs/>
              </w:rPr>
              <w:t>ONTRIBUTION</w:t>
            </w:r>
          </w:p>
        </w:tc>
      </w:tr>
      <w:tr w:rsidR="00E06F98" w:rsidRPr="00F56901" w14:paraId="3491CE73" w14:textId="77777777" w:rsidTr="005E10B3">
        <w:trPr>
          <w:cantSplit/>
        </w:trPr>
        <w:tc>
          <w:tcPr>
            <w:tcW w:w="1587" w:type="dxa"/>
            <w:gridSpan w:val="3"/>
          </w:tcPr>
          <w:p w14:paraId="15F1C51E" w14:textId="77777777" w:rsidR="00E06F98" w:rsidRPr="00F56901" w:rsidRDefault="00E06F98" w:rsidP="00FD33F2">
            <w:pPr>
              <w:rPr>
                <w:b/>
                <w:bCs/>
              </w:rPr>
            </w:pPr>
            <w:bookmarkStart w:id="7" w:name="dsource" w:colFirst="1" w:colLast="1"/>
            <w:bookmarkEnd w:id="6"/>
            <w:r w:rsidRPr="00F56901">
              <w:rPr>
                <w:b/>
                <w:bCs/>
              </w:rPr>
              <w:t>Source:</w:t>
            </w:r>
          </w:p>
        </w:tc>
        <w:tc>
          <w:tcPr>
            <w:tcW w:w="8052" w:type="dxa"/>
            <w:gridSpan w:val="3"/>
          </w:tcPr>
          <w:p w14:paraId="7723D43B" w14:textId="6E712824" w:rsidR="00E06F98" w:rsidRPr="00F56901" w:rsidRDefault="005E10B3" w:rsidP="00FD33F2">
            <w:pPr>
              <w:pStyle w:val="TSBHeaderSource"/>
            </w:pPr>
            <w:r>
              <w:rPr>
                <w:lang w:val="en-US"/>
              </w:rPr>
              <w:t>India</w:t>
            </w:r>
          </w:p>
        </w:tc>
      </w:tr>
      <w:tr w:rsidR="00E06F98" w:rsidRPr="00F56901" w14:paraId="25C623FD" w14:textId="77777777" w:rsidTr="005E10B3">
        <w:trPr>
          <w:cantSplit/>
        </w:trPr>
        <w:tc>
          <w:tcPr>
            <w:tcW w:w="1587" w:type="dxa"/>
            <w:gridSpan w:val="3"/>
            <w:tcBorders>
              <w:bottom w:val="single" w:sz="8" w:space="0" w:color="auto"/>
            </w:tcBorders>
          </w:tcPr>
          <w:p w14:paraId="58A9E4B9" w14:textId="77777777" w:rsidR="00E06F98" w:rsidRPr="00F56901" w:rsidRDefault="00E06F98" w:rsidP="00FD33F2">
            <w:pPr>
              <w:rPr>
                <w:b/>
                <w:bCs/>
              </w:rPr>
            </w:pPr>
            <w:bookmarkStart w:id="8" w:name="dtitle1" w:colFirst="1" w:colLast="1"/>
            <w:bookmarkEnd w:id="7"/>
            <w:r w:rsidRPr="00F56901">
              <w:rPr>
                <w:b/>
                <w:bCs/>
              </w:rPr>
              <w:t>Title:</w:t>
            </w:r>
          </w:p>
        </w:tc>
        <w:tc>
          <w:tcPr>
            <w:tcW w:w="8052" w:type="dxa"/>
            <w:gridSpan w:val="3"/>
            <w:tcBorders>
              <w:bottom w:val="single" w:sz="8" w:space="0" w:color="auto"/>
            </w:tcBorders>
          </w:tcPr>
          <w:p w14:paraId="08B869F9" w14:textId="7152A952" w:rsidR="00E06F98" w:rsidRPr="00F56901" w:rsidRDefault="005D6C46" w:rsidP="00FD33F2">
            <w:pPr>
              <w:pStyle w:val="TSBHeaderTitle"/>
            </w:pPr>
            <w:r>
              <w:t xml:space="preserve">Proposal for update in </w:t>
            </w:r>
            <w:r w:rsidR="005E10B3">
              <w:t xml:space="preserve">baseline text of draft revised recommendation K.60 "Emission levels and test methods for </w:t>
            </w:r>
            <w:proofErr w:type="spellStart"/>
            <w:r w:rsidR="005E10B3">
              <w:t>wireline</w:t>
            </w:r>
            <w:proofErr w:type="spellEnd"/>
            <w:r w:rsidR="005E10B3">
              <w:t xml:space="preserve"> telecommunication networks to minimize electromagnetic disturbance of radio services"</w:t>
            </w:r>
          </w:p>
        </w:tc>
      </w:tr>
      <w:bookmarkEnd w:id="1"/>
      <w:bookmarkEnd w:id="8"/>
      <w:tr w:rsidR="005E10B3" w:rsidRPr="00862EF1" w14:paraId="7229C342" w14:textId="77777777" w:rsidTr="005E10B3">
        <w:tblPrEx>
          <w:jc w:val="center"/>
        </w:tblPrEx>
        <w:trPr>
          <w:cantSplit/>
          <w:jc w:val="center"/>
        </w:trPr>
        <w:tc>
          <w:tcPr>
            <w:tcW w:w="1418" w:type="dxa"/>
            <w:gridSpan w:val="2"/>
            <w:tcBorders>
              <w:top w:val="single" w:sz="6" w:space="0" w:color="auto"/>
              <w:bottom w:val="single" w:sz="6" w:space="0" w:color="auto"/>
            </w:tcBorders>
          </w:tcPr>
          <w:p w14:paraId="3D354CBD" w14:textId="77777777" w:rsidR="005E10B3" w:rsidRPr="00862EF1" w:rsidRDefault="005E10B3" w:rsidP="00FD33F2">
            <w:pPr>
              <w:rPr>
                <w:b/>
                <w:bCs/>
                <w:lang w:val="en-US"/>
              </w:rPr>
            </w:pPr>
            <w:r w:rsidRPr="00862EF1">
              <w:rPr>
                <w:b/>
                <w:bCs/>
                <w:lang w:val="en-US"/>
              </w:rPr>
              <w:t>Contact:</w:t>
            </w:r>
          </w:p>
        </w:tc>
        <w:tc>
          <w:tcPr>
            <w:tcW w:w="4111" w:type="dxa"/>
            <w:gridSpan w:val="2"/>
            <w:tcBorders>
              <w:top w:val="single" w:sz="6" w:space="0" w:color="auto"/>
              <w:bottom w:val="single" w:sz="6" w:space="0" w:color="auto"/>
            </w:tcBorders>
          </w:tcPr>
          <w:p w14:paraId="40CDC773" w14:textId="248431C1" w:rsidR="005E10B3" w:rsidRPr="005E10B3" w:rsidRDefault="005E10B3" w:rsidP="00FD33F2">
            <w:proofErr w:type="spellStart"/>
            <w:r w:rsidRPr="005E10B3">
              <w:t>Dr</w:t>
            </w:r>
            <w:r w:rsidR="006C73E3">
              <w:t>.</w:t>
            </w:r>
            <w:proofErr w:type="spellEnd"/>
            <w:r w:rsidRPr="005E10B3">
              <w:t xml:space="preserve"> R Lenin Raja </w:t>
            </w:r>
          </w:p>
          <w:p w14:paraId="316969FC" w14:textId="77777777" w:rsidR="005E10B3" w:rsidRPr="00862EF1" w:rsidRDefault="005E10B3" w:rsidP="00FD33F2">
            <w:pPr>
              <w:spacing w:before="0"/>
              <w:rPr>
                <w:lang w:val="en-US"/>
              </w:rPr>
            </w:pPr>
            <w:r w:rsidRPr="005E10B3">
              <w:t>AA Electro Magnetic Test Laboratory</w:t>
            </w:r>
            <w:r w:rsidRPr="005E10B3">
              <w:rPr>
                <w:lang w:val="pl-PL"/>
              </w:rPr>
              <w:br/>
              <w:t>India</w:t>
            </w:r>
          </w:p>
        </w:tc>
        <w:tc>
          <w:tcPr>
            <w:tcW w:w="4111" w:type="dxa"/>
            <w:gridSpan w:val="2"/>
            <w:tcBorders>
              <w:top w:val="single" w:sz="6" w:space="0" w:color="auto"/>
              <w:bottom w:val="single" w:sz="6" w:space="0" w:color="auto"/>
            </w:tcBorders>
          </w:tcPr>
          <w:p w14:paraId="3413AEE8" w14:textId="77777777" w:rsidR="005E10B3" w:rsidRPr="00862EF1" w:rsidRDefault="005E10B3" w:rsidP="00FD33F2">
            <w:pPr>
              <w:rPr>
                <w:lang w:val="en-US"/>
              </w:rPr>
            </w:pPr>
            <w:r w:rsidRPr="00862EF1">
              <w:rPr>
                <w:lang w:val="en-US"/>
              </w:rPr>
              <w:t>Tel: +</w:t>
            </w:r>
            <w:r>
              <w:rPr>
                <w:lang w:val="en-US"/>
              </w:rPr>
              <w:t xml:space="preserve">91 </w:t>
            </w:r>
            <w:r>
              <w:t>8870082081</w:t>
            </w:r>
            <w:r>
              <w:br/>
              <w:t>E-mail:</w:t>
            </w:r>
            <w:r>
              <w:tab/>
            </w:r>
            <w:hyperlink r:id="rId8" w:history="1">
              <w:r w:rsidRPr="00745AEA">
                <w:rPr>
                  <w:rStyle w:val="Hyperlink"/>
                </w:rPr>
                <w:t>dr.lenin@ieee.org</w:t>
              </w:r>
            </w:hyperlink>
          </w:p>
        </w:tc>
      </w:tr>
      <w:tr w:rsidR="0039122D" w:rsidRPr="00862EF1" w14:paraId="029BE712" w14:textId="77777777" w:rsidTr="005E10B3">
        <w:tblPrEx>
          <w:jc w:val="center"/>
        </w:tblPrEx>
        <w:trPr>
          <w:cantSplit/>
          <w:jc w:val="center"/>
        </w:trPr>
        <w:tc>
          <w:tcPr>
            <w:tcW w:w="1418" w:type="dxa"/>
            <w:gridSpan w:val="2"/>
            <w:tcBorders>
              <w:top w:val="single" w:sz="6" w:space="0" w:color="auto"/>
              <w:bottom w:val="single" w:sz="6" w:space="0" w:color="auto"/>
            </w:tcBorders>
          </w:tcPr>
          <w:p w14:paraId="111FE0E0" w14:textId="0F4C82EF" w:rsidR="0039122D" w:rsidRPr="00862EF1" w:rsidRDefault="0039122D" w:rsidP="00FD33F2">
            <w:pPr>
              <w:rPr>
                <w:b/>
                <w:bCs/>
                <w:lang w:val="en-US"/>
              </w:rPr>
            </w:pPr>
            <w:r w:rsidRPr="00862EF1">
              <w:rPr>
                <w:b/>
                <w:bCs/>
                <w:lang w:val="en-US"/>
              </w:rPr>
              <w:t>Contact:</w:t>
            </w:r>
          </w:p>
        </w:tc>
        <w:tc>
          <w:tcPr>
            <w:tcW w:w="4111" w:type="dxa"/>
            <w:gridSpan w:val="2"/>
            <w:tcBorders>
              <w:top w:val="single" w:sz="6" w:space="0" w:color="auto"/>
              <w:bottom w:val="single" w:sz="6" w:space="0" w:color="auto"/>
            </w:tcBorders>
          </w:tcPr>
          <w:p w14:paraId="1B602355" w14:textId="77777777" w:rsidR="0039122D" w:rsidRDefault="006C73E3" w:rsidP="00040E8C">
            <w:proofErr w:type="spellStart"/>
            <w:r>
              <w:t>Anshul</w:t>
            </w:r>
            <w:proofErr w:type="spellEnd"/>
            <w:r>
              <w:t xml:space="preserve"> Kr. Gupta</w:t>
            </w:r>
          </w:p>
          <w:p w14:paraId="0D98ECE0" w14:textId="77777777" w:rsidR="006C73E3" w:rsidRDefault="006C73E3">
            <w:pPr>
              <w:spacing w:before="0"/>
              <w:pPrChange w:id="9" w:author="PC" w:date="2023-05-23T16:30:00Z">
                <w:pPr/>
              </w:pPrChange>
            </w:pPr>
            <w:r>
              <w:t>TEC, DoT</w:t>
            </w:r>
          </w:p>
          <w:p w14:paraId="0F02A168" w14:textId="7B91185F" w:rsidR="006C73E3" w:rsidRPr="005E10B3" w:rsidRDefault="006C73E3">
            <w:pPr>
              <w:spacing w:before="0"/>
              <w:pPrChange w:id="10" w:author="PC" w:date="2023-05-23T16:30:00Z">
                <w:pPr/>
              </w:pPrChange>
            </w:pPr>
            <w:r>
              <w:t>Ministry of Communications, India</w:t>
            </w:r>
          </w:p>
        </w:tc>
        <w:tc>
          <w:tcPr>
            <w:tcW w:w="4111" w:type="dxa"/>
            <w:gridSpan w:val="2"/>
            <w:tcBorders>
              <w:top w:val="single" w:sz="6" w:space="0" w:color="auto"/>
              <w:bottom w:val="single" w:sz="6" w:space="0" w:color="auto"/>
            </w:tcBorders>
          </w:tcPr>
          <w:p w14:paraId="72F6D6D0" w14:textId="26C86B5E" w:rsidR="0039122D" w:rsidRPr="00862EF1" w:rsidRDefault="006C73E3" w:rsidP="00FD33F2">
            <w:pPr>
              <w:rPr>
                <w:lang w:val="en-US"/>
              </w:rPr>
            </w:pPr>
            <w:r w:rsidRPr="00862EF1">
              <w:rPr>
                <w:lang w:val="en-US"/>
              </w:rPr>
              <w:t>Tel: +</w:t>
            </w:r>
            <w:r>
              <w:rPr>
                <w:lang w:val="en-US"/>
              </w:rPr>
              <w:t xml:space="preserve">91 </w:t>
            </w:r>
            <w:r>
              <w:t>9785951159</w:t>
            </w:r>
            <w:r>
              <w:br/>
              <w:t>E-mail:</w:t>
            </w:r>
            <w:r>
              <w:tab/>
            </w:r>
            <w:hyperlink r:id="rId9" w:history="1">
              <w:r w:rsidRPr="0042397C">
                <w:rPr>
                  <w:rStyle w:val="Hyperlink"/>
                </w:rPr>
                <w:t>anshulkr.gupta@gov.in</w:t>
              </w:r>
            </w:hyperlink>
            <w:r>
              <w:t xml:space="preserve"> </w:t>
            </w:r>
          </w:p>
        </w:tc>
      </w:tr>
    </w:tbl>
    <w:p w14:paraId="6CB341C6" w14:textId="77777777" w:rsidR="00621054" w:rsidRDefault="00621054"/>
    <w:tbl>
      <w:tblPr>
        <w:tblW w:w="9696" w:type="dxa"/>
        <w:tblLayout w:type="fixed"/>
        <w:tblCellMar>
          <w:left w:w="57" w:type="dxa"/>
          <w:right w:w="57" w:type="dxa"/>
        </w:tblCellMar>
        <w:tblLook w:val="0000" w:firstRow="0" w:lastRow="0" w:firstColumn="0" w:lastColumn="0" w:noHBand="0" w:noVBand="0"/>
      </w:tblPr>
      <w:tblGrid>
        <w:gridCol w:w="1559"/>
        <w:gridCol w:w="28"/>
        <w:gridCol w:w="8052"/>
        <w:gridCol w:w="57"/>
      </w:tblGrid>
      <w:tr w:rsidR="00621054" w14:paraId="1043FBCF" w14:textId="77777777" w:rsidTr="00BB2C65">
        <w:trPr>
          <w:gridAfter w:val="1"/>
          <w:wAfter w:w="57" w:type="dxa"/>
          <w:cantSplit/>
        </w:trPr>
        <w:tc>
          <w:tcPr>
            <w:tcW w:w="1587" w:type="dxa"/>
            <w:gridSpan w:val="2"/>
          </w:tcPr>
          <w:p w14:paraId="33EF37C0" w14:textId="77777777" w:rsidR="00621054" w:rsidRDefault="00621054">
            <w:pPr>
              <w:rPr>
                <w:b/>
                <w:bCs/>
              </w:rPr>
            </w:pPr>
          </w:p>
        </w:tc>
        <w:tc>
          <w:tcPr>
            <w:tcW w:w="8052" w:type="dxa"/>
          </w:tcPr>
          <w:p w14:paraId="7B3A8D19" w14:textId="77777777" w:rsidR="00621054" w:rsidRDefault="00621054"/>
        </w:tc>
      </w:tr>
      <w:tr w:rsidR="00BB2C65" w:rsidRPr="0037415F" w14:paraId="4934AA56" w14:textId="77777777" w:rsidTr="00BB2C65">
        <w:trPr>
          <w:cantSplit/>
        </w:trPr>
        <w:tc>
          <w:tcPr>
            <w:tcW w:w="1559" w:type="dxa"/>
          </w:tcPr>
          <w:p w14:paraId="1B1FF444" w14:textId="77777777" w:rsidR="00BB2C65" w:rsidRPr="008F7104" w:rsidRDefault="00BB2C65" w:rsidP="005352CF">
            <w:pPr>
              <w:rPr>
                <w:b/>
                <w:bCs/>
              </w:rPr>
            </w:pPr>
            <w:r w:rsidRPr="008F7104">
              <w:rPr>
                <w:b/>
                <w:bCs/>
              </w:rPr>
              <w:t>Abstract:</w:t>
            </w:r>
          </w:p>
        </w:tc>
        <w:tc>
          <w:tcPr>
            <w:tcW w:w="8137" w:type="dxa"/>
            <w:gridSpan w:val="3"/>
          </w:tcPr>
          <w:p w14:paraId="33EA93CB" w14:textId="53B4AAC4" w:rsidR="00BB2C65" w:rsidRPr="00FD2D6D" w:rsidRDefault="00891340" w:rsidP="00891340">
            <w:r>
              <w:t xml:space="preserve">Q4/5 </w:t>
            </w:r>
            <w:r w:rsidR="00BB2C65">
              <w:t xml:space="preserve">agreed to start the revision of Recommendation ITU-T K.60 “Emission levels and test methods for </w:t>
            </w:r>
            <w:proofErr w:type="spellStart"/>
            <w:r w:rsidR="005E366F">
              <w:t>wireline</w:t>
            </w:r>
            <w:proofErr w:type="spellEnd"/>
            <w:r w:rsidR="00BB2C65">
              <w:t xml:space="preserve"> telecommunication networks to minimize electromagnetic disturbance of radio services”</w:t>
            </w:r>
            <w:r>
              <w:t xml:space="preserve"> in last meeting of ITU-T SG-5 during Oct, 2022. The output draft document was prepared as </w:t>
            </w:r>
            <w:hyperlink r:id="rId10" w:tgtFrame="_blank" w:history="1">
              <w:r w:rsidRPr="00AD5AA1">
                <w:rPr>
                  <w:rStyle w:val="Hyperlink"/>
                </w:rPr>
                <w:t>SG5-TD497/GEN</w:t>
              </w:r>
            </w:hyperlink>
            <w:r>
              <w:t>. This contribution proposes following modifications in baseline text of draft revised recommendation:</w:t>
            </w:r>
          </w:p>
        </w:tc>
      </w:tr>
    </w:tbl>
    <w:p w14:paraId="4FBA6472" w14:textId="77777777" w:rsidR="00BB2C65" w:rsidRDefault="00BB2C65" w:rsidP="00BB2C65">
      <w:pPr>
        <w:numPr>
          <w:ilvl w:val="0"/>
          <w:numId w:val="16"/>
        </w:numPr>
        <w:ind w:left="851"/>
        <w:jc w:val="both"/>
        <w:rPr>
          <w:lang w:eastAsia="zh-CN"/>
        </w:rPr>
      </w:pPr>
      <w:r>
        <w:rPr>
          <w:lang w:eastAsia="zh-CN"/>
        </w:rPr>
        <w:t>Update the reference standards</w:t>
      </w:r>
    </w:p>
    <w:p w14:paraId="3CAC523D" w14:textId="77777777" w:rsidR="00BB2C65" w:rsidRDefault="00BB2C65" w:rsidP="00BB2C65">
      <w:pPr>
        <w:numPr>
          <w:ilvl w:val="0"/>
          <w:numId w:val="16"/>
        </w:numPr>
        <w:ind w:left="851"/>
        <w:jc w:val="both"/>
        <w:rPr>
          <w:lang w:eastAsia="zh-CN"/>
        </w:rPr>
      </w:pPr>
      <w:r>
        <w:rPr>
          <w:lang w:eastAsia="zh-CN"/>
        </w:rPr>
        <w:t>Align the emission limits above 1 GHz with latest CISPR 32 publication</w:t>
      </w:r>
    </w:p>
    <w:p w14:paraId="4C11C83B" w14:textId="651056D6" w:rsidR="00891340" w:rsidRDefault="00891340" w:rsidP="00BB2C65">
      <w:pPr>
        <w:numPr>
          <w:ilvl w:val="0"/>
          <w:numId w:val="16"/>
        </w:numPr>
        <w:ind w:left="851"/>
        <w:jc w:val="both"/>
        <w:rPr>
          <w:lang w:eastAsia="zh-CN"/>
        </w:rPr>
      </w:pPr>
      <w:r>
        <w:rPr>
          <w:lang w:eastAsia="zh-CN"/>
        </w:rPr>
        <w:t xml:space="preserve">Insertion of average detector methods limits above 1GHz </w:t>
      </w:r>
    </w:p>
    <w:p w14:paraId="403E120B" w14:textId="2F13BA87" w:rsidR="00BB2C65" w:rsidRDefault="00891340" w:rsidP="00BB2C65">
      <w:pPr>
        <w:numPr>
          <w:ilvl w:val="0"/>
          <w:numId w:val="16"/>
        </w:numPr>
        <w:ind w:left="851"/>
        <w:jc w:val="both"/>
        <w:rPr>
          <w:lang w:eastAsia="zh-CN"/>
        </w:rPr>
      </w:pPr>
      <w:r>
        <w:rPr>
          <w:lang w:eastAsia="zh-CN"/>
        </w:rPr>
        <w:t xml:space="preserve">Update of </w:t>
      </w:r>
      <w:r w:rsidR="00BB2C65">
        <w:rPr>
          <w:lang w:eastAsia="zh-CN"/>
        </w:rPr>
        <w:t>the measurement uncertainty in Appendix I with CISPR 16-4-2</w:t>
      </w:r>
    </w:p>
    <w:p w14:paraId="2846FC6D" w14:textId="3046F025" w:rsidR="00BB2C65" w:rsidRDefault="00BB2C65" w:rsidP="00BB2C65">
      <w:pPr>
        <w:numPr>
          <w:ilvl w:val="0"/>
          <w:numId w:val="16"/>
        </w:numPr>
        <w:ind w:left="851"/>
        <w:jc w:val="both"/>
        <w:rPr>
          <w:lang w:eastAsia="zh-CN"/>
        </w:rPr>
      </w:pPr>
      <w:r>
        <w:rPr>
          <w:lang w:eastAsia="zh-CN"/>
        </w:rPr>
        <w:t xml:space="preserve">Addition of measurement uncertainty </w:t>
      </w:r>
      <w:r w:rsidR="00743416">
        <w:rPr>
          <w:lang w:eastAsia="zh-CN"/>
        </w:rPr>
        <w:t>requirements</w:t>
      </w:r>
      <w:r>
        <w:rPr>
          <w:lang w:eastAsia="zh-CN"/>
        </w:rPr>
        <w:t xml:space="preserve"> over 1GHz </w:t>
      </w:r>
    </w:p>
    <w:p w14:paraId="514C3978" w14:textId="77777777" w:rsidR="00621054" w:rsidRDefault="00621054"/>
    <w:p w14:paraId="676C827E" w14:textId="48ED3A29" w:rsidR="00621054" w:rsidRDefault="00621054" w:rsidP="005D6C46">
      <w:pPr>
        <w:pStyle w:val="Heading1"/>
      </w:pPr>
    </w:p>
    <w:p w14:paraId="48D71CBA" w14:textId="77777777" w:rsidR="00BB2C65" w:rsidRDefault="00BB2C65">
      <w:pPr>
        <w:jc w:val="center"/>
      </w:pPr>
    </w:p>
    <w:p w14:paraId="7F75D632" w14:textId="77777777" w:rsidR="00BB2C65" w:rsidRDefault="00BB2C65">
      <w:pPr>
        <w:jc w:val="center"/>
      </w:pPr>
    </w:p>
    <w:p w14:paraId="228DB569" w14:textId="77777777" w:rsidR="00BB2C65" w:rsidRDefault="00BB2C65" w:rsidP="00891340"/>
    <w:p w14:paraId="31753784" w14:textId="77777777" w:rsidR="00BB2C65" w:rsidRDefault="00BB2C65">
      <w:pPr>
        <w:jc w:val="center"/>
      </w:pPr>
    </w:p>
    <w:p w14:paraId="78DF8988" w14:textId="00005B5A" w:rsidR="00BB2C65" w:rsidRDefault="00743416" w:rsidP="00BB2C65">
      <w:pPr>
        <w:pStyle w:val="RecNo"/>
        <w:rPr>
          <w:lang w:val="en-US"/>
        </w:rPr>
      </w:pPr>
      <w:r>
        <w:rPr>
          <w:lang w:val="en-US"/>
        </w:rPr>
        <w:lastRenderedPageBreak/>
        <w:t xml:space="preserve">Draft of revised </w:t>
      </w:r>
      <w:r w:rsidR="00BB2C65">
        <w:rPr>
          <w:lang w:val="en-US"/>
        </w:rPr>
        <w:t>Recommendation ITU-T K.60</w:t>
      </w:r>
    </w:p>
    <w:p w14:paraId="32AC2AA8" w14:textId="20F41882" w:rsidR="00BB2C65" w:rsidRPr="007F4C5D" w:rsidRDefault="00891340" w:rsidP="00BB2C65">
      <w:pPr>
        <w:pStyle w:val="Rectitle"/>
        <w:rPr>
          <w:lang w:val="en-US"/>
        </w:rPr>
      </w:pPr>
      <w:r>
        <w:t>“</w:t>
      </w:r>
      <w:r w:rsidR="00BB2C65" w:rsidRPr="00230794">
        <w:t xml:space="preserve">Emission levels and test methods for </w:t>
      </w:r>
      <w:proofErr w:type="spellStart"/>
      <w:r w:rsidR="00BB2C65" w:rsidRPr="00230794">
        <w:t>wireline</w:t>
      </w:r>
      <w:proofErr w:type="spellEnd"/>
      <w:r w:rsidR="00BB2C65" w:rsidRPr="00230794">
        <w:t xml:space="preserve"> telecommunication </w:t>
      </w:r>
      <w:r w:rsidR="00BB2C65" w:rsidRPr="00230794">
        <w:br/>
        <w:t>networks to minimize electromagnetic disturbance</w:t>
      </w:r>
      <w:r w:rsidR="00BB2C65" w:rsidRPr="00230794">
        <w:br/>
        <w:t>of radio services</w:t>
      </w:r>
      <w:r>
        <w:t>”</w:t>
      </w:r>
    </w:p>
    <w:p w14:paraId="11ED3970" w14:textId="77777777" w:rsidR="00BB2C65" w:rsidRDefault="00BB2C65" w:rsidP="00BB2C65">
      <w:pPr>
        <w:tabs>
          <w:tab w:val="clear" w:pos="794"/>
          <w:tab w:val="left" w:pos="709"/>
        </w:tabs>
        <w:rPr>
          <w:lang w:val="en-US" w:eastAsia="zh-CN"/>
        </w:rPr>
      </w:pPr>
    </w:p>
    <w:p w14:paraId="54C13F53" w14:textId="77777777" w:rsidR="00BB2C65" w:rsidRDefault="00BB2C65" w:rsidP="00BB2C65">
      <w:pPr>
        <w:pStyle w:val="Headingb"/>
        <w:rPr>
          <w:lang w:val="en-US"/>
        </w:rPr>
      </w:pPr>
      <w:r>
        <w:rPr>
          <w:lang w:val="en-US"/>
        </w:rPr>
        <w:t>Summary</w:t>
      </w:r>
    </w:p>
    <w:p w14:paraId="14A7317D" w14:textId="77777777" w:rsidR="00BB2C65" w:rsidRPr="00230794" w:rsidRDefault="00BB2C65" w:rsidP="00BB2C65">
      <w:r w:rsidRPr="00230794">
        <w:t>The deployment of broadband services fundamentally changes the utilization of the telecommunication network. First, the transmission is present on the network at all times (</w:t>
      </w:r>
      <w:r>
        <w:t xml:space="preserve">i.e., </w:t>
      </w:r>
      <w:r w:rsidRPr="00230794">
        <w:t>'always</w:t>
      </w:r>
      <w:r w:rsidRPr="00230794">
        <w:noBreakHyphen/>
        <w:t xml:space="preserve">on'). Second, the transmission frequency range employed </w:t>
      </w:r>
      <w:r>
        <w:t xml:space="preserve">by broadband </w:t>
      </w:r>
      <w:r w:rsidRPr="00230794">
        <w:t xml:space="preserve">is much greater than </w:t>
      </w:r>
      <w:r>
        <w:t>that of</w:t>
      </w:r>
      <w:r w:rsidRPr="00230794">
        <w:t xml:space="preserve"> previous access systems. Hence, the risk of interference with radio services has increased. In </w:t>
      </w:r>
      <w:r>
        <w:t>the event</w:t>
      </w:r>
      <w:r w:rsidRPr="00230794">
        <w:t xml:space="preserve"> of interference, the share of responsibility between the network operator and the national responsible body</w:t>
      </w:r>
      <w:r>
        <w:t>,</w:t>
      </w:r>
      <w:r w:rsidRPr="00230794">
        <w:t xml:space="preserve"> as well as the levels of the radiated field are not clearly defined.</w:t>
      </w:r>
    </w:p>
    <w:p w14:paraId="6D22562F" w14:textId="77777777" w:rsidR="00BB2C65" w:rsidRDefault="00BB2C65" w:rsidP="00BB2C65">
      <w:pPr>
        <w:tabs>
          <w:tab w:val="clear" w:pos="794"/>
          <w:tab w:val="left" w:pos="709"/>
        </w:tabs>
        <w:rPr>
          <w:lang w:val="en-US" w:eastAsia="zh-CN"/>
        </w:rPr>
      </w:pPr>
      <w:r w:rsidRPr="00230794">
        <w:t xml:space="preserve">Recommendation </w:t>
      </w:r>
      <w:r>
        <w:t xml:space="preserve">ITU-T K.60 </w:t>
      </w:r>
      <w:r w:rsidRPr="00230794">
        <w:t>propose</w:t>
      </w:r>
      <w:r>
        <w:t>s</w:t>
      </w:r>
      <w:r w:rsidRPr="00230794">
        <w:t xml:space="preserve"> a measurement method and target levels to </w:t>
      </w:r>
      <w:r w:rsidRPr="00230794">
        <w:rPr>
          <w:rFonts w:hint="eastAsia"/>
        </w:rPr>
        <w:t xml:space="preserve">guide </w:t>
      </w:r>
      <w:r w:rsidRPr="00230794">
        <w:t xml:space="preserve">administrations in case of interference with radio services. In addition, a methodology for solving the interference is </w:t>
      </w:r>
      <w:r>
        <w:t>discussed</w:t>
      </w:r>
      <w:r w:rsidRPr="00230794">
        <w:t>, and under what circumstances the case has to be forwarded to the national responsible body.</w:t>
      </w:r>
    </w:p>
    <w:p w14:paraId="595137BE" w14:textId="77777777" w:rsidR="00BB2C65" w:rsidRDefault="00BB2C65" w:rsidP="00BB2C65">
      <w:pPr>
        <w:tabs>
          <w:tab w:val="clear" w:pos="794"/>
          <w:tab w:val="left" w:pos="709"/>
        </w:tabs>
        <w:rPr>
          <w:lang w:val="en-US" w:eastAsia="zh-CN"/>
        </w:rPr>
      </w:pPr>
    </w:p>
    <w:p w14:paraId="1BD458CE" w14:textId="77777777" w:rsidR="00BB2C65" w:rsidRPr="00903DE1" w:rsidRDefault="00BB2C65" w:rsidP="00BB2C65">
      <w:pPr>
        <w:tabs>
          <w:tab w:val="clear" w:pos="794"/>
          <w:tab w:val="left" w:pos="709"/>
        </w:tabs>
        <w:rPr>
          <w:lang w:val="en-US" w:eastAsia="zh-CN"/>
        </w:rPr>
      </w:pPr>
      <w:r>
        <w:rPr>
          <w:lang w:val="en-US" w:eastAsia="zh-CN"/>
        </w:rPr>
        <w:br w:type="page"/>
      </w:r>
    </w:p>
    <w:p w14:paraId="3C5F9613" w14:textId="77777777" w:rsidR="00BB2C65" w:rsidRDefault="00BB2C65" w:rsidP="00BB2C65">
      <w:pPr>
        <w:jc w:val="center"/>
        <w:rPr>
          <w:b/>
          <w:lang w:val="en-US"/>
        </w:rPr>
      </w:pPr>
      <w:r>
        <w:rPr>
          <w:b/>
          <w:lang w:val="en-US"/>
        </w:rPr>
        <w:lastRenderedPageBreak/>
        <w:t>Table of Contents</w:t>
      </w:r>
    </w:p>
    <w:p w14:paraId="3A0D3C6E" w14:textId="77777777" w:rsidR="00BB2C65" w:rsidRDefault="00BB2C65" w:rsidP="00BB2C65">
      <w:pPr>
        <w:pStyle w:val="toc0"/>
        <w:ind w:right="992"/>
        <w:rPr>
          <w:noProof/>
        </w:rPr>
      </w:pPr>
      <w:bookmarkStart w:id="11" w:name="_Toc368224322"/>
      <w:bookmarkStart w:id="12" w:name="_Toc368225060"/>
      <w:bookmarkStart w:id="13" w:name="_Toc368225416"/>
      <w:r>
        <w:rPr>
          <w:lang w:val="en-US"/>
        </w:rPr>
        <w:tab/>
        <w:t>Page</w:t>
      </w:r>
    </w:p>
    <w:p w14:paraId="28D42686" w14:textId="77777777" w:rsidR="00BB2C65" w:rsidRPr="00903DE1" w:rsidRDefault="00BB2C65" w:rsidP="00BB2C65">
      <w:pPr>
        <w:pStyle w:val="TOC1"/>
        <w:ind w:right="992"/>
        <w:rPr>
          <w:rFonts w:ascii="Calibri" w:hAnsi="Calibri"/>
          <w:noProof/>
          <w:sz w:val="22"/>
          <w:szCs w:val="22"/>
          <w:lang w:val="en-US" w:eastAsia="zh-CN"/>
        </w:rPr>
      </w:pPr>
      <w:r>
        <w:rPr>
          <w:noProof/>
        </w:rPr>
        <w:t>1</w:t>
      </w:r>
      <w:r w:rsidRPr="00903DE1">
        <w:rPr>
          <w:rFonts w:ascii="Calibri" w:hAnsi="Calibri"/>
          <w:noProof/>
          <w:sz w:val="22"/>
          <w:szCs w:val="22"/>
          <w:lang w:val="en-US" w:eastAsia="zh-CN"/>
        </w:rPr>
        <w:tab/>
      </w:r>
      <w:r w:rsidRPr="00E56D0E">
        <w:rPr>
          <w:noProof/>
        </w:rPr>
        <w:t>Scope</w:t>
      </w:r>
      <w:r>
        <w:rPr>
          <w:noProof/>
        </w:rPr>
        <w:tab/>
      </w:r>
      <w:r>
        <w:rPr>
          <w:noProof/>
        </w:rPr>
        <w:tab/>
      </w:r>
      <w:r w:rsidRPr="00E56D0E">
        <w:rPr>
          <w:noProof/>
        </w:rPr>
        <w:t>1</w:t>
      </w:r>
    </w:p>
    <w:p w14:paraId="6DD69EFF" w14:textId="77777777" w:rsidR="00BB2C65" w:rsidRPr="00903DE1" w:rsidRDefault="00BB2C65" w:rsidP="00BB2C65">
      <w:pPr>
        <w:pStyle w:val="TOC1"/>
        <w:ind w:right="992"/>
        <w:rPr>
          <w:rFonts w:ascii="Calibri" w:hAnsi="Calibri"/>
          <w:noProof/>
          <w:sz w:val="22"/>
          <w:szCs w:val="22"/>
          <w:lang w:val="en-US" w:eastAsia="zh-CN"/>
        </w:rPr>
      </w:pPr>
      <w:r>
        <w:rPr>
          <w:noProof/>
        </w:rPr>
        <w:t>2</w:t>
      </w:r>
      <w:r w:rsidRPr="00903DE1">
        <w:rPr>
          <w:rFonts w:ascii="Calibri" w:hAnsi="Calibri"/>
          <w:noProof/>
          <w:sz w:val="22"/>
          <w:szCs w:val="22"/>
          <w:lang w:val="en-US" w:eastAsia="zh-CN"/>
        </w:rPr>
        <w:tab/>
      </w:r>
      <w:r w:rsidRPr="00E56D0E">
        <w:rPr>
          <w:noProof/>
        </w:rPr>
        <w:t>References</w:t>
      </w:r>
      <w:r>
        <w:rPr>
          <w:noProof/>
        </w:rPr>
        <w:tab/>
      </w:r>
      <w:r>
        <w:rPr>
          <w:noProof/>
        </w:rPr>
        <w:tab/>
      </w:r>
      <w:r w:rsidRPr="00E56D0E">
        <w:rPr>
          <w:noProof/>
        </w:rPr>
        <w:t>1</w:t>
      </w:r>
    </w:p>
    <w:p w14:paraId="5D9E7EF1" w14:textId="77777777" w:rsidR="00BB2C65" w:rsidRPr="00903DE1" w:rsidRDefault="00BB2C65" w:rsidP="00BB2C65">
      <w:pPr>
        <w:pStyle w:val="TOC1"/>
        <w:ind w:right="992"/>
        <w:rPr>
          <w:rFonts w:ascii="Calibri" w:hAnsi="Calibri"/>
          <w:noProof/>
          <w:sz w:val="22"/>
          <w:szCs w:val="22"/>
          <w:lang w:val="en-US" w:eastAsia="zh-CN"/>
        </w:rPr>
      </w:pPr>
      <w:r>
        <w:rPr>
          <w:noProof/>
        </w:rPr>
        <w:t>3</w:t>
      </w:r>
      <w:r w:rsidRPr="00903DE1">
        <w:rPr>
          <w:rFonts w:ascii="Calibri" w:hAnsi="Calibri"/>
          <w:noProof/>
          <w:sz w:val="22"/>
          <w:szCs w:val="22"/>
          <w:lang w:val="en-US" w:eastAsia="zh-CN"/>
        </w:rPr>
        <w:tab/>
      </w:r>
      <w:r w:rsidRPr="00E56D0E">
        <w:rPr>
          <w:noProof/>
        </w:rPr>
        <w:t>Definitions</w:t>
      </w:r>
      <w:r>
        <w:rPr>
          <w:noProof/>
        </w:rPr>
        <w:tab/>
      </w:r>
      <w:r>
        <w:rPr>
          <w:noProof/>
        </w:rPr>
        <w:tab/>
      </w:r>
      <w:r w:rsidRPr="00E56D0E">
        <w:rPr>
          <w:noProof/>
        </w:rPr>
        <w:t>2</w:t>
      </w:r>
    </w:p>
    <w:p w14:paraId="2478C961" w14:textId="77777777" w:rsidR="00BB2C65" w:rsidRPr="00903DE1" w:rsidRDefault="00BB2C65" w:rsidP="00BB2C65">
      <w:pPr>
        <w:pStyle w:val="TOC2"/>
        <w:ind w:right="992"/>
        <w:rPr>
          <w:rFonts w:ascii="Calibri" w:hAnsi="Calibri"/>
          <w:noProof/>
          <w:sz w:val="22"/>
          <w:szCs w:val="22"/>
          <w:lang w:val="en-US" w:eastAsia="zh-CN"/>
        </w:rPr>
      </w:pPr>
      <w:r>
        <w:rPr>
          <w:noProof/>
        </w:rPr>
        <w:t>3.1</w:t>
      </w:r>
      <w:r w:rsidRPr="00903DE1">
        <w:rPr>
          <w:rFonts w:ascii="Calibri" w:hAnsi="Calibri"/>
          <w:noProof/>
          <w:sz w:val="22"/>
          <w:szCs w:val="22"/>
          <w:lang w:val="en-US" w:eastAsia="zh-CN"/>
        </w:rPr>
        <w:tab/>
      </w:r>
      <w:r>
        <w:rPr>
          <w:noProof/>
        </w:rPr>
        <w:t xml:space="preserve">Terms defined </w:t>
      </w:r>
      <w:r w:rsidRPr="00E56D0E">
        <w:rPr>
          <w:noProof/>
        </w:rPr>
        <w:t>elsewhere</w:t>
      </w:r>
      <w:r>
        <w:rPr>
          <w:noProof/>
        </w:rPr>
        <w:tab/>
      </w:r>
      <w:r>
        <w:rPr>
          <w:noProof/>
        </w:rPr>
        <w:tab/>
      </w:r>
      <w:r w:rsidRPr="00E56D0E">
        <w:rPr>
          <w:noProof/>
        </w:rPr>
        <w:t>2</w:t>
      </w:r>
    </w:p>
    <w:p w14:paraId="48D2624F" w14:textId="77777777" w:rsidR="00BB2C65" w:rsidRPr="00903DE1" w:rsidRDefault="00BB2C65" w:rsidP="00BB2C65">
      <w:pPr>
        <w:pStyle w:val="TOC2"/>
        <w:ind w:right="992"/>
        <w:rPr>
          <w:rFonts w:ascii="Calibri" w:hAnsi="Calibri"/>
          <w:noProof/>
          <w:sz w:val="22"/>
          <w:szCs w:val="22"/>
          <w:lang w:val="en-US" w:eastAsia="zh-CN"/>
        </w:rPr>
      </w:pPr>
      <w:r>
        <w:rPr>
          <w:noProof/>
        </w:rPr>
        <w:t>3.2</w:t>
      </w:r>
      <w:r w:rsidRPr="00903DE1">
        <w:rPr>
          <w:rFonts w:ascii="Calibri" w:hAnsi="Calibri"/>
          <w:noProof/>
          <w:sz w:val="22"/>
          <w:szCs w:val="22"/>
          <w:lang w:val="en-US" w:eastAsia="zh-CN"/>
        </w:rPr>
        <w:tab/>
      </w:r>
      <w:r>
        <w:rPr>
          <w:noProof/>
        </w:rPr>
        <w:t xml:space="preserve">Terms defined in this </w:t>
      </w:r>
      <w:r w:rsidRPr="00E56D0E">
        <w:rPr>
          <w:noProof/>
        </w:rPr>
        <w:t>Recommendation</w:t>
      </w:r>
      <w:r>
        <w:rPr>
          <w:noProof/>
        </w:rPr>
        <w:tab/>
      </w:r>
      <w:r>
        <w:rPr>
          <w:noProof/>
        </w:rPr>
        <w:tab/>
      </w:r>
      <w:r w:rsidRPr="00E56D0E">
        <w:rPr>
          <w:noProof/>
        </w:rPr>
        <w:t>2</w:t>
      </w:r>
    </w:p>
    <w:p w14:paraId="4A1242E5" w14:textId="77777777" w:rsidR="00BB2C65" w:rsidRPr="00903DE1" w:rsidRDefault="00BB2C65" w:rsidP="00BB2C65">
      <w:pPr>
        <w:pStyle w:val="TOC1"/>
        <w:ind w:right="992"/>
        <w:rPr>
          <w:rFonts w:ascii="Calibri" w:hAnsi="Calibri"/>
          <w:noProof/>
          <w:sz w:val="22"/>
          <w:szCs w:val="22"/>
          <w:lang w:val="en-US" w:eastAsia="zh-CN"/>
        </w:rPr>
      </w:pPr>
      <w:r>
        <w:rPr>
          <w:noProof/>
        </w:rPr>
        <w:t>4</w:t>
      </w:r>
      <w:r w:rsidRPr="00903DE1">
        <w:rPr>
          <w:rFonts w:ascii="Calibri" w:hAnsi="Calibri"/>
          <w:noProof/>
          <w:sz w:val="22"/>
          <w:szCs w:val="22"/>
          <w:lang w:val="en-US" w:eastAsia="zh-CN"/>
        </w:rPr>
        <w:tab/>
      </w:r>
      <w:r>
        <w:rPr>
          <w:noProof/>
        </w:rPr>
        <w:t xml:space="preserve">Abbreviations and </w:t>
      </w:r>
      <w:r w:rsidRPr="00E56D0E">
        <w:rPr>
          <w:noProof/>
        </w:rPr>
        <w:t>acronyms</w:t>
      </w:r>
      <w:r>
        <w:rPr>
          <w:noProof/>
        </w:rPr>
        <w:tab/>
      </w:r>
      <w:r>
        <w:rPr>
          <w:noProof/>
        </w:rPr>
        <w:tab/>
      </w:r>
      <w:r w:rsidRPr="00E56D0E">
        <w:rPr>
          <w:noProof/>
        </w:rPr>
        <w:t>3</w:t>
      </w:r>
    </w:p>
    <w:p w14:paraId="399D2EFF" w14:textId="77777777" w:rsidR="00BB2C65" w:rsidRPr="00903DE1" w:rsidRDefault="00BB2C65" w:rsidP="00BB2C65">
      <w:pPr>
        <w:pStyle w:val="TOC1"/>
        <w:ind w:right="992"/>
        <w:rPr>
          <w:rFonts w:ascii="Calibri" w:hAnsi="Calibri"/>
          <w:noProof/>
          <w:sz w:val="22"/>
          <w:szCs w:val="22"/>
          <w:lang w:val="en-US" w:eastAsia="zh-CN"/>
        </w:rPr>
      </w:pPr>
      <w:r>
        <w:rPr>
          <w:noProof/>
        </w:rPr>
        <w:t>5</w:t>
      </w:r>
      <w:r w:rsidRPr="00903DE1">
        <w:rPr>
          <w:rFonts w:ascii="Calibri" w:hAnsi="Calibri"/>
          <w:noProof/>
          <w:sz w:val="22"/>
          <w:szCs w:val="22"/>
          <w:lang w:val="en-US" w:eastAsia="zh-CN"/>
        </w:rPr>
        <w:tab/>
      </w:r>
      <w:r>
        <w:rPr>
          <w:noProof/>
        </w:rPr>
        <w:t xml:space="preserve">Procedure regarding the investigation of complaints of radio </w:t>
      </w:r>
      <w:r w:rsidRPr="00E56D0E">
        <w:rPr>
          <w:noProof/>
        </w:rPr>
        <w:t>interference</w:t>
      </w:r>
      <w:r>
        <w:rPr>
          <w:noProof/>
        </w:rPr>
        <w:tab/>
      </w:r>
      <w:r>
        <w:rPr>
          <w:noProof/>
        </w:rPr>
        <w:tab/>
      </w:r>
      <w:r w:rsidRPr="00E56D0E">
        <w:rPr>
          <w:noProof/>
        </w:rPr>
        <w:t>3</w:t>
      </w:r>
    </w:p>
    <w:p w14:paraId="5E20C460" w14:textId="77777777" w:rsidR="00BB2C65" w:rsidRPr="00903DE1" w:rsidRDefault="00BB2C65" w:rsidP="00BB2C65">
      <w:pPr>
        <w:pStyle w:val="TOC2"/>
        <w:ind w:right="992"/>
        <w:rPr>
          <w:rFonts w:ascii="Calibri" w:hAnsi="Calibri"/>
          <w:noProof/>
          <w:sz w:val="22"/>
          <w:szCs w:val="22"/>
          <w:lang w:val="en-US" w:eastAsia="zh-CN"/>
        </w:rPr>
      </w:pPr>
      <w:r w:rsidRPr="00412EB6">
        <w:rPr>
          <w:noProof/>
          <w:snapToGrid w:val="0"/>
        </w:rPr>
        <w:t>5.1</w:t>
      </w:r>
      <w:r w:rsidRPr="00903DE1">
        <w:rPr>
          <w:rFonts w:ascii="Calibri" w:hAnsi="Calibri"/>
          <w:noProof/>
          <w:sz w:val="22"/>
          <w:szCs w:val="22"/>
          <w:lang w:val="en-US" w:eastAsia="zh-CN"/>
        </w:rPr>
        <w:tab/>
      </w:r>
      <w:r w:rsidRPr="00E56D0E">
        <w:rPr>
          <w:noProof/>
          <w:snapToGrid w:val="0"/>
        </w:rPr>
        <w:t>Procedure</w:t>
      </w:r>
      <w:r>
        <w:rPr>
          <w:noProof/>
          <w:snapToGrid w:val="0"/>
        </w:rPr>
        <w:tab/>
      </w:r>
      <w:r>
        <w:rPr>
          <w:noProof/>
          <w:snapToGrid w:val="0"/>
        </w:rPr>
        <w:tab/>
      </w:r>
      <w:r w:rsidRPr="00E56D0E">
        <w:rPr>
          <w:noProof/>
        </w:rPr>
        <w:t>3</w:t>
      </w:r>
    </w:p>
    <w:p w14:paraId="2A1A8B9D" w14:textId="77777777" w:rsidR="00BB2C65" w:rsidRPr="00903DE1" w:rsidRDefault="00BB2C65" w:rsidP="00BB2C65">
      <w:pPr>
        <w:pStyle w:val="TOC2"/>
        <w:ind w:right="992"/>
        <w:rPr>
          <w:rFonts w:ascii="Calibri" w:hAnsi="Calibri"/>
          <w:noProof/>
          <w:sz w:val="22"/>
          <w:szCs w:val="22"/>
          <w:lang w:val="en-US" w:eastAsia="zh-CN"/>
        </w:rPr>
      </w:pPr>
      <w:r w:rsidRPr="00412EB6">
        <w:rPr>
          <w:noProof/>
          <w:snapToGrid w:val="0"/>
        </w:rPr>
        <w:t>5.2</w:t>
      </w:r>
      <w:r w:rsidRPr="00903DE1">
        <w:rPr>
          <w:rFonts w:ascii="Calibri" w:hAnsi="Calibri"/>
          <w:noProof/>
          <w:sz w:val="22"/>
          <w:szCs w:val="22"/>
          <w:lang w:val="en-US" w:eastAsia="zh-CN"/>
        </w:rPr>
        <w:tab/>
      </w:r>
      <w:r w:rsidRPr="00412EB6">
        <w:rPr>
          <w:noProof/>
          <w:snapToGrid w:val="0"/>
        </w:rPr>
        <w:t xml:space="preserve">Process for solving the interference </w:t>
      </w:r>
      <w:r w:rsidRPr="00E56D0E">
        <w:rPr>
          <w:noProof/>
          <w:snapToGrid w:val="0"/>
        </w:rPr>
        <w:t>case</w:t>
      </w:r>
      <w:r>
        <w:rPr>
          <w:noProof/>
          <w:snapToGrid w:val="0"/>
        </w:rPr>
        <w:tab/>
      </w:r>
      <w:r>
        <w:rPr>
          <w:noProof/>
          <w:snapToGrid w:val="0"/>
        </w:rPr>
        <w:tab/>
      </w:r>
      <w:r w:rsidRPr="00E56D0E">
        <w:rPr>
          <w:noProof/>
        </w:rPr>
        <w:t>6</w:t>
      </w:r>
    </w:p>
    <w:p w14:paraId="576ADFB9" w14:textId="77777777" w:rsidR="00BB2C65" w:rsidRPr="00903DE1" w:rsidRDefault="00BB2C65" w:rsidP="00BB2C65">
      <w:pPr>
        <w:pStyle w:val="TOC1"/>
        <w:ind w:right="992"/>
        <w:rPr>
          <w:rFonts w:ascii="Calibri" w:hAnsi="Calibri"/>
          <w:noProof/>
          <w:sz w:val="22"/>
          <w:szCs w:val="22"/>
          <w:lang w:val="en-US" w:eastAsia="zh-CN"/>
        </w:rPr>
      </w:pPr>
      <w:r>
        <w:rPr>
          <w:noProof/>
        </w:rPr>
        <w:t>6</w:t>
      </w:r>
      <w:r w:rsidRPr="00903DE1">
        <w:rPr>
          <w:rFonts w:ascii="Calibri" w:hAnsi="Calibri"/>
          <w:noProof/>
          <w:sz w:val="22"/>
          <w:szCs w:val="22"/>
          <w:lang w:val="en-US" w:eastAsia="zh-CN"/>
        </w:rPr>
        <w:tab/>
      </w:r>
      <w:r>
        <w:rPr>
          <w:noProof/>
        </w:rPr>
        <w:t xml:space="preserve">Levels for the radiated field strength from telecommunication </w:t>
      </w:r>
      <w:r w:rsidRPr="00E56D0E">
        <w:rPr>
          <w:noProof/>
        </w:rPr>
        <w:t>networks</w:t>
      </w:r>
      <w:r>
        <w:rPr>
          <w:noProof/>
        </w:rPr>
        <w:tab/>
      </w:r>
      <w:r>
        <w:rPr>
          <w:noProof/>
        </w:rPr>
        <w:tab/>
      </w:r>
      <w:r w:rsidRPr="00E56D0E">
        <w:rPr>
          <w:noProof/>
        </w:rPr>
        <w:t>6</w:t>
      </w:r>
    </w:p>
    <w:p w14:paraId="3A15A64E" w14:textId="77777777" w:rsidR="00BB2C65" w:rsidRPr="00903DE1" w:rsidRDefault="00BB2C65" w:rsidP="00BB2C65">
      <w:pPr>
        <w:pStyle w:val="TOC2"/>
        <w:ind w:right="992"/>
        <w:rPr>
          <w:rFonts w:ascii="Calibri" w:hAnsi="Calibri"/>
          <w:noProof/>
          <w:sz w:val="22"/>
          <w:szCs w:val="22"/>
          <w:lang w:val="en-US" w:eastAsia="zh-CN"/>
        </w:rPr>
      </w:pPr>
      <w:r>
        <w:rPr>
          <w:noProof/>
        </w:rPr>
        <w:t>6.1</w:t>
      </w:r>
      <w:r w:rsidRPr="00903DE1">
        <w:rPr>
          <w:rFonts w:ascii="Calibri" w:hAnsi="Calibri"/>
          <w:noProof/>
          <w:sz w:val="22"/>
          <w:szCs w:val="22"/>
          <w:lang w:val="en-US" w:eastAsia="zh-CN"/>
        </w:rPr>
        <w:tab/>
      </w:r>
      <w:r>
        <w:rPr>
          <w:noProof/>
        </w:rPr>
        <w:t xml:space="preserve">Specification of </w:t>
      </w:r>
      <w:r w:rsidRPr="00E56D0E">
        <w:rPr>
          <w:noProof/>
        </w:rPr>
        <w:t>levels</w:t>
      </w:r>
      <w:r>
        <w:rPr>
          <w:noProof/>
        </w:rPr>
        <w:tab/>
      </w:r>
      <w:r>
        <w:rPr>
          <w:noProof/>
        </w:rPr>
        <w:tab/>
      </w:r>
      <w:r w:rsidRPr="00E56D0E">
        <w:rPr>
          <w:noProof/>
        </w:rPr>
        <w:t>6</w:t>
      </w:r>
    </w:p>
    <w:p w14:paraId="6B99DFF7" w14:textId="77777777" w:rsidR="00BB2C65" w:rsidRPr="00903DE1" w:rsidRDefault="00BB2C65" w:rsidP="00BB2C65">
      <w:pPr>
        <w:pStyle w:val="TOC2"/>
        <w:ind w:right="992"/>
        <w:rPr>
          <w:rFonts w:ascii="Calibri" w:hAnsi="Calibri"/>
          <w:noProof/>
          <w:sz w:val="22"/>
          <w:szCs w:val="22"/>
          <w:lang w:val="en-US" w:eastAsia="zh-CN"/>
        </w:rPr>
      </w:pPr>
      <w:r>
        <w:rPr>
          <w:noProof/>
        </w:rPr>
        <w:t>6.2</w:t>
      </w:r>
      <w:r w:rsidRPr="00903DE1">
        <w:rPr>
          <w:rFonts w:ascii="Calibri" w:hAnsi="Calibri"/>
          <w:noProof/>
          <w:sz w:val="22"/>
          <w:szCs w:val="22"/>
          <w:lang w:val="en-US" w:eastAsia="zh-CN"/>
        </w:rPr>
        <w:tab/>
      </w:r>
      <w:r>
        <w:rPr>
          <w:noProof/>
        </w:rPr>
        <w:t xml:space="preserve">Application of </w:t>
      </w:r>
      <w:r w:rsidRPr="00E56D0E">
        <w:rPr>
          <w:noProof/>
        </w:rPr>
        <w:t>levels</w:t>
      </w:r>
      <w:r>
        <w:rPr>
          <w:noProof/>
        </w:rPr>
        <w:tab/>
      </w:r>
      <w:r>
        <w:rPr>
          <w:noProof/>
        </w:rPr>
        <w:tab/>
      </w:r>
      <w:r w:rsidRPr="00E56D0E">
        <w:rPr>
          <w:noProof/>
        </w:rPr>
        <w:t>7</w:t>
      </w:r>
    </w:p>
    <w:p w14:paraId="0931FA93" w14:textId="77777777" w:rsidR="00BB2C65" w:rsidRPr="00903DE1" w:rsidRDefault="00BB2C65" w:rsidP="00BB2C65">
      <w:pPr>
        <w:pStyle w:val="TOC1"/>
        <w:ind w:right="992"/>
        <w:rPr>
          <w:rFonts w:ascii="Calibri" w:hAnsi="Calibri"/>
          <w:noProof/>
          <w:sz w:val="22"/>
          <w:szCs w:val="22"/>
          <w:lang w:val="en-US" w:eastAsia="zh-CN"/>
        </w:rPr>
      </w:pPr>
      <w:r>
        <w:rPr>
          <w:noProof/>
        </w:rPr>
        <w:t>7</w:t>
      </w:r>
      <w:r w:rsidRPr="00903DE1">
        <w:rPr>
          <w:rFonts w:ascii="Calibri" w:hAnsi="Calibri"/>
          <w:noProof/>
          <w:sz w:val="22"/>
          <w:szCs w:val="22"/>
          <w:lang w:val="en-US" w:eastAsia="zh-CN"/>
        </w:rPr>
        <w:tab/>
      </w:r>
      <w:r>
        <w:rPr>
          <w:noProof/>
        </w:rPr>
        <w:t xml:space="preserve">Disturbance </w:t>
      </w:r>
      <w:r w:rsidRPr="00E56D0E">
        <w:rPr>
          <w:noProof/>
        </w:rPr>
        <w:t>measurements</w:t>
      </w:r>
      <w:r>
        <w:rPr>
          <w:noProof/>
        </w:rPr>
        <w:tab/>
      </w:r>
      <w:r>
        <w:rPr>
          <w:noProof/>
        </w:rPr>
        <w:tab/>
      </w:r>
      <w:r w:rsidRPr="00E56D0E">
        <w:rPr>
          <w:noProof/>
        </w:rPr>
        <w:t>7</w:t>
      </w:r>
    </w:p>
    <w:p w14:paraId="5D6685FC" w14:textId="77777777" w:rsidR="00BB2C65" w:rsidRPr="00903DE1" w:rsidRDefault="00BB2C65" w:rsidP="00BB2C65">
      <w:pPr>
        <w:pStyle w:val="TOC2"/>
        <w:ind w:right="992"/>
        <w:rPr>
          <w:rFonts w:ascii="Calibri" w:hAnsi="Calibri"/>
          <w:noProof/>
          <w:sz w:val="22"/>
          <w:szCs w:val="22"/>
          <w:lang w:val="en-US" w:eastAsia="zh-CN"/>
        </w:rPr>
      </w:pPr>
      <w:r>
        <w:rPr>
          <w:noProof/>
        </w:rPr>
        <w:t>7.1</w:t>
      </w:r>
      <w:r w:rsidRPr="00903DE1">
        <w:rPr>
          <w:rFonts w:ascii="Calibri" w:hAnsi="Calibri"/>
          <w:noProof/>
          <w:sz w:val="22"/>
          <w:szCs w:val="22"/>
          <w:lang w:val="en-US" w:eastAsia="zh-CN"/>
        </w:rPr>
        <w:tab/>
      </w:r>
      <w:r w:rsidRPr="00E56D0E">
        <w:rPr>
          <w:noProof/>
        </w:rPr>
        <w:t>General</w:t>
      </w:r>
      <w:r>
        <w:rPr>
          <w:noProof/>
        </w:rPr>
        <w:tab/>
      </w:r>
      <w:r>
        <w:rPr>
          <w:noProof/>
        </w:rPr>
        <w:tab/>
      </w:r>
      <w:r w:rsidRPr="00E56D0E">
        <w:rPr>
          <w:noProof/>
        </w:rPr>
        <w:t>7</w:t>
      </w:r>
    </w:p>
    <w:p w14:paraId="412EF14F" w14:textId="77777777" w:rsidR="00BB2C65" w:rsidRPr="00903DE1" w:rsidRDefault="00BB2C65" w:rsidP="00BB2C65">
      <w:pPr>
        <w:pStyle w:val="TOC2"/>
        <w:ind w:right="992"/>
        <w:rPr>
          <w:rFonts w:ascii="Calibri" w:hAnsi="Calibri"/>
          <w:noProof/>
          <w:sz w:val="22"/>
          <w:szCs w:val="22"/>
          <w:lang w:val="en-US" w:eastAsia="zh-CN"/>
        </w:rPr>
      </w:pPr>
      <w:r>
        <w:rPr>
          <w:noProof/>
        </w:rPr>
        <w:t>7.2</w:t>
      </w:r>
      <w:r w:rsidRPr="00903DE1">
        <w:rPr>
          <w:rFonts w:ascii="Calibri" w:hAnsi="Calibri"/>
          <w:noProof/>
          <w:sz w:val="22"/>
          <w:szCs w:val="22"/>
          <w:lang w:val="en-US" w:eastAsia="zh-CN"/>
        </w:rPr>
        <w:tab/>
      </w:r>
      <w:r>
        <w:rPr>
          <w:noProof/>
        </w:rPr>
        <w:t xml:space="preserve">Normalization of measurement results to the standard measurement </w:t>
      </w:r>
      <w:r w:rsidRPr="00E56D0E">
        <w:rPr>
          <w:noProof/>
        </w:rPr>
        <w:t>distance</w:t>
      </w:r>
      <w:r>
        <w:rPr>
          <w:noProof/>
        </w:rPr>
        <w:tab/>
      </w:r>
      <w:r>
        <w:rPr>
          <w:noProof/>
        </w:rPr>
        <w:tab/>
      </w:r>
      <w:r w:rsidRPr="00E56D0E">
        <w:rPr>
          <w:noProof/>
        </w:rPr>
        <w:t>8</w:t>
      </w:r>
    </w:p>
    <w:p w14:paraId="40EC3898" w14:textId="77777777" w:rsidR="00BB2C65" w:rsidRPr="00903DE1" w:rsidRDefault="00BB2C65" w:rsidP="00BB2C65">
      <w:pPr>
        <w:pStyle w:val="TOC2"/>
        <w:ind w:right="992"/>
        <w:rPr>
          <w:rFonts w:ascii="Calibri" w:hAnsi="Calibri"/>
          <w:noProof/>
          <w:sz w:val="22"/>
          <w:szCs w:val="22"/>
          <w:lang w:val="en-US" w:eastAsia="zh-CN"/>
        </w:rPr>
      </w:pPr>
      <w:r>
        <w:rPr>
          <w:noProof/>
        </w:rPr>
        <w:t>7.3</w:t>
      </w:r>
      <w:r w:rsidRPr="00903DE1">
        <w:rPr>
          <w:rFonts w:ascii="Calibri" w:hAnsi="Calibri"/>
          <w:noProof/>
          <w:sz w:val="22"/>
          <w:szCs w:val="22"/>
          <w:lang w:val="en-US" w:eastAsia="zh-CN"/>
        </w:rPr>
        <w:tab/>
      </w:r>
      <w:r>
        <w:rPr>
          <w:noProof/>
        </w:rPr>
        <w:t>Disturbance measurements in the frequency range 9 kHz to 30 </w:t>
      </w:r>
      <w:r w:rsidRPr="00E56D0E">
        <w:rPr>
          <w:noProof/>
        </w:rPr>
        <w:t>MHz</w:t>
      </w:r>
      <w:r>
        <w:rPr>
          <w:noProof/>
        </w:rPr>
        <w:tab/>
      </w:r>
      <w:r>
        <w:rPr>
          <w:noProof/>
        </w:rPr>
        <w:tab/>
      </w:r>
      <w:r w:rsidRPr="00E56D0E">
        <w:rPr>
          <w:noProof/>
        </w:rPr>
        <w:t>8</w:t>
      </w:r>
    </w:p>
    <w:p w14:paraId="4143F157" w14:textId="77777777" w:rsidR="00BB2C65" w:rsidRPr="00903DE1" w:rsidRDefault="00BB2C65" w:rsidP="00BB2C65">
      <w:pPr>
        <w:pStyle w:val="TOC2"/>
        <w:ind w:right="992"/>
        <w:rPr>
          <w:rFonts w:ascii="Calibri" w:hAnsi="Calibri"/>
          <w:noProof/>
          <w:sz w:val="22"/>
          <w:szCs w:val="22"/>
          <w:lang w:val="en-US" w:eastAsia="zh-CN"/>
        </w:rPr>
      </w:pPr>
      <w:r>
        <w:rPr>
          <w:noProof/>
        </w:rPr>
        <w:lastRenderedPageBreak/>
        <w:t>7.4</w:t>
      </w:r>
      <w:r w:rsidRPr="00903DE1">
        <w:rPr>
          <w:rFonts w:ascii="Calibri" w:hAnsi="Calibri"/>
          <w:noProof/>
          <w:sz w:val="22"/>
          <w:szCs w:val="22"/>
          <w:lang w:val="en-US" w:eastAsia="zh-CN"/>
        </w:rPr>
        <w:tab/>
      </w:r>
      <w:r>
        <w:rPr>
          <w:noProof/>
        </w:rPr>
        <w:t>Disturbance measurements in the frequency range 30 MHz to 6 000 </w:t>
      </w:r>
      <w:r w:rsidRPr="00E56D0E">
        <w:rPr>
          <w:noProof/>
        </w:rPr>
        <w:t>MHz</w:t>
      </w:r>
      <w:r>
        <w:rPr>
          <w:noProof/>
        </w:rPr>
        <w:tab/>
      </w:r>
      <w:r>
        <w:rPr>
          <w:noProof/>
        </w:rPr>
        <w:tab/>
      </w:r>
      <w:r w:rsidRPr="00E56D0E">
        <w:rPr>
          <w:noProof/>
        </w:rPr>
        <w:t>9</w:t>
      </w:r>
    </w:p>
    <w:p w14:paraId="668E7371" w14:textId="77777777" w:rsidR="00BB2C65" w:rsidRPr="00903DE1" w:rsidRDefault="00BB2C65" w:rsidP="00BB2C65">
      <w:pPr>
        <w:pStyle w:val="TOC1"/>
        <w:ind w:right="992"/>
        <w:rPr>
          <w:rFonts w:ascii="Calibri" w:hAnsi="Calibri"/>
          <w:noProof/>
          <w:sz w:val="22"/>
          <w:szCs w:val="22"/>
          <w:lang w:val="en-US" w:eastAsia="zh-CN"/>
        </w:rPr>
      </w:pPr>
      <w:r>
        <w:rPr>
          <w:noProof/>
        </w:rPr>
        <w:t xml:space="preserve">Appendix I – Processing of obtained measuring results and final assessment based on the specified </w:t>
      </w:r>
      <w:r w:rsidRPr="00E56D0E">
        <w:rPr>
          <w:noProof/>
        </w:rPr>
        <w:t>levels</w:t>
      </w:r>
      <w:r>
        <w:rPr>
          <w:noProof/>
        </w:rPr>
        <w:tab/>
      </w:r>
      <w:r>
        <w:rPr>
          <w:noProof/>
        </w:rPr>
        <w:tab/>
      </w:r>
      <w:r w:rsidRPr="00E56D0E">
        <w:rPr>
          <w:noProof/>
        </w:rPr>
        <w:t>11</w:t>
      </w:r>
    </w:p>
    <w:p w14:paraId="01EF91EB" w14:textId="77777777" w:rsidR="00BB2C65" w:rsidRPr="00903DE1" w:rsidRDefault="00BB2C65" w:rsidP="00BB2C65">
      <w:pPr>
        <w:pStyle w:val="TOC2"/>
        <w:tabs>
          <w:tab w:val="clear" w:pos="964"/>
        </w:tabs>
        <w:ind w:right="992"/>
        <w:rPr>
          <w:rFonts w:ascii="Calibri" w:hAnsi="Calibri"/>
          <w:noProof/>
          <w:sz w:val="22"/>
          <w:szCs w:val="22"/>
          <w:lang w:val="en-US" w:eastAsia="zh-CN"/>
        </w:rPr>
      </w:pPr>
      <w:r>
        <w:rPr>
          <w:noProof/>
          <w:lang w:eastAsia="de-DE"/>
        </w:rPr>
        <w:t>I.1</w:t>
      </w:r>
      <w:r w:rsidRPr="00903DE1">
        <w:rPr>
          <w:rFonts w:ascii="Calibri" w:hAnsi="Calibri"/>
          <w:noProof/>
          <w:sz w:val="22"/>
          <w:szCs w:val="22"/>
          <w:lang w:val="en-US" w:eastAsia="zh-CN"/>
        </w:rPr>
        <w:tab/>
      </w:r>
      <w:r>
        <w:rPr>
          <w:noProof/>
        </w:rPr>
        <w:t>Treatment</w:t>
      </w:r>
      <w:r>
        <w:rPr>
          <w:noProof/>
          <w:lang w:eastAsia="de-DE"/>
        </w:rPr>
        <w:t xml:space="preserve"> of measurement </w:t>
      </w:r>
      <w:r w:rsidRPr="00E56D0E">
        <w:rPr>
          <w:noProof/>
          <w:lang w:eastAsia="de-DE"/>
        </w:rPr>
        <w:t>uncertainty</w:t>
      </w:r>
      <w:r>
        <w:rPr>
          <w:noProof/>
          <w:lang w:eastAsia="de-DE"/>
        </w:rPr>
        <w:tab/>
      </w:r>
      <w:r>
        <w:rPr>
          <w:noProof/>
          <w:lang w:eastAsia="de-DE"/>
        </w:rPr>
        <w:tab/>
      </w:r>
      <w:r w:rsidRPr="00E56D0E">
        <w:rPr>
          <w:noProof/>
        </w:rPr>
        <w:t>11</w:t>
      </w:r>
    </w:p>
    <w:p w14:paraId="5EBD8C02" w14:textId="77777777" w:rsidR="00BB2C65" w:rsidRPr="00903DE1" w:rsidRDefault="00BB2C65" w:rsidP="00BB2C65">
      <w:pPr>
        <w:pStyle w:val="TOC2"/>
        <w:tabs>
          <w:tab w:val="clear" w:pos="964"/>
        </w:tabs>
        <w:ind w:right="992"/>
        <w:rPr>
          <w:rFonts w:ascii="Calibri" w:hAnsi="Calibri"/>
          <w:noProof/>
          <w:sz w:val="22"/>
          <w:szCs w:val="22"/>
          <w:lang w:val="en-US" w:eastAsia="zh-CN"/>
        </w:rPr>
      </w:pPr>
      <w:r>
        <w:rPr>
          <w:noProof/>
        </w:rPr>
        <w:t>I.2</w:t>
      </w:r>
      <w:r w:rsidRPr="00903DE1">
        <w:rPr>
          <w:rFonts w:ascii="Calibri" w:hAnsi="Calibri"/>
          <w:noProof/>
          <w:sz w:val="22"/>
          <w:szCs w:val="22"/>
          <w:lang w:val="en-US" w:eastAsia="zh-CN"/>
        </w:rPr>
        <w:tab/>
      </w:r>
      <w:r>
        <w:rPr>
          <w:noProof/>
          <w:lang w:eastAsia="de-DE"/>
        </w:rPr>
        <w:t xml:space="preserve">Comparison of measurement results with specified </w:t>
      </w:r>
      <w:r w:rsidRPr="00E56D0E">
        <w:rPr>
          <w:noProof/>
          <w:lang w:eastAsia="de-DE"/>
        </w:rPr>
        <w:t>levels</w:t>
      </w:r>
      <w:r>
        <w:rPr>
          <w:noProof/>
          <w:lang w:eastAsia="de-DE"/>
        </w:rPr>
        <w:tab/>
      </w:r>
      <w:r>
        <w:rPr>
          <w:noProof/>
          <w:lang w:eastAsia="de-DE"/>
        </w:rPr>
        <w:tab/>
      </w:r>
      <w:r w:rsidRPr="00E56D0E">
        <w:rPr>
          <w:noProof/>
        </w:rPr>
        <w:t>12</w:t>
      </w:r>
    </w:p>
    <w:p w14:paraId="28B105F1" w14:textId="77777777" w:rsidR="00BB2C65" w:rsidRPr="00903DE1" w:rsidRDefault="00BB2C65" w:rsidP="00BB2C65">
      <w:pPr>
        <w:pStyle w:val="TOC1"/>
        <w:ind w:right="992"/>
        <w:rPr>
          <w:rFonts w:ascii="Calibri" w:hAnsi="Calibri"/>
          <w:noProof/>
          <w:sz w:val="22"/>
          <w:szCs w:val="22"/>
          <w:lang w:val="en-US" w:eastAsia="zh-CN"/>
        </w:rPr>
      </w:pPr>
      <w:r w:rsidRPr="00E56D0E">
        <w:rPr>
          <w:noProof/>
        </w:rPr>
        <w:t>Bibliography</w:t>
      </w:r>
      <w:r>
        <w:rPr>
          <w:noProof/>
        </w:rPr>
        <w:tab/>
      </w:r>
      <w:r>
        <w:rPr>
          <w:noProof/>
        </w:rPr>
        <w:tab/>
      </w:r>
      <w:r w:rsidRPr="00E56D0E">
        <w:rPr>
          <w:noProof/>
        </w:rPr>
        <w:t>14</w:t>
      </w:r>
    </w:p>
    <w:p w14:paraId="2A3DB788" w14:textId="77777777" w:rsidR="00BB2C65" w:rsidRDefault="00BB2C65" w:rsidP="00BB2C65">
      <w:pPr>
        <w:rPr>
          <w:lang w:val="en-US"/>
        </w:rPr>
      </w:pPr>
    </w:p>
    <w:p w14:paraId="1CB6B31A" w14:textId="77777777" w:rsidR="00BB2C65" w:rsidRDefault="00BB2C65" w:rsidP="00BB2C65">
      <w:pPr>
        <w:rPr>
          <w:lang w:val="en-US"/>
        </w:rPr>
      </w:pPr>
    </w:p>
    <w:p w14:paraId="2801A5FE" w14:textId="77777777" w:rsidR="00BB2C65" w:rsidRDefault="00BB2C65" w:rsidP="00BB2C65">
      <w:pPr>
        <w:pStyle w:val="Headingb"/>
        <w:rPr>
          <w:lang w:val="en-US"/>
        </w:rPr>
      </w:pPr>
      <w:r>
        <w:rPr>
          <w:lang w:val="en-US"/>
        </w:rPr>
        <w:br w:type="page"/>
      </w:r>
      <w:r>
        <w:rPr>
          <w:lang w:val="en-US"/>
        </w:rPr>
        <w:lastRenderedPageBreak/>
        <w:t>Introduction</w:t>
      </w:r>
      <w:bookmarkEnd w:id="11"/>
      <w:bookmarkEnd w:id="12"/>
      <w:bookmarkEnd w:id="13"/>
    </w:p>
    <w:p w14:paraId="6249C7EE" w14:textId="77777777" w:rsidR="00BB2C65" w:rsidRPr="00230794" w:rsidRDefault="00BB2C65" w:rsidP="00BB2C65">
      <w:pPr>
        <w:rPr>
          <w:lang w:val="en-US"/>
        </w:rPr>
      </w:pPr>
      <w:r w:rsidRPr="00973E75">
        <w:t>This</w:t>
      </w:r>
      <w:r>
        <w:t xml:space="preserve"> </w:t>
      </w:r>
      <w:r w:rsidRPr="00973E75">
        <w:t xml:space="preserve">Recommendation </w:t>
      </w:r>
      <w:r>
        <w:t xml:space="preserve">discusses emissions of </w:t>
      </w:r>
      <w:r w:rsidRPr="000A0419">
        <w:t>electromagnetic</w:t>
      </w:r>
      <w:r>
        <w:t xml:space="preserve"> disturbances from </w:t>
      </w:r>
      <w:proofErr w:type="spellStart"/>
      <w:r>
        <w:t>wire</w:t>
      </w:r>
      <w:r w:rsidRPr="00973E75">
        <w:t>line</w:t>
      </w:r>
      <w:proofErr w:type="spellEnd"/>
      <w:r w:rsidRPr="00973E75">
        <w:t xml:space="preserve"> telecommunication networks</w:t>
      </w:r>
      <w:r>
        <w:t>,</w:t>
      </w:r>
      <w:r w:rsidRPr="00973E75">
        <w:t xml:space="preserve"> as defined in clause</w:t>
      </w:r>
      <w:r>
        <w:t> </w:t>
      </w:r>
      <w:r w:rsidRPr="00973E75">
        <w:t>3</w:t>
      </w:r>
      <w:r>
        <w:t>,</w:t>
      </w:r>
      <w:r w:rsidRPr="00973E75">
        <w:t xml:space="preserve"> </w:t>
      </w:r>
      <w:r>
        <w:t>and</w:t>
      </w:r>
      <w:r w:rsidRPr="00973E75">
        <w:t xml:space="preserve"> address</w:t>
      </w:r>
      <w:r>
        <w:t>es</w:t>
      </w:r>
      <w:r w:rsidRPr="00973E75">
        <w:t xml:space="preserve"> all parties tasked with investigation</w:t>
      </w:r>
      <w:r>
        <w:t>s</w:t>
      </w:r>
      <w:r w:rsidRPr="00973E75">
        <w:t xml:space="preserve"> of complaints of radio interference. It specifies levels for permissible disturbance emanating from such networks and suitable methods of measurement </w:t>
      </w:r>
      <w:r>
        <w:t>used</w:t>
      </w:r>
      <w:r w:rsidRPr="00973E75">
        <w:t xml:space="preserve"> for evaluation of individual cases of radio interference under </w:t>
      </w:r>
      <w:r w:rsidRPr="00973E75">
        <w:rPr>
          <w:i/>
          <w:iCs/>
        </w:rPr>
        <w:t>in situ</w:t>
      </w:r>
      <w:r w:rsidRPr="00973E75">
        <w:t xml:space="preserve"> conditions.</w:t>
      </w:r>
    </w:p>
    <w:p w14:paraId="4387DA51" w14:textId="77777777" w:rsidR="00BB2C65" w:rsidRDefault="00BB2C65" w:rsidP="00BB2C65">
      <w:pPr>
        <w:rPr>
          <w:lang w:val="en-US"/>
        </w:rPr>
      </w:pPr>
    </w:p>
    <w:p w14:paraId="4DCF1BA2" w14:textId="77777777" w:rsidR="00BB2C65" w:rsidRDefault="00BB2C65" w:rsidP="00BB2C65">
      <w:pPr>
        <w:rPr>
          <w:b/>
          <w:bCs/>
          <w:lang w:val="en-US"/>
        </w:rPr>
        <w:sectPr w:rsidR="00BB2C65" w:rsidSect="009A768A">
          <w:headerReference w:type="even" r:id="rId11"/>
          <w:headerReference w:type="default" r:id="rId12"/>
          <w:pgSz w:w="11907" w:h="16834"/>
          <w:pgMar w:top="1134" w:right="1134" w:bottom="1134" w:left="1134" w:header="567" w:footer="567" w:gutter="0"/>
          <w:paperSrc w:first="15" w:other="15"/>
          <w:pgNumType w:fmt="numberInDash"/>
          <w:cols w:space="720"/>
          <w:titlePg/>
          <w:docGrid w:linePitch="326"/>
        </w:sectPr>
      </w:pPr>
    </w:p>
    <w:p w14:paraId="1D63F743" w14:textId="77777777" w:rsidR="00BB2C65" w:rsidRDefault="00BB2C65" w:rsidP="00BB2C65">
      <w:pPr>
        <w:pStyle w:val="RecNo"/>
        <w:rPr>
          <w:lang w:val="en-US"/>
        </w:rPr>
      </w:pPr>
      <w:bookmarkStart w:id="14" w:name="p1rectexte"/>
      <w:bookmarkEnd w:id="14"/>
      <w:r>
        <w:rPr>
          <w:lang w:val="en-US"/>
        </w:rPr>
        <w:lastRenderedPageBreak/>
        <w:t>Recommendation ITU-T K.60</w:t>
      </w:r>
    </w:p>
    <w:p w14:paraId="1F117DEA" w14:textId="77777777" w:rsidR="00BB2C65" w:rsidRDefault="00BB2C65" w:rsidP="00BB2C65">
      <w:pPr>
        <w:pStyle w:val="Rectitle"/>
      </w:pPr>
      <w:r w:rsidRPr="00230794">
        <w:t xml:space="preserve">Emission levels and test methods for </w:t>
      </w:r>
      <w:proofErr w:type="spellStart"/>
      <w:r w:rsidRPr="00230794">
        <w:t>wireline</w:t>
      </w:r>
      <w:proofErr w:type="spellEnd"/>
      <w:r w:rsidRPr="00230794">
        <w:t xml:space="preserve"> telecommunication </w:t>
      </w:r>
      <w:r w:rsidRPr="00230794">
        <w:br/>
        <w:t>networks to minimize electromagnetic disturbance</w:t>
      </w:r>
      <w:r w:rsidRPr="00230794">
        <w:br/>
        <w:t>of radio services</w:t>
      </w:r>
    </w:p>
    <w:p w14:paraId="7D1832CD" w14:textId="77777777" w:rsidR="00BB2C65" w:rsidRPr="00973E75" w:rsidRDefault="00BB2C65" w:rsidP="00BB2C65">
      <w:pPr>
        <w:pStyle w:val="Heading1"/>
      </w:pPr>
      <w:bookmarkStart w:id="15" w:name="_Toc17445432"/>
      <w:bookmarkStart w:id="16" w:name="_Toc44482193"/>
      <w:bookmarkStart w:id="17" w:name="_Toc48115251"/>
      <w:bookmarkStart w:id="18" w:name="_Toc54511172"/>
      <w:bookmarkStart w:id="19" w:name="_Toc56325533"/>
      <w:bookmarkStart w:id="20" w:name="_Toc194395184"/>
      <w:bookmarkStart w:id="21" w:name="_Toc212346122"/>
      <w:bookmarkStart w:id="22" w:name="_Toc212448139"/>
      <w:bookmarkStart w:id="23" w:name="_Toc218935069"/>
      <w:bookmarkStart w:id="24" w:name="_Toc218994570"/>
      <w:bookmarkStart w:id="25" w:name="_Toc219022558"/>
      <w:bookmarkStart w:id="26" w:name="_Toc441586459"/>
      <w:bookmarkStart w:id="27" w:name="_Toc447004531"/>
      <w:r>
        <w:t>1</w:t>
      </w:r>
      <w:r>
        <w:tab/>
      </w:r>
      <w:r w:rsidRPr="00973E75">
        <w:t>Scope</w:t>
      </w:r>
      <w:bookmarkEnd w:id="15"/>
      <w:bookmarkEnd w:id="16"/>
      <w:bookmarkEnd w:id="17"/>
      <w:bookmarkEnd w:id="18"/>
      <w:bookmarkEnd w:id="19"/>
      <w:bookmarkEnd w:id="20"/>
      <w:bookmarkEnd w:id="21"/>
      <w:bookmarkEnd w:id="22"/>
      <w:bookmarkEnd w:id="23"/>
      <w:bookmarkEnd w:id="24"/>
      <w:bookmarkEnd w:id="25"/>
      <w:bookmarkEnd w:id="26"/>
      <w:bookmarkEnd w:id="27"/>
    </w:p>
    <w:p w14:paraId="2461D68A" w14:textId="77777777" w:rsidR="00BB2C65" w:rsidRPr="00973E75" w:rsidRDefault="00BB2C65" w:rsidP="00BB2C65">
      <w:r w:rsidRPr="00973E75">
        <w:t xml:space="preserve">This Recommendation is intended to </w:t>
      </w:r>
      <w:r>
        <w:rPr>
          <w:rFonts w:hint="eastAsia"/>
          <w:lang w:eastAsia="zh-CN"/>
        </w:rPr>
        <w:t xml:space="preserve">guide </w:t>
      </w:r>
      <w:r w:rsidRPr="003F5C1A">
        <w:t>administrations when considering complaints of interference between telecommunication systems</w:t>
      </w:r>
      <w:r>
        <w:t>. It</w:t>
      </w:r>
      <w:r w:rsidRPr="003F5C1A">
        <w:t xml:space="preserve"> is not intended to set </w:t>
      </w:r>
      <w:r>
        <w:t>electromagnetic c</w:t>
      </w:r>
      <w:r w:rsidRPr="00973E75">
        <w:t>ompatibility</w:t>
      </w:r>
      <w:r>
        <w:rPr>
          <w:rFonts w:hint="eastAsia"/>
          <w:lang w:eastAsia="zh-CN"/>
        </w:rPr>
        <w:t xml:space="preserve"> </w:t>
      </w:r>
      <w:r>
        <w:rPr>
          <w:lang w:eastAsia="zh-CN"/>
        </w:rPr>
        <w:t>(</w:t>
      </w:r>
      <w:r>
        <w:rPr>
          <w:rFonts w:hint="eastAsia"/>
          <w:lang w:eastAsia="zh-CN"/>
        </w:rPr>
        <w:t>EMC</w:t>
      </w:r>
      <w:r>
        <w:rPr>
          <w:lang w:eastAsia="zh-CN"/>
        </w:rPr>
        <w:t>)</w:t>
      </w:r>
      <w:r>
        <w:rPr>
          <w:rFonts w:hint="eastAsia"/>
          <w:lang w:eastAsia="zh-CN"/>
        </w:rPr>
        <w:t xml:space="preserve"> </w:t>
      </w:r>
      <w:r w:rsidRPr="003F5C1A">
        <w:t>compliance requirements.</w:t>
      </w:r>
      <w:r>
        <w:rPr>
          <w:rFonts w:hint="eastAsia"/>
          <w:lang w:eastAsia="zh-CN"/>
        </w:rPr>
        <w:t xml:space="preserve"> </w:t>
      </w:r>
      <w:r w:rsidRPr="00973E75">
        <w:t xml:space="preserve">All involved parties (including but not limited to network operators, service providers or customers) are recommended to work together for </w:t>
      </w:r>
      <w:r>
        <w:t>re</w:t>
      </w:r>
      <w:r w:rsidRPr="00973E75">
        <w:t>solving the</w:t>
      </w:r>
      <w:r>
        <w:t>se</w:t>
      </w:r>
      <w:r w:rsidRPr="00973E75">
        <w:t xml:space="preserve"> case</w:t>
      </w:r>
      <w:r>
        <w:t>s</w:t>
      </w:r>
      <w:r w:rsidRPr="00973E75">
        <w:t>.</w:t>
      </w:r>
    </w:p>
    <w:p w14:paraId="58702D8B" w14:textId="77777777" w:rsidR="00BB2C65" w:rsidRPr="00973E75" w:rsidRDefault="00BB2C65" w:rsidP="00BB2C65">
      <w:r w:rsidRPr="00973E75">
        <w:t xml:space="preserve">The </w:t>
      </w:r>
      <w:r w:rsidRPr="0022396A">
        <w:rPr>
          <w:rFonts w:eastAsia="SimSun" w:hint="eastAsia"/>
          <w:lang w:eastAsia="zh-CN"/>
        </w:rPr>
        <w:t xml:space="preserve">emission levels and </w:t>
      </w:r>
      <w:r w:rsidRPr="00973E75">
        <w:t>test methods presented apply to</w:t>
      </w:r>
      <w:r>
        <w:t>:</w:t>
      </w:r>
    </w:p>
    <w:p w14:paraId="62901D4A" w14:textId="77777777" w:rsidR="00BB2C65" w:rsidRPr="00973E75" w:rsidRDefault="00BB2C65" w:rsidP="00BB2C65">
      <w:pPr>
        <w:pStyle w:val="enumlev1"/>
      </w:pPr>
      <w:r>
        <w:t>–</w:t>
      </w:r>
      <w:r w:rsidRPr="00973E75">
        <w:tab/>
      </w:r>
      <w:proofErr w:type="gramStart"/>
      <w:r w:rsidRPr="00973E75">
        <w:t>disturbing</w:t>
      </w:r>
      <w:proofErr w:type="gramEnd"/>
      <w:r w:rsidRPr="00973E75">
        <w:t xml:space="preserve"> emissions fro</w:t>
      </w:r>
      <w:r>
        <w:t xml:space="preserve">m </w:t>
      </w:r>
      <w:proofErr w:type="spellStart"/>
      <w:r>
        <w:t>wire</w:t>
      </w:r>
      <w:r w:rsidRPr="00973E75">
        <w:t>line</w:t>
      </w:r>
      <w:proofErr w:type="spellEnd"/>
      <w:r w:rsidRPr="00973E75">
        <w:t xml:space="preserve"> telecommunication </w:t>
      </w:r>
      <w:r>
        <w:t>networks as defined in clause 3;</w:t>
      </w:r>
    </w:p>
    <w:p w14:paraId="4DC07A05" w14:textId="77777777" w:rsidR="00BB2C65" w:rsidRPr="00973E75" w:rsidRDefault="00BB2C65" w:rsidP="00BB2C65">
      <w:pPr>
        <w:pStyle w:val="enumlev1"/>
      </w:pPr>
      <w:r>
        <w:t>–</w:t>
      </w:r>
      <w:r w:rsidRPr="00973E75">
        <w:tab/>
      </w:r>
      <w:proofErr w:type="gramStart"/>
      <w:r w:rsidRPr="00973E75">
        <w:t>only</w:t>
      </w:r>
      <w:proofErr w:type="gramEnd"/>
      <w:r w:rsidRPr="00973E75">
        <w:t xml:space="preserve"> those frequencies that are launched onto the telecommunication wire-pair as part of the intentional transmission spectrum of the broadband system</w:t>
      </w:r>
      <w:r w:rsidRPr="00973E75">
        <w:rPr>
          <w:rStyle w:val="FootnoteReference"/>
        </w:rPr>
        <w:footnoteReference w:id="1"/>
      </w:r>
      <w:r w:rsidRPr="00973E75">
        <w:t>.</w:t>
      </w:r>
    </w:p>
    <w:p w14:paraId="6C15FF5C" w14:textId="77777777" w:rsidR="00BB2C65" w:rsidRPr="00973E75" w:rsidRDefault="00BB2C65" w:rsidP="00BB2C65">
      <w:r w:rsidRPr="00973E75">
        <w:t>It covers, but is not restricted to, target levels regarding radiated disturbing emissions for such telecommunication networks as:</w:t>
      </w:r>
    </w:p>
    <w:p w14:paraId="22F25BB1" w14:textId="77777777" w:rsidR="00BB2C65" w:rsidRPr="00973E75" w:rsidRDefault="00BB2C65" w:rsidP="00BB2C65">
      <w:pPr>
        <w:pStyle w:val="enumlev1"/>
      </w:pPr>
      <w:r w:rsidRPr="00973E75">
        <w:t>–</w:t>
      </w:r>
      <w:r w:rsidRPr="00973E75">
        <w:tab/>
      </w:r>
      <w:proofErr w:type="gramStart"/>
      <w:r w:rsidRPr="00973E75">
        <w:t>networks</w:t>
      </w:r>
      <w:proofErr w:type="gramEnd"/>
      <w:r w:rsidRPr="00973E75">
        <w:t xml:space="preserve"> using telecommunication cables and their in-house cabling extensions;</w:t>
      </w:r>
    </w:p>
    <w:p w14:paraId="46B46519" w14:textId="77777777" w:rsidR="00BB2C65" w:rsidRPr="00973E75" w:rsidRDefault="00BB2C65" w:rsidP="00BB2C65">
      <w:pPr>
        <w:pStyle w:val="enumlev1"/>
      </w:pPr>
      <w:r w:rsidRPr="00973E75">
        <w:t>–</w:t>
      </w:r>
      <w:r w:rsidRPr="00973E75">
        <w:tab/>
        <w:t xml:space="preserve">networks using the low voltage (LV) </w:t>
      </w:r>
      <w:r>
        <w:t>alternating c</w:t>
      </w:r>
      <w:r w:rsidRPr="00973E75">
        <w:t xml:space="preserve">urrent </w:t>
      </w:r>
      <w:r>
        <w:t>(</w:t>
      </w:r>
      <w:r w:rsidRPr="00973E75">
        <w:t>AC</w:t>
      </w:r>
      <w:r>
        <w:t>)</w:t>
      </w:r>
      <w:r w:rsidRPr="00973E75">
        <w:t xml:space="preserve"> mains network;</w:t>
      </w:r>
    </w:p>
    <w:p w14:paraId="11975B15" w14:textId="77777777" w:rsidR="00BB2C65" w:rsidRPr="00973E75" w:rsidRDefault="00BB2C65" w:rsidP="00BB2C65">
      <w:pPr>
        <w:pStyle w:val="enumlev1"/>
      </w:pPr>
      <w:r w:rsidRPr="00973E75">
        <w:t>–</w:t>
      </w:r>
      <w:r w:rsidRPr="00973E75">
        <w:tab/>
      </w:r>
      <w:proofErr w:type="gramStart"/>
      <w:r w:rsidRPr="00973E75">
        <w:t>community</w:t>
      </w:r>
      <w:proofErr w:type="gramEnd"/>
      <w:r w:rsidRPr="00973E75">
        <w:t xml:space="preserve"> antenna TV (CATV) distribution networks.</w:t>
      </w:r>
    </w:p>
    <w:p w14:paraId="768DF6CA" w14:textId="2C56F08D" w:rsidR="00BB2C65" w:rsidRPr="00973E75" w:rsidRDefault="00BB2C65" w:rsidP="00BB2C65">
      <w:r w:rsidRPr="00973E75">
        <w:t xml:space="preserve">This Recommendation covers the frequency range </w:t>
      </w:r>
      <w:r>
        <w:t xml:space="preserve">from </w:t>
      </w:r>
      <w:r w:rsidRPr="00973E75">
        <w:t>9 </w:t>
      </w:r>
      <w:proofErr w:type="gramStart"/>
      <w:r w:rsidRPr="00973E75">
        <w:t>kHz</w:t>
      </w:r>
      <w:proofErr w:type="gramEnd"/>
      <w:r w:rsidRPr="00973E75">
        <w:t xml:space="preserve"> to </w:t>
      </w:r>
      <w:commentRangeStart w:id="28"/>
      <w:ins w:id="29" w:author="PC" w:date="2023-05-23T15:49:00Z">
        <w:r w:rsidR="00942E4E">
          <w:t>6 GHz</w:t>
        </w:r>
      </w:ins>
      <w:del w:id="30" w:author="PC" w:date="2023-05-23T15:49:00Z">
        <w:r w:rsidRPr="00973E75" w:rsidDel="00942E4E">
          <w:delText>400</w:delText>
        </w:r>
      </w:del>
      <w:r w:rsidRPr="00973E75">
        <w:t> </w:t>
      </w:r>
      <w:commentRangeEnd w:id="28"/>
      <w:r w:rsidR="00AC73B6">
        <w:rPr>
          <w:rStyle w:val="CommentReference"/>
          <w:lang w:val="en-US" w:eastAsia="en-US"/>
        </w:rPr>
        <w:commentReference w:id="28"/>
      </w:r>
      <w:del w:id="31" w:author="PC" w:date="2023-05-24T14:45:00Z">
        <w:r w:rsidRPr="00973E75" w:rsidDel="00B72FE3">
          <w:delText>GHz</w:delText>
        </w:r>
      </w:del>
      <w:r w:rsidRPr="00973E75">
        <w:t xml:space="preserve">. </w:t>
      </w:r>
      <w:del w:id="32" w:author="PC" w:date="2023-05-23T15:50:00Z">
        <w:r w:rsidRPr="00973E75" w:rsidDel="00942E4E">
          <w:delText>To date,</w:delText>
        </w:r>
      </w:del>
      <w:r w:rsidRPr="00973E75">
        <w:t xml:space="preserve"> it specifies target levels for radiated disturbance in the frequency range </w:t>
      </w:r>
      <w:r>
        <w:t xml:space="preserve">from </w:t>
      </w:r>
      <w:r w:rsidRPr="00973E75">
        <w:t>9 kHz to 6 GHz.</w:t>
      </w:r>
    </w:p>
    <w:p w14:paraId="3F418C22" w14:textId="77777777" w:rsidR="00BB2C65" w:rsidRPr="00973E75" w:rsidRDefault="00BB2C65" w:rsidP="00BB2C65">
      <w:r w:rsidRPr="00973E75">
        <w:t xml:space="preserve">Application of defined test methods is restricted to </w:t>
      </w:r>
      <w:r>
        <w:t>the</w:t>
      </w:r>
      <w:r w:rsidRPr="00973E75">
        <w:t xml:space="preserve"> section of the telecommunication network in the vicinity of the radio interference</w:t>
      </w:r>
      <w:r>
        <w:t>;</w:t>
      </w:r>
      <w:r w:rsidRPr="00973E75">
        <w:t xml:space="preserve"> it is not necessary to apply the test method to all </w:t>
      </w:r>
      <w:r>
        <w:t>parts</w:t>
      </w:r>
      <w:r w:rsidRPr="00973E75">
        <w:t xml:space="preserve"> of the telecommunication network.</w:t>
      </w:r>
    </w:p>
    <w:p w14:paraId="50A9CBCB" w14:textId="77777777" w:rsidR="00BB2C65" w:rsidRPr="00973E75" w:rsidRDefault="00BB2C65" w:rsidP="00BB2C65">
      <w:r w:rsidRPr="00973E75">
        <w:t xml:space="preserve">The emission target levels have been selected </w:t>
      </w:r>
      <w:r>
        <w:t>in order</w:t>
      </w:r>
      <w:r w:rsidRPr="00973E75">
        <w:t xml:space="preserve"> to ensure that disturbances emanating from telecommunication networks do not, in most cases, exceed a level which could prevent radio communication receivers operat</w:t>
      </w:r>
      <w:r>
        <w:t>ing</w:t>
      </w:r>
      <w:r w:rsidRPr="00973E75">
        <w:t xml:space="preserve"> in the near vicinity from functioning as intended.</w:t>
      </w:r>
    </w:p>
    <w:p w14:paraId="1CFC039D" w14:textId="77777777" w:rsidR="00BB2C65" w:rsidRPr="00973E75" w:rsidRDefault="00BB2C65" w:rsidP="00BB2C65">
      <w:pPr>
        <w:pStyle w:val="Heading1"/>
      </w:pPr>
      <w:bookmarkStart w:id="33" w:name="_Toc17445433"/>
      <w:bookmarkStart w:id="34" w:name="_Toc44482194"/>
      <w:bookmarkStart w:id="35" w:name="_Toc48115252"/>
      <w:bookmarkStart w:id="36" w:name="_Toc54511173"/>
      <w:bookmarkStart w:id="37" w:name="_Toc56325534"/>
      <w:bookmarkStart w:id="38" w:name="_Toc194395185"/>
      <w:bookmarkStart w:id="39" w:name="_Toc212346123"/>
      <w:bookmarkStart w:id="40" w:name="_Toc212448140"/>
      <w:bookmarkStart w:id="41" w:name="_Toc218935070"/>
      <w:bookmarkStart w:id="42" w:name="_Toc218994571"/>
      <w:bookmarkStart w:id="43" w:name="_Toc219022559"/>
      <w:bookmarkStart w:id="44" w:name="_Toc441586460"/>
      <w:bookmarkStart w:id="45" w:name="_Toc447004532"/>
      <w:r>
        <w:t>2</w:t>
      </w:r>
      <w:r>
        <w:tab/>
        <w:t>R</w:t>
      </w:r>
      <w:r w:rsidRPr="00973E75">
        <w:t>eferences</w:t>
      </w:r>
      <w:bookmarkEnd w:id="33"/>
      <w:bookmarkEnd w:id="34"/>
      <w:bookmarkEnd w:id="35"/>
      <w:bookmarkEnd w:id="36"/>
      <w:bookmarkEnd w:id="37"/>
      <w:bookmarkEnd w:id="38"/>
      <w:bookmarkEnd w:id="39"/>
      <w:bookmarkEnd w:id="40"/>
      <w:bookmarkEnd w:id="41"/>
      <w:bookmarkEnd w:id="42"/>
      <w:bookmarkEnd w:id="43"/>
      <w:bookmarkEnd w:id="44"/>
      <w:bookmarkEnd w:id="45"/>
    </w:p>
    <w:p w14:paraId="0B2361D9" w14:textId="77777777" w:rsidR="00BB2C65" w:rsidRDefault="00BB2C65" w:rsidP="00BB2C65">
      <w:r w:rsidRPr="00973E75">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w:t>
      </w:r>
      <w:r w:rsidRPr="00973E75">
        <w:noBreakHyphen/>
        <w:t>alone document, the status of a Recommendation.</w:t>
      </w:r>
    </w:p>
    <w:p w14:paraId="676D8411" w14:textId="77777777" w:rsidR="00BB2C65" w:rsidRDefault="00BB2C65" w:rsidP="00BB2C65">
      <w:pPr>
        <w:pStyle w:val="Reftext"/>
        <w:tabs>
          <w:tab w:val="clear" w:pos="794"/>
          <w:tab w:val="clear" w:pos="1191"/>
          <w:tab w:val="clear" w:pos="1588"/>
          <w:tab w:val="clear" w:pos="1985"/>
        </w:tabs>
        <w:ind w:left="2552" w:hanging="2552"/>
        <w:rPr>
          <w:szCs w:val="28"/>
          <w:lang w:eastAsia="zh-CN"/>
        </w:rPr>
      </w:pPr>
      <w:r w:rsidRPr="001B6C22">
        <w:lastRenderedPageBreak/>
        <w:t>[</w:t>
      </w:r>
      <w:r>
        <w:rPr>
          <w:rFonts w:hint="eastAsia"/>
          <w:lang w:eastAsia="zh-CN"/>
        </w:rPr>
        <w:t>ITU-T G.9964</w:t>
      </w:r>
      <w:r>
        <w:t>]</w:t>
      </w:r>
      <w:r>
        <w:rPr>
          <w:rFonts w:hint="eastAsia"/>
          <w:lang w:eastAsia="zh-CN"/>
        </w:rPr>
        <w:t xml:space="preserve"> </w:t>
      </w:r>
      <w:r>
        <w:rPr>
          <w:rFonts w:hint="eastAsia"/>
          <w:lang w:eastAsia="zh-CN"/>
        </w:rPr>
        <w:tab/>
      </w:r>
      <w:r w:rsidRPr="001B6C22">
        <w:t xml:space="preserve">Recommendation ITU-T </w:t>
      </w:r>
      <w:r>
        <w:rPr>
          <w:rFonts w:hint="eastAsia"/>
          <w:lang w:eastAsia="zh-CN"/>
        </w:rPr>
        <w:t>G</w:t>
      </w:r>
      <w:r w:rsidRPr="001B6C22">
        <w:t>.</w:t>
      </w:r>
      <w:r>
        <w:rPr>
          <w:rFonts w:hint="eastAsia"/>
          <w:lang w:eastAsia="zh-CN"/>
        </w:rPr>
        <w:t>9964</w:t>
      </w:r>
      <w:r w:rsidRPr="001B6C22">
        <w:t xml:space="preserve"> (</w:t>
      </w:r>
      <w:r>
        <w:rPr>
          <w:lang w:eastAsia="zh-CN"/>
        </w:rPr>
        <w:t>20</w:t>
      </w:r>
      <w:r>
        <w:rPr>
          <w:rFonts w:hint="eastAsia"/>
          <w:lang w:eastAsia="zh-CN"/>
        </w:rPr>
        <w:t>11</w:t>
      </w:r>
      <w:r w:rsidRPr="001B6C22">
        <w:t>)</w:t>
      </w:r>
      <w:ins w:id="46" w:author="Gorini, Beniamino (Nokia - IT/Vimercate)" w:date="2022-10-19T22:50:00Z">
        <w:r>
          <w:t xml:space="preserve"> + Am</w:t>
        </w:r>
      </w:ins>
      <w:ins w:id="47" w:author="Gorini, Beniamino (Nokia - IT/Vimercate)" w:date="2022-10-19T22:51:00Z">
        <w:r>
          <w:t>endment 1 (02/2016) + Amendment 2 (09/2016) + Amendment 3 (02/2020</w:t>
        </w:r>
        <w:proofErr w:type="gramStart"/>
        <w:r>
          <w:t xml:space="preserve">) </w:t>
        </w:r>
      </w:ins>
      <w:r>
        <w:rPr>
          <w:rFonts w:hint="eastAsia"/>
          <w:lang w:eastAsia="zh-CN"/>
        </w:rPr>
        <w:t>,</w:t>
      </w:r>
      <w:proofErr w:type="gramEnd"/>
      <w:r>
        <w:rPr>
          <w:rFonts w:hint="eastAsia"/>
          <w:lang w:eastAsia="zh-CN"/>
        </w:rPr>
        <w:t xml:space="preserve"> </w:t>
      </w:r>
      <w:r w:rsidRPr="002D0119">
        <w:rPr>
          <w:i/>
          <w:iCs/>
          <w:szCs w:val="28"/>
        </w:rPr>
        <w:t xml:space="preserve">Unified high-speed </w:t>
      </w:r>
      <w:proofErr w:type="spellStart"/>
      <w:r w:rsidRPr="002D0119">
        <w:rPr>
          <w:i/>
          <w:iCs/>
          <w:szCs w:val="28"/>
        </w:rPr>
        <w:t>wireline</w:t>
      </w:r>
      <w:proofErr w:type="spellEnd"/>
      <w:r w:rsidRPr="002D0119">
        <w:rPr>
          <w:i/>
          <w:iCs/>
          <w:szCs w:val="28"/>
        </w:rPr>
        <w:t>-based home networking transceivers – Power spectral density specification</w:t>
      </w:r>
      <w:r>
        <w:rPr>
          <w:szCs w:val="28"/>
        </w:rPr>
        <w:t>.</w:t>
      </w:r>
    </w:p>
    <w:p w14:paraId="6F706FE4" w14:textId="77777777" w:rsidR="00BB2C65" w:rsidRDefault="00BB2C65">
      <w:pPr>
        <w:pStyle w:val="Reftext"/>
        <w:tabs>
          <w:tab w:val="clear" w:pos="794"/>
          <w:tab w:val="clear" w:pos="1985"/>
          <w:tab w:val="left" w:pos="2552"/>
        </w:tabs>
        <w:ind w:left="2552" w:hanging="2552"/>
        <w:rPr>
          <w:ins w:id="48" w:author="Gorini, Beniamino (Nokia - IT/Vimercate)" w:date="2022-10-19T22:54:00Z"/>
        </w:rPr>
        <w:pPrChange w:id="49" w:author="Gorini, Beniamino (Nokia - IT/Vimercate)" w:date="2022-10-19T22:54:00Z">
          <w:pPr>
            <w:pStyle w:val="Reftext"/>
          </w:pPr>
        </w:pPrChange>
      </w:pPr>
      <w:ins w:id="50" w:author="Gorini, Beniamino (Nokia - IT/Vimercate)" w:date="2022-10-19T22:54:00Z">
        <w:r>
          <w:t>[ITU-T K.137]</w:t>
        </w:r>
        <w:r>
          <w:tab/>
        </w:r>
        <w:r>
          <w:tab/>
          <w:t xml:space="preserve">Recommendation ITU-T K.137 (2022), </w:t>
        </w:r>
        <w:r w:rsidRPr="003D131E">
          <w:t xml:space="preserve">Electromagnetic compatibility requirements and measurement methods for </w:t>
        </w:r>
        <w:proofErr w:type="spellStart"/>
        <w:r w:rsidRPr="003D131E">
          <w:t>wireline</w:t>
        </w:r>
        <w:proofErr w:type="spellEnd"/>
        <w:r w:rsidRPr="003D131E">
          <w:t xml:space="preserve"> telecommunication network equipment</w:t>
        </w:r>
      </w:ins>
    </w:p>
    <w:p w14:paraId="4781775D" w14:textId="77777777" w:rsidR="00BB2C65" w:rsidRPr="001B6C22" w:rsidDel="00B23BDD" w:rsidRDefault="00BB2C65" w:rsidP="00BB2C65">
      <w:pPr>
        <w:pStyle w:val="enumlev1"/>
        <w:tabs>
          <w:tab w:val="clear" w:pos="794"/>
          <w:tab w:val="clear" w:pos="1191"/>
          <w:tab w:val="clear" w:pos="1588"/>
          <w:tab w:val="clear" w:pos="1985"/>
        </w:tabs>
        <w:ind w:leftChars="1" w:left="2551" w:hangingChars="1062" w:hanging="2549"/>
        <w:rPr>
          <w:del w:id="51" w:author="Gorini, Beniamino (Nokia - IT/Vimercate)" w:date="2022-10-19T22:54:00Z"/>
        </w:rPr>
      </w:pPr>
      <w:commentRangeStart w:id="52"/>
      <w:del w:id="53" w:author="Gorini, Beniamino (Nokia - IT/Vimercate)" w:date="2022-10-19T22:54:00Z">
        <w:r w:rsidRPr="001B6C22" w:rsidDel="00B23BDD">
          <w:delText xml:space="preserve">[ITU-T </w:delText>
        </w:r>
        <w:r w:rsidRPr="001B6C22" w:rsidDel="00B23BDD">
          <w:rPr>
            <w:lang w:eastAsia="ja-JP"/>
          </w:rPr>
          <w:delText>K</w:delText>
        </w:r>
        <w:r w:rsidRPr="001B6C22" w:rsidDel="00B23BDD">
          <w:delText>.</w:delText>
        </w:r>
        <w:r w:rsidRPr="001B6C22" w:rsidDel="00B23BDD">
          <w:rPr>
            <w:lang w:eastAsia="ja-JP"/>
          </w:rPr>
          <w:delText>48</w:delText>
        </w:r>
        <w:r w:rsidRPr="001B6C22" w:rsidDel="00B23BDD">
          <w:delText>]</w:delText>
        </w:r>
        <w:r w:rsidDel="00B23BDD">
          <w:rPr>
            <w:rFonts w:hint="eastAsia"/>
            <w:lang w:eastAsia="zh-CN"/>
          </w:rPr>
          <w:tab/>
        </w:r>
        <w:r w:rsidRPr="001B6C22" w:rsidDel="00B23BDD">
          <w:delText>Recommendation ITU-T</w:delText>
        </w:r>
        <w:r w:rsidDel="00B23BDD">
          <w:rPr>
            <w:rFonts w:hint="eastAsia"/>
            <w:lang w:val="en-US" w:eastAsia="zh-CN"/>
          </w:rPr>
          <w:delText xml:space="preserve"> </w:delText>
        </w:r>
        <w:r w:rsidRPr="001B6C22" w:rsidDel="00B23BDD">
          <w:rPr>
            <w:lang w:eastAsia="ja-JP"/>
          </w:rPr>
          <w:delText>K</w:delText>
        </w:r>
        <w:r w:rsidRPr="001B6C22" w:rsidDel="00B23BDD">
          <w:delText>.</w:delText>
        </w:r>
        <w:r w:rsidRPr="001B6C22" w:rsidDel="00B23BDD">
          <w:rPr>
            <w:lang w:eastAsia="ja-JP"/>
          </w:rPr>
          <w:delText>48</w:delText>
        </w:r>
        <w:r w:rsidRPr="001B6C22" w:rsidDel="00B23BDD">
          <w:delText xml:space="preserve"> (</w:delText>
        </w:r>
        <w:r w:rsidDel="00B23BDD">
          <w:rPr>
            <w:lang w:eastAsia="ja-JP"/>
          </w:rPr>
          <w:delText>20</w:delText>
        </w:r>
        <w:r w:rsidRPr="001B6C22" w:rsidDel="00B23BDD">
          <w:rPr>
            <w:lang w:eastAsia="ja-JP"/>
          </w:rPr>
          <w:delText>06</w:delText>
        </w:r>
        <w:r w:rsidRPr="001B6C22" w:rsidDel="00B23BDD">
          <w:delText xml:space="preserve">), </w:delText>
        </w:r>
        <w:r w:rsidRPr="002D0119" w:rsidDel="00B23BDD">
          <w:rPr>
            <w:i/>
            <w:iCs/>
          </w:rPr>
          <w:delText>EMC requirements for telecommunication equipment – Product family Recommendation</w:delText>
        </w:r>
        <w:r w:rsidDel="00B23BDD">
          <w:delText>.</w:delText>
        </w:r>
      </w:del>
      <w:commentRangeEnd w:id="52"/>
      <w:r>
        <w:rPr>
          <w:rStyle w:val="CommentReference"/>
          <w:lang w:val="en-US"/>
        </w:rPr>
        <w:commentReference w:id="52"/>
      </w:r>
    </w:p>
    <w:p w14:paraId="4CCCF63D" w14:textId="08A3D55F" w:rsidR="00BB2C65" w:rsidRDefault="00BB2C65" w:rsidP="00BB2C65">
      <w:pPr>
        <w:pStyle w:val="Reftext"/>
        <w:tabs>
          <w:tab w:val="clear" w:pos="794"/>
          <w:tab w:val="clear" w:pos="1191"/>
          <w:tab w:val="clear" w:pos="1588"/>
          <w:tab w:val="clear" w:pos="1985"/>
        </w:tabs>
        <w:ind w:left="2552" w:hanging="2552"/>
        <w:rPr>
          <w:lang w:val="en-US" w:eastAsia="zh-CN"/>
        </w:rPr>
      </w:pPr>
      <w:r w:rsidRPr="001B6C22">
        <w:t xml:space="preserve">[ITU-T </w:t>
      </w:r>
      <w:r w:rsidRPr="001B6C22">
        <w:rPr>
          <w:lang w:eastAsia="ja-JP"/>
        </w:rPr>
        <w:t>K</w:t>
      </w:r>
      <w:r w:rsidRPr="001B6C22">
        <w:t>.</w:t>
      </w:r>
      <w:r w:rsidRPr="001B6C22">
        <w:rPr>
          <w:lang w:eastAsia="ja-JP"/>
        </w:rPr>
        <w:t>74</w:t>
      </w:r>
      <w:r>
        <w:t>]</w:t>
      </w:r>
      <w:r>
        <w:rPr>
          <w:rFonts w:hint="eastAsia"/>
          <w:lang w:eastAsia="zh-CN"/>
        </w:rPr>
        <w:tab/>
      </w:r>
      <w:r w:rsidRPr="001B6C22">
        <w:t xml:space="preserve">Recommendation ITU-T </w:t>
      </w:r>
      <w:r w:rsidRPr="001B6C22">
        <w:rPr>
          <w:lang w:eastAsia="ja-JP"/>
        </w:rPr>
        <w:t>K</w:t>
      </w:r>
      <w:r w:rsidRPr="001B6C22">
        <w:t>.</w:t>
      </w:r>
      <w:r w:rsidRPr="001B6C22">
        <w:rPr>
          <w:lang w:eastAsia="ja-JP"/>
        </w:rPr>
        <w:t>74</w:t>
      </w:r>
      <w:r w:rsidRPr="001B6C22">
        <w:t xml:space="preserve"> (</w:t>
      </w:r>
      <w:ins w:id="54" w:author="PC" w:date="2023-05-23T15:29:00Z">
        <w:r w:rsidR="0039122D">
          <w:rPr>
            <w:lang w:eastAsia="ja-JP"/>
          </w:rPr>
          <w:t>2015</w:t>
        </w:r>
      </w:ins>
      <w:del w:id="55" w:author="PC" w:date="2023-05-23T15:29:00Z">
        <w:r w:rsidDel="0039122D">
          <w:rPr>
            <w:lang w:eastAsia="ja-JP"/>
          </w:rPr>
          <w:delText>20</w:delText>
        </w:r>
        <w:r w:rsidRPr="001B6C22" w:rsidDel="0039122D">
          <w:rPr>
            <w:lang w:eastAsia="ja-JP"/>
          </w:rPr>
          <w:delText>08</w:delText>
        </w:r>
      </w:del>
      <w:r w:rsidRPr="001B6C22">
        <w:t xml:space="preserve">), </w:t>
      </w:r>
      <w:r w:rsidRPr="002D0119">
        <w:rPr>
          <w:i/>
          <w:iCs/>
        </w:rPr>
        <w:t>EMC, resistibility and safety requirements for home network devices</w:t>
      </w:r>
      <w:r>
        <w:t>.</w:t>
      </w:r>
    </w:p>
    <w:p w14:paraId="6E0F58A0" w14:textId="20F9EE98" w:rsidR="00BB2C65" w:rsidRDefault="00BB2C65" w:rsidP="00BB2C65">
      <w:pPr>
        <w:pStyle w:val="Reftext"/>
        <w:tabs>
          <w:tab w:val="clear" w:pos="794"/>
          <w:tab w:val="clear" w:pos="1191"/>
          <w:tab w:val="clear" w:pos="1588"/>
          <w:tab w:val="clear" w:pos="1985"/>
        </w:tabs>
        <w:ind w:left="2552" w:hanging="2552"/>
        <w:rPr>
          <w:lang w:eastAsia="zh-CN"/>
        </w:rPr>
      </w:pPr>
      <w:r w:rsidRPr="001B6C22">
        <w:t xml:space="preserve">[ITU-T </w:t>
      </w:r>
      <w:r w:rsidRPr="001B6C22">
        <w:rPr>
          <w:lang w:eastAsia="ja-JP"/>
        </w:rPr>
        <w:t>K</w:t>
      </w:r>
      <w:r w:rsidRPr="001B6C22">
        <w:t>.</w:t>
      </w:r>
      <w:r>
        <w:rPr>
          <w:rFonts w:hint="eastAsia"/>
          <w:lang w:eastAsia="zh-CN"/>
        </w:rPr>
        <w:t>76</w:t>
      </w:r>
      <w:r w:rsidRPr="001B6C22">
        <w:t>]</w:t>
      </w:r>
      <w:r w:rsidRPr="001B6C22">
        <w:tab/>
        <w:t xml:space="preserve">Recommendation ITU-T </w:t>
      </w:r>
      <w:r w:rsidRPr="001B6C22">
        <w:rPr>
          <w:lang w:eastAsia="ja-JP"/>
        </w:rPr>
        <w:t>K</w:t>
      </w:r>
      <w:r w:rsidRPr="001B6C22">
        <w:t>.</w:t>
      </w:r>
      <w:r>
        <w:rPr>
          <w:rFonts w:hint="eastAsia"/>
          <w:lang w:eastAsia="zh-CN"/>
        </w:rPr>
        <w:t>76</w:t>
      </w:r>
      <w:r w:rsidRPr="001B6C22">
        <w:t xml:space="preserve"> (</w:t>
      </w:r>
      <w:commentRangeStart w:id="56"/>
      <w:ins w:id="57" w:author="PC" w:date="2023-05-23T15:26:00Z">
        <w:r w:rsidR="0039122D">
          <w:t>2022</w:t>
        </w:r>
      </w:ins>
      <w:del w:id="58" w:author="PC" w:date="2023-05-23T15:25:00Z">
        <w:r w:rsidDel="0039122D">
          <w:rPr>
            <w:lang w:eastAsia="ja-JP"/>
          </w:rPr>
          <w:delText>2</w:delText>
        </w:r>
      </w:del>
      <w:commentRangeEnd w:id="56"/>
      <w:r w:rsidR="00AC73B6">
        <w:rPr>
          <w:rStyle w:val="CommentReference"/>
          <w:lang w:val="en-US"/>
        </w:rPr>
        <w:commentReference w:id="56"/>
      </w:r>
      <w:del w:id="59" w:author="PC" w:date="2023-05-23T15:25:00Z">
        <w:r w:rsidDel="0039122D">
          <w:rPr>
            <w:lang w:eastAsia="ja-JP"/>
          </w:rPr>
          <w:delText>0</w:delText>
        </w:r>
        <w:r w:rsidRPr="001B6C22" w:rsidDel="0039122D">
          <w:rPr>
            <w:lang w:eastAsia="ja-JP"/>
          </w:rPr>
          <w:delText>08</w:delText>
        </w:r>
      </w:del>
      <w:r w:rsidRPr="001B6C22">
        <w:t xml:space="preserve">), </w:t>
      </w:r>
      <w:ins w:id="60" w:author="PC" w:date="2023-05-23T15:28:00Z">
        <w:r w:rsidR="0039122D" w:rsidRPr="0039122D">
          <w:rPr>
            <w:lang w:val="en-IN"/>
            <w:rPrChange w:id="61" w:author="PC" w:date="2023-05-23T15:28:00Z">
              <w:rPr>
                <w:b/>
                <w:bCs/>
                <w:lang w:val="en-IN"/>
              </w:rPr>
            </w:rPrChange>
          </w:rPr>
          <w:t>Electromagnetic compatibility requirements for DC power ports of telecommunication network equipment in frequencies below 150 </w:t>
        </w:r>
        <w:proofErr w:type="gramStart"/>
        <w:r w:rsidR="0039122D" w:rsidRPr="0039122D">
          <w:rPr>
            <w:lang w:val="en-IN"/>
            <w:rPrChange w:id="62" w:author="PC" w:date="2023-05-23T15:28:00Z">
              <w:rPr>
                <w:b/>
                <w:bCs/>
                <w:lang w:val="en-IN"/>
              </w:rPr>
            </w:rPrChange>
          </w:rPr>
          <w:t>kHz</w:t>
        </w:r>
      </w:ins>
      <w:proofErr w:type="gramEnd"/>
      <w:del w:id="63" w:author="PC" w:date="2023-05-23T15:27:00Z">
        <w:r w:rsidRPr="002D0119" w:rsidDel="0039122D">
          <w:rPr>
            <w:i/>
            <w:iCs/>
          </w:rPr>
          <w:delText>EMC requirements for telecommunication network equipment (9 kHz-150 kHz)</w:delText>
        </w:r>
        <w:r w:rsidDel="0039122D">
          <w:delText>.</w:delText>
        </w:r>
      </w:del>
    </w:p>
    <w:p w14:paraId="5DC7E37D" w14:textId="4A20777F" w:rsidR="00BB2C65" w:rsidRDefault="00BB2C65" w:rsidP="00BB2C65">
      <w:pPr>
        <w:pStyle w:val="Reftext"/>
        <w:tabs>
          <w:tab w:val="clear" w:pos="794"/>
          <w:tab w:val="clear" w:pos="1191"/>
          <w:tab w:val="clear" w:pos="1588"/>
          <w:tab w:val="clear" w:pos="1985"/>
        </w:tabs>
        <w:ind w:left="2552" w:hanging="2552"/>
        <w:rPr>
          <w:lang w:eastAsia="zh-CN"/>
        </w:rPr>
      </w:pPr>
      <w:bookmarkStart w:id="64" w:name="_Ref5361058"/>
      <w:bookmarkStart w:id="65" w:name="_Toc17445435"/>
      <w:bookmarkStart w:id="66" w:name="_Toc44482196"/>
      <w:bookmarkStart w:id="67" w:name="_Toc48115254"/>
      <w:bookmarkStart w:id="68" w:name="_Toc54511174"/>
      <w:bookmarkStart w:id="69" w:name="_Toc56325535"/>
      <w:bookmarkStart w:id="70" w:name="_Toc194395186"/>
      <w:r w:rsidRPr="00973E75">
        <w:t>[</w:t>
      </w:r>
      <w:r>
        <w:t>IEC CISPR 16-1-1]</w:t>
      </w:r>
      <w:r>
        <w:tab/>
        <w:t>IEC CISPR 16</w:t>
      </w:r>
      <w:r>
        <w:noBreakHyphen/>
        <w:t>1-1:20</w:t>
      </w:r>
      <w:r>
        <w:rPr>
          <w:rFonts w:hint="eastAsia"/>
          <w:lang w:eastAsia="zh-CN"/>
        </w:rPr>
        <w:t>1</w:t>
      </w:r>
      <w:ins w:id="71" w:author="Gorini, Beniamino (Nokia - IT/Vimercate)" w:date="2022-10-19T22:54:00Z">
        <w:r>
          <w:rPr>
            <w:lang w:eastAsia="zh-CN"/>
          </w:rPr>
          <w:t>9</w:t>
        </w:r>
      </w:ins>
      <w:del w:id="72" w:author="Gorini, Beniamino (Nokia - IT/Vimercate)" w:date="2022-10-19T22:54:00Z">
        <w:r w:rsidDel="00B23BDD">
          <w:rPr>
            <w:lang w:eastAsia="zh-CN"/>
          </w:rPr>
          <w:delText>5</w:delText>
        </w:r>
      </w:del>
      <w:r w:rsidRPr="00973E75">
        <w:t xml:space="preserve">, </w:t>
      </w:r>
      <w:r w:rsidRPr="00973E75">
        <w:rPr>
          <w:i/>
          <w:iCs/>
        </w:rPr>
        <w:t>Specification for radio disturbance and immunity measuring apparatus and methods – Part 1-1: Radio disturbance and immunity measuring apparatus</w:t>
      </w:r>
      <w:r>
        <w:rPr>
          <w:i/>
          <w:iCs/>
        </w:rPr>
        <w:t xml:space="preserve"> – Measuring apparatus</w:t>
      </w:r>
      <w:r w:rsidRPr="00973E75">
        <w:t>.</w:t>
      </w:r>
      <w:r>
        <w:br/>
      </w:r>
      <w:del w:id="73" w:author="PC" w:date="2023-05-23T16:20:00Z">
        <w:r w:rsidRPr="00E77083" w:rsidDel="005E366F">
          <w:rPr>
            <w:rFonts w:ascii="Arial" w:hAnsi="Arial" w:cs="Arial"/>
            <w:sz w:val="18"/>
            <w:szCs w:val="18"/>
          </w:rPr>
          <w:delText>&lt;</w:delText>
        </w:r>
        <w:r w:rsidR="006E4365" w:rsidDel="005E366F">
          <w:fldChar w:fldCharType="begin"/>
        </w:r>
        <w:r w:rsidR="006E4365" w:rsidDel="005E366F">
          <w:delInstrText xml:space="preserve"> HYPERLINK "https://webstore.iec.ch/publication/23387" </w:delInstrText>
        </w:r>
        <w:r w:rsidR="006E4365" w:rsidDel="005E366F">
          <w:fldChar w:fldCharType="separate"/>
        </w:r>
        <w:r w:rsidDel="005E366F">
          <w:rPr>
            <w:rStyle w:val="Hyperlink"/>
            <w:rFonts w:ascii="Arial" w:hAnsi="Arial" w:cs="Arial"/>
            <w:sz w:val="18"/>
            <w:szCs w:val="18"/>
          </w:rPr>
          <w:delText>https://webstore.iec.ch/publication/23387</w:delText>
        </w:r>
        <w:r w:rsidR="006E4365" w:rsidDel="005E366F">
          <w:rPr>
            <w:rStyle w:val="Hyperlink"/>
            <w:rFonts w:ascii="Arial" w:hAnsi="Arial" w:cs="Arial"/>
            <w:sz w:val="18"/>
            <w:szCs w:val="18"/>
          </w:rPr>
          <w:fldChar w:fldCharType="end"/>
        </w:r>
        <w:r w:rsidRPr="00E77083" w:rsidDel="005E366F">
          <w:rPr>
            <w:rFonts w:ascii="Arial" w:hAnsi="Arial" w:cs="Arial"/>
            <w:sz w:val="18"/>
            <w:szCs w:val="18"/>
          </w:rPr>
          <w:delText>&gt;</w:delText>
        </w:r>
      </w:del>
      <w:ins w:id="74" w:author="PC" w:date="2023-05-23T16:21:00Z">
        <w:r w:rsidR="005E366F" w:rsidRPr="005E366F">
          <w:t xml:space="preserve"> </w:t>
        </w:r>
      </w:ins>
    </w:p>
    <w:p w14:paraId="586F2BDE" w14:textId="704D34C4" w:rsidR="00BB2C65" w:rsidRDefault="00BB2C65" w:rsidP="00BB2C65">
      <w:pPr>
        <w:pStyle w:val="Reftext"/>
        <w:tabs>
          <w:tab w:val="clear" w:pos="794"/>
          <w:tab w:val="clear" w:pos="1191"/>
          <w:tab w:val="clear" w:pos="1588"/>
          <w:tab w:val="clear" w:pos="1985"/>
        </w:tabs>
        <w:ind w:left="2552" w:hanging="2552"/>
        <w:rPr>
          <w:lang w:eastAsia="zh-CN"/>
        </w:rPr>
      </w:pPr>
      <w:r>
        <w:rPr>
          <w:rFonts w:hint="eastAsia"/>
          <w:lang w:eastAsia="ja-JP"/>
        </w:rPr>
        <w:t>[</w:t>
      </w:r>
      <w:bookmarkStart w:id="75" w:name="OLE_LINK8"/>
      <w:r>
        <w:rPr>
          <w:rFonts w:hint="eastAsia"/>
          <w:lang w:eastAsia="ja-JP"/>
        </w:rPr>
        <w:t>IEC CISPR</w:t>
      </w:r>
      <w:r>
        <w:rPr>
          <w:lang w:eastAsia="ja-JP"/>
        </w:rPr>
        <w:t xml:space="preserve"> 32</w:t>
      </w:r>
      <w:bookmarkEnd w:id="75"/>
      <w:r>
        <w:rPr>
          <w:lang w:eastAsia="ja-JP"/>
        </w:rPr>
        <w:t>]</w:t>
      </w:r>
      <w:r>
        <w:rPr>
          <w:lang w:eastAsia="ja-JP"/>
        </w:rPr>
        <w:tab/>
        <w:t>IEC CISP</w:t>
      </w:r>
      <w:r>
        <w:rPr>
          <w:rFonts w:hint="eastAsia"/>
          <w:lang w:eastAsia="zh-CN"/>
        </w:rPr>
        <w:t>R</w:t>
      </w:r>
      <w:r>
        <w:rPr>
          <w:lang w:eastAsia="ja-JP"/>
        </w:rPr>
        <w:t xml:space="preserve"> </w:t>
      </w:r>
      <w:r>
        <w:rPr>
          <w:rFonts w:hint="eastAsia"/>
          <w:lang w:eastAsia="ja-JP"/>
        </w:rPr>
        <w:t>32</w:t>
      </w:r>
      <w:r>
        <w:rPr>
          <w:lang w:eastAsia="ja-JP"/>
        </w:rPr>
        <w:t>:</w:t>
      </w:r>
      <w:r>
        <w:rPr>
          <w:rFonts w:hint="eastAsia"/>
          <w:lang w:eastAsia="ja-JP"/>
        </w:rPr>
        <w:t>201</w:t>
      </w:r>
      <w:r>
        <w:rPr>
          <w:lang w:eastAsia="ja-JP"/>
        </w:rPr>
        <w:t>5</w:t>
      </w:r>
      <w:ins w:id="76" w:author="Gorini, Beniamino (Nokia - IT/Vimercate)" w:date="2022-10-19T22:55:00Z">
        <w:r>
          <w:rPr>
            <w:lang w:eastAsia="ja-JP"/>
          </w:rPr>
          <w:t>, A1: 2019</w:t>
        </w:r>
      </w:ins>
      <w:r>
        <w:rPr>
          <w:lang w:eastAsia="ja-JP"/>
        </w:rPr>
        <w:t xml:space="preserve">, </w:t>
      </w:r>
      <w:r w:rsidRPr="00DD759B">
        <w:rPr>
          <w:i/>
          <w:lang w:eastAsia="ja-JP"/>
        </w:rPr>
        <w:t xml:space="preserve">Electromagnetic </w:t>
      </w:r>
      <w:r>
        <w:rPr>
          <w:i/>
          <w:lang w:eastAsia="ja-JP"/>
        </w:rPr>
        <w:t>c</w:t>
      </w:r>
      <w:r w:rsidRPr="00DD759B">
        <w:rPr>
          <w:i/>
          <w:lang w:eastAsia="ja-JP"/>
        </w:rPr>
        <w:t xml:space="preserve">ompatibility </w:t>
      </w:r>
      <w:r>
        <w:rPr>
          <w:i/>
          <w:lang w:eastAsia="ja-JP"/>
        </w:rPr>
        <w:t>of</w:t>
      </w:r>
      <w:r w:rsidRPr="00DD759B">
        <w:rPr>
          <w:i/>
          <w:lang w:eastAsia="ja-JP"/>
        </w:rPr>
        <w:t xml:space="preserve"> </w:t>
      </w:r>
      <w:r>
        <w:rPr>
          <w:i/>
          <w:lang w:eastAsia="ja-JP"/>
        </w:rPr>
        <w:t>m</w:t>
      </w:r>
      <w:r w:rsidRPr="00DD759B">
        <w:rPr>
          <w:i/>
          <w:lang w:eastAsia="ja-JP"/>
        </w:rPr>
        <w:t xml:space="preserve">ultimedia </w:t>
      </w:r>
      <w:r>
        <w:rPr>
          <w:i/>
          <w:lang w:eastAsia="ja-JP"/>
        </w:rPr>
        <w:t>e</w:t>
      </w:r>
      <w:r w:rsidRPr="00DD759B">
        <w:rPr>
          <w:i/>
          <w:lang w:eastAsia="ja-JP"/>
        </w:rPr>
        <w:t xml:space="preserve">quipment –Emission </w:t>
      </w:r>
      <w:r>
        <w:rPr>
          <w:i/>
          <w:lang w:eastAsia="ja-JP"/>
        </w:rPr>
        <w:t>r</w:t>
      </w:r>
      <w:r w:rsidRPr="00DD759B">
        <w:rPr>
          <w:i/>
          <w:lang w:eastAsia="ja-JP"/>
        </w:rPr>
        <w:t>equirements</w:t>
      </w:r>
      <w:r w:rsidRPr="00E77083">
        <w:rPr>
          <w:lang w:eastAsia="ja-JP"/>
        </w:rPr>
        <w:t>.</w:t>
      </w:r>
      <w:r>
        <w:rPr>
          <w:lang w:eastAsia="ja-JP"/>
        </w:rPr>
        <w:br/>
      </w:r>
      <w:del w:id="77" w:author="PC" w:date="2023-05-23T16:22:00Z">
        <w:r w:rsidDel="005E366F">
          <w:rPr>
            <w:rFonts w:ascii="Arial" w:hAnsi="Arial" w:cs="Arial"/>
            <w:sz w:val="18"/>
            <w:szCs w:val="18"/>
            <w:lang w:eastAsia="zh-CN"/>
          </w:rPr>
          <w:delText>&lt;</w:delText>
        </w:r>
        <w:r w:rsidR="006E4365" w:rsidDel="005E366F">
          <w:fldChar w:fldCharType="begin"/>
        </w:r>
        <w:r w:rsidR="006E4365" w:rsidDel="005E366F">
          <w:delInstrText xml:space="preserve"> HYPERLINK "https://webstore.iec.ch/publication/22046" </w:delInstrText>
        </w:r>
        <w:r w:rsidR="006E4365" w:rsidDel="005E366F">
          <w:fldChar w:fldCharType="separate"/>
        </w:r>
        <w:r w:rsidRPr="004C25A0" w:rsidDel="005E366F">
          <w:rPr>
            <w:rStyle w:val="Hyperlink"/>
            <w:rFonts w:ascii="Arial" w:hAnsi="Arial" w:cs="Arial"/>
            <w:sz w:val="18"/>
            <w:szCs w:val="18"/>
            <w:lang w:eastAsia="zh-CN"/>
          </w:rPr>
          <w:delText>https://webstore.iec.ch/publication/22046</w:delText>
        </w:r>
        <w:r w:rsidR="006E4365" w:rsidDel="005E366F">
          <w:rPr>
            <w:rStyle w:val="Hyperlink"/>
            <w:rFonts w:ascii="Arial" w:hAnsi="Arial" w:cs="Arial"/>
            <w:sz w:val="18"/>
            <w:szCs w:val="18"/>
            <w:lang w:eastAsia="zh-CN"/>
          </w:rPr>
          <w:fldChar w:fldCharType="end"/>
        </w:r>
        <w:r w:rsidDel="005E366F">
          <w:rPr>
            <w:rFonts w:ascii="Arial" w:hAnsi="Arial" w:cs="Arial"/>
            <w:sz w:val="18"/>
            <w:szCs w:val="18"/>
            <w:lang w:eastAsia="zh-CN"/>
          </w:rPr>
          <w:delText>&gt;</w:delText>
        </w:r>
      </w:del>
    </w:p>
    <w:p w14:paraId="3BF2CE59" w14:textId="4AAFE5CC" w:rsidR="00BB2C65" w:rsidDel="00E2359D" w:rsidRDefault="00BB2C65" w:rsidP="00BB2C65">
      <w:pPr>
        <w:pStyle w:val="Reftext"/>
        <w:tabs>
          <w:tab w:val="clear" w:pos="794"/>
          <w:tab w:val="clear" w:pos="1191"/>
          <w:tab w:val="clear" w:pos="1588"/>
          <w:tab w:val="clear" w:pos="1985"/>
        </w:tabs>
        <w:ind w:left="2552" w:hanging="2552"/>
        <w:rPr>
          <w:ins w:id="78" w:author="Dr.Lenin Raja" w:date="2023-05-22T13:58:00Z"/>
          <w:del w:id="79" w:author="PC" w:date="2023-05-23T17:50:00Z"/>
          <w:rFonts w:ascii="Arial" w:hAnsi="Arial" w:cs="Arial"/>
          <w:sz w:val="18"/>
          <w:szCs w:val="18"/>
        </w:rPr>
      </w:pPr>
      <w:r>
        <w:t>[IEC 60050-161]</w:t>
      </w:r>
      <w:r>
        <w:tab/>
        <w:t>IEC 60050-161 (</w:t>
      </w:r>
      <w:r w:rsidRPr="00973E75">
        <w:t>1990</w:t>
      </w:r>
      <w:r>
        <w:t>)</w:t>
      </w:r>
      <w:ins w:id="80" w:author="PC" w:date="2023-05-23T15:31:00Z">
        <w:r w:rsidR="0039122D">
          <w:t>/AMD10:2021</w:t>
        </w:r>
      </w:ins>
      <w:r w:rsidRPr="00973E75">
        <w:t xml:space="preserve">, </w:t>
      </w:r>
      <w:r w:rsidRPr="00973E75">
        <w:rPr>
          <w:i/>
          <w:iCs/>
        </w:rPr>
        <w:t xml:space="preserve">International </w:t>
      </w:r>
      <w:proofErr w:type="spellStart"/>
      <w:r w:rsidRPr="00973E75">
        <w:rPr>
          <w:i/>
          <w:iCs/>
        </w:rPr>
        <w:t>Electrotechnical</w:t>
      </w:r>
      <w:proofErr w:type="spellEnd"/>
      <w:r w:rsidRPr="00973E75">
        <w:rPr>
          <w:i/>
          <w:iCs/>
        </w:rPr>
        <w:t xml:space="preserve"> Vocabulary. Chapter 161: Electromagnetic compatibility</w:t>
      </w:r>
      <w:r w:rsidRPr="00973E75">
        <w:t>.</w:t>
      </w:r>
      <w:r>
        <w:br/>
      </w:r>
      <w:del w:id="81" w:author="PC" w:date="2023-05-23T16:22:00Z">
        <w:r w:rsidRPr="00E77083" w:rsidDel="005E366F">
          <w:rPr>
            <w:rFonts w:ascii="Arial" w:hAnsi="Arial" w:cs="Arial"/>
            <w:sz w:val="18"/>
            <w:szCs w:val="18"/>
          </w:rPr>
          <w:delText>&lt;</w:delText>
        </w:r>
        <w:r w:rsidR="006E4365" w:rsidDel="005E366F">
          <w:fldChar w:fldCharType="begin"/>
        </w:r>
        <w:r w:rsidR="006E4365" w:rsidDel="005E366F">
          <w:delInstrText xml:space="preserve"> HYPERLINK "http://webstore.iec.ch/webstore/webstore.nsf/artnum/000397" </w:delInstrText>
        </w:r>
        <w:r w:rsidR="006E4365" w:rsidDel="005E366F">
          <w:fldChar w:fldCharType="separate"/>
        </w:r>
        <w:r w:rsidRPr="00E77083" w:rsidDel="005E366F">
          <w:rPr>
            <w:rStyle w:val="Hyperlink"/>
            <w:rFonts w:ascii="Arial" w:hAnsi="Arial" w:cs="Arial"/>
            <w:sz w:val="18"/>
            <w:szCs w:val="18"/>
          </w:rPr>
          <w:delText>http://webstore.iec.ch/webstore/webstore.nsf/artnum/000397</w:delText>
        </w:r>
        <w:r w:rsidR="006E4365" w:rsidDel="005E366F">
          <w:rPr>
            <w:rStyle w:val="Hyperlink"/>
            <w:rFonts w:ascii="Arial" w:hAnsi="Arial" w:cs="Arial"/>
            <w:sz w:val="18"/>
            <w:szCs w:val="18"/>
          </w:rPr>
          <w:fldChar w:fldCharType="end"/>
        </w:r>
        <w:r w:rsidRPr="00E77083" w:rsidDel="005E366F">
          <w:rPr>
            <w:rFonts w:ascii="Arial" w:hAnsi="Arial" w:cs="Arial"/>
            <w:sz w:val="18"/>
            <w:szCs w:val="18"/>
          </w:rPr>
          <w:delText>&gt;</w:delText>
        </w:r>
      </w:del>
    </w:p>
    <w:p w14:paraId="5A76AE6B" w14:textId="62D06254" w:rsidR="00656F61" w:rsidRDefault="005E366F" w:rsidP="00E2359D">
      <w:pPr>
        <w:pStyle w:val="Reftext"/>
        <w:tabs>
          <w:tab w:val="clear" w:pos="794"/>
          <w:tab w:val="clear" w:pos="1191"/>
          <w:tab w:val="clear" w:pos="1588"/>
          <w:tab w:val="clear" w:pos="1985"/>
        </w:tabs>
        <w:ind w:left="2552" w:hanging="2552"/>
        <w:rPr>
          <w:szCs w:val="24"/>
        </w:rPr>
      </w:pPr>
      <w:del w:id="82" w:author="PC" w:date="2023-05-23T17:50:00Z">
        <w:r w:rsidRPr="00596218" w:rsidDel="00E2359D">
          <w:rPr>
            <w:szCs w:val="24"/>
          </w:rPr>
          <w:delText xml:space="preserve"> </w:delText>
        </w:r>
      </w:del>
    </w:p>
    <w:p w14:paraId="160E14D1" w14:textId="083046E3" w:rsidR="00656F61" w:rsidRDefault="00656F61" w:rsidP="00656F61">
      <w:pPr>
        <w:pStyle w:val="Reftext"/>
        <w:tabs>
          <w:tab w:val="clear" w:pos="794"/>
          <w:tab w:val="clear" w:pos="1191"/>
          <w:tab w:val="clear" w:pos="1588"/>
          <w:tab w:val="clear" w:pos="1985"/>
        </w:tabs>
        <w:ind w:left="2552" w:hanging="2552"/>
        <w:rPr>
          <w:ins w:id="83" w:author="Dr.Lenin Raja" w:date="2023-05-22T13:58:00Z"/>
          <w:szCs w:val="24"/>
        </w:rPr>
      </w:pPr>
      <w:ins w:id="84" w:author="Dr.Lenin Raja" w:date="2023-05-22T13:58:00Z">
        <w:r>
          <w:rPr>
            <w:szCs w:val="24"/>
          </w:rPr>
          <w:t>[</w:t>
        </w:r>
      </w:ins>
      <w:ins w:id="85" w:author="PC" w:date="2023-05-23T16:14:00Z">
        <w:r w:rsidR="005E366F">
          <w:rPr>
            <w:szCs w:val="24"/>
          </w:rPr>
          <w:t xml:space="preserve">IEC </w:t>
        </w:r>
      </w:ins>
      <w:ins w:id="86" w:author="Dr.Lenin Raja" w:date="2023-05-22T13:58:00Z">
        <w:r w:rsidRPr="00894999">
          <w:rPr>
            <w:szCs w:val="24"/>
          </w:rPr>
          <w:t>CISPR 16-1-4</w:t>
        </w:r>
        <w:r>
          <w:rPr>
            <w:szCs w:val="24"/>
          </w:rPr>
          <w:t xml:space="preserve">]  </w:t>
        </w:r>
      </w:ins>
      <w:ins w:id="87" w:author="PC" w:date="2023-05-23T16:16:00Z">
        <w:r w:rsidR="005E366F">
          <w:rPr>
            <w:szCs w:val="24"/>
          </w:rPr>
          <w:tab/>
        </w:r>
      </w:ins>
      <w:ins w:id="88" w:author="PC" w:date="2023-05-23T16:15:00Z">
        <w:r w:rsidR="005E366F">
          <w:rPr>
            <w:szCs w:val="24"/>
          </w:rPr>
          <w:t xml:space="preserve">IEC </w:t>
        </w:r>
        <w:r w:rsidR="005E366F" w:rsidRPr="00894999">
          <w:rPr>
            <w:szCs w:val="24"/>
          </w:rPr>
          <w:t>CISPR 16-1-4:2019</w:t>
        </w:r>
        <w:r w:rsidR="005E366F">
          <w:rPr>
            <w:szCs w:val="24"/>
          </w:rPr>
          <w:t>,</w:t>
        </w:r>
      </w:ins>
      <w:ins w:id="89" w:author="Dr.Lenin Raja" w:date="2023-05-22T13:58:00Z">
        <w:r>
          <w:rPr>
            <w:szCs w:val="24"/>
          </w:rPr>
          <w:t xml:space="preserve"> </w:t>
        </w:r>
        <w:r w:rsidRPr="00894999">
          <w:rPr>
            <w:szCs w:val="24"/>
          </w:rPr>
          <w:t>Specification for radio disturbance and immunity measuring apparatus and methods - Part 1-4: Radio disturbance and immunity measuring apparatus - Antennas and test sites for radiated disturbance measurements</w:t>
        </w:r>
      </w:ins>
    </w:p>
    <w:p w14:paraId="35415684" w14:textId="603D3D15" w:rsidR="00656F61" w:rsidRPr="00596218" w:rsidRDefault="00656F61" w:rsidP="00656F61">
      <w:pPr>
        <w:pStyle w:val="Reftext"/>
        <w:tabs>
          <w:tab w:val="clear" w:pos="794"/>
          <w:tab w:val="clear" w:pos="1191"/>
          <w:tab w:val="clear" w:pos="1588"/>
          <w:tab w:val="clear" w:pos="1985"/>
        </w:tabs>
        <w:ind w:left="2552" w:hanging="2552"/>
        <w:rPr>
          <w:ins w:id="90" w:author="Dr.Lenin Raja" w:date="2023-05-22T13:58:00Z"/>
          <w:szCs w:val="24"/>
          <w:lang w:eastAsia="zh-CN"/>
        </w:rPr>
      </w:pPr>
      <w:ins w:id="91" w:author="Dr.Lenin Raja" w:date="2023-05-22T13:58:00Z">
        <w:r>
          <w:rPr>
            <w:szCs w:val="24"/>
          </w:rPr>
          <w:t>[</w:t>
        </w:r>
      </w:ins>
      <w:ins w:id="92" w:author="PC" w:date="2023-05-23T16:16:00Z">
        <w:r w:rsidR="005E366F">
          <w:rPr>
            <w:szCs w:val="24"/>
          </w:rPr>
          <w:t xml:space="preserve">IEC </w:t>
        </w:r>
      </w:ins>
      <w:ins w:id="93" w:author="Dr.Lenin Raja" w:date="2023-05-22T13:58:00Z">
        <w:r>
          <w:rPr>
            <w:szCs w:val="24"/>
          </w:rPr>
          <w:t xml:space="preserve">CISPR 16-4-6]        </w:t>
        </w:r>
      </w:ins>
      <w:ins w:id="94" w:author="PC" w:date="2023-05-23T16:26:00Z">
        <w:r w:rsidR="00F7493D">
          <w:rPr>
            <w:szCs w:val="24"/>
          </w:rPr>
          <w:t xml:space="preserve">  </w:t>
        </w:r>
      </w:ins>
      <w:ins w:id="95" w:author="PC" w:date="2023-05-23T16:16:00Z">
        <w:r w:rsidR="005E366F">
          <w:rPr>
            <w:szCs w:val="24"/>
          </w:rPr>
          <w:t xml:space="preserve">IEC CISPR 16-4-6, </w:t>
        </w:r>
      </w:ins>
      <w:ins w:id="96" w:author="Dr.Lenin Raja" w:date="2023-05-22T13:58:00Z">
        <w:r w:rsidRPr="00037446">
          <w:rPr>
            <w:szCs w:val="24"/>
          </w:rPr>
          <w:t>Specification for radio disturbance and immunity Measuring apparatus and methods – Part 4-6: Uncertainties, statistics and limit modelling – Statistics on radio frequency interference (RFI) and verification by measurements in the field</w:t>
        </w:r>
      </w:ins>
    </w:p>
    <w:p w14:paraId="26A0CF76" w14:textId="7FA73348" w:rsidR="00656F61" w:rsidRPr="00AE6F5D" w:rsidRDefault="00656F61" w:rsidP="00AE6F5D">
      <w:pPr>
        <w:pStyle w:val="Reftext"/>
        <w:tabs>
          <w:tab w:val="clear" w:pos="794"/>
          <w:tab w:val="clear" w:pos="1191"/>
          <w:tab w:val="clear" w:pos="1588"/>
          <w:tab w:val="clear" w:pos="1985"/>
        </w:tabs>
        <w:ind w:left="2552" w:hanging="2552"/>
        <w:rPr>
          <w:ins w:id="97" w:author="Dr.Lenin Raja" w:date="2023-05-22T13:58:00Z"/>
          <w:b/>
          <w:bCs/>
          <w:lang w:val="en-IN"/>
          <w:rPrChange w:id="98" w:author="PC" w:date="2023-05-23T16:25:00Z">
            <w:rPr>
              <w:ins w:id="99" w:author="Dr.Lenin Raja" w:date="2023-05-22T13:58:00Z"/>
              <w:rFonts w:ascii="Arial" w:hAnsi="Arial" w:cs="Arial"/>
              <w:sz w:val="18"/>
              <w:szCs w:val="18"/>
            </w:rPr>
          </w:rPrChange>
        </w:rPr>
      </w:pPr>
      <w:ins w:id="100" w:author="Dr.Lenin Raja" w:date="2023-05-22T13:58:00Z">
        <w:r>
          <w:t>[</w:t>
        </w:r>
      </w:ins>
      <w:ins w:id="101" w:author="PC" w:date="2023-05-23T16:25:00Z">
        <w:r w:rsidR="00AE6F5D">
          <w:t xml:space="preserve">IEC </w:t>
        </w:r>
      </w:ins>
      <w:ins w:id="102" w:author="Dr.Lenin Raja" w:date="2023-05-22T13:58:00Z">
        <w:r>
          <w:t xml:space="preserve">CISPR 16-4-2]          </w:t>
        </w:r>
      </w:ins>
      <w:ins w:id="103" w:author="PC" w:date="2023-05-23T16:25:00Z">
        <w:r w:rsidR="00AE6F5D">
          <w:t>IEC CISPR 16-4-2</w:t>
        </w:r>
        <w:r w:rsidR="00AE6F5D" w:rsidRPr="00AE6F5D">
          <w:rPr>
            <w:b/>
            <w:bCs/>
            <w:lang w:val="en-IN"/>
          </w:rPr>
          <w:t>+</w:t>
        </w:r>
        <w:r w:rsidR="00AE6F5D" w:rsidRPr="00AE6F5D">
          <w:rPr>
            <w:lang w:val="en-IN"/>
            <w:rPrChange w:id="104" w:author="PC" w:date="2023-05-23T16:26:00Z">
              <w:rPr>
                <w:b/>
                <w:bCs/>
                <w:lang w:val="en-IN"/>
              </w:rPr>
            </w:rPrChange>
          </w:rPr>
          <w:t>AMD1:2014+AMD2:2018</w:t>
        </w:r>
        <w:proofErr w:type="gramStart"/>
        <w:r w:rsidR="00AE6F5D">
          <w:t>,</w:t>
        </w:r>
      </w:ins>
      <w:ins w:id="105" w:author="Dr.Lenin Raja" w:date="2023-05-22T13:58:00Z">
        <w:r w:rsidRPr="0058066E">
          <w:t>Specification</w:t>
        </w:r>
        <w:proofErr w:type="gramEnd"/>
        <w:r w:rsidRPr="0058066E">
          <w:t xml:space="preserve"> for radio disturbance and immunity measuring apparatus and methods - Part 4-2: Uncertainties, statistics and limit modelling - Measurement instrumentation uncertainty</w:t>
        </w:r>
      </w:ins>
    </w:p>
    <w:p w14:paraId="02439C9D" w14:textId="77777777" w:rsidR="00656F61" w:rsidRDefault="00656F61" w:rsidP="00BB2C65">
      <w:pPr>
        <w:pStyle w:val="Reftext"/>
        <w:tabs>
          <w:tab w:val="clear" w:pos="794"/>
          <w:tab w:val="clear" w:pos="1191"/>
          <w:tab w:val="clear" w:pos="1588"/>
          <w:tab w:val="clear" w:pos="1985"/>
        </w:tabs>
        <w:ind w:left="2552" w:hanging="2552"/>
        <w:rPr>
          <w:lang w:eastAsia="zh-CN"/>
        </w:rPr>
      </w:pPr>
    </w:p>
    <w:p w14:paraId="76DBF618" w14:textId="77777777" w:rsidR="00BB2C65" w:rsidRDefault="00BB2C65" w:rsidP="00BB2C65">
      <w:pPr>
        <w:pStyle w:val="Heading1"/>
      </w:pPr>
      <w:bookmarkStart w:id="106" w:name="_Toc212346124"/>
      <w:bookmarkStart w:id="107" w:name="_Toc212448141"/>
      <w:bookmarkStart w:id="108" w:name="_Toc218935071"/>
      <w:bookmarkStart w:id="109" w:name="_Toc218994572"/>
      <w:bookmarkStart w:id="110" w:name="_Toc219022560"/>
      <w:bookmarkStart w:id="111" w:name="_Toc441586461"/>
      <w:bookmarkStart w:id="112" w:name="_Toc447004533"/>
      <w:r>
        <w:t>3</w:t>
      </w:r>
      <w:r>
        <w:tab/>
      </w:r>
      <w:r w:rsidRPr="00973E75">
        <w:t>Definitions</w:t>
      </w:r>
      <w:bookmarkEnd w:id="64"/>
      <w:bookmarkEnd w:id="65"/>
      <w:bookmarkEnd w:id="66"/>
      <w:bookmarkEnd w:id="67"/>
      <w:bookmarkEnd w:id="68"/>
      <w:bookmarkEnd w:id="69"/>
      <w:bookmarkEnd w:id="70"/>
      <w:bookmarkEnd w:id="106"/>
      <w:bookmarkEnd w:id="107"/>
      <w:bookmarkEnd w:id="108"/>
      <w:bookmarkEnd w:id="109"/>
      <w:bookmarkEnd w:id="110"/>
      <w:bookmarkEnd w:id="111"/>
      <w:bookmarkEnd w:id="112"/>
    </w:p>
    <w:p w14:paraId="6F7CE65D" w14:textId="77777777" w:rsidR="00BB2C65" w:rsidRPr="00331FD5" w:rsidRDefault="00BB2C65" w:rsidP="00BB2C65">
      <w:pPr>
        <w:pStyle w:val="Heading2"/>
      </w:pPr>
      <w:bookmarkStart w:id="113" w:name="_Toc394323976"/>
      <w:bookmarkStart w:id="114" w:name="_Toc398125374"/>
      <w:bookmarkStart w:id="115" w:name="_Toc403634202"/>
      <w:bookmarkStart w:id="116" w:name="_Toc447004534"/>
      <w:r w:rsidRPr="00331FD5">
        <w:t>3.1</w:t>
      </w:r>
      <w:r w:rsidRPr="00331FD5">
        <w:tab/>
        <w:t>Terms defined elsewhere</w:t>
      </w:r>
      <w:bookmarkEnd w:id="113"/>
      <w:bookmarkEnd w:id="114"/>
      <w:bookmarkEnd w:id="115"/>
      <w:bookmarkEnd w:id="116"/>
    </w:p>
    <w:p w14:paraId="259E6111" w14:textId="77777777" w:rsidR="00BB2C65" w:rsidRPr="00CE557F" w:rsidRDefault="00BB2C65" w:rsidP="00BB2C65">
      <w:r w:rsidRPr="00CE557F">
        <w:t>This Recommendation uses the following terms defined elsewhere:</w:t>
      </w:r>
    </w:p>
    <w:p w14:paraId="47FE9694" w14:textId="77777777" w:rsidR="00BB2C65" w:rsidRPr="00973E75" w:rsidRDefault="00BB2C65" w:rsidP="00BB2C65">
      <w:r w:rsidRPr="00973E75">
        <w:rPr>
          <w:b/>
          <w:bCs/>
        </w:rPr>
        <w:lastRenderedPageBreak/>
        <w:t>3.</w:t>
      </w:r>
      <w:r>
        <w:rPr>
          <w:b/>
          <w:bCs/>
        </w:rPr>
        <w:t>1.</w:t>
      </w:r>
      <w:r w:rsidRPr="00973E75">
        <w:rPr>
          <w:b/>
          <w:bCs/>
        </w:rPr>
        <w:t>1</w:t>
      </w:r>
      <w:r w:rsidRPr="00973E75">
        <w:rPr>
          <w:b/>
          <w:bCs/>
        </w:rPr>
        <w:tab/>
      </w:r>
      <w:proofErr w:type="gramStart"/>
      <w:r w:rsidRPr="00973E75">
        <w:rPr>
          <w:b/>
          <w:bCs/>
        </w:rPr>
        <w:t>disturbance</w:t>
      </w:r>
      <w:proofErr w:type="gramEnd"/>
      <w:r>
        <w:rPr>
          <w:b/>
          <w:bCs/>
        </w:rPr>
        <w:t xml:space="preserve"> </w:t>
      </w:r>
      <w:r w:rsidRPr="00973E75">
        <w:rPr>
          <w:b/>
          <w:bCs/>
        </w:rPr>
        <w:t>field</w:t>
      </w:r>
      <w:r>
        <w:rPr>
          <w:b/>
          <w:bCs/>
        </w:rPr>
        <w:t xml:space="preserve"> </w:t>
      </w:r>
      <w:r w:rsidRPr="00973E75">
        <w:rPr>
          <w:b/>
          <w:bCs/>
        </w:rPr>
        <w:t>strength</w:t>
      </w:r>
      <w:r w:rsidRPr="00E77083">
        <w:rPr>
          <w:bCs/>
        </w:rPr>
        <w:t xml:space="preserve"> [</w:t>
      </w:r>
      <w:r>
        <w:t>IEC 60050-161</w:t>
      </w:r>
      <w:r w:rsidRPr="00E77083">
        <w:rPr>
          <w:bCs/>
        </w:rPr>
        <w:t>]</w:t>
      </w:r>
      <w:r>
        <w:rPr>
          <w:bCs/>
        </w:rPr>
        <w:t>,</w:t>
      </w:r>
      <w:r w:rsidRPr="004B2225">
        <w:t xml:space="preserve"> </w:t>
      </w:r>
      <w:r w:rsidRPr="00973E75">
        <w:t>IEV 161</w:t>
      </w:r>
      <w:r w:rsidRPr="00973E75">
        <w:noBreakHyphen/>
        <w:t>04</w:t>
      </w:r>
      <w:r w:rsidRPr="00973E75">
        <w:noBreakHyphen/>
        <w:t>02</w:t>
      </w:r>
      <w:r>
        <w:t xml:space="preserve">: The </w:t>
      </w:r>
      <w:r w:rsidRPr="00973E75">
        <w:t>field strength produced at a given location by an electromagnetic disturbance, measured under specified conditions.</w:t>
      </w:r>
    </w:p>
    <w:p w14:paraId="0CE37799" w14:textId="77777777" w:rsidR="00BB2C65" w:rsidRDefault="00BB2C65" w:rsidP="00BB2C65">
      <w:r w:rsidRPr="00973E75">
        <w:rPr>
          <w:b/>
          <w:bCs/>
        </w:rPr>
        <w:t>3.</w:t>
      </w:r>
      <w:r>
        <w:rPr>
          <w:b/>
          <w:bCs/>
        </w:rPr>
        <w:t>1.</w:t>
      </w:r>
      <w:r w:rsidRPr="00973E75">
        <w:rPr>
          <w:b/>
          <w:bCs/>
        </w:rPr>
        <w:t>2</w:t>
      </w:r>
      <w:r w:rsidRPr="00973E75">
        <w:rPr>
          <w:b/>
          <w:bCs/>
        </w:rPr>
        <w:tab/>
      </w:r>
      <w:proofErr w:type="gramStart"/>
      <w:r w:rsidRPr="00973E75">
        <w:rPr>
          <w:b/>
          <w:bCs/>
        </w:rPr>
        <w:t>electromagnetic</w:t>
      </w:r>
      <w:proofErr w:type="gramEnd"/>
      <w:r>
        <w:rPr>
          <w:b/>
          <w:bCs/>
        </w:rPr>
        <w:t xml:space="preserve"> </w:t>
      </w:r>
      <w:r w:rsidRPr="00973E75">
        <w:rPr>
          <w:b/>
          <w:bCs/>
        </w:rPr>
        <w:t>disturbance</w:t>
      </w:r>
      <w:r w:rsidRPr="008134DC">
        <w:rPr>
          <w:bCs/>
        </w:rPr>
        <w:t xml:space="preserve"> [</w:t>
      </w:r>
      <w:r>
        <w:t>IEC 60050-161</w:t>
      </w:r>
      <w:r w:rsidRPr="008134DC">
        <w:rPr>
          <w:bCs/>
        </w:rPr>
        <w:t>]</w:t>
      </w:r>
      <w:r>
        <w:rPr>
          <w:bCs/>
        </w:rPr>
        <w:t>,</w:t>
      </w:r>
      <w:r w:rsidRPr="004B2225">
        <w:t xml:space="preserve"> </w:t>
      </w:r>
      <w:r>
        <w:t>IEV 161</w:t>
      </w:r>
      <w:r>
        <w:noBreakHyphen/>
        <w:t>01</w:t>
      </w:r>
      <w:r w:rsidRPr="00973E75">
        <w:noBreakHyphen/>
        <w:t>0</w:t>
      </w:r>
      <w:r>
        <w:t>5</w:t>
      </w:r>
      <w:r w:rsidRPr="00973E75">
        <w:t>:</w:t>
      </w:r>
      <w:r>
        <w:t xml:space="preserve"> </w:t>
      </w:r>
      <w:r w:rsidRPr="00973E75">
        <w:t>Any electromagnetic phenomenon that may degrade the performance of a device, equipment or system, or adversely affect living or inert matter.</w:t>
      </w:r>
    </w:p>
    <w:p w14:paraId="0D6FD52B" w14:textId="77777777" w:rsidR="00BB2C65" w:rsidRPr="00973E75" w:rsidRDefault="00BB2C65" w:rsidP="00BB2C65">
      <w:pPr>
        <w:pStyle w:val="Note"/>
      </w:pPr>
      <w:r>
        <w:t>NOTE – </w:t>
      </w:r>
      <w:r w:rsidRPr="00FA612F">
        <w:t>An electromagnetic disturbance may be</w:t>
      </w:r>
      <w:r>
        <w:t xml:space="preserve"> an </w:t>
      </w:r>
      <w:r w:rsidRPr="00D76C2E">
        <w:t>electromagnetic</w:t>
      </w:r>
      <w:r>
        <w:t xml:space="preserve"> noise, an unwanted signal, or a change in the propagation medium itself.</w:t>
      </w:r>
    </w:p>
    <w:p w14:paraId="16518906" w14:textId="77777777" w:rsidR="00BB2C65" w:rsidRPr="00973E75" w:rsidRDefault="00BB2C65" w:rsidP="00BB2C65">
      <w:r w:rsidRPr="00973E75">
        <w:rPr>
          <w:b/>
          <w:bCs/>
        </w:rPr>
        <w:t>3.</w:t>
      </w:r>
      <w:r>
        <w:rPr>
          <w:b/>
          <w:bCs/>
        </w:rPr>
        <w:t>1.</w:t>
      </w:r>
      <w:r w:rsidRPr="00973E75">
        <w:rPr>
          <w:b/>
          <w:bCs/>
        </w:rPr>
        <w:t>3</w:t>
      </w:r>
      <w:r w:rsidRPr="00973E75">
        <w:rPr>
          <w:b/>
          <w:bCs/>
        </w:rPr>
        <w:tab/>
      </w:r>
      <w:proofErr w:type="gramStart"/>
      <w:r w:rsidRPr="00973E75">
        <w:rPr>
          <w:b/>
          <w:bCs/>
        </w:rPr>
        <w:t>emission</w:t>
      </w:r>
      <w:proofErr w:type="gramEnd"/>
      <w:r w:rsidRPr="008134DC">
        <w:rPr>
          <w:bCs/>
        </w:rPr>
        <w:t xml:space="preserve"> [</w:t>
      </w:r>
      <w:r>
        <w:t>IEC 60050-161</w:t>
      </w:r>
      <w:r w:rsidRPr="008134DC">
        <w:rPr>
          <w:bCs/>
        </w:rPr>
        <w:t>]</w:t>
      </w:r>
      <w:r>
        <w:rPr>
          <w:bCs/>
        </w:rPr>
        <w:t>,</w:t>
      </w:r>
      <w:r w:rsidRPr="004B2225">
        <w:t xml:space="preserve"> </w:t>
      </w:r>
      <w:r>
        <w:t>IEV 161</w:t>
      </w:r>
      <w:r>
        <w:noBreakHyphen/>
        <w:t>01</w:t>
      </w:r>
      <w:r w:rsidRPr="00973E75">
        <w:noBreakHyphen/>
        <w:t>0</w:t>
      </w:r>
      <w:r>
        <w:t>8</w:t>
      </w:r>
      <w:r w:rsidRPr="00973E75">
        <w:t>:</w:t>
      </w:r>
      <w:r>
        <w:t xml:space="preserve"> </w:t>
      </w:r>
      <w:r w:rsidRPr="00973E75">
        <w:t>The phenomenon by which electromagnetic energy emanates from a source.</w:t>
      </w:r>
    </w:p>
    <w:p w14:paraId="510259B6" w14:textId="77777777" w:rsidR="00BB2C65" w:rsidRPr="00031DDB" w:rsidRDefault="00BB2C65" w:rsidP="00BB2C65">
      <w:pPr>
        <w:pStyle w:val="Heading2"/>
      </w:pPr>
      <w:bookmarkStart w:id="117" w:name="_Toc394323977"/>
      <w:bookmarkStart w:id="118" w:name="_Toc398125375"/>
      <w:bookmarkStart w:id="119" w:name="_Toc403634203"/>
      <w:bookmarkStart w:id="120" w:name="_Toc447004535"/>
      <w:r w:rsidRPr="00331FD5">
        <w:t>3.2</w:t>
      </w:r>
      <w:r w:rsidRPr="00331FD5">
        <w:tab/>
        <w:t>Terms defined in this Recommendation</w:t>
      </w:r>
      <w:bookmarkEnd w:id="117"/>
      <w:bookmarkEnd w:id="118"/>
      <w:bookmarkEnd w:id="119"/>
      <w:bookmarkEnd w:id="120"/>
    </w:p>
    <w:p w14:paraId="62386D3D" w14:textId="77777777" w:rsidR="00BB2C65" w:rsidRDefault="00BB2C65" w:rsidP="00BB2C65">
      <w:pPr>
        <w:rPr>
          <w:b/>
          <w:bCs/>
        </w:rPr>
      </w:pPr>
      <w:r w:rsidRPr="00973E75">
        <w:t>This Recommendation defines the following terms:</w:t>
      </w:r>
    </w:p>
    <w:p w14:paraId="29C399FF" w14:textId="77777777" w:rsidR="00BB2C65" w:rsidRDefault="00BB2C65" w:rsidP="00BB2C65">
      <w:pPr>
        <w:rPr>
          <w:b/>
          <w:bCs/>
          <w:lang w:eastAsia="zh-CN"/>
        </w:rPr>
      </w:pPr>
      <w:r w:rsidRPr="003649A4">
        <w:rPr>
          <w:rFonts w:hint="eastAsia"/>
          <w:b/>
          <w:bCs/>
          <w:lang w:eastAsia="zh-CN"/>
        </w:rPr>
        <w:t>3.</w:t>
      </w:r>
      <w:r>
        <w:rPr>
          <w:b/>
          <w:bCs/>
          <w:lang w:eastAsia="zh-CN"/>
        </w:rPr>
        <w:t>2.</w:t>
      </w:r>
      <w:r>
        <w:rPr>
          <w:rFonts w:hint="eastAsia"/>
          <w:b/>
          <w:bCs/>
          <w:lang w:eastAsia="zh-CN"/>
        </w:rPr>
        <w:t>1</w:t>
      </w:r>
      <w:r w:rsidRPr="003649A4">
        <w:rPr>
          <w:rFonts w:hint="eastAsia"/>
          <w:b/>
          <w:bCs/>
          <w:lang w:eastAsia="zh-CN"/>
        </w:rPr>
        <w:tab/>
      </w:r>
      <w:proofErr w:type="gramStart"/>
      <w:r>
        <w:rPr>
          <w:b/>
          <w:bCs/>
          <w:lang w:eastAsia="zh-CN"/>
        </w:rPr>
        <w:t>a</w:t>
      </w:r>
      <w:r w:rsidRPr="003649A4">
        <w:rPr>
          <w:rFonts w:hint="eastAsia"/>
          <w:b/>
          <w:bCs/>
          <w:lang w:eastAsia="zh-CN"/>
        </w:rPr>
        <w:t>ntenna</w:t>
      </w:r>
      <w:proofErr w:type="gramEnd"/>
      <w:r w:rsidRPr="003649A4">
        <w:rPr>
          <w:rFonts w:hint="eastAsia"/>
          <w:b/>
          <w:bCs/>
          <w:lang w:eastAsia="zh-CN"/>
        </w:rPr>
        <w:t xml:space="preserve"> reference point</w:t>
      </w:r>
      <w:r>
        <w:rPr>
          <w:rFonts w:hint="eastAsia"/>
          <w:lang w:eastAsia="zh-CN"/>
        </w:rPr>
        <w:t xml:space="preserve">: The geometric </w:t>
      </w:r>
      <w:r>
        <w:rPr>
          <w:lang w:eastAsia="zh-CN"/>
        </w:rPr>
        <w:t xml:space="preserve">centre </w:t>
      </w:r>
      <w:r>
        <w:rPr>
          <w:rFonts w:hint="eastAsia"/>
          <w:lang w:eastAsia="zh-CN"/>
        </w:rPr>
        <w:t xml:space="preserve">of the antenna or the reference point </w:t>
      </w:r>
      <w:r>
        <w:rPr>
          <w:lang w:eastAsia="zh-CN"/>
        </w:rPr>
        <w:t>referred</w:t>
      </w:r>
      <w:r>
        <w:rPr>
          <w:rFonts w:hint="eastAsia"/>
          <w:lang w:eastAsia="zh-CN"/>
        </w:rPr>
        <w:t xml:space="preserve"> to in the antenna calibration procedure.</w:t>
      </w:r>
    </w:p>
    <w:p w14:paraId="4FF7A780" w14:textId="77777777" w:rsidR="00BB2C65" w:rsidRPr="00E77083" w:rsidRDefault="00BB2C65" w:rsidP="00BB2C65">
      <w:pPr>
        <w:pStyle w:val="Normalaftertitle"/>
        <w:spacing w:before="120"/>
      </w:pPr>
      <w:r>
        <w:rPr>
          <w:b/>
          <w:bCs/>
        </w:rPr>
        <w:t>3.2.</w:t>
      </w:r>
      <w:r>
        <w:rPr>
          <w:rFonts w:hint="eastAsia"/>
          <w:b/>
          <w:bCs/>
          <w:lang w:eastAsia="zh-CN"/>
        </w:rPr>
        <w:t>2</w:t>
      </w:r>
      <w:r>
        <w:rPr>
          <w:b/>
          <w:bCs/>
        </w:rPr>
        <w:tab/>
      </w:r>
      <w:proofErr w:type="gramStart"/>
      <w:r>
        <w:rPr>
          <w:b/>
          <w:bCs/>
        </w:rPr>
        <w:t>intentional</w:t>
      </w:r>
      <w:proofErr w:type="gramEnd"/>
      <w:r>
        <w:rPr>
          <w:b/>
          <w:bCs/>
        </w:rPr>
        <w:t xml:space="preserve"> </w:t>
      </w:r>
      <w:r w:rsidRPr="00973E75">
        <w:rPr>
          <w:b/>
          <w:bCs/>
        </w:rPr>
        <w:t>signal</w:t>
      </w:r>
      <w:r w:rsidRPr="00973E75">
        <w:t>:</w:t>
      </w:r>
      <w:r>
        <w:t xml:space="preserve"> </w:t>
      </w:r>
      <w:r w:rsidRPr="00973E75">
        <w:t>The intentional signal comprises the frequency spectrum required for the communication in and along conductors.</w:t>
      </w:r>
    </w:p>
    <w:p w14:paraId="6AE1A780" w14:textId="77777777" w:rsidR="00BB2C65" w:rsidRDefault="00BB2C65" w:rsidP="00BB2C65">
      <w:pPr>
        <w:rPr>
          <w:lang w:eastAsia="zh-CN"/>
        </w:rPr>
      </w:pPr>
      <w:r w:rsidRPr="00973E75">
        <w:rPr>
          <w:b/>
          <w:bCs/>
        </w:rPr>
        <w:t>3.</w:t>
      </w:r>
      <w:r>
        <w:rPr>
          <w:b/>
          <w:bCs/>
        </w:rPr>
        <w:t>2.3</w:t>
      </w:r>
      <w:r w:rsidRPr="00973E75">
        <w:rPr>
          <w:b/>
          <w:bCs/>
        </w:rPr>
        <w:tab/>
      </w:r>
      <w:proofErr w:type="gramStart"/>
      <w:r w:rsidRPr="00973E75">
        <w:rPr>
          <w:b/>
          <w:bCs/>
        </w:rPr>
        <w:t>network</w:t>
      </w:r>
      <w:proofErr w:type="gramEnd"/>
      <w:r w:rsidRPr="00973E75">
        <w:rPr>
          <w:b/>
          <w:bCs/>
        </w:rPr>
        <w:t> cable</w:t>
      </w:r>
      <w:r w:rsidRPr="00973E75">
        <w:t>: The cable infrastructure (transmission line) used to connect together telecom installations, systems and telecom terminal equipment. The network cable will normally end at a network termination point (NTP). At this point, telecom terminal equipment or telecom systems or installations are attached. The network cable may also include in-premises extension cables or LAN cables.</w:t>
      </w:r>
    </w:p>
    <w:p w14:paraId="6DE3B6B5" w14:textId="77777777" w:rsidR="00BB2C65" w:rsidRDefault="00BB2C65" w:rsidP="00BB2C65">
      <w:r w:rsidRPr="00973E75">
        <w:rPr>
          <w:b/>
          <w:bCs/>
        </w:rPr>
        <w:t>3.</w:t>
      </w:r>
      <w:r>
        <w:rPr>
          <w:b/>
          <w:bCs/>
        </w:rPr>
        <w:t>2.</w:t>
      </w:r>
      <w:r>
        <w:rPr>
          <w:b/>
          <w:bCs/>
          <w:lang w:eastAsia="zh-CN"/>
        </w:rPr>
        <w:t>4</w:t>
      </w:r>
      <w:r w:rsidRPr="00973E75">
        <w:rPr>
          <w:b/>
          <w:bCs/>
        </w:rPr>
        <w:tab/>
      </w:r>
      <w:proofErr w:type="gramStart"/>
      <w:r w:rsidRPr="00973E75">
        <w:rPr>
          <w:b/>
          <w:bCs/>
        </w:rPr>
        <w:t>standard</w:t>
      </w:r>
      <w:proofErr w:type="gramEnd"/>
      <w:r>
        <w:rPr>
          <w:b/>
          <w:bCs/>
        </w:rPr>
        <w:t xml:space="preserve"> </w:t>
      </w:r>
      <w:r w:rsidRPr="00973E75">
        <w:rPr>
          <w:b/>
          <w:bCs/>
        </w:rPr>
        <w:t>measurement</w:t>
      </w:r>
      <w:r>
        <w:rPr>
          <w:b/>
          <w:bCs/>
        </w:rPr>
        <w:t xml:space="preserve"> </w:t>
      </w:r>
      <w:r w:rsidRPr="00973E75">
        <w:rPr>
          <w:b/>
          <w:bCs/>
        </w:rPr>
        <w:t>distance</w:t>
      </w:r>
      <w:r w:rsidRPr="00973E75">
        <w:t>:</w:t>
      </w:r>
      <w:r>
        <w:t xml:space="preserve"> </w:t>
      </w:r>
      <w:r w:rsidRPr="00973E75">
        <w:t xml:space="preserve">Measurement distance for which levels for disturbance are specified in this Recommendation. The measurement distance is taken as a straight line </w:t>
      </w:r>
      <w:r>
        <w:t>perpendicular</w:t>
      </w:r>
      <w:r w:rsidRPr="00973E75">
        <w:t xml:space="preserve"> from the telecommunication cable tract (or its projection to the floor level), from the boundary of the premises, office, or flat, or from the exterior wall of the building hosting the network concerned, to the measuring antenna reference point.</w:t>
      </w:r>
    </w:p>
    <w:p w14:paraId="53E53C75" w14:textId="77777777" w:rsidR="00BB2C65" w:rsidRPr="00973E75" w:rsidRDefault="00BB2C65" w:rsidP="00BB2C65">
      <w:r w:rsidRPr="00973E75">
        <w:rPr>
          <w:b/>
          <w:bCs/>
        </w:rPr>
        <w:t>3.</w:t>
      </w:r>
      <w:r>
        <w:rPr>
          <w:b/>
          <w:bCs/>
        </w:rPr>
        <w:t>2.</w:t>
      </w:r>
      <w:r>
        <w:rPr>
          <w:b/>
          <w:bCs/>
          <w:lang w:eastAsia="zh-CN"/>
        </w:rPr>
        <w:t>5</w:t>
      </w:r>
      <w:r w:rsidRPr="00973E75">
        <w:rPr>
          <w:b/>
          <w:bCs/>
        </w:rPr>
        <w:tab/>
      </w:r>
      <w:proofErr w:type="gramStart"/>
      <w:r w:rsidRPr="00973E75">
        <w:rPr>
          <w:b/>
          <w:bCs/>
        </w:rPr>
        <w:t>telecommunication</w:t>
      </w:r>
      <w:proofErr w:type="gramEnd"/>
      <w:r w:rsidRPr="00973E75">
        <w:rPr>
          <w:b/>
          <w:bCs/>
        </w:rPr>
        <w:t xml:space="preserve"> installation</w:t>
      </w:r>
      <w:r w:rsidRPr="00973E75">
        <w:t>:</w:t>
      </w:r>
      <w:r>
        <w:t xml:space="preserve"> </w:t>
      </w:r>
      <w:r w:rsidRPr="00973E75">
        <w:t>A combination of equipment, systems, finished products and/or components assembled and/or erected by an assembler/installer at a given place to operate together to perform a specific task.</w:t>
      </w:r>
    </w:p>
    <w:p w14:paraId="1C4D3457" w14:textId="77777777" w:rsidR="00BB2C65" w:rsidRDefault="00BB2C65" w:rsidP="00BB2C65">
      <w:pPr>
        <w:rPr>
          <w:ins w:id="121" w:author="Dr.Lenin Raja" w:date="2023-05-22T13:58:00Z"/>
        </w:rPr>
      </w:pPr>
      <w:r w:rsidRPr="00973E75">
        <w:rPr>
          <w:b/>
          <w:bCs/>
        </w:rPr>
        <w:t>3.</w:t>
      </w:r>
      <w:r>
        <w:rPr>
          <w:b/>
          <w:bCs/>
        </w:rPr>
        <w:t>2.</w:t>
      </w:r>
      <w:r>
        <w:rPr>
          <w:b/>
          <w:bCs/>
          <w:lang w:eastAsia="zh-CN"/>
        </w:rPr>
        <w:t>6</w:t>
      </w:r>
      <w:r w:rsidRPr="00973E75">
        <w:rPr>
          <w:b/>
          <w:bCs/>
        </w:rPr>
        <w:tab/>
      </w:r>
      <w:proofErr w:type="gramStart"/>
      <w:r w:rsidRPr="00973E75">
        <w:rPr>
          <w:b/>
          <w:bCs/>
        </w:rPr>
        <w:t>telecommunication</w:t>
      </w:r>
      <w:proofErr w:type="gramEnd"/>
      <w:r w:rsidRPr="00973E75">
        <w:rPr>
          <w:b/>
          <w:bCs/>
        </w:rPr>
        <w:t xml:space="preserve"> network</w:t>
      </w:r>
      <w:r w:rsidRPr="00973E75">
        <w:t>:</w:t>
      </w:r>
      <w:r>
        <w:t xml:space="preserve"> </w:t>
      </w:r>
      <w:r w:rsidRPr="00973E75">
        <w:t>Entirety of equipment (comprising any combination of the following: network cable, telecom terminal equipment and telecom system o</w:t>
      </w:r>
      <w:r>
        <w:t>r telecom installation) that is</w:t>
      </w:r>
      <w:r w:rsidRPr="00973E75">
        <w:t xml:space="preserve"> indispensable to ensure normal</w:t>
      </w:r>
      <w:r>
        <w:t>,</w:t>
      </w:r>
      <w:r w:rsidRPr="00973E75">
        <w:t xml:space="preserve"> intended operation of the telecommunication network.</w:t>
      </w:r>
    </w:p>
    <w:p w14:paraId="5FCA1BAD" w14:textId="77777777" w:rsidR="00656F61" w:rsidRPr="00973E75" w:rsidRDefault="00656F61" w:rsidP="00BB2C65"/>
    <w:p w14:paraId="6794A56B" w14:textId="77777777" w:rsidR="00BB2C65" w:rsidRPr="00973E75" w:rsidRDefault="00BB2C65" w:rsidP="00BB2C65">
      <w:pPr>
        <w:pStyle w:val="Heading1"/>
      </w:pPr>
      <w:bookmarkStart w:id="122" w:name="_Toc17445436"/>
      <w:bookmarkStart w:id="123" w:name="_Toc44482197"/>
      <w:bookmarkStart w:id="124" w:name="_Toc48115255"/>
      <w:bookmarkStart w:id="125" w:name="_Toc54511175"/>
      <w:bookmarkStart w:id="126" w:name="_Toc56325536"/>
      <w:bookmarkStart w:id="127" w:name="_Toc194395187"/>
      <w:bookmarkStart w:id="128" w:name="_Toc212346125"/>
      <w:bookmarkStart w:id="129" w:name="_Toc212448142"/>
      <w:bookmarkStart w:id="130" w:name="_Toc218935072"/>
      <w:bookmarkStart w:id="131" w:name="_Toc218994573"/>
      <w:bookmarkStart w:id="132" w:name="_Toc219022561"/>
      <w:bookmarkStart w:id="133" w:name="_Toc441586462"/>
      <w:bookmarkStart w:id="134" w:name="_Toc447004536"/>
      <w:r>
        <w:t>4</w:t>
      </w:r>
      <w:r>
        <w:tab/>
      </w:r>
      <w:r w:rsidRPr="00973E75">
        <w:t>Abbreviations</w:t>
      </w:r>
      <w:bookmarkEnd w:id="122"/>
      <w:bookmarkEnd w:id="123"/>
      <w:bookmarkEnd w:id="124"/>
      <w:bookmarkEnd w:id="125"/>
      <w:bookmarkEnd w:id="126"/>
      <w:bookmarkEnd w:id="127"/>
      <w:r>
        <w:t xml:space="preserve"> and acronyms</w:t>
      </w:r>
      <w:bookmarkEnd w:id="128"/>
      <w:bookmarkEnd w:id="129"/>
      <w:bookmarkEnd w:id="130"/>
      <w:bookmarkEnd w:id="131"/>
      <w:bookmarkEnd w:id="132"/>
      <w:bookmarkEnd w:id="133"/>
      <w:bookmarkEnd w:id="134"/>
    </w:p>
    <w:p w14:paraId="4C9AF773" w14:textId="77777777" w:rsidR="00BB2C65" w:rsidRPr="00973E75" w:rsidRDefault="00BB2C65" w:rsidP="00BB2C65">
      <w:r w:rsidRPr="00973E75">
        <w:t>This Recommendation uses the following abbreviations</w:t>
      </w:r>
      <w:r>
        <w:t xml:space="preserve"> </w:t>
      </w:r>
      <w:r>
        <w:rPr>
          <w:lang w:val="en-US"/>
        </w:rPr>
        <w:t>and acronyms</w:t>
      </w:r>
      <w:r w:rsidRPr="00973E75">
        <w:t>:</w:t>
      </w:r>
    </w:p>
    <w:p w14:paraId="7013E119" w14:textId="77777777" w:rsidR="00BB2C65" w:rsidRPr="00973E75" w:rsidRDefault="00BB2C65" w:rsidP="00BB2C65">
      <w:r w:rsidRPr="00973E75">
        <w:t>AC</w:t>
      </w:r>
      <w:r>
        <w:tab/>
      </w:r>
      <w:r>
        <w:tab/>
      </w:r>
      <w:r w:rsidRPr="00973E75">
        <w:t>Alternating Current</w:t>
      </w:r>
    </w:p>
    <w:p w14:paraId="45AF729E" w14:textId="77777777" w:rsidR="00BB2C65" w:rsidRPr="00973E75" w:rsidRDefault="00BB2C65" w:rsidP="00BB2C65">
      <w:r w:rsidRPr="00973E75">
        <w:t>CATV</w:t>
      </w:r>
      <w:r>
        <w:tab/>
      </w:r>
      <w:r>
        <w:tab/>
      </w:r>
      <w:r w:rsidRPr="00973E75">
        <w:t>Community Antenna TV</w:t>
      </w:r>
    </w:p>
    <w:p w14:paraId="76CCFF05" w14:textId="77777777" w:rsidR="00BB2C65" w:rsidRPr="00973E75" w:rsidRDefault="00BB2C65" w:rsidP="00BB2C65">
      <w:r w:rsidRPr="00973E75">
        <w:t>EMC</w:t>
      </w:r>
      <w:r>
        <w:tab/>
      </w:r>
      <w:r>
        <w:tab/>
      </w:r>
      <w:r w:rsidRPr="00973E75">
        <w:t>Electromagnetic Compatibility</w:t>
      </w:r>
    </w:p>
    <w:p w14:paraId="31606B0A" w14:textId="77777777" w:rsidR="00BB2C65" w:rsidRPr="00973E75" w:rsidRDefault="00BB2C65" w:rsidP="00BB2C65">
      <w:r w:rsidRPr="00973E75">
        <w:t>IEV</w:t>
      </w:r>
      <w:r>
        <w:tab/>
      </w:r>
      <w:r>
        <w:tab/>
      </w:r>
      <w:r w:rsidRPr="00973E75">
        <w:t xml:space="preserve">International </w:t>
      </w:r>
      <w:proofErr w:type="spellStart"/>
      <w:r w:rsidRPr="00973E75">
        <w:t>Electrotechnical</w:t>
      </w:r>
      <w:proofErr w:type="spellEnd"/>
      <w:r w:rsidRPr="00973E75">
        <w:t xml:space="preserve"> Vocabulary</w:t>
      </w:r>
    </w:p>
    <w:p w14:paraId="5AF71ACD" w14:textId="77777777" w:rsidR="00BB2C65" w:rsidRPr="00973E75" w:rsidRDefault="00BB2C65" w:rsidP="00BB2C65">
      <w:proofErr w:type="gramStart"/>
      <w:r w:rsidRPr="00973E75">
        <w:t>IT</w:t>
      </w:r>
      <w:proofErr w:type="gramEnd"/>
      <w:r>
        <w:tab/>
      </w:r>
      <w:r>
        <w:tab/>
      </w:r>
      <w:r w:rsidRPr="00973E75">
        <w:t>Information Technology</w:t>
      </w:r>
    </w:p>
    <w:p w14:paraId="54CBFED7" w14:textId="77777777" w:rsidR="00BB2C65" w:rsidRPr="00973E75" w:rsidRDefault="00BB2C65" w:rsidP="00BB2C65">
      <w:r w:rsidRPr="00973E75">
        <w:t>ITE</w:t>
      </w:r>
      <w:r>
        <w:tab/>
      </w:r>
      <w:r>
        <w:tab/>
      </w:r>
      <w:r w:rsidRPr="00973E75">
        <w:t>Information Technology Equipment</w:t>
      </w:r>
    </w:p>
    <w:p w14:paraId="30FC6C2D" w14:textId="77777777" w:rsidR="00BB2C65" w:rsidRPr="00973E75" w:rsidRDefault="00BB2C65" w:rsidP="00BB2C65">
      <w:r w:rsidRPr="00973E75">
        <w:lastRenderedPageBreak/>
        <w:t>LAN</w:t>
      </w:r>
      <w:r>
        <w:tab/>
      </w:r>
      <w:r>
        <w:tab/>
      </w:r>
      <w:r w:rsidRPr="00973E75">
        <w:t>Local Area Network</w:t>
      </w:r>
    </w:p>
    <w:p w14:paraId="5ECECDAB" w14:textId="77777777" w:rsidR="00BB2C65" w:rsidRPr="00973E75" w:rsidRDefault="00BB2C65" w:rsidP="00BB2C65">
      <w:r w:rsidRPr="00973E75">
        <w:t>LV</w:t>
      </w:r>
      <w:r>
        <w:tab/>
      </w:r>
      <w:r>
        <w:tab/>
      </w:r>
      <w:r w:rsidRPr="00973E75">
        <w:t>Low Voltage</w:t>
      </w:r>
    </w:p>
    <w:p w14:paraId="3EB4F25C" w14:textId="77777777" w:rsidR="00BB2C65" w:rsidRPr="00973E75" w:rsidRDefault="00BB2C65" w:rsidP="00BB2C65">
      <w:r w:rsidRPr="00973E75">
        <w:t>NTE</w:t>
      </w:r>
      <w:r>
        <w:tab/>
      </w:r>
      <w:r>
        <w:tab/>
      </w:r>
      <w:r w:rsidRPr="00973E75">
        <w:t>Network Termination Equipment</w:t>
      </w:r>
    </w:p>
    <w:p w14:paraId="3EC29A13" w14:textId="77777777" w:rsidR="00BB2C65" w:rsidRDefault="00BB2C65" w:rsidP="00BB2C65">
      <w:pPr>
        <w:rPr>
          <w:lang w:eastAsia="zh-CN"/>
        </w:rPr>
      </w:pPr>
      <w:r w:rsidRPr="00973E75">
        <w:t>NTP</w:t>
      </w:r>
      <w:r>
        <w:tab/>
      </w:r>
      <w:r>
        <w:tab/>
      </w:r>
      <w:r w:rsidRPr="00973E75">
        <w:t>Network Termination Point</w:t>
      </w:r>
    </w:p>
    <w:p w14:paraId="4A9D9EE6" w14:textId="77777777" w:rsidR="00BB2C65" w:rsidRPr="00973E75" w:rsidRDefault="00BB2C65" w:rsidP="00BB2C65">
      <w:pPr>
        <w:keepNext/>
        <w:keepLines/>
      </w:pPr>
      <w:r w:rsidRPr="00973E75">
        <w:t>PNI</w:t>
      </w:r>
      <w:r>
        <w:tab/>
      </w:r>
      <w:r>
        <w:tab/>
      </w:r>
      <w:r w:rsidRPr="00973E75">
        <w:t xml:space="preserve">Public </w:t>
      </w:r>
      <w:r>
        <w:t>N</w:t>
      </w:r>
      <w:r w:rsidRPr="00973E75">
        <w:t xml:space="preserve">etwork </w:t>
      </w:r>
      <w:r>
        <w:t>I</w:t>
      </w:r>
      <w:r w:rsidRPr="00973E75">
        <w:t>nterface</w:t>
      </w:r>
    </w:p>
    <w:p w14:paraId="1BE5A8C9" w14:textId="77777777" w:rsidR="00BB2C65" w:rsidRPr="00973E75" w:rsidRDefault="00BB2C65" w:rsidP="00BB2C65">
      <w:r w:rsidRPr="00973E75">
        <w:t>TTE</w:t>
      </w:r>
      <w:r>
        <w:tab/>
      </w:r>
      <w:r>
        <w:tab/>
      </w:r>
      <w:r w:rsidRPr="00973E75">
        <w:t>Telecommunications Terminal Equipment</w:t>
      </w:r>
    </w:p>
    <w:p w14:paraId="5488E895" w14:textId="77777777" w:rsidR="00BB2C65" w:rsidRPr="00973E75" w:rsidRDefault="00BB2C65" w:rsidP="00BB2C65">
      <w:pPr>
        <w:pStyle w:val="Heading1"/>
      </w:pPr>
      <w:bookmarkStart w:id="135" w:name="_Toc522601314"/>
      <w:bookmarkStart w:id="136" w:name="_Toc4394432"/>
      <w:bookmarkStart w:id="137" w:name="_Toc17445437"/>
      <w:bookmarkStart w:id="138" w:name="_Toc44482198"/>
      <w:bookmarkStart w:id="139" w:name="_Toc48115256"/>
      <w:bookmarkStart w:id="140" w:name="_Toc54511176"/>
      <w:bookmarkStart w:id="141" w:name="_Toc56325537"/>
      <w:bookmarkStart w:id="142" w:name="_Toc194395188"/>
      <w:bookmarkStart w:id="143" w:name="_Toc212346126"/>
      <w:bookmarkStart w:id="144" w:name="_Toc212448143"/>
      <w:bookmarkStart w:id="145" w:name="_Toc218935073"/>
      <w:bookmarkStart w:id="146" w:name="_Toc218994574"/>
      <w:bookmarkStart w:id="147" w:name="_Toc219022562"/>
      <w:bookmarkStart w:id="148" w:name="_Toc441586463"/>
      <w:bookmarkStart w:id="149" w:name="_Toc447004537"/>
      <w:r>
        <w:t>5</w:t>
      </w:r>
      <w:r>
        <w:tab/>
      </w:r>
      <w:r w:rsidRPr="00973E75">
        <w:t>Procedure regarding the investigation of complaints</w:t>
      </w:r>
      <w:bookmarkEnd w:id="135"/>
      <w:r w:rsidRPr="00973E75">
        <w:t xml:space="preserve"> of radio interference</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234F737F" w14:textId="77777777" w:rsidR="00BB2C65" w:rsidRPr="00973E75" w:rsidRDefault="00BB2C65" w:rsidP="00BB2C65">
      <w:pPr>
        <w:pStyle w:val="Heading2"/>
        <w:rPr>
          <w:snapToGrid w:val="0"/>
        </w:rPr>
      </w:pPr>
      <w:bookmarkStart w:id="150" w:name="_Toc194395189"/>
      <w:bookmarkStart w:id="151" w:name="_Toc212346127"/>
      <w:bookmarkStart w:id="152" w:name="_Toc212448144"/>
      <w:bookmarkStart w:id="153" w:name="_Toc218935074"/>
      <w:bookmarkStart w:id="154" w:name="_Toc218994575"/>
      <w:bookmarkStart w:id="155" w:name="_Toc219022563"/>
      <w:bookmarkStart w:id="156" w:name="_Toc441586464"/>
      <w:bookmarkStart w:id="157" w:name="_Toc447004538"/>
      <w:r>
        <w:rPr>
          <w:snapToGrid w:val="0"/>
        </w:rPr>
        <w:t>5.1</w:t>
      </w:r>
      <w:r>
        <w:rPr>
          <w:snapToGrid w:val="0"/>
        </w:rPr>
        <w:tab/>
      </w:r>
      <w:r w:rsidRPr="00973E75">
        <w:rPr>
          <w:snapToGrid w:val="0"/>
        </w:rPr>
        <w:t>Procedure</w:t>
      </w:r>
      <w:bookmarkEnd w:id="150"/>
      <w:bookmarkEnd w:id="151"/>
      <w:bookmarkEnd w:id="152"/>
      <w:bookmarkEnd w:id="153"/>
      <w:bookmarkEnd w:id="154"/>
      <w:bookmarkEnd w:id="155"/>
      <w:bookmarkEnd w:id="156"/>
      <w:bookmarkEnd w:id="157"/>
    </w:p>
    <w:p w14:paraId="3A0EA109" w14:textId="77777777" w:rsidR="00BB2C65" w:rsidRPr="00973E75" w:rsidRDefault="00BB2C65" w:rsidP="00BB2C65">
      <w:pPr>
        <w:rPr>
          <w:snapToGrid w:val="0"/>
        </w:rPr>
      </w:pPr>
      <w:r w:rsidRPr="00973E75">
        <w:rPr>
          <w:snapToGrid w:val="0"/>
        </w:rPr>
        <w:t>In case of complaints regarding radio interference, the examination should start with a preliminary investigation</w:t>
      </w:r>
      <w:r>
        <w:rPr>
          <w:snapToGrid w:val="0"/>
        </w:rPr>
        <w:t>,</w:t>
      </w:r>
      <w:r w:rsidRPr="00973E75">
        <w:rPr>
          <w:snapToGrid w:val="0"/>
        </w:rPr>
        <w:t xml:space="preserve"> as shown in Figure 2</w:t>
      </w:r>
      <w:r>
        <w:rPr>
          <w:snapToGrid w:val="0"/>
        </w:rPr>
        <w:t>,</w:t>
      </w:r>
      <w:r w:rsidRPr="00973E75">
        <w:rPr>
          <w:snapToGrid w:val="0"/>
        </w:rPr>
        <w:t xml:space="preserve"> in order to identify the source and coupling path of the radiated disturbance.</w:t>
      </w:r>
    </w:p>
    <w:p w14:paraId="5E449E33" w14:textId="77777777" w:rsidR="00BB2C65" w:rsidRPr="00973E75" w:rsidRDefault="00BB2C65" w:rsidP="00BB2C65">
      <w:r w:rsidRPr="00973E75">
        <w:t>The preliminary investigation should start at the location of the interfered-with radio receiver and/or antenna of the victim of interference, or in its vicinity. There, the disturbance actually causing the radio interference will be detected using a portable receiver with a suitable signal</w:t>
      </w:r>
      <w:r>
        <w:t>-</w:t>
      </w:r>
      <w:r w:rsidRPr="00973E75">
        <w:t>level indicator. Once the relevant disturbance is detected, it will be necessary to use the portable receiver or other convenient tracing technique</w:t>
      </w:r>
      <w:r>
        <w:t>s</w:t>
      </w:r>
      <w:r w:rsidRPr="00973E75">
        <w:t xml:space="preserve"> in order to identify that part of the network and</w:t>
      </w:r>
      <w:r>
        <w:t>,</w:t>
      </w:r>
      <w:r w:rsidRPr="00973E75">
        <w:t xml:space="preserve"> subsequently, to identify the location of the source of the disturbance.</w:t>
      </w:r>
    </w:p>
    <w:p w14:paraId="0975F2C2" w14:textId="77777777" w:rsidR="00BB2C65" w:rsidRPr="00973E75" w:rsidRDefault="00BB2C65" w:rsidP="00BB2C65">
      <w:r w:rsidRPr="00973E75">
        <w:t xml:space="preserve">During the preliminary investigation, it is not necessary to assess the disturbance potential of the emissions emanating from the telecommunication network. The </w:t>
      </w:r>
      <w:r w:rsidRPr="00194C22">
        <w:t>indication of the</w:t>
      </w:r>
      <w:r w:rsidRPr="00973E75">
        <w:t xml:space="preserve"> portable receiver is solely used to find directions and to trace the source of the disturbance.</w:t>
      </w:r>
    </w:p>
    <w:p w14:paraId="0CEEA2FE" w14:textId="77777777" w:rsidR="00BB2C65" w:rsidRPr="00973E75" w:rsidRDefault="00BB2C65" w:rsidP="00BB2C65">
      <w:r w:rsidRPr="00973E75">
        <w:t>No specific measurement distances are defined for the preliminary identification of the source of interference. Deviations from the preliminary measurement processes are permitted, if necessary.</w:t>
      </w:r>
    </w:p>
    <w:p w14:paraId="39EFABB0" w14:textId="77777777" w:rsidR="00BB2C65" w:rsidRPr="00973E75" w:rsidRDefault="00BB2C65" w:rsidP="00BB2C65">
      <w:r w:rsidRPr="00973E75">
        <w:t>Depend</w:t>
      </w:r>
      <w:r>
        <w:t>ing</w:t>
      </w:r>
      <w:r w:rsidRPr="00973E75">
        <w:t xml:space="preserve"> on </w:t>
      </w:r>
      <w:r>
        <w:t xml:space="preserve">the </w:t>
      </w:r>
      <w:r w:rsidRPr="00973E75">
        <w:t>results of this preliminary investigation, either the provisions of this Recommendation, or the provisions of the EMC product standard relevant to the identified source of radiated disturbance, apply for the assessment of the individual case of radio interference.</w:t>
      </w:r>
    </w:p>
    <w:p w14:paraId="3A9A485E" w14:textId="77777777" w:rsidR="00BB2C65" w:rsidRPr="00973E75" w:rsidRDefault="00BB2C65" w:rsidP="00BB2C65">
      <w:r w:rsidRPr="00973E75">
        <w:t>If the result of the preliminary investigation cannot verify that the source of the radiated disturbance is a telecommunication network, then this Recommendation is not applicable.</w:t>
      </w:r>
    </w:p>
    <w:p w14:paraId="4BD71849" w14:textId="77777777" w:rsidR="00BB2C65" w:rsidRPr="00973E75" w:rsidRDefault="00BB2C65" w:rsidP="00BB2C65">
      <w:r w:rsidRPr="00973E75">
        <w:t>Once the source of interference is identified, then the part causing radio interference is assessed following the measurement procedures set out in clause 7.</w:t>
      </w:r>
    </w:p>
    <w:p w14:paraId="15CB9611" w14:textId="77777777" w:rsidR="00BB2C65" w:rsidRPr="00973E75" w:rsidRDefault="00BB2C65" w:rsidP="00BB2C65">
      <w:r w:rsidRPr="00973E75">
        <w:t xml:space="preserve">The basic process, as shown in Figure 2, should be used to solve the interference case by reducing the emissions from the network until the target levels defined in this Recommendation have been reached, or the case </w:t>
      </w:r>
      <w:r>
        <w:t>has been</w:t>
      </w:r>
      <w:r w:rsidRPr="00973E75">
        <w:t xml:space="preserve"> </w:t>
      </w:r>
      <w:r>
        <w:t>re</w:t>
      </w:r>
      <w:r w:rsidRPr="00973E75">
        <w:t xml:space="preserve">solved. If the interference case has been </w:t>
      </w:r>
      <w:r>
        <w:t>re</w:t>
      </w:r>
      <w:r w:rsidRPr="00973E75">
        <w:t xml:space="preserve">solved prior to the target levels being achieved, then no further reduction in the amplitude of the interference source is required. Upon reaching these levels, if the interference persists, </w:t>
      </w:r>
      <w:r>
        <w:t xml:space="preserve">then </w:t>
      </w:r>
      <w:r w:rsidRPr="00973E75">
        <w:t xml:space="preserve">further mitigation measures have to be agreed </w:t>
      </w:r>
      <w:r>
        <w:t xml:space="preserve">upon </w:t>
      </w:r>
      <w:r w:rsidRPr="00973E75">
        <w:t>between the relevant parties,</w:t>
      </w:r>
      <w:r>
        <w:t xml:space="preserve"> which are depicted in Figure 1,</w:t>
      </w:r>
      <w:r w:rsidRPr="00973E75">
        <w:t xml:space="preserve"> or the case </w:t>
      </w:r>
      <w:r>
        <w:t xml:space="preserve">should be </w:t>
      </w:r>
      <w:r w:rsidRPr="00973E75">
        <w:t xml:space="preserve">passed to the national responsible body. </w:t>
      </w:r>
      <w:r>
        <w:t xml:space="preserve">The </w:t>
      </w:r>
      <w:r w:rsidRPr="00973E75">
        <w:t xml:space="preserve">national responsible body can require further action to </w:t>
      </w:r>
      <w:r>
        <w:t>re</w:t>
      </w:r>
      <w:r w:rsidRPr="00973E75">
        <w:t>solve the case to the levels shown in Table 1.</w:t>
      </w:r>
    </w:p>
    <w:p w14:paraId="3E48D315" w14:textId="77777777" w:rsidR="00BB2C65" w:rsidRDefault="00BB2C65" w:rsidP="00BB2C65">
      <w:r w:rsidRPr="00171741">
        <w:rPr>
          <w:lang w:eastAsia="ja-JP"/>
        </w:rPr>
        <w:t>Mitigation measures to solve cases of interference are given in [b-ITU-T Mitigation]</w:t>
      </w:r>
      <w:r w:rsidRPr="00171741">
        <w:rPr>
          <w:lang w:eastAsia="zh-CN"/>
        </w:rPr>
        <w:t>.</w:t>
      </w:r>
    </w:p>
    <w:p w14:paraId="0AD69C5B" w14:textId="77777777" w:rsidR="00BB2C65" w:rsidRDefault="00BB2C65" w:rsidP="00BB2C65">
      <w:r w:rsidRPr="00973E75">
        <w:t>If the interfering frequency is utilized by a safety</w:t>
      </w:r>
      <w:r>
        <w:t>-</w:t>
      </w:r>
      <w:r w:rsidRPr="00973E75">
        <w:t>related radio service, then national regulations apply. These national regulations overrule the target levels specified in this Recommendation.</w:t>
      </w:r>
    </w:p>
    <w:p w14:paraId="66390CB9" w14:textId="18871A3F" w:rsidR="00BB2C65" w:rsidRDefault="00BB2C65" w:rsidP="00BB2C65">
      <w:pPr>
        <w:pStyle w:val="Figure"/>
      </w:pPr>
      <w:r w:rsidRPr="008C6CA8">
        <w:lastRenderedPageBreak/>
        <w:t xml:space="preserve"> </w:t>
      </w:r>
      <w:r w:rsidR="006D3601" w:rsidRPr="00775651">
        <w:rPr>
          <w:noProof/>
          <w:lang w:val="en-IN" w:eastAsia="en-IN" w:bidi="hi-IN"/>
        </w:rPr>
        <w:drawing>
          <wp:inline distT="0" distB="0" distL="0" distR="0" wp14:anchorId="35D4F9FB" wp14:editId="2D0AF5DE">
            <wp:extent cx="5829300" cy="33147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3314700"/>
                    </a:xfrm>
                    <a:prstGeom prst="rect">
                      <a:avLst/>
                    </a:prstGeom>
                    <a:noFill/>
                    <a:ln>
                      <a:noFill/>
                    </a:ln>
                  </pic:spPr>
                </pic:pic>
              </a:graphicData>
            </a:graphic>
          </wp:inline>
        </w:drawing>
      </w:r>
    </w:p>
    <w:p w14:paraId="35AA01DB" w14:textId="77777777" w:rsidR="00BB2C65" w:rsidRDefault="00BB2C65" w:rsidP="00BB2C65">
      <w:pPr>
        <w:pStyle w:val="Note"/>
      </w:pPr>
      <w:r>
        <w:t>NOTE 1 – Within this part of the network, responsibility for the application of the test method defined in this Recommendation and any necessary mitigation resides with the network operator.</w:t>
      </w:r>
    </w:p>
    <w:p w14:paraId="5615F092" w14:textId="77777777" w:rsidR="00BB2C65" w:rsidRDefault="00BB2C65" w:rsidP="00BB2C65">
      <w:pPr>
        <w:pStyle w:val="Note"/>
      </w:pPr>
      <w:r>
        <w:t>NOTE 2 – Within this part of the network, responsibility for the application of the test method defined in this Recommendation and any necessary mitigation resides either with the network operator or the customer.</w:t>
      </w:r>
    </w:p>
    <w:p w14:paraId="22BAEBDB" w14:textId="77777777" w:rsidR="00BB2C65" w:rsidRDefault="00BB2C65" w:rsidP="00BB2C65">
      <w:pPr>
        <w:pStyle w:val="Note"/>
      </w:pPr>
      <w:r>
        <w:t>NOTE 3 – Within this part of the network, responsibility for the application of the test method defined in this Recommendation and any necessary mitigation resides with the customer.</w:t>
      </w:r>
    </w:p>
    <w:p w14:paraId="77F6E9BA" w14:textId="77777777" w:rsidR="00BB2C65" w:rsidRDefault="00BB2C65" w:rsidP="00BB2C65">
      <w:pPr>
        <w:pStyle w:val="Note"/>
      </w:pPr>
      <w:r>
        <w:t>NOTE 4 – This part of the installation might not exist, depending on local rules (e.g., using wireless LAN).</w:t>
      </w:r>
    </w:p>
    <w:p w14:paraId="5671751D" w14:textId="77777777" w:rsidR="00BB2C65" w:rsidRPr="00973E75" w:rsidRDefault="00BB2C65" w:rsidP="00BB2C65">
      <w:pPr>
        <w:pStyle w:val="Note"/>
      </w:pPr>
      <w:r>
        <w:t>NOTE 5 – This part of the installation might not exist, depending on local rules (e.g., if the terminal equipment is connected to the NTP via a cable supplied with the terminal equipment, this cable may be treated as an integral part of the terminal equipment, e.g., 'patch cord').</w:t>
      </w:r>
    </w:p>
    <w:p w14:paraId="59A6ACC7" w14:textId="24D0EF96" w:rsidR="00BB2C65" w:rsidDel="001901F9" w:rsidRDefault="00BB2C65" w:rsidP="00BB2C65">
      <w:pPr>
        <w:pStyle w:val="FigureNoTitle0"/>
        <w:rPr>
          <w:del w:id="158" w:author="PC" w:date="2023-05-23T15:33:00Z"/>
        </w:rPr>
      </w:pPr>
      <w:r w:rsidRPr="00973E75">
        <w:t>Figure 1 – Diagram showing a typical telecommunication access network</w:t>
      </w:r>
    </w:p>
    <w:p w14:paraId="6A3F46ED" w14:textId="77777777" w:rsidR="00BB2C65" w:rsidRDefault="00BB2C65">
      <w:pPr>
        <w:pStyle w:val="FigureNoTitle0"/>
        <w:rPr>
          <w:lang w:eastAsia="zh-CN"/>
        </w:rPr>
        <w:pPrChange w:id="159" w:author="PC" w:date="2023-05-23T15:33:00Z">
          <w:pPr>
            <w:pStyle w:val="Figure"/>
          </w:pPr>
        </w:pPrChange>
      </w:pPr>
      <w:r>
        <w:object w:dxaOrig="9240" w:dyaOrig="13350" w14:anchorId="4686D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667.35pt" o:ole="">
            <v:imagedata r:id="rId16" o:title=""/>
          </v:shape>
          <o:OLEObject Type="Embed" ProgID="CorelDraw.Graphic.12" ShapeID="_x0000_i1025" DrawAspect="Content" ObjectID="_1746444687" r:id="rId17"/>
        </w:object>
      </w:r>
    </w:p>
    <w:p w14:paraId="1890DCE0" w14:textId="77777777" w:rsidR="00BB2C65" w:rsidRPr="00973E75" w:rsidRDefault="00BB2C65" w:rsidP="00BB2C65">
      <w:pPr>
        <w:pStyle w:val="FigureNoTitle0"/>
      </w:pPr>
      <w:bookmarkStart w:id="160" w:name="_Ref9303800"/>
      <w:r w:rsidRPr="00973E75">
        <w:t>Figure </w:t>
      </w:r>
      <w:bookmarkEnd w:id="160"/>
      <w:r w:rsidRPr="00973E75">
        <w:t>2 – Procedure for the assessment of the radiated disturbance</w:t>
      </w:r>
    </w:p>
    <w:p w14:paraId="08762AA3" w14:textId="77777777" w:rsidR="00BB2C65" w:rsidRPr="00973E75" w:rsidRDefault="00BB2C65" w:rsidP="00BB2C65">
      <w:pPr>
        <w:pStyle w:val="Heading2"/>
        <w:rPr>
          <w:snapToGrid w:val="0"/>
        </w:rPr>
      </w:pPr>
      <w:bookmarkStart w:id="161" w:name="_Toc194395190"/>
      <w:bookmarkStart w:id="162" w:name="_Toc212346128"/>
      <w:bookmarkStart w:id="163" w:name="_Toc212448145"/>
      <w:bookmarkStart w:id="164" w:name="_Toc218935075"/>
      <w:bookmarkStart w:id="165" w:name="_Toc218994576"/>
      <w:bookmarkStart w:id="166" w:name="_Toc219022564"/>
      <w:bookmarkStart w:id="167" w:name="_Toc441586465"/>
      <w:bookmarkStart w:id="168" w:name="_Toc447004539"/>
      <w:r>
        <w:rPr>
          <w:snapToGrid w:val="0"/>
        </w:rPr>
        <w:lastRenderedPageBreak/>
        <w:t>5.2</w:t>
      </w:r>
      <w:r>
        <w:rPr>
          <w:snapToGrid w:val="0"/>
        </w:rPr>
        <w:tab/>
      </w:r>
      <w:r w:rsidRPr="00973E75">
        <w:rPr>
          <w:snapToGrid w:val="0"/>
        </w:rPr>
        <w:t>Process for solving the interference case</w:t>
      </w:r>
      <w:bookmarkEnd w:id="161"/>
      <w:bookmarkEnd w:id="162"/>
      <w:bookmarkEnd w:id="163"/>
      <w:bookmarkEnd w:id="164"/>
      <w:bookmarkEnd w:id="165"/>
      <w:bookmarkEnd w:id="166"/>
      <w:bookmarkEnd w:id="167"/>
      <w:bookmarkEnd w:id="168"/>
    </w:p>
    <w:p w14:paraId="384E579A" w14:textId="77777777" w:rsidR="00BB2C65" w:rsidRPr="00212DA2" w:rsidRDefault="00BB2C65" w:rsidP="00BB2C65">
      <w:pPr>
        <w:rPr>
          <w:lang w:eastAsia="zh-CN"/>
        </w:rPr>
      </w:pPr>
      <w:r>
        <w:rPr>
          <w:rFonts w:hint="eastAsia"/>
          <w:lang w:eastAsia="ja-JP"/>
        </w:rPr>
        <w:t>All equipment</w:t>
      </w:r>
      <w:del w:id="169" w:author="Gorini, Beniamino (Nokia - IT/Vimercate)" w:date="2022-10-19T22:56:00Z">
        <w:r w:rsidDel="00273EFE">
          <w:rPr>
            <w:rFonts w:hint="eastAsia"/>
            <w:lang w:eastAsia="zh-CN"/>
          </w:rPr>
          <w:delText>s</w:delText>
        </w:r>
      </w:del>
      <w:r>
        <w:rPr>
          <w:rFonts w:hint="eastAsia"/>
          <w:lang w:eastAsia="ja-JP"/>
        </w:rPr>
        <w:t xml:space="preserve"> connected to </w:t>
      </w:r>
      <w:r>
        <w:t>wire</w:t>
      </w:r>
      <w:r w:rsidRPr="00973E75">
        <w:t xml:space="preserve">line telecommunication </w:t>
      </w:r>
      <w:r>
        <w:t>networks</w:t>
      </w:r>
      <w:r>
        <w:rPr>
          <w:rFonts w:hint="eastAsia"/>
          <w:lang w:eastAsia="ja-JP"/>
        </w:rPr>
        <w:t xml:space="preserve"> should comply with relevant international/national EMC standards. </w:t>
      </w:r>
      <w:r w:rsidRPr="001B6C22">
        <w:rPr>
          <w:lang w:eastAsia="ja-JP"/>
        </w:rPr>
        <w:t xml:space="preserve">Necessary EMC requirements </w:t>
      </w:r>
      <w:r w:rsidRPr="001B6C22">
        <w:rPr>
          <w:lang w:eastAsia="zh-CN"/>
        </w:rPr>
        <w:t xml:space="preserve">for </w:t>
      </w:r>
      <w:r w:rsidRPr="001B6C22">
        <w:rPr>
          <w:lang w:eastAsia="ja-JP"/>
        </w:rPr>
        <w:t xml:space="preserve">the </w:t>
      </w:r>
      <w:r w:rsidRPr="001B6C22">
        <w:rPr>
          <w:lang w:eastAsia="zh-CN"/>
        </w:rPr>
        <w:t>equipment</w:t>
      </w:r>
      <w:del w:id="170" w:author="Gorini, Beniamino (Nokia - IT/Vimercate)" w:date="2022-10-19T22:56:00Z">
        <w:r w:rsidDel="00273EFE">
          <w:rPr>
            <w:rFonts w:hint="eastAsia"/>
            <w:lang w:eastAsia="zh-CN"/>
          </w:rPr>
          <w:delText>s</w:delText>
        </w:r>
      </w:del>
      <w:r w:rsidRPr="001B6C22">
        <w:rPr>
          <w:lang w:eastAsia="ja-JP"/>
        </w:rPr>
        <w:t xml:space="preserve"> are already given by relevant international standards, such as </w:t>
      </w:r>
      <w:r>
        <w:rPr>
          <w:lang w:eastAsia="ja-JP"/>
        </w:rPr>
        <w:t>[</w:t>
      </w:r>
      <w:r w:rsidRPr="001B6C22">
        <w:rPr>
          <w:lang w:eastAsia="ja-JP"/>
        </w:rPr>
        <w:t>ITU-T K.</w:t>
      </w:r>
      <w:ins w:id="171" w:author="Gorini, Beniamino (Nokia - IT/Vimercate)" w:date="2022-10-19T22:57:00Z">
        <w:r>
          <w:rPr>
            <w:lang w:eastAsia="ja-JP"/>
          </w:rPr>
          <w:t>137</w:t>
        </w:r>
      </w:ins>
      <w:del w:id="172" w:author="Gorini, Beniamino (Nokia - IT/Vimercate)" w:date="2022-10-19T22:57:00Z">
        <w:r w:rsidDel="00273EFE">
          <w:rPr>
            <w:rFonts w:hint="eastAsia"/>
            <w:lang w:eastAsia="zh-CN"/>
          </w:rPr>
          <w:delText>48</w:delText>
        </w:r>
      </w:del>
      <w:r>
        <w:rPr>
          <w:lang w:eastAsia="zh-CN"/>
        </w:rPr>
        <w:t>]</w:t>
      </w:r>
      <w:r w:rsidRPr="001B6C22">
        <w:rPr>
          <w:lang w:eastAsia="ja-JP"/>
        </w:rPr>
        <w:t xml:space="preserve">, </w:t>
      </w:r>
      <w:r>
        <w:rPr>
          <w:lang w:eastAsia="ja-JP"/>
        </w:rPr>
        <w:t>[</w:t>
      </w:r>
      <w:r w:rsidRPr="001B6C22">
        <w:rPr>
          <w:lang w:eastAsia="ja-JP"/>
        </w:rPr>
        <w:t>ITU-T K.</w:t>
      </w:r>
      <w:r>
        <w:rPr>
          <w:rFonts w:hint="eastAsia"/>
          <w:lang w:eastAsia="zh-CN"/>
        </w:rPr>
        <w:t>74</w:t>
      </w:r>
      <w:r>
        <w:rPr>
          <w:lang w:eastAsia="zh-CN"/>
        </w:rPr>
        <w:t>]</w:t>
      </w:r>
      <w:r w:rsidRPr="001B6C22">
        <w:rPr>
          <w:lang w:eastAsia="ja-JP"/>
        </w:rPr>
        <w:t xml:space="preserve">, </w:t>
      </w:r>
      <w:r>
        <w:rPr>
          <w:lang w:eastAsia="ja-JP"/>
        </w:rPr>
        <w:t>[</w:t>
      </w:r>
      <w:commentRangeStart w:id="173"/>
      <w:r w:rsidRPr="001B6C22">
        <w:rPr>
          <w:lang w:eastAsia="ja-JP"/>
        </w:rPr>
        <w:t>ITU-T K.</w:t>
      </w:r>
      <w:r>
        <w:rPr>
          <w:rFonts w:hint="eastAsia"/>
          <w:lang w:eastAsia="zh-CN"/>
        </w:rPr>
        <w:t>76</w:t>
      </w:r>
      <w:commentRangeEnd w:id="173"/>
      <w:r w:rsidR="00AC73B6">
        <w:rPr>
          <w:rStyle w:val="CommentReference"/>
          <w:lang w:val="en-US" w:eastAsia="en-US"/>
        </w:rPr>
        <w:commentReference w:id="173"/>
      </w:r>
      <w:r>
        <w:rPr>
          <w:lang w:eastAsia="zh-CN"/>
        </w:rPr>
        <w:t>]</w:t>
      </w:r>
      <w:r>
        <w:rPr>
          <w:rFonts w:hint="eastAsia"/>
          <w:lang w:eastAsia="zh-CN"/>
        </w:rPr>
        <w:t xml:space="preserve"> and </w:t>
      </w:r>
      <w:r>
        <w:rPr>
          <w:lang w:eastAsia="zh-CN"/>
        </w:rPr>
        <w:t>[</w:t>
      </w:r>
      <w:r w:rsidRPr="001B6C22">
        <w:rPr>
          <w:lang w:eastAsia="zh-CN"/>
        </w:rPr>
        <w:t>IEC</w:t>
      </w:r>
      <w:r>
        <w:rPr>
          <w:lang w:eastAsia="zh-CN"/>
        </w:rPr>
        <w:t> </w:t>
      </w:r>
      <w:r>
        <w:rPr>
          <w:lang w:eastAsia="ja-JP"/>
        </w:rPr>
        <w:t xml:space="preserve">CISPR </w:t>
      </w:r>
      <w:r>
        <w:rPr>
          <w:rFonts w:hint="eastAsia"/>
          <w:lang w:eastAsia="zh-CN"/>
        </w:rPr>
        <w:t>3</w:t>
      </w:r>
      <w:r w:rsidRPr="001B6C22">
        <w:rPr>
          <w:lang w:eastAsia="ja-JP"/>
        </w:rPr>
        <w:t>2</w:t>
      </w:r>
      <w:r>
        <w:rPr>
          <w:lang w:eastAsia="ja-JP"/>
        </w:rPr>
        <w:t>]</w:t>
      </w:r>
      <w:r w:rsidRPr="001B6C22">
        <w:rPr>
          <w:lang w:eastAsia="zh-CN"/>
        </w:rPr>
        <w:t>.</w:t>
      </w:r>
      <w:r w:rsidRPr="001B6C22">
        <w:rPr>
          <w:lang w:eastAsia="ja-JP"/>
        </w:rPr>
        <w:t xml:space="preserve"> </w:t>
      </w:r>
      <w:r>
        <w:rPr>
          <w:rFonts w:hint="eastAsia"/>
          <w:lang w:eastAsia="ja-JP"/>
        </w:rPr>
        <w:t xml:space="preserve">Moreover, </w:t>
      </w:r>
      <w:r>
        <w:rPr>
          <w:rFonts w:hint="eastAsia"/>
          <w:lang w:eastAsia="zh-CN"/>
        </w:rPr>
        <w:t xml:space="preserve">home network </w:t>
      </w:r>
      <w:r>
        <w:rPr>
          <w:rFonts w:hint="eastAsia"/>
          <w:lang w:eastAsia="ja-JP"/>
        </w:rPr>
        <w:t>equipment</w:t>
      </w:r>
      <w:del w:id="174" w:author="Gorini, Beniamino (Nokia - IT/Vimercate)" w:date="2022-10-19T22:56:00Z">
        <w:r w:rsidDel="00273EFE">
          <w:rPr>
            <w:rFonts w:hint="eastAsia"/>
            <w:lang w:eastAsia="zh-CN"/>
          </w:rPr>
          <w:delText>s</w:delText>
        </w:r>
      </w:del>
      <w:r>
        <w:rPr>
          <w:rFonts w:hint="eastAsia"/>
          <w:lang w:eastAsia="ja-JP"/>
        </w:rPr>
        <w:t xml:space="preserve"> </w:t>
      </w:r>
      <w:r w:rsidRPr="002D0119">
        <w:rPr>
          <w:lang w:eastAsia="ja-JP"/>
        </w:rPr>
        <w:t>that use the low-voltage power installation as the transmission medium</w:t>
      </w:r>
      <w:r>
        <w:rPr>
          <w:rFonts w:hint="eastAsia"/>
          <w:lang w:eastAsia="ja-JP"/>
        </w:rPr>
        <w:t xml:space="preserve"> </w:t>
      </w:r>
      <w:r>
        <w:rPr>
          <w:rFonts w:hint="eastAsia"/>
          <w:lang w:eastAsia="zh-CN"/>
        </w:rPr>
        <w:t xml:space="preserve">should comply with </w:t>
      </w:r>
      <w:r>
        <w:rPr>
          <w:lang w:eastAsia="zh-CN"/>
        </w:rPr>
        <w:t>[</w:t>
      </w:r>
      <w:r>
        <w:rPr>
          <w:rFonts w:hint="eastAsia"/>
          <w:lang w:eastAsia="zh-CN"/>
        </w:rPr>
        <w:t>ITU-T G.9964</w:t>
      </w:r>
      <w:r>
        <w:rPr>
          <w:lang w:eastAsia="zh-CN"/>
        </w:rPr>
        <w:t>]</w:t>
      </w:r>
      <w:r>
        <w:rPr>
          <w:rFonts w:hint="eastAsia"/>
          <w:lang w:eastAsia="ja-JP"/>
        </w:rPr>
        <w:t>.</w:t>
      </w:r>
    </w:p>
    <w:p w14:paraId="3083851D" w14:textId="77777777" w:rsidR="00BB2C65" w:rsidRPr="00973E75" w:rsidRDefault="00BB2C65" w:rsidP="00BB2C65">
      <w:r w:rsidRPr="00973E75">
        <w:t xml:space="preserve">Often, interference is caused by a faulty cable installation. </w:t>
      </w:r>
      <w:r w:rsidRPr="001B6C22">
        <w:rPr>
          <w:lang w:eastAsia="ja-JP"/>
        </w:rPr>
        <w:t xml:space="preserve">Mitigation measures are given in </w:t>
      </w:r>
      <w:r>
        <w:rPr>
          <w:rFonts w:hint="eastAsia"/>
          <w:lang w:eastAsia="ja-JP"/>
        </w:rPr>
        <w:t>[</w:t>
      </w:r>
      <w:r>
        <w:rPr>
          <w:lang w:eastAsia="ja-JP"/>
        </w:rPr>
        <w:t>b</w:t>
      </w:r>
      <w:r>
        <w:rPr>
          <w:lang w:eastAsia="ja-JP"/>
        </w:rPr>
        <w:noBreakHyphen/>
      </w:r>
      <w:r>
        <w:rPr>
          <w:rFonts w:hint="eastAsia"/>
          <w:lang w:eastAsia="ja-JP"/>
        </w:rPr>
        <w:t>ITU</w:t>
      </w:r>
      <w:r>
        <w:rPr>
          <w:lang w:eastAsia="ja-JP"/>
        </w:rPr>
        <w:noBreakHyphen/>
      </w:r>
      <w:r>
        <w:rPr>
          <w:rFonts w:hint="eastAsia"/>
          <w:lang w:eastAsia="ja-JP"/>
        </w:rPr>
        <w:t>T</w:t>
      </w:r>
      <w:r>
        <w:rPr>
          <w:lang w:eastAsia="ja-JP"/>
        </w:rPr>
        <w:t> </w:t>
      </w:r>
      <w:r w:rsidRPr="001B6C22">
        <w:rPr>
          <w:lang w:eastAsia="ja-JP"/>
        </w:rPr>
        <w:t>Mitigation</w:t>
      </w:r>
      <w:r>
        <w:rPr>
          <w:rFonts w:hint="eastAsia"/>
          <w:lang w:eastAsia="ja-JP"/>
        </w:rPr>
        <w:t>]</w:t>
      </w:r>
      <w:r w:rsidRPr="001B6C22">
        <w:rPr>
          <w:lang w:eastAsia="ja-JP"/>
        </w:rPr>
        <w:t>.</w:t>
      </w:r>
      <w:r>
        <w:rPr>
          <w:rFonts w:hint="eastAsia"/>
          <w:lang w:eastAsia="zh-CN"/>
        </w:rPr>
        <w:t xml:space="preserve"> </w:t>
      </w:r>
      <w:r>
        <w:t>The f</w:t>
      </w:r>
      <w:r w:rsidRPr="00973E75">
        <w:t xml:space="preserve">ollowing </w:t>
      </w:r>
      <w:r>
        <w:t>simple</w:t>
      </w:r>
      <w:r w:rsidRPr="00973E75">
        <w:t xml:space="preserve"> steps will help in rapidly </w:t>
      </w:r>
      <w:r>
        <w:t>finding</w:t>
      </w:r>
      <w:r w:rsidRPr="00973E75">
        <w:t xml:space="preserve"> a solution:</w:t>
      </w:r>
    </w:p>
    <w:p w14:paraId="40967F07" w14:textId="77777777" w:rsidR="00BB2C65" w:rsidRPr="00973E75" w:rsidRDefault="00BB2C65" w:rsidP="00BB2C65">
      <w:pPr>
        <w:pStyle w:val="enumlev1"/>
      </w:pPr>
      <w:r w:rsidRPr="00973E75">
        <w:t>1)</w:t>
      </w:r>
      <w:r w:rsidRPr="00973E75">
        <w:tab/>
      </w:r>
      <w:r>
        <w:t>c</w:t>
      </w:r>
      <w:r w:rsidRPr="00973E75">
        <w:t>onfirm the presence of interference on the victim receiver</w:t>
      </w:r>
      <w:r>
        <w:t>;</w:t>
      </w:r>
    </w:p>
    <w:p w14:paraId="6894130C" w14:textId="77777777" w:rsidR="00BB2C65" w:rsidRPr="00973E75" w:rsidRDefault="00BB2C65" w:rsidP="00BB2C65">
      <w:pPr>
        <w:pStyle w:val="enumlev1"/>
      </w:pPr>
      <w:r w:rsidRPr="00973E75">
        <w:t>2)</w:t>
      </w:r>
      <w:r w:rsidRPr="00973E75">
        <w:tab/>
      </w:r>
      <w:r>
        <w:t>c</w:t>
      </w:r>
      <w:r w:rsidRPr="00973E75">
        <w:t xml:space="preserve">onfirm that the service frequency is within </w:t>
      </w:r>
      <w:r>
        <w:t xml:space="preserve">the </w:t>
      </w:r>
      <w:r w:rsidRPr="00973E75">
        <w:t>intentional frequency range</w:t>
      </w:r>
      <w:r>
        <w:t>;</w:t>
      </w:r>
    </w:p>
    <w:p w14:paraId="13AB9598" w14:textId="77777777" w:rsidR="00BB2C65" w:rsidRPr="00973E75" w:rsidRDefault="00BB2C65" w:rsidP="00BB2C65">
      <w:pPr>
        <w:pStyle w:val="enumlev1"/>
      </w:pPr>
      <w:r w:rsidRPr="00973E75">
        <w:t>3)</w:t>
      </w:r>
      <w:r w:rsidRPr="00973E75">
        <w:tab/>
      </w:r>
      <w:r>
        <w:t>i</w:t>
      </w:r>
      <w:r w:rsidRPr="00973E75">
        <w:t>nvestigate the positioning of the victim receiver with respect to the wiring</w:t>
      </w:r>
      <w:r>
        <w:t>;</w:t>
      </w:r>
    </w:p>
    <w:p w14:paraId="3896A0B7" w14:textId="77777777" w:rsidR="00BB2C65" w:rsidRPr="00973E75" w:rsidRDefault="00BB2C65" w:rsidP="00BB2C65">
      <w:pPr>
        <w:pStyle w:val="enumlev1"/>
      </w:pPr>
      <w:r w:rsidRPr="00973E75">
        <w:t>4)</w:t>
      </w:r>
      <w:r w:rsidRPr="00973E75">
        <w:tab/>
      </w:r>
      <w:r>
        <w:t>c</w:t>
      </w:r>
      <w:r w:rsidRPr="00973E75">
        <w:t>heck the installation</w:t>
      </w:r>
      <w:r>
        <w:t>:</w:t>
      </w:r>
    </w:p>
    <w:p w14:paraId="05A064AD" w14:textId="77777777" w:rsidR="00BB2C65" w:rsidRPr="00973E75" w:rsidRDefault="00BB2C65" w:rsidP="00BB2C65">
      <w:pPr>
        <w:pStyle w:val="enumlev2"/>
      </w:pPr>
      <w:r w:rsidRPr="00973E75">
        <w:t>•</w:t>
      </w:r>
      <w:r w:rsidRPr="00973E75">
        <w:tab/>
      </w:r>
      <w:r>
        <w:t>c</w:t>
      </w:r>
      <w:r w:rsidRPr="00973E75">
        <w:t xml:space="preserve">onfirm correct cable type used within the </w:t>
      </w:r>
      <w:r>
        <w:t>premise;</w:t>
      </w:r>
    </w:p>
    <w:p w14:paraId="7542EC4E" w14:textId="77777777" w:rsidR="00BB2C65" w:rsidRPr="00973E75" w:rsidRDefault="00BB2C65" w:rsidP="00BB2C65">
      <w:pPr>
        <w:pStyle w:val="enumlev2"/>
      </w:pPr>
      <w:r w:rsidRPr="00973E75">
        <w:t>•</w:t>
      </w:r>
      <w:r w:rsidRPr="00973E75">
        <w:tab/>
      </w:r>
      <w:r>
        <w:t>a</w:t>
      </w:r>
      <w:r w:rsidRPr="00973E75">
        <w:t xml:space="preserve">re </w:t>
      </w:r>
      <w:r>
        <w:t>the connections correctly realiz</w:t>
      </w:r>
      <w:r w:rsidRPr="00973E75">
        <w:t>ed?</w:t>
      </w:r>
    </w:p>
    <w:p w14:paraId="237053AA" w14:textId="77777777" w:rsidR="00BB2C65" w:rsidRPr="00973E75" w:rsidRDefault="00BB2C65" w:rsidP="00BB2C65">
      <w:pPr>
        <w:pStyle w:val="enumlev2"/>
      </w:pPr>
      <w:r w:rsidRPr="00973E75">
        <w:t>•</w:t>
      </w:r>
      <w:r w:rsidRPr="00973E75">
        <w:tab/>
      </w:r>
      <w:r>
        <w:t>i</w:t>
      </w:r>
      <w:r w:rsidRPr="00973E75">
        <w:t>s the cable screen (if any) correctly connected?</w:t>
      </w:r>
    </w:p>
    <w:p w14:paraId="274666D1" w14:textId="77777777" w:rsidR="00BB2C65" w:rsidRPr="00973E75" w:rsidRDefault="00BB2C65" w:rsidP="00BB2C65">
      <w:pPr>
        <w:pStyle w:val="enumlev1"/>
      </w:pPr>
      <w:r w:rsidRPr="00973E75">
        <w:t>5)</w:t>
      </w:r>
      <w:r w:rsidRPr="00973E75">
        <w:tab/>
      </w:r>
      <w:r>
        <w:t>d</w:t>
      </w:r>
      <w:r w:rsidRPr="00973E75">
        <w:t xml:space="preserve">isconnect the internal distribution wiring from the </w:t>
      </w:r>
      <w:r>
        <w:t>network termination e</w:t>
      </w:r>
      <w:r w:rsidRPr="00973E75">
        <w:t xml:space="preserve">quipment </w:t>
      </w:r>
      <w:r>
        <w:t>(</w:t>
      </w:r>
      <w:r w:rsidRPr="00973E75">
        <w:t>NTE</w:t>
      </w:r>
      <w:r>
        <w:t>)</w:t>
      </w:r>
      <w:r w:rsidRPr="00973E75">
        <w:t xml:space="preserve"> and verify if the interference is still present. If disconnection is</w:t>
      </w:r>
      <w:r>
        <w:t xml:space="preserve"> </w:t>
      </w:r>
      <w:r w:rsidRPr="00973E75">
        <w:t>n</w:t>
      </w:r>
      <w:r>
        <w:t>o</w:t>
      </w:r>
      <w:r w:rsidRPr="00973E75">
        <w:t>t possible, a ferrite core can be used</w:t>
      </w:r>
      <w:r>
        <w:t>;</w:t>
      </w:r>
    </w:p>
    <w:p w14:paraId="52E33365" w14:textId="77777777" w:rsidR="00BB2C65" w:rsidRPr="00973E75" w:rsidRDefault="00BB2C65" w:rsidP="00BB2C65">
      <w:pPr>
        <w:pStyle w:val="enumlev1"/>
      </w:pPr>
      <w:r w:rsidRPr="00973E75">
        <w:t>6)</w:t>
      </w:r>
      <w:r w:rsidRPr="00973E75">
        <w:tab/>
      </w:r>
      <w:r>
        <w:t>m</w:t>
      </w:r>
      <w:r w:rsidRPr="00973E75">
        <w:t>easure the electrical parameters</w:t>
      </w:r>
      <w:r>
        <w:t>:</w:t>
      </w:r>
    </w:p>
    <w:p w14:paraId="713790DD" w14:textId="77777777" w:rsidR="00BB2C65" w:rsidRPr="00973E75" w:rsidRDefault="00BB2C65" w:rsidP="00BB2C65">
      <w:pPr>
        <w:pStyle w:val="enumlev2"/>
      </w:pPr>
      <w:r>
        <w:t>•</w:t>
      </w:r>
      <w:r w:rsidRPr="00973E75">
        <w:tab/>
      </w:r>
      <w:r>
        <w:t>l</w:t>
      </w:r>
      <w:r w:rsidRPr="00973E75">
        <w:t>oop resistance</w:t>
      </w:r>
      <w:r>
        <w:t>;</w:t>
      </w:r>
    </w:p>
    <w:p w14:paraId="7BBD730E" w14:textId="77777777" w:rsidR="00BB2C65" w:rsidRPr="00973E75" w:rsidRDefault="00BB2C65" w:rsidP="00BB2C65">
      <w:pPr>
        <w:pStyle w:val="enumlev2"/>
      </w:pPr>
      <w:r>
        <w:t>•</w:t>
      </w:r>
      <w:r w:rsidRPr="00973E75">
        <w:tab/>
      </w:r>
      <w:r>
        <w:t>c</w:t>
      </w:r>
      <w:r w:rsidRPr="00973E75">
        <w:t>apacity between wires and ground</w:t>
      </w:r>
      <w:r>
        <w:t>;</w:t>
      </w:r>
    </w:p>
    <w:p w14:paraId="2DF3DB32" w14:textId="77777777" w:rsidR="00BB2C65" w:rsidRPr="00973E75" w:rsidRDefault="00BB2C65" w:rsidP="00BB2C65">
      <w:pPr>
        <w:pStyle w:val="enumlev2"/>
      </w:pPr>
      <w:r>
        <w:t>•</w:t>
      </w:r>
      <w:r w:rsidRPr="00973E75">
        <w:tab/>
      </w:r>
      <w:r>
        <w:t>i</w:t>
      </w:r>
      <w:r w:rsidRPr="00973E75">
        <w:t>solation</w:t>
      </w:r>
      <w:r>
        <w:t>;</w:t>
      </w:r>
    </w:p>
    <w:p w14:paraId="7F2CD16C" w14:textId="77777777" w:rsidR="00BB2C65" w:rsidRPr="00973E75" w:rsidRDefault="00BB2C65" w:rsidP="00BB2C65">
      <w:pPr>
        <w:pStyle w:val="enumlev2"/>
      </w:pPr>
      <w:r>
        <w:t>•</w:t>
      </w:r>
      <w:r w:rsidRPr="00973E75">
        <w:tab/>
      </w:r>
      <w:r>
        <w:t>d</w:t>
      </w:r>
      <w:r w:rsidRPr="00973E75">
        <w:t>iscontinuities over the cable (cable impairments)</w:t>
      </w:r>
      <w:r>
        <w:t>.</w:t>
      </w:r>
    </w:p>
    <w:p w14:paraId="756B0847" w14:textId="77777777" w:rsidR="00BB2C65" w:rsidRDefault="00BB2C65" w:rsidP="00BB2C65">
      <w:pPr>
        <w:pStyle w:val="enumlev1"/>
        <w:rPr>
          <w:lang w:eastAsia="zh-CN"/>
        </w:rPr>
      </w:pPr>
      <w:r w:rsidRPr="00973E75">
        <w:t>7)</w:t>
      </w:r>
      <w:r w:rsidRPr="00973E75">
        <w:tab/>
      </w:r>
      <w:r>
        <w:t>c</w:t>
      </w:r>
      <w:r w:rsidRPr="00973E75">
        <w:t>hoose another wire pad</w:t>
      </w:r>
      <w:r>
        <w:t>.</w:t>
      </w:r>
    </w:p>
    <w:p w14:paraId="2629894D" w14:textId="77777777" w:rsidR="00BB2C65" w:rsidRPr="00973E75" w:rsidRDefault="00BB2C65" w:rsidP="00BB2C65">
      <w:pPr>
        <w:rPr>
          <w:lang w:eastAsia="zh-CN"/>
        </w:rPr>
      </w:pPr>
      <w:r>
        <w:rPr>
          <w:rFonts w:hint="eastAsia"/>
          <w:lang w:eastAsia="zh-CN"/>
        </w:rPr>
        <w:t>N</w:t>
      </w:r>
      <w:r w:rsidRPr="006C6F23">
        <w:rPr>
          <w:lang w:eastAsia="ja-JP"/>
        </w:rPr>
        <w:t xml:space="preserve">otching and power </w:t>
      </w:r>
      <w:r w:rsidRPr="006C6F23">
        <w:rPr>
          <w:rFonts w:hint="eastAsia"/>
          <w:lang w:eastAsia="ja-JP"/>
        </w:rPr>
        <w:t xml:space="preserve">control </w:t>
      </w:r>
      <w:r w:rsidRPr="006C6F23">
        <w:rPr>
          <w:lang w:eastAsia="ja-JP"/>
        </w:rPr>
        <w:t>techniques designed to avoid frequencies used by certain radio</w:t>
      </w:r>
      <w:r>
        <w:rPr>
          <w:lang w:eastAsia="ja-JP"/>
        </w:rPr>
        <w:t xml:space="preserve"> </w:t>
      </w:r>
      <w:r w:rsidRPr="006C6F23">
        <w:rPr>
          <w:lang w:eastAsia="ja-JP"/>
        </w:rPr>
        <w:t>communication services</w:t>
      </w:r>
      <w:r w:rsidRPr="006C6F23">
        <w:rPr>
          <w:rFonts w:hint="eastAsia"/>
          <w:lang w:eastAsia="ja-JP"/>
        </w:rPr>
        <w:t xml:space="preserve"> are </w:t>
      </w:r>
      <w:r w:rsidRPr="006C6F23">
        <w:rPr>
          <w:lang w:eastAsia="ja-JP"/>
        </w:rPr>
        <w:t>effective technique</w:t>
      </w:r>
      <w:r w:rsidRPr="006C6F23">
        <w:rPr>
          <w:rFonts w:hint="eastAsia"/>
          <w:lang w:eastAsia="ja-JP"/>
        </w:rPr>
        <w:t>s</w:t>
      </w:r>
      <w:r w:rsidRPr="006C6F23">
        <w:rPr>
          <w:lang w:eastAsia="ja-JP"/>
        </w:rPr>
        <w:t xml:space="preserve"> to mitigate specific cases of interference</w:t>
      </w:r>
      <w:r w:rsidRPr="006C6F23">
        <w:rPr>
          <w:rFonts w:hint="eastAsia"/>
          <w:lang w:eastAsia="ja-JP"/>
        </w:rPr>
        <w:t xml:space="preserve"> caused by </w:t>
      </w:r>
      <w:r w:rsidRPr="00973E75">
        <w:rPr>
          <w:lang w:eastAsia="ja-JP"/>
        </w:rPr>
        <w:t>disturbing emissions fro</w:t>
      </w:r>
      <w:r>
        <w:rPr>
          <w:lang w:eastAsia="ja-JP"/>
        </w:rPr>
        <w:t>m wire</w:t>
      </w:r>
      <w:r w:rsidRPr="00973E75">
        <w:rPr>
          <w:lang w:eastAsia="ja-JP"/>
        </w:rPr>
        <w:t xml:space="preserve">line telecommunication </w:t>
      </w:r>
      <w:r>
        <w:rPr>
          <w:lang w:eastAsia="ja-JP"/>
        </w:rPr>
        <w:t>networks</w:t>
      </w:r>
      <w:r>
        <w:rPr>
          <w:rFonts w:hint="eastAsia"/>
          <w:lang w:eastAsia="zh-CN"/>
        </w:rPr>
        <w:t>, if the system equipment provides the</w:t>
      </w:r>
      <w:r>
        <w:rPr>
          <w:lang w:eastAsia="zh-CN"/>
        </w:rPr>
        <w:t>se</w:t>
      </w:r>
      <w:r>
        <w:rPr>
          <w:rFonts w:hint="eastAsia"/>
          <w:lang w:eastAsia="zh-CN"/>
        </w:rPr>
        <w:t xml:space="preserve"> function</w:t>
      </w:r>
      <w:r>
        <w:rPr>
          <w:lang w:eastAsia="zh-CN"/>
        </w:rPr>
        <w:t>s.</w:t>
      </w:r>
    </w:p>
    <w:p w14:paraId="22850C0B" w14:textId="77777777" w:rsidR="00BB2C65" w:rsidRPr="00757033" w:rsidRDefault="00BB2C65" w:rsidP="00BB2C65">
      <w:pPr>
        <w:pStyle w:val="Heading1"/>
      </w:pPr>
      <w:bookmarkStart w:id="175" w:name="_Toc17445438"/>
      <w:bookmarkStart w:id="176" w:name="_Toc44482199"/>
      <w:bookmarkStart w:id="177" w:name="_Toc48115257"/>
      <w:bookmarkStart w:id="178" w:name="_Toc54511177"/>
      <w:bookmarkStart w:id="179" w:name="_Toc56325538"/>
      <w:bookmarkStart w:id="180" w:name="_Toc194395191"/>
      <w:bookmarkStart w:id="181" w:name="_Toc212346129"/>
      <w:bookmarkStart w:id="182" w:name="_Toc212448146"/>
      <w:bookmarkStart w:id="183" w:name="_Toc218935076"/>
      <w:bookmarkStart w:id="184" w:name="_Toc218994577"/>
      <w:bookmarkStart w:id="185" w:name="_Toc219022565"/>
      <w:bookmarkStart w:id="186" w:name="_Toc441586466"/>
      <w:bookmarkStart w:id="187" w:name="_Toc447004540"/>
      <w:r w:rsidRPr="00757033">
        <w:t>6</w:t>
      </w:r>
      <w:r w:rsidRPr="00757033">
        <w:tab/>
        <w:t>Levels for the radiated field strength from telecommunication networks</w:t>
      </w:r>
      <w:bookmarkEnd w:id="175"/>
      <w:bookmarkEnd w:id="176"/>
      <w:bookmarkEnd w:id="177"/>
      <w:bookmarkEnd w:id="178"/>
      <w:bookmarkEnd w:id="179"/>
      <w:bookmarkEnd w:id="180"/>
      <w:bookmarkEnd w:id="181"/>
      <w:bookmarkEnd w:id="182"/>
      <w:bookmarkEnd w:id="183"/>
      <w:bookmarkEnd w:id="184"/>
      <w:bookmarkEnd w:id="185"/>
      <w:bookmarkEnd w:id="186"/>
      <w:bookmarkEnd w:id="187"/>
    </w:p>
    <w:p w14:paraId="652BB6E5" w14:textId="77777777" w:rsidR="00BB2C65" w:rsidRPr="00973E75" w:rsidRDefault="00BB2C65" w:rsidP="00BB2C65">
      <w:pPr>
        <w:pStyle w:val="Heading2"/>
      </w:pPr>
      <w:bookmarkStart w:id="188" w:name="_Toc17445439"/>
      <w:bookmarkStart w:id="189" w:name="_Toc44482200"/>
      <w:bookmarkStart w:id="190" w:name="_Toc48115258"/>
      <w:bookmarkStart w:id="191" w:name="_Toc54511178"/>
      <w:bookmarkStart w:id="192" w:name="_Toc56325539"/>
      <w:bookmarkStart w:id="193" w:name="_Toc194395192"/>
      <w:bookmarkStart w:id="194" w:name="_Toc212346130"/>
      <w:bookmarkStart w:id="195" w:name="_Toc212448147"/>
      <w:bookmarkStart w:id="196" w:name="_Toc218935077"/>
      <w:bookmarkStart w:id="197" w:name="_Toc218994578"/>
      <w:bookmarkStart w:id="198" w:name="_Toc219022566"/>
      <w:bookmarkStart w:id="199" w:name="_Toc441586467"/>
      <w:bookmarkStart w:id="200" w:name="_Toc447004541"/>
      <w:r>
        <w:t>6.1</w:t>
      </w:r>
      <w:r>
        <w:tab/>
      </w:r>
      <w:r w:rsidRPr="00973E75">
        <w:t>Specification of levels</w:t>
      </w:r>
      <w:bookmarkEnd w:id="188"/>
      <w:bookmarkEnd w:id="189"/>
      <w:bookmarkEnd w:id="190"/>
      <w:bookmarkEnd w:id="191"/>
      <w:bookmarkEnd w:id="192"/>
      <w:bookmarkEnd w:id="193"/>
      <w:bookmarkEnd w:id="194"/>
      <w:bookmarkEnd w:id="195"/>
      <w:bookmarkEnd w:id="196"/>
      <w:bookmarkEnd w:id="197"/>
      <w:bookmarkEnd w:id="198"/>
      <w:bookmarkEnd w:id="199"/>
      <w:bookmarkEnd w:id="200"/>
    </w:p>
    <w:p w14:paraId="5914522C" w14:textId="77777777" w:rsidR="00BB2C65" w:rsidRPr="00973E75" w:rsidRDefault="00BB2C65" w:rsidP="00BB2C65">
      <w:pPr>
        <w:rPr>
          <w:lang w:eastAsia="ko-KR"/>
        </w:rPr>
      </w:pPr>
      <w:r w:rsidRPr="00973E75">
        <w:t>This Recommendation specifies target levels for electromagnetic field strength radiated from fixed telecommunication networks.</w:t>
      </w:r>
      <w:r w:rsidRPr="00973E75">
        <w:rPr>
          <w:lang w:eastAsia="ko-KR"/>
        </w:rPr>
        <w:t xml:space="preserve"> Levels specified in Table 1 should be used only on such frequencies in which the actual radio interference is caused. Alternative levels should also be applied if provided by national regulations.</w:t>
      </w:r>
    </w:p>
    <w:p w14:paraId="7BA139CC" w14:textId="77777777" w:rsidR="00BB2C65" w:rsidRPr="00973E75" w:rsidRDefault="00BB2C65" w:rsidP="00BB2C65">
      <w:pPr>
        <w:pStyle w:val="TableNoTitle0"/>
      </w:pPr>
      <w:bookmarkStart w:id="201" w:name="_Ref21417991"/>
      <w:r w:rsidRPr="00973E75">
        <w:lastRenderedPageBreak/>
        <w:t xml:space="preserve">Table </w:t>
      </w:r>
      <w:bookmarkEnd w:id="201"/>
      <w:r w:rsidRPr="00973E75">
        <w:t>1 – Target levels for disturbance from</w:t>
      </w:r>
      <w:r>
        <w:t xml:space="preserve"> </w:t>
      </w:r>
      <w:r w:rsidRPr="00973E75">
        <w:t>telecommunication</w:t>
      </w:r>
      <w:r>
        <w:br/>
      </w:r>
      <w:r w:rsidRPr="00973E75">
        <w:t xml:space="preserve">networks measured </w:t>
      </w:r>
      <w:r w:rsidRPr="006D5666">
        <w:rPr>
          <w:i/>
          <w:iCs/>
        </w:rPr>
        <w:t>in situ</w:t>
      </w:r>
    </w:p>
    <w:tbl>
      <w:tblPr>
        <w:tblW w:w="10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02" w:author="PC" w:date="2023-05-23T15:45:00Z">
          <w:tblPr>
            <w:tblW w:w="11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576"/>
        <w:gridCol w:w="2172"/>
        <w:gridCol w:w="2151"/>
        <w:gridCol w:w="1464"/>
        <w:gridCol w:w="1843"/>
        <w:gridCol w:w="1701"/>
        <w:tblGridChange w:id="203">
          <w:tblGrid>
            <w:gridCol w:w="116"/>
            <w:gridCol w:w="1460"/>
            <w:gridCol w:w="2172"/>
            <w:gridCol w:w="2151"/>
            <w:gridCol w:w="1987"/>
            <w:gridCol w:w="1987"/>
            <w:gridCol w:w="1150"/>
            <w:gridCol w:w="603"/>
          </w:tblGrid>
        </w:tblGridChange>
      </w:tblGrid>
      <w:tr w:rsidR="005C3B9B" w:rsidRPr="00973E75" w14:paraId="44C2F6F7" w14:textId="77777777" w:rsidTr="005C3B9B">
        <w:trPr>
          <w:cantSplit/>
          <w:tblHeader/>
          <w:jc w:val="center"/>
          <w:trPrChange w:id="204" w:author="PC" w:date="2023-05-23T15:45:00Z">
            <w:trPr>
              <w:cantSplit/>
              <w:tblHeader/>
              <w:jc w:val="center"/>
            </w:trPr>
          </w:trPrChange>
        </w:trPr>
        <w:tc>
          <w:tcPr>
            <w:tcW w:w="1576" w:type="dxa"/>
            <w:vMerge w:val="restart"/>
            <w:tcBorders>
              <w:top w:val="single" w:sz="6" w:space="0" w:color="auto"/>
              <w:left w:val="single" w:sz="6" w:space="0" w:color="auto"/>
              <w:bottom w:val="single" w:sz="6" w:space="0" w:color="auto"/>
              <w:right w:val="single" w:sz="6" w:space="0" w:color="auto"/>
            </w:tcBorders>
            <w:vAlign w:val="center"/>
            <w:tcPrChange w:id="205" w:author="PC" w:date="2023-05-23T15:45:00Z">
              <w:tcPr>
                <w:tcW w:w="1576" w:type="dxa"/>
                <w:gridSpan w:val="2"/>
                <w:vMerge w:val="restart"/>
                <w:tcBorders>
                  <w:top w:val="single" w:sz="6" w:space="0" w:color="auto"/>
                  <w:left w:val="single" w:sz="6" w:space="0" w:color="auto"/>
                  <w:bottom w:val="single" w:sz="6" w:space="0" w:color="auto"/>
                  <w:right w:val="single" w:sz="6" w:space="0" w:color="auto"/>
                </w:tcBorders>
                <w:vAlign w:val="center"/>
              </w:tcPr>
            </w:tcPrChange>
          </w:tcPr>
          <w:p w14:paraId="733342D0" w14:textId="77777777" w:rsidR="005C3B9B" w:rsidRPr="00973E75" w:rsidRDefault="005C3B9B" w:rsidP="005352CF">
            <w:pPr>
              <w:pStyle w:val="Tablehead"/>
              <w:keepLines/>
              <w:rPr>
                <w:sz w:val="20"/>
              </w:rPr>
            </w:pPr>
            <w:r w:rsidRPr="00973E75">
              <w:t>Frequency range</w:t>
            </w:r>
            <w:r w:rsidRPr="00973E75">
              <w:br/>
              <w:t>(MHz)</w:t>
            </w:r>
          </w:p>
        </w:tc>
        <w:tc>
          <w:tcPr>
            <w:tcW w:w="5787" w:type="dxa"/>
            <w:gridSpan w:val="3"/>
            <w:tcBorders>
              <w:top w:val="single" w:sz="6" w:space="0" w:color="auto"/>
              <w:left w:val="single" w:sz="6" w:space="0" w:color="auto"/>
              <w:bottom w:val="single" w:sz="6" w:space="0" w:color="auto"/>
              <w:right w:val="single" w:sz="6" w:space="0" w:color="auto"/>
            </w:tcBorders>
            <w:vAlign w:val="center"/>
            <w:tcPrChange w:id="206" w:author="PC" w:date="2023-05-23T15:45:00Z">
              <w:tcPr>
                <w:tcW w:w="6310" w:type="dxa"/>
                <w:gridSpan w:val="3"/>
                <w:tcBorders>
                  <w:top w:val="single" w:sz="6" w:space="0" w:color="auto"/>
                  <w:left w:val="single" w:sz="6" w:space="0" w:color="auto"/>
                  <w:bottom w:val="single" w:sz="6" w:space="0" w:color="auto"/>
                  <w:right w:val="single" w:sz="6" w:space="0" w:color="auto"/>
                </w:tcBorders>
                <w:vAlign w:val="center"/>
              </w:tcPr>
            </w:tcPrChange>
          </w:tcPr>
          <w:p w14:paraId="34DDF665" w14:textId="297B32DB" w:rsidR="005C3B9B" w:rsidRPr="00973E75" w:rsidRDefault="005C3B9B" w:rsidP="005352CF">
            <w:pPr>
              <w:pStyle w:val="Tablehead"/>
              <w:keepLines/>
              <w:rPr>
                <w:ins w:id="207" w:author="PC" w:date="2023-05-23T15:44:00Z"/>
              </w:rPr>
            </w:pPr>
            <w:r w:rsidRPr="00973E75">
              <w:t>Field strength level [dB</w:t>
            </w:r>
            <w:r w:rsidRPr="00973E75">
              <w:sym w:font="Symbol" w:char="F06D"/>
            </w:r>
            <w:r w:rsidRPr="00973E75">
              <w:t>V/m]</w:t>
            </w:r>
          </w:p>
        </w:tc>
        <w:tc>
          <w:tcPr>
            <w:tcW w:w="1843" w:type="dxa"/>
            <w:vMerge w:val="restart"/>
            <w:tcBorders>
              <w:top w:val="single" w:sz="6" w:space="0" w:color="auto"/>
              <w:left w:val="single" w:sz="6" w:space="0" w:color="auto"/>
              <w:bottom w:val="single" w:sz="6" w:space="0" w:color="auto"/>
              <w:right w:val="single" w:sz="6" w:space="0" w:color="auto"/>
            </w:tcBorders>
            <w:vAlign w:val="center"/>
            <w:tcPrChange w:id="208" w:author="PC" w:date="2023-05-23T15:45:00Z">
              <w:tcPr>
                <w:tcW w:w="1987" w:type="dxa"/>
                <w:vMerge w:val="restart"/>
                <w:tcBorders>
                  <w:top w:val="single" w:sz="6" w:space="0" w:color="auto"/>
                  <w:left w:val="single" w:sz="6" w:space="0" w:color="auto"/>
                  <w:bottom w:val="single" w:sz="6" w:space="0" w:color="auto"/>
                  <w:right w:val="single" w:sz="6" w:space="0" w:color="auto"/>
                </w:tcBorders>
                <w:vAlign w:val="center"/>
              </w:tcPr>
            </w:tcPrChange>
          </w:tcPr>
          <w:p w14:paraId="10EFA932" w14:textId="418F6336" w:rsidR="005C3B9B" w:rsidRPr="00973E75" w:rsidRDefault="005C3B9B" w:rsidP="005352CF">
            <w:pPr>
              <w:pStyle w:val="Tablehead"/>
              <w:keepLines/>
            </w:pPr>
            <w:r w:rsidRPr="00973E75">
              <w:t>Standard measurement distance</w:t>
            </w:r>
          </w:p>
        </w:tc>
        <w:tc>
          <w:tcPr>
            <w:tcW w:w="1701" w:type="dxa"/>
            <w:vMerge w:val="restart"/>
            <w:tcBorders>
              <w:top w:val="single" w:sz="6" w:space="0" w:color="auto"/>
              <w:left w:val="single" w:sz="6" w:space="0" w:color="auto"/>
              <w:bottom w:val="single" w:sz="6" w:space="0" w:color="auto"/>
              <w:right w:val="single" w:sz="6" w:space="0" w:color="auto"/>
            </w:tcBorders>
            <w:vAlign w:val="center"/>
            <w:tcPrChange w:id="209" w:author="PC" w:date="2023-05-23T15:45:00Z">
              <w:tcPr>
                <w:tcW w:w="1753" w:type="dxa"/>
                <w:gridSpan w:val="2"/>
                <w:vMerge w:val="restart"/>
                <w:tcBorders>
                  <w:top w:val="single" w:sz="6" w:space="0" w:color="auto"/>
                  <w:left w:val="single" w:sz="6" w:space="0" w:color="auto"/>
                  <w:bottom w:val="single" w:sz="6" w:space="0" w:color="auto"/>
                  <w:right w:val="single" w:sz="6" w:space="0" w:color="auto"/>
                </w:tcBorders>
                <w:vAlign w:val="center"/>
              </w:tcPr>
            </w:tcPrChange>
          </w:tcPr>
          <w:p w14:paraId="553A9DC2" w14:textId="77777777" w:rsidR="005C3B9B" w:rsidRPr="00973E75" w:rsidRDefault="005C3B9B" w:rsidP="005352CF">
            <w:pPr>
              <w:pStyle w:val="Tablehead"/>
              <w:keepLines/>
            </w:pPr>
            <w:r w:rsidRPr="00973E75">
              <w:t>Measurement bandwidth</w:t>
            </w:r>
          </w:p>
        </w:tc>
      </w:tr>
      <w:tr w:rsidR="005C3B9B" w:rsidRPr="00973E75" w14:paraId="5D0C508D" w14:textId="77777777" w:rsidTr="005C3B9B">
        <w:tblPrEx>
          <w:tblPrExChange w:id="210" w:author="PC" w:date="2023-05-23T15:45:00Z">
            <w:tblPrEx>
              <w:tblW w:w="9639" w:type="dxa"/>
            </w:tblPrEx>
          </w:tblPrExChange>
        </w:tblPrEx>
        <w:trPr>
          <w:cantSplit/>
          <w:jc w:val="center"/>
          <w:trPrChange w:id="211" w:author="PC" w:date="2023-05-23T15:45:00Z">
            <w:trPr>
              <w:cantSplit/>
              <w:jc w:val="center"/>
            </w:trPr>
          </w:trPrChange>
        </w:trPr>
        <w:tc>
          <w:tcPr>
            <w:tcW w:w="1576" w:type="dxa"/>
            <w:vMerge/>
            <w:tcBorders>
              <w:top w:val="single" w:sz="6" w:space="0" w:color="auto"/>
              <w:left w:val="single" w:sz="6" w:space="0" w:color="auto"/>
              <w:bottom w:val="single" w:sz="6" w:space="0" w:color="auto"/>
              <w:right w:val="single" w:sz="6" w:space="0" w:color="auto"/>
            </w:tcBorders>
            <w:vAlign w:val="center"/>
            <w:tcPrChange w:id="212" w:author="PC" w:date="2023-05-23T15:45:00Z">
              <w:tcPr>
                <w:tcW w:w="1576" w:type="dxa"/>
                <w:gridSpan w:val="2"/>
                <w:vMerge/>
                <w:tcBorders>
                  <w:top w:val="single" w:sz="6" w:space="0" w:color="auto"/>
                  <w:left w:val="single" w:sz="6" w:space="0" w:color="auto"/>
                  <w:bottom w:val="single" w:sz="6" w:space="0" w:color="auto"/>
                  <w:right w:val="single" w:sz="6" w:space="0" w:color="auto"/>
                </w:tcBorders>
                <w:vAlign w:val="center"/>
              </w:tcPr>
            </w:tcPrChange>
          </w:tcPr>
          <w:p w14:paraId="06893342" w14:textId="77777777" w:rsidR="005C3B9B" w:rsidRPr="00973E75" w:rsidRDefault="005C3B9B" w:rsidP="005352CF">
            <w:pPr>
              <w:pStyle w:val="Tabletext"/>
              <w:keepNext/>
              <w:keepLines/>
              <w:jc w:val="center"/>
            </w:pPr>
          </w:p>
        </w:tc>
        <w:tc>
          <w:tcPr>
            <w:tcW w:w="2172" w:type="dxa"/>
            <w:tcBorders>
              <w:top w:val="single" w:sz="6" w:space="0" w:color="auto"/>
              <w:left w:val="single" w:sz="6" w:space="0" w:color="auto"/>
              <w:bottom w:val="single" w:sz="6" w:space="0" w:color="auto"/>
              <w:right w:val="single" w:sz="6" w:space="0" w:color="auto"/>
            </w:tcBorders>
            <w:vAlign w:val="center"/>
            <w:tcPrChange w:id="213"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58801011" w14:textId="77777777" w:rsidR="005C3B9B" w:rsidRPr="00973E75" w:rsidRDefault="005C3B9B" w:rsidP="005352CF">
            <w:pPr>
              <w:pStyle w:val="Tabletext"/>
              <w:keepNext/>
              <w:keepLines/>
              <w:jc w:val="center"/>
            </w:pPr>
            <w:r w:rsidRPr="00973E75">
              <w:t>Peak</w:t>
            </w:r>
          </w:p>
        </w:tc>
        <w:tc>
          <w:tcPr>
            <w:tcW w:w="2151" w:type="dxa"/>
            <w:tcBorders>
              <w:top w:val="single" w:sz="6" w:space="0" w:color="auto"/>
              <w:left w:val="single" w:sz="6" w:space="0" w:color="auto"/>
              <w:bottom w:val="single" w:sz="6" w:space="0" w:color="auto"/>
              <w:right w:val="single" w:sz="6" w:space="0" w:color="auto"/>
            </w:tcBorders>
            <w:vAlign w:val="center"/>
            <w:tcPrChange w:id="214"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43F532A5" w14:textId="77777777" w:rsidR="005C3B9B" w:rsidRPr="00973E75" w:rsidRDefault="005C3B9B" w:rsidP="005352CF">
            <w:pPr>
              <w:pStyle w:val="Tabletext"/>
              <w:keepNext/>
              <w:keepLines/>
              <w:jc w:val="center"/>
            </w:pPr>
            <w:r w:rsidRPr="00973E75">
              <w:t>Quasi-peak</w:t>
            </w:r>
          </w:p>
        </w:tc>
        <w:tc>
          <w:tcPr>
            <w:tcW w:w="1464" w:type="dxa"/>
            <w:tcBorders>
              <w:top w:val="single" w:sz="6" w:space="0" w:color="auto"/>
              <w:left w:val="single" w:sz="6" w:space="0" w:color="auto"/>
              <w:bottom w:val="single" w:sz="6" w:space="0" w:color="auto"/>
              <w:right w:val="single" w:sz="6" w:space="0" w:color="auto"/>
            </w:tcBorders>
            <w:tcPrChange w:id="215"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04226168" w14:textId="64AEB428" w:rsidR="005C3B9B" w:rsidRPr="00973E75" w:rsidRDefault="005C3B9B" w:rsidP="005352CF">
            <w:pPr>
              <w:pStyle w:val="Tabletext"/>
              <w:keepNext/>
              <w:keepLines/>
              <w:jc w:val="center"/>
            </w:pPr>
            <w:ins w:id="216" w:author="PC" w:date="2023-05-23T15:46:00Z">
              <w:r>
                <w:t>Average</w:t>
              </w:r>
            </w:ins>
          </w:p>
        </w:tc>
        <w:tc>
          <w:tcPr>
            <w:tcW w:w="1843" w:type="dxa"/>
            <w:vMerge/>
            <w:tcBorders>
              <w:top w:val="single" w:sz="6" w:space="0" w:color="auto"/>
              <w:left w:val="single" w:sz="6" w:space="0" w:color="auto"/>
              <w:bottom w:val="single" w:sz="6" w:space="0" w:color="auto"/>
              <w:right w:val="single" w:sz="6" w:space="0" w:color="auto"/>
            </w:tcBorders>
            <w:vAlign w:val="center"/>
            <w:tcPrChange w:id="217" w:author="PC" w:date="2023-05-23T15:45:00Z">
              <w:tcPr>
                <w:tcW w:w="1987" w:type="dxa"/>
                <w:vMerge/>
                <w:tcBorders>
                  <w:top w:val="single" w:sz="6" w:space="0" w:color="auto"/>
                  <w:left w:val="single" w:sz="6" w:space="0" w:color="auto"/>
                  <w:bottom w:val="single" w:sz="6" w:space="0" w:color="auto"/>
                  <w:right w:val="single" w:sz="6" w:space="0" w:color="auto"/>
                </w:tcBorders>
                <w:vAlign w:val="center"/>
              </w:tcPr>
            </w:tcPrChange>
          </w:tcPr>
          <w:p w14:paraId="30A4AEF2" w14:textId="42424A1F" w:rsidR="005C3B9B" w:rsidRPr="00973E75" w:rsidRDefault="005C3B9B" w:rsidP="005352CF">
            <w:pPr>
              <w:pStyle w:val="Tabletext"/>
              <w:keepNext/>
              <w:keepLines/>
              <w:jc w:val="center"/>
            </w:pPr>
          </w:p>
        </w:tc>
        <w:tc>
          <w:tcPr>
            <w:tcW w:w="1701" w:type="dxa"/>
            <w:vMerge/>
            <w:tcBorders>
              <w:top w:val="single" w:sz="6" w:space="0" w:color="auto"/>
              <w:left w:val="single" w:sz="6" w:space="0" w:color="auto"/>
              <w:bottom w:val="single" w:sz="6" w:space="0" w:color="auto"/>
              <w:right w:val="single" w:sz="6" w:space="0" w:color="auto"/>
            </w:tcBorders>
            <w:vAlign w:val="center"/>
            <w:tcPrChange w:id="218" w:author="PC" w:date="2023-05-23T15:45:00Z">
              <w:tcPr>
                <w:tcW w:w="1753" w:type="dxa"/>
                <w:gridSpan w:val="2"/>
                <w:vMerge/>
                <w:tcBorders>
                  <w:top w:val="single" w:sz="6" w:space="0" w:color="auto"/>
                  <w:left w:val="single" w:sz="6" w:space="0" w:color="auto"/>
                  <w:bottom w:val="single" w:sz="6" w:space="0" w:color="auto"/>
                  <w:right w:val="single" w:sz="6" w:space="0" w:color="auto"/>
                </w:tcBorders>
                <w:vAlign w:val="center"/>
              </w:tcPr>
            </w:tcPrChange>
          </w:tcPr>
          <w:p w14:paraId="38D84CEF" w14:textId="77777777" w:rsidR="005C3B9B" w:rsidRPr="00973E75" w:rsidRDefault="005C3B9B" w:rsidP="005352CF">
            <w:pPr>
              <w:pStyle w:val="Tabletext"/>
              <w:keepNext/>
              <w:keepLines/>
              <w:jc w:val="center"/>
            </w:pPr>
          </w:p>
        </w:tc>
      </w:tr>
      <w:tr w:rsidR="005C3B9B" w:rsidRPr="00973E75" w14:paraId="6075233C" w14:textId="77777777" w:rsidTr="005C3B9B">
        <w:tblPrEx>
          <w:tblPrExChange w:id="219" w:author="PC" w:date="2023-05-23T15:45:00Z">
            <w:tblPrEx>
              <w:tblW w:w="9639" w:type="dxa"/>
            </w:tblPrEx>
          </w:tblPrExChange>
        </w:tblPrEx>
        <w:trPr>
          <w:cantSplit/>
          <w:jc w:val="center"/>
          <w:trPrChange w:id="220"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21"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3C7B285C" w14:textId="77777777" w:rsidR="005C3B9B" w:rsidRPr="00973E75" w:rsidRDefault="005C3B9B" w:rsidP="005352CF">
            <w:pPr>
              <w:pStyle w:val="Tabletext"/>
              <w:keepNext/>
              <w:keepLines/>
              <w:jc w:val="center"/>
            </w:pPr>
            <w:r w:rsidRPr="00973E75">
              <w:t>0.009 to 0.15</w:t>
            </w:r>
          </w:p>
        </w:tc>
        <w:tc>
          <w:tcPr>
            <w:tcW w:w="2172" w:type="dxa"/>
            <w:tcBorders>
              <w:top w:val="single" w:sz="6" w:space="0" w:color="auto"/>
              <w:left w:val="single" w:sz="6" w:space="0" w:color="auto"/>
              <w:bottom w:val="single" w:sz="6" w:space="0" w:color="auto"/>
              <w:right w:val="single" w:sz="6" w:space="0" w:color="auto"/>
            </w:tcBorders>
            <w:vAlign w:val="center"/>
            <w:tcPrChange w:id="222"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5BC823EB" w14:textId="77777777" w:rsidR="005C3B9B" w:rsidRPr="00973E75" w:rsidRDefault="005C3B9B" w:rsidP="005352CF">
            <w:pPr>
              <w:pStyle w:val="Tabletext"/>
              <w:keepNext/>
              <w:keepLines/>
              <w:jc w:val="center"/>
            </w:pPr>
            <w:r w:rsidRPr="00973E75">
              <w:t>52 – 20*log(f[MHz])</w:t>
            </w:r>
          </w:p>
        </w:tc>
        <w:tc>
          <w:tcPr>
            <w:tcW w:w="2151" w:type="dxa"/>
            <w:tcBorders>
              <w:top w:val="single" w:sz="6" w:space="0" w:color="auto"/>
              <w:left w:val="single" w:sz="6" w:space="0" w:color="auto"/>
              <w:bottom w:val="single" w:sz="6" w:space="0" w:color="auto"/>
              <w:right w:val="single" w:sz="6" w:space="0" w:color="auto"/>
            </w:tcBorders>
            <w:vAlign w:val="center"/>
            <w:tcPrChange w:id="223"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2816C7B0" w14:textId="77777777" w:rsidR="005C3B9B" w:rsidRPr="00973E75" w:rsidRDefault="005C3B9B" w:rsidP="005352CF">
            <w:pPr>
              <w:pStyle w:val="Tabletext"/>
              <w:keepNext/>
              <w:keepLines/>
              <w:jc w:val="center"/>
            </w:pPr>
            <w:r>
              <w:t>–</w:t>
            </w:r>
          </w:p>
        </w:tc>
        <w:tc>
          <w:tcPr>
            <w:tcW w:w="1464" w:type="dxa"/>
            <w:tcBorders>
              <w:top w:val="single" w:sz="6" w:space="0" w:color="auto"/>
              <w:left w:val="single" w:sz="6" w:space="0" w:color="auto"/>
              <w:bottom w:val="single" w:sz="6" w:space="0" w:color="auto"/>
              <w:right w:val="single" w:sz="6" w:space="0" w:color="auto"/>
            </w:tcBorders>
            <w:tcPrChange w:id="224"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2402A3DA" w14:textId="7615397C" w:rsidR="005C3B9B" w:rsidRPr="00973E75" w:rsidRDefault="005C3B9B" w:rsidP="005352CF">
            <w:pPr>
              <w:pStyle w:val="Tabletext"/>
              <w:keepNext/>
              <w:keepLines/>
              <w:jc w:val="center"/>
              <w:rPr>
                <w:ins w:id="225" w:author="PC" w:date="2023-05-23T15:44:00Z"/>
              </w:rPr>
            </w:pPr>
            <w:ins w:id="226" w:author="PC" w:date="2023-05-23T15:46:00Z">
              <w:r>
                <w:t>-</w:t>
              </w:r>
            </w:ins>
            <w:ins w:id="227" w:author="PC" w:date="2023-05-23T15:47:00Z">
              <w:r>
                <w:t>-</w:t>
              </w:r>
            </w:ins>
          </w:p>
        </w:tc>
        <w:tc>
          <w:tcPr>
            <w:tcW w:w="1843" w:type="dxa"/>
            <w:tcBorders>
              <w:top w:val="single" w:sz="6" w:space="0" w:color="auto"/>
              <w:left w:val="single" w:sz="6" w:space="0" w:color="auto"/>
              <w:bottom w:val="single" w:sz="6" w:space="0" w:color="auto"/>
              <w:right w:val="single" w:sz="6" w:space="0" w:color="auto"/>
            </w:tcBorders>
            <w:vAlign w:val="center"/>
            <w:tcPrChange w:id="228"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0CF77233" w14:textId="35FF739A"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29"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0BE4B80B" w14:textId="77777777" w:rsidR="005C3B9B" w:rsidRPr="00973E75" w:rsidRDefault="005C3B9B" w:rsidP="005352CF">
            <w:pPr>
              <w:pStyle w:val="Tabletext"/>
              <w:keepNext/>
              <w:keepLines/>
              <w:jc w:val="center"/>
            </w:pPr>
            <w:r w:rsidRPr="00973E75">
              <w:t>200 Hz</w:t>
            </w:r>
          </w:p>
        </w:tc>
      </w:tr>
      <w:tr w:rsidR="005C3B9B" w:rsidRPr="00973E75" w14:paraId="15ED8FB8" w14:textId="77777777" w:rsidTr="005C3B9B">
        <w:tblPrEx>
          <w:tblPrExChange w:id="230" w:author="PC" w:date="2023-05-23T15:45:00Z">
            <w:tblPrEx>
              <w:tblW w:w="9639" w:type="dxa"/>
            </w:tblPrEx>
          </w:tblPrExChange>
        </w:tblPrEx>
        <w:trPr>
          <w:cantSplit/>
          <w:jc w:val="center"/>
          <w:trPrChange w:id="231"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32"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08D59934" w14:textId="77777777" w:rsidR="005C3B9B" w:rsidRPr="00973E75" w:rsidRDefault="005C3B9B" w:rsidP="005352CF">
            <w:pPr>
              <w:pStyle w:val="Tabletext"/>
              <w:keepNext/>
              <w:keepLines/>
              <w:jc w:val="center"/>
            </w:pPr>
            <w:r w:rsidRPr="00973E75">
              <w:t>0.15 to 1</w:t>
            </w:r>
          </w:p>
        </w:tc>
        <w:tc>
          <w:tcPr>
            <w:tcW w:w="2172" w:type="dxa"/>
            <w:tcBorders>
              <w:top w:val="single" w:sz="6" w:space="0" w:color="auto"/>
              <w:left w:val="single" w:sz="6" w:space="0" w:color="auto"/>
              <w:bottom w:val="single" w:sz="6" w:space="0" w:color="auto"/>
              <w:right w:val="single" w:sz="6" w:space="0" w:color="auto"/>
            </w:tcBorders>
            <w:vAlign w:val="center"/>
            <w:tcPrChange w:id="233"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056322A8" w14:textId="77777777" w:rsidR="005C3B9B" w:rsidRPr="00973E75" w:rsidRDefault="005C3B9B" w:rsidP="005352CF">
            <w:pPr>
              <w:pStyle w:val="Tabletext"/>
              <w:keepNext/>
              <w:keepLines/>
              <w:jc w:val="center"/>
            </w:pPr>
            <w:r w:rsidRPr="00973E75">
              <w:t>52 – 20*log(f[MHz])</w:t>
            </w:r>
          </w:p>
        </w:tc>
        <w:tc>
          <w:tcPr>
            <w:tcW w:w="2151" w:type="dxa"/>
            <w:tcBorders>
              <w:top w:val="single" w:sz="6" w:space="0" w:color="auto"/>
              <w:left w:val="single" w:sz="6" w:space="0" w:color="auto"/>
              <w:bottom w:val="single" w:sz="6" w:space="0" w:color="auto"/>
              <w:right w:val="single" w:sz="6" w:space="0" w:color="auto"/>
            </w:tcBorders>
            <w:vAlign w:val="center"/>
            <w:tcPrChange w:id="234"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47353470" w14:textId="77777777" w:rsidR="005C3B9B" w:rsidRPr="00973E75" w:rsidRDefault="005C3B9B" w:rsidP="005352CF">
            <w:pPr>
              <w:pStyle w:val="Tabletext"/>
              <w:keepNext/>
              <w:keepLines/>
              <w:jc w:val="center"/>
            </w:pPr>
            <w:r>
              <w:t>–</w:t>
            </w:r>
          </w:p>
        </w:tc>
        <w:tc>
          <w:tcPr>
            <w:tcW w:w="1464" w:type="dxa"/>
            <w:tcBorders>
              <w:top w:val="single" w:sz="6" w:space="0" w:color="auto"/>
              <w:left w:val="single" w:sz="6" w:space="0" w:color="auto"/>
              <w:bottom w:val="single" w:sz="6" w:space="0" w:color="auto"/>
              <w:right w:val="single" w:sz="6" w:space="0" w:color="auto"/>
            </w:tcBorders>
            <w:tcPrChange w:id="235"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103A6867" w14:textId="274B50B2" w:rsidR="005C3B9B" w:rsidRPr="00973E75" w:rsidRDefault="005C3B9B" w:rsidP="005352CF">
            <w:pPr>
              <w:pStyle w:val="Tabletext"/>
              <w:keepNext/>
              <w:keepLines/>
              <w:jc w:val="center"/>
              <w:rPr>
                <w:ins w:id="236" w:author="PC" w:date="2023-05-23T15:44:00Z"/>
              </w:rPr>
            </w:pPr>
            <w:ins w:id="237" w:author="PC" w:date="2023-05-23T15:46:00Z">
              <w:r>
                <w:t>-</w:t>
              </w:r>
            </w:ins>
            <w:ins w:id="238" w:author="PC" w:date="2023-05-23T15:47:00Z">
              <w:r>
                <w:t>-</w:t>
              </w:r>
            </w:ins>
          </w:p>
        </w:tc>
        <w:tc>
          <w:tcPr>
            <w:tcW w:w="1843" w:type="dxa"/>
            <w:tcBorders>
              <w:top w:val="single" w:sz="6" w:space="0" w:color="auto"/>
              <w:left w:val="single" w:sz="6" w:space="0" w:color="auto"/>
              <w:bottom w:val="single" w:sz="6" w:space="0" w:color="auto"/>
              <w:right w:val="single" w:sz="6" w:space="0" w:color="auto"/>
            </w:tcBorders>
            <w:vAlign w:val="center"/>
            <w:tcPrChange w:id="239"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5F29895F" w14:textId="1454B1EC"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40"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5787F5CD" w14:textId="77777777" w:rsidR="005C3B9B" w:rsidRPr="00973E75" w:rsidRDefault="005C3B9B" w:rsidP="005352CF">
            <w:pPr>
              <w:pStyle w:val="Tabletext"/>
              <w:keepNext/>
              <w:keepLines/>
              <w:jc w:val="center"/>
            </w:pPr>
            <w:r w:rsidRPr="00973E75">
              <w:t>9 kHz</w:t>
            </w:r>
          </w:p>
        </w:tc>
      </w:tr>
      <w:tr w:rsidR="005C3B9B" w:rsidRPr="00973E75" w14:paraId="0C664398" w14:textId="77777777" w:rsidTr="005C3B9B">
        <w:tblPrEx>
          <w:tblPrExChange w:id="241" w:author="PC" w:date="2023-05-23T15:45:00Z">
            <w:tblPrEx>
              <w:tblW w:w="9639" w:type="dxa"/>
            </w:tblPrEx>
          </w:tblPrExChange>
        </w:tblPrEx>
        <w:trPr>
          <w:cantSplit/>
          <w:jc w:val="center"/>
          <w:trPrChange w:id="242"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43"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55AF3BF1" w14:textId="77777777" w:rsidR="005C3B9B" w:rsidRPr="00973E75" w:rsidRDefault="005C3B9B" w:rsidP="005352CF">
            <w:pPr>
              <w:pStyle w:val="Tabletext"/>
              <w:keepNext/>
              <w:keepLines/>
              <w:jc w:val="center"/>
            </w:pPr>
            <w:r w:rsidRPr="00973E75">
              <w:t>1 to 30</w:t>
            </w:r>
          </w:p>
        </w:tc>
        <w:tc>
          <w:tcPr>
            <w:tcW w:w="2172" w:type="dxa"/>
            <w:tcBorders>
              <w:top w:val="single" w:sz="6" w:space="0" w:color="auto"/>
              <w:left w:val="single" w:sz="6" w:space="0" w:color="auto"/>
              <w:bottom w:val="single" w:sz="6" w:space="0" w:color="auto"/>
              <w:right w:val="single" w:sz="6" w:space="0" w:color="auto"/>
            </w:tcBorders>
            <w:vAlign w:val="center"/>
            <w:tcPrChange w:id="244"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3E9B6BEF" w14:textId="77777777" w:rsidR="005C3B9B" w:rsidRPr="00973E75" w:rsidRDefault="005C3B9B" w:rsidP="005352CF">
            <w:pPr>
              <w:pStyle w:val="Tabletext"/>
              <w:keepNext/>
              <w:keepLines/>
              <w:jc w:val="center"/>
            </w:pPr>
            <w:r w:rsidRPr="00973E75">
              <w:t>52 – 8.8*log(f[MHz])</w:t>
            </w:r>
          </w:p>
        </w:tc>
        <w:tc>
          <w:tcPr>
            <w:tcW w:w="2151" w:type="dxa"/>
            <w:tcBorders>
              <w:top w:val="single" w:sz="6" w:space="0" w:color="auto"/>
              <w:left w:val="single" w:sz="6" w:space="0" w:color="auto"/>
              <w:bottom w:val="single" w:sz="6" w:space="0" w:color="auto"/>
              <w:right w:val="single" w:sz="6" w:space="0" w:color="auto"/>
            </w:tcBorders>
            <w:vAlign w:val="center"/>
            <w:tcPrChange w:id="245"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6B88926D" w14:textId="77777777" w:rsidR="005C3B9B" w:rsidRPr="00973E75" w:rsidRDefault="005C3B9B" w:rsidP="005352CF">
            <w:pPr>
              <w:pStyle w:val="Tabletext"/>
              <w:keepNext/>
              <w:keepLines/>
              <w:jc w:val="center"/>
            </w:pPr>
            <w:r>
              <w:t>–</w:t>
            </w:r>
          </w:p>
        </w:tc>
        <w:tc>
          <w:tcPr>
            <w:tcW w:w="1464" w:type="dxa"/>
            <w:tcBorders>
              <w:top w:val="single" w:sz="6" w:space="0" w:color="auto"/>
              <w:left w:val="single" w:sz="6" w:space="0" w:color="auto"/>
              <w:bottom w:val="single" w:sz="6" w:space="0" w:color="auto"/>
              <w:right w:val="single" w:sz="6" w:space="0" w:color="auto"/>
            </w:tcBorders>
            <w:tcPrChange w:id="246"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18E8A468" w14:textId="056E5DE8" w:rsidR="005C3B9B" w:rsidRPr="00973E75" w:rsidRDefault="005C3B9B" w:rsidP="005352CF">
            <w:pPr>
              <w:pStyle w:val="Tabletext"/>
              <w:keepNext/>
              <w:keepLines/>
              <w:jc w:val="center"/>
              <w:rPr>
                <w:ins w:id="247" w:author="PC" w:date="2023-05-23T15:44:00Z"/>
              </w:rPr>
            </w:pPr>
            <w:ins w:id="248" w:author="PC" w:date="2023-05-23T15:46:00Z">
              <w:r>
                <w:t>-</w:t>
              </w:r>
            </w:ins>
            <w:ins w:id="249" w:author="PC" w:date="2023-05-23T15:47:00Z">
              <w:r>
                <w:t>-</w:t>
              </w:r>
            </w:ins>
          </w:p>
        </w:tc>
        <w:tc>
          <w:tcPr>
            <w:tcW w:w="1843" w:type="dxa"/>
            <w:tcBorders>
              <w:top w:val="single" w:sz="6" w:space="0" w:color="auto"/>
              <w:left w:val="single" w:sz="6" w:space="0" w:color="auto"/>
              <w:bottom w:val="single" w:sz="6" w:space="0" w:color="auto"/>
              <w:right w:val="single" w:sz="6" w:space="0" w:color="auto"/>
            </w:tcBorders>
            <w:vAlign w:val="center"/>
            <w:tcPrChange w:id="250"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7166614C" w14:textId="2BC3FDB4"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51"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7FAF8AA1" w14:textId="77777777" w:rsidR="005C3B9B" w:rsidRPr="00973E75" w:rsidRDefault="005C3B9B" w:rsidP="005352CF">
            <w:pPr>
              <w:pStyle w:val="Tabletext"/>
              <w:keepNext/>
              <w:keepLines/>
              <w:jc w:val="center"/>
            </w:pPr>
            <w:r w:rsidRPr="00973E75">
              <w:t>9 kHz</w:t>
            </w:r>
          </w:p>
        </w:tc>
      </w:tr>
      <w:tr w:rsidR="005C3B9B" w:rsidRPr="00973E75" w14:paraId="259A0A2F" w14:textId="77777777" w:rsidTr="005C3B9B">
        <w:tblPrEx>
          <w:tblPrExChange w:id="252" w:author="PC" w:date="2023-05-23T15:45:00Z">
            <w:tblPrEx>
              <w:tblW w:w="9639" w:type="dxa"/>
            </w:tblPrEx>
          </w:tblPrExChange>
        </w:tblPrEx>
        <w:trPr>
          <w:cantSplit/>
          <w:jc w:val="center"/>
          <w:trPrChange w:id="253"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54"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4A3BD07F" w14:textId="77777777" w:rsidR="005C3B9B" w:rsidRPr="00973E75" w:rsidRDefault="005C3B9B" w:rsidP="005352CF">
            <w:pPr>
              <w:pStyle w:val="Tabletext"/>
              <w:keepNext/>
              <w:keepLines/>
              <w:jc w:val="center"/>
            </w:pPr>
            <w:r w:rsidRPr="00973E75">
              <w:t>30 to 230</w:t>
            </w:r>
          </w:p>
        </w:tc>
        <w:tc>
          <w:tcPr>
            <w:tcW w:w="2172" w:type="dxa"/>
            <w:tcBorders>
              <w:top w:val="single" w:sz="6" w:space="0" w:color="auto"/>
              <w:left w:val="single" w:sz="6" w:space="0" w:color="auto"/>
              <w:bottom w:val="single" w:sz="6" w:space="0" w:color="auto"/>
              <w:right w:val="single" w:sz="6" w:space="0" w:color="auto"/>
            </w:tcBorders>
            <w:vAlign w:val="center"/>
            <w:tcPrChange w:id="255"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73BA6D67" w14:textId="77777777" w:rsidR="005C3B9B" w:rsidRPr="00973E75" w:rsidRDefault="005C3B9B" w:rsidP="005352CF">
            <w:pPr>
              <w:pStyle w:val="Tabletext"/>
              <w:keepNext/>
              <w:keepLines/>
              <w:jc w:val="center"/>
            </w:pPr>
            <w:r w:rsidRPr="00973E75">
              <w:t>--</w:t>
            </w:r>
          </w:p>
        </w:tc>
        <w:tc>
          <w:tcPr>
            <w:tcW w:w="2151" w:type="dxa"/>
            <w:tcBorders>
              <w:top w:val="single" w:sz="6" w:space="0" w:color="auto"/>
              <w:left w:val="single" w:sz="6" w:space="0" w:color="auto"/>
              <w:bottom w:val="single" w:sz="6" w:space="0" w:color="auto"/>
              <w:right w:val="single" w:sz="6" w:space="0" w:color="auto"/>
            </w:tcBorders>
            <w:vAlign w:val="center"/>
            <w:tcPrChange w:id="256"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5203FD61" w14:textId="77777777" w:rsidR="005C3B9B" w:rsidRPr="00973E75" w:rsidRDefault="005C3B9B" w:rsidP="005352CF">
            <w:pPr>
              <w:pStyle w:val="Tabletext"/>
              <w:keepNext/>
              <w:keepLines/>
              <w:jc w:val="center"/>
            </w:pPr>
            <w:r w:rsidRPr="00973E75">
              <w:t>40</w:t>
            </w:r>
          </w:p>
        </w:tc>
        <w:tc>
          <w:tcPr>
            <w:tcW w:w="1464" w:type="dxa"/>
            <w:tcBorders>
              <w:top w:val="single" w:sz="6" w:space="0" w:color="auto"/>
              <w:left w:val="single" w:sz="6" w:space="0" w:color="auto"/>
              <w:bottom w:val="single" w:sz="6" w:space="0" w:color="auto"/>
              <w:right w:val="single" w:sz="6" w:space="0" w:color="auto"/>
            </w:tcBorders>
            <w:tcPrChange w:id="257"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53155CF7" w14:textId="665C7E83" w:rsidR="005C3B9B" w:rsidRPr="00973E75" w:rsidRDefault="005C3B9B" w:rsidP="005352CF">
            <w:pPr>
              <w:pStyle w:val="Tabletext"/>
              <w:keepNext/>
              <w:keepLines/>
              <w:jc w:val="center"/>
              <w:rPr>
                <w:ins w:id="258" w:author="PC" w:date="2023-05-23T15:44:00Z"/>
              </w:rPr>
            </w:pPr>
            <w:ins w:id="259" w:author="PC" w:date="2023-05-23T15:46:00Z">
              <w:r>
                <w:t>-</w:t>
              </w:r>
            </w:ins>
            <w:ins w:id="260" w:author="PC" w:date="2023-05-23T15:47:00Z">
              <w:r>
                <w:t>-</w:t>
              </w:r>
            </w:ins>
          </w:p>
        </w:tc>
        <w:tc>
          <w:tcPr>
            <w:tcW w:w="1843" w:type="dxa"/>
            <w:tcBorders>
              <w:top w:val="single" w:sz="6" w:space="0" w:color="auto"/>
              <w:left w:val="single" w:sz="6" w:space="0" w:color="auto"/>
              <w:bottom w:val="single" w:sz="6" w:space="0" w:color="auto"/>
              <w:right w:val="single" w:sz="6" w:space="0" w:color="auto"/>
            </w:tcBorders>
            <w:vAlign w:val="center"/>
            <w:tcPrChange w:id="261"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7E1C60E7" w14:textId="2FF7DE3B"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62"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21BE88FD" w14:textId="77777777" w:rsidR="005C3B9B" w:rsidRPr="00973E75" w:rsidRDefault="005C3B9B" w:rsidP="005352CF">
            <w:pPr>
              <w:pStyle w:val="Tabletext"/>
              <w:keepNext/>
              <w:keepLines/>
              <w:jc w:val="center"/>
            </w:pPr>
            <w:r w:rsidRPr="00973E75">
              <w:t>120 kHz</w:t>
            </w:r>
          </w:p>
        </w:tc>
      </w:tr>
      <w:tr w:rsidR="005C3B9B" w:rsidRPr="00973E75" w14:paraId="71DD08CC" w14:textId="77777777" w:rsidTr="005C3B9B">
        <w:tblPrEx>
          <w:tblPrExChange w:id="263" w:author="PC" w:date="2023-05-23T15:45:00Z">
            <w:tblPrEx>
              <w:tblW w:w="9639" w:type="dxa"/>
            </w:tblPrEx>
          </w:tblPrExChange>
        </w:tblPrEx>
        <w:trPr>
          <w:cantSplit/>
          <w:jc w:val="center"/>
          <w:trPrChange w:id="264"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65"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2185705D" w14:textId="77777777" w:rsidR="005C3B9B" w:rsidRPr="00973E75" w:rsidRDefault="005C3B9B" w:rsidP="005352CF">
            <w:pPr>
              <w:pStyle w:val="Tabletext"/>
              <w:keepNext/>
              <w:keepLines/>
              <w:jc w:val="center"/>
            </w:pPr>
            <w:r w:rsidRPr="00973E75">
              <w:t>230 to 1000</w:t>
            </w:r>
          </w:p>
        </w:tc>
        <w:tc>
          <w:tcPr>
            <w:tcW w:w="2172" w:type="dxa"/>
            <w:tcBorders>
              <w:top w:val="single" w:sz="6" w:space="0" w:color="auto"/>
              <w:left w:val="single" w:sz="6" w:space="0" w:color="auto"/>
              <w:bottom w:val="single" w:sz="6" w:space="0" w:color="auto"/>
              <w:right w:val="single" w:sz="6" w:space="0" w:color="auto"/>
            </w:tcBorders>
            <w:vAlign w:val="center"/>
            <w:tcPrChange w:id="266"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1734579C" w14:textId="77777777" w:rsidR="005C3B9B" w:rsidRPr="00973E75" w:rsidRDefault="005C3B9B" w:rsidP="005352CF">
            <w:pPr>
              <w:pStyle w:val="Tabletext"/>
              <w:keepNext/>
              <w:keepLines/>
              <w:jc w:val="center"/>
            </w:pPr>
            <w:r w:rsidRPr="00973E75">
              <w:t>--</w:t>
            </w:r>
          </w:p>
        </w:tc>
        <w:tc>
          <w:tcPr>
            <w:tcW w:w="2151" w:type="dxa"/>
            <w:tcBorders>
              <w:top w:val="single" w:sz="6" w:space="0" w:color="auto"/>
              <w:left w:val="single" w:sz="6" w:space="0" w:color="auto"/>
              <w:bottom w:val="single" w:sz="6" w:space="0" w:color="auto"/>
              <w:right w:val="single" w:sz="6" w:space="0" w:color="auto"/>
            </w:tcBorders>
            <w:vAlign w:val="center"/>
            <w:tcPrChange w:id="267"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4E11BB83" w14:textId="77777777" w:rsidR="005C3B9B" w:rsidRPr="00973E75" w:rsidRDefault="005C3B9B" w:rsidP="005352CF">
            <w:pPr>
              <w:pStyle w:val="Tabletext"/>
              <w:keepNext/>
              <w:keepLines/>
              <w:jc w:val="center"/>
            </w:pPr>
            <w:r w:rsidRPr="00973E75">
              <w:t>47</w:t>
            </w:r>
          </w:p>
        </w:tc>
        <w:tc>
          <w:tcPr>
            <w:tcW w:w="1464" w:type="dxa"/>
            <w:tcBorders>
              <w:top w:val="single" w:sz="6" w:space="0" w:color="auto"/>
              <w:left w:val="single" w:sz="6" w:space="0" w:color="auto"/>
              <w:bottom w:val="single" w:sz="6" w:space="0" w:color="auto"/>
              <w:right w:val="single" w:sz="6" w:space="0" w:color="auto"/>
            </w:tcBorders>
            <w:tcPrChange w:id="268"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0B263087" w14:textId="7EAA4D18" w:rsidR="005C3B9B" w:rsidRPr="00973E75" w:rsidRDefault="005C3B9B" w:rsidP="005352CF">
            <w:pPr>
              <w:pStyle w:val="Tabletext"/>
              <w:keepNext/>
              <w:keepLines/>
              <w:jc w:val="center"/>
              <w:rPr>
                <w:ins w:id="269" w:author="PC" w:date="2023-05-23T15:44:00Z"/>
              </w:rPr>
            </w:pPr>
            <w:ins w:id="270" w:author="PC" w:date="2023-05-23T15:46:00Z">
              <w:r>
                <w:t>-</w:t>
              </w:r>
            </w:ins>
            <w:ins w:id="271" w:author="PC" w:date="2023-05-23T15:47:00Z">
              <w:r>
                <w:t>-</w:t>
              </w:r>
            </w:ins>
          </w:p>
        </w:tc>
        <w:tc>
          <w:tcPr>
            <w:tcW w:w="1843" w:type="dxa"/>
            <w:tcBorders>
              <w:top w:val="single" w:sz="6" w:space="0" w:color="auto"/>
              <w:left w:val="single" w:sz="6" w:space="0" w:color="auto"/>
              <w:bottom w:val="single" w:sz="6" w:space="0" w:color="auto"/>
              <w:right w:val="single" w:sz="6" w:space="0" w:color="auto"/>
            </w:tcBorders>
            <w:vAlign w:val="center"/>
            <w:tcPrChange w:id="272"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19536124" w14:textId="759C6045"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73"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2EC25FAC" w14:textId="77777777" w:rsidR="005C3B9B" w:rsidRPr="00973E75" w:rsidRDefault="005C3B9B" w:rsidP="005352CF">
            <w:pPr>
              <w:pStyle w:val="Tabletext"/>
              <w:keepNext/>
              <w:keepLines/>
              <w:jc w:val="center"/>
            </w:pPr>
            <w:r w:rsidRPr="00973E75">
              <w:t>120 kHz</w:t>
            </w:r>
          </w:p>
        </w:tc>
      </w:tr>
      <w:tr w:rsidR="005C3B9B" w:rsidRPr="00973E75" w14:paraId="1F190875" w14:textId="77777777" w:rsidTr="005C3B9B">
        <w:tblPrEx>
          <w:tblPrExChange w:id="274" w:author="PC" w:date="2023-05-23T15:45:00Z">
            <w:tblPrEx>
              <w:tblW w:w="9639" w:type="dxa"/>
            </w:tblPrEx>
          </w:tblPrExChange>
        </w:tblPrEx>
        <w:trPr>
          <w:cantSplit/>
          <w:jc w:val="center"/>
          <w:trPrChange w:id="275"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76"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47A7669B" w14:textId="77777777" w:rsidR="005C3B9B" w:rsidRPr="00973E75" w:rsidRDefault="005C3B9B" w:rsidP="005352CF">
            <w:pPr>
              <w:pStyle w:val="Tabletext"/>
              <w:keepNext/>
              <w:keepLines/>
              <w:jc w:val="center"/>
            </w:pPr>
            <w:r w:rsidRPr="00973E75">
              <w:t xml:space="preserve">1000 to </w:t>
            </w:r>
            <w:del w:id="277" w:author="Dr.Lenin Raja" w:date="2023-05-22T13:56:00Z">
              <w:r w:rsidRPr="00973E75" w:rsidDel="00656F61">
                <w:delText>3</w:delText>
              </w:r>
            </w:del>
            <w:ins w:id="278" w:author="Dr.Lenin Raja" w:date="2023-05-22T13:56:00Z">
              <w:r>
                <w:t>6</w:t>
              </w:r>
            </w:ins>
            <w:r w:rsidRPr="00973E75">
              <w:t>000</w:t>
            </w:r>
          </w:p>
        </w:tc>
        <w:tc>
          <w:tcPr>
            <w:tcW w:w="2172" w:type="dxa"/>
            <w:tcBorders>
              <w:top w:val="single" w:sz="6" w:space="0" w:color="auto"/>
              <w:left w:val="single" w:sz="6" w:space="0" w:color="auto"/>
              <w:bottom w:val="single" w:sz="6" w:space="0" w:color="auto"/>
              <w:right w:val="single" w:sz="6" w:space="0" w:color="auto"/>
            </w:tcBorders>
            <w:vAlign w:val="center"/>
            <w:tcPrChange w:id="279"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7C1822BE" w14:textId="77777777" w:rsidR="005C3B9B" w:rsidRPr="00973E75" w:rsidRDefault="005C3B9B" w:rsidP="005352CF">
            <w:pPr>
              <w:pStyle w:val="Tabletext"/>
              <w:keepNext/>
              <w:keepLines/>
              <w:jc w:val="center"/>
            </w:pPr>
            <w:ins w:id="280" w:author="Dr.Lenin Raja" w:date="2023-05-22T13:56:00Z">
              <w:r>
                <w:t xml:space="preserve">74 </w:t>
              </w:r>
            </w:ins>
            <w:del w:id="281" w:author="Dr.Lenin Raja" w:date="2023-05-22T13:56:00Z">
              <w:r w:rsidRPr="00973E75" w:rsidDel="00656F61">
                <w:delText>7</w:delText>
              </w:r>
            </w:del>
            <w:ins w:id="282" w:author="Gorini, Beniamino (Nokia - IT/Vimercate)" w:date="2022-10-19T22:58:00Z">
              <w:del w:id="283" w:author="Dr.Lenin Raja" w:date="2023-05-22T13:56:00Z">
                <w:r w:rsidDel="00656F61">
                  <w:delText>4</w:delText>
                </w:r>
              </w:del>
            </w:ins>
            <w:del w:id="284" w:author="Gorini, Beniamino (Nokia - IT/Vimercate)" w:date="2022-10-19T22:58:00Z">
              <w:r w:rsidRPr="00973E75" w:rsidDel="00B40C51">
                <w:delText>0</w:delText>
              </w:r>
            </w:del>
          </w:p>
        </w:tc>
        <w:tc>
          <w:tcPr>
            <w:tcW w:w="2151" w:type="dxa"/>
            <w:tcBorders>
              <w:top w:val="single" w:sz="6" w:space="0" w:color="auto"/>
              <w:left w:val="single" w:sz="6" w:space="0" w:color="auto"/>
              <w:bottom w:val="single" w:sz="6" w:space="0" w:color="auto"/>
              <w:right w:val="single" w:sz="6" w:space="0" w:color="auto"/>
            </w:tcBorders>
            <w:vAlign w:val="center"/>
            <w:tcPrChange w:id="285"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44F9DC71" w14:textId="77777777" w:rsidR="005C3B9B" w:rsidRPr="00973E75" w:rsidRDefault="005C3B9B" w:rsidP="005352CF">
            <w:pPr>
              <w:pStyle w:val="Tabletext"/>
              <w:keepNext/>
              <w:keepLines/>
              <w:jc w:val="center"/>
            </w:pPr>
            <w:r>
              <w:t>N/A</w:t>
            </w:r>
          </w:p>
        </w:tc>
        <w:tc>
          <w:tcPr>
            <w:tcW w:w="1464" w:type="dxa"/>
            <w:tcBorders>
              <w:top w:val="single" w:sz="6" w:space="0" w:color="auto"/>
              <w:left w:val="single" w:sz="6" w:space="0" w:color="auto"/>
              <w:bottom w:val="single" w:sz="6" w:space="0" w:color="auto"/>
              <w:right w:val="single" w:sz="6" w:space="0" w:color="auto"/>
            </w:tcBorders>
            <w:tcPrChange w:id="286"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1E6088C3" w14:textId="5A9E1C23" w:rsidR="005C3B9B" w:rsidRPr="00973E75" w:rsidRDefault="005C3B9B" w:rsidP="005352CF">
            <w:pPr>
              <w:pStyle w:val="Tabletext"/>
              <w:keepNext/>
              <w:keepLines/>
              <w:jc w:val="center"/>
            </w:pPr>
            <w:ins w:id="287" w:author="PC" w:date="2023-05-23T15:46:00Z">
              <w:r>
                <w:t>54</w:t>
              </w:r>
            </w:ins>
          </w:p>
        </w:tc>
        <w:tc>
          <w:tcPr>
            <w:tcW w:w="1843" w:type="dxa"/>
            <w:tcBorders>
              <w:top w:val="single" w:sz="6" w:space="0" w:color="auto"/>
              <w:left w:val="single" w:sz="6" w:space="0" w:color="auto"/>
              <w:bottom w:val="single" w:sz="6" w:space="0" w:color="auto"/>
              <w:right w:val="single" w:sz="6" w:space="0" w:color="auto"/>
            </w:tcBorders>
            <w:vAlign w:val="center"/>
            <w:tcPrChange w:id="288"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408AB9FC" w14:textId="53206F74" w:rsidR="005C3B9B" w:rsidRPr="00973E75" w:rsidRDefault="005C3B9B" w:rsidP="005352CF">
            <w:pPr>
              <w:pStyle w:val="Tabletext"/>
              <w:keepNext/>
              <w:keepLines/>
              <w:jc w:val="center"/>
            </w:pPr>
            <w:r w:rsidRPr="00973E75">
              <w:t>3 m</w:t>
            </w:r>
          </w:p>
        </w:tc>
        <w:tc>
          <w:tcPr>
            <w:tcW w:w="1701" w:type="dxa"/>
            <w:tcBorders>
              <w:top w:val="single" w:sz="6" w:space="0" w:color="auto"/>
              <w:left w:val="single" w:sz="6" w:space="0" w:color="auto"/>
              <w:bottom w:val="single" w:sz="6" w:space="0" w:color="auto"/>
              <w:right w:val="single" w:sz="6" w:space="0" w:color="auto"/>
            </w:tcBorders>
            <w:vAlign w:val="center"/>
            <w:tcPrChange w:id="289"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250DD7B5" w14:textId="77777777" w:rsidR="005C3B9B" w:rsidRPr="00973E75" w:rsidRDefault="005C3B9B" w:rsidP="005352CF">
            <w:pPr>
              <w:pStyle w:val="Tabletext"/>
              <w:keepNext/>
              <w:keepLines/>
              <w:jc w:val="center"/>
            </w:pPr>
            <w:r w:rsidRPr="00973E75">
              <w:t>1 MHz</w:t>
            </w:r>
          </w:p>
        </w:tc>
      </w:tr>
      <w:tr w:rsidR="005C3B9B" w:rsidRPr="00973E75" w14:paraId="05D7F212" w14:textId="77777777" w:rsidTr="005C3B9B">
        <w:tblPrEx>
          <w:tblPrExChange w:id="290" w:author="PC" w:date="2023-05-23T15:45:00Z">
            <w:tblPrEx>
              <w:tblW w:w="9639" w:type="dxa"/>
            </w:tblPrEx>
          </w:tblPrExChange>
        </w:tblPrEx>
        <w:trPr>
          <w:cantSplit/>
          <w:jc w:val="center"/>
          <w:trPrChange w:id="291" w:author="PC" w:date="2023-05-23T15:45:00Z">
            <w:trPr>
              <w:cantSplit/>
              <w:jc w:val="center"/>
            </w:trPr>
          </w:trPrChange>
        </w:trPr>
        <w:tc>
          <w:tcPr>
            <w:tcW w:w="1576" w:type="dxa"/>
            <w:tcBorders>
              <w:top w:val="single" w:sz="6" w:space="0" w:color="auto"/>
              <w:left w:val="single" w:sz="6" w:space="0" w:color="auto"/>
              <w:bottom w:val="single" w:sz="6" w:space="0" w:color="auto"/>
              <w:right w:val="single" w:sz="6" w:space="0" w:color="auto"/>
            </w:tcBorders>
            <w:vAlign w:val="center"/>
            <w:tcPrChange w:id="292" w:author="PC" w:date="2023-05-23T15:45:00Z">
              <w:tcPr>
                <w:tcW w:w="1576" w:type="dxa"/>
                <w:gridSpan w:val="2"/>
                <w:tcBorders>
                  <w:top w:val="single" w:sz="6" w:space="0" w:color="auto"/>
                  <w:left w:val="single" w:sz="6" w:space="0" w:color="auto"/>
                  <w:bottom w:val="single" w:sz="6" w:space="0" w:color="auto"/>
                  <w:right w:val="single" w:sz="6" w:space="0" w:color="auto"/>
                </w:tcBorders>
                <w:vAlign w:val="center"/>
              </w:tcPr>
            </w:tcPrChange>
          </w:tcPr>
          <w:p w14:paraId="1E6631D8" w14:textId="77777777" w:rsidR="005C3B9B" w:rsidRPr="00973E75" w:rsidRDefault="005C3B9B" w:rsidP="005352CF">
            <w:pPr>
              <w:pStyle w:val="Tabletext"/>
              <w:keepNext/>
              <w:keepLines/>
              <w:jc w:val="center"/>
            </w:pPr>
            <w:del w:id="293" w:author="Dr.Lenin Raja" w:date="2023-05-22T13:56:00Z">
              <w:r w:rsidRPr="00973E75" w:rsidDel="00656F61">
                <w:delText>3000 to 6000</w:delText>
              </w:r>
            </w:del>
          </w:p>
        </w:tc>
        <w:tc>
          <w:tcPr>
            <w:tcW w:w="2172" w:type="dxa"/>
            <w:tcBorders>
              <w:top w:val="single" w:sz="6" w:space="0" w:color="auto"/>
              <w:left w:val="single" w:sz="6" w:space="0" w:color="auto"/>
              <w:bottom w:val="single" w:sz="6" w:space="0" w:color="auto"/>
              <w:right w:val="single" w:sz="6" w:space="0" w:color="auto"/>
            </w:tcBorders>
            <w:vAlign w:val="center"/>
            <w:tcPrChange w:id="294" w:author="PC" w:date="2023-05-23T15:45:00Z">
              <w:tcPr>
                <w:tcW w:w="2172" w:type="dxa"/>
                <w:tcBorders>
                  <w:top w:val="single" w:sz="6" w:space="0" w:color="auto"/>
                  <w:left w:val="single" w:sz="6" w:space="0" w:color="auto"/>
                  <w:bottom w:val="single" w:sz="6" w:space="0" w:color="auto"/>
                  <w:right w:val="single" w:sz="6" w:space="0" w:color="auto"/>
                </w:tcBorders>
                <w:vAlign w:val="center"/>
              </w:tcPr>
            </w:tcPrChange>
          </w:tcPr>
          <w:p w14:paraId="5192EDEE" w14:textId="77777777" w:rsidR="005C3B9B" w:rsidRPr="00973E75" w:rsidRDefault="005C3B9B" w:rsidP="005352CF">
            <w:pPr>
              <w:pStyle w:val="Tabletext"/>
              <w:keepNext/>
              <w:keepLines/>
              <w:jc w:val="center"/>
            </w:pPr>
            <w:del w:id="295" w:author="Dr.Lenin Raja" w:date="2023-05-22T13:56:00Z">
              <w:r w:rsidRPr="00973E75" w:rsidDel="00656F61">
                <w:delText>74</w:delText>
              </w:r>
            </w:del>
          </w:p>
        </w:tc>
        <w:tc>
          <w:tcPr>
            <w:tcW w:w="2151" w:type="dxa"/>
            <w:tcBorders>
              <w:top w:val="single" w:sz="6" w:space="0" w:color="auto"/>
              <w:left w:val="single" w:sz="6" w:space="0" w:color="auto"/>
              <w:bottom w:val="single" w:sz="6" w:space="0" w:color="auto"/>
              <w:right w:val="single" w:sz="6" w:space="0" w:color="auto"/>
            </w:tcBorders>
            <w:vAlign w:val="center"/>
            <w:tcPrChange w:id="296" w:author="PC" w:date="2023-05-23T15:45:00Z">
              <w:tcPr>
                <w:tcW w:w="2151" w:type="dxa"/>
                <w:tcBorders>
                  <w:top w:val="single" w:sz="6" w:space="0" w:color="auto"/>
                  <w:left w:val="single" w:sz="6" w:space="0" w:color="auto"/>
                  <w:bottom w:val="single" w:sz="6" w:space="0" w:color="auto"/>
                  <w:right w:val="single" w:sz="6" w:space="0" w:color="auto"/>
                </w:tcBorders>
                <w:vAlign w:val="center"/>
              </w:tcPr>
            </w:tcPrChange>
          </w:tcPr>
          <w:p w14:paraId="0CBEA1B9" w14:textId="77777777" w:rsidR="005C3B9B" w:rsidRPr="00973E75" w:rsidRDefault="005C3B9B" w:rsidP="005352CF">
            <w:pPr>
              <w:pStyle w:val="Tabletext"/>
              <w:keepNext/>
              <w:keepLines/>
              <w:jc w:val="center"/>
            </w:pPr>
            <w:del w:id="297" w:author="Dr.Lenin Raja" w:date="2023-05-22T13:56:00Z">
              <w:r w:rsidDel="00656F61">
                <w:delText>N/A</w:delText>
              </w:r>
            </w:del>
          </w:p>
        </w:tc>
        <w:tc>
          <w:tcPr>
            <w:tcW w:w="1464" w:type="dxa"/>
            <w:tcBorders>
              <w:top w:val="single" w:sz="6" w:space="0" w:color="auto"/>
              <w:left w:val="single" w:sz="6" w:space="0" w:color="auto"/>
              <w:bottom w:val="single" w:sz="6" w:space="0" w:color="auto"/>
              <w:right w:val="single" w:sz="6" w:space="0" w:color="auto"/>
            </w:tcBorders>
            <w:tcPrChange w:id="298" w:author="PC" w:date="2023-05-23T15:45:00Z">
              <w:tcPr>
                <w:tcW w:w="1987" w:type="dxa"/>
                <w:tcBorders>
                  <w:top w:val="single" w:sz="6" w:space="0" w:color="auto"/>
                  <w:left w:val="single" w:sz="6" w:space="0" w:color="auto"/>
                  <w:bottom w:val="single" w:sz="6" w:space="0" w:color="auto"/>
                  <w:right w:val="single" w:sz="6" w:space="0" w:color="auto"/>
                </w:tcBorders>
              </w:tcPr>
            </w:tcPrChange>
          </w:tcPr>
          <w:p w14:paraId="4CA4CA06" w14:textId="77777777" w:rsidR="005C3B9B" w:rsidRPr="00973E75" w:rsidDel="00656F61" w:rsidRDefault="005C3B9B" w:rsidP="005352CF">
            <w:pPr>
              <w:pStyle w:val="Tabletext"/>
              <w:keepNext/>
              <w:keepLines/>
              <w:jc w:val="center"/>
              <w:rPr>
                <w:ins w:id="299" w:author="PC" w:date="2023-05-23T15:44:00Z"/>
              </w:rPr>
            </w:pPr>
            <w:bookmarkStart w:id="300" w:name="_GoBack"/>
            <w:bookmarkEnd w:id="300"/>
          </w:p>
        </w:tc>
        <w:tc>
          <w:tcPr>
            <w:tcW w:w="1843" w:type="dxa"/>
            <w:tcBorders>
              <w:top w:val="single" w:sz="6" w:space="0" w:color="auto"/>
              <w:left w:val="single" w:sz="6" w:space="0" w:color="auto"/>
              <w:bottom w:val="single" w:sz="6" w:space="0" w:color="auto"/>
              <w:right w:val="single" w:sz="6" w:space="0" w:color="auto"/>
            </w:tcBorders>
            <w:vAlign w:val="center"/>
            <w:tcPrChange w:id="301" w:author="PC" w:date="2023-05-23T15:45:00Z">
              <w:tcPr>
                <w:tcW w:w="1987" w:type="dxa"/>
                <w:tcBorders>
                  <w:top w:val="single" w:sz="6" w:space="0" w:color="auto"/>
                  <w:left w:val="single" w:sz="6" w:space="0" w:color="auto"/>
                  <w:bottom w:val="single" w:sz="6" w:space="0" w:color="auto"/>
                  <w:right w:val="single" w:sz="6" w:space="0" w:color="auto"/>
                </w:tcBorders>
                <w:vAlign w:val="center"/>
              </w:tcPr>
            </w:tcPrChange>
          </w:tcPr>
          <w:p w14:paraId="084EFD05" w14:textId="786B6F96" w:rsidR="005C3B9B" w:rsidRPr="00973E75" w:rsidRDefault="005C3B9B" w:rsidP="005352CF">
            <w:pPr>
              <w:pStyle w:val="Tabletext"/>
              <w:keepNext/>
              <w:keepLines/>
              <w:jc w:val="center"/>
            </w:pPr>
            <w:del w:id="302" w:author="Dr.Lenin Raja" w:date="2023-05-22T13:56:00Z">
              <w:r w:rsidRPr="00973E75" w:rsidDel="00656F61">
                <w:delText>3 m</w:delText>
              </w:r>
            </w:del>
          </w:p>
        </w:tc>
        <w:tc>
          <w:tcPr>
            <w:tcW w:w="1701" w:type="dxa"/>
            <w:tcBorders>
              <w:top w:val="single" w:sz="6" w:space="0" w:color="auto"/>
              <w:left w:val="single" w:sz="6" w:space="0" w:color="auto"/>
              <w:bottom w:val="single" w:sz="6" w:space="0" w:color="auto"/>
              <w:right w:val="single" w:sz="6" w:space="0" w:color="auto"/>
            </w:tcBorders>
            <w:vAlign w:val="center"/>
            <w:tcPrChange w:id="303" w:author="PC" w:date="2023-05-23T15:45:00Z">
              <w:tcPr>
                <w:tcW w:w="1753" w:type="dxa"/>
                <w:gridSpan w:val="2"/>
                <w:tcBorders>
                  <w:top w:val="single" w:sz="6" w:space="0" w:color="auto"/>
                  <w:left w:val="single" w:sz="6" w:space="0" w:color="auto"/>
                  <w:bottom w:val="single" w:sz="6" w:space="0" w:color="auto"/>
                  <w:right w:val="single" w:sz="6" w:space="0" w:color="auto"/>
                </w:tcBorders>
                <w:vAlign w:val="center"/>
              </w:tcPr>
            </w:tcPrChange>
          </w:tcPr>
          <w:p w14:paraId="594D4EE1" w14:textId="77777777" w:rsidR="005C3B9B" w:rsidRPr="00973E75" w:rsidRDefault="005C3B9B" w:rsidP="005352CF">
            <w:pPr>
              <w:pStyle w:val="Tabletext"/>
              <w:keepNext/>
              <w:keepLines/>
              <w:jc w:val="center"/>
            </w:pPr>
            <w:del w:id="304" w:author="Dr.Lenin Raja" w:date="2023-05-22T13:56:00Z">
              <w:r w:rsidRPr="00973E75" w:rsidDel="00656F61">
                <w:delText>1 MHz</w:delText>
              </w:r>
            </w:del>
          </w:p>
        </w:tc>
      </w:tr>
      <w:tr w:rsidR="005C3B9B" w:rsidRPr="00973E75" w14:paraId="66D29FEB" w14:textId="77777777" w:rsidTr="00980F6C">
        <w:trPr>
          <w:cantSplit/>
          <w:jc w:val="center"/>
        </w:trPr>
        <w:tc>
          <w:tcPr>
            <w:tcW w:w="10907" w:type="dxa"/>
            <w:gridSpan w:val="6"/>
            <w:tcBorders>
              <w:top w:val="single" w:sz="6" w:space="0" w:color="auto"/>
              <w:left w:val="single" w:sz="6" w:space="0" w:color="auto"/>
              <w:bottom w:val="single" w:sz="6" w:space="0" w:color="auto"/>
              <w:right w:val="single" w:sz="6" w:space="0" w:color="auto"/>
            </w:tcBorders>
          </w:tcPr>
          <w:p w14:paraId="486E5855" w14:textId="68E71DD2" w:rsidR="005C3B9B" w:rsidRPr="00973E75" w:rsidRDefault="005C3B9B" w:rsidP="005352CF">
            <w:pPr>
              <w:pStyle w:val="Tabletext"/>
              <w:keepNext/>
              <w:keepLines/>
            </w:pPr>
            <w:r w:rsidRPr="00973E75">
              <w:t>NOTE 1 – For the purposes of this Recommendation, the levels are specified in terms of electric field strength. In the frequency range below 30 MHz</w:t>
            </w:r>
            <w:r>
              <w:t>,</w:t>
            </w:r>
            <w:r w:rsidRPr="00973E75">
              <w:t xml:space="preserve"> these levels also apply, if necessary, formally converted by means of the free space wave propagation impedance of 377 </w:t>
            </w:r>
            <w:r w:rsidRPr="00973E75">
              <w:sym w:font="Symbol" w:char="F057"/>
            </w:r>
            <w:r w:rsidRPr="00973E75">
              <w:t>, to the magnetic field strength measured in accordance with</w:t>
            </w:r>
            <w:r>
              <w:t xml:space="preserve"> clause 7</w:t>
            </w:r>
            <w:r w:rsidRPr="00973E75">
              <w:t>.3.</w:t>
            </w:r>
          </w:p>
          <w:p w14:paraId="4C3F8CC5" w14:textId="77777777" w:rsidR="005C3B9B" w:rsidRPr="00973E75" w:rsidRDefault="005C3B9B" w:rsidP="005352CF">
            <w:pPr>
              <w:pStyle w:val="Tabletext"/>
              <w:keepNext/>
              <w:keepLines/>
            </w:pPr>
            <w:r w:rsidRPr="00973E75">
              <w:t>NOTE 2 – At the transition frequency, the lower level applies.</w:t>
            </w:r>
          </w:p>
          <w:p w14:paraId="3D083DE1" w14:textId="78CE4AE3" w:rsidR="005C3B9B" w:rsidDel="00E2359D" w:rsidRDefault="005C3B9B" w:rsidP="005352CF">
            <w:pPr>
              <w:pStyle w:val="Tabletext"/>
              <w:keepNext/>
              <w:keepLines/>
              <w:rPr>
                <w:ins w:id="305" w:author="Dr.Lenin Raja" w:date="2023-05-22T13:56:00Z"/>
                <w:del w:id="306" w:author="PC" w:date="2023-05-23T17:51:00Z"/>
              </w:rPr>
            </w:pPr>
            <w:r w:rsidRPr="00973E75">
              <w:t>NOTE 3 – The levels between 30</w:t>
            </w:r>
            <w:r>
              <w:t> </w:t>
            </w:r>
            <w:r w:rsidRPr="00973E75">
              <w:t>MHz and 6000</w:t>
            </w:r>
            <w:r>
              <w:t> </w:t>
            </w:r>
            <w:r w:rsidRPr="00973E75">
              <w:t>MHz are obtained from [</w:t>
            </w:r>
            <w:r>
              <w:t xml:space="preserve">IEC CISPR </w:t>
            </w:r>
            <w:ins w:id="307" w:author="PC" w:date="2023-05-23T15:42:00Z">
              <w:r>
                <w:t>32</w:t>
              </w:r>
            </w:ins>
            <w:del w:id="308" w:author="PC" w:date="2023-05-23T15:42:00Z">
              <w:r w:rsidDel="005C3B9B">
                <w:delText>22</w:delText>
              </w:r>
            </w:del>
            <w:r>
              <w:t>].</w:t>
            </w:r>
          </w:p>
          <w:p w14:paraId="003AB231" w14:textId="10ADA3F8" w:rsidR="005C3B9B" w:rsidRPr="00973E75" w:rsidRDefault="005C3B9B" w:rsidP="005352CF">
            <w:pPr>
              <w:pStyle w:val="Tabletext"/>
              <w:keepNext/>
              <w:keepLines/>
            </w:pPr>
          </w:p>
        </w:tc>
      </w:tr>
    </w:tbl>
    <w:p w14:paraId="394DFB53" w14:textId="77777777" w:rsidR="00BB2C65" w:rsidRPr="00973E75" w:rsidRDefault="00BB2C65" w:rsidP="00BB2C65">
      <w:pPr>
        <w:pStyle w:val="Heading2"/>
      </w:pPr>
      <w:bookmarkStart w:id="309" w:name="_Ref5375544"/>
      <w:bookmarkStart w:id="310" w:name="_Toc17445440"/>
      <w:bookmarkStart w:id="311" w:name="_Toc44482201"/>
      <w:bookmarkStart w:id="312" w:name="_Toc48115259"/>
      <w:bookmarkStart w:id="313" w:name="_Toc54511179"/>
      <w:bookmarkStart w:id="314" w:name="_Toc56325540"/>
      <w:bookmarkStart w:id="315" w:name="_Toc194395193"/>
      <w:bookmarkStart w:id="316" w:name="_Toc212346131"/>
      <w:bookmarkStart w:id="317" w:name="_Toc212448148"/>
      <w:bookmarkStart w:id="318" w:name="_Toc218935078"/>
      <w:bookmarkStart w:id="319" w:name="_Toc218994579"/>
      <w:bookmarkStart w:id="320" w:name="_Toc219022567"/>
      <w:bookmarkStart w:id="321" w:name="_Toc441586468"/>
      <w:bookmarkStart w:id="322" w:name="_Toc447004542"/>
      <w:r>
        <w:t>6.2</w:t>
      </w:r>
      <w:r>
        <w:tab/>
      </w:r>
      <w:r w:rsidRPr="00973E75">
        <w:t>Application of levels</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7FAF782A" w14:textId="77777777" w:rsidR="00BB2C65" w:rsidRPr="00973E75" w:rsidRDefault="00BB2C65" w:rsidP="00BB2C65">
      <w:r w:rsidRPr="00973E75">
        <w:t>The levels in Table 1 can be used for the assessment of critical parts of a telecommunication network at the following measurement locations:</w:t>
      </w:r>
    </w:p>
    <w:p w14:paraId="09A1DB5F" w14:textId="77777777" w:rsidR="00BB2C65" w:rsidRPr="00973E75" w:rsidRDefault="00BB2C65" w:rsidP="00BB2C65">
      <w:pPr>
        <w:pStyle w:val="enumlev1"/>
      </w:pPr>
      <w:r w:rsidRPr="00973E75">
        <w:t>a)</w:t>
      </w:r>
      <w:r w:rsidRPr="00973E75">
        <w:tab/>
        <w:t>at the standard measurement distance from the boundary of the premises hosting the network concerned (outdoor);</w:t>
      </w:r>
    </w:p>
    <w:p w14:paraId="21698595" w14:textId="77777777" w:rsidR="00BB2C65" w:rsidRPr="00973E75" w:rsidRDefault="00BB2C65" w:rsidP="00BB2C65">
      <w:pPr>
        <w:pStyle w:val="enumlev1"/>
      </w:pPr>
      <w:r w:rsidRPr="00973E75">
        <w:t>b)</w:t>
      </w:r>
      <w:r w:rsidRPr="00973E75">
        <w:tab/>
        <w:t>at the standard measurement distance from the exterior wall or dividing partition of the building or structure hosting the network concerned;</w:t>
      </w:r>
    </w:p>
    <w:p w14:paraId="68367633" w14:textId="77777777" w:rsidR="00BB2C65" w:rsidRPr="00973E75" w:rsidRDefault="00BB2C65" w:rsidP="00BB2C65">
      <w:pPr>
        <w:pStyle w:val="enumlev1"/>
      </w:pPr>
      <w:r w:rsidRPr="00973E75">
        <w:t>c)</w:t>
      </w:r>
      <w:r w:rsidRPr="00973E75">
        <w:tab/>
        <w:t>at the standard measurement distance from any part of the telecommunication network cable.</w:t>
      </w:r>
    </w:p>
    <w:p w14:paraId="0C6170E6" w14:textId="77777777" w:rsidR="00BB2C65" w:rsidRPr="00973E75" w:rsidRDefault="00BB2C65" w:rsidP="00BB2C65">
      <w:r w:rsidRPr="00973E75">
        <w:t xml:space="preserve">The standard measurement distance is given in Table 1. No measurements </w:t>
      </w:r>
      <w:r>
        <w:t>should</w:t>
      </w:r>
      <w:r w:rsidRPr="00973E75">
        <w:t xml:space="preserve"> be made closer than 1 m.</w:t>
      </w:r>
    </w:p>
    <w:p w14:paraId="1134F063" w14:textId="77777777" w:rsidR="00BB2C65" w:rsidRPr="00973E75" w:rsidRDefault="00BB2C65" w:rsidP="00BB2C65">
      <w:r w:rsidRPr="00973E75">
        <w:t xml:space="preserve">The levels of this Recommendation do not apply to parts of a telecommunication network </w:t>
      </w:r>
      <w:r>
        <w:t>that</w:t>
      </w:r>
      <w:r w:rsidRPr="00973E75">
        <w:t xml:space="preserve"> are allocated within an industrial area. In this case, the levels of this Recommendation apply only at the standard measurement distance from the boundary of the premises forming this industrial area, see point a).</w:t>
      </w:r>
    </w:p>
    <w:p w14:paraId="36F6CEB9" w14:textId="77777777" w:rsidR="00BB2C65" w:rsidRPr="00973E75" w:rsidRDefault="00BB2C65" w:rsidP="00BB2C65">
      <w:pPr>
        <w:pStyle w:val="Heading1"/>
      </w:pPr>
      <w:bookmarkStart w:id="323" w:name="_Toc17445441"/>
      <w:bookmarkStart w:id="324" w:name="_Ref21417281"/>
      <w:bookmarkStart w:id="325" w:name="_Toc44482202"/>
      <w:bookmarkStart w:id="326" w:name="_Toc48115260"/>
      <w:bookmarkStart w:id="327" w:name="_Toc54511180"/>
      <w:bookmarkStart w:id="328" w:name="_Toc56325541"/>
      <w:bookmarkStart w:id="329" w:name="_Toc194395194"/>
      <w:bookmarkStart w:id="330" w:name="_Toc212346132"/>
      <w:bookmarkStart w:id="331" w:name="_Toc212448149"/>
      <w:bookmarkStart w:id="332" w:name="_Toc218935079"/>
      <w:bookmarkStart w:id="333" w:name="_Toc218994580"/>
      <w:bookmarkStart w:id="334" w:name="_Toc219022568"/>
      <w:bookmarkStart w:id="335" w:name="_Toc441586469"/>
      <w:bookmarkStart w:id="336" w:name="_Toc447004543"/>
      <w:r>
        <w:t>7</w:t>
      </w:r>
      <w:r>
        <w:tab/>
      </w:r>
      <w:r w:rsidRPr="00973E75">
        <w:t>Disturbance measurements</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356550FF" w14:textId="77777777" w:rsidR="00BB2C65" w:rsidRPr="00973E75" w:rsidRDefault="00BB2C65" w:rsidP="00BB2C65">
      <w:pPr>
        <w:pStyle w:val="Heading2"/>
      </w:pPr>
      <w:bookmarkStart w:id="337" w:name="_Toc17445442"/>
      <w:bookmarkStart w:id="338" w:name="_Toc44482203"/>
      <w:bookmarkStart w:id="339" w:name="_Toc48115261"/>
      <w:bookmarkStart w:id="340" w:name="_Toc54511181"/>
      <w:bookmarkStart w:id="341" w:name="_Toc56325542"/>
      <w:bookmarkStart w:id="342" w:name="_Toc194395195"/>
      <w:bookmarkStart w:id="343" w:name="_Toc212346133"/>
      <w:bookmarkStart w:id="344" w:name="_Toc212448150"/>
      <w:bookmarkStart w:id="345" w:name="_Toc218935080"/>
      <w:bookmarkStart w:id="346" w:name="_Toc218994581"/>
      <w:bookmarkStart w:id="347" w:name="_Toc219022569"/>
      <w:bookmarkStart w:id="348" w:name="_Toc441586470"/>
      <w:bookmarkStart w:id="349" w:name="_Toc447004544"/>
      <w:r>
        <w:t>7.1</w:t>
      </w:r>
      <w:r>
        <w:tab/>
      </w:r>
      <w:r w:rsidRPr="00973E75">
        <w:t>General</w:t>
      </w:r>
      <w:bookmarkEnd w:id="337"/>
      <w:bookmarkEnd w:id="338"/>
      <w:bookmarkEnd w:id="339"/>
      <w:bookmarkEnd w:id="340"/>
      <w:bookmarkEnd w:id="341"/>
      <w:bookmarkEnd w:id="342"/>
      <w:bookmarkEnd w:id="343"/>
      <w:bookmarkEnd w:id="344"/>
      <w:bookmarkEnd w:id="345"/>
      <w:bookmarkEnd w:id="346"/>
      <w:bookmarkEnd w:id="347"/>
      <w:bookmarkEnd w:id="348"/>
      <w:bookmarkEnd w:id="349"/>
    </w:p>
    <w:p w14:paraId="0AE10C8C" w14:textId="77777777" w:rsidR="00BB2C65" w:rsidRPr="00973E75" w:rsidRDefault="00BB2C65" w:rsidP="00BB2C65">
      <w:r w:rsidRPr="00973E75">
        <w:t>In order to get the highest readings of disturbance, it should be ensured that the part of the telecommunication network being assessed operates at the maximum signal levels for this site and in the mode previously identified as resulting in maximum RF disturbance field strength. If the system is interactive, it will be important to check for the presence of the reverse path (upstream) signals if these are in the same frequency range as reported in the complaint(s).</w:t>
      </w:r>
    </w:p>
    <w:p w14:paraId="76AB1C64" w14:textId="77777777" w:rsidR="00BB2C65" w:rsidRPr="00973E75" w:rsidRDefault="00BB2C65" w:rsidP="00BB2C65">
      <w:r w:rsidRPr="00973E75">
        <w:lastRenderedPageBreak/>
        <w:t>Indoor measurements are particularly subject to uncertainties due to reflections or unknown cable routes</w:t>
      </w:r>
      <w:r>
        <w:t>,</w:t>
      </w:r>
      <w:r w:rsidRPr="00973E75">
        <w:t xml:space="preserve"> for example. It is important to carefully search for the maximum emission</w:t>
      </w:r>
      <w:r>
        <w:t>s</w:t>
      </w:r>
      <w:r w:rsidRPr="00973E75">
        <w:t xml:space="preserve"> and take into account possible influenc</w:t>
      </w:r>
      <w:r>
        <w:t>ing</w:t>
      </w:r>
      <w:r w:rsidRPr="00973E75">
        <w:t xml:space="preserve"> factors.</w:t>
      </w:r>
    </w:p>
    <w:p w14:paraId="1D6D17C0" w14:textId="77777777" w:rsidR="00BB2C65" w:rsidRPr="00973E75" w:rsidRDefault="00BB2C65" w:rsidP="00BB2C65">
      <w:r w:rsidRPr="00973E75">
        <w:t>Although the measurement of the radiated field has the drawbacks of a relatively high measurement uncertainty and positioning difficulties, this method is applicable both indoor</w:t>
      </w:r>
      <w:r>
        <w:t>s</w:t>
      </w:r>
      <w:r w:rsidRPr="00973E75">
        <w:t xml:space="preserve"> and outdoor</w:t>
      </w:r>
      <w:r>
        <w:t>s</w:t>
      </w:r>
      <w:r w:rsidRPr="00973E75">
        <w:t>. In addition, when p</w:t>
      </w:r>
      <w:r>
        <w:t xml:space="preserve">erforming indoor measurements, </w:t>
      </w:r>
      <w:r w:rsidRPr="00973E75">
        <w:t xml:space="preserve">particular attention to reflections has to be </w:t>
      </w:r>
      <w:r>
        <w:t>considered</w:t>
      </w:r>
      <w:r w:rsidRPr="00973E75">
        <w:t>. In certain cases, the field intensity may be double that of the calculated value.</w:t>
      </w:r>
    </w:p>
    <w:p w14:paraId="7D34D81E" w14:textId="77777777" w:rsidR="00BB2C65" w:rsidRPr="00973E75" w:rsidRDefault="00BB2C65" w:rsidP="00BB2C65">
      <w:pPr>
        <w:pStyle w:val="Heading2"/>
      </w:pPr>
      <w:bookmarkStart w:id="350" w:name="_Toc17445446"/>
      <w:bookmarkStart w:id="351" w:name="_Ref21418378"/>
      <w:bookmarkStart w:id="352" w:name="_Toc44482204"/>
      <w:bookmarkStart w:id="353" w:name="_Toc48115262"/>
      <w:bookmarkStart w:id="354" w:name="_Toc54511182"/>
      <w:bookmarkStart w:id="355" w:name="_Toc56325543"/>
      <w:bookmarkStart w:id="356" w:name="_Toc194395196"/>
      <w:bookmarkStart w:id="357" w:name="_Toc212346134"/>
      <w:bookmarkStart w:id="358" w:name="_Toc212448151"/>
      <w:bookmarkStart w:id="359" w:name="_Toc218935081"/>
      <w:bookmarkStart w:id="360" w:name="_Toc218994582"/>
      <w:bookmarkStart w:id="361" w:name="_Toc219022570"/>
      <w:bookmarkStart w:id="362" w:name="_Toc441586471"/>
      <w:bookmarkStart w:id="363" w:name="_Toc447004545"/>
      <w:r>
        <w:t>7.2</w:t>
      </w:r>
      <w:r>
        <w:tab/>
      </w:r>
      <w:r w:rsidRPr="00973E75">
        <w:t>Normalization of measurement results to the standard measurement distance</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6F540004" w14:textId="77777777" w:rsidR="00BB2C65" w:rsidRPr="00973E75" w:rsidRDefault="00BB2C65" w:rsidP="00BB2C65">
      <w:r w:rsidRPr="00973E75">
        <w:t>Local restrictions in space (appearing</w:t>
      </w:r>
      <w:r>
        <w:t>,</w:t>
      </w:r>
      <w:r w:rsidRPr="00973E75">
        <w:t xml:space="preserve"> e.g., during indoor measurements) can require a reduction of the measuring distance to less than the standard measurement distance. The measurement distance chosen will be as large as possible, but not closer than 1 m. In case of outdoor measurements, it may also be necessary to use a measurement distance which is larger than the standard distance.</w:t>
      </w:r>
    </w:p>
    <w:p w14:paraId="049182E2" w14:textId="77777777" w:rsidR="00BB2C65" w:rsidRPr="00973E75" w:rsidRDefault="00BB2C65" w:rsidP="00BB2C65">
      <w:r w:rsidRPr="00973E75">
        <w:t>If a measurement distance greater or smaller than the standard measurement distance needs to be used, then three different and accessible measuring points located along the measuring axis will be chosen. The distance between these points should be as large as possible. At each point, the level of the disturbing field strength has to be measured. The local conditions and measurability of the disturbance field strength will be the determining factors.</w:t>
      </w:r>
    </w:p>
    <w:p w14:paraId="5D56BB17" w14:textId="77777777" w:rsidR="00BB2C65" w:rsidRDefault="00BB2C65" w:rsidP="00BB2C65">
      <w:pPr>
        <w:rPr>
          <w:lang w:eastAsia="zh-CN"/>
        </w:rPr>
      </w:pPr>
      <w:r w:rsidRPr="00973E75">
        <w:t>The measurement results will then be plotted in a diagram showing the field strength level in dB(µV/m) versus the logarithm of the measurement distance. The line interconnecting the measurement results represents the slope in field strength along the measuring axis. If this slope cannot be determined, then additional measuring points have to be chosen. The field strength level at the standard measurement distance can be read from the diagram using the straight prolongation of the interconnecting line.</w:t>
      </w:r>
    </w:p>
    <w:p w14:paraId="63545AE3" w14:textId="77777777" w:rsidR="00BB2C65" w:rsidRDefault="00BB2C65" w:rsidP="00BB2C65">
      <w:pPr>
        <w:rPr>
          <w:lang w:eastAsia="zh-CN"/>
        </w:rPr>
      </w:pPr>
      <w:r>
        <w:rPr>
          <w:rFonts w:hint="eastAsia"/>
          <w:lang w:eastAsia="zh-CN"/>
        </w:rPr>
        <w:t xml:space="preserve">If three different and accessible measuring points cannot be located along the measuring axis, the slope cannot be determined. </w:t>
      </w:r>
      <w:r>
        <w:rPr>
          <w:lang w:eastAsia="zh-CN"/>
        </w:rPr>
        <w:t>O</w:t>
      </w:r>
      <w:r>
        <w:rPr>
          <w:rFonts w:hint="eastAsia"/>
          <w:lang w:eastAsia="zh-CN"/>
        </w:rPr>
        <w:t xml:space="preserve">ne measurement location can be selected and the maximum </w:t>
      </w:r>
      <w:r w:rsidRPr="00973E75">
        <w:t>disturbance field strength</w:t>
      </w:r>
      <w:r>
        <w:rPr>
          <w:rFonts w:hint="eastAsia"/>
          <w:lang w:eastAsia="zh-CN"/>
        </w:rPr>
        <w:t xml:space="preserve"> at this point will be normalized to the standard measurement distance with the following formula:</w:t>
      </w:r>
    </w:p>
    <w:p w14:paraId="362FA822" w14:textId="77777777" w:rsidR="00BB2C65" w:rsidRDefault="00BB2C65" w:rsidP="00BB2C65">
      <w:pPr>
        <w:pStyle w:val="Equation"/>
        <w:rPr>
          <w:lang w:eastAsia="zh-CN"/>
        </w:rPr>
      </w:pPr>
      <w:r>
        <w:rPr>
          <w:lang w:eastAsia="zh-CN"/>
        </w:rPr>
        <w:tab/>
      </w:r>
      <w:r>
        <w:rPr>
          <w:lang w:eastAsia="zh-CN"/>
        </w:rPr>
        <w:tab/>
      </w:r>
      <w:r>
        <w:rPr>
          <w:rFonts w:hint="eastAsia"/>
          <w:lang w:eastAsia="zh-CN"/>
        </w:rPr>
        <w:t>E</w:t>
      </w:r>
      <w:r w:rsidRPr="0056677F">
        <w:rPr>
          <w:rFonts w:hint="eastAsia"/>
          <w:vertAlign w:val="subscript"/>
          <w:lang w:eastAsia="zh-CN"/>
        </w:rPr>
        <w:t>stand</w:t>
      </w:r>
      <w:r>
        <w:rPr>
          <w:rFonts w:hint="eastAsia"/>
          <w:lang w:eastAsia="zh-CN"/>
        </w:rPr>
        <w:t>=E</w:t>
      </w:r>
      <w:r w:rsidRPr="0056677F">
        <w:rPr>
          <w:rFonts w:hint="eastAsia"/>
          <w:vertAlign w:val="subscript"/>
          <w:lang w:eastAsia="zh-CN"/>
        </w:rPr>
        <w:t>measu</w:t>
      </w:r>
      <w:r>
        <w:rPr>
          <w:rFonts w:hint="eastAsia"/>
          <w:lang w:eastAsia="zh-CN"/>
        </w:rPr>
        <w:t>+20log (d</w:t>
      </w:r>
      <w:r w:rsidRPr="0056677F">
        <w:rPr>
          <w:rFonts w:hint="eastAsia"/>
          <w:vertAlign w:val="subscript"/>
          <w:lang w:eastAsia="zh-CN"/>
        </w:rPr>
        <w:t>measu</w:t>
      </w:r>
      <w:r>
        <w:rPr>
          <w:rFonts w:hint="eastAsia"/>
          <w:lang w:eastAsia="zh-CN"/>
        </w:rPr>
        <w:t>/d</w:t>
      </w:r>
      <w:r w:rsidRPr="0056677F">
        <w:rPr>
          <w:rFonts w:hint="eastAsia"/>
          <w:vertAlign w:val="subscript"/>
          <w:lang w:eastAsia="zh-CN"/>
        </w:rPr>
        <w:t>stand</w:t>
      </w:r>
      <w:r>
        <w:rPr>
          <w:rFonts w:hint="eastAsia"/>
          <w:lang w:eastAsia="zh-CN"/>
        </w:rPr>
        <w:t>)</w:t>
      </w:r>
    </w:p>
    <w:p w14:paraId="5D51E8E1" w14:textId="77777777" w:rsidR="00BB2C65" w:rsidRDefault="00BB2C65" w:rsidP="00BB2C65">
      <w:pPr>
        <w:rPr>
          <w:lang w:eastAsia="zh-CN"/>
        </w:rPr>
      </w:pPr>
      <w:r>
        <w:rPr>
          <w:rFonts w:hint="eastAsia"/>
          <w:lang w:eastAsia="zh-CN"/>
        </w:rPr>
        <w:t>Where:</w:t>
      </w:r>
    </w:p>
    <w:p w14:paraId="2A5FF959" w14:textId="77777777" w:rsidR="00BB2C65" w:rsidRDefault="00BB2C65" w:rsidP="00BB2C65">
      <w:pPr>
        <w:pStyle w:val="Equationlegend"/>
        <w:rPr>
          <w:lang w:eastAsia="zh-CN"/>
        </w:rPr>
      </w:pPr>
      <w:r>
        <w:rPr>
          <w:lang w:eastAsia="zh-CN"/>
        </w:rPr>
        <w:tab/>
      </w:r>
      <w:r>
        <w:rPr>
          <w:rFonts w:hint="eastAsia"/>
          <w:lang w:eastAsia="zh-CN"/>
        </w:rPr>
        <w:t>E</w:t>
      </w:r>
      <w:r w:rsidRPr="00483AC0">
        <w:rPr>
          <w:rFonts w:hint="eastAsia"/>
          <w:vertAlign w:val="subscript"/>
          <w:lang w:eastAsia="zh-CN"/>
        </w:rPr>
        <w:t>stand</w:t>
      </w:r>
      <w:r>
        <w:rPr>
          <w:rFonts w:hint="eastAsia"/>
          <w:lang w:eastAsia="zh-CN"/>
        </w:rPr>
        <w:t xml:space="preserve">: </w:t>
      </w:r>
      <w:r>
        <w:rPr>
          <w:lang w:eastAsia="zh-CN"/>
        </w:rPr>
        <w:tab/>
      </w:r>
      <w:r>
        <w:rPr>
          <w:rFonts w:hint="eastAsia"/>
          <w:lang w:eastAsia="zh-CN"/>
        </w:rPr>
        <w:t>is the normalized field strength level at the standard measurement distance</w:t>
      </w:r>
    </w:p>
    <w:p w14:paraId="3EED9D9B" w14:textId="77777777" w:rsidR="00BB2C65" w:rsidRDefault="00BB2C65" w:rsidP="00BB2C65">
      <w:pPr>
        <w:pStyle w:val="Equationlegend"/>
        <w:rPr>
          <w:lang w:eastAsia="zh-CN"/>
        </w:rPr>
      </w:pPr>
      <w:r>
        <w:rPr>
          <w:lang w:eastAsia="zh-CN"/>
        </w:rPr>
        <w:tab/>
      </w:r>
      <w:r>
        <w:rPr>
          <w:rFonts w:hint="eastAsia"/>
          <w:lang w:eastAsia="zh-CN"/>
        </w:rPr>
        <w:t>d</w:t>
      </w:r>
      <w:r w:rsidRPr="00483AC0">
        <w:rPr>
          <w:rFonts w:hint="eastAsia"/>
          <w:vertAlign w:val="subscript"/>
          <w:lang w:eastAsia="zh-CN"/>
        </w:rPr>
        <w:t>measu</w:t>
      </w:r>
      <w:r>
        <w:rPr>
          <w:rFonts w:hint="eastAsia"/>
          <w:lang w:eastAsia="zh-CN"/>
        </w:rPr>
        <w:t>:</w:t>
      </w:r>
      <w:r>
        <w:rPr>
          <w:lang w:eastAsia="zh-CN"/>
        </w:rPr>
        <w:tab/>
      </w:r>
      <w:r>
        <w:rPr>
          <w:rFonts w:hint="eastAsia"/>
          <w:lang w:eastAsia="zh-CN"/>
        </w:rPr>
        <w:t>is the practical measurement distance</w:t>
      </w:r>
    </w:p>
    <w:p w14:paraId="3CC407B8" w14:textId="77777777" w:rsidR="00BB2C65" w:rsidRDefault="00BB2C65" w:rsidP="00BB2C65">
      <w:pPr>
        <w:pStyle w:val="Equationlegend"/>
        <w:rPr>
          <w:lang w:eastAsia="zh-CN"/>
        </w:rPr>
      </w:pPr>
      <w:r>
        <w:rPr>
          <w:lang w:eastAsia="zh-CN"/>
        </w:rPr>
        <w:tab/>
      </w:r>
      <w:r>
        <w:rPr>
          <w:rFonts w:hint="eastAsia"/>
          <w:lang w:eastAsia="zh-CN"/>
        </w:rPr>
        <w:t>d</w:t>
      </w:r>
      <w:r w:rsidRPr="00483AC0">
        <w:rPr>
          <w:rFonts w:hint="eastAsia"/>
          <w:vertAlign w:val="subscript"/>
          <w:lang w:eastAsia="zh-CN"/>
        </w:rPr>
        <w:t>stand</w:t>
      </w:r>
      <w:r>
        <w:rPr>
          <w:rFonts w:hint="eastAsia"/>
          <w:lang w:eastAsia="zh-CN"/>
        </w:rPr>
        <w:t>:</w:t>
      </w:r>
      <w:r>
        <w:rPr>
          <w:lang w:eastAsia="zh-CN"/>
        </w:rPr>
        <w:tab/>
      </w:r>
      <w:r>
        <w:rPr>
          <w:rFonts w:hint="eastAsia"/>
          <w:lang w:eastAsia="zh-CN"/>
        </w:rPr>
        <w:t xml:space="preserve">is the standard measurement distance in </w:t>
      </w:r>
      <w:r>
        <w:rPr>
          <w:lang w:eastAsia="zh-CN"/>
        </w:rPr>
        <w:t>T</w:t>
      </w:r>
      <w:r>
        <w:rPr>
          <w:rFonts w:hint="eastAsia"/>
          <w:lang w:eastAsia="zh-CN"/>
        </w:rPr>
        <w:t>able 1</w:t>
      </w:r>
    </w:p>
    <w:p w14:paraId="4768F177" w14:textId="77777777" w:rsidR="00BB2C65" w:rsidRPr="000E263A" w:rsidRDefault="00BB2C65" w:rsidP="00BB2C65">
      <w:pPr>
        <w:pStyle w:val="Equationlegend"/>
        <w:rPr>
          <w:lang w:eastAsia="zh-CN"/>
        </w:rPr>
      </w:pPr>
      <w:r>
        <w:rPr>
          <w:lang w:eastAsia="zh-CN"/>
        </w:rPr>
        <w:tab/>
      </w:r>
      <w:r>
        <w:rPr>
          <w:rFonts w:hint="eastAsia"/>
          <w:lang w:eastAsia="zh-CN"/>
        </w:rPr>
        <w:t>E</w:t>
      </w:r>
      <w:r w:rsidRPr="00483AC0">
        <w:rPr>
          <w:rFonts w:hint="eastAsia"/>
          <w:vertAlign w:val="subscript"/>
          <w:lang w:eastAsia="zh-CN"/>
        </w:rPr>
        <w:t>measu</w:t>
      </w:r>
      <w:r>
        <w:rPr>
          <w:rFonts w:hint="eastAsia"/>
          <w:lang w:eastAsia="zh-CN"/>
        </w:rPr>
        <w:t>:</w:t>
      </w:r>
      <w:r>
        <w:rPr>
          <w:lang w:eastAsia="zh-CN"/>
        </w:rPr>
        <w:tab/>
      </w:r>
      <w:r>
        <w:rPr>
          <w:rFonts w:hint="eastAsia"/>
          <w:lang w:eastAsia="zh-CN"/>
        </w:rPr>
        <w:t>is the practical measurement result at the d</w:t>
      </w:r>
      <w:r w:rsidRPr="00E84204">
        <w:rPr>
          <w:rFonts w:hint="eastAsia"/>
          <w:vertAlign w:val="subscript"/>
          <w:lang w:eastAsia="zh-CN"/>
        </w:rPr>
        <w:t>measu</w:t>
      </w:r>
      <w:r>
        <w:rPr>
          <w:rFonts w:hint="eastAsia"/>
          <w:lang w:eastAsia="zh-CN"/>
        </w:rPr>
        <w:t xml:space="preserve"> distance</w:t>
      </w:r>
    </w:p>
    <w:p w14:paraId="200430FB" w14:textId="77777777" w:rsidR="00BB2C65" w:rsidRPr="00973E75" w:rsidRDefault="00BB2C65" w:rsidP="00BB2C65">
      <w:r w:rsidRPr="00973E75">
        <w:t>Normalization of measurement results is not permitted if, at the measurement location, the true distance to the telecommunication network cable is not known.</w:t>
      </w:r>
    </w:p>
    <w:p w14:paraId="5BD7E35A" w14:textId="77777777" w:rsidR="00BB2C65" w:rsidRPr="00973E75" w:rsidRDefault="00BB2C65" w:rsidP="00BB2C65">
      <w:pPr>
        <w:pStyle w:val="Heading2"/>
      </w:pPr>
      <w:bookmarkStart w:id="364" w:name="_Toc522601324"/>
      <w:bookmarkStart w:id="365" w:name="_Toc4394440"/>
      <w:bookmarkStart w:id="366" w:name="_Ref5438452"/>
      <w:bookmarkStart w:id="367" w:name="_Ref5448443"/>
      <w:bookmarkStart w:id="368" w:name="_Toc17445443"/>
      <w:bookmarkStart w:id="369" w:name="_Ref21417436"/>
      <w:bookmarkStart w:id="370" w:name="_Toc44482205"/>
      <w:bookmarkStart w:id="371" w:name="_Toc48115263"/>
      <w:bookmarkStart w:id="372" w:name="_Toc54511183"/>
      <w:bookmarkStart w:id="373" w:name="_Toc56325544"/>
      <w:bookmarkStart w:id="374" w:name="_Toc194395197"/>
      <w:bookmarkStart w:id="375" w:name="_Toc212346135"/>
      <w:bookmarkStart w:id="376" w:name="_Toc212448152"/>
      <w:bookmarkStart w:id="377" w:name="_Toc218935082"/>
      <w:bookmarkStart w:id="378" w:name="_Toc218994583"/>
      <w:bookmarkStart w:id="379" w:name="_Toc219022571"/>
      <w:bookmarkStart w:id="380" w:name="_Toc441586472"/>
      <w:bookmarkStart w:id="381" w:name="_Toc447004546"/>
      <w:r>
        <w:t>7.3</w:t>
      </w:r>
      <w:r>
        <w:tab/>
      </w:r>
      <w:r w:rsidRPr="00973E75">
        <w:t>Disturbance measurements in the frequency range 9 kHz to 30 MHz</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0439C931" w14:textId="77777777" w:rsidR="00BB2C65" w:rsidRPr="00973E75" w:rsidRDefault="00BB2C65" w:rsidP="00BB2C65">
      <w:pPr>
        <w:pStyle w:val="Heading3"/>
        <w:tabs>
          <w:tab w:val="num" w:pos="993"/>
        </w:tabs>
        <w:ind w:left="1418" w:hanging="1418"/>
      </w:pPr>
      <w:bookmarkStart w:id="382" w:name="_Toc44482206"/>
      <w:r>
        <w:t>7.3.1</w:t>
      </w:r>
      <w:r>
        <w:tab/>
      </w:r>
      <w:r w:rsidRPr="00973E75">
        <w:t>Introduction</w:t>
      </w:r>
      <w:bookmarkEnd w:id="382"/>
    </w:p>
    <w:p w14:paraId="37E819F1" w14:textId="77777777" w:rsidR="00BB2C65" w:rsidRPr="00973E75" w:rsidRDefault="00BB2C65" w:rsidP="00BB2C65">
      <w:r w:rsidRPr="00973E75">
        <w:t xml:space="preserve">In the frequency range </w:t>
      </w:r>
      <w:r>
        <w:t xml:space="preserve">from </w:t>
      </w:r>
      <w:r w:rsidRPr="00973E75">
        <w:t>9 kHz to 30 MHz, the magnetic component of the radiated disturbance has to be measured and assessed.</w:t>
      </w:r>
    </w:p>
    <w:p w14:paraId="5E3814C8" w14:textId="77777777" w:rsidR="00BB2C65" w:rsidRPr="00973E75" w:rsidRDefault="00BB2C65" w:rsidP="00BB2C65">
      <w:r w:rsidRPr="00973E75">
        <w:t>A calibrated measuring system, in accordance with [</w:t>
      </w:r>
      <w:r>
        <w:t>IEC </w:t>
      </w:r>
      <w:r w:rsidRPr="00973E75">
        <w:t>CISPR 16</w:t>
      </w:r>
      <w:r w:rsidRPr="00973E75">
        <w:noBreakHyphen/>
        <w:t>1-1</w:t>
      </w:r>
      <w:r>
        <w:t>]</w:t>
      </w:r>
      <w:r w:rsidRPr="00973E75">
        <w:t>, consisting of a radio disturbance measuring receiver (o</w:t>
      </w:r>
      <w:r>
        <w:t>r a suitable spectrum analys</w:t>
      </w:r>
      <w:r w:rsidRPr="00973E75">
        <w:t>er), in conjunction with an associated loop antenna for the measurement of magnetic field components and a tripod are required.</w:t>
      </w:r>
    </w:p>
    <w:p w14:paraId="28821B84" w14:textId="77777777" w:rsidR="00BB2C65" w:rsidRPr="00973E75" w:rsidRDefault="00BB2C65" w:rsidP="00BB2C65">
      <w:r w:rsidRPr="00973E75">
        <w:lastRenderedPageBreak/>
        <w:t>Other specialized equipment such as resonant loop antennas can also be used, if necessary.</w:t>
      </w:r>
    </w:p>
    <w:p w14:paraId="22666F25" w14:textId="77777777" w:rsidR="00BB2C65" w:rsidRPr="00973E75" w:rsidRDefault="00BB2C65" w:rsidP="00BB2C65">
      <w:r w:rsidRPr="00973E75">
        <w:t>The measurement bandwidth is given in Table 1.</w:t>
      </w:r>
    </w:p>
    <w:p w14:paraId="4EC2B043" w14:textId="77777777" w:rsidR="00BB2C65" w:rsidRPr="00973E75" w:rsidRDefault="00BB2C65" w:rsidP="00BB2C65">
      <w:r w:rsidRPr="00973E75">
        <w:t xml:space="preserve">In order to speed up the measurement, </w:t>
      </w:r>
      <w:r>
        <w:t xml:space="preserve">initially </w:t>
      </w:r>
      <w:r w:rsidRPr="00973E75">
        <w:t xml:space="preserve">a peak detector </w:t>
      </w:r>
      <w:r>
        <w:t xml:space="preserve">is </w:t>
      </w:r>
      <w:r w:rsidRPr="00973E75">
        <w:t xml:space="preserve">used. If the background noise makes this simple measurement unusable, a quasi-peak detector can </w:t>
      </w:r>
      <w:r>
        <w:t xml:space="preserve">then </w:t>
      </w:r>
      <w:r w:rsidRPr="00973E75">
        <w:t>be used.</w:t>
      </w:r>
      <w:r>
        <w:t xml:space="preserve"> </w:t>
      </w:r>
      <w:r w:rsidRPr="00973E75">
        <w:t>In this case, the peak level presented in Table 1 shall be corrected to produce an equivalent quasi-peak level. This correction requires the peak to quasi-peak conversion factor specific to the transmission system that is active.</w:t>
      </w:r>
    </w:p>
    <w:p w14:paraId="1DF0E1AB" w14:textId="77777777" w:rsidR="00BB2C65" w:rsidRPr="00973E75" w:rsidRDefault="00BB2C65" w:rsidP="00BB2C65">
      <w:r w:rsidRPr="00973E75">
        <w:t>It is recommended that both the measuring receiver and the loop antenna have an independent power source with no ground connection (e.g., battery power), particularly in case of indoor measurements, in order to minimize the possibility of current loops via earth that could affect the measurement.</w:t>
      </w:r>
    </w:p>
    <w:p w14:paraId="3D0E231B" w14:textId="77777777" w:rsidR="00BB2C65" w:rsidRPr="00973E75" w:rsidRDefault="00BB2C65" w:rsidP="00BB2C65">
      <w:pPr>
        <w:pStyle w:val="Heading3"/>
        <w:tabs>
          <w:tab w:val="num" w:pos="993"/>
        </w:tabs>
        <w:ind w:left="1418" w:hanging="1418"/>
      </w:pPr>
      <w:bookmarkStart w:id="383" w:name="_Ref5352306"/>
      <w:bookmarkStart w:id="384" w:name="_Toc17445445"/>
      <w:bookmarkStart w:id="385" w:name="_Toc44482207"/>
      <w:r>
        <w:t>7.3.2</w:t>
      </w:r>
      <w:r>
        <w:tab/>
      </w:r>
      <w:r w:rsidRPr="00973E75">
        <w:t>Measurement procedure</w:t>
      </w:r>
      <w:bookmarkEnd w:id="383"/>
      <w:bookmarkEnd w:id="384"/>
      <w:bookmarkEnd w:id="385"/>
    </w:p>
    <w:p w14:paraId="62658F4F" w14:textId="77777777" w:rsidR="00BB2C65" w:rsidRPr="00973E75" w:rsidRDefault="00BB2C65" w:rsidP="00BB2C65">
      <w:r w:rsidRPr="00973E75">
        <w:t xml:space="preserve">The loop antenna will be mounted on a tripod at a height of 1 m (at the lower edge of the loop) and </w:t>
      </w:r>
      <w:r>
        <w:t>position</w:t>
      </w:r>
      <w:r w:rsidRPr="00973E75">
        <w:t>ed at the measurement location previously identified as having the maximum disturbance field strength so that it is at the standard measurement distance as defined in Table 1.</w:t>
      </w:r>
    </w:p>
    <w:p w14:paraId="6D37B4FE" w14:textId="77777777" w:rsidR="00BB2C65" w:rsidRPr="00973E75" w:rsidRDefault="00BB2C65" w:rsidP="00BB2C65">
      <w:r w:rsidRPr="00973E75">
        <w:t>Set the measuring receiver to the frequency carrying the disturbance and type of detector required, and position the loop antenna so that the maximum reading is obtained.</w:t>
      </w:r>
    </w:p>
    <w:p w14:paraId="0D2778AD" w14:textId="77777777" w:rsidR="00BB2C65" w:rsidRPr="00973E75" w:rsidRDefault="00BB2C65" w:rsidP="00BB2C65">
      <w:r w:rsidRPr="00973E75">
        <w:t>The measurement of magnetic fields radiated from telecommunication networks in the frequency range up to 30 MHz may become complicated due to the presence of a variety of high-level wanted RF emissions from radio services. In view of this, it may be necessary to identify some frequencies (hereafter described as 'quiet frequencies') allocated close to the frequency of the radio service being affected, with low field strengths such that the background noise and any ambient signals are below the applicable level specified in Table 1. Where possible, this margin should be greater than 6 dB. This should be done without altering the antenna position, and ideally with the telecommunication network switched off.</w:t>
      </w:r>
    </w:p>
    <w:p w14:paraId="3E4D36D3" w14:textId="77777777" w:rsidR="00BB2C65" w:rsidRPr="00973E75" w:rsidRDefault="00BB2C65" w:rsidP="00BB2C65">
      <w:pPr>
        <w:keepNext/>
        <w:keepLines/>
      </w:pPr>
      <w:r w:rsidRPr="00973E75">
        <w:t>If the network cannot be switched off, then the following alternative may be used:</w:t>
      </w:r>
    </w:p>
    <w:p w14:paraId="333D1C69" w14:textId="77777777" w:rsidR="00BB2C65" w:rsidRPr="00973E75" w:rsidRDefault="00BB2C65" w:rsidP="00BB2C65">
      <w:pPr>
        <w:pStyle w:val="enumlev1"/>
        <w:keepNext/>
        <w:keepLines/>
      </w:pPr>
      <w:r w:rsidRPr="00973E75">
        <w:t>–</w:t>
      </w:r>
      <w:r w:rsidRPr="00973E75">
        <w:tab/>
      </w:r>
      <w:r>
        <w:t>o</w:t>
      </w:r>
      <w:r w:rsidRPr="00973E75">
        <w:t>rientate the loop antenna for minimum coupling to the network emission and check that the background noise and any ambient signals are below the applicable level in Table 1: where possible, this margin should be greater than 6 dB</w:t>
      </w:r>
      <w:r>
        <w:t>;</w:t>
      </w:r>
    </w:p>
    <w:p w14:paraId="4A77C73A" w14:textId="77777777" w:rsidR="00BB2C65" w:rsidRPr="00973E75" w:rsidRDefault="00BB2C65" w:rsidP="00BB2C65">
      <w:pPr>
        <w:pStyle w:val="enumlev1"/>
      </w:pPr>
      <w:r w:rsidRPr="00973E75">
        <w:t>–</w:t>
      </w:r>
      <w:r w:rsidRPr="00973E75">
        <w:tab/>
      </w:r>
      <w:r>
        <w:t>o</w:t>
      </w:r>
      <w:r w:rsidRPr="00973E75">
        <w:t xml:space="preserve">rientate the loop antenna for maximum coupling and then increase the measurement distance and check that there is a reduction in the measured field strength in accordance with </w:t>
      </w:r>
      <w:r>
        <w:t>clause </w:t>
      </w:r>
      <w:r w:rsidRPr="00973E75">
        <w:t>7.2.</w:t>
      </w:r>
    </w:p>
    <w:p w14:paraId="7022E92A" w14:textId="77777777" w:rsidR="00BB2C65" w:rsidRPr="00973E75" w:rsidRDefault="00BB2C65" w:rsidP="00BB2C65">
      <w:r w:rsidRPr="00973E75">
        <w:t>The quiet frequencies, or frequency ranges, identified will be used to measure the disturbance. The operator of the measuring receiver should assess the background noise levels subjectively, on each of these frequencies. Using the measuring bandwidth and detector specified, the highest disturbance field strength level (in dB(µV/m)) observed over a period of 15 s has to be recorded. Any short</w:t>
      </w:r>
      <w:r>
        <w:noBreakHyphen/>
      </w:r>
      <w:r w:rsidRPr="00973E75">
        <w:t>duration isolated peaks should be ignored.</w:t>
      </w:r>
    </w:p>
    <w:p w14:paraId="0657DC15" w14:textId="77777777" w:rsidR="00BB2C65" w:rsidRPr="00973E75" w:rsidRDefault="00BB2C65" w:rsidP="00BB2C65">
      <w:pPr>
        <w:pStyle w:val="Heading2"/>
      </w:pPr>
      <w:bookmarkStart w:id="386" w:name="_Toc522601332"/>
      <w:bookmarkStart w:id="387" w:name="_Toc4394447"/>
      <w:bookmarkStart w:id="388" w:name="_Toc17445448"/>
      <w:bookmarkStart w:id="389" w:name="_Toc44482208"/>
      <w:bookmarkStart w:id="390" w:name="_Toc48115264"/>
      <w:bookmarkStart w:id="391" w:name="_Toc54511184"/>
      <w:bookmarkStart w:id="392" w:name="_Toc56325545"/>
      <w:bookmarkStart w:id="393" w:name="_Toc194395198"/>
      <w:bookmarkStart w:id="394" w:name="_Toc212346136"/>
      <w:bookmarkStart w:id="395" w:name="_Toc212448153"/>
      <w:bookmarkStart w:id="396" w:name="_Toc218935083"/>
      <w:bookmarkStart w:id="397" w:name="_Toc218994584"/>
      <w:bookmarkStart w:id="398" w:name="_Toc219022572"/>
      <w:bookmarkStart w:id="399" w:name="_Toc441586473"/>
      <w:bookmarkStart w:id="400" w:name="_Toc447004547"/>
      <w:r>
        <w:t>7.4</w:t>
      </w:r>
      <w:r>
        <w:tab/>
      </w:r>
      <w:r w:rsidRPr="00973E75">
        <w:t>Disturbance measurements in the frequency range 30 MHz to 6</w:t>
      </w:r>
      <w:r>
        <w:t> </w:t>
      </w:r>
      <w:r w:rsidRPr="00973E75">
        <w:t>000 MHz</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73A2D3CA" w14:textId="77777777" w:rsidR="00BB2C65" w:rsidRPr="00973E75" w:rsidRDefault="00BB2C65" w:rsidP="00BB2C65">
      <w:pPr>
        <w:pStyle w:val="Heading3"/>
      </w:pPr>
      <w:bookmarkStart w:id="401" w:name="_Toc44482209"/>
      <w:r>
        <w:t>7.4.1</w:t>
      </w:r>
      <w:r>
        <w:tab/>
      </w:r>
      <w:r w:rsidRPr="00973E75">
        <w:t>Introduction</w:t>
      </w:r>
      <w:bookmarkEnd w:id="401"/>
    </w:p>
    <w:p w14:paraId="48A3D522" w14:textId="77777777" w:rsidR="00BB2C65" w:rsidRPr="00973E75" w:rsidRDefault="00BB2C65" w:rsidP="00BB2C65">
      <w:r w:rsidRPr="00973E75">
        <w:t>The electric component of the radiated disturbance has to be measured and assessed.</w:t>
      </w:r>
    </w:p>
    <w:p w14:paraId="503450CB" w14:textId="77777777" w:rsidR="00BB2C65" w:rsidRPr="00973E75" w:rsidRDefault="00BB2C65" w:rsidP="00BB2C65">
      <w:r w:rsidRPr="00973E75">
        <w:t>Usually</w:t>
      </w:r>
      <w:r>
        <w:t>,</w:t>
      </w:r>
      <w:r w:rsidRPr="00973E75">
        <w:t xml:space="preserve"> the electric component will be measured as electric field strength (in dB(µV/m)) at the standard measurement distance.</w:t>
      </w:r>
    </w:p>
    <w:p w14:paraId="020C549D" w14:textId="77777777" w:rsidR="00BB2C65" w:rsidRPr="00973E75" w:rsidRDefault="00BB2C65" w:rsidP="00BB2C65">
      <w:pPr>
        <w:pStyle w:val="Heading3"/>
      </w:pPr>
      <w:bookmarkStart w:id="402" w:name="_Toc522601333"/>
      <w:bookmarkStart w:id="403" w:name="_Toc4394448"/>
      <w:bookmarkStart w:id="404" w:name="_Ref5439202"/>
      <w:bookmarkStart w:id="405" w:name="_Ref5449796"/>
      <w:bookmarkStart w:id="406" w:name="_Toc17445449"/>
      <w:bookmarkStart w:id="407" w:name="_Toc44482210"/>
      <w:r>
        <w:lastRenderedPageBreak/>
        <w:t>7.4.2</w:t>
      </w:r>
      <w:r>
        <w:tab/>
      </w:r>
      <w:r w:rsidRPr="00973E75">
        <w:t>Measuring equipment</w:t>
      </w:r>
      <w:bookmarkEnd w:id="402"/>
      <w:bookmarkEnd w:id="403"/>
      <w:bookmarkEnd w:id="404"/>
      <w:bookmarkEnd w:id="405"/>
      <w:bookmarkEnd w:id="406"/>
      <w:bookmarkEnd w:id="407"/>
    </w:p>
    <w:p w14:paraId="2E16CED9" w14:textId="77777777" w:rsidR="00BB2C65" w:rsidRPr="00973E75" w:rsidRDefault="00BB2C65" w:rsidP="00BB2C65">
      <w:r w:rsidRPr="00973E75">
        <w:t>A calibrated measuring system in accordance with [</w:t>
      </w:r>
      <w:r>
        <w:t>IEC </w:t>
      </w:r>
      <w:r w:rsidRPr="00973E75">
        <w:t>CISPR 16</w:t>
      </w:r>
      <w:r w:rsidRPr="00973E75">
        <w:noBreakHyphen/>
        <w:t>1-1</w:t>
      </w:r>
      <w:r>
        <w:t>]</w:t>
      </w:r>
      <w:r w:rsidRPr="00973E75">
        <w:t>, consisting of a radio disturbance measuring receiver (or a suitable spectrum analy</w:t>
      </w:r>
      <w:r>
        <w:t>s</w:t>
      </w:r>
      <w:r w:rsidRPr="00973E75">
        <w:t>er) in conjunction with an associated broadband dipole, a biconical, a logarithmic-periodical antenna, a horn antenna or similar linearly polarized antenna, each suitable for measurement of electric components of the electromagnetic field, and an antenna mast are required.</w:t>
      </w:r>
    </w:p>
    <w:p w14:paraId="3C0A1D12" w14:textId="77777777" w:rsidR="00BB2C65" w:rsidRPr="00973E75" w:rsidRDefault="00BB2C65" w:rsidP="00BB2C65">
      <w:r w:rsidRPr="00973E75">
        <w:t>The measurement bandwidth is given in Table 1.</w:t>
      </w:r>
    </w:p>
    <w:p w14:paraId="6B0A1BE5" w14:textId="09E5CC46" w:rsidR="00BB2C65" w:rsidRPr="00973E75" w:rsidRDefault="00BB2C65" w:rsidP="00BB2C65">
      <w:r w:rsidRPr="00973E75">
        <w:t xml:space="preserve">In order to speed up the measurement, </w:t>
      </w:r>
      <w:r>
        <w:t xml:space="preserve">initially </w:t>
      </w:r>
      <w:r w:rsidRPr="00973E75">
        <w:t xml:space="preserve">a peak detector </w:t>
      </w:r>
      <w:r>
        <w:t>is</w:t>
      </w:r>
      <w:r w:rsidRPr="00973E75">
        <w:t xml:space="preserve"> used. If the background noise makes this simple measurement unusable, a quasi-peak detector will </w:t>
      </w:r>
      <w:r>
        <w:t xml:space="preserve">then </w:t>
      </w:r>
      <w:r w:rsidRPr="00973E75">
        <w:t>be used and the quasi</w:t>
      </w:r>
      <w:r w:rsidRPr="00973E75">
        <w:noBreakHyphen/>
        <w:t>peak level applied. Above 1</w:t>
      </w:r>
      <w:r>
        <w:t> </w:t>
      </w:r>
      <w:r w:rsidRPr="00973E75">
        <w:t xml:space="preserve">GHz, no quasi-peak detector exists and </w:t>
      </w:r>
      <w:del w:id="408" w:author="PC" w:date="2023-05-23T17:51:00Z">
        <w:r w:rsidRPr="00973E75" w:rsidDel="00E2359D">
          <w:delText>only</w:delText>
        </w:r>
      </w:del>
      <w:r w:rsidRPr="00973E75">
        <w:t xml:space="preserve"> the peak detector </w:t>
      </w:r>
      <w:ins w:id="409" w:author="PC" w:date="2023-05-23T15:48:00Z">
        <w:r w:rsidR="00AB09B3">
          <w:t xml:space="preserve">and average detector </w:t>
        </w:r>
      </w:ins>
      <w:del w:id="410" w:author="PC" w:date="2023-05-23T15:48:00Z">
        <w:r w:rsidDel="00AB09B3">
          <w:delText>is</w:delText>
        </w:r>
      </w:del>
      <w:ins w:id="411" w:author="PC" w:date="2023-05-23T15:48:00Z">
        <w:r w:rsidR="00AB09B3">
          <w:t>are</w:t>
        </w:r>
      </w:ins>
      <w:r w:rsidRPr="00973E75">
        <w:t xml:space="preserve"> used.</w:t>
      </w:r>
    </w:p>
    <w:p w14:paraId="7DDD10A8" w14:textId="77777777" w:rsidR="00BB2C65" w:rsidRPr="00973E75" w:rsidRDefault="00BB2C65" w:rsidP="00BB2C65">
      <w:pPr>
        <w:pStyle w:val="Heading3"/>
      </w:pPr>
      <w:bookmarkStart w:id="412" w:name="_Toc17445451"/>
      <w:bookmarkStart w:id="413" w:name="_Toc44482211"/>
      <w:r>
        <w:t>7.4.3</w:t>
      </w:r>
      <w:r>
        <w:tab/>
      </w:r>
      <w:r w:rsidRPr="00973E75">
        <w:t>Measurement of the electric disturbance field strength</w:t>
      </w:r>
      <w:bookmarkEnd w:id="412"/>
      <w:bookmarkEnd w:id="413"/>
    </w:p>
    <w:p w14:paraId="24D4EF99" w14:textId="77777777" w:rsidR="00BB2C65" w:rsidRPr="00973E75" w:rsidRDefault="00BB2C65" w:rsidP="00BB2C65">
      <w:r w:rsidRPr="00973E75">
        <w:t>The measuring antenna will be mounted at the mast and position</w:t>
      </w:r>
      <w:r>
        <w:t>ed</w:t>
      </w:r>
      <w:r w:rsidRPr="00973E75">
        <w:t xml:space="preserve"> </w:t>
      </w:r>
      <w:r>
        <w:t>at</w:t>
      </w:r>
      <w:r w:rsidRPr="00973E75">
        <w:t xml:space="preserve"> the measurement location previously identified as having the maximum disturbance field strength, so that it is at the standard measurement distance as defined in Table 1.</w:t>
      </w:r>
    </w:p>
    <w:p w14:paraId="17F89015" w14:textId="77777777" w:rsidR="00BB2C65" w:rsidRPr="00973E75" w:rsidRDefault="00BB2C65" w:rsidP="00BB2C65">
      <w:pPr>
        <w:keepNext/>
        <w:keepLines/>
      </w:pPr>
      <w:r w:rsidRPr="00973E75">
        <w:t>Local restrictions in space (appearing</w:t>
      </w:r>
      <w:r>
        <w:t>,</w:t>
      </w:r>
      <w:r w:rsidRPr="00973E75">
        <w:t xml:space="preserve"> e.g., during indoor measurements) can require a reduction of the measuring distance. In this case, the measurement distance chosen has to be greater </w:t>
      </w:r>
      <w:r>
        <w:t xml:space="preserve">than </w:t>
      </w:r>
      <w:r w:rsidRPr="00973E75">
        <w:t>or equal to</w:t>
      </w:r>
      <w:r>
        <w:t> </w:t>
      </w:r>
      <w:r w:rsidRPr="00973E75">
        <w:t>1 m. For the measurement, the antenna will be oriented such that maximum coupling is obtained to the disturbin</w:t>
      </w:r>
      <w:r>
        <w:t>g source</w:t>
      </w:r>
      <w:r w:rsidRPr="00973E75">
        <w:t xml:space="preserve"> without any height scan.</w:t>
      </w:r>
    </w:p>
    <w:p w14:paraId="35BC44C1" w14:textId="77777777" w:rsidR="00BB2C65" w:rsidRPr="00973E75" w:rsidRDefault="00BB2C65" w:rsidP="00BB2C65">
      <w:r w:rsidRPr="00973E75">
        <w:t>Set the measuring receive</w:t>
      </w:r>
      <w:r>
        <w:t>r or spectrum analys</w:t>
      </w:r>
      <w:r w:rsidRPr="00973E75">
        <w:t>er to the frequency carrying the disturbance and type of detector required, and perform the measurements. At the specified measurement location and measuring point(s), the direction, height, and polarization (horizontal and vertical) of the measuring antenna will be varied in order to determine the maximum RF disturbance field strength. The electrical component of the disturbance field strength is to be determined by observing the indication of the measuring receiver over a period of approximately 15 s and subsequently recording its maximum indication. Isolated peaks occurring casually should be disregarded.</w:t>
      </w:r>
    </w:p>
    <w:p w14:paraId="12A672C3" w14:textId="77777777" w:rsidR="00BB2C65" w:rsidRPr="00973E75" w:rsidRDefault="00BB2C65" w:rsidP="00BB2C65">
      <w:bookmarkStart w:id="414" w:name="_Ref445263383"/>
      <w:bookmarkStart w:id="415" w:name="_Toc445269208"/>
      <w:r w:rsidRPr="00973E75">
        <w:t>If the antenna and the telecommunication network are located at the same level, then the antenna height will vary between 1 m and 4 m (or the maximum determined by the ceiling) in order to determine the maximum field strength. In varying the antenna height, the antenna should not be positioned closer than 0.5 m to reflecting objects (e.g.,</w:t>
      </w:r>
      <w:r>
        <w:t xml:space="preserve"> </w:t>
      </w:r>
      <w:r w:rsidRPr="00973E75">
        <w:t>walls, ceilings, metallic structures). The antenna height variation may be restr</w:t>
      </w:r>
      <w:r>
        <w:t>icted due to local conditions</w:t>
      </w:r>
      <w:r w:rsidRPr="00973E75">
        <w:t xml:space="preserve"> (see Figure 3).</w:t>
      </w:r>
      <w:bookmarkEnd w:id="414"/>
      <w:bookmarkEnd w:id="415"/>
    </w:p>
    <w:p w14:paraId="168D63BB" w14:textId="77777777" w:rsidR="00BB2C65" w:rsidRPr="00973E75" w:rsidRDefault="00BB2C65" w:rsidP="00BB2C65">
      <w:r w:rsidRPr="00973E75">
        <w:t xml:space="preserve">In the </w:t>
      </w:r>
      <w:r>
        <w:t>event</w:t>
      </w:r>
      <w:r w:rsidRPr="00973E75">
        <w:t xml:space="preserve"> of an outdoor measurement, the antenna height will be varied from 1 m to 4 m.</w:t>
      </w:r>
    </w:p>
    <w:p w14:paraId="4937BBF3" w14:textId="1815D8F8" w:rsidR="00BB2C65" w:rsidRPr="00973E75" w:rsidRDefault="006D3601" w:rsidP="00BB2C65">
      <w:pPr>
        <w:pStyle w:val="Figure"/>
        <w:rPr>
          <w:b/>
        </w:rPr>
      </w:pPr>
      <w:r w:rsidRPr="00775651">
        <w:rPr>
          <w:b/>
          <w:noProof/>
          <w:lang w:val="en-IN" w:eastAsia="en-IN" w:bidi="hi-IN"/>
        </w:rPr>
        <w:drawing>
          <wp:inline distT="0" distB="0" distL="0" distR="0" wp14:anchorId="3D4DDF90" wp14:editId="752E9BA4">
            <wp:extent cx="4038600" cy="17145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8600" cy="1714500"/>
                    </a:xfrm>
                    <a:prstGeom prst="rect">
                      <a:avLst/>
                    </a:prstGeom>
                    <a:noFill/>
                    <a:ln>
                      <a:noFill/>
                    </a:ln>
                  </pic:spPr>
                </pic:pic>
              </a:graphicData>
            </a:graphic>
          </wp:inline>
        </w:drawing>
      </w:r>
    </w:p>
    <w:p w14:paraId="7A3229E6" w14:textId="77777777" w:rsidR="00BB2C65" w:rsidRPr="00973E75" w:rsidRDefault="00BB2C65" w:rsidP="00BB2C65">
      <w:pPr>
        <w:pStyle w:val="FigureNoTitle0"/>
        <w:spacing w:before="120" w:after="40"/>
      </w:pPr>
      <w:r w:rsidRPr="00973E75">
        <w:t>Figure 3 – Antenna height variation</w:t>
      </w:r>
    </w:p>
    <w:p w14:paraId="717E477A" w14:textId="77777777" w:rsidR="00BB2C65" w:rsidRDefault="00BB2C65" w:rsidP="00BB2C65">
      <w:pPr>
        <w:rPr>
          <w:lang w:eastAsia="zh-CN"/>
        </w:rPr>
      </w:pPr>
    </w:p>
    <w:p w14:paraId="13BA1EA6" w14:textId="77777777" w:rsidR="00BB2C65" w:rsidRPr="007D3E67" w:rsidRDefault="00BB2C65" w:rsidP="00BB2C65">
      <w:pPr>
        <w:pStyle w:val="AppendixNoTitle0"/>
      </w:pPr>
      <w:bookmarkStart w:id="416" w:name="_Toc194395199"/>
      <w:bookmarkStart w:id="417" w:name="_Toc212346137"/>
      <w:bookmarkStart w:id="418" w:name="_Toc212448154"/>
      <w:bookmarkStart w:id="419" w:name="_Toc218935084"/>
      <w:bookmarkStart w:id="420" w:name="_Toc218994585"/>
      <w:bookmarkStart w:id="421" w:name="_Toc219022573"/>
      <w:bookmarkStart w:id="422" w:name="_Toc441586474"/>
      <w:bookmarkStart w:id="423" w:name="_Toc447004548"/>
      <w:r w:rsidRPr="007D3E67">
        <w:lastRenderedPageBreak/>
        <w:t xml:space="preserve">Appendix </w:t>
      </w:r>
      <w:bookmarkStart w:id="424" w:name="_Toc522601349"/>
      <w:bookmarkStart w:id="425" w:name="_Toc4394455"/>
      <w:bookmarkStart w:id="426" w:name="_Toc17445456"/>
      <w:r w:rsidRPr="007D3E67">
        <w:t>I</w:t>
      </w:r>
      <w:r w:rsidRPr="007D3E67">
        <w:br/>
      </w:r>
      <w:r w:rsidRPr="007D3E67">
        <w:br/>
      </w:r>
      <w:proofErr w:type="gramStart"/>
      <w:r w:rsidRPr="007D3E67">
        <w:t>Processing</w:t>
      </w:r>
      <w:proofErr w:type="gramEnd"/>
      <w:r w:rsidRPr="007D3E67">
        <w:t xml:space="preserve"> of obtained measuring results and final assessment based</w:t>
      </w:r>
      <w:r w:rsidRPr="007D3E67">
        <w:br/>
        <w:t xml:space="preserve">on the specified </w:t>
      </w:r>
      <w:bookmarkEnd w:id="424"/>
      <w:r w:rsidRPr="007D3E67">
        <w:t>levels</w:t>
      </w:r>
      <w:bookmarkEnd w:id="416"/>
      <w:bookmarkEnd w:id="417"/>
      <w:bookmarkEnd w:id="418"/>
      <w:bookmarkEnd w:id="419"/>
      <w:bookmarkEnd w:id="420"/>
      <w:bookmarkEnd w:id="421"/>
      <w:bookmarkEnd w:id="422"/>
      <w:bookmarkEnd w:id="423"/>
      <w:bookmarkEnd w:id="425"/>
      <w:bookmarkEnd w:id="426"/>
    </w:p>
    <w:p w14:paraId="66368F6F" w14:textId="77777777" w:rsidR="00BB2C65" w:rsidRDefault="00BB2C65" w:rsidP="00BB2C65">
      <w:pPr>
        <w:jc w:val="center"/>
        <w:rPr>
          <w:lang w:eastAsia="de-DE"/>
        </w:rPr>
      </w:pPr>
      <w:bookmarkStart w:id="427" w:name="_Toc17445457"/>
      <w:bookmarkStart w:id="428" w:name="_Toc44482213"/>
      <w:bookmarkStart w:id="429" w:name="_Toc48115266"/>
      <w:bookmarkStart w:id="430" w:name="_Toc54511186"/>
      <w:bookmarkStart w:id="431" w:name="_Toc56325547"/>
      <w:bookmarkStart w:id="432" w:name="_Toc194395200"/>
      <w:bookmarkStart w:id="433" w:name="_Toc212346138"/>
      <w:bookmarkStart w:id="434" w:name="_Toc212448155"/>
      <w:r>
        <w:rPr>
          <w:lang w:eastAsia="de-DE"/>
        </w:rPr>
        <w:t>(This appendix does not form an integral part of this Recommendation.)</w:t>
      </w:r>
    </w:p>
    <w:p w14:paraId="56298574" w14:textId="77777777" w:rsidR="00BB2C65" w:rsidRPr="00973E75" w:rsidRDefault="00BB2C65" w:rsidP="00BB2C65">
      <w:pPr>
        <w:pStyle w:val="Heading2"/>
        <w:rPr>
          <w:lang w:eastAsia="de-DE"/>
        </w:rPr>
      </w:pPr>
      <w:bookmarkStart w:id="435" w:name="_Toc218935085"/>
      <w:bookmarkStart w:id="436" w:name="_Toc218994586"/>
      <w:bookmarkStart w:id="437" w:name="_Toc219022574"/>
      <w:bookmarkStart w:id="438" w:name="_Toc441586475"/>
      <w:bookmarkStart w:id="439" w:name="_Toc447004549"/>
      <w:r w:rsidRPr="00973E75">
        <w:rPr>
          <w:lang w:eastAsia="de-DE"/>
        </w:rPr>
        <w:t>I.1</w:t>
      </w:r>
      <w:bookmarkStart w:id="440" w:name="_Toc522601352"/>
      <w:bookmarkStart w:id="441" w:name="_Toc4394457"/>
      <w:bookmarkStart w:id="442" w:name="_Toc17445459"/>
      <w:bookmarkEnd w:id="427"/>
      <w:r w:rsidRPr="00973E75">
        <w:rPr>
          <w:lang w:eastAsia="de-DE"/>
        </w:rPr>
        <w:tab/>
      </w:r>
      <w:r w:rsidRPr="00E84204">
        <w:t>Treatment</w:t>
      </w:r>
      <w:r w:rsidRPr="00973E75">
        <w:rPr>
          <w:lang w:eastAsia="de-DE"/>
        </w:rPr>
        <w:t xml:space="preserve"> of measurement uncertainty</w:t>
      </w:r>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11F1997F" w14:textId="77777777" w:rsidR="00BB2C65" w:rsidRPr="00973E75" w:rsidRDefault="00BB2C65" w:rsidP="00BB2C65">
      <w:r w:rsidRPr="00973E75">
        <w:t xml:space="preserve">For investigation of reported cases of complaints </w:t>
      </w:r>
      <w:r>
        <w:t>of</w:t>
      </w:r>
      <w:r w:rsidRPr="00973E75">
        <w:t xml:space="preserve"> radio interference, the measurement uncertainty is not accounted for in the measurement result.</w:t>
      </w:r>
    </w:p>
    <w:p w14:paraId="7C9A5541" w14:textId="77777777" w:rsidR="00BB2C65" w:rsidRDefault="00BB2C65" w:rsidP="00BB2C65">
      <w:pPr>
        <w:rPr>
          <w:ins w:id="443" w:author="Dr.Lenin Raja" w:date="2023-05-22T13:50:00Z"/>
        </w:rPr>
      </w:pPr>
      <w:r w:rsidRPr="00973E75">
        <w:t>Table I.1 shows contributions of certain measurement instrumentation to the total measurement uncertainty to allow for a coarse estimation of conditions found in practice. The content of Table I.1 is of an informative nature only.</w:t>
      </w:r>
    </w:p>
    <w:p w14:paraId="47C5A0B0" w14:textId="77777777" w:rsidR="0084494F" w:rsidRDefault="0084494F" w:rsidP="0084494F">
      <w:pPr>
        <w:rPr>
          <w:ins w:id="444" w:author="Dr.Lenin Raja" w:date="2023-05-22T13:50:00Z"/>
        </w:rPr>
      </w:pPr>
      <w:ins w:id="445" w:author="Dr.Lenin Raja" w:date="2023-05-22T13:50:00Z">
        <w:r>
          <w:t xml:space="preserve">Uncertainty shall be </w:t>
        </w:r>
      </w:ins>
      <w:ins w:id="446" w:author="Dr.Lenin Raja" w:date="2023-05-22T13:53:00Z">
        <w:r>
          <w:t>calculated</w:t>
        </w:r>
      </w:ins>
      <w:ins w:id="447" w:author="Dr.Lenin Raja" w:date="2023-05-22T13:50:00Z">
        <w:r>
          <w:t xml:space="preserve"> separately for both Low &amp; High frequency due to the following reasons</w:t>
        </w:r>
      </w:ins>
    </w:p>
    <w:p w14:paraId="03B2665E" w14:textId="77777777" w:rsidR="0084494F" w:rsidRDefault="0084494F" w:rsidP="0084494F">
      <w:pPr>
        <w:numPr>
          <w:ilvl w:val="0"/>
          <w:numId w:val="26"/>
        </w:numPr>
        <w:jc w:val="both"/>
        <w:rPr>
          <w:ins w:id="448" w:author="Dr.Lenin Raja" w:date="2023-05-22T13:51:00Z"/>
        </w:rPr>
      </w:pPr>
      <w:ins w:id="449" w:author="Dr.Lenin Raja" w:date="2023-05-22T13:50:00Z">
        <w:r>
          <w:t xml:space="preserve">Different Antenna </w:t>
        </w:r>
      </w:ins>
      <w:ins w:id="450" w:author="Dr.Lenin Raja" w:date="2023-05-22T13:54:00Z">
        <w:r>
          <w:t>(For</w:t>
        </w:r>
      </w:ins>
      <w:ins w:id="451" w:author="Dr.Lenin Raja" w:date="2023-05-22T13:50:00Z">
        <w:r>
          <w:t xml:space="preserve"> Low Frequency – Bi-conical &amp; Log Periodic Antenna), For High Frequency (Double Ridged Horn Antenna) </w:t>
        </w:r>
      </w:ins>
    </w:p>
    <w:p w14:paraId="6E0DE33C" w14:textId="77777777" w:rsidR="0084494F" w:rsidRDefault="0084494F" w:rsidP="0084494F">
      <w:pPr>
        <w:numPr>
          <w:ilvl w:val="0"/>
          <w:numId w:val="26"/>
        </w:numPr>
        <w:jc w:val="both"/>
        <w:rPr>
          <w:ins w:id="452" w:author="Dr.Lenin Raja" w:date="2023-05-22T13:52:00Z"/>
        </w:rPr>
      </w:pPr>
      <w:ins w:id="453" w:author="Dr.Lenin Raja" w:date="2023-05-22T13:51:00Z">
        <w:r>
          <w:t>Detectors are different from below 1000 MHz and above 1000 MHz (below 1000MHz we have to use Qua</w:t>
        </w:r>
      </w:ins>
      <w:ins w:id="454" w:author="Dr.Lenin Raja" w:date="2023-05-22T13:52:00Z">
        <w:r>
          <w:t xml:space="preserve">si-Peak and above 1000MHz we have to select Peak &amp; average) </w:t>
        </w:r>
      </w:ins>
    </w:p>
    <w:p w14:paraId="25D372C1" w14:textId="77777777" w:rsidR="0084494F" w:rsidRDefault="0084494F" w:rsidP="0084494F">
      <w:pPr>
        <w:numPr>
          <w:ilvl w:val="0"/>
          <w:numId w:val="26"/>
        </w:numPr>
        <w:jc w:val="both"/>
        <w:rPr>
          <w:ins w:id="455" w:author="Dr.Lenin Raja" w:date="2023-05-22T13:52:00Z"/>
        </w:rPr>
      </w:pPr>
      <w:ins w:id="456" w:author="Dr.Lenin Raja" w:date="2023-05-22T13:53:00Z">
        <w:r>
          <w:t>NSA (</w:t>
        </w:r>
      </w:ins>
      <w:ins w:id="457" w:author="Dr.Lenin Raja" w:date="2023-05-22T13:52:00Z">
        <w:r>
          <w:t xml:space="preserve">Normalized Site Attenuation and VSWR values are differ due to method of measurement) </w:t>
        </w:r>
      </w:ins>
    </w:p>
    <w:p w14:paraId="3BE616A1" w14:textId="77777777" w:rsidR="0084494F" w:rsidRDefault="0084494F" w:rsidP="0084494F">
      <w:pPr>
        <w:numPr>
          <w:ilvl w:val="0"/>
          <w:numId w:val="26"/>
        </w:numPr>
        <w:jc w:val="both"/>
        <w:rPr>
          <w:ins w:id="458" w:author="Dr.Lenin Raja" w:date="2023-05-22T13:54:00Z"/>
        </w:rPr>
      </w:pPr>
      <w:ins w:id="459" w:author="Dr.Lenin Raja" w:date="2023-05-22T13:53:00Z">
        <w:r>
          <w:t xml:space="preserve">Reflectivity will be </w:t>
        </w:r>
      </w:ins>
      <w:ins w:id="460" w:author="Dr.Lenin Raja" w:date="2023-05-22T13:54:00Z">
        <w:r>
          <w:t>differed</w:t>
        </w:r>
      </w:ins>
      <w:ins w:id="461" w:author="Dr.Lenin Raja" w:date="2023-05-22T13:53:00Z">
        <w:r>
          <w:t xml:space="preserve"> from below 1000MHz and above 1000MHz due to the floor Absorbers and method of directivity. </w:t>
        </w:r>
      </w:ins>
    </w:p>
    <w:p w14:paraId="04FEE107" w14:textId="77777777" w:rsidR="0084494F" w:rsidRDefault="0084494F" w:rsidP="0084494F">
      <w:pPr>
        <w:numPr>
          <w:ilvl w:val="0"/>
          <w:numId w:val="26"/>
        </w:numPr>
        <w:jc w:val="both"/>
        <w:rPr>
          <w:ins w:id="462" w:author="Dr.Lenin Raja" w:date="2023-05-22T13:54:00Z"/>
        </w:rPr>
      </w:pPr>
      <w:ins w:id="463" w:author="Dr.Lenin Raja" w:date="2023-05-22T13:54:00Z">
        <w:r>
          <w:t xml:space="preserve">Type of connectors (Normally below 1000MHz we have to use N-type connectors and above 1000MHz we are using SMA type connectors) </w:t>
        </w:r>
      </w:ins>
    </w:p>
    <w:p w14:paraId="410B8868" w14:textId="77777777" w:rsidR="0084494F" w:rsidRDefault="0084494F">
      <w:pPr>
        <w:jc w:val="both"/>
        <w:pPrChange w:id="464" w:author="Dr.Lenin Raja" w:date="2023-05-22T13:57:00Z">
          <w:pPr/>
        </w:pPrChange>
      </w:pPr>
    </w:p>
    <w:p w14:paraId="727CE6D4" w14:textId="77777777" w:rsidR="00BB2C65" w:rsidRPr="00973E75" w:rsidRDefault="00BB2C65" w:rsidP="00BB2C65">
      <w:pPr>
        <w:pStyle w:val="TableNoTitle0"/>
      </w:pPr>
      <w:r w:rsidRPr="00973E75">
        <w:rPr>
          <w:bCs/>
        </w:rPr>
        <w:t>Table I.1 – Contribution of certain components of the measuring</w:t>
      </w:r>
      <w:r>
        <w:rPr>
          <w:bCs/>
        </w:rPr>
        <w:t xml:space="preserve"> </w:t>
      </w:r>
      <w:r w:rsidRPr="00973E75">
        <w:rPr>
          <w:bCs/>
        </w:rPr>
        <w:t>system</w:t>
      </w:r>
      <w:r>
        <w:rPr>
          <w:bCs/>
        </w:rPr>
        <w:br/>
      </w:r>
      <w:r w:rsidRPr="00973E75">
        <w:rPr>
          <w:bCs/>
        </w:rPr>
        <w:t>to the total measurement uncertainty</w:t>
      </w:r>
    </w:p>
    <w:tbl>
      <w:tblPr>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28"/>
        <w:gridCol w:w="1928"/>
        <w:gridCol w:w="1928"/>
        <w:gridCol w:w="1928"/>
        <w:gridCol w:w="1928"/>
        <w:gridCol w:w="1928"/>
        <w:tblGridChange w:id="465">
          <w:tblGrid>
            <w:gridCol w:w="113"/>
            <w:gridCol w:w="1928"/>
            <w:gridCol w:w="1815"/>
            <w:gridCol w:w="113"/>
            <w:gridCol w:w="1815"/>
            <w:gridCol w:w="113"/>
            <w:gridCol w:w="1815"/>
            <w:gridCol w:w="113"/>
            <w:gridCol w:w="1815"/>
            <w:gridCol w:w="113"/>
            <w:gridCol w:w="1815"/>
            <w:gridCol w:w="113"/>
          </w:tblGrid>
        </w:tblGridChange>
      </w:tblGrid>
      <w:tr w:rsidR="0084494F" w:rsidRPr="00973E75" w14:paraId="2E32824E" w14:textId="77777777" w:rsidTr="0084494F">
        <w:trPr>
          <w:jc w:val="center"/>
        </w:trPr>
        <w:tc>
          <w:tcPr>
            <w:tcW w:w="3856" w:type="dxa"/>
            <w:gridSpan w:val="2"/>
            <w:vMerge w:val="restart"/>
            <w:tcMar>
              <w:left w:w="108" w:type="dxa"/>
              <w:right w:w="108" w:type="dxa"/>
            </w:tcMar>
            <w:vAlign w:val="center"/>
          </w:tcPr>
          <w:p w14:paraId="3CB0462E" w14:textId="77777777" w:rsidR="0084494F" w:rsidRPr="0011794F" w:rsidRDefault="0084494F" w:rsidP="005352CF">
            <w:pPr>
              <w:pStyle w:val="Tablehead"/>
            </w:pPr>
          </w:p>
        </w:tc>
        <w:tc>
          <w:tcPr>
            <w:tcW w:w="1928" w:type="dxa"/>
          </w:tcPr>
          <w:p w14:paraId="51813398" w14:textId="77777777" w:rsidR="0084494F" w:rsidRPr="00973E75" w:rsidRDefault="0084494F" w:rsidP="005352CF">
            <w:pPr>
              <w:pStyle w:val="Tablehead"/>
              <w:rPr>
                <w:bCs/>
                <w:szCs w:val="24"/>
              </w:rPr>
            </w:pPr>
          </w:p>
        </w:tc>
        <w:tc>
          <w:tcPr>
            <w:tcW w:w="5784" w:type="dxa"/>
            <w:gridSpan w:val="3"/>
            <w:tcMar>
              <w:left w:w="108" w:type="dxa"/>
              <w:right w:w="108" w:type="dxa"/>
            </w:tcMar>
            <w:vAlign w:val="center"/>
          </w:tcPr>
          <w:p w14:paraId="64A522BC" w14:textId="77777777" w:rsidR="0084494F" w:rsidRPr="00973E75" w:rsidRDefault="0084494F" w:rsidP="005352CF">
            <w:pPr>
              <w:pStyle w:val="Tablehead"/>
            </w:pPr>
            <w:r w:rsidRPr="00973E75">
              <w:rPr>
                <w:bCs/>
                <w:szCs w:val="24"/>
              </w:rPr>
              <w:t>Measurement of</w:t>
            </w:r>
          </w:p>
        </w:tc>
      </w:tr>
      <w:tr w:rsidR="0084494F" w:rsidRPr="00973E75" w14:paraId="5189D6BE" w14:textId="77777777" w:rsidTr="0084494F">
        <w:trPr>
          <w:jc w:val="center"/>
        </w:trPr>
        <w:tc>
          <w:tcPr>
            <w:tcW w:w="3856" w:type="dxa"/>
            <w:gridSpan w:val="2"/>
            <w:vMerge/>
            <w:tcMar>
              <w:left w:w="108" w:type="dxa"/>
              <w:right w:w="108" w:type="dxa"/>
            </w:tcMar>
            <w:vAlign w:val="center"/>
          </w:tcPr>
          <w:p w14:paraId="62BDB56A" w14:textId="77777777" w:rsidR="0084494F" w:rsidRPr="0011794F" w:rsidRDefault="0084494F" w:rsidP="005352CF">
            <w:pPr>
              <w:pStyle w:val="Tablehead"/>
            </w:pPr>
          </w:p>
        </w:tc>
        <w:tc>
          <w:tcPr>
            <w:tcW w:w="1928" w:type="dxa"/>
            <w:tcMar>
              <w:left w:w="108" w:type="dxa"/>
              <w:right w:w="108" w:type="dxa"/>
            </w:tcMar>
            <w:vAlign w:val="center"/>
          </w:tcPr>
          <w:p w14:paraId="22E57D80" w14:textId="77777777" w:rsidR="0084494F" w:rsidRPr="00973E75" w:rsidRDefault="0084494F" w:rsidP="005352CF">
            <w:pPr>
              <w:pStyle w:val="Tablehead"/>
            </w:pPr>
            <w:r w:rsidRPr="00973E75">
              <w:rPr>
                <w:bCs/>
                <w:szCs w:val="24"/>
              </w:rPr>
              <w:t>Magnetic</w:t>
            </w:r>
            <w:r>
              <w:rPr>
                <w:bCs/>
                <w:szCs w:val="24"/>
              </w:rPr>
              <w:t xml:space="preserve"> </w:t>
            </w:r>
            <w:r w:rsidRPr="00973E75">
              <w:rPr>
                <w:bCs/>
                <w:szCs w:val="24"/>
              </w:rPr>
              <w:t>field</w:t>
            </w:r>
            <w:r>
              <w:rPr>
                <w:bCs/>
                <w:szCs w:val="24"/>
              </w:rPr>
              <w:t xml:space="preserve"> </w:t>
            </w:r>
            <w:r w:rsidRPr="00973E75">
              <w:rPr>
                <w:bCs/>
                <w:szCs w:val="24"/>
              </w:rPr>
              <w:t>strength</w:t>
            </w:r>
          </w:p>
        </w:tc>
        <w:tc>
          <w:tcPr>
            <w:tcW w:w="1928" w:type="dxa"/>
          </w:tcPr>
          <w:p w14:paraId="590C50BE" w14:textId="77777777" w:rsidR="0084494F" w:rsidRPr="00973E75" w:rsidRDefault="0084494F" w:rsidP="005352CF">
            <w:pPr>
              <w:pStyle w:val="Tablehead"/>
              <w:rPr>
                <w:bCs/>
                <w:szCs w:val="24"/>
              </w:rPr>
            </w:pPr>
          </w:p>
        </w:tc>
        <w:tc>
          <w:tcPr>
            <w:tcW w:w="3856" w:type="dxa"/>
            <w:gridSpan w:val="2"/>
            <w:tcMar>
              <w:left w:w="108" w:type="dxa"/>
              <w:right w:w="108" w:type="dxa"/>
            </w:tcMar>
            <w:vAlign w:val="center"/>
          </w:tcPr>
          <w:p w14:paraId="48828089" w14:textId="77777777" w:rsidR="0084494F" w:rsidRPr="00973E75" w:rsidRDefault="0084494F" w:rsidP="005352CF">
            <w:pPr>
              <w:pStyle w:val="Tablehead"/>
            </w:pPr>
            <w:r w:rsidRPr="00973E75">
              <w:rPr>
                <w:bCs/>
                <w:szCs w:val="24"/>
              </w:rPr>
              <w:t>Electric field strength</w:t>
            </w:r>
          </w:p>
        </w:tc>
      </w:tr>
      <w:tr w:rsidR="0084494F" w:rsidRPr="00973E75" w14:paraId="78E3FA15" w14:textId="77777777" w:rsidTr="0084494F">
        <w:trPr>
          <w:jc w:val="center"/>
        </w:trPr>
        <w:tc>
          <w:tcPr>
            <w:tcW w:w="3856" w:type="dxa"/>
            <w:gridSpan w:val="2"/>
            <w:tcMar>
              <w:left w:w="108" w:type="dxa"/>
              <w:right w:w="108" w:type="dxa"/>
            </w:tcMar>
            <w:vAlign w:val="center"/>
          </w:tcPr>
          <w:p w14:paraId="30002219" w14:textId="77777777" w:rsidR="0084494F" w:rsidRPr="0011794F" w:rsidRDefault="0084494F" w:rsidP="005352CF">
            <w:pPr>
              <w:pStyle w:val="Tablehead"/>
            </w:pPr>
            <w:r w:rsidRPr="00973E75">
              <w:rPr>
                <w:bCs/>
                <w:szCs w:val="24"/>
              </w:rPr>
              <w:t>Frequency range</w:t>
            </w:r>
          </w:p>
        </w:tc>
        <w:tc>
          <w:tcPr>
            <w:tcW w:w="1928" w:type="dxa"/>
            <w:tcMar>
              <w:left w:w="108" w:type="dxa"/>
              <w:right w:w="108" w:type="dxa"/>
            </w:tcMar>
            <w:vAlign w:val="center"/>
          </w:tcPr>
          <w:p w14:paraId="1028E237" w14:textId="77777777" w:rsidR="0084494F" w:rsidRPr="00973E75" w:rsidRDefault="0084494F" w:rsidP="005352CF">
            <w:pPr>
              <w:pStyle w:val="Tablehead"/>
            </w:pPr>
            <w:r w:rsidRPr="00973E75">
              <w:rPr>
                <w:bCs/>
                <w:szCs w:val="24"/>
              </w:rPr>
              <w:t>&lt; 30 MHz</w:t>
            </w:r>
          </w:p>
        </w:tc>
        <w:tc>
          <w:tcPr>
            <w:tcW w:w="1928" w:type="dxa"/>
            <w:tcMar>
              <w:left w:w="108" w:type="dxa"/>
              <w:right w:w="108" w:type="dxa"/>
            </w:tcMar>
            <w:vAlign w:val="center"/>
          </w:tcPr>
          <w:p w14:paraId="0B7B1640" w14:textId="77777777" w:rsidR="0084494F" w:rsidRPr="00973E75" w:rsidRDefault="0084494F" w:rsidP="005352CF">
            <w:pPr>
              <w:pStyle w:val="Tablehead"/>
            </w:pPr>
            <w:r w:rsidRPr="00973E75">
              <w:rPr>
                <w:bCs/>
                <w:szCs w:val="24"/>
              </w:rPr>
              <w:t>30-300 MHz</w:t>
            </w:r>
          </w:p>
        </w:tc>
        <w:tc>
          <w:tcPr>
            <w:tcW w:w="1928" w:type="dxa"/>
          </w:tcPr>
          <w:p w14:paraId="0C11468E" w14:textId="77777777" w:rsidR="0084494F" w:rsidRPr="00973E75" w:rsidRDefault="0084494F" w:rsidP="005352CF">
            <w:pPr>
              <w:pStyle w:val="Tablehead"/>
              <w:rPr>
                <w:bCs/>
                <w:szCs w:val="24"/>
              </w:rPr>
            </w:pPr>
            <w:r w:rsidRPr="00973E75">
              <w:rPr>
                <w:bCs/>
                <w:szCs w:val="24"/>
              </w:rPr>
              <w:t>300-1</w:t>
            </w:r>
            <w:r>
              <w:rPr>
                <w:bCs/>
                <w:szCs w:val="24"/>
              </w:rPr>
              <w:t> </w:t>
            </w:r>
            <w:r w:rsidRPr="00973E75">
              <w:rPr>
                <w:bCs/>
                <w:szCs w:val="24"/>
              </w:rPr>
              <w:t>000 MHz</w:t>
            </w:r>
          </w:p>
        </w:tc>
        <w:tc>
          <w:tcPr>
            <w:tcW w:w="1928" w:type="dxa"/>
            <w:tcMar>
              <w:left w:w="108" w:type="dxa"/>
              <w:right w:w="108" w:type="dxa"/>
            </w:tcMar>
            <w:vAlign w:val="center"/>
          </w:tcPr>
          <w:p w14:paraId="0DCC7CFF" w14:textId="77777777" w:rsidR="0084494F" w:rsidRPr="00973E75" w:rsidRDefault="0084494F" w:rsidP="005352CF">
            <w:pPr>
              <w:pStyle w:val="Tablehead"/>
            </w:pPr>
            <w:ins w:id="466" w:author="Dr.Lenin Raja" w:date="2023-05-22T13:48:00Z">
              <w:r>
                <w:t>1</w:t>
              </w:r>
            </w:ins>
            <w:ins w:id="467" w:author="Dr.Lenin Raja" w:date="2023-05-22T13:49:00Z">
              <w:r>
                <w:t>000-6000MHz</w:t>
              </w:r>
            </w:ins>
          </w:p>
        </w:tc>
      </w:tr>
      <w:tr w:rsidR="0084494F" w:rsidRPr="00973E75" w14:paraId="6228E7D2" w14:textId="77777777" w:rsidTr="0084494F">
        <w:trPr>
          <w:jc w:val="center"/>
        </w:trPr>
        <w:tc>
          <w:tcPr>
            <w:tcW w:w="3856" w:type="dxa"/>
            <w:gridSpan w:val="2"/>
            <w:tcMar>
              <w:left w:w="108" w:type="dxa"/>
              <w:right w:w="108" w:type="dxa"/>
            </w:tcMar>
            <w:vAlign w:val="center"/>
          </w:tcPr>
          <w:p w14:paraId="5CFDE15A" w14:textId="77777777" w:rsidR="0084494F" w:rsidRPr="0011794F" w:rsidRDefault="0084494F" w:rsidP="005352CF">
            <w:pPr>
              <w:pStyle w:val="Tablehead"/>
            </w:pPr>
            <w:r w:rsidRPr="0011794F">
              <w:t>Component of the measuring system</w:t>
            </w:r>
          </w:p>
        </w:tc>
        <w:tc>
          <w:tcPr>
            <w:tcW w:w="1928" w:type="dxa"/>
          </w:tcPr>
          <w:p w14:paraId="12BB1EED" w14:textId="77777777" w:rsidR="0084494F" w:rsidRDefault="0084494F" w:rsidP="005352CF">
            <w:pPr>
              <w:pStyle w:val="Tablehead"/>
              <w:rPr>
                <w:bCs/>
                <w:szCs w:val="24"/>
              </w:rPr>
            </w:pPr>
          </w:p>
        </w:tc>
        <w:tc>
          <w:tcPr>
            <w:tcW w:w="5784" w:type="dxa"/>
            <w:gridSpan w:val="3"/>
            <w:tcMar>
              <w:left w:w="108" w:type="dxa"/>
              <w:right w:w="108" w:type="dxa"/>
            </w:tcMar>
            <w:vAlign w:val="center"/>
          </w:tcPr>
          <w:p w14:paraId="2F9E2CC9" w14:textId="77777777" w:rsidR="0084494F" w:rsidRPr="00973E75" w:rsidRDefault="0084494F" w:rsidP="005352CF">
            <w:pPr>
              <w:pStyle w:val="Tablehead"/>
            </w:pPr>
            <w:r>
              <w:rPr>
                <w:bCs/>
                <w:szCs w:val="24"/>
              </w:rPr>
              <w:t>Contribution uncertainty (dB)</w:t>
            </w:r>
          </w:p>
        </w:tc>
      </w:tr>
      <w:tr w:rsidR="0084494F" w:rsidRPr="00973E75" w14:paraId="23BB609E" w14:textId="77777777" w:rsidTr="0084494F">
        <w:trPr>
          <w:jc w:val="center"/>
        </w:trPr>
        <w:tc>
          <w:tcPr>
            <w:tcW w:w="1928" w:type="dxa"/>
          </w:tcPr>
          <w:p w14:paraId="56524418" w14:textId="77777777" w:rsidR="0084494F" w:rsidRPr="0011794F" w:rsidRDefault="0084494F" w:rsidP="005352CF">
            <w:pPr>
              <w:pStyle w:val="Tabletext"/>
              <w:rPr>
                <w:b/>
                <w:szCs w:val="24"/>
              </w:rPr>
            </w:pPr>
          </w:p>
        </w:tc>
        <w:tc>
          <w:tcPr>
            <w:tcW w:w="9640" w:type="dxa"/>
            <w:gridSpan w:val="5"/>
            <w:tcMar>
              <w:left w:w="108" w:type="dxa"/>
              <w:right w:w="108" w:type="dxa"/>
            </w:tcMar>
            <w:vAlign w:val="center"/>
          </w:tcPr>
          <w:p w14:paraId="2D0B40A2" w14:textId="77777777" w:rsidR="0084494F" w:rsidRPr="0011794F" w:rsidRDefault="0084494F" w:rsidP="005352CF">
            <w:pPr>
              <w:pStyle w:val="Tabletext"/>
              <w:rPr>
                <w:b/>
                <w:szCs w:val="24"/>
              </w:rPr>
            </w:pPr>
            <w:r w:rsidRPr="0011794F">
              <w:rPr>
                <w:b/>
                <w:szCs w:val="24"/>
              </w:rPr>
              <w:t>System</w:t>
            </w:r>
          </w:p>
        </w:tc>
      </w:tr>
      <w:tr w:rsidR="0084494F" w:rsidRPr="00973E75" w14:paraId="348F8961" w14:textId="77777777" w:rsidTr="0084494F">
        <w:trPr>
          <w:jc w:val="center"/>
        </w:trPr>
        <w:tc>
          <w:tcPr>
            <w:tcW w:w="3856" w:type="dxa"/>
            <w:gridSpan w:val="2"/>
            <w:tcMar>
              <w:left w:w="108" w:type="dxa"/>
              <w:right w:w="108" w:type="dxa"/>
            </w:tcMar>
            <w:vAlign w:val="center"/>
          </w:tcPr>
          <w:p w14:paraId="6676581A" w14:textId="77777777" w:rsidR="0084494F" w:rsidRPr="00973E75" w:rsidRDefault="0084494F" w:rsidP="0084494F">
            <w:pPr>
              <w:pStyle w:val="Tabletext"/>
              <w:rPr>
                <w:szCs w:val="24"/>
              </w:rPr>
            </w:pPr>
            <w:r w:rsidRPr="00973E75">
              <w:rPr>
                <w:szCs w:val="24"/>
              </w:rPr>
              <w:t>Attenuation:</w:t>
            </w:r>
            <w:r>
              <w:rPr>
                <w:szCs w:val="24"/>
              </w:rPr>
              <w:t xml:space="preserve"> </w:t>
            </w:r>
            <w:r w:rsidRPr="00973E75">
              <w:rPr>
                <w:szCs w:val="24"/>
              </w:rPr>
              <w:t>antenna – receiver</w:t>
            </w:r>
          </w:p>
        </w:tc>
        <w:tc>
          <w:tcPr>
            <w:tcW w:w="1928" w:type="dxa"/>
            <w:tcMar>
              <w:left w:w="108" w:type="dxa"/>
              <w:right w:w="108" w:type="dxa"/>
            </w:tcMar>
            <w:vAlign w:val="center"/>
          </w:tcPr>
          <w:p w14:paraId="651EBAF4" w14:textId="77777777" w:rsidR="0084494F" w:rsidRPr="00973E75" w:rsidRDefault="0084494F" w:rsidP="0084494F">
            <w:pPr>
              <w:pStyle w:val="Tabletext"/>
              <w:jc w:val="center"/>
              <w:rPr>
                <w:szCs w:val="24"/>
              </w:rPr>
            </w:pPr>
            <w:r w:rsidRPr="00973E75">
              <w:rPr>
                <w:szCs w:val="24"/>
              </w:rPr>
              <w:t>0.1</w:t>
            </w:r>
          </w:p>
        </w:tc>
        <w:tc>
          <w:tcPr>
            <w:tcW w:w="1928" w:type="dxa"/>
            <w:tcMar>
              <w:left w:w="108" w:type="dxa"/>
              <w:right w:w="108" w:type="dxa"/>
            </w:tcMar>
            <w:vAlign w:val="center"/>
          </w:tcPr>
          <w:p w14:paraId="66F716DA" w14:textId="77777777" w:rsidR="0084494F" w:rsidRPr="00973E75" w:rsidRDefault="0084494F" w:rsidP="0084494F">
            <w:pPr>
              <w:pStyle w:val="Tabletext"/>
              <w:jc w:val="center"/>
              <w:rPr>
                <w:szCs w:val="24"/>
              </w:rPr>
            </w:pPr>
            <w:r w:rsidRPr="00973E75">
              <w:rPr>
                <w:szCs w:val="24"/>
              </w:rPr>
              <w:t>0.2</w:t>
            </w:r>
          </w:p>
        </w:tc>
        <w:tc>
          <w:tcPr>
            <w:tcW w:w="1928" w:type="dxa"/>
            <w:vAlign w:val="center"/>
          </w:tcPr>
          <w:p w14:paraId="30349ED6" w14:textId="77777777" w:rsidR="0084494F" w:rsidRPr="00973E75" w:rsidRDefault="0084494F" w:rsidP="0084494F">
            <w:pPr>
              <w:pStyle w:val="Tabletext"/>
              <w:jc w:val="center"/>
              <w:rPr>
                <w:szCs w:val="24"/>
              </w:rPr>
            </w:pPr>
            <w:r w:rsidRPr="00973E75">
              <w:rPr>
                <w:szCs w:val="24"/>
              </w:rPr>
              <w:t>0.2</w:t>
            </w:r>
          </w:p>
        </w:tc>
        <w:tc>
          <w:tcPr>
            <w:tcW w:w="1928" w:type="dxa"/>
            <w:tcMar>
              <w:left w:w="108" w:type="dxa"/>
              <w:right w:w="108" w:type="dxa"/>
            </w:tcMar>
            <w:vAlign w:val="center"/>
          </w:tcPr>
          <w:p w14:paraId="6DBE31F6" w14:textId="77777777" w:rsidR="0084494F" w:rsidRPr="00973E75" w:rsidRDefault="0084494F" w:rsidP="0084494F">
            <w:pPr>
              <w:pStyle w:val="Tabletext"/>
              <w:jc w:val="center"/>
              <w:rPr>
                <w:szCs w:val="24"/>
              </w:rPr>
            </w:pPr>
            <w:ins w:id="468" w:author="Dr.Lenin Raja" w:date="2023-05-22T13:49:00Z">
              <w:r>
                <w:rPr>
                  <w:szCs w:val="24"/>
                </w:rPr>
                <w:t>0.2~0.3</w:t>
              </w:r>
            </w:ins>
          </w:p>
        </w:tc>
      </w:tr>
      <w:tr w:rsidR="0084494F" w:rsidRPr="00973E75" w14:paraId="5384D6A0" w14:textId="77777777" w:rsidTr="0084494F">
        <w:trPr>
          <w:jc w:val="center"/>
        </w:trPr>
        <w:tc>
          <w:tcPr>
            <w:tcW w:w="1928" w:type="dxa"/>
          </w:tcPr>
          <w:p w14:paraId="01960E02" w14:textId="77777777" w:rsidR="0084494F" w:rsidRPr="0011794F" w:rsidRDefault="0084494F" w:rsidP="0084494F">
            <w:pPr>
              <w:pStyle w:val="Tabletext"/>
              <w:rPr>
                <w:b/>
                <w:bCs/>
                <w:szCs w:val="24"/>
              </w:rPr>
            </w:pPr>
          </w:p>
        </w:tc>
        <w:tc>
          <w:tcPr>
            <w:tcW w:w="9640" w:type="dxa"/>
            <w:gridSpan w:val="5"/>
            <w:tcMar>
              <w:left w:w="108" w:type="dxa"/>
              <w:right w:w="108" w:type="dxa"/>
            </w:tcMar>
            <w:vAlign w:val="center"/>
          </w:tcPr>
          <w:p w14:paraId="74A405F1" w14:textId="77777777" w:rsidR="0084494F" w:rsidRPr="0011794F" w:rsidRDefault="0084494F" w:rsidP="0084494F">
            <w:pPr>
              <w:pStyle w:val="Tabletext"/>
              <w:rPr>
                <w:b/>
                <w:bCs/>
                <w:szCs w:val="24"/>
              </w:rPr>
            </w:pPr>
            <w:r w:rsidRPr="0011794F">
              <w:rPr>
                <w:b/>
                <w:bCs/>
                <w:szCs w:val="24"/>
              </w:rPr>
              <w:t>Receiver</w:t>
            </w:r>
          </w:p>
        </w:tc>
      </w:tr>
      <w:tr w:rsidR="0084494F" w:rsidRPr="00973E75" w14:paraId="31E0F9DC" w14:textId="77777777" w:rsidTr="001058E3">
        <w:trPr>
          <w:trHeight w:val="200"/>
          <w:jc w:val="center"/>
        </w:trPr>
        <w:tc>
          <w:tcPr>
            <w:tcW w:w="3856" w:type="dxa"/>
            <w:gridSpan w:val="2"/>
            <w:tcMar>
              <w:left w:w="108" w:type="dxa"/>
              <w:right w:w="108" w:type="dxa"/>
            </w:tcMar>
            <w:vAlign w:val="center"/>
          </w:tcPr>
          <w:p w14:paraId="2A2AA90B" w14:textId="77777777" w:rsidR="0084494F" w:rsidRPr="00973E75" w:rsidRDefault="0084494F" w:rsidP="0084494F">
            <w:pPr>
              <w:pStyle w:val="Tabletext"/>
              <w:rPr>
                <w:szCs w:val="24"/>
              </w:rPr>
            </w:pPr>
            <w:r w:rsidRPr="00973E75">
              <w:rPr>
                <w:szCs w:val="24"/>
              </w:rPr>
              <w:t>Receiver reading</w:t>
            </w:r>
          </w:p>
        </w:tc>
        <w:tc>
          <w:tcPr>
            <w:tcW w:w="1928" w:type="dxa"/>
            <w:tcMar>
              <w:left w:w="108" w:type="dxa"/>
              <w:right w:w="108" w:type="dxa"/>
            </w:tcMar>
            <w:vAlign w:val="center"/>
          </w:tcPr>
          <w:p w14:paraId="41A3DA92" w14:textId="77777777" w:rsidR="0084494F" w:rsidRPr="00973E75" w:rsidRDefault="0084494F" w:rsidP="0084494F">
            <w:pPr>
              <w:pStyle w:val="Tabletext"/>
              <w:jc w:val="center"/>
              <w:rPr>
                <w:szCs w:val="24"/>
              </w:rPr>
            </w:pPr>
            <w:r w:rsidRPr="00973E75">
              <w:rPr>
                <w:szCs w:val="24"/>
              </w:rPr>
              <w:t>0.1</w:t>
            </w:r>
          </w:p>
        </w:tc>
        <w:tc>
          <w:tcPr>
            <w:tcW w:w="1928" w:type="dxa"/>
            <w:tcMar>
              <w:left w:w="108" w:type="dxa"/>
              <w:right w:w="108" w:type="dxa"/>
            </w:tcMar>
            <w:vAlign w:val="center"/>
          </w:tcPr>
          <w:p w14:paraId="4604E922" w14:textId="77777777" w:rsidR="0084494F" w:rsidRPr="00973E75" w:rsidRDefault="0084494F" w:rsidP="0084494F">
            <w:pPr>
              <w:pStyle w:val="Tabletext"/>
              <w:jc w:val="center"/>
              <w:rPr>
                <w:szCs w:val="24"/>
              </w:rPr>
            </w:pPr>
            <w:r w:rsidRPr="00973E75">
              <w:rPr>
                <w:szCs w:val="24"/>
              </w:rPr>
              <w:t>0.1</w:t>
            </w:r>
          </w:p>
        </w:tc>
        <w:tc>
          <w:tcPr>
            <w:tcW w:w="1928" w:type="dxa"/>
            <w:vAlign w:val="center"/>
          </w:tcPr>
          <w:p w14:paraId="45708BE0" w14:textId="77777777" w:rsidR="0084494F" w:rsidRPr="00973E75" w:rsidRDefault="0084494F" w:rsidP="0084494F">
            <w:pPr>
              <w:pStyle w:val="Tabletext"/>
              <w:jc w:val="center"/>
              <w:rPr>
                <w:szCs w:val="24"/>
              </w:rPr>
            </w:pPr>
            <w:r w:rsidRPr="00973E75">
              <w:rPr>
                <w:szCs w:val="24"/>
              </w:rPr>
              <w:t>0.1</w:t>
            </w:r>
          </w:p>
        </w:tc>
        <w:tc>
          <w:tcPr>
            <w:tcW w:w="1928" w:type="dxa"/>
            <w:tcMar>
              <w:left w:w="108" w:type="dxa"/>
              <w:right w:w="108" w:type="dxa"/>
            </w:tcMar>
            <w:vAlign w:val="center"/>
          </w:tcPr>
          <w:p w14:paraId="09B2F801" w14:textId="77777777" w:rsidR="0084494F" w:rsidRPr="00973E75" w:rsidRDefault="0084494F" w:rsidP="0084494F">
            <w:pPr>
              <w:pStyle w:val="Tabletext"/>
              <w:jc w:val="center"/>
              <w:rPr>
                <w:szCs w:val="24"/>
              </w:rPr>
            </w:pPr>
            <w:ins w:id="469" w:author="Dr.Lenin Raja" w:date="2023-05-22T13:49:00Z">
              <w:r w:rsidRPr="00973E75">
                <w:rPr>
                  <w:szCs w:val="24"/>
                </w:rPr>
                <w:t>0.</w:t>
              </w:r>
              <w:r>
                <w:rPr>
                  <w:szCs w:val="24"/>
                </w:rPr>
                <w:t>2</w:t>
              </w:r>
            </w:ins>
          </w:p>
        </w:tc>
      </w:tr>
      <w:tr w:rsidR="0084494F" w:rsidRPr="00973E75" w14:paraId="39A8A6D8" w14:textId="77777777" w:rsidTr="001058E3">
        <w:trPr>
          <w:jc w:val="center"/>
        </w:trPr>
        <w:tc>
          <w:tcPr>
            <w:tcW w:w="3856" w:type="dxa"/>
            <w:gridSpan w:val="2"/>
            <w:tcMar>
              <w:left w:w="108" w:type="dxa"/>
              <w:right w:w="108" w:type="dxa"/>
            </w:tcMar>
            <w:vAlign w:val="center"/>
          </w:tcPr>
          <w:p w14:paraId="1EDE28F1" w14:textId="77777777" w:rsidR="0084494F" w:rsidRPr="00973E75" w:rsidRDefault="0084494F" w:rsidP="0084494F">
            <w:pPr>
              <w:pStyle w:val="Tabletext"/>
              <w:rPr>
                <w:szCs w:val="24"/>
              </w:rPr>
            </w:pPr>
            <w:r w:rsidRPr="00973E75">
              <w:rPr>
                <w:szCs w:val="24"/>
              </w:rPr>
              <w:t>Sine wave voltage</w:t>
            </w:r>
          </w:p>
        </w:tc>
        <w:tc>
          <w:tcPr>
            <w:tcW w:w="1928" w:type="dxa"/>
            <w:tcMar>
              <w:left w:w="108" w:type="dxa"/>
              <w:right w:w="108" w:type="dxa"/>
            </w:tcMar>
            <w:vAlign w:val="center"/>
          </w:tcPr>
          <w:p w14:paraId="4BD56BFC" w14:textId="77777777" w:rsidR="0084494F" w:rsidRPr="00973E75" w:rsidRDefault="0084494F" w:rsidP="0084494F">
            <w:pPr>
              <w:pStyle w:val="Tabletext"/>
              <w:jc w:val="center"/>
              <w:rPr>
                <w:szCs w:val="24"/>
              </w:rPr>
            </w:pPr>
            <w:r w:rsidRPr="00973E75">
              <w:rPr>
                <w:szCs w:val="24"/>
              </w:rPr>
              <w:t>1.0</w:t>
            </w:r>
          </w:p>
        </w:tc>
        <w:tc>
          <w:tcPr>
            <w:tcW w:w="1928" w:type="dxa"/>
            <w:tcMar>
              <w:left w:w="108" w:type="dxa"/>
              <w:right w:w="108" w:type="dxa"/>
            </w:tcMar>
            <w:vAlign w:val="center"/>
          </w:tcPr>
          <w:p w14:paraId="559C727F" w14:textId="77777777" w:rsidR="0084494F" w:rsidRPr="00973E75" w:rsidRDefault="0084494F" w:rsidP="0084494F">
            <w:pPr>
              <w:pStyle w:val="Tabletext"/>
              <w:jc w:val="center"/>
              <w:rPr>
                <w:szCs w:val="24"/>
              </w:rPr>
            </w:pPr>
            <w:r w:rsidRPr="00973E75">
              <w:rPr>
                <w:szCs w:val="24"/>
              </w:rPr>
              <w:t>1.0</w:t>
            </w:r>
          </w:p>
        </w:tc>
        <w:tc>
          <w:tcPr>
            <w:tcW w:w="1928" w:type="dxa"/>
            <w:vAlign w:val="center"/>
          </w:tcPr>
          <w:p w14:paraId="6DE144B5" w14:textId="77777777" w:rsidR="0084494F" w:rsidRPr="00973E75" w:rsidRDefault="0084494F" w:rsidP="0084494F">
            <w:pPr>
              <w:pStyle w:val="Tabletext"/>
              <w:jc w:val="center"/>
              <w:rPr>
                <w:szCs w:val="24"/>
              </w:rPr>
            </w:pPr>
            <w:r w:rsidRPr="00973E75">
              <w:rPr>
                <w:szCs w:val="24"/>
              </w:rPr>
              <w:t>1.0</w:t>
            </w:r>
          </w:p>
        </w:tc>
        <w:tc>
          <w:tcPr>
            <w:tcW w:w="1928" w:type="dxa"/>
            <w:tcMar>
              <w:left w:w="108" w:type="dxa"/>
              <w:right w:w="108" w:type="dxa"/>
            </w:tcMar>
            <w:vAlign w:val="center"/>
          </w:tcPr>
          <w:p w14:paraId="7615B409" w14:textId="77777777" w:rsidR="0084494F" w:rsidRPr="00973E75" w:rsidRDefault="0084494F" w:rsidP="0084494F">
            <w:pPr>
              <w:pStyle w:val="Tabletext"/>
              <w:jc w:val="center"/>
              <w:rPr>
                <w:szCs w:val="24"/>
              </w:rPr>
            </w:pPr>
            <w:ins w:id="470" w:author="Dr.Lenin Raja" w:date="2023-05-22T13:49:00Z">
              <w:r w:rsidRPr="00973E75">
                <w:rPr>
                  <w:szCs w:val="24"/>
                </w:rPr>
                <w:t>1.0</w:t>
              </w:r>
            </w:ins>
          </w:p>
        </w:tc>
      </w:tr>
      <w:tr w:rsidR="0084494F" w:rsidRPr="00973E75" w14:paraId="59086D52" w14:textId="77777777" w:rsidTr="001058E3">
        <w:trPr>
          <w:jc w:val="center"/>
        </w:trPr>
        <w:tc>
          <w:tcPr>
            <w:tcW w:w="3856" w:type="dxa"/>
            <w:gridSpan w:val="2"/>
            <w:tcMar>
              <w:left w:w="108" w:type="dxa"/>
              <w:right w:w="108" w:type="dxa"/>
            </w:tcMar>
            <w:vAlign w:val="center"/>
          </w:tcPr>
          <w:p w14:paraId="161583C3" w14:textId="77777777" w:rsidR="0084494F" w:rsidRPr="00973E75" w:rsidRDefault="0084494F" w:rsidP="0084494F">
            <w:pPr>
              <w:pStyle w:val="Tabletext"/>
              <w:rPr>
                <w:szCs w:val="24"/>
              </w:rPr>
            </w:pPr>
            <w:r w:rsidRPr="00973E75">
              <w:rPr>
                <w:szCs w:val="24"/>
              </w:rPr>
              <w:t>Pulse amplitude response</w:t>
            </w:r>
          </w:p>
        </w:tc>
        <w:tc>
          <w:tcPr>
            <w:tcW w:w="1928" w:type="dxa"/>
            <w:tcMar>
              <w:left w:w="108" w:type="dxa"/>
              <w:right w:w="108" w:type="dxa"/>
            </w:tcMar>
            <w:vAlign w:val="center"/>
          </w:tcPr>
          <w:p w14:paraId="526C9AC4" w14:textId="77777777" w:rsidR="0084494F" w:rsidRPr="00973E75" w:rsidRDefault="0084494F" w:rsidP="0084494F">
            <w:pPr>
              <w:pStyle w:val="Tabletext"/>
              <w:jc w:val="center"/>
              <w:rPr>
                <w:szCs w:val="24"/>
              </w:rPr>
            </w:pPr>
            <w:r w:rsidRPr="00973E75">
              <w:rPr>
                <w:szCs w:val="24"/>
              </w:rPr>
              <w:t>1.5</w:t>
            </w:r>
          </w:p>
        </w:tc>
        <w:tc>
          <w:tcPr>
            <w:tcW w:w="1928" w:type="dxa"/>
            <w:tcMar>
              <w:left w:w="108" w:type="dxa"/>
              <w:right w:w="108" w:type="dxa"/>
            </w:tcMar>
            <w:vAlign w:val="center"/>
          </w:tcPr>
          <w:p w14:paraId="2B7A439F" w14:textId="77777777" w:rsidR="0084494F" w:rsidRPr="00973E75" w:rsidRDefault="0084494F" w:rsidP="0084494F">
            <w:pPr>
              <w:pStyle w:val="Tabletext"/>
              <w:jc w:val="center"/>
              <w:rPr>
                <w:szCs w:val="24"/>
              </w:rPr>
            </w:pPr>
            <w:r w:rsidRPr="00973E75">
              <w:rPr>
                <w:szCs w:val="24"/>
              </w:rPr>
              <w:t>1.5</w:t>
            </w:r>
          </w:p>
        </w:tc>
        <w:tc>
          <w:tcPr>
            <w:tcW w:w="1928" w:type="dxa"/>
            <w:vAlign w:val="center"/>
          </w:tcPr>
          <w:p w14:paraId="0C80EC41" w14:textId="77777777" w:rsidR="0084494F" w:rsidRPr="00973E75" w:rsidRDefault="0084494F" w:rsidP="0084494F">
            <w:pPr>
              <w:pStyle w:val="Tabletext"/>
              <w:jc w:val="center"/>
              <w:rPr>
                <w:szCs w:val="24"/>
              </w:rPr>
            </w:pPr>
            <w:r w:rsidRPr="00973E75">
              <w:rPr>
                <w:szCs w:val="24"/>
              </w:rPr>
              <w:t>1.5</w:t>
            </w:r>
          </w:p>
        </w:tc>
        <w:tc>
          <w:tcPr>
            <w:tcW w:w="1928" w:type="dxa"/>
            <w:tcMar>
              <w:left w:w="108" w:type="dxa"/>
              <w:right w:w="108" w:type="dxa"/>
            </w:tcMar>
            <w:vAlign w:val="center"/>
          </w:tcPr>
          <w:p w14:paraId="48F423A6" w14:textId="77777777" w:rsidR="0084494F" w:rsidRPr="00973E75" w:rsidRDefault="0084494F" w:rsidP="0084494F">
            <w:pPr>
              <w:pStyle w:val="Tabletext"/>
              <w:jc w:val="center"/>
              <w:rPr>
                <w:szCs w:val="24"/>
              </w:rPr>
            </w:pPr>
            <w:ins w:id="471" w:author="Dr.Lenin Raja" w:date="2023-05-22T13:49:00Z">
              <w:r w:rsidRPr="00973E75">
                <w:rPr>
                  <w:szCs w:val="24"/>
                </w:rPr>
                <w:t>1.5</w:t>
              </w:r>
            </w:ins>
          </w:p>
        </w:tc>
      </w:tr>
      <w:tr w:rsidR="0084494F" w:rsidRPr="00973E75" w14:paraId="78AAE87B" w14:textId="77777777" w:rsidTr="001058E3">
        <w:trPr>
          <w:jc w:val="center"/>
        </w:trPr>
        <w:tc>
          <w:tcPr>
            <w:tcW w:w="3856" w:type="dxa"/>
            <w:gridSpan w:val="2"/>
            <w:tcMar>
              <w:left w:w="108" w:type="dxa"/>
              <w:right w:w="108" w:type="dxa"/>
            </w:tcMar>
            <w:vAlign w:val="center"/>
          </w:tcPr>
          <w:p w14:paraId="3356D0B6" w14:textId="77777777" w:rsidR="0084494F" w:rsidRPr="00973E75" w:rsidRDefault="0084494F" w:rsidP="0084494F">
            <w:pPr>
              <w:pStyle w:val="Tabletext"/>
              <w:rPr>
                <w:szCs w:val="24"/>
              </w:rPr>
            </w:pPr>
            <w:r w:rsidRPr="00973E75">
              <w:rPr>
                <w:szCs w:val="24"/>
              </w:rPr>
              <w:t>Pulse repetition rate</w:t>
            </w:r>
          </w:p>
        </w:tc>
        <w:tc>
          <w:tcPr>
            <w:tcW w:w="1928" w:type="dxa"/>
            <w:tcMar>
              <w:left w:w="108" w:type="dxa"/>
              <w:right w:w="108" w:type="dxa"/>
            </w:tcMar>
            <w:vAlign w:val="center"/>
          </w:tcPr>
          <w:p w14:paraId="24919B81" w14:textId="77777777" w:rsidR="0084494F" w:rsidRPr="00973E75" w:rsidRDefault="0084494F" w:rsidP="0084494F">
            <w:pPr>
              <w:pStyle w:val="Tabletext"/>
              <w:jc w:val="center"/>
              <w:rPr>
                <w:szCs w:val="24"/>
              </w:rPr>
            </w:pPr>
            <w:r w:rsidRPr="00973E75">
              <w:rPr>
                <w:szCs w:val="24"/>
              </w:rPr>
              <w:t>1.5</w:t>
            </w:r>
          </w:p>
        </w:tc>
        <w:tc>
          <w:tcPr>
            <w:tcW w:w="1928" w:type="dxa"/>
            <w:tcMar>
              <w:left w:w="108" w:type="dxa"/>
              <w:right w:w="108" w:type="dxa"/>
            </w:tcMar>
            <w:vAlign w:val="center"/>
          </w:tcPr>
          <w:p w14:paraId="01075EFC" w14:textId="77777777" w:rsidR="0084494F" w:rsidRPr="00973E75" w:rsidRDefault="0084494F" w:rsidP="0084494F">
            <w:pPr>
              <w:pStyle w:val="Tabletext"/>
              <w:jc w:val="center"/>
              <w:rPr>
                <w:szCs w:val="24"/>
              </w:rPr>
            </w:pPr>
            <w:r w:rsidRPr="00973E75">
              <w:rPr>
                <w:szCs w:val="24"/>
              </w:rPr>
              <w:t>1.5</w:t>
            </w:r>
          </w:p>
        </w:tc>
        <w:tc>
          <w:tcPr>
            <w:tcW w:w="1928" w:type="dxa"/>
            <w:vAlign w:val="center"/>
          </w:tcPr>
          <w:p w14:paraId="12D3A917" w14:textId="77777777" w:rsidR="0084494F" w:rsidRPr="00973E75" w:rsidRDefault="0084494F" w:rsidP="0084494F">
            <w:pPr>
              <w:pStyle w:val="Tabletext"/>
              <w:jc w:val="center"/>
              <w:rPr>
                <w:szCs w:val="24"/>
              </w:rPr>
            </w:pPr>
            <w:r w:rsidRPr="00973E75">
              <w:rPr>
                <w:szCs w:val="24"/>
              </w:rPr>
              <w:t>1.5</w:t>
            </w:r>
          </w:p>
        </w:tc>
        <w:tc>
          <w:tcPr>
            <w:tcW w:w="1928" w:type="dxa"/>
            <w:tcMar>
              <w:left w:w="108" w:type="dxa"/>
              <w:right w:w="108" w:type="dxa"/>
            </w:tcMar>
            <w:vAlign w:val="center"/>
          </w:tcPr>
          <w:p w14:paraId="5D0A8C08" w14:textId="77777777" w:rsidR="0084494F" w:rsidRPr="00973E75" w:rsidRDefault="0084494F" w:rsidP="0084494F">
            <w:pPr>
              <w:pStyle w:val="Tabletext"/>
              <w:jc w:val="center"/>
              <w:rPr>
                <w:szCs w:val="24"/>
              </w:rPr>
            </w:pPr>
            <w:ins w:id="472" w:author="Dr.Lenin Raja" w:date="2023-05-22T13:49:00Z">
              <w:r w:rsidRPr="00973E75">
                <w:rPr>
                  <w:szCs w:val="24"/>
                </w:rPr>
                <w:t>1.5</w:t>
              </w:r>
            </w:ins>
          </w:p>
        </w:tc>
      </w:tr>
      <w:tr w:rsidR="0084494F" w:rsidRPr="00973E75" w14:paraId="1DE110DA" w14:textId="77777777" w:rsidTr="001058E3">
        <w:trPr>
          <w:jc w:val="center"/>
        </w:trPr>
        <w:tc>
          <w:tcPr>
            <w:tcW w:w="3856" w:type="dxa"/>
            <w:gridSpan w:val="2"/>
            <w:tcMar>
              <w:left w:w="108" w:type="dxa"/>
              <w:right w:w="108" w:type="dxa"/>
            </w:tcMar>
            <w:vAlign w:val="center"/>
          </w:tcPr>
          <w:p w14:paraId="4FA5A979" w14:textId="77777777" w:rsidR="0084494F" w:rsidRPr="00973E75" w:rsidRDefault="0084494F" w:rsidP="0084494F">
            <w:pPr>
              <w:pStyle w:val="Tabletext"/>
              <w:rPr>
                <w:szCs w:val="24"/>
              </w:rPr>
            </w:pPr>
            <w:r w:rsidRPr="00973E75">
              <w:rPr>
                <w:szCs w:val="24"/>
              </w:rPr>
              <w:t>Mismatch between antenna and receiver</w:t>
            </w:r>
          </w:p>
        </w:tc>
        <w:tc>
          <w:tcPr>
            <w:tcW w:w="1928" w:type="dxa"/>
            <w:tcMar>
              <w:left w:w="108" w:type="dxa"/>
              <w:right w:w="108" w:type="dxa"/>
            </w:tcMar>
            <w:vAlign w:val="center"/>
          </w:tcPr>
          <w:p w14:paraId="21636B4A"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
          <w:p w14:paraId="7E17B1AC" w14:textId="77777777" w:rsidR="0084494F" w:rsidRPr="00973E75" w:rsidRDefault="0084494F" w:rsidP="0084494F">
            <w:pPr>
              <w:pStyle w:val="Tabletext"/>
              <w:jc w:val="center"/>
              <w:rPr>
                <w:szCs w:val="24"/>
              </w:rPr>
            </w:pPr>
            <w:r w:rsidRPr="00973E75">
              <w:rPr>
                <w:szCs w:val="24"/>
              </w:rPr>
              <w:t>0.9/–1</w:t>
            </w:r>
          </w:p>
        </w:tc>
        <w:tc>
          <w:tcPr>
            <w:tcW w:w="1928" w:type="dxa"/>
            <w:vAlign w:val="center"/>
          </w:tcPr>
          <w:p w14:paraId="6E0811BC" w14:textId="77777777" w:rsidR="0084494F" w:rsidRPr="00973E75" w:rsidRDefault="0084494F" w:rsidP="0084494F">
            <w:pPr>
              <w:pStyle w:val="Tabletext"/>
              <w:jc w:val="center"/>
              <w:rPr>
                <w:szCs w:val="24"/>
              </w:rPr>
            </w:pPr>
            <w:r w:rsidRPr="00973E75">
              <w:rPr>
                <w:szCs w:val="24"/>
              </w:rPr>
              <w:t>0.9/–1</w:t>
            </w:r>
          </w:p>
        </w:tc>
        <w:tc>
          <w:tcPr>
            <w:tcW w:w="1928" w:type="dxa"/>
            <w:tcMar>
              <w:left w:w="108" w:type="dxa"/>
              <w:right w:w="108" w:type="dxa"/>
            </w:tcMar>
            <w:vAlign w:val="center"/>
          </w:tcPr>
          <w:p w14:paraId="469D5C0C" w14:textId="77777777" w:rsidR="0084494F" w:rsidRPr="00973E75" w:rsidRDefault="0084494F" w:rsidP="0084494F">
            <w:pPr>
              <w:pStyle w:val="Tabletext"/>
              <w:jc w:val="center"/>
              <w:rPr>
                <w:szCs w:val="24"/>
              </w:rPr>
            </w:pPr>
            <w:ins w:id="473" w:author="Dr.Lenin Raja" w:date="2023-05-22T13:49:00Z">
              <w:r w:rsidRPr="00973E75">
                <w:rPr>
                  <w:szCs w:val="24"/>
                </w:rPr>
                <w:t>0.9/–1</w:t>
              </w:r>
            </w:ins>
          </w:p>
        </w:tc>
      </w:tr>
      <w:tr w:rsidR="0084494F" w:rsidRPr="00973E75" w14:paraId="6A75CAF2" w14:textId="77777777" w:rsidTr="0084494F">
        <w:trPr>
          <w:jc w:val="center"/>
        </w:trPr>
        <w:tc>
          <w:tcPr>
            <w:tcW w:w="1928" w:type="dxa"/>
          </w:tcPr>
          <w:p w14:paraId="5E504287" w14:textId="77777777" w:rsidR="0084494F" w:rsidRPr="0011794F" w:rsidRDefault="0084494F" w:rsidP="0084494F">
            <w:pPr>
              <w:pStyle w:val="Tabletext"/>
              <w:rPr>
                <w:b/>
                <w:bCs/>
                <w:szCs w:val="24"/>
              </w:rPr>
            </w:pPr>
          </w:p>
        </w:tc>
        <w:tc>
          <w:tcPr>
            <w:tcW w:w="9640" w:type="dxa"/>
            <w:gridSpan w:val="5"/>
            <w:tcMar>
              <w:left w:w="108" w:type="dxa"/>
              <w:right w:w="108" w:type="dxa"/>
            </w:tcMar>
            <w:vAlign w:val="center"/>
          </w:tcPr>
          <w:p w14:paraId="48150BE2" w14:textId="77777777" w:rsidR="0084494F" w:rsidRPr="0011794F" w:rsidRDefault="0084494F" w:rsidP="0084494F">
            <w:pPr>
              <w:pStyle w:val="Tabletext"/>
              <w:rPr>
                <w:b/>
                <w:bCs/>
                <w:szCs w:val="24"/>
              </w:rPr>
            </w:pPr>
            <w:r w:rsidRPr="0011794F">
              <w:rPr>
                <w:b/>
                <w:bCs/>
                <w:szCs w:val="24"/>
              </w:rPr>
              <w:t>Antenna</w:t>
            </w:r>
          </w:p>
        </w:tc>
      </w:tr>
      <w:tr w:rsidR="0084494F" w:rsidRPr="00973E75" w14:paraId="2BCF1F06"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474"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475" w:author="Dr.Lenin Raja" w:date="2023-05-22T13:49:00Z">
            <w:trPr>
              <w:gridAfter w:val="0"/>
              <w:jc w:val="center"/>
            </w:trPr>
          </w:trPrChange>
        </w:trPr>
        <w:tc>
          <w:tcPr>
            <w:tcW w:w="3856" w:type="dxa"/>
            <w:gridSpan w:val="2"/>
            <w:tcMar>
              <w:left w:w="108" w:type="dxa"/>
              <w:right w:w="108" w:type="dxa"/>
            </w:tcMar>
            <w:vAlign w:val="center"/>
            <w:tcPrChange w:id="476" w:author="Dr.Lenin Raja" w:date="2023-05-22T13:49:00Z">
              <w:tcPr>
                <w:tcW w:w="3856" w:type="dxa"/>
                <w:gridSpan w:val="3"/>
                <w:tcMar>
                  <w:left w:w="108" w:type="dxa"/>
                  <w:right w:w="108" w:type="dxa"/>
                </w:tcMar>
                <w:vAlign w:val="center"/>
              </w:tcPr>
            </w:tcPrChange>
          </w:tcPr>
          <w:p w14:paraId="43F78AB1" w14:textId="77777777" w:rsidR="0084494F" w:rsidRPr="00973E75" w:rsidRDefault="0084494F" w:rsidP="0084494F">
            <w:pPr>
              <w:pStyle w:val="Tabletext"/>
              <w:rPr>
                <w:szCs w:val="24"/>
              </w:rPr>
            </w:pPr>
            <w:r w:rsidRPr="00973E75">
              <w:rPr>
                <w:szCs w:val="24"/>
              </w:rPr>
              <w:t>Antenna factor</w:t>
            </w:r>
          </w:p>
        </w:tc>
        <w:tc>
          <w:tcPr>
            <w:tcW w:w="1928" w:type="dxa"/>
            <w:tcMar>
              <w:left w:w="108" w:type="dxa"/>
              <w:right w:w="108" w:type="dxa"/>
            </w:tcMar>
            <w:vAlign w:val="center"/>
            <w:tcPrChange w:id="477" w:author="Dr.Lenin Raja" w:date="2023-05-22T13:49:00Z">
              <w:tcPr>
                <w:tcW w:w="1928" w:type="dxa"/>
                <w:gridSpan w:val="2"/>
                <w:tcMar>
                  <w:left w:w="108" w:type="dxa"/>
                  <w:right w:w="108" w:type="dxa"/>
                </w:tcMar>
                <w:vAlign w:val="center"/>
              </w:tcPr>
            </w:tcPrChange>
          </w:tcPr>
          <w:p w14:paraId="0A908DE8" w14:textId="77777777" w:rsidR="0084494F" w:rsidRPr="00973E75" w:rsidRDefault="0084494F" w:rsidP="0084494F">
            <w:pPr>
              <w:pStyle w:val="Tabletext"/>
              <w:jc w:val="center"/>
              <w:rPr>
                <w:szCs w:val="24"/>
              </w:rPr>
            </w:pPr>
            <w:r w:rsidRPr="00973E75">
              <w:rPr>
                <w:szCs w:val="24"/>
              </w:rPr>
              <w:t>1.0</w:t>
            </w:r>
          </w:p>
        </w:tc>
        <w:tc>
          <w:tcPr>
            <w:tcW w:w="1928" w:type="dxa"/>
            <w:tcMar>
              <w:left w:w="108" w:type="dxa"/>
              <w:right w:w="108" w:type="dxa"/>
            </w:tcMar>
            <w:vAlign w:val="center"/>
            <w:tcPrChange w:id="478" w:author="Dr.Lenin Raja" w:date="2023-05-22T13:49:00Z">
              <w:tcPr>
                <w:tcW w:w="1928" w:type="dxa"/>
                <w:gridSpan w:val="2"/>
                <w:tcMar>
                  <w:left w:w="108" w:type="dxa"/>
                  <w:right w:w="108" w:type="dxa"/>
                </w:tcMar>
                <w:vAlign w:val="center"/>
              </w:tcPr>
            </w:tcPrChange>
          </w:tcPr>
          <w:p w14:paraId="66A0BC72" w14:textId="77777777" w:rsidR="0084494F" w:rsidRPr="00973E75" w:rsidRDefault="0084494F" w:rsidP="0084494F">
            <w:pPr>
              <w:pStyle w:val="Tabletext"/>
              <w:jc w:val="center"/>
              <w:rPr>
                <w:szCs w:val="24"/>
              </w:rPr>
            </w:pPr>
            <w:r w:rsidRPr="00973E75">
              <w:rPr>
                <w:szCs w:val="24"/>
              </w:rPr>
              <w:t>2.0</w:t>
            </w:r>
          </w:p>
        </w:tc>
        <w:tc>
          <w:tcPr>
            <w:tcW w:w="1928" w:type="dxa"/>
            <w:vAlign w:val="center"/>
            <w:tcPrChange w:id="479" w:author="Dr.Lenin Raja" w:date="2023-05-22T13:49:00Z">
              <w:tcPr>
                <w:tcW w:w="1928" w:type="dxa"/>
                <w:gridSpan w:val="2"/>
                <w:vAlign w:val="center"/>
              </w:tcPr>
            </w:tcPrChange>
          </w:tcPr>
          <w:p w14:paraId="3F6A3FF9" w14:textId="77777777" w:rsidR="0084494F" w:rsidRPr="00973E75" w:rsidRDefault="0084494F" w:rsidP="0084494F">
            <w:pPr>
              <w:pStyle w:val="Tabletext"/>
              <w:jc w:val="center"/>
              <w:rPr>
                <w:szCs w:val="24"/>
              </w:rPr>
            </w:pPr>
            <w:r w:rsidRPr="00973E75">
              <w:rPr>
                <w:szCs w:val="24"/>
              </w:rPr>
              <w:t>2.0</w:t>
            </w:r>
          </w:p>
        </w:tc>
        <w:tc>
          <w:tcPr>
            <w:tcW w:w="1928" w:type="dxa"/>
            <w:tcMar>
              <w:left w:w="108" w:type="dxa"/>
              <w:right w:w="108" w:type="dxa"/>
            </w:tcMar>
            <w:tcPrChange w:id="480" w:author="Dr.Lenin Raja" w:date="2023-05-22T13:49:00Z">
              <w:tcPr>
                <w:tcW w:w="1928" w:type="dxa"/>
                <w:gridSpan w:val="2"/>
                <w:tcMar>
                  <w:left w:w="108" w:type="dxa"/>
                  <w:right w:w="108" w:type="dxa"/>
                </w:tcMar>
                <w:vAlign w:val="center"/>
              </w:tcPr>
            </w:tcPrChange>
          </w:tcPr>
          <w:p w14:paraId="6A251623" w14:textId="77777777" w:rsidR="0084494F" w:rsidRPr="00973E75" w:rsidRDefault="0084494F" w:rsidP="0084494F">
            <w:pPr>
              <w:pStyle w:val="Tabletext"/>
              <w:jc w:val="center"/>
              <w:rPr>
                <w:szCs w:val="24"/>
              </w:rPr>
            </w:pPr>
            <w:ins w:id="481" w:author="Dr.Lenin Raja" w:date="2023-05-22T13:49:00Z">
              <w:r>
                <w:rPr>
                  <w:szCs w:val="24"/>
                </w:rPr>
                <w:t>2.0</w:t>
              </w:r>
            </w:ins>
          </w:p>
        </w:tc>
      </w:tr>
      <w:tr w:rsidR="0084494F" w:rsidRPr="00973E75" w14:paraId="694E6D90"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482"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483" w:author="Dr.Lenin Raja" w:date="2023-05-22T13:49:00Z">
            <w:trPr>
              <w:gridAfter w:val="0"/>
              <w:jc w:val="center"/>
            </w:trPr>
          </w:trPrChange>
        </w:trPr>
        <w:tc>
          <w:tcPr>
            <w:tcW w:w="3856" w:type="dxa"/>
            <w:gridSpan w:val="2"/>
            <w:tcMar>
              <w:left w:w="108" w:type="dxa"/>
              <w:right w:w="108" w:type="dxa"/>
            </w:tcMar>
            <w:vAlign w:val="center"/>
            <w:tcPrChange w:id="484" w:author="Dr.Lenin Raja" w:date="2023-05-22T13:49:00Z">
              <w:tcPr>
                <w:tcW w:w="3856" w:type="dxa"/>
                <w:gridSpan w:val="3"/>
                <w:tcMar>
                  <w:left w:w="108" w:type="dxa"/>
                  <w:right w:w="108" w:type="dxa"/>
                </w:tcMar>
                <w:vAlign w:val="center"/>
              </w:tcPr>
            </w:tcPrChange>
          </w:tcPr>
          <w:p w14:paraId="43E5E8A5" w14:textId="77777777" w:rsidR="0084494F" w:rsidRPr="00973E75" w:rsidRDefault="0084494F" w:rsidP="0084494F">
            <w:pPr>
              <w:pStyle w:val="Tabletext"/>
              <w:rPr>
                <w:szCs w:val="24"/>
              </w:rPr>
            </w:pPr>
            <w:r w:rsidRPr="00973E75">
              <w:rPr>
                <w:szCs w:val="24"/>
              </w:rPr>
              <w:t>Antenna factor frequency interpolation</w:t>
            </w:r>
          </w:p>
        </w:tc>
        <w:tc>
          <w:tcPr>
            <w:tcW w:w="1928" w:type="dxa"/>
            <w:tcMar>
              <w:left w:w="108" w:type="dxa"/>
              <w:right w:w="108" w:type="dxa"/>
            </w:tcMar>
            <w:vAlign w:val="center"/>
            <w:tcPrChange w:id="485" w:author="Dr.Lenin Raja" w:date="2023-05-22T13:49:00Z">
              <w:tcPr>
                <w:tcW w:w="1928" w:type="dxa"/>
                <w:gridSpan w:val="2"/>
                <w:tcMar>
                  <w:left w:w="108" w:type="dxa"/>
                  <w:right w:w="108" w:type="dxa"/>
                </w:tcMar>
                <w:vAlign w:val="center"/>
              </w:tcPr>
            </w:tcPrChange>
          </w:tcPr>
          <w:p w14:paraId="661AD602"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Change w:id="486" w:author="Dr.Lenin Raja" w:date="2023-05-22T13:49:00Z">
              <w:tcPr>
                <w:tcW w:w="1928" w:type="dxa"/>
                <w:gridSpan w:val="2"/>
                <w:tcMar>
                  <w:left w:w="108" w:type="dxa"/>
                  <w:right w:w="108" w:type="dxa"/>
                </w:tcMar>
                <w:vAlign w:val="center"/>
              </w:tcPr>
            </w:tcPrChange>
          </w:tcPr>
          <w:p w14:paraId="2E91034A" w14:textId="77777777" w:rsidR="0084494F" w:rsidRPr="00973E75" w:rsidRDefault="0084494F" w:rsidP="0084494F">
            <w:pPr>
              <w:pStyle w:val="Tabletext"/>
              <w:jc w:val="center"/>
              <w:rPr>
                <w:szCs w:val="24"/>
              </w:rPr>
            </w:pPr>
            <w:r w:rsidRPr="00973E75">
              <w:rPr>
                <w:szCs w:val="24"/>
              </w:rPr>
              <w:t>0.5</w:t>
            </w:r>
          </w:p>
        </w:tc>
        <w:tc>
          <w:tcPr>
            <w:tcW w:w="1928" w:type="dxa"/>
            <w:vAlign w:val="center"/>
            <w:tcPrChange w:id="487" w:author="Dr.Lenin Raja" w:date="2023-05-22T13:49:00Z">
              <w:tcPr>
                <w:tcW w:w="1928" w:type="dxa"/>
                <w:gridSpan w:val="2"/>
                <w:vAlign w:val="center"/>
              </w:tcPr>
            </w:tcPrChange>
          </w:tcPr>
          <w:p w14:paraId="0C37EB54" w14:textId="77777777" w:rsidR="0084494F" w:rsidRPr="00973E75" w:rsidRDefault="0084494F" w:rsidP="0084494F">
            <w:pPr>
              <w:pStyle w:val="Tabletext"/>
              <w:jc w:val="center"/>
              <w:rPr>
                <w:szCs w:val="24"/>
              </w:rPr>
            </w:pPr>
            <w:r w:rsidRPr="00973E75">
              <w:rPr>
                <w:szCs w:val="24"/>
              </w:rPr>
              <w:t>0.3</w:t>
            </w:r>
          </w:p>
        </w:tc>
        <w:tc>
          <w:tcPr>
            <w:tcW w:w="1928" w:type="dxa"/>
            <w:tcMar>
              <w:left w:w="108" w:type="dxa"/>
              <w:right w:w="108" w:type="dxa"/>
            </w:tcMar>
            <w:tcPrChange w:id="488" w:author="Dr.Lenin Raja" w:date="2023-05-22T13:49:00Z">
              <w:tcPr>
                <w:tcW w:w="1928" w:type="dxa"/>
                <w:gridSpan w:val="2"/>
                <w:tcMar>
                  <w:left w:w="108" w:type="dxa"/>
                  <w:right w:w="108" w:type="dxa"/>
                </w:tcMar>
                <w:vAlign w:val="center"/>
              </w:tcPr>
            </w:tcPrChange>
          </w:tcPr>
          <w:p w14:paraId="584BA6E4" w14:textId="77777777" w:rsidR="0084494F" w:rsidRPr="00973E75" w:rsidRDefault="0084494F" w:rsidP="0084494F">
            <w:pPr>
              <w:pStyle w:val="Tabletext"/>
              <w:jc w:val="center"/>
              <w:rPr>
                <w:szCs w:val="24"/>
              </w:rPr>
            </w:pPr>
            <w:ins w:id="489" w:author="Dr.Lenin Raja" w:date="2023-05-22T13:49:00Z">
              <w:r>
                <w:rPr>
                  <w:szCs w:val="24"/>
                </w:rPr>
                <w:t>0.3~0.4</w:t>
              </w:r>
            </w:ins>
          </w:p>
        </w:tc>
      </w:tr>
      <w:tr w:rsidR="0084494F" w:rsidRPr="00973E75" w14:paraId="045BF841"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490"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491" w:author="Dr.Lenin Raja" w:date="2023-05-22T13:49:00Z">
            <w:trPr>
              <w:gridAfter w:val="0"/>
              <w:jc w:val="center"/>
            </w:trPr>
          </w:trPrChange>
        </w:trPr>
        <w:tc>
          <w:tcPr>
            <w:tcW w:w="3856" w:type="dxa"/>
            <w:gridSpan w:val="2"/>
            <w:tcMar>
              <w:left w:w="108" w:type="dxa"/>
              <w:right w:w="108" w:type="dxa"/>
            </w:tcMar>
            <w:vAlign w:val="center"/>
            <w:tcPrChange w:id="492" w:author="Dr.Lenin Raja" w:date="2023-05-22T13:49:00Z">
              <w:tcPr>
                <w:tcW w:w="3856" w:type="dxa"/>
                <w:gridSpan w:val="3"/>
                <w:tcMar>
                  <w:left w:w="108" w:type="dxa"/>
                  <w:right w:w="108" w:type="dxa"/>
                </w:tcMar>
                <w:vAlign w:val="center"/>
              </w:tcPr>
            </w:tcPrChange>
          </w:tcPr>
          <w:p w14:paraId="00CE2D5E" w14:textId="77777777" w:rsidR="0084494F" w:rsidRPr="00973E75" w:rsidRDefault="0084494F" w:rsidP="0084494F">
            <w:pPr>
              <w:pStyle w:val="Tabletext"/>
              <w:rPr>
                <w:szCs w:val="24"/>
              </w:rPr>
            </w:pPr>
            <w:r w:rsidRPr="00973E75">
              <w:rPr>
                <w:szCs w:val="24"/>
              </w:rPr>
              <w:t>Antenna height deviations</w:t>
            </w:r>
          </w:p>
        </w:tc>
        <w:tc>
          <w:tcPr>
            <w:tcW w:w="1928" w:type="dxa"/>
            <w:tcMar>
              <w:left w:w="108" w:type="dxa"/>
              <w:right w:w="108" w:type="dxa"/>
            </w:tcMar>
            <w:vAlign w:val="center"/>
            <w:tcPrChange w:id="493" w:author="Dr.Lenin Raja" w:date="2023-05-22T13:49:00Z">
              <w:tcPr>
                <w:tcW w:w="1928" w:type="dxa"/>
                <w:gridSpan w:val="2"/>
                <w:tcMar>
                  <w:left w:w="108" w:type="dxa"/>
                  <w:right w:w="108" w:type="dxa"/>
                </w:tcMar>
                <w:vAlign w:val="center"/>
              </w:tcPr>
            </w:tcPrChange>
          </w:tcPr>
          <w:p w14:paraId="00AF32E3"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Change w:id="494" w:author="Dr.Lenin Raja" w:date="2023-05-22T13:49:00Z">
              <w:tcPr>
                <w:tcW w:w="1928" w:type="dxa"/>
                <w:gridSpan w:val="2"/>
                <w:tcMar>
                  <w:left w:w="108" w:type="dxa"/>
                  <w:right w:w="108" w:type="dxa"/>
                </w:tcMar>
                <w:vAlign w:val="center"/>
              </w:tcPr>
            </w:tcPrChange>
          </w:tcPr>
          <w:p w14:paraId="5C3FE9BC" w14:textId="77777777" w:rsidR="0084494F" w:rsidRPr="00973E75" w:rsidRDefault="0084494F" w:rsidP="0084494F">
            <w:pPr>
              <w:pStyle w:val="Tabletext"/>
              <w:jc w:val="center"/>
              <w:rPr>
                <w:szCs w:val="24"/>
              </w:rPr>
            </w:pPr>
            <w:r w:rsidRPr="00973E75">
              <w:rPr>
                <w:szCs w:val="24"/>
              </w:rPr>
              <w:t>1.0</w:t>
            </w:r>
          </w:p>
        </w:tc>
        <w:tc>
          <w:tcPr>
            <w:tcW w:w="1928" w:type="dxa"/>
            <w:vAlign w:val="center"/>
            <w:tcPrChange w:id="495" w:author="Dr.Lenin Raja" w:date="2023-05-22T13:49:00Z">
              <w:tcPr>
                <w:tcW w:w="1928" w:type="dxa"/>
                <w:gridSpan w:val="2"/>
                <w:vAlign w:val="center"/>
              </w:tcPr>
            </w:tcPrChange>
          </w:tcPr>
          <w:p w14:paraId="1AF6AA46" w14:textId="77777777" w:rsidR="0084494F" w:rsidRPr="00973E75" w:rsidRDefault="0084494F" w:rsidP="0084494F">
            <w:pPr>
              <w:pStyle w:val="Tabletext"/>
              <w:jc w:val="center"/>
              <w:rPr>
                <w:szCs w:val="24"/>
              </w:rPr>
            </w:pPr>
            <w:r w:rsidRPr="00973E75">
              <w:rPr>
                <w:szCs w:val="24"/>
              </w:rPr>
              <w:t>0.3</w:t>
            </w:r>
          </w:p>
        </w:tc>
        <w:tc>
          <w:tcPr>
            <w:tcW w:w="1928" w:type="dxa"/>
            <w:tcMar>
              <w:left w:w="108" w:type="dxa"/>
              <w:right w:w="108" w:type="dxa"/>
            </w:tcMar>
            <w:tcPrChange w:id="496" w:author="Dr.Lenin Raja" w:date="2023-05-22T13:49:00Z">
              <w:tcPr>
                <w:tcW w:w="1928" w:type="dxa"/>
                <w:gridSpan w:val="2"/>
                <w:tcMar>
                  <w:left w:w="108" w:type="dxa"/>
                  <w:right w:w="108" w:type="dxa"/>
                </w:tcMar>
                <w:vAlign w:val="center"/>
              </w:tcPr>
            </w:tcPrChange>
          </w:tcPr>
          <w:p w14:paraId="03EF09EA" w14:textId="77777777" w:rsidR="0084494F" w:rsidRPr="00973E75" w:rsidRDefault="0084494F" w:rsidP="0084494F">
            <w:pPr>
              <w:pStyle w:val="Tabletext"/>
              <w:jc w:val="center"/>
              <w:rPr>
                <w:szCs w:val="24"/>
              </w:rPr>
            </w:pPr>
            <w:ins w:id="497" w:author="Dr.Lenin Raja" w:date="2023-05-22T13:49:00Z">
              <w:r>
                <w:rPr>
                  <w:szCs w:val="24"/>
                </w:rPr>
                <w:t>0.2~0.4</w:t>
              </w:r>
            </w:ins>
          </w:p>
        </w:tc>
      </w:tr>
      <w:tr w:rsidR="0084494F" w:rsidRPr="00973E75" w14:paraId="094EF1B4"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498"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499" w:author="Dr.Lenin Raja" w:date="2023-05-22T13:49:00Z">
            <w:trPr>
              <w:gridAfter w:val="0"/>
              <w:jc w:val="center"/>
            </w:trPr>
          </w:trPrChange>
        </w:trPr>
        <w:tc>
          <w:tcPr>
            <w:tcW w:w="3856" w:type="dxa"/>
            <w:gridSpan w:val="2"/>
            <w:tcMar>
              <w:left w:w="108" w:type="dxa"/>
              <w:right w:w="108" w:type="dxa"/>
            </w:tcMar>
            <w:vAlign w:val="center"/>
            <w:tcPrChange w:id="500" w:author="Dr.Lenin Raja" w:date="2023-05-22T13:49:00Z">
              <w:tcPr>
                <w:tcW w:w="3856" w:type="dxa"/>
                <w:gridSpan w:val="3"/>
                <w:tcMar>
                  <w:left w:w="108" w:type="dxa"/>
                  <w:right w:w="108" w:type="dxa"/>
                </w:tcMar>
                <w:vAlign w:val="center"/>
              </w:tcPr>
            </w:tcPrChange>
          </w:tcPr>
          <w:p w14:paraId="574F8976" w14:textId="77777777" w:rsidR="0084494F" w:rsidRPr="00973E75" w:rsidRDefault="0084494F" w:rsidP="0084494F">
            <w:pPr>
              <w:pStyle w:val="Tabletext"/>
              <w:rPr>
                <w:szCs w:val="24"/>
              </w:rPr>
            </w:pPr>
            <w:r w:rsidRPr="00973E75">
              <w:rPr>
                <w:szCs w:val="24"/>
              </w:rPr>
              <w:t>Directivity difference</w:t>
            </w:r>
          </w:p>
        </w:tc>
        <w:tc>
          <w:tcPr>
            <w:tcW w:w="1928" w:type="dxa"/>
            <w:tcMar>
              <w:left w:w="108" w:type="dxa"/>
              <w:right w:w="108" w:type="dxa"/>
            </w:tcMar>
            <w:vAlign w:val="center"/>
            <w:tcPrChange w:id="501" w:author="Dr.Lenin Raja" w:date="2023-05-22T13:49:00Z">
              <w:tcPr>
                <w:tcW w:w="1928" w:type="dxa"/>
                <w:gridSpan w:val="2"/>
                <w:tcMar>
                  <w:left w:w="108" w:type="dxa"/>
                  <w:right w:w="108" w:type="dxa"/>
                </w:tcMar>
                <w:vAlign w:val="center"/>
              </w:tcPr>
            </w:tcPrChange>
          </w:tcPr>
          <w:p w14:paraId="21596862"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Change w:id="502" w:author="Dr.Lenin Raja" w:date="2023-05-22T13:49:00Z">
              <w:tcPr>
                <w:tcW w:w="1928" w:type="dxa"/>
                <w:gridSpan w:val="2"/>
                <w:tcMar>
                  <w:left w:w="108" w:type="dxa"/>
                  <w:right w:w="108" w:type="dxa"/>
                </w:tcMar>
                <w:vAlign w:val="center"/>
              </w:tcPr>
            </w:tcPrChange>
          </w:tcPr>
          <w:p w14:paraId="7E063C62" w14:textId="77777777" w:rsidR="0084494F" w:rsidRPr="00973E75" w:rsidRDefault="0084494F" w:rsidP="0084494F">
            <w:pPr>
              <w:pStyle w:val="Tabletext"/>
              <w:jc w:val="center"/>
              <w:rPr>
                <w:szCs w:val="24"/>
              </w:rPr>
            </w:pPr>
            <w:r w:rsidRPr="00973E75">
              <w:rPr>
                <w:szCs w:val="24"/>
              </w:rPr>
              <w:t>0</w:t>
            </w:r>
          </w:p>
        </w:tc>
        <w:tc>
          <w:tcPr>
            <w:tcW w:w="1928" w:type="dxa"/>
            <w:vAlign w:val="center"/>
            <w:tcPrChange w:id="503" w:author="Dr.Lenin Raja" w:date="2023-05-22T13:49:00Z">
              <w:tcPr>
                <w:tcW w:w="1928" w:type="dxa"/>
                <w:gridSpan w:val="2"/>
                <w:vAlign w:val="center"/>
              </w:tcPr>
            </w:tcPrChange>
          </w:tcPr>
          <w:p w14:paraId="50477210" w14:textId="77777777" w:rsidR="0084494F" w:rsidRPr="00973E75" w:rsidRDefault="0084494F" w:rsidP="0084494F">
            <w:pPr>
              <w:pStyle w:val="Tabletext"/>
              <w:jc w:val="center"/>
              <w:rPr>
                <w:szCs w:val="24"/>
              </w:rPr>
            </w:pPr>
            <w:r w:rsidRPr="00973E75">
              <w:rPr>
                <w:szCs w:val="24"/>
              </w:rPr>
              <w:t>1.0</w:t>
            </w:r>
          </w:p>
        </w:tc>
        <w:tc>
          <w:tcPr>
            <w:tcW w:w="1928" w:type="dxa"/>
            <w:tcMar>
              <w:left w:w="108" w:type="dxa"/>
              <w:right w:w="108" w:type="dxa"/>
            </w:tcMar>
            <w:tcPrChange w:id="504" w:author="Dr.Lenin Raja" w:date="2023-05-22T13:49:00Z">
              <w:tcPr>
                <w:tcW w:w="1928" w:type="dxa"/>
                <w:gridSpan w:val="2"/>
                <w:tcMar>
                  <w:left w:w="108" w:type="dxa"/>
                  <w:right w:w="108" w:type="dxa"/>
                </w:tcMar>
                <w:vAlign w:val="center"/>
              </w:tcPr>
            </w:tcPrChange>
          </w:tcPr>
          <w:p w14:paraId="5FEFB065" w14:textId="77777777" w:rsidR="0084494F" w:rsidRPr="00973E75" w:rsidRDefault="0084494F" w:rsidP="0084494F">
            <w:pPr>
              <w:pStyle w:val="Tabletext"/>
              <w:jc w:val="center"/>
              <w:rPr>
                <w:szCs w:val="24"/>
              </w:rPr>
            </w:pPr>
            <w:ins w:id="505" w:author="Dr.Lenin Raja" w:date="2023-05-22T13:49:00Z">
              <w:r>
                <w:rPr>
                  <w:szCs w:val="24"/>
                </w:rPr>
                <w:t>0.8~1.1</w:t>
              </w:r>
            </w:ins>
          </w:p>
        </w:tc>
      </w:tr>
      <w:tr w:rsidR="0084494F" w:rsidRPr="00973E75" w14:paraId="23F66C30"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506"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507" w:author="Dr.Lenin Raja" w:date="2023-05-22T13:49:00Z">
            <w:trPr>
              <w:gridAfter w:val="0"/>
              <w:jc w:val="center"/>
            </w:trPr>
          </w:trPrChange>
        </w:trPr>
        <w:tc>
          <w:tcPr>
            <w:tcW w:w="3856" w:type="dxa"/>
            <w:gridSpan w:val="2"/>
            <w:tcMar>
              <w:left w:w="108" w:type="dxa"/>
              <w:right w:w="108" w:type="dxa"/>
            </w:tcMar>
            <w:vAlign w:val="center"/>
            <w:tcPrChange w:id="508" w:author="Dr.Lenin Raja" w:date="2023-05-22T13:49:00Z">
              <w:tcPr>
                <w:tcW w:w="3856" w:type="dxa"/>
                <w:gridSpan w:val="3"/>
                <w:tcMar>
                  <w:left w:w="108" w:type="dxa"/>
                  <w:right w:w="108" w:type="dxa"/>
                </w:tcMar>
                <w:vAlign w:val="center"/>
              </w:tcPr>
            </w:tcPrChange>
          </w:tcPr>
          <w:p w14:paraId="349B4628" w14:textId="77777777" w:rsidR="0084494F" w:rsidRPr="00973E75" w:rsidRDefault="0084494F" w:rsidP="0084494F">
            <w:pPr>
              <w:pStyle w:val="Tabletext"/>
              <w:rPr>
                <w:szCs w:val="24"/>
              </w:rPr>
            </w:pPr>
            <w:r w:rsidRPr="00973E75">
              <w:rPr>
                <w:szCs w:val="24"/>
              </w:rPr>
              <w:t>Phase centre location</w:t>
            </w:r>
          </w:p>
        </w:tc>
        <w:tc>
          <w:tcPr>
            <w:tcW w:w="1928" w:type="dxa"/>
            <w:tcMar>
              <w:left w:w="108" w:type="dxa"/>
              <w:right w:w="108" w:type="dxa"/>
            </w:tcMar>
            <w:vAlign w:val="center"/>
            <w:tcPrChange w:id="509" w:author="Dr.Lenin Raja" w:date="2023-05-22T13:49:00Z">
              <w:tcPr>
                <w:tcW w:w="1928" w:type="dxa"/>
                <w:gridSpan w:val="2"/>
                <w:tcMar>
                  <w:left w:w="108" w:type="dxa"/>
                  <w:right w:w="108" w:type="dxa"/>
                </w:tcMar>
                <w:vAlign w:val="center"/>
              </w:tcPr>
            </w:tcPrChange>
          </w:tcPr>
          <w:p w14:paraId="43DF361C"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Change w:id="510" w:author="Dr.Lenin Raja" w:date="2023-05-22T13:49:00Z">
              <w:tcPr>
                <w:tcW w:w="1928" w:type="dxa"/>
                <w:gridSpan w:val="2"/>
                <w:tcMar>
                  <w:left w:w="108" w:type="dxa"/>
                  <w:right w:w="108" w:type="dxa"/>
                </w:tcMar>
                <w:vAlign w:val="center"/>
              </w:tcPr>
            </w:tcPrChange>
          </w:tcPr>
          <w:p w14:paraId="652BB83F" w14:textId="77777777" w:rsidR="0084494F" w:rsidRPr="00973E75" w:rsidRDefault="0084494F" w:rsidP="0084494F">
            <w:pPr>
              <w:pStyle w:val="Tabletext"/>
              <w:jc w:val="center"/>
              <w:rPr>
                <w:szCs w:val="24"/>
              </w:rPr>
            </w:pPr>
            <w:r w:rsidRPr="00973E75">
              <w:rPr>
                <w:szCs w:val="24"/>
              </w:rPr>
              <w:t>0</w:t>
            </w:r>
          </w:p>
        </w:tc>
        <w:tc>
          <w:tcPr>
            <w:tcW w:w="1928" w:type="dxa"/>
            <w:vAlign w:val="center"/>
            <w:tcPrChange w:id="511" w:author="Dr.Lenin Raja" w:date="2023-05-22T13:49:00Z">
              <w:tcPr>
                <w:tcW w:w="1928" w:type="dxa"/>
                <w:gridSpan w:val="2"/>
                <w:vAlign w:val="center"/>
              </w:tcPr>
            </w:tcPrChange>
          </w:tcPr>
          <w:p w14:paraId="59482E30" w14:textId="77777777" w:rsidR="0084494F" w:rsidRPr="00973E75" w:rsidRDefault="0084494F" w:rsidP="0084494F">
            <w:pPr>
              <w:pStyle w:val="Tabletext"/>
              <w:jc w:val="center"/>
              <w:rPr>
                <w:szCs w:val="24"/>
              </w:rPr>
            </w:pPr>
            <w:r w:rsidRPr="00973E75">
              <w:rPr>
                <w:szCs w:val="24"/>
              </w:rPr>
              <w:t>1.0</w:t>
            </w:r>
          </w:p>
        </w:tc>
        <w:tc>
          <w:tcPr>
            <w:tcW w:w="1928" w:type="dxa"/>
            <w:tcMar>
              <w:left w:w="108" w:type="dxa"/>
              <w:right w:w="108" w:type="dxa"/>
            </w:tcMar>
            <w:tcPrChange w:id="512" w:author="Dr.Lenin Raja" w:date="2023-05-22T13:49:00Z">
              <w:tcPr>
                <w:tcW w:w="1928" w:type="dxa"/>
                <w:gridSpan w:val="2"/>
                <w:tcMar>
                  <w:left w:w="108" w:type="dxa"/>
                  <w:right w:w="108" w:type="dxa"/>
                </w:tcMar>
                <w:vAlign w:val="center"/>
              </w:tcPr>
            </w:tcPrChange>
          </w:tcPr>
          <w:p w14:paraId="4120D775" w14:textId="77777777" w:rsidR="0084494F" w:rsidRPr="00973E75" w:rsidRDefault="0084494F" w:rsidP="0084494F">
            <w:pPr>
              <w:pStyle w:val="Tabletext"/>
              <w:jc w:val="center"/>
              <w:rPr>
                <w:szCs w:val="24"/>
              </w:rPr>
            </w:pPr>
            <w:ins w:id="513" w:author="Dr.Lenin Raja" w:date="2023-05-22T13:49:00Z">
              <w:r>
                <w:rPr>
                  <w:szCs w:val="24"/>
                </w:rPr>
                <w:t>1.0</w:t>
              </w:r>
            </w:ins>
          </w:p>
        </w:tc>
      </w:tr>
      <w:tr w:rsidR="0084494F" w:rsidRPr="00973E75" w14:paraId="19E4E279" w14:textId="77777777" w:rsidTr="00B804BB">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Change w:id="514" w:author="Dr.Lenin Raja" w:date="2023-05-22T13:49:00Z">
            <w:tblPrEx>
              <w:tblW w:w="11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Ex>
          </w:tblPrExChange>
        </w:tblPrEx>
        <w:trPr>
          <w:jc w:val="center"/>
          <w:trPrChange w:id="515" w:author="Dr.Lenin Raja" w:date="2023-05-22T13:49:00Z">
            <w:trPr>
              <w:gridAfter w:val="0"/>
              <w:jc w:val="center"/>
            </w:trPr>
          </w:trPrChange>
        </w:trPr>
        <w:tc>
          <w:tcPr>
            <w:tcW w:w="3856" w:type="dxa"/>
            <w:gridSpan w:val="2"/>
            <w:tcMar>
              <w:left w:w="108" w:type="dxa"/>
              <w:right w:w="108" w:type="dxa"/>
            </w:tcMar>
            <w:vAlign w:val="center"/>
            <w:tcPrChange w:id="516" w:author="Dr.Lenin Raja" w:date="2023-05-22T13:49:00Z">
              <w:tcPr>
                <w:tcW w:w="3856" w:type="dxa"/>
                <w:gridSpan w:val="3"/>
                <w:tcMar>
                  <w:left w:w="108" w:type="dxa"/>
                  <w:right w:w="108" w:type="dxa"/>
                </w:tcMar>
                <w:vAlign w:val="center"/>
              </w:tcPr>
            </w:tcPrChange>
          </w:tcPr>
          <w:p w14:paraId="3FA12842" w14:textId="77777777" w:rsidR="0084494F" w:rsidRPr="00973E75" w:rsidRDefault="0084494F" w:rsidP="0084494F">
            <w:pPr>
              <w:pStyle w:val="Tabletext"/>
              <w:rPr>
                <w:szCs w:val="24"/>
              </w:rPr>
            </w:pPr>
            <w:r w:rsidRPr="00973E75">
              <w:rPr>
                <w:szCs w:val="24"/>
              </w:rPr>
              <w:t>Cross polari</w:t>
            </w:r>
            <w:r>
              <w:rPr>
                <w:szCs w:val="24"/>
              </w:rPr>
              <w:t>zation/</w:t>
            </w:r>
            <w:r w:rsidRPr="00973E75">
              <w:rPr>
                <w:szCs w:val="24"/>
              </w:rPr>
              <w:t>balance</w:t>
            </w:r>
          </w:p>
        </w:tc>
        <w:tc>
          <w:tcPr>
            <w:tcW w:w="1928" w:type="dxa"/>
            <w:tcMar>
              <w:left w:w="108" w:type="dxa"/>
              <w:right w:w="108" w:type="dxa"/>
            </w:tcMar>
            <w:vAlign w:val="center"/>
            <w:tcPrChange w:id="517" w:author="Dr.Lenin Raja" w:date="2023-05-22T13:49:00Z">
              <w:tcPr>
                <w:tcW w:w="1928" w:type="dxa"/>
                <w:gridSpan w:val="2"/>
                <w:tcMar>
                  <w:left w:w="108" w:type="dxa"/>
                  <w:right w:w="108" w:type="dxa"/>
                </w:tcMar>
                <w:vAlign w:val="center"/>
              </w:tcPr>
            </w:tcPrChange>
          </w:tcPr>
          <w:p w14:paraId="24923602" w14:textId="77777777" w:rsidR="0084494F" w:rsidRPr="00973E75" w:rsidRDefault="0084494F" w:rsidP="0084494F">
            <w:pPr>
              <w:pStyle w:val="Tabletext"/>
              <w:jc w:val="center"/>
              <w:rPr>
                <w:szCs w:val="24"/>
              </w:rPr>
            </w:pPr>
            <w:r w:rsidRPr="00973E75">
              <w:rPr>
                <w:szCs w:val="24"/>
              </w:rPr>
              <w:t>–</w:t>
            </w:r>
          </w:p>
        </w:tc>
        <w:tc>
          <w:tcPr>
            <w:tcW w:w="1928" w:type="dxa"/>
            <w:tcMar>
              <w:left w:w="108" w:type="dxa"/>
              <w:right w:w="108" w:type="dxa"/>
            </w:tcMar>
            <w:vAlign w:val="center"/>
            <w:tcPrChange w:id="518" w:author="Dr.Lenin Raja" w:date="2023-05-22T13:49:00Z">
              <w:tcPr>
                <w:tcW w:w="1928" w:type="dxa"/>
                <w:gridSpan w:val="2"/>
                <w:tcMar>
                  <w:left w:w="108" w:type="dxa"/>
                  <w:right w:w="108" w:type="dxa"/>
                </w:tcMar>
                <w:vAlign w:val="center"/>
              </w:tcPr>
            </w:tcPrChange>
          </w:tcPr>
          <w:p w14:paraId="182EAFE3" w14:textId="77777777" w:rsidR="0084494F" w:rsidRPr="00973E75" w:rsidRDefault="0084494F" w:rsidP="0084494F">
            <w:pPr>
              <w:pStyle w:val="Tabletext"/>
              <w:jc w:val="center"/>
              <w:rPr>
                <w:szCs w:val="24"/>
              </w:rPr>
            </w:pPr>
            <w:r w:rsidRPr="00973E75">
              <w:rPr>
                <w:szCs w:val="24"/>
              </w:rPr>
              <w:t>0.9</w:t>
            </w:r>
          </w:p>
        </w:tc>
        <w:tc>
          <w:tcPr>
            <w:tcW w:w="1928" w:type="dxa"/>
            <w:vAlign w:val="center"/>
            <w:tcPrChange w:id="519" w:author="Dr.Lenin Raja" w:date="2023-05-22T13:49:00Z">
              <w:tcPr>
                <w:tcW w:w="1928" w:type="dxa"/>
                <w:gridSpan w:val="2"/>
                <w:vAlign w:val="center"/>
              </w:tcPr>
            </w:tcPrChange>
          </w:tcPr>
          <w:p w14:paraId="521E640A" w14:textId="77777777" w:rsidR="0084494F" w:rsidRPr="00973E75" w:rsidRDefault="0084494F" w:rsidP="0084494F">
            <w:pPr>
              <w:pStyle w:val="Tabletext"/>
              <w:jc w:val="center"/>
              <w:rPr>
                <w:szCs w:val="24"/>
              </w:rPr>
            </w:pPr>
            <w:r w:rsidRPr="00973E75">
              <w:rPr>
                <w:szCs w:val="24"/>
              </w:rPr>
              <w:t>0.9</w:t>
            </w:r>
          </w:p>
        </w:tc>
        <w:tc>
          <w:tcPr>
            <w:tcW w:w="1928" w:type="dxa"/>
            <w:tcMar>
              <w:left w:w="108" w:type="dxa"/>
              <w:right w:w="108" w:type="dxa"/>
            </w:tcMar>
            <w:tcPrChange w:id="520" w:author="Dr.Lenin Raja" w:date="2023-05-22T13:49:00Z">
              <w:tcPr>
                <w:tcW w:w="1928" w:type="dxa"/>
                <w:gridSpan w:val="2"/>
                <w:tcMar>
                  <w:left w:w="108" w:type="dxa"/>
                  <w:right w:w="108" w:type="dxa"/>
                </w:tcMar>
                <w:vAlign w:val="center"/>
              </w:tcPr>
            </w:tcPrChange>
          </w:tcPr>
          <w:p w14:paraId="72F0C5E5" w14:textId="77777777" w:rsidR="0084494F" w:rsidRPr="00973E75" w:rsidRDefault="0084494F" w:rsidP="0084494F">
            <w:pPr>
              <w:pStyle w:val="Tabletext"/>
              <w:jc w:val="center"/>
              <w:rPr>
                <w:szCs w:val="24"/>
              </w:rPr>
            </w:pPr>
            <w:ins w:id="521" w:author="Dr.Lenin Raja" w:date="2023-05-22T13:49:00Z">
              <w:r>
                <w:rPr>
                  <w:szCs w:val="24"/>
                </w:rPr>
                <w:t>2.0</w:t>
              </w:r>
            </w:ins>
          </w:p>
        </w:tc>
      </w:tr>
      <w:tr w:rsidR="0084494F" w:rsidRPr="00973E75" w14:paraId="358C0A06" w14:textId="77777777" w:rsidTr="00B804BB">
        <w:trPr>
          <w:jc w:val="center"/>
          <w:ins w:id="522" w:author="Dr.Lenin Raja" w:date="2023-05-22T13:49:00Z"/>
        </w:trPr>
        <w:tc>
          <w:tcPr>
            <w:tcW w:w="3856" w:type="dxa"/>
            <w:gridSpan w:val="2"/>
            <w:tcMar>
              <w:left w:w="108" w:type="dxa"/>
              <w:right w:w="108" w:type="dxa"/>
            </w:tcMar>
            <w:vAlign w:val="center"/>
          </w:tcPr>
          <w:p w14:paraId="7CD0EE3B" w14:textId="77777777" w:rsidR="0084494F" w:rsidRPr="00973E75" w:rsidRDefault="0084494F" w:rsidP="0084494F">
            <w:pPr>
              <w:pStyle w:val="Tabletext"/>
              <w:rPr>
                <w:ins w:id="523" w:author="Dr.Lenin Raja" w:date="2023-05-22T13:49:00Z"/>
                <w:szCs w:val="24"/>
              </w:rPr>
            </w:pPr>
            <w:ins w:id="524" w:author="Dr.Lenin Raja" w:date="2023-05-22T13:50:00Z">
              <w:r>
                <w:rPr>
                  <w:szCs w:val="24"/>
                </w:rPr>
                <w:t xml:space="preserve">Normalized Site attenuation </w:t>
              </w:r>
            </w:ins>
          </w:p>
        </w:tc>
        <w:tc>
          <w:tcPr>
            <w:tcW w:w="1928" w:type="dxa"/>
            <w:tcMar>
              <w:left w:w="108" w:type="dxa"/>
              <w:right w:w="108" w:type="dxa"/>
            </w:tcMar>
            <w:vAlign w:val="center"/>
          </w:tcPr>
          <w:p w14:paraId="76504910" w14:textId="77777777" w:rsidR="0084494F" w:rsidRPr="00973E75" w:rsidRDefault="0084494F" w:rsidP="0084494F">
            <w:pPr>
              <w:pStyle w:val="Tabletext"/>
              <w:jc w:val="center"/>
              <w:rPr>
                <w:ins w:id="525" w:author="Dr.Lenin Raja" w:date="2023-05-22T13:49:00Z"/>
                <w:szCs w:val="24"/>
              </w:rPr>
            </w:pPr>
            <w:ins w:id="526" w:author="Dr.Lenin Raja" w:date="2023-05-22T13:50:00Z">
              <w:r>
                <w:rPr>
                  <w:szCs w:val="24"/>
                </w:rPr>
                <w:t>-</w:t>
              </w:r>
            </w:ins>
          </w:p>
        </w:tc>
        <w:tc>
          <w:tcPr>
            <w:tcW w:w="1928" w:type="dxa"/>
            <w:tcMar>
              <w:left w:w="108" w:type="dxa"/>
              <w:right w:w="108" w:type="dxa"/>
            </w:tcMar>
            <w:vAlign w:val="center"/>
          </w:tcPr>
          <w:p w14:paraId="010FDFEE" w14:textId="77777777" w:rsidR="0084494F" w:rsidRPr="00973E75" w:rsidRDefault="0084494F" w:rsidP="0084494F">
            <w:pPr>
              <w:pStyle w:val="Tabletext"/>
              <w:jc w:val="center"/>
              <w:rPr>
                <w:ins w:id="527" w:author="Dr.Lenin Raja" w:date="2023-05-22T13:49:00Z"/>
                <w:szCs w:val="24"/>
              </w:rPr>
            </w:pPr>
            <w:ins w:id="528" w:author="Dr.Lenin Raja" w:date="2023-05-22T13:50:00Z">
              <w:r>
                <w:rPr>
                  <w:szCs w:val="24"/>
                </w:rPr>
                <w:t>2.0~2.2</w:t>
              </w:r>
            </w:ins>
          </w:p>
        </w:tc>
        <w:tc>
          <w:tcPr>
            <w:tcW w:w="1928" w:type="dxa"/>
            <w:vAlign w:val="center"/>
          </w:tcPr>
          <w:p w14:paraId="590E5D57" w14:textId="77777777" w:rsidR="0084494F" w:rsidRPr="00973E75" w:rsidRDefault="0084494F" w:rsidP="0084494F">
            <w:pPr>
              <w:pStyle w:val="Tabletext"/>
              <w:jc w:val="center"/>
              <w:rPr>
                <w:ins w:id="529" w:author="Dr.Lenin Raja" w:date="2023-05-22T13:49:00Z"/>
                <w:szCs w:val="24"/>
              </w:rPr>
            </w:pPr>
            <w:ins w:id="530" w:author="Dr.Lenin Raja" w:date="2023-05-22T13:50:00Z">
              <w:r>
                <w:rPr>
                  <w:szCs w:val="24"/>
                </w:rPr>
                <w:t>1.4~1.6</w:t>
              </w:r>
            </w:ins>
          </w:p>
        </w:tc>
        <w:tc>
          <w:tcPr>
            <w:tcW w:w="1928" w:type="dxa"/>
            <w:tcMar>
              <w:left w:w="108" w:type="dxa"/>
              <w:right w:w="108" w:type="dxa"/>
            </w:tcMar>
          </w:tcPr>
          <w:p w14:paraId="171FAF12" w14:textId="77777777" w:rsidR="0084494F" w:rsidRDefault="0084494F" w:rsidP="0084494F">
            <w:pPr>
              <w:pStyle w:val="Tabletext"/>
              <w:jc w:val="center"/>
              <w:rPr>
                <w:ins w:id="531" w:author="Dr.Lenin Raja" w:date="2023-05-22T13:49:00Z"/>
                <w:szCs w:val="24"/>
              </w:rPr>
            </w:pPr>
            <w:ins w:id="532" w:author="Dr.Lenin Raja" w:date="2023-05-22T13:50:00Z">
              <w:r>
                <w:rPr>
                  <w:szCs w:val="24"/>
                </w:rPr>
                <w:t>-</w:t>
              </w:r>
            </w:ins>
          </w:p>
        </w:tc>
      </w:tr>
      <w:tr w:rsidR="0084494F" w:rsidRPr="00973E75" w14:paraId="534BFCB2" w14:textId="77777777" w:rsidTr="00B804BB">
        <w:trPr>
          <w:jc w:val="center"/>
          <w:ins w:id="533" w:author="Dr.Lenin Raja" w:date="2023-05-22T13:49:00Z"/>
        </w:trPr>
        <w:tc>
          <w:tcPr>
            <w:tcW w:w="3856" w:type="dxa"/>
            <w:gridSpan w:val="2"/>
            <w:tcMar>
              <w:left w:w="108" w:type="dxa"/>
              <w:right w:w="108" w:type="dxa"/>
            </w:tcMar>
            <w:vAlign w:val="center"/>
          </w:tcPr>
          <w:p w14:paraId="586962C4" w14:textId="77777777" w:rsidR="0084494F" w:rsidRPr="00973E75" w:rsidRDefault="0084494F" w:rsidP="0084494F">
            <w:pPr>
              <w:pStyle w:val="Tabletext"/>
              <w:rPr>
                <w:ins w:id="534" w:author="Dr.Lenin Raja" w:date="2023-05-22T13:49:00Z"/>
                <w:szCs w:val="24"/>
              </w:rPr>
            </w:pPr>
            <w:ins w:id="535" w:author="Dr.Lenin Raja" w:date="2023-05-22T13:50:00Z">
              <w:r>
                <w:rPr>
                  <w:szCs w:val="24"/>
                </w:rPr>
                <w:t xml:space="preserve">VSWR </w:t>
              </w:r>
            </w:ins>
          </w:p>
        </w:tc>
        <w:tc>
          <w:tcPr>
            <w:tcW w:w="1928" w:type="dxa"/>
            <w:tcMar>
              <w:left w:w="108" w:type="dxa"/>
              <w:right w:w="108" w:type="dxa"/>
            </w:tcMar>
            <w:vAlign w:val="center"/>
          </w:tcPr>
          <w:p w14:paraId="5DFEEA32" w14:textId="77777777" w:rsidR="0084494F" w:rsidRPr="00973E75" w:rsidRDefault="0084494F" w:rsidP="0084494F">
            <w:pPr>
              <w:pStyle w:val="Tabletext"/>
              <w:jc w:val="center"/>
              <w:rPr>
                <w:ins w:id="536" w:author="Dr.Lenin Raja" w:date="2023-05-22T13:49:00Z"/>
                <w:szCs w:val="24"/>
              </w:rPr>
            </w:pPr>
            <w:ins w:id="537" w:author="Dr.Lenin Raja" w:date="2023-05-22T13:50:00Z">
              <w:r>
                <w:rPr>
                  <w:szCs w:val="24"/>
                </w:rPr>
                <w:t>-</w:t>
              </w:r>
            </w:ins>
          </w:p>
        </w:tc>
        <w:tc>
          <w:tcPr>
            <w:tcW w:w="1928" w:type="dxa"/>
            <w:tcMar>
              <w:left w:w="108" w:type="dxa"/>
              <w:right w:w="108" w:type="dxa"/>
            </w:tcMar>
            <w:vAlign w:val="center"/>
          </w:tcPr>
          <w:p w14:paraId="176B56B6" w14:textId="77777777" w:rsidR="0084494F" w:rsidRPr="00973E75" w:rsidRDefault="0084494F" w:rsidP="0084494F">
            <w:pPr>
              <w:pStyle w:val="Tabletext"/>
              <w:jc w:val="center"/>
              <w:rPr>
                <w:ins w:id="538" w:author="Dr.Lenin Raja" w:date="2023-05-22T13:49:00Z"/>
                <w:szCs w:val="24"/>
              </w:rPr>
            </w:pPr>
            <w:ins w:id="539" w:author="Dr.Lenin Raja" w:date="2023-05-22T13:50:00Z">
              <w:r>
                <w:rPr>
                  <w:szCs w:val="24"/>
                </w:rPr>
                <w:t>-</w:t>
              </w:r>
            </w:ins>
          </w:p>
        </w:tc>
        <w:tc>
          <w:tcPr>
            <w:tcW w:w="1928" w:type="dxa"/>
            <w:vAlign w:val="center"/>
          </w:tcPr>
          <w:p w14:paraId="0BEA2FBB" w14:textId="77777777" w:rsidR="0084494F" w:rsidRPr="00973E75" w:rsidRDefault="0084494F" w:rsidP="0084494F">
            <w:pPr>
              <w:pStyle w:val="Tabletext"/>
              <w:jc w:val="center"/>
              <w:rPr>
                <w:ins w:id="540" w:author="Dr.Lenin Raja" w:date="2023-05-22T13:49:00Z"/>
                <w:szCs w:val="24"/>
              </w:rPr>
            </w:pPr>
            <w:ins w:id="541" w:author="Dr.Lenin Raja" w:date="2023-05-22T13:50:00Z">
              <w:r>
                <w:rPr>
                  <w:szCs w:val="24"/>
                </w:rPr>
                <w:t>-</w:t>
              </w:r>
            </w:ins>
          </w:p>
        </w:tc>
        <w:tc>
          <w:tcPr>
            <w:tcW w:w="1928" w:type="dxa"/>
            <w:tcMar>
              <w:left w:w="108" w:type="dxa"/>
              <w:right w:w="108" w:type="dxa"/>
            </w:tcMar>
          </w:tcPr>
          <w:p w14:paraId="3235C179" w14:textId="77777777" w:rsidR="0084494F" w:rsidRDefault="0084494F" w:rsidP="0084494F">
            <w:pPr>
              <w:pStyle w:val="Tabletext"/>
              <w:jc w:val="center"/>
              <w:rPr>
                <w:ins w:id="542" w:author="Dr.Lenin Raja" w:date="2023-05-22T13:49:00Z"/>
                <w:szCs w:val="24"/>
              </w:rPr>
            </w:pPr>
            <w:ins w:id="543" w:author="Dr.Lenin Raja" w:date="2023-05-22T13:50:00Z">
              <w:r>
                <w:rPr>
                  <w:szCs w:val="24"/>
                </w:rPr>
                <w:t>2.2</w:t>
              </w:r>
            </w:ins>
          </w:p>
        </w:tc>
      </w:tr>
      <w:tr w:rsidR="0084494F" w:rsidRPr="00973E75" w14:paraId="48FDBA3F" w14:textId="77777777" w:rsidTr="009D75C1">
        <w:trPr>
          <w:jc w:val="center"/>
        </w:trPr>
        <w:tc>
          <w:tcPr>
            <w:tcW w:w="3856" w:type="dxa"/>
            <w:gridSpan w:val="2"/>
            <w:tcMar>
              <w:left w:w="108" w:type="dxa"/>
              <w:right w:w="108" w:type="dxa"/>
            </w:tcMar>
            <w:vAlign w:val="center"/>
          </w:tcPr>
          <w:p w14:paraId="252A2C48" w14:textId="77777777" w:rsidR="0084494F" w:rsidRPr="00973E75" w:rsidRDefault="0084494F" w:rsidP="0084494F">
            <w:pPr>
              <w:pStyle w:val="Tabletext"/>
              <w:spacing w:before="80" w:after="80"/>
              <w:rPr>
                <w:b/>
                <w:szCs w:val="24"/>
              </w:rPr>
            </w:pPr>
            <w:del w:id="544" w:author="Dr.Lenin Raja" w:date="2023-05-22T13:49:00Z">
              <w:r w:rsidRPr="00973E75" w:rsidDel="0084494F">
                <w:rPr>
                  <w:b/>
                  <w:szCs w:val="24"/>
                </w:rPr>
                <w:delText>Total (dB)</w:delText>
              </w:r>
            </w:del>
          </w:p>
        </w:tc>
        <w:tc>
          <w:tcPr>
            <w:tcW w:w="1928" w:type="dxa"/>
            <w:tcMar>
              <w:left w:w="108" w:type="dxa"/>
              <w:right w:w="108" w:type="dxa"/>
            </w:tcMar>
            <w:vAlign w:val="center"/>
          </w:tcPr>
          <w:p w14:paraId="5DF1840C" w14:textId="77777777" w:rsidR="0084494F" w:rsidRPr="00973E75" w:rsidRDefault="0084494F" w:rsidP="0084494F">
            <w:pPr>
              <w:pStyle w:val="Tabletext"/>
              <w:spacing w:before="80" w:after="80"/>
              <w:jc w:val="center"/>
              <w:rPr>
                <w:b/>
                <w:szCs w:val="24"/>
              </w:rPr>
            </w:pPr>
            <w:del w:id="545" w:author="Dr.Lenin Raja" w:date="2023-05-22T13:49:00Z">
              <w:r w:rsidRPr="00973E75" w:rsidDel="0084494F">
                <w:rPr>
                  <w:b/>
                  <w:szCs w:val="24"/>
                </w:rPr>
                <w:delText>3.4</w:delText>
              </w:r>
            </w:del>
          </w:p>
        </w:tc>
        <w:tc>
          <w:tcPr>
            <w:tcW w:w="1928" w:type="dxa"/>
            <w:tcMar>
              <w:left w:w="108" w:type="dxa"/>
              <w:right w:w="108" w:type="dxa"/>
            </w:tcMar>
            <w:vAlign w:val="center"/>
          </w:tcPr>
          <w:p w14:paraId="15639B8D" w14:textId="77777777" w:rsidR="0084494F" w:rsidRPr="00973E75" w:rsidRDefault="0084494F" w:rsidP="0084494F">
            <w:pPr>
              <w:pStyle w:val="Tabletext"/>
              <w:spacing w:before="80" w:after="80"/>
              <w:jc w:val="center"/>
              <w:rPr>
                <w:b/>
                <w:szCs w:val="24"/>
              </w:rPr>
            </w:pPr>
            <w:del w:id="546" w:author="Dr.Lenin Raja" w:date="2023-05-22T13:49:00Z">
              <w:r w:rsidRPr="00973E75" w:rsidDel="0084494F">
                <w:rPr>
                  <w:b/>
                  <w:szCs w:val="24"/>
                </w:rPr>
                <w:delText>4.0</w:delText>
              </w:r>
            </w:del>
          </w:p>
        </w:tc>
        <w:tc>
          <w:tcPr>
            <w:tcW w:w="1928" w:type="dxa"/>
            <w:vAlign w:val="center"/>
          </w:tcPr>
          <w:p w14:paraId="295325DF" w14:textId="77777777" w:rsidR="0084494F" w:rsidRPr="00973E75" w:rsidRDefault="0084494F" w:rsidP="0084494F">
            <w:pPr>
              <w:pStyle w:val="Tabletext"/>
              <w:spacing w:before="80" w:after="80"/>
              <w:jc w:val="center"/>
              <w:rPr>
                <w:b/>
                <w:szCs w:val="24"/>
              </w:rPr>
            </w:pPr>
            <w:del w:id="547" w:author="Dr.Lenin Raja" w:date="2023-05-22T13:49:00Z">
              <w:r w:rsidRPr="00973E75" w:rsidDel="0084494F">
                <w:rPr>
                  <w:b/>
                  <w:szCs w:val="24"/>
                </w:rPr>
                <w:delText>4.0</w:delText>
              </w:r>
            </w:del>
          </w:p>
        </w:tc>
        <w:tc>
          <w:tcPr>
            <w:tcW w:w="1928" w:type="dxa"/>
            <w:tcMar>
              <w:left w:w="108" w:type="dxa"/>
              <w:right w:w="108" w:type="dxa"/>
            </w:tcMar>
            <w:vAlign w:val="center"/>
          </w:tcPr>
          <w:p w14:paraId="75E0B7F2" w14:textId="77777777" w:rsidR="0084494F" w:rsidRPr="00973E75" w:rsidRDefault="0084494F" w:rsidP="0084494F">
            <w:pPr>
              <w:pStyle w:val="Tabletext"/>
              <w:spacing w:before="80" w:after="80"/>
              <w:jc w:val="center"/>
              <w:rPr>
                <w:b/>
                <w:szCs w:val="24"/>
              </w:rPr>
            </w:pPr>
          </w:p>
        </w:tc>
      </w:tr>
    </w:tbl>
    <w:p w14:paraId="48DEDC20" w14:textId="77777777" w:rsidR="00BB2C65" w:rsidRPr="00973E75" w:rsidRDefault="00BB2C65" w:rsidP="00BB2C65">
      <w:pPr>
        <w:pStyle w:val="Heading2"/>
        <w:rPr>
          <w:lang w:eastAsia="de-DE"/>
        </w:rPr>
      </w:pPr>
      <w:bookmarkStart w:id="548" w:name="_Toc4394458"/>
      <w:bookmarkStart w:id="549" w:name="_Toc17445460"/>
      <w:bookmarkStart w:id="550" w:name="_Toc44482214"/>
      <w:bookmarkStart w:id="551" w:name="_Toc48115267"/>
      <w:bookmarkStart w:id="552" w:name="_Toc54511187"/>
      <w:bookmarkStart w:id="553" w:name="_Toc56325548"/>
      <w:bookmarkStart w:id="554" w:name="_Toc194395201"/>
      <w:bookmarkStart w:id="555" w:name="_Toc212346139"/>
      <w:bookmarkStart w:id="556" w:name="_Toc212448156"/>
      <w:bookmarkStart w:id="557" w:name="_Toc218935086"/>
      <w:bookmarkStart w:id="558" w:name="_Toc218994587"/>
      <w:bookmarkStart w:id="559" w:name="_Toc219022575"/>
      <w:bookmarkStart w:id="560" w:name="_Toc441586476"/>
      <w:bookmarkStart w:id="561" w:name="_Toc447004550"/>
      <w:r w:rsidRPr="00973E75">
        <w:t>I.2</w:t>
      </w:r>
      <w:r w:rsidRPr="00973E75">
        <w:tab/>
      </w:r>
      <w:r w:rsidRPr="00973E75">
        <w:rPr>
          <w:lang w:eastAsia="de-DE"/>
        </w:rPr>
        <w:t>Comparison of measurement results with specified levels</w:t>
      </w:r>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p>
    <w:p w14:paraId="28AF9E47" w14:textId="77777777" w:rsidR="00BB2C65" w:rsidRPr="00973E75" w:rsidRDefault="00BB2C65" w:rsidP="00BB2C65">
      <w:pPr>
        <w:keepNext/>
        <w:keepLines/>
      </w:pPr>
      <w:r w:rsidRPr="00973E75">
        <w:t xml:space="preserve">The results </w:t>
      </w:r>
      <w:r>
        <w:t>of the measurements, normalized</w:t>
      </w:r>
      <w:r w:rsidRPr="00973E75">
        <w:t xml:space="preserve"> where applicable, to the standard measurement distance, have to be compared with the specified levels for permissible electromagnetic field strength found in Table 1.</w:t>
      </w:r>
    </w:p>
    <w:p w14:paraId="7457DDC9" w14:textId="77777777" w:rsidR="00BB2C65" w:rsidRPr="00973E75" w:rsidRDefault="00BB2C65" w:rsidP="00BB2C65">
      <w:pPr>
        <w:keepNext/>
        <w:keepLines/>
        <w:spacing w:before="240"/>
      </w:pPr>
      <w:r w:rsidRPr="00973E75">
        <w:t xml:space="preserve">This comparison allows for an assessment of whether or not the telecommunication network, or the part thereof which is </w:t>
      </w:r>
      <w:r>
        <w:t xml:space="preserve">being </w:t>
      </w:r>
      <w:r w:rsidRPr="00973E75">
        <w:t>investigated, meets the target levels specified in this Recommendation.</w:t>
      </w:r>
    </w:p>
    <w:p w14:paraId="44532726" w14:textId="77777777" w:rsidR="00942E4E" w:rsidRDefault="00942E4E" w:rsidP="00BB2C65">
      <w:pPr>
        <w:pStyle w:val="AppendixNoTitle0"/>
        <w:rPr>
          <w:ins w:id="562" w:author="PC" w:date="2023-05-23T15:56:00Z"/>
        </w:rPr>
      </w:pPr>
      <w:bookmarkStart w:id="563" w:name="_Toc17445461"/>
      <w:bookmarkStart w:id="564" w:name="_Toc48115268"/>
      <w:bookmarkStart w:id="565" w:name="_Toc54511188"/>
      <w:bookmarkStart w:id="566" w:name="_Toc56325549"/>
      <w:bookmarkStart w:id="567" w:name="_Toc194395202"/>
      <w:bookmarkStart w:id="568" w:name="_Toc212346140"/>
      <w:bookmarkStart w:id="569" w:name="_Toc212448157"/>
      <w:bookmarkStart w:id="570" w:name="_Toc218935087"/>
      <w:bookmarkStart w:id="571" w:name="_Toc218994588"/>
    </w:p>
    <w:p w14:paraId="7FFF017B" w14:textId="77777777" w:rsidR="00745FEE" w:rsidRDefault="00745FEE" w:rsidP="00745FEE">
      <w:pPr>
        <w:rPr>
          <w:lang w:val="en-GB" w:eastAsia="en-US"/>
        </w:rPr>
      </w:pPr>
    </w:p>
    <w:p w14:paraId="74E8D207" w14:textId="77777777" w:rsidR="00745FEE" w:rsidRDefault="00745FEE" w:rsidP="00745FEE">
      <w:pPr>
        <w:rPr>
          <w:lang w:val="en-GB" w:eastAsia="en-US"/>
        </w:rPr>
      </w:pPr>
    </w:p>
    <w:p w14:paraId="22CE4A9C" w14:textId="77777777" w:rsidR="00745FEE" w:rsidRDefault="00745FEE" w:rsidP="00745FEE">
      <w:pPr>
        <w:rPr>
          <w:lang w:val="en-GB" w:eastAsia="en-US"/>
        </w:rPr>
      </w:pPr>
    </w:p>
    <w:p w14:paraId="5F110415" w14:textId="77777777" w:rsidR="00745FEE" w:rsidRDefault="00745FEE" w:rsidP="00745FEE">
      <w:pPr>
        <w:rPr>
          <w:lang w:val="en-GB" w:eastAsia="en-US"/>
        </w:rPr>
      </w:pPr>
    </w:p>
    <w:p w14:paraId="2AD6896C" w14:textId="77777777" w:rsidR="00745FEE" w:rsidRDefault="00745FEE" w:rsidP="00745FEE">
      <w:pPr>
        <w:rPr>
          <w:lang w:val="en-GB" w:eastAsia="en-US"/>
        </w:rPr>
      </w:pPr>
    </w:p>
    <w:p w14:paraId="0362CE61" w14:textId="77777777" w:rsidR="00745FEE" w:rsidRDefault="00745FEE" w:rsidP="00745FEE">
      <w:pPr>
        <w:rPr>
          <w:lang w:val="en-GB" w:eastAsia="en-US"/>
        </w:rPr>
      </w:pPr>
    </w:p>
    <w:p w14:paraId="00940010" w14:textId="77777777" w:rsidR="00745FEE" w:rsidRDefault="00745FEE" w:rsidP="00745FEE">
      <w:pPr>
        <w:rPr>
          <w:lang w:val="en-GB" w:eastAsia="en-US"/>
        </w:rPr>
      </w:pPr>
    </w:p>
    <w:p w14:paraId="48D3085B" w14:textId="77777777" w:rsidR="00745FEE" w:rsidRDefault="00745FEE" w:rsidP="00745FEE">
      <w:pPr>
        <w:rPr>
          <w:lang w:val="en-GB" w:eastAsia="en-US"/>
        </w:rPr>
      </w:pPr>
    </w:p>
    <w:p w14:paraId="62F45AC8" w14:textId="77777777" w:rsidR="00745FEE" w:rsidRDefault="00745FEE" w:rsidP="00745FEE">
      <w:pPr>
        <w:rPr>
          <w:lang w:val="en-GB" w:eastAsia="en-US"/>
        </w:rPr>
      </w:pPr>
    </w:p>
    <w:p w14:paraId="534B9A26" w14:textId="77777777" w:rsidR="00745FEE" w:rsidRDefault="00745FEE" w:rsidP="00745FEE">
      <w:pPr>
        <w:rPr>
          <w:lang w:val="en-GB" w:eastAsia="en-US"/>
        </w:rPr>
      </w:pPr>
    </w:p>
    <w:p w14:paraId="57FD94AE" w14:textId="77777777" w:rsidR="00745FEE" w:rsidRDefault="00745FEE" w:rsidP="00745FEE">
      <w:pPr>
        <w:rPr>
          <w:lang w:val="en-GB" w:eastAsia="en-US"/>
        </w:rPr>
      </w:pPr>
    </w:p>
    <w:p w14:paraId="363DB506" w14:textId="77777777" w:rsidR="00745FEE" w:rsidRDefault="00745FEE" w:rsidP="00745FEE">
      <w:pPr>
        <w:rPr>
          <w:lang w:val="en-GB" w:eastAsia="en-US"/>
        </w:rPr>
      </w:pPr>
    </w:p>
    <w:p w14:paraId="78566A8A" w14:textId="77777777" w:rsidR="00745FEE" w:rsidRDefault="00745FEE" w:rsidP="00745FEE">
      <w:pPr>
        <w:rPr>
          <w:lang w:val="en-GB" w:eastAsia="en-US"/>
        </w:rPr>
      </w:pPr>
    </w:p>
    <w:p w14:paraId="2642154A" w14:textId="77777777" w:rsidR="00745FEE" w:rsidRPr="00AC73B6" w:rsidRDefault="00745FEE">
      <w:pPr>
        <w:rPr>
          <w:ins w:id="572" w:author="PC" w:date="2023-05-23T15:56:00Z"/>
        </w:rPr>
        <w:pPrChange w:id="573" w:author="PC" w:date="2023-05-23T17:54:00Z">
          <w:pPr>
            <w:pStyle w:val="AppendixNoTitle0"/>
          </w:pPr>
        </w:pPrChange>
      </w:pPr>
    </w:p>
    <w:p w14:paraId="36FCB749" w14:textId="77777777" w:rsidR="00942E4E" w:rsidRPr="00973E75" w:rsidRDefault="00942E4E" w:rsidP="00942E4E">
      <w:pPr>
        <w:pStyle w:val="AppendixNoTitle0"/>
        <w:rPr>
          <w:lang w:eastAsia="zh-CN"/>
        </w:rPr>
      </w:pPr>
      <w:bookmarkStart w:id="574" w:name="_Toc441586477"/>
      <w:bookmarkStart w:id="575" w:name="_Toc447004551"/>
      <w:bookmarkStart w:id="576" w:name="OLE_LINK26"/>
      <w:r w:rsidRPr="00973E75">
        <w:lastRenderedPageBreak/>
        <w:t xml:space="preserve">Appendix </w:t>
      </w:r>
      <w:r w:rsidRPr="00D10C90">
        <w:rPr>
          <w:rFonts w:hint="eastAsia"/>
        </w:rPr>
        <w:t>II</w:t>
      </w:r>
      <w:r w:rsidRPr="00973E75">
        <w:br/>
      </w:r>
      <w:r w:rsidRPr="00973E75">
        <w:br/>
      </w:r>
      <w:bookmarkStart w:id="577" w:name="OLE_LINK46"/>
      <w:r>
        <w:t>Frequency band</w:t>
      </w:r>
      <w:r>
        <w:rPr>
          <w:rFonts w:hint="eastAsia"/>
          <w:lang w:eastAsia="zh-CN"/>
        </w:rPr>
        <w:t xml:space="preserve"> and t</w:t>
      </w:r>
      <w:r>
        <w:t>he required level of protection</w:t>
      </w:r>
      <w:r>
        <w:rPr>
          <w:rFonts w:hint="eastAsia"/>
          <w:lang w:eastAsia="zh-CN"/>
        </w:rPr>
        <w:t xml:space="preserve"> for </w:t>
      </w:r>
      <w:r>
        <w:rPr>
          <w:lang w:eastAsia="zh-CN"/>
        </w:rPr>
        <w:br/>
      </w:r>
      <w:r w:rsidRPr="00973E75">
        <w:t>safety</w:t>
      </w:r>
      <w:r>
        <w:t>-</w:t>
      </w:r>
      <w:r w:rsidRPr="00973E75">
        <w:t>related radio service</w:t>
      </w:r>
      <w:bookmarkEnd w:id="574"/>
      <w:bookmarkEnd w:id="575"/>
      <w:bookmarkEnd w:id="577"/>
    </w:p>
    <w:p w14:paraId="18103D45" w14:textId="77777777" w:rsidR="00942E4E" w:rsidRDefault="00942E4E" w:rsidP="00942E4E">
      <w:pPr>
        <w:widowControl w:val="0"/>
        <w:tabs>
          <w:tab w:val="clear" w:pos="794"/>
          <w:tab w:val="clear" w:pos="1191"/>
          <w:tab w:val="clear" w:pos="1588"/>
          <w:tab w:val="clear" w:pos="1985"/>
        </w:tabs>
        <w:overflowPunct/>
        <w:spacing w:before="0"/>
        <w:jc w:val="center"/>
        <w:textAlignment w:val="auto"/>
        <w:rPr>
          <w:lang w:eastAsia="zh-CN"/>
        </w:rPr>
      </w:pPr>
      <w:r>
        <w:rPr>
          <w:lang w:eastAsia="de-DE"/>
        </w:rPr>
        <w:t>(This appendix does not form an integral part of this Recommendation.)</w:t>
      </w:r>
    </w:p>
    <w:p w14:paraId="420B3A10" w14:textId="77777777" w:rsidR="00942E4E" w:rsidRDefault="00942E4E" w:rsidP="00942E4E">
      <w:pPr>
        <w:pStyle w:val="Heading2"/>
        <w:rPr>
          <w:lang w:eastAsia="zh-CN"/>
        </w:rPr>
      </w:pPr>
      <w:bookmarkStart w:id="578" w:name="_Toc441586478"/>
      <w:bookmarkStart w:id="579" w:name="_Toc447004552"/>
      <w:r>
        <w:rPr>
          <w:lang w:eastAsia="ja-JP"/>
        </w:rPr>
        <w:t>II</w:t>
      </w:r>
      <w:r>
        <w:rPr>
          <w:rFonts w:hint="eastAsia"/>
          <w:lang w:eastAsia="ja-JP"/>
        </w:rPr>
        <w:t>.1</w:t>
      </w:r>
      <w:bookmarkStart w:id="580" w:name="OLE_LINK49"/>
      <w:r>
        <w:rPr>
          <w:lang w:eastAsia="ja-JP"/>
        </w:rPr>
        <w:tab/>
      </w:r>
      <w:r>
        <w:rPr>
          <w:rFonts w:hint="eastAsia"/>
          <w:lang w:eastAsia="zh-CN"/>
        </w:rPr>
        <w:t>A</w:t>
      </w:r>
      <w:r>
        <w:t>eronautical systems operating between 190 kHz and 1 215 MHz</w:t>
      </w:r>
      <w:bookmarkEnd w:id="578"/>
      <w:bookmarkEnd w:id="579"/>
      <w:bookmarkEnd w:id="580"/>
    </w:p>
    <w:p w14:paraId="43BF41EB" w14:textId="77777777" w:rsidR="00942E4E" w:rsidRDefault="00942E4E" w:rsidP="00942E4E">
      <w:pPr>
        <w:rPr>
          <w:lang w:eastAsia="zh-CN"/>
        </w:rPr>
      </w:pPr>
      <w:bookmarkStart w:id="581" w:name="OLE_LINK13"/>
      <w:bookmarkStart w:id="582" w:name="OLE_LINK14"/>
      <w:r>
        <w:t xml:space="preserve">Table </w:t>
      </w:r>
      <w:r>
        <w:rPr>
          <w:noProof/>
          <w:lang w:eastAsia="zh-CN"/>
        </w:rPr>
        <w:t>II</w:t>
      </w:r>
      <w:r>
        <w:rPr>
          <w:rFonts w:hint="eastAsia"/>
          <w:lang w:eastAsia="ja-JP"/>
        </w:rPr>
        <w:t>.</w:t>
      </w:r>
      <w:r>
        <w:t>1</w:t>
      </w:r>
      <w:r>
        <w:rPr>
          <w:rFonts w:hint="eastAsia"/>
          <w:lang w:eastAsia="ja-JP"/>
        </w:rPr>
        <w:t xml:space="preserve"> shows</w:t>
      </w:r>
      <w:r>
        <w:t xml:space="preserve"> the required level of protection for aeronautical systems operating between 190 </w:t>
      </w:r>
      <w:proofErr w:type="gramStart"/>
      <w:r>
        <w:t>kHz</w:t>
      </w:r>
      <w:proofErr w:type="gramEnd"/>
      <w:r>
        <w:t xml:space="preserve"> and 1 215</w:t>
      </w:r>
      <w:r>
        <w:rPr>
          <w:rFonts w:hint="eastAsia"/>
          <w:lang w:eastAsia="zh-CN"/>
        </w:rPr>
        <w:t xml:space="preserve"> </w:t>
      </w:r>
      <w:proofErr w:type="spellStart"/>
      <w:r>
        <w:t>MHz.</w:t>
      </w:r>
      <w:proofErr w:type="spellEnd"/>
      <w:r>
        <w:rPr>
          <w:rFonts w:hint="eastAsia"/>
          <w:lang w:eastAsia="ja-JP"/>
        </w:rPr>
        <w:t xml:space="preserve"> This information is given from ITU-R </w:t>
      </w:r>
      <w:r>
        <w:rPr>
          <w:lang w:eastAsia="ja-JP"/>
        </w:rPr>
        <w:t>Working Party 5B (</w:t>
      </w:r>
      <w:r>
        <w:rPr>
          <w:rFonts w:hint="eastAsia"/>
          <w:lang w:eastAsia="ja-JP"/>
        </w:rPr>
        <w:t>WP5B</w:t>
      </w:r>
      <w:r>
        <w:rPr>
          <w:lang w:eastAsia="ja-JP"/>
        </w:rPr>
        <w:t>)</w:t>
      </w:r>
      <w:r>
        <w:rPr>
          <w:rFonts w:hint="eastAsia"/>
          <w:lang w:eastAsia="ja-JP"/>
        </w:rPr>
        <w:t>.</w:t>
      </w:r>
      <w:bookmarkEnd w:id="581"/>
      <w:bookmarkEnd w:id="582"/>
    </w:p>
    <w:p w14:paraId="1B50A080" w14:textId="77777777" w:rsidR="00942E4E" w:rsidRDefault="00942E4E" w:rsidP="00942E4E">
      <w:pPr>
        <w:pStyle w:val="TableNoTitle0"/>
      </w:pPr>
      <w:r>
        <w:t xml:space="preserve">Table </w:t>
      </w:r>
      <w:r w:rsidRPr="00D10C90">
        <w:rPr>
          <w:rFonts w:hint="eastAsia"/>
        </w:rPr>
        <w:t>II</w:t>
      </w:r>
      <w:r>
        <w:t>.1 – The required level of protection for aeronautical systems operating between 190 </w:t>
      </w:r>
      <w:proofErr w:type="gramStart"/>
      <w:r>
        <w:t>kHz</w:t>
      </w:r>
      <w:proofErr w:type="gramEnd"/>
      <w:r>
        <w:t xml:space="preserve"> and 1 215 MHz</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5"/>
        <w:gridCol w:w="2269"/>
        <w:gridCol w:w="1201"/>
        <w:gridCol w:w="4064"/>
      </w:tblGrid>
      <w:tr w:rsidR="00942E4E" w14:paraId="2123E4E7" w14:textId="77777777" w:rsidTr="00FB392C">
        <w:tc>
          <w:tcPr>
            <w:tcW w:w="2105" w:type="dxa"/>
            <w:shd w:val="clear" w:color="auto" w:fill="auto"/>
          </w:tcPr>
          <w:p w14:paraId="7F2A16F4" w14:textId="77777777" w:rsidR="00942E4E" w:rsidRPr="009D79AD" w:rsidRDefault="00942E4E" w:rsidP="00FB392C">
            <w:pPr>
              <w:pStyle w:val="Tablehead"/>
            </w:pPr>
            <w:r w:rsidRPr="009D79AD">
              <w:t>Frequency band</w:t>
            </w:r>
          </w:p>
        </w:tc>
        <w:tc>
          <w:tcPr>
            <w:tcW w:w="2269" w:type="dxa"/>
            <w:shd w:val="clear" w:color="auto" w:fill="auto"/>
          </w:tcPr>
          <w:p w14:paraId="0CBF8149" w14:textId="77777777" w:rsidR="00942E4E" w:rsidRPr="009D79AD" w:rsidRDefault="00942E4E" w:rsidP="00FB392C">
            <w:pPr>
              <w:pStyle w:val="Tablehead"/>
            </w:pPr>
            <w:r w:rsidRPr="009D79AD">
              <w:t>System</w:t>
            </w:r>
          </w:p>
        </w:tc>
        <w:tc>
          <w:tcPr>
            <w:tcW w:w="1201" w:type="dxa"/>
            <w:shd w:val="clear" w:color="auto" w:fill="auto"/>
          </w:tcPr>
          <w:p w14:paraId="29CF7DB3" w14:textId="77777777" w:rsidR="00942E4E" w:rsidRPr="009D79AD" w:rsidRDefault="00942E4E" w:rsidP="00FB392C">
            <w:pPr>
              <w:pStyle w:val="Tablehead"/>
            </w:pPr>
            <w:r w:rsidRPr="009D79AD">
              <w:t>Receiver location</w:t>
            </w:r>
          </w:p>
        </w:tc>
        <w:tc>
          <w:tcPr>
            <w:tcW w:w="4064" w:type="dxa"/>
            <w:shd w:val="clear" w:color="auto" w:fill="auto"/>
          </w:tcPr>
          <w:p w14:paraId="18160E00" w14:textId="77777777" w:rsidR="00942E4E" w:rsidRPr="009D79AD" w:rsidRDefault="00942E4E" w:rsidP="00FB392C">
            <w:pPr>
              <w:pStyle w:val="Tablehead"/>
            </w:pPr>
            <w:r w:rsidRPr="009D79AD">
              <w:t xml:space="preserve">Receiver </w:t>
            </w:r>
            <w:r>
              <w:t>p</w:t>
            </w:r>
            <w:r w:rsidRPr="009D79AD">
              <w:t xml:space="preserve">rotection </w:t>
            </w:r>
            <w:r>
              <w:t>c</w:t>
            </w:r>
            <w:r w:rsidRPr="009D79AD">
              <w:t xml:space="preserve">riteria </w:t>
            </w:r>
            <w:r>
              <w:t>r</w:t>
            </w:r>
            <w:r w:rsidRPr="009D79AD">
              <w:t>eference</w:t>
            </w:r>
          </w:p>
        </w:tc>
      </w:tr>
      <w:tr w:rsidR="00942E4E" w14:paraId="2ED924C0" w14:textId="77777777" w:rsidTr="00FB392C">
        <w:tc>
          <w:tcPr>
            <w:tcW w:w="2105" w:type="dxa"/>
            <w:shd w:val="clear" w:color="auto" w:fill="auto"/>
          </w:tcPr>
          <w:p w14:paraId="79112FA8" w14:textId="77777777" w:rsidR="00942E4E" w:rsidRDefault="00942E4E" w:rsidP="00FB392C">
            <w:pPr>
              <w:pStyle w:val="Tabletext"/>
            </w:pPr>
            <w:r>
              <w:t>190-850 kHz</w:t>
            </w:r>
          </w:p>
        </w:tc>
        <w:tc>
          <w:tcPr>
            <w:tcW w:w="2269" w:type="dxa"/>
            <w:shd w:val="clear" w:color="auto" w:fill="auto"/>
          </w:tcPr>
          <w:p w14:paraId="235E33A6" w14:textId="77777777" w:rsidR="00942E4E" w:rsidRDefault="00942E4E" w:rsidP="00FB392C">
            <w:pPr>
              <w:pStyle w:val="Tabletext"/>
            </w:pPr>
            <w:r>
              <w:t>Area navigation (NDB)</w:t>
            </w:r>
          </w:p>
        </w:tc>
        <w:tc>
          <w:tcPr>
            <w:tcW w:w="1201" w:type="dxa"/>
            <w:shd w:val="clear" w:color="auto" w:fill="auto"/>
          </w:tcPr>
          <w:p w14:paraId="6FF02545" w14:textId="77777777" w:rsidR="00942E4E" w:rsidRDefault="00942E4E" w:rsidP="00FB392C">
            <w:pPr>
              <w:pStyle w:val="Tabletext"/>
            </w:pPr>
            <w:r>
              <w:t>Airborne</w:t>
            </w:r>
          </w:p>
        </w:tc>
        <w:tc>
          <w:tcPr>
            <w:tcW w:w="4064" w:type="dxa"/>
            <w:shd w:val="clear" w:color="auto" w:fill="auto"/>
          </w:tcPr>
          <w:p w14:paraId="6AD2AA38" w14:textId="77777777" w:rsidR="00942E4E" w:rsidRDefault="00942E4E" w:rsidP="00FB392C">
            <w:pPr>
              <w:pStyle w:val="Tabletext"/>
            </w:pPr>
            <w:r>
              <w:t>ICAO Document 9718, Chapter 9, Table 9</w:t>
            </w:r>
            <w:r>
              <w:noBreakHyphen/>
              <w:t>1 – General Protection Limits</w:t>
            </w:r>
          </w:p>
        </w:tc>
      </w:tr>
      <w:tr w:rsidR="00942E4E" w14:paraId="30E6063B" w14:textId="77777777" w:rsidTr="00FB392C">
        <w:tc>
          <w:tcPr>
            <w:tcW w:w="2105" w:type="dxa"/>
            <w:shd w:val="clear" w:color="auto" w:fill="auto"/>
          </w:tcPr>
          <w:p w14:paraId="5B639DB5" w14:textId="77777777" w:rsidR="00942E4E" w:rsidRDefault="00942E4E" w:rsidP="00FB392C">
            <w:pPr>
              <w:pStyle w:val="Tabletext"/>
            </w:pPr>
            <w:r>
              <w:t>2.85-22 MHz</w:t>
            </w:r>
          </w:p>
        </w:tc>
        <w:tc>
          <w:tcPr>
            <w:tcW w:w="2269" w:type="dxa"/>
            <w:shd w:val="clear" w:color="auto" w:fill="auto"/>
          </w:tcPr>
          <w:p w14:paraId="17A61F4B" w14:textId="77777777" w:rsidR="00942E4E" w:rsidRDefault="00942E4E" w:rsidP="00FB392C">
            <w:pPr>
              <w:pStyle w:val="Tabletext"/>
            </w:pPr>
            <w:r>
              <w:t>HF communications</w:t>
            </w:r>
          </w:p>
        </w:tc>
        <w:tc>
          <w:tcPr>
            <w:tcW w:w="1201" w:type="dxa"/>
            <w:shd w:val="clear" w:color="auto" w:fill="auto"/>
          </w:tcPr>
          <w:p w14:paraId="5B0B415C" w14:textId="77777777" w:rsidR="00942E4E" w:rsidRDefault="00942E4E" w:rsidP="00FB392C">
            <w:pPr>
              <w:pStyle w:val="Tabletext"/>
            </w:pPr>
            <w:r>
              <w:t>Airborne/Ground</w:t>
            </w:r>
          </w:p>
        </w:tc>
        <w:tc>
          <w:tcPr>
            <w:tcW w:w="4064" w:type="dxa"/>
            <w:shd w:val="clear" w:color="auto" w:fill="auto"/>
          </w:tcPr>
          <w:p w14:paraId="59D73A57" w14:textId="77777777" w:rsidR="00942E4E" w:rsidRPr="00533371" w:rsidRDefault="00942E4E" w:rsidP="00FB392C">
            <w:pPr>
              <w:pStyle w:val="Tabletext"/>
              <w:rPr>
                <w:highlight w:val="yellow"/>
              </w:rPr>
            </w:pPr>
            <w:r>
              <w:t>ICAO Document 9718, Chapter 9, Table 9</w:t>
            </w:r>
            <w:r>
              <w:noBreakHyphen/>
              <w:t>1 – General Protection Limits</w:t>
            </w:r>
          </w:p>
        </w:tc>
      </w:tr>
      <w:tr w:rsidR="00942E4E" w14:paraId="217672AA" w14:textId="77777777" w:rsidTr="00FB392C">
        <w:tc>
          <w:tcPr>
            <w:tcW w:w="2105" w:type="dxa"/>
            <w:shd w:val="clear" w:color="auto" w:fill="auto"/>
          </w:tcPr>
          <w:p w14:paraId="0389CB1F" w14:textId="77777777" w:rsidR="00942E4E" w:rsidRDefault="00942E4E" w:rsidP="00FB392C">
            <w:pPr>
              <w:pStyle w:val="Tabletext"/>
            </w:pPr>
            <w:r>
              <w:t>74.8-75.2 MHz</w:t>
            </w:r>
          </w:p>
        </w:tc>
        <w:tc>
          <w:tcPr>
            <w:tcW w:w="2269" w:type="dxa"/>
            <w:shd w:val="clear" w:color="auto" w:fill="auto"/>
          </w:tcPr>
          <w:p w14:paraId="584214E4" w14:textId="77777777" w:rsidR="00942E4E" w:rsidRDefault="00942E4E" w:rsidP="00FB392C">
            <w:pPr>
              <w:pStyle w:val="Tabletext"/>
            </w:pPr>
            <w:r>
              <w:t>Approach navigation (ILS marker beacon)</w:t>
            </w:r>
          </w:p>
        </w:tc>
        <w:tc>
          <w:tcPr>
            <w:tcW w:w="1201" w:type="dxa"/>
            <w:shd w:val="clear" w:color="auto" w:fill="auto"/>
          </w:tcPr>
          <w:p w14:paraId="7A28443E" w14:textId="77777777" w:rsidR="00942E4E" w:rsidRDefault="00942E4E" w:rsidP="00FB392C">
            <w:pPr>
              <w:pStyle w:val="Tabletext"/>
            </w:pPr>
            <w:r>
              <w:t>Airborne</w:t>
            </w:r>
          </w:p>
        </w:tc>
        <w:tc>
          <w:tcPr>
            <w:tcW w:w="4064" w:type="dxa"/>
            <w:shd w:val="clear" w:color="auto" w:fill="auto"/>
          </w:tcPr>
          <w:p w14:paraId="75CF016C" w14:textId="77777777" w:rsidR="00942E4E" w:rsidRDefault="00942E4E" w:rsidP="00FB392C">
            <w:pPr>
              <w:pStyle w:val="Tabletext"/>
            </w:pPr>
            <w:r>
              <w:t>ICAO Document 9718, Chapter 9, Table 9</w:t>
            </w:r>
            <w:r>
              <w:noBreakHyphen/>
              <w:t>1 – General Protection Limits</w:t>
            </w:r>
          </w:p>
        </w:tc>
      </w:tr>
      <w:tr w:rsidR="00942E4E" w14:paraId="08952840" w14:textId="77777777" w:rsidTr="00FB392C">
        <w:tc>
          <w:tcPr>
            <w:tcW w:w="2105" w:type="dxa"/>
            <w:shd w:val="clear" w:color="auto" w:fill="auto"/>
          </w:tcPr>
          <w:p w14:paraId="5819A2EC" w14:textId="77777777" w:rsidR="00942E4E" w:rsidRDefault="00942E4E" w:rsidP="00FB392C">
            <w:pPr>
              <w:pStyle w:val="Tabletext"/>
            </w:pPr>
            <w:r>
              <w:t>108-117.975 MHz</w:t>
            </w:r>
          </w:p>
        </w:tc>
        <w:tc>
          <w:tcPr>
            <w:tcW w:w="2269" w:type="dxa"/>
            <w:shd w:val="clear" w:color="auto" w:fill="auto"/>
          </w:tcPr>
          <w:p w14:paraId="6A8C164B" w14:textId="77777777" w:rsidR="00942E4E" w:rsidRDefault="00942E4E" w:rsidP="00FB392C">
            <w:pPr>
              <w:pStyle w:val="Tabletext"/>
            </w:pPr>
            <w:r>
              <w:t>Approach navigation (ILS localizer)</w:t>
            </w:r>
          </w:p>
        </w:tc>
        <w:tc>
          <w:tcPr>
            <w:tcW w:w="1201" w:type="dxa"/>
            <w:shd w:val="clear" w:color="auto" w:fill="auto"/>
          </w:tcPr>
          <w:p w14:paraId="1B401DEE" w14:textId="77777777" w:rsidR="00942E4E" w:rsidRDefault="00942E4E" w:rsidP="00FB392C">
            <w:pPr>
              <w:pStyle w:val="Tabletext"/>
            </w:pPr>
            <w:r>
              <w:t>Airborne</w:t>
            </w:r>
          </w:p>
        </w:tc>
        <w:tc>
          <w:tcPr>
            <w:tcW w:w="4064" w:type="dxa"/>
            <w:shd w:val="clear" w:color="auto" w:fill="auto"/>
          </w:tcPr>
          <w:p w14:paraId="05C8EF68" w14:textId="77777777" w:rsidR="00942E4E" w:rsidRDefault="00942E4E" w:rsidP="00FB392C">
            <w:pPr>
              <w:pStyle w:val="Tabletext"/>
            </w:pPr>
            <w:r>
              <w:t>ICAO Document 9718, Chapter 9, Table 9</w:t>
            </w:r>
            <w:r>
              <w:noBreakHyphen/>
              <w:t>1 – General Protection Limits</w:t>
            </w:r>
          </w:p>
        </w:tc>
      </w:tr>
      <w:tr w:rsidR="00942E4E" w14:paraId="06ED6737" w14:textId="77777777" w:rsidTr="00FB392C">
        <w:trPr>
          <w:trHeight w:val="611"/>
        </w:trPr>
        <w:tc>
          <w:tcPr>
            <w:tcW w:w="2105" w:type="dxa"/>
            <w:shd w:val="clear" w:color="auto" w:fill="auto"/>
          </w:tcPr>
          <w:p w14:paraId="5D35CCF4" w14:textId="77777777" w:rsidR="00942E4E" w:rsidRDefault="00942E4E" w:rsidP="00FB392C">
            <w:pPr>
              <w:pStyle w:val="Tabletext"/>
            </w:pPr>
            <w:r>
              <w:t>108-117.975 MHz</w:t>
            </w:r>
          </w:p>
        </w:tc>
        <w:tc>
          <w:tcPr>
            <w:tcW w:w="2269" w:type="dxa"/>
            <w:shd w:val="clear" w:color="auto" w:fill="auto"/>
          </w:tcPr>
          <w:p w14:paraId="7404A533" w14:textId="77777777" w:rsidR="00942E4E" w:rsidRDefault="00942E4E" w:rsidP="00FB392C">
            <w:pPr>
              <w:pStyle w:val="Tabletext"/>
            </w:pPr>
            <w:r>
              <w:t>Area navigation (VOR)</w:t>
            </w:r>
          </w:p>
        </w:tc>
        <w:tc>
          <w:tcPr>
            <w:tcW w:w="1201" w:type="dxa"/>
            <w:shd w:val="clear" w:color="auto" w:fill="auto"/>
          </w:tcPr>
          <w:p w14:paraId="71427954" w14:textId="77777777" w:rsidR="00942E4E" w:rsidRDefault="00942E4E" w:rsidP="00FB392C">
            <w:pPr>
              <w:pStyle w:val="Tabletext"/>
            </w:pPr>
            <w:r>
              <w:t>Airborne</w:t>
            </w:r>
          </w:p>
        </w:tc>
        <w:tc>
          <w:tcPr>
            <w:tcW w:w="4064" w:type="dxa"/>
            <w:shd w:val="clear" w:color="auto" w:fill="auto"/>
          </w:tcPr>
          <w:p w14:paraId="1E35899F" w14:textId="77777777" w:rsidR="00942E4E" w:rsidRDefault="00942E4E" w:rsidP="00FB392C">
            <w:pPr>
              <w:pStyle w:val="Tabletext"/>
            </w:pPr>
            <w:r>
              <w:t>ICAO Document 9718, Chapter 9, Table 9</w:t>
            </w:r>
            <w:r>
              <w:noBreakHyphen/>
              <w:t>1 – General Protection Limits</w:t>
            </w:r>
          </w:p>
        </w:tc>
      </w:tr>
      <w:tr w:rsidR="00942E4E" w14:paraId="294C6BCC" w14:textId="77777777" w:rsidTr="00FB392C">
        <w:tc>
          <w:tcPr>
            <w:tcW w:w="2105" w:type="dxa"/>
            <w:shd w:val="clear" w:color="auto" w:fill="auto"/>
          </w:tcPr>
          <w:p w14:paraId="5C9D6346" w14:textId="77777777" w:rsidR="00942E4E" w:rsidRDefault="00942E4E" w:rsidP="00FB392C">
            <w:pPr>
              <w:pStyle w:val="Tabletext"/>
            </w:pPr>
            <w:r>
              <w:t>117.975-137 MHz and 243 MHz</w:t>
            </w:r>
          </w:p>
        </w:tc>
        <w:tc>
          <w:tcPr>
            <w:tcW w:w="2269" w:type="dxa"/>
            <w:shd w:val="clear" w:color="auto" w:fill="auto"/>
          </w:tcPr>
          <w:p w14:paraId="1CF65A69" w14:textId="77777777" w:rsidR="00942E4E" w:rsidRDefault="00942E4E" w:rsidP="00FB392C">
            <w:pPr>
              <w:pStyle w:val="Tabletext"/>
            </w:pPr>
            <w:r>
              <w:t>VHF communications</w:t>
            </w:r>
          </w:p>
        </w:tc>
        <w:tc>
          <w:tcPr>
            <w:tcW w:w="1201" w:type="dxa"/>
            <w:shd w:val="clear" w:color="auto" w:fill="auto"/>
          </w:tcPr>
          <w:p w14:paraId="31F729CA" w14:textId="77777777" w:rsidR="00942E4E" w:rsidRDefault="00942E4E" w:rsidP="00FB392C">
            <w:pPr>
              <w:pStyle w:val="Tabletext"/>
            </w:pPr>
            <w:r>
              <w:t>Airborne/Ground</w:t>
            </w:r>
          </w:p>
        </w:tc>
        <w:tc>
          <w:tcPr>
            <w:tcW w:w="4064" w:type="dxa"/>
            <w:shd w:val="clear" w:color="auto" w:fill="auto"/>
          </w:tcPr>
          <w:p w14:paraId="720AF456" w14:textId="77777777" w:rsidR="00942E4E" w:rsidRDefault="00942E4E" w:rsidP="00FB392C">
            <w:pPr>
              <w:pStyle w:val="Tabletext"/>
            </w:pPr>
            <w:r>
              <w:t>ICAO Document 9718, Chapter 9, Table 9</w:t>
            </w:r>
            <w:r>
              <w:noBreakHyphen/>
              <w:t>1 – General Protection Limits</w:t>
            </w:r>
          </w:p>
        </w:tc>
      </w:tr>
      <w:tr w:rsidR="00942E4E" w14:paraId="5C912396" w14:textId="77777777" w:rsidTr="00FB392C">
        <w:tc>
          <w:tcPr>
            <w:tcW w:w="2105" w:type="dxa"/>
            <w:shd w:val="clear" w:color="auto" w:fill="auto"/>
          </w:tcPr>
          <w:p w14:paraId="73D041F4" w14:textId="77777777" w:rsidR="00942E4E" w:rsidRDefault="00942E4E" w:rsidP="00FB392C">
            <w:pPr>
              <w:pStyle w:val="Tabletext"/>
            </w:pPr>
            <w:r>
              <w:t>328.6-335.4 MHz</w:t>
            </w:r>
          </w:p>
        </w:tc>
        <w:tc>
          <w:tcPr>
            <w:tcW w:w="2269" w:type="dxa"/>
            <w:shd w:val="clear" w:color="auto" w:fill="auto"/>
          </w:tcPr>
          <w:p w14:paraId="177F2D79" w14:textId="77777777" w:rsidR="00942E4E" w:rsidRDefault="00942E4E" w:rsidP="00FB392C">
            <w:pPr>
              <w:pStyle w:val="Tabletext"/>
            </w:pPr>
            <w:r>
              <w:t>Approach/Landing (ILS glide path)</w:t>
            </w:r>
          </w:p>
        </w:tc>
        <w:tc>
          <w:tcPr>
            <w:tcW w:w="1201" w:type="dxa"/>
            <w:shd w:val="clear" w:color="auto" w:fill="auto"/>
          </w:tcPr>
          <w:p w14:paraId="050029F1" w14:textId="77777777" w:rsidR="00942E4E" w:rsidRDefault="00942E4E" w:rsidP="00FB392C">
            <w:pPr>
              <w:pStyle w:val="Tabletext"/>
            </w:pPr>
            <w:r>
              <w:t>Airborne</w:t>
            </w:r>
          </w:p>
        </w:tc>
        <w:tc>
          <w:tcPr>
            <w:tcW w:w="4064" w:type="dxa"/>
            <w:shd w:val="clear" w:color="auto" w:fill="auto"/>
          </w:tcPr>
          <w:p w14:paraId="7255B1C1" w14:textId="77777777" w:rsidR="00942E4E" w:rsidRDefault="00942E4E" w:rsidP="00FB392C">
            <w:pPr>
              <w:pStyle w:val="Tabletext"/>
            </w:pPr>
            <w:r>
              <w:t>ICAO Document 9718, Chapter 9, Table 9</w:t>
            </w:r>
            <w:r>
              <w:noBreakHyphen/>
              <w:t>1 – General Protection Limits</w:t>
            </w:r>
          </w:p>
        </w:tc>
      </w:tr>
      <w:tr w:rsidR="00942E4E" w14:paraId="3EBC8D7F" w14:textId="77777777" w:rsidTr="00FB392C">
        <w:tc>
          <w:tcPr>
            <w:tcW w:w="2105" w:type="dxa"/>
            <w:shd w:val="clear" w:color="auto" w:fill="auto"/>
          </w:tcPr>
          <w:p w14:paraId="470F0FAD" w14:textId="77777777" w:rsidR="00942E4E" w:rsidRDefault="00942E4E" w:rsidP="00FB392C">
            <w:pPr>
              <w:pStyle w:val="Tabletext"/>
            </w:pPr>
            <w:r>
              <w:t>960-1215 MHz</w:t>
            </w:r>
          </w:p>
        </w:tc>
        <w:tc>
          <w:tcPr>
            <w:tcW w:w="2269" w:type="dxa"/>
            <w:shd w:val="clear" w:color="auto" w:fill="auto"/>
          </w:tcPr>
          <w:p w14:paraId="27D9460D" w14:textId="77777777" w:rsidR="00942E4E" w:rsidRDefault="00942E4E" w:rsidP="00FB392C">
            <w:pPr>
              <w:pStyle w:val="Tabletext"/>
            </w:pPr>
            <w:r>
              <w:t>Area navigation (DME)</w:t>
            </w:r>
          </w:p>
        </w:tc>
        <w:tc>
          <w:tcPr>
            <w:tcW w:w="1201" w:type="dxa"/>
            <w:shd w:val="clear" w:color="auto" w:fill="auto"/>
          </w:tcPr>
          <w:p w14:paraId="55613145" w14:textId="77777777" w:rsidR="00942E4E" w:rsidRDefault="00942E4E" w:rsidP="00FB392C">
            <w:pPr>
              <w:pStyle w:val="Tabletext"/>
            </w:pPr>
            <w:r>
              <w:t>Ground</w:t>
            </w:r>
          </w:p>
        </w:tc>
        <w:tc>
          <w:tcPr>
            <w:tcW w:w="4064" w:type="dxa"/>
            <w:shd w:val="clear" w:color="auto" w:fill="auto"/>
          </w:tcPr>
          <w:p w14:paraId="0CAC0806" w14:textId="77777777" w:rsidR="00942E4E" w:rsidRDefault="00942E4E" w:rsidP="00FB392C">
            <w:pPr>
              <w:pStyle w:val="Tabletext"/>
            </w:pPr>
            <w:r>
              <w:t>ICAO Document 9718, Chapter 9, Table 9</w:t>
            </w:r>
            <w:r>
              <w:noBreakHyphen/>
              <w:t>1 – General Protection Limits</w:t>
            </w:r>
          </w:p>
        </w:tc>
      </w:tr>
      <w:tr w:rsidR="00942E4E" w14:paraId="5864A8C1" w14:textId="77777777" w:rsidTr="00FB392C">
        <w:tc>
          <w:tcPr>
            <w:tcW w:w="2105" w:type="dxa"/>
            <w:shd w:val="clear" w:color="auto" w:fill="auto"/>
          </w:tcPr>
          <w:p w14:paraId="628D0745" w14:textId="77777777" w:rsidR="00942E4E" w:rsidRDefault="00942E4E" w:rsidP="00FB392C">
            <w:pPr>
              <w:pStyle w:val="Tabletext"/>
            </w:pPr>
            <w:r>
              <w:t>978 MHz</w:t>
            </w:r>
          </w:p>
        </w:tc>
        <w:tc>
          <w:tcPr>
            <w:tcW w:w="2269" w:type="dxa"/>
            <w:shd w:val="clear" w:color="auto" w:fill="auto"/>
          </w:tcPr>
          <w:p w14:paraId="575CBC81" w14:textId="77777777" w:rsidR="00942E4E" w:rsidRDefault="00942E4E" w:rsidP="00FB392C">
            <w:pPr>
              <w:pStyle w:val="Tabletext"/>
            </w:pPr>
            <w:r>
              <w:t>Area navigation (UAT)</w:t>
            </w:r>
          </w:p>
        </w:tc>
        <w:tc>
          <w:tcPr>
            <w:tcW w:w="1201" w:type="dxa"/>
            <w:shd w:val="clear" w:color="auto" w:fill="auto"/>
          </w:tcPr>
          <w:p w14:paraId="1BB883EC" w14:textId="77777777" w:rsidR="00942E4E" w:rsidRDefault="00942E4E" w:rsidP="00FB392C">
            <w:pPr>
              <w:pStyle w:val="Tabletext"/>
            </w:pPr>
            <w:r>
              <w:t>Airborne/ Ground</w:t>
            </w:r>
          </w:p>
        </w:tc>
        <w:tc>
          <w:tcPr>
            <w:tcW w:w="4064" w:type="dxa"/>
            <w:shd w:val="clear" w:color="auto" w:fill="auto"/>
          </w:tcPr>
          <w:p w14:paraId="10A9AD29" w14:textId="77777777" w:rsidR="00942E4E" w:rsidRDefault="00942E4E" w:rsidP="00FB392C">
            <w:pPr>
              <w:pStyle w:val="Tabletext"/>
            </w:pPr>
            <w:r>
              <w:t>ICAO Annex 10, Vol. III, Chapter 12, section 12.3.2 – Receiving Function</w:t>
            </w:r>
          </w:p>
        </w:tc>
      </w:tr>
      <w:tr w:rsidR="00942E4E" w14:paraId="4C77DFB6" w14:textId="77777777" w:rsidTr="00FB392C">
        <w:tc>
          <w:tcPr>
            <w:tcW w:w="2105" w:type="dxa"/>
            <w:shd w:val="clear" w:color="auto" w:fill="auto"/>
          </w:tcPr>
          <w:p w14:paraId="28AACA0F" w14:textId="77777777" w:rsidR="00942E4E" w:rsidRDefault="00942E4E" w:rsidP="00FB392C">
            <w:pPr>
              <w:pStyle w:val="Tabletext"/>
            </w:pPr>
            <w:r>
              <w:t>1 030 and 1 090 MHz</w:t>
            </w:r>
          </w:p>
        </w:tc>
        <w:tc>
          <w:tcPr>
            <w:tcW w:w="2269" w:type="dxa"/>
            <w:shd w:val="clear" w:color="auto" w:fill="auto"/>
          </w:tcPr>
          <w:p w14:paraId="3B16620A" w14:textId="77777777" w:rsidR="00942E4E" w:rsidRDefault="00942E4E" w:rsidP="00FB392C">
            <w:pPr>
              <w:pStyle w:val="Tabletext"/>
            </w:pPr>
            <w:r>
              <w:t>Area navigation (SSR)</w:t>
            </w:r>
          </w:p>
        </w:tc>
        <w:tc>
          <w:tcPr>
            <w:tcW w:w="1201" w:type="dxa"/>
            <w:shd w:val="clear" w:color="auto" w:fill="auto"/>
          </w:tcPr>
          <w:p w14:paraId="64BBE323" w14:textId="77777777" w:rsidR="00942E4E" w:rsidRDefault="00942E4E" w:rsidP="00FB392C">
            <w:pPr>
              <w:pStyle w:val="Tabletext"/>
            </w:pPr>
            <w:r>
              <w:t>Airborne/Ground</w:t>
            </w:r>
          </w:p>
        </w:tc>
        <w:tc>
          <w:tcPr>
            <w:tcW w:w="4064" w:type="dxa"/>
            <w:shd w:val="clear" w:color="auto" w:fill="auto"/>
          </w:tcPr>
          <w:p w14:paraId="170596D3" w14:textId="77777777" w:rsidR="00942E4E" w:rsidRDefault="00942E4E" w:rsidP="00FB392C">
            <w:pPr>
              <w:pStyle w:val="Tabletext"/>
            </w:pPr>
            <w:r>
              <w:t>ICAO Document 9924, Appendix D, Table D-3 – Downlink Margin</w:t>
            </w:r>
          </w:p>
        </w:tc>
      </w:tr>
      <w:bookmarkEnd w:id="576"/>
    </w:tbl>
    <w:p w14:paraId="2DCE38C3" w14:textId="77777777" w:rsidR="00942E4E" w:rsidRDefault="00942E4E" w:rsidP="00942E4E">
      <w:pPr>
        <w:widowControl w:val="0"/>
        <w:tabs>
          <w:tab w:val="clear" w:pos="794"/>
          <w:tab w:val="clear" w:pos="1191"/>
          <w:tab w:val="clear" w:pos="1588"/>
          <w:tab w:val="clear" w:pos="1985"/>
        </w:tabs>
        <w:overflowPunct/>
        <w:spacing w:before="0"/>
        <w:textAlignment w:val="auto"/>
        <w:rPr>
          <w:lang w:eastAsia="zh-CN"/>
        </w:rPr>
      </w:pPr>
    </w:p>
    <w:p w14:paraId="69E4599C" w14:textId="516B74CF" w:rsidR="00BB2C65" w:rsidRDefault="00942E4E" w:rsidP="00942E4E">
      <w:pPr>
        <w:pStyle w:val="AppendixNoTitle0"/>
        <w:rPr>
          <w:lang w:eastAsia="zh-CN"/>
        </w:rPr>
      </w:pPr>
      <w:r>
        <w:br w:type="page"/>
      </w:r>
      <w:bookmarkEnd w:id="563"/>
      <w:bookmarkEnd w:id="564"/>
      <w:bookmarkEnd w:id="565"/>
      <w:bookmarkEnd w:id="566"/>
      <w:bookmarkEnd w:id="567"/>
      <w:bookmarkEnd w:id="568"/>
      <w:bookmarkEnd w:id="569"/>
      <w:bookmarkEnd w:id="570"/>
      <w:bookmarkEnd w:id="571"/>
    </w:p>
    <w:p w14:paraId="784E9D98" w14:textId="77777777" w:rsidR="00BB2C65" w:rsidRDefault="00BB2C65" w:rsidP="00BB2C65">
      <w:pPr>
        <w:pStyle w:val="AppendixNoTitle0"/>
      </w:pPr>
      <w:bookmarkStart w:id="583" w:name="_Toc441586479"/>
      <w:bookmarkStart w:id="584" w:name="_Toc447004553"/>
      <w:r w:rsidRPr="00973E75">
        <w:lastRenderedPageBreak/>
        <w:t>Bibliography</w:t>
      </w:r>
      <w:bookmarkEnd w:id="583"/>
      <w:bookmarkEnd w:id="584"/>
    </w:p>
    <w:p w14:paraId="7B00CDF2" w14:textId="77777777" w:rsidR="00BB2C65" w:rsidRPr="00891177" w:rsidRDefault="00BB2C65" w:rsidP="00BB2C65"/>
    <w:p w14:paraId="68E9B552" w14:textId="77777777" w:rsidR="00BB2C65" w:rsidRPr="00E77083" w:rsidRDefault="00BB2C65" w:rsidP="00BB2C65">
      <w:pPr>
        <w:pStyle w:val="Reftext"/>
        <w:tabs>
          <w:tab w:val="clear" w:pos="794"/>
          <w:tab w:val="clear" w:pos="1191"/>
          <w:tab w:val="clear" w:pos="1588"/>
          <w:tab w:val="clear" w:pos="1985"/>
        </w:tabs>
        <w:ind w:left="2430" w:hanging="2430"/>
        <w:rPr>
          <w:lang w:eastAsia="zh-CN"/>
        </w:rPr>
      </w:pPr>
      <w:r w:rsidRPr="001B6C22">
        <w:t>[</w:t>
      </w:r>
      <w:r>
        <w:t xml:space="preserve">b-ITU-T </w:t>
      </w:r>
      <w:r w:rsidRPr="001B6C22">
        <w:rPr>
          <w:lang w:eastAsia="ja-JP"/>
        </w:rPr>
        <w:t>Mitigation</w:t>
      </w:r>
      <w:r w:rsidRPr="001B6C22">
        <w:t>]</w:t>
      </w:r>
      <w:r>
        <w:rPr>
          <w:lang w:eastAsia="ja-JP"/>
        </w:rPr>
        <w:tab/>
        <w:t xml:space="preserve">ITU-T Handbook (2008), </w:t>
      </w:r>
      <w:r w:rsidRPr="00002DE0">
        <w:rPr>
          <w:i/>
          <w:lang w:eastAsia="ja-JP"/>
        </w:rPr>
        <w:t>Mitigation measures for telecommunication installations</w:t>
      </w:r>
      <w:r>
        <w:t>.</w:t>
      </w:r>
    </w:p>
    <w:p w14:paraId="68DE0718" w14:textId="77777777" w:rsidR="00BB2C65" w:rsidRPr="00215BB9" w:rsidRDefault="00BB2C65" w:rsidP="00BB2C65">
      <w:pPr>
        <w:pStyle w:val="Reftext"/>
        <w:tabs>
          <w:tab w:val="clear" w:pos="794"/>
          <w:tab w:val="clear" w:pos="1191"/>
          <w:tab w:val="clear" w:pos="1588"/>
          <w:tab w:val="clear" w:pos="1985"/>
        </w:tabs>
        <w:ind w:left="2400" w:hanging="2400"/>
        <w:rPr>
          <w:szCs w:val="24"/>
        </w:rPr>
      </w:pPr>
      <w:r w:rsidRPr="00215BB9">
        <w:rPr>
          <w:szCs w:val="24"/>
        </w:rPr>
        <w:t>[</w:t>
      </w:r>
      <w:r>
        <w:rPr>
          <w:szCs w:val="24"/>
        </w:rPr>
        <w:t>b-</w:t>
      </w:r>
      <w:r w:rsidRPr="00215BB9">
        <w:rPr>
          <w:szCs w:val="24"/>
        </w:rPr>
        <w:t>IEC 61000</w:t>
      </w:r>
      <w:r w:rsidRPr="00215BB9">
        <w:rPr>
          <w:szCs w:val="24"/>
        </w:rPr>
        <w:noBreakHyphen/>
        <w:t>6</w:t>
      </w:r>
      <w:r w:rsidRPr="00215BB9">
        <w:rPr>
          <w:szCs w:val="24"/>
        </w:rPr>
        <w:noBreakHyphen/>
        <w:t>3]</w:t>
      </w:r>
      <w:r w:rsidRPr="00215BB9">
        <w:rPr>
          <w:szCs w:val="24"/>
        </w:rPr>
        <w:tab/>
        <w:t>IEC 61000</w:t>
      </w:r>
      <w:r w:rsidRPr="00215BB9">
        <w:rPr>
          <w:szCs w:val="24"/>
        </w:rPr>
        <w:noBreakHyphen/>
        <w:t>6</w:t>
      </w:r>
      <w:r w:rsidRPr="00215BB9">
        <w:rPr>
          <w:szCs w:val="24"/>
        </w:rPr>
        <w:noBreakHyphen/>
        <w:t>3 (20</w:t>
      </w:r>
      <w:ins w:id="585" w:author="Gorini, Beniamino (Nokia - IT/Vimercate)" w:date="2022-10-19T23:14:00Z">
        <w:r>
          <w:rPr>
            <w:szCs w:val="24"/>
          </w:rPr>
          <w:t>20</w:t>
        </w:r>
      </w:ins>
      <w:del w:id="586" w:author="Gorini, Beniamino (Nokia - IT/Vimercate)" w:date="2022-10-19T23:14:00Z">
        <w:r w:rsidRPr="00215BB9" w:rsidDel="008A1922">
          <w:rPr>
            <w:szCs w:val="24"/>
          </w:rPr>
          <w:delText>06</w:delText>
        </w:r>
      </w:del>
      <w:r w:rsidRPr="00215BB9">
        <w:rPr>
          <w:szCs w:val="24"/>
        </w:rPr>
        <w:t xml:space="preserve">), </w:t>
      </w:r>
      <w:r w:rsidRPr="00215BB9">
        <w:rPr>
          <w:i/>
          <w:iCs/>
          <w:szCs w:val="24"/>
        </w:rPr>
        <w:t xml:space="preserve">Electromagnetic compatibility (EMC) – Part 6-3: Generic standards – Emission standard for </w:t>
      </w:r>
      <w:ins w:id="587" w:author="Gorini, Beniamino (Nokia - IT/Vimercate)" w:date="2022-10-19T23:16:00Z">
        <w:r>
          <w:rPr>
            <w:i/>
            <w:iCs/>
            <w:szCs w:val="24"/>
          </w:rPr>
          <w:t xml:space="preserve">equipment in </w:t>
        </w:r>
      </w:ins>
      <w:r w:rsidRPr="00215BB9">
        <w:rPr>
          <w:i/>
          <w:iCs/>
          <w:szCs w:val="24"/>
        </w:rPr>
        <w:t>residential</w:t>
      </w:r>
      <w:ins w:id="588" w:author="Gorini, Beniamino (Nokia - IT/Vimercate)" w:date="2022-10-19T23:16:00Z">
        <w:r>
          <w:rPr>
            <w:i/>
            <w:iCs/>
            <w:szCs w:val="24"/>
          </w:rPr>
          <w:t xml:space="preserve"> </w:t>
        </w:r>
      </w:ins>
      <w:del w:id="589" w:author="Gorini, Beniamino (Nokia - IT/Vimercate)" w:date="2022-10-19T23:17:00Z">
        <w:r w:rsidRPr="00215BB9" w:rsidDel="008A1922">
          <w:rPr>
            <w:i/>
            <w:iCs/>
            <w:szCs w:val="24"/>
          </w:rPr>
          <w:delText>, commercial and light-industrial</w:delText>
        </w:r>
      </w:del>
      <w:r w:rsidRPr="00215BB9">
        <w:rPr>
          <w:i/>
          <w:iCs/>
          <w:szCs w:val="24"/>
        </w:rPr>
        <w:t xml:space="preserve"> environments</w:t>
      </w:r>
      <w:r w:rsidRPr="00215BB9">
        <w:rPr>
          <w:szCs w:val="24"/>
        </w:rPr>
        <w:t>.</w:t>
      </w:r>
      <w:r w:rsidRPr="00215BB9">
        <w:rPr>
          <w:szCs w:val="24"/>
        </w:rPr>
        <w:br/>
      </w:r>
      <w:r w:rsidRPr="00E77083">
        <w:rPr>
          <w:rFonts w:ascii="Arial" w:hAnsi="Arial" w:cs="Arial"/>
          <w:sz w:val="18"/>
          <w:szCs w:val="18"/>
        </w:rPr>
        <w:t>&lt;</w:t>
      </w:r>
      <w:hyperlink r:id="rId19" w:history="1">
        <w:r w:rsidRPr="00E77083">
          <w:rPr>
            <w:rStyle w:val="Hyperlink"/>
            <w:rFonts w:ascii="Arial" w:hAnsi="Arial" w:cs="Arial"/>
            <w:sz w:val="18"/>
            <w:szCs w:val="18"/>
          </w:rPr>
          <w:t>http://webstore.iec.ch/webstore/webstore.nsf/artnum/036358</w:t>
        </w:r>
      </w:hyperlink>
      <w:r w:rsidRPr="00E77083">
        <w:rPr>
          <w:rFonts w:ascii="Arial" w:hAnsi="Arial" w:cs="Arial"/>
          <w:sz w:val="18"/>
          <w:szCs w:val="18"/>
        </w:rPr>
        <w:t>&gt;</w:t>
      </w:r>
    </w:p>
    <w:p w14:paraId="28C30AAC" w14:textId="77777777" w:rsidR="00BB2C65" w:rsidRPr="00973E75" w:rsidRDefault="00BB2C65" w:rsidP="00BB2C65">
      <w:pPr>
        <w:pStyle w:val="Reftext"/>
        <w:tabs>
          <w:tab w:val="clear" w:pos="794"/>
          <w:tab w:val="clear" w:pos="1191"/>
          <w:tab w:val="clear" w:pos="1588"/>
          <w:tab w:val="clear" w:pos="1985"/>
        </w:tabs>
        <w:ind w:left="2400" w:hanging="2400"/>
        <w:rPr>
          <w:rFonts w:ascii="Arial,Bold" w:hAnsi="Arial,Bold" w:cs="Arial,Bold"/>
          <w:sz w:val="20"/>
        </w:rPr>
      </w:pPr>
      <w:r>
        <w:t>[b-</w:t>
      </w:r>
      <w:r w:rsidRPr="00973E75">
        <w:t>IEC CISPR 16</w:t>
      </w:r>
      <w:r w:rsidRPr="00973E75">
        <w:noBreakHyphen/>
        <w:t>2-3</w:t>
      </w:r>
      <w:r>
        <w:t>]</w:t>
      </w:r>
      <w:r>
        <w:tab/>
      </w:r>
      <w:r w:rsidRPr="00973E75">
        <w:t>IEC CISPR 16</w:t>
      </w:r>
      <w:r w:rsidRPr="00973E75">
        <w:noBreakHyphen/>
        <w:t>2-3</w:t>
      </w:r>
      <w:r>
        <w:t>:</w:t>
      </w:r>
      <w:r w:rsidRPr="00973E75">
        <w:t>20</w:t>
      </w:r>
      <w:r>
        <w:t>1</w:t>
      </w:r>
      <w:ins w:id="590" w:author="Gorini, Beniamino (Nokia - IT/Vimercate)" w:date="2022-10-19T23:14:00Z">
        <w:r>
          <w:t>6, A1: 2019</w:t>
        </w:r>
      </w:ins>
      <w:del w:id="591" w:author="Gorini, Beniamino (Nokia - IT/Vimercate)" w:date="2022-10-19T23:14:00Z">
        <w:r w:rsidDel="008A1922">
          <w:delText>0</w:delText>
        </w:r>
      </w:del>
      <w:r w:rsidRPr="00973E75">
        <w:t xml:space="preserve">, </w:t>
      </w:r>
      <w:r w:rsidRPr="00973E75">
        <w:rPr>
          <w:i/>
          <w:iCs/>
        </w:rPr>
        <w:t>Specification for radio disturbance and immunity measuring apparatus and methods – Part 2-3: Methods of measurement of disturbances and immunity – Radiated disturbance measurements</w:t>
      </w:r>
      <w:r w:rsidRPr="00973E75">
        <w:t>.</w:t>
      </w:r>
      <w:r>
        <w:br/>
      </w:r>
      <w:r w:rsidRPr="00E77083">
        <w:rPr>
          <w:rFonts w:ascii="Arial" w:hAnsi="Arial" w:cs="Arial"/>
          <w:sz w:val="18"/>
          <w:szCs w:val="18"/>
        </w:rPr>
        <w:t>&lt;</w:t>
      </w:r>
      <w:r w:rsidRPr="00E77083">
        <w:rPr>
          <w:rFonts w:ascii="Arial" w:hAnsi="Arial" w:cs="Arial"/>
        </w:rPr>
        <w:t xml:space="preserve"> </w:t>
      </w:r>
      <w:hyperlink r:id="rId20" w:history="1">
        <w:r w:rsidRPr="00E77083">
          <w:rPr>
            <w:rStyle w:val="Hyperlink"/>
            <w:rFonts w:ascii="Arial" w:hAnsi="Arial" w:cs="Arial"/>
            <w:sz w:val="18"/>
            <w:szCs w:val="18"/>
          </w:rPr>
          <w:t>https://webstore.iec.ch/publication/44</w:t>
        </w:r>
      </w:hyperlink>
      <w:r w:rsidRPr="00E77083">
        <w:rPr>
          <w:rFonts w:ascii="Arial" w:hAnsi="Arial" w:cs="Arial"/>
          <w:sz w:val="18"/>
          <w:szCs w:val="18"/>
        </w:rPr>
        <w:t>&gt;</w:t>
      </w:r>
    </w:p>
    <w:p w14:paraId="5D7D31FD" w14:textId="77777777" w:rsidR="00BB2C65" w:rsidRPr="00E77083" w:rsidRDefault="00BB2C65" w:rsidP="00BB2C65">
      <w:pPr>
        <w:pStyle w:val="Reftext"/>
        <w:tabs>
          <w:tab w:val="clear" w:pos="794"/>
          <w:tab w:val="clear" w:pos="1191"/>
          <w:tab w:val="clear" w:pos="1588"/>
          <w:tab w:val="clear" w:pos="1985"/>
        </w:tabs>
        <w:ind w:left="2400" w:hanging="2400"/>
        <w:rPr>
          <w:rFonts w:ascii="Arial" w:hAnsi="Arial" w:cs="Arial"/>
          <w:sz w:val="18"/>
          <w:szCs w:val="18"/>
        </w:rPr>
      </w:pPr>
      <w:r>
        <w:t>[b-IEC IEV]</w:t>
      </w:r>
      <w:r>
        <w:tab/>
      </w:r>
      <w:r w:rsidRPr="00A97ACD">
        <w:t xml:space="preserve">IEC </w:t>
      </w:r>
      <w:r>
        <w:t>60050</w:t>
      </w:r>
      <w:r w:rsidRPr="00A97ACD">
        <w:t>,</w:t>
      </w:r>
      <w:r>
        <w:t xml:space="preserve"> </w:t>
      </w:r>
      <w:r w:rsidRPr="00FC66D7">
        <w:rPr>
          <w:i/>
          <w:iCs/>
        </w:rPr>
        <w:t>International Electrotechnical Vocabulary</w:t>
      </w:r>
      <w:r>
        <w:rPr>
          <w:i/>
          <w:iCs/>
        </w:rPr>
        <w:t xml:space="preserve"> (IEV)</w:t>
      </w:r>
      <w:r>
        <w:br/>
      </w:r>
      <w:r w:rsidRPr="00E77083">
        <w:rPr>
          <w:rFonts w:ascii="Arial" w:hAnsi="Arial" w:cs="Arial"/>
          <w:sz w:val="18"/>
          <w:szCs w:val="18"/>
        </w:rPr>
        <w:t>&lt;</w:t>
      </w:r>
      <w:hyperlink r:id="rId21" w:tooltip="blocked::http://std.iec.ch/iev/iev.nsf/index?openform&amp;part=161" w:history="1">
        <w:r w:rsidRPr="00E77083">
          <w:rPr>
            <w:rFonts w:ascii="Arial" w:hAnsi="Arial" w:cs="Arial"/>
            <w:color w:val="0000FF"/>
            <w:sz w:val="18"/>
            <w:szCs w:val="18"/>
            <w:u w:val="single"/>
          </w:rPr>
          <w:t>http://std.iec.ch/iev/iev.nsf/index?openform&amp;part=161</w:t>
        </w:r>
      </w:hyperlink>
      <w:r w:rsidRPr="00E77083">
        <w:rPr>
          <w:rFonts w:ascii="Arial" w:hAnsi="Arial" w:cs="Arial"/>
          <w:sz w:val="18"/>
          <w:szCs w:val="18"/>
        </w:rPr>
        <w:t>&gt;</w:t>
      </w:r>
    </w:p>
    <w:p w14:paraId="26F39805" w14:textId="77777777" w:rsidR="00BB2C65" w:rsidRDefault="00BB2C65" w:rsidP="00BB2C65">
      <w:pPr>
        <w:rPr>
          <w:lang w:eastAsia="zh-CN"/>
        </w:rPr>
      </w:pPr>
    </w:p>
    <w:p w14:paraId="6A1BBAE0" w14:textId="77777777" w:rsidR="00BB2C65" w:rsidRDefault="00BB2C65" w:rsidP="00BB2C65">
      <w:pPr>
        <w:tabs>
          <w:tab w:val="clear" w:pos="794"/>
          <w:tab w:val="clear" w:pos="1191"/>
          <w:tab w:val="clear" w:pos="1588"/>
          <w:tab w:val="clear" w:pos="1985"/>
        </w:tabs>
        <w:overflowPunct/>
        <w:autoSpaceDE/>
        <w:autoSpaceDN/>
        <w:adjustRightInd/>
        <w:spacing w:before="0"/>
        <w:textAlignment w:val="auto"/>
        <w:rPr>
          <w:lang w:eastAsia="zh-CN"/>
        </w:rPr>
      </w:pPr>
      <w:bookmarkStart w:id="592" w:name="c3tope"/>
      <w:bookmarkEnd w:id="592"/>
    </w:p>
    <w:p w14:paraId="44DD1305" w14:textId="77777777" w:rsidR="00BB2C65" w:rsidRDefault="00BB2C65" w:rsidP="00BB2C65">
      <w:pPr>
        <w:tabs>
          <w:tab w:val="clear" w:pos="794"/>
          <w:tab w:val="clear" w:pos="1191"/>
          <w:tab w:val="clear" w:pos="1588"/>
          <w:tab w:val="clear" w:pos="1985"/>
        </w:tabs>
        <w:overflowPunct/>
        <w:autoSpaceDE/>
        <w:autoSpaceDN/>
        <w:adjustRightInd/>
        <w:spacing w:before="0"/>
        <w:jc w:val="center"/>
        <w:textAlignment w:val="auto"/>
        <w:rPr>
          <w:lang w:eastAsia="zh-CN"/>
        </w:rPr>
      </w:pPr>
      <w:bookmarkStart w:id="593" w:name="cov4top"/>
      <w:bookmarkEnd w:id="593"/>
      <w:r>
        <w:rPr>
          <w:lang w:eastAsia="zh-CN"/>
        </w:rPr>
        <w:t>_____________________</w:t>
      </w:r>
    </w:p>
    <w:p w14:paraId="702F7304" w14:textId="77777777" w:rsidR="00BB2C65" w:rsidRPr="00591AE0" w:rsidRDefault="00BB2C65" w:rsidP="00BB2C65">
      <w:pPr>
        <w:tabs>
          <w:tab w:val="clear" w:pos="794"/>
          <w:tab w:val="clear" w:pos="1191"/>
          <w:tab w:val="clear" w:pos="1588"/>
          <w:tab w:val="clear" w:pos="1985"/>
        </w:tabs>
        <w:overflowPunct/>
        <w:autoSpaceDE/>
        <w:autoSpaceDN/>
        <w:adjustRightInd/>
        <w:spacing w:before="0"/>
        <w:jc w:val="right"/>
        <w:textAlignment w:val="auto"/>
        <w:rPr>
          <w:sz w:val="104"/>
          <w:lang w:eastAsia="zh-CN"/>
        </w:rPr>
      </w:pPr>
    </w:p>
    <w:p w14:paraId="675C563D" w14:textId="77777777" w:rsidR="00BB2C65" w:rsidRPr="00903DE1" w:rsidRDefault="00BB2C65" w:rsidP="00BB2C65">
      <w:pPr>
        <w:tabs>
          <w:tab w:val="clear" w:pos="794"/>
          <w:tab w:val="left" w:pos="709"/>
        </w:tabs>
        <w:rPr>
          <w:sz w:val="20"/>
        </w:rPr>
      </w:pPr>
    </w:p>
    <w:p w14:paraId="5C6550AE" w14:textId="77777777" w:rsidR="00BB2C65" w:rsidRDefault="00BB2C65">
      <w:pPr>
        <w:jc w:val="center"/>
      </w:pPr>
    </w:p>
    <w:sectPr w:rsidR="00BB2C65" w:rsidSect="00621054">
      <w:headerReference w:type="default" r:id="rId22"/>
      <w:pgSz w:w="11907" w:h="16840"/>
      <w:pgMar w:top="1418" w:right="1134" w:bottom="1418" w:left="1134"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8" w:author="PC" w:date="2023-05-24T10:52:00Z" w:initials="P">
    <w:p w14:paraId="30FDF3CC" w14:textId="77777777" w:rsidR="00AC73B6" w:rsidRDefault="00AC73B6" w:rsidP="00AC73B6">
      <w:pPr>
        <w:pStyle w:val="CommentText"/>
      </w:pPr>
      <w:r>
        <w:rPr>
          <w:rStyle w:val="CommentReference"/>
        </w:rPr>
        <w:annotationRef/>
      </w:r>
      <w:r>
        <w:rPr>
          <w:rStyle w:val="CommentReference"/>
        </w:rPr>
        <w:annotationRef/>
      </w:r>
      <w:r>
        <w:t xml:space="preserve">Telecom </w:t>
      </w:r>
      <w:proofErr w:type="spellStart"/>
      <w:r>
        <w:t>wireline</w:t>
      </w:r>
      <w:proofErr w:type="spellEnd"/>
      <w:r>
        <w:t xml:space="preserve"> </w:t>
      </w:r>
      <w:proofErr w:type="spellStart"/>
      <w:r>
        <w:t>nework</w:t>
      </w:r>
      <w:proofErr w:type="spellEnd"/>
      <w:r>
        <w:t xml:space="preserve"> will operate up to 6GHz only</w:t>
      </w:r>
    </w:p>
    <w:p w14:paraId="6C326BD7" w14:textId="65600DCA" w:rsidR="00AC73B6" w:rsidRDefault="00AC73B6">
      <w:pPr>
        <w:pStyle w:val="CommentText"/>
      </w:pPr>
    </w:p>
  </w:comment>
  <w:comment w:id="52" w:author="Dr.Lenin Raja" w:date="2023-05-22T13:42:00Z" w:initials="DR">
    <w:p w14:paraId="63B3D859" w14:textId="77777777" w:rsidR="00BB2C65" w:rsidRDefault="00BB2C65">
      <w:pPr>
        <w:pStyle w:val="CommentText"/>
      </w:pPr>
      <w:r>
        <w:rPr>
          <w:rStyle w:val="CommentReference"/>
        </w:rPr>
        <w:annotationRef/>
      </w:r>
      <w:r>
        <w:t>Replace with K.137</w:t>
      </w:r>
    </w:p>
  </w:comment>
  <w:comment w:id="56" w:author="PC" w:date="2023-05-24T10:53:00Z" w:initials="P">
    <w:p w14:paraId="2A849E65" w14:textId="44665C06" w:rsidR="00AC73B6" w:rsidRDefault="00AC73B6">
      <w:pPr>
        <w:pStyle w:val="CommentText"/>
      </w:pPr>
      <w:r>
        <w:rPr>
          <w:rStyle w:val="CommentReference"/>
        </w:rPr>
        <w:annotationRef/>
      </w:r>
      <w:r>
        <w:t>Standard has been updated</w:t>
      </w:r>
    </w:p>
  </w:comment>
  <w:comment w:id="173" w:author="PC" w:date="2023-05-24T10:53:00Z" w:initials="P">
    <w:p w14:paraId="049BAF76" w14:textId="77777777" w:rsidR="00AC73B6" w:rsidRDefault="00AC73B6" w:rsidP="00AC73B6">
      <w:pPr>
        <w:pStyle w:val="CommentText"/>
      </w:pPr>
      <w:r>
        <w:rPr>
          <w:rStyle w:val="CommentReference"/>
        </w:rPr>
        <w:annotationRef/>
      </w:r>
      <w:r>
        <w:t xml:space="preserve">K.76 may be retained as it gives EMC requirements for DC power ports </w:t>
      </w:r>
      <w:proofErr w:type="gramStart"/>
      <w:r>
        <w:t xml:space="preserve">of  </w:t>
      </w:r>
      <w:proofErr w:type="spellStart"/>
      <w:r>
        <w:t>wireline</w:t>
      </w:r>
      <w:proofErr w:type="spellEnd"/>
      <w:proofErr w:type="gramEnd"/>
      <w:r>
        <w:t xml:space="preserve"> telecom equipment below 150 KHz.</w:t>
      </w:r>
    </w:p>
    <w:p w14:paraId="588514C8" w14:textId="047B2DE0" w:rsidR="00AC73B6" w:rsidRDefault="00AC73B6">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C326BD7" w15:done="0"/>
  <w15:commentEx w15:paraId="63B3D859" w15:done="0"/>
  <w15:commentEx w15:paraId="2A849E65" w15:done="0"/>
  <w15:commentEx w15:paraId="588514C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329CBD" w16cid:durableId="2815F40A"/>
  <w16cid:commentId w16cid:paraId="63B3D859" w16cid:durableId="2815F40B"/>
  <w16cid:commentId w16cid:paraId="057FB86F" w16cid:durableId="2815F40C"/>
  <w16cid:commentId w16cid:paraId="0FD33599" w16cid:durableId="2815F40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C1FEB" w14:textId="77777777" w:rsidR="001B47F8" w:rsidRDefault="001B47F8">
      <w:r>
        <w:separator/>
      </w:r>
    </w:p>
  </w:endnote>
  <w:endnote w:type="continuationSeparator" w:id="0">
    <w:p w14:paraId="63303FA7" w14:textId="77777777" w:rsidR="001B47F8" w:rsidRDefault="001B4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PS Special 3">
    <w:altName w:val="Symbol"/>
    <w:charset w:val="02"/>
    <w:family w:val="roman"/>
    <w:pitch w:val="default"/>
    <w:sig w:usb0="00000000" w:usb1="0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PS Special 1">
    <w:altName w:val="Wingdings"/>
    <w:charset w:val="02"/>
    <w:family w:val="auto"/>
    <w:pitch w:val="default"/>
    <w:sig w:usb0="00000000" w:usb1="0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Bold">
    <w:altName w:val="Arial"/>
    <w:panose1 w:val="00000000000000000000"/>
    <w:charset w:val="00"/>
    <w:family w:val="swiss"/>
    <w:notTrueType/>
    <w:pitch w:val="default"/>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F8B0A" w14:textId="77777777" w:rsidR="001B47F8" w:rsidRDefault="001B47F8">
      <w:r>
        <w:separator/>
      </w:r>
    </w:p>
  </w:footnote>
  <w:footnote w:type="continuationSeparator" w:id="0">
    <w:p w14:paraId="214ED334" w14:textId="77777777" w:rsidR="001B47F8" w:rsidRDefault="001B47F8">
      <w:r>
        <w:continuationSeparator/>
      </w:r>
    </w:p>
  </w:footnote>
  <w:footnote w:id="1">
    <w:p w14:paraId="6775A5F7" w14:textId="77777777" w:rsidR="00BB2C65" w:rsidRPr="00CB15A5" w:rsidRDefault="00BB2C65" w:rsidP="00BB2C65">
      <w:pPr>
        <w:pStyle w:val="FootnoteText"/>
        <w:rPr>
          <w:lang w:val="en-US"/>
        </w:rPr>
      </w:pPr>
      <w:r>
        <w:rPr>
          <w:rStyle w:val="FootnoteReference"/>
        </w:rPr>
        <w:footnoteRef/>
      </w:r>
      <w:r>
        <w:tab/>
      </w:r>
      <w:r w:rsidRPr="00CB15A5">
        <w:rPr>
          <w:lang w:val="en-US"/>
        </w:rPr>
        <w:t xml:space="preserve">It is possible for </w:t>
      </w:r>
      <w:r>
        <w:rPr>
          <w:lang w:val="en-US"/>
        </w:rPr>
        <w:t xml:space="preserve">other signals to couple into </w:t>
      </w:r>
      <w:r w:rsidRPr="00CB15A5">
        <w:rPr>
          <w:lang w:val="en-US"/>
        </w:rPr>
        <w:t xml:space="preserve">the telecommunication network </w:t>
      </w:r>
      <w:r>
        <w:rPr>
          <w:lang w:val="en-US"/>
        </w:rPr>
        <w:t>and for these signals to propagate through the network and cause interference to radio reception. The procedure within this Recommendation addresses this possibility.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ED38E" w14:textId="77777777" w:rsidR="00BB2C65" w:rsidRDefault="00775651">
    <w:pPr>
      <w:pStyle w:val="Header"/>
    </w:pPr>
    <w:r>
      <w:fldChar w:fldCharType="begin"/>
    </w:r>
    <w:r w:rsidR="00BB2C65">
      <w:instrText xml:space="preserve"> PAGE   \* MERGEFORMAT </w:instrText>
    </w:r>
    <w:r>
      <w:fldChar w:fldCharType="separate"/>
    </w:r>
    <w:r w:rsidR="00BB2C65">
      <w:rPr>
        <w:noProof/>
      </w:rPr>
      <w:t>2</w:t>
    </w:r>
    <w:r>
      <w:rPr>
        <w:noProof/>
      </w:rPr>
      <w:fldChar w:fldCharType="end"/>
    </w:r>
  </w:p>
  <w:p w14:paraId="0316E1FB" w14:textId="77777777" w:rsidR="00BB2C65" w:rsidRDefault="00BB2C65">
    <w:pPr>
      <w:pStyle w:val="Header"/>
    </w:pPr>
    <w:r>
      <w:t>SG5-TD497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CE702D" w14:textId="77777777" w:rsidR="00BB2C65" w:rsidRDefault="00775651">
    <w:pPr>
      <w:pStyle w:val="Header"/>
    </w:pPr>
    <w:r>
      <w:fldChar w:fldCharType="begin"/>
    </w:r>
    <w:r w:rsidR="00BB2C65">
      <w:instrText xml:space="preserve"> PAGE   \* MERGEFORMAT </w:instrText>
    </w:r>
    <w:r>
      <w:fldChar w:fldCharType="separate"/>
    </w:r>
    <w:r w:rsidR="00B72FE3">
      <w:rPr>
        <w:noProof/>
      </w:rPr>
      <w:t>- 5 -</w:t>
    </w:r>
    <w:r>
      <w:rPr>
        <w:noProof/>
      </w:rPr>
      <w:fldChar w:fldCharType="end"/>
    </w:r>
  </w:p>
  <w:p w14:paraId="64B239E0" w14:textId="58491844" w:rsidR="00BB2C65" w:rsidRDefault="000376A7">
    <w:pPr>
      <w:pStyle w:val="Header"/>
      <w:ind w:right="360" w:firstLine="360"/>
      <w:rPr>
        <w:sz w:val="20"/>
      </w:rPr>
    </w:pPr>
    <w:r>
      <w:rPr>
        <w:sz w:val="20"/>
      </w:rPr>
      <w:t>SG5-Cxxx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790E5A" w14:textId="77777777" w:rsidR="00621054" w:rsidRDefault="00321BCC">
    <w:pPr>
      <w:jc w:val="center"/>
    </w:pPr>
    <w:r>
      <w:t xml:space="preserve">- </w:t>
    </w:r>
    <w:r w:rsidR="00775651">
      <w:fldChar w:fldCharType="begin"/>
    </w:r>
    <w:r>
      <w:instrText xml:space="preserve"> PAGE </w:instrText>
    </w:r>
    <w:r w:rsidR="00775651">
      <w:fldChar w:fldCharType="separate"/>
    </w:r>
    <w:r w:rsidR="00B72FE3">
      <w:rPr>
        <w:noProof/>
      </w:rPr>
      <w:t>14</w:t>
    </w:r>
    <w:r w:rsidR="00775651">
      <w:fldChar w:fldCharType="en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0218AE58"/>
    <w:lvl w:ilvl="0">
      <w:start w:val="1"/>
      <w:numFmt w:val="bullet"/>
      <w:lvlText w:val=""/>
      <w:lvlJc w:val="left"/>
      <w:pPr>
        <w:tabs>
          <w:tab w:val="num" w:pos="1492"/>
        </w:tabs>
        <w:ind w:left="1492" w:hanging="360"/>
      </w:pPr>
      <w:rPr>
        <w:rFonts w:ascii="Symbol" w:hAnsi="Symbol" w:hint="default"/>
      </w:rPr>
    </w:lvl>
  </w:abstractNum>
  <w:abstractNum w:abstractNumId="1">
    <w:nsid w:val="FFFFFFFB"/>
    <w:multiLevelType w:val="multilevel"/>
    <w:tmpl w:val="EA6CC0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0000015"/>
    <w:multiLevelType w:val="hybridMultilevel"/>
    <w:tmpl w:val="00000000"/>
    <w:lvl w:ilvl="0" w:tplc="04090001">
      <w:start w:val="1"/>
      <w:numFmt w:val="bullet"/>
      <w:lvlText w:val=""/>
      <w:lvlJc w:val="left"/>
      <w:pPr>
        <w:ind w:left="720" w:hanging="360"/>
      </w:pPr>
      <w:rPr>
        <w:rFonts w:ascii="WPS Special 3" w:hAnsi="WPS Special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PS Special 1" w:hAnsi="WPS Special 1" w:hint="default"/>
      </w:rPr>
    </w:lvl>
    <w:lvl w:ilvl="3" w:tplc="04090001" w:tentative="1">
      <w:start w:val="1"/>
      <w:numFmt w:val="bullet"/>
      <w:lvlText w:val=""/>
      <w:lvlJc w:val="left"/>
      <w:pPr>
        <w:ind w:left="2880" w:hanging="360"/>
      </w:pPr>
      <w:rPr>
        <w:rFonts w:ascii="WPS Special 3" w:hAnsi="WPS Special 3"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PS Special 1" w:hAnsi="WPS Special 1" w:hint="default"/>
      </w:rPr>
    </w:lvl>
    <w:lvl w:ilvl="6" w:tplc="04090001" w:tentative="1">
      <w:start w:val="1"/>
      <w:numFmt w:val="bullet"/>
      <w:lvlText w:val=""/>
      <w:lvlJc w:val="left"/>
      <w:pPr>
        <w:ind w:left="5040" w:hanging="360"/>
      </w:pPr>
      <w:rPr>
        <w:rFonts w:ascii="WPS Special 3" w:hAnsi="WPS Special 3"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PS Special 1" w:hAnsi="WPS Special 1" w:hint="default"/>
      </w:rPr>
    </w:lvl>
  </w:abstractNum>
  <w:abstractNum w:abstractNumId="3">
    <w:nsid w:val="0B0160B8"/>
    <w:multiLevelType w:val="hybridMultilevel"/>
    <w:tmpl w:val="80803958"/>
    <w:lvl w:ilvl="0" w:tplc="0809000F">
      <w:start w:val="1"/>
      <w:numFmt w:val="decimal"/>
      <w:lvlText w:val="%1."/>
      <w:lvlJc w:val="left"/>
      <w:pPr>
        <w:tabs>
          <w:tab w:val="num" w:pos="720"/>
        </w:tabs>
        <w:ind w:left="720" w:hanging="360"/>
      </w:pPr>
      <w:rPr>
        <w:rFonts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0B090584"/>
    <w:multiLevelType w:val="hybridMultilevel"/>
    <w:tmpl w:val="ACCA57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BF014F9"/>
    <w:multiLevelType w:val="hybridMultilevel"/>
    <w:tmpl w:val="E7AA0C5A"/>
    <w:lvl w:ilvl="0" w:tplc="031CB214">
      <w:start w:val="1"/>
      <w:numFmt w:val="bullet"/>
      <w:lvlText w:val=""/>
      <w:lvlJc w:val="left"/>
      <w:pPr>
        <w:tabs>
          <w:tab w:val="num" w:pos="1551"/>
        </w:tabs>
        <w:ind w:left="1418" w:hanging="227"/>
      </w:pPr>
      <w:rPr>
        <w:rFonts w:ascii="Symbol" w:hAnsi="Symbol" w:hint="default"/>
        <w:color w:val="auto"/>
      </w:rPr>
    </w:lvl>
    <w:lvl w:ilvl="1" w:tplc="0DCCACF8">
      <w:start w:val="4"/>
      <w:numFmt w:val="decimal"/>
      <w:lvlText w:val="%2."/>
      <w:lvlJc w:val="left"/>
      <w:pPr>
        <w:tabs>
          <w:tab w:val="num" w:pos="851"/>
        </w:tabs>
        <w:ind w:left="737" w:hanging="737"/>
      </w:pPr>
      <w:rPr>
        <w:rFonts w:hint="default"/>
        <w:color w:val="auto"/>
      </w:rPr>
    </w:lvl>
    <w:lvl w:ilvl="2" w:tplc="040C0005">
      <w:start w:val="1"/>
      <w:numFmt w:val="bullet"/>
      <w:lvlText w:val=""/>
      <w:lvlJc w:val="left"/>
      <w:pPr>
        <w:tabs>
          <w:tab w:val="num" w:pos="2643"/>
        </w:tabs>
        <w:ind w:left="2643" w:hanging="360"/>
      </w:pPr>
      <w:rPr>
        <w:rFonts w:ascii="Wingdings" w:hAnsi="Wingdings" w:hint="default"/>
      </w:rPr>
    </w:lvl>
    <w:lvl w:ilvl="3" w:tplc="040C0001" w:tentative="1">
      <w:start w:val="1"/>
      <w:numFmt w:val="bullet"/>
      <w:lvlText w:val=""/>
      <w:lvlJc w:val="left"/>
      <w:pPr>
        <w:tabs>
          <w:tab w:val="num" w:pos="3363"/>
        </w:tabs>
        <w:ind w:left="3363" w:hanging="360"/>
      </w:pPr>
      <w:rPr>
        <w:rFonts w:ascii="Symbol" w:hAnsi="Symbol" w:hint="default"/>
      </w:rPr>
    </w:lvl>
    <w:lvl w:ilvl="4" w:tplc="040C0003" w:tentative="1">
      <w:start w:val="1"/>
      <w:numFmt w:val="bullet"/>
      <w:lvlText w:val="o"/>
      <w:lvlJc w:val="left"/>
      <w:pPr>
        <w:tabs>
          <w:tab w:val="num" w:pos="4083"/>
        </w:tabs>
        <w:ind w:left="4083" w:hanging="360"/>
      </w:pPr>
      <w:rPr>
        <w:rFonts w:ascii="Courier New" w:hAnsi="Courier New" w:cs="Courier New" w:hint="default"/>
      </w:rPr>
    </w:lvl>
    <w:lvl w:ilvl="5" w:tplc="040C0005" w:tentative="1">
      <w:start w:val="1"/>
      <w:numFmt w:val="bullet"/>
      <w:lvlText w:val=""/>
      <w:lvlJc w:val="left"/>
      <w:pPr>
        <w:tabs>
          <w:tab w:val="num" w:pos="4803"/>
        </w:tabs>
        <w:ind w:left="4803" w:hanging="360"/>
      </w:pPr>
      <w:rPr>
        <w:rFonts w:ascii="Wingdings" w:hAnsi="Wingdings" w:hint="default"/>
      </w:rPr>
    </w:lvl>
    <w:lvl w:ilvl="6" w:tplc="040C0001" w:tentative="1">
      <w:start w:val="1"/>
      <w:numFmt w:val="bullet"/>
      <w:lvlText w:val=""/>
      <w:lvlJc w:val="left"/>
      <w:pPr>
        <w:tabs>
          <w:tab w:val="num" w:pos="5523"/>
        </w:tabs>
        <w:ind w:left="5523" w:hanging="360"/>
      </w:pPr>
      <w:rPr>
        <w:rFonts w:ascii="Symbol" w:hAnsi="Symbol" w:hint="default"/>
      </w:rPr>
    </w:lvl>
    <w:lvl w:ilvl="7" w:tplc="040C0003" w:tentative="1">
      <w:start w:val="1"/>
      <w:numFmt w:val="bullet"/>
      <w:lvlText w:val="o"/>
      <w:lvlJc w:val="left"/>
      <w:pPr>
        <w:tabs>
          <w:tab w:val="num" w:pos="6243"/>
        </w:tabs>
        <w:ind w:left="6243" w:hanging="360"/>
      </w:pPr>
      <w:rPr>
        <w:rFonts w:ascii="Courier New" w:hAnsi="Courier New" w:cs="Courier New" w:hint="default"/>
      </w:rPr>
    </w:lvl>
    <w:lvl w:ilvl="8" w:tplc="040C0005" w:tentative="1">
      <w:start w:val="1"/>
      <w:numFmt w:val="bullet"/>
      <w:lvlText w:val=""/>
      <w:lvlJc w:val="left"/>
      <w:pPr>
        <w:tabs>
          <w:tab w:val="num" w:pos="6963"/>
        </w:tabs>
        <w:ind w:left="6963" w:hanging="360"/>
      </w:pPr>
      <w:rPr>
        <w:rFonts w:ascii="Wingdings" w:hAnsi="Wingdings" w:hint="default"/>
      </w:rPr>
    </w:lvl>
  </w:abstractNum>
  <w:abstractNum w:abstractNumId="6">
    <w:nsid w:val="0D2901D8"/>
    <w:multiLevelType w:val="multilevel"/>
    <w:tmpl w:val="E2CA18C4"/>
    <w:lvl w:ilvl="0">
      <w:start w:val="3"/>
      <w:numFmt w:val="decimal"/>
      <w:lvlText w:val="%1"/>
      <w:lvlJc w:val="left"/>
      <w:pPr>
        <w:tabs>
          <w:tab w:val="num" w:pos="795"/>
        </w:tabs>
        <w:ind w:left="795" w:hanging="795"/>
      </w:pPr>
      <w:rPr>
        <w:rFonts w:hint="default"/>
        <w:b/>
      </w:rPr>
    </w:lvl>
    <w:lvl w:ilvl="1">
      <w:start w:val="1"/>
      <w:numFmt w:val="decimal"/>
      <w:lvlText w:val="%1.%2"/>
      <w:lvlJc w:val="left"/>
      <w:pPr>
        <w:tabs>
          <w:tab w:val="num" w:pos="795"/>
        </w:tabs>
        <w:ind w:left="795" w:hanging="795"/>
      </w:pPr>
      <w:rPr>
        <w:rFonts w:hint="default"/>
        <w:b/>
      </w:rPr>
    </w:lvl>
    <w:lvl w:ilvl="2">
      <w:start w:val="1"/>
      <w:numFmt w:val="decimal"/>
      <w:lvlText w:val="%1.%2.%3"/>
      <w:lvlJc w:val="left"/>
      <w:pPr>
        <w:tabs>
          <w:tab w:val="num" w:pos="795"/>
        </w:tabs>
        <w:ind w:left="795" w:hanging="795"/>
      </w:pPr>
      <w:rPr>
        <w:rFonts w:hint="default"/>
        <w:b/>
      </w:rPr>
    </w:lvl>
    <w:lvl w:ilvl="3">
      <w:start w:val="1"/>
      <w:numFmt w:val="decimal"/>
      <w:lvlText w:val="%1.%2.%3.%4"/>
      <w:lvlJc w:val="left"/>
      <w:pPr>
        <w:tabs>
          <w:tab w:val="num" w:pos="795"/>
        </w:tabs>
        <w:ind w:left="795" w:hanging="795"/>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13736470"/>
    <w:multiLevelType w:val="hybridMultilevel"/>
    <w:tmpl w:val="8126EE80"/>
    <w:lvl w:ilvl="0" w:tplc="2C2A8B10">
      <w:start w:val="1"/>
      <w:numFmt w:val="upperLetter"/>
      <w:lvlText w:val="%1、"/>
      <w:lvlJc w:val="left"/>
      <w:pPr>
        <w:ind w:left="420" w:hanging="420"/>
      </w:pPr>
      <w:rPr>
        <w:rFonts w:eastAsia="SimSu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7710486"/>
    <w:multiLevelType w:val="hybridMultilevel"/>
    <w:tmpl w:val="41B411AA"/>
    <w:lvl w:ilvl="0" w:tplc="2BC6BE7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B27A97"/>
    <w:multiLevelType w:val="hybridMultilevel"/>
    <w:tmpl w:val="87CC342A"/>
    <w:lvl w:ilvl="0" w:tplc="B94AF624">
      <w:numFmt w:val="bullet"/>
      <w:lvlText w:val="-"/>
      <w:lvlJc w:val="left"/>
      <w:pPr>
        <w:ind w:left="360" w:hanging="360"/>
      </w:pPr>
      <w:rPr>
        <w:rFonts w:ascii="Calibri" w:eastAsia="Calibri" w:hAnsi="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nsid w:val="26D6156D"/>
    <w:multiLevelType w:val="hybridMultilevel"/>
    <w:tmpl w:val="67D61B2C"/>
    <w:lvl w:ilvl="0" w:tplc="849A8CDA">
      <w:start w:val="1"/>
      <w:numFmt w:val="bullet"/>
      <w:lvlText w:val=""/>
      <w:lvlJc w:val="left"/>
      <w:pPr>
        <w:tabs>
          <w:tab w:val="num" w:pos="720"/>
        </w:tabs>
        <w:ind w:left="720" w:hanging="360"/>
      </w:pPr>
      <w:rPr>
        <w:rFonts w:ascii="Symbol" w:hAnsi="Symbol" w:hint="default"/>
      </w:rPr>
    </w:lvl>
    <w:lvl w:ilvl="1" w:tplc="25AC95DE" w:tentative="1">
      <w:start w:val="1"/>
      <w:numFmt w:val="bullet"/>
      <w:lvlText w:val="o"/>
      <w:lvlJc w:val="left"/>
      <w:pPr>
        <w:tabs>
          <w:tab w:val="num" w:pos="1440"/>
        </w:tabs>
        <w:ind w:left="1440" w:hanging="360"/>
      </w:pPr>
      <w:rPr>
        <w:rFonts w:ascii="Courier New" w:hAnsi="Courier New" w:cs="Courier New" w:hint="default"/>
      </w:rPr>
    </w:lvl>
    <w:lvl w:ilvl="2" w:tplc="E180697A" w:tentative="1">
      <w:start w:val="1"/>
      <w:numFmt w:val="bullet"/>
      <w:lvlText w:val=""/>
      <w:lvlJc w:val="left"/>
      <w:pPr>
        <w:tabs>
          <w:tab w:val="num" w:pos="2160"/>
        </w:tabs>
        <w:ind w:left="2160" w:hanging="360"/>
      </w:pPr>
      <w:rPr>
        <w:rFonts w:ascii="Wingdings" w:hAnsi="Wingdings" w:hint="default"/>
      </w:rPr>
    </w:lvl>
    <w:lvl w:ilvl="3" w:tplc="CE5C3E3C" w:tentative="1">
      <w:start w:val="1"/>
      <w:numFmt w:val="bullet"/>
      <w:lvlText w:val=""/>
      <w:lvlJc w:val="left"/>
      <w:pPr>
        <w:tabs>
          <w:tab w:val="num" w:pos="2880"/>
        </w:tabs>
        <w:ind w:left="2880" w:hanging="360"/>
      </w:pPr>
      <w:rPr>
        <w:rFonts w:ascii="Symbol" w:hAnsi="Symbol" w:hint="default"/>
      </w:rPr>
    </w:lvl>
    <w:lvl w:ilvl="4" w:tplc="14F68B2E" w:tentative="1">
      <w:start w:val="1"/>
      <w:numFmt w:val="bullet"/>
      <w:lvlText w:val="o"/>
      <w:lvlJc w:val="left"/>
      <w:pPr>
        <w:tabs>
          <w:tab w:val="num" w:pos="3600"/>
        </w:tabs>
        <w:ind w:left="3600" w:hanging="360"/>
      </w:pPr>
      <w:rPr>
        <w:rFonts w:ascii="Courier New" w:hAnsi="Courier New" w:cs="Courier New" w:hint="default"/>
      </w:rPr>
    </w:lvl>
    <w:lvl w:ilvl="5" w:tplc="E662B8EC" w:tentative="1">
      <w:start w:val="1"/>
      <w:numFmt w:val="bullet"/>
      <w:lvlText w:val=""/>
      <w:lvlJc w:val="left"/>
      <w:pPr>
        <w:tabs>
          <w:tab w:val="num" w:pos="4320"/>
        </w:tabs>
        <w:ind w:left="4320" w:hanging="360"/>
      </w:pPr>
      <w:rPr>
        <w:rFonts w:ascii="Wingdings" w:hAnsi="Wingdings" w:hint="default"/>
      </w:rPr>
    </w:lvl>
    <w:lvl w:ilvl="6" w:tplc="BE58E408" w:tentative="1">
      <w:start w:val="1"/>
      <w:numFmt w:val="bullet"/>
      <w:lvlText w:val=""/>
      <w:lvlJc w:val="left"/>
      <w:pPr>
        <w:tabs>
          <w:tab w:val="num" w:pos="5040"/>
        </w:tabs>
        <w:ind w:left="5040" w:hanging="360"/>
      </w:pPr>
      <w:rPr>
        <w:rFonts w:ascii="Symbol" w:hAnsi="Symbol" w:hint="default"/>
      </w:rPr>
    </w:lvl>
    <w:lvl w:ilvl="7" w:tplc="BDB459BA" w:tentative="1">
      <w:start w:val="1"/>
      <w:numFmt w:val="bullet"/>
      <w:lvlText w:val="o"/>
      <w:lvlJc w:val="left"/>
      <w:pPr>
        <w:tabs>
          <w:tab w:val="num" w:pos="5760"/>
        </w:tabs>
        <w:ind w:left="5760" w:hanging="360"/>
      </w:pPr>
      <w:rPr>
        <w:rFonts w:ascii="Courier New" w:hAnsi="Courier New" w:cs="Courier New" w:hint="default"/>
      </w:rPr>
    </w:lvl>
    <w:lvl w:ilvl="8" w:tplc="C1BE3E66" w:tentative="1">
      <w:start w:val="1"/>
      <w:numFmt w:val="bullet"/>
      <w:lvlText w:val=""/>
      <w:lvlJc w:val="left"/>
      <w:pPr>
        <w:tabs>
          <w:tab w:val="num" w:pos="6480"/>
        </w:tabs>
        <w:ind w:left="6480" w:hanging="360"/>
      </w:pPr>
      <w:rPr>
        <w:rFonts w:ascii="Wingdings" w:hAnsi="Wingdings" w:hint="default"/>
      </w:rPr>
    </w:lvl>
  </w:abstractNum>
  <w:abstractNum w:abstractNumId="11">
    <w:nsid w:val="29F978E9"/>
    <w:multiLevelType w:val="hybridMultilevel"/>
    <w:tmpl w:val="669A7826"/>
    <w:lvl w:ilvl="0" w:tplc="B5D2D302">
      <w:start w:val="1"/>
      <w:numFmt w:val="bullet"/>
      <w:pStyle w:val="B1"/>
      <w:lvlText w:val=""/>
      <w:lvlJc w:val="left"/>
      <w:pPr>
        <w:tabs>
          <w:tab w:val="num" w:pos="737"/>
        </w:tabs>
        <w:ind w:left="737" w:hanging="453"/>
      </w:pPr>
      <w:rPr>
        <w:rFonts w:ascii="Symbol" w:hAnsi="Symbol" w:hint="default"/>
        <w:color w:val="auto"/>
      </w:rPr>
    </w:lvl>
    <w:lvl w:ilvl="1" w:tplc="9DB005DA">
      <w:start w:val="1"/>
      <w:numFmt w:val="bullet"/>
      <w:lvlText w:val="o"/>
      <w:lvlJc w:val="left"/>
      <w:pPr>
        <w:tabs>
          <w:tab w:val="num" w:pos="1440"/>
        </w:tabs>
        <w:ind w:left="1440" w:hanging="360"/>
      </w:pPr>
      <w:rPr>
        <w:rFonts w:ascii="Courier New" w:hAnsi="Courier New" w:hint="default"/>
      </w:rPr>
    </w:lvl>
    <w:lvl w:ilvl="2" w:tplc="F872BE86" w:tentative="1">
      <w:start w:val="1"/>
      <w:numFmt w:val="bullet"/>
      <w:lvlText w:val=""/>
      <w:lvlJc w:val="left"/>
      <w:pPr>
        <w:tabs>
          <w:tab w:val="num" w:pos="2160"/>
        </w:tabs>
        <w:ind w:left="2160" w:hanging="360"/>
      </w:pPr>
      <w:rPr>
        <w:rFonts w:ascii="Wingdings" w:hAnsi="Wingdings" w:hint="default"/>
      </w:rPr>
    </w:lvl>
    <w:lvl w:ilvl="3" w:tplc="D562C178" w:tentative="1">
      <w:start w:val="1"/>
      <w:numFmt w:val="bullet"/>
      <w:lvlText w:val=""/>
      <w:lvlJc w:val="left"/>
      <w:pPr>
        <w:tabs>
          <w:tab w:val="num" w:pos="2880"/>
        </w:tabs>
        <w:ind w:left="2880" w:hanging="360"/>
      </w:pPr>
      <w:rPr>
        <w:rFonts w:ascii="Symbol" w:hAnsi="Symbol" w:hint="default"/>
      </w:rPr>
    </w:lvl>
    <w:lvl w:ilvl="4" w:tplc="8ABCC55C" w:tentative="1">
      <w:start w:val="1"/>
      <w:numFmt w:val="bullet"/>
      <w:lvlText w:val="o"/>
      <w:lvlJc w:val="left"/>
      <w:pPr>
        <w:tabs>
          <w:tab w:val="num" w:pos="3600"/>
        </w:tabs>
        <w:ind w:left="3600" w:hanging="360"/>
      </w:pPr>
      <w:rPr>
        <w:rFonts w:ascii="Courier New" w:hAnsi="Courier New" w:hint="default"/>
      </w:rPr>
    </w:lvl>
    <w:lvl w:ilvl="5" w:tplc="D3D64120" w:tentative="1">
      <w:start w:val="1"/>
      <w:numFmt w:val="bullet"/>
      <w:lvlText w:val=""/>
      <w:lvlJc w:val="left"/>
      <w:pPr>
        <w:tabs>
          <w:tab w:val="num" w:pos="4320"/>
        </w:tabs>
        <w:ind w:left="4320" w:hanging="360"/>
      </w:pPr>
      <w:rPr>
        <w:rFonts w:ascii="Wingdings" w:hAnsi="Wingdings" w:hint="default"/>
      </w:rPr>
    </w:lvl>
    <w:lvl w:ilvl="6" w:tplc="B8843408" w:tentative="1">
      <w:start w:val="1"/>
      <w:numFmt w:val="bullet"/>
      <w:lvlText w:val=""/>
      <w:lvlJc w:val="left"/>
      <w:pPr>
        <w:tabs>
          <w:tab w:val="num" w:pos="5040"/>
        </w:tabs>
        <w:ind w:left="5040" w:hanging="360"/>
      </w:pPr>
      <w:rPr>
        <w:rFonts w:ascii="Symbol" w:hAnsi="Symbol" w:hint="default"/>
      </w:rPr>
    </w:lvl>
    <w:lvl w:ilvl="7" w:tplc="727693D4" w:tentative="1">
      <w:start w:val="1"/>
      <w:numFmt w:val="bullet"/>
      <w:lvlText w:val="o"/>
      <w:lvlJc w:val="left"/>
      <w:pPr>
        <w:tabs>
          <w:tab w:val="num" w:pos="5760"/>
        </w:tabs>
        <w:ind w:left="5760" w:hanging="360"/>
      </w:pPr>
      <w:rPr>
        <w:rFonts w:ascii="Courier New" w:hAnsi="Courier New" w:hint="default"/>
      </w:rPr>
    </w:lvl>
    <w:lvl w:ilvl="8" w:tplc="A6906712" w:tentative="1">
      <w:start w:val="1"/>
      <w:numFmt w:val="bullet"/>
      <w:lvlText w:val=""/>
      <w:lvlJc w:val="left"/>
      <w:pPr>
        <w:tabs>
          <w:tab w:val="num" w:pos="6480"/>
        </w:tabs>
        <w:ind w:left="6480" w:hanging="360"/>
      </w:pPr>
      <w:rPr>
        <w:rFonts w:ascii="Wingdings" w:hAnsi="Wingdings" w:hint="default"/>
      </w:rPr>
    </w:lvl>
  </w:abstractNum>
  <w:abstractNum w:abstractNumId="12">
    <w:nsid w:val="2AFF25C2"/>
    <w:multiLevelType w:val="multilevel"/>
    <w:tmpl w:val="9CEEF3AA"/>
    <w:lvl w:ilvl="0">
      <w:start w:val="1"/>
      <w:numFmt w:val="upperRoman"/>
      <w:lvlText w:val="Annex %1"/>
      <w:lvlJc w:val="left"/>
      <w:pPr>
        <w:tabs>
          <w:tab w:val="num" w:pos="709"/>
        </w:tabs>
        <w:ind w:left="709" w:hanging="709"/>
      </w:pPr>
      <w:rPr>
        <w:rFonts w:hint="default"/>
      </w:rPr>
    </w:lvl>
    <w:lvl w:ilvl="1">
      <w:start w:val="1"/>
      <w:numFmt w:val="decimal"/>
      <w:lvlText w:val="I.%2"/>
      <w:lvlJc w:val="left"/>
      <w:pPr>
        <w:tabs>
          <w:tab w:val="num" w:pos="710"/>
        </w:tabs>
        <w:ind w:left="710" w:hanging="708"/>
      </w:pPr>
      <w:rPr>
        <w:rFonts w:hint="default"/>
      </w:rPr>
    </w:lvl>
    <w:lvl w:ilvl="2">
      <w:start w:val="1"/>
      <w:numFmt w:val="decimal"/>
      <w:lvlText w:val=" %1.%2.%3"/>
      <w:lvlJc w:val="left"/>
      <w:pPr>
        <w:tabs>
          <w:tab w:val="num" w:pos="1442"/>
        </w:tabs>
        <w:ind w:left="710" w:hanging="708"/>
      </w:pPr>
      <w:rPr>
        <w:rFonts w:hint="default"/>
      </w:rPr>
    </w:lvl>
    <w:lvl w:ilvl="3">
      <w:start w:val="1"/>
      <w:numFmt w:val="decimal"/>
      <w:lvlText w:val="%1.%2.%3.%4"/>
      <w:lvlJc w:val="left"/>
      <w:pPr>
        <w:tabs>
          <w:tab w:val="num" w:pos="-425"/>
        </w:tabs>
        <w:ind w:left="2407" w:hanging="708"/>
      </w:pPr>
      <w:rPr>
        <w:rFonts w:hint="default"/>
      </w:rPr>
    </w:lvl>
    <w:lvl w:ilvl="4">
      <w:start w:val="1"/>
      <w:numFmt w:val="decimal"/>
      <w:lvlText w:val="%1.%2.%3.%4.%5"/>
      <w:lvlJc w:val="left"/>
      <w:pPr>
        <w:tabs>
          <w:tab w:val="num" w:pos="-425"/>
        </w:tabs>
        <w:ind w:left="3115" w:hanging="708"/>
      </w:pPr>
      <w:rPr>
        <w:rFonts w:hint="default"/>
      </w:rPr>
    </w:lvl>
    <w:lvl w:ilvl="5">
      <w:start w:val="1"/>
      <w:numFmt w:val="decimal"/>
      <w:lvlText w:val="%1.%2.%3.%4.%5.%6"/>
      <w:lvlJc w:val="left"/>
      <w:pPr>
        <w:tabs>
          <w:tab w:val="num" w:pos="-425"/>
        </w:tabs>
        <w:ind w:left="3823" w:hanging="708"/>
      </w:pPr>
      <w:rPr>
        <w:rFonts w:hint="default"/>
      </w:rPr>
    </w:lvl>
    <w:lvl w:ilvl="6">
      <w:start w:val="1"/>
      <w:numFmt w:val="decimal"/>
      <w:lvlText w:val="%1.%2.%3.%4.%5.%6.%7"/>
      <w:lvlJc w:val="left"/>
      <w:pPr>
        <w:tabs>
          <w:tab w:val="num" w:pos="-425"/>
        </w:tabs>
        <w:ind w:left="4531" w:hanging="708"/>
      </w:pPr>
      <w:rPr>
        <w:rFonts w:hint="default"/>
      </w:rPr>
    </w:lvl>
    <w:lvl w:ilvl="7">
      <w:start w:val="1"/>
      <w:numFmt w:val="decimal"/>
      <w:lvlText w:val="%1.%2.%3.%4.%5.%6.%7.%8"/>
      <w:lvlJc w:val="left"/>
      <w:pPr>
        <w:tabs>
          <w:tab w:val="num" w:pos="-425"/>
        </w:tabs>
        <w:ind w:left="5239" w:hanging="708"/>
      </w:pPr>
      <w:rPr>
        <w:rFonts w:hint="default"/>
      </w:rPr>
    </w:lvl>
    <w:lvl w:ilvl="8">
      <w:start w:val="1"/>
      <w:numFmt w:val="decimal"/>
      <w:lvlText w:val="%1.%2.%3.%4.%5.%6.%7.%8.%9"/>
      <w:lvlJc w:val="left"/>
      <w:pPr>
        <w:tabs>
          <w:tab w:val="num" w:pos="-425"/>
        </w:tabs>
        <w:ind w:left="5947" w:hanging="708"/>
      </w:pPr>
      <w:rPr>
        <w:rFonts w:hint="default"/>
      </w:rPr>
    </w:lvl>
  </w:abstractNum>
  <w:abstractNum w:abstractNumId="13">
    <w:nsid w:val="2FB57A37"/>
    <w:multiLevelType w:val="hybridMultilevel"/>
    <w:tmpl w:val="C53E864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32C9038E"/>
    <w:multiLevelType w:val="hybridMultilevel"/>
    <w:tmpl w:val="0CD821B2"/>
    <w:lvl w:ilvl="0" w:tplc="1DA83DBE">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4107A5F"/>
    <w:multiLevelType w:val="hybridMultilevel"/>
    <w:tmpl w:val="9F228A1A"/>
    <w:lvl w:ilvl="0" w:tplc="B94AF624">
      <w:numFmt w:val="bullet"/>
      <w:lvlText w:val="-"/>
      <w:lvlJc w:val="left"/>
      <w:pPr>
        <w:ind w:left="720" w:hanging="360"/>
      </w:pPr>
      <w:rPr>
        <w:rFonts w:ascii="Calibri" w:eastAsia="Calibri" w:hAnsi="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374B6B03"/>
    <w:multiLevelType w:val="hybridMultilevel"/>
    <w:tmpl w:val="AB9AA03A"/>
    <w:lvl w:ilvl="0" w:tplc="A3AECB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9762C02"/>
    <w:multiLevelType w:val="hybridMultilevel"/>
    <w:tmpl w:val="2B3CF5EA"/>
    <w:lvl w:ilvl="0" w:tplc="B94AF624">
      <w:numFmt w:val="bullet"/>
      <w:lvlText w:val="-"/>
      <w:lvlJc w:val="left"/>
      <w:pPr>
        <w:ind w:left="720" w:hanging="360"/>
      </w:pPr>
      <w:rPr>
        <w:rFonts w:ascii="Calibri" w:eastAsia="Calibri" w:hAnsi="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6B753632"/>
    <w:multiLevelType w:val="hybridMultilevel"/>
    <w:tmpl w:val="A5B6CA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C2F2181"/>
    <w:multiLevelType w:val="hybridMultilevel"/>
    <w:tmpl w:val="03D2E3A6"/>
    <w:lvl w:ilvl="0" w:tplc="B94AF624">
      <w:numFmt w:val="bullet"/>
      <w:lvlText w:val="-"/>
      <w:lvlJc w:val="left"/>
      <w:pPr>
        <w:ind w:left="928" w:hanging="360"/>
      </w:pPr>
      <w:rPr>
        <w:rFonts w:ascii="Calibri" w:eastAsia="Calibri" w:hAnsi="Calibri" w:hint="default"/>
      </w:rPr>
    </w:lvl>
    <w:lvl w:ilvl="1" w:tplc="FFFFFFFF">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20">
    <w:nsid w:val="6D7B48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nsid w:val="79D651C5"/>
    <w:multiLevelType w:val="hybridMultilevel"/>
    <w:tmpl w:val="968ACEC4"/>
    <w:lvl w:ilvl="0" w:tplc="B94AF624">
      <w:numFmt w:val="bullet"/>
      <w:lvlText w:val="-"/>
      <w:lvlJc w:val="left"/>
      <w:pPr>
        <w:ind w:left="720" w:hanging="360"/>
      </w:pPr>
      <w:rPr>
        <w:rFonts w:ascii="Calibri" w:eastAsia="Calibri" w:hAnsi="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0"/>
  </w:num>
  <w:num w:numId="7">
    <w:abstractNumId w:val="12"/>
  </w:num>
  <w:num w:numId="8">
    <w:abstractNumId w:val="4"/>
  </w:num>
  <w:num w:numId="9">
    <w:abstractNumId w:val="6"/>
  </w:num>
  <w:num w:numId="10">
    <w:abstractNumId w:val="3"/>
  </w:num>
  <w:num w:numId="11">
    <w:abstractNumId w:val="15"/>
  </w:num>
  <w:num w:numId="12">
    <w:abstractNumId w:val="17"/>
  </w:num>
  <w:num w:numId="13">
    <w:abstractNumId w:val="21"/>
  </w:num>
  <w:num w:numId="14">
    <w:abstractNumId w:val="8"/>
  </w:num>
  <w:num w:numId="15">
    <w:abstractNumId w:val="9"/>
  </w:num>
  <w:num w:numId="16">
    <w:abstractNumId w:val="19"/>
  </w:num>
  <w:num w:numId="17">
    <w:abstractNumId w:val="5"/>
  </w:num>
  <w:num w:numId="18">
    <w:abstractNumId w:val="13"/>
  </w:num>
  <w:num w:numId="19">
    <w:abstractNumId w:val="11"/>
  </w:num>
  <w:num w:numId="20">
    <w:abstractNumId w:val="14"/>
  </w:num>
  <w:num w:numId="21">
    <w:abstractNumId w:val="20"/>
  </w:num>
  <w:num w:numId="22">
    <w:abstractNumId w:val="7"/>
  </w:num>
  <w:num w:numId="23">
    <w:abstractNumId w:val="2"/>
  </w:num>
  <w:num w:numId="24">
    <w:abstractNumId w:val="0"/>
  </w:num>
  <w:num w:numId="25">
    <w:abstractNumId w:val="18"/>
  </w:num>
  <w:num w:numId="26">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C">
    <w15:presenceInfo w15:providerId="None" w15:userId="PC"/>
  </w15:person>
  <w15:person w15:author="Dr.Lenin Raja">
    <w15:presenceInfo w15:providerId="Windows Live" w15:userId="c5f1b4fbd09acc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intFractionalCharacterWidth/>
  <w:activeWritingStyle w:appName="MSWord" w:lang="de-DE" w:vendorID="9" w:dllVersion="512" w:checkStyle="0"/>
  <w:proofState w:spelling="clean" w:grammar="clean"/>
  <w:trackRevisions/>
  <w:defaultTabStop w:val="567"/>
  <w:hyphenationZone w:val="425"/>
  <w:doNotHyphenateCaps/>
  <w:drawingGridHorizontalSpacing w:val="12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054"/>
    <w:rsid w:val="000376A7"/>
    <w:rsid w:val="00040E8C"/>
    <w:rsid w:val="0015076F"/>
    <w:rsid w:val="001901F9"/>
    <w:rsid w:val="001B47F8"/>
    <w:rsid w:val="0030113D"/>
    <w:rsid w:val="00321BCC"/>
    <w:rsid w:val="0039122D"/>
    <w:rsid w:val="004120D6"/>
    <w:rsid w:val="00532D68"/>
    <w:rsid w:val="005C3B9B"/>
    <w:rsid w:val="005D6C46"/>
    <w:rsid w:val="005E10B3"/>
    <w:rsid w:val="005E366F"/>
    <w:rsid w:val="00621054"/>
    <w:rsid w:val="00656F61"/>
    <w:rsid w:val="00661388"/>
    <w:rsid w:val="006C73E3"/>
    <w:rsid w:val="006D3601"/>
    <w:rsid w:val="006E4365"/>
    <w:rsid w:val="0071369E"/>
    <w:rsid w:val="00743416"/>
    <w:rsid w:val="00745FEE"/>
    <w:rsid w:val="00775651"/>
    <w:rsid w:val="0084494F"/>
    <w:rsid w:val="00891340"/>
    <w:rsid w:val="00942E4E"/>
    <w:rsid w:val="009508E1"/>
    <w:rsid w:val="009C6940"/>
    <w:rsid w:val="00AB09B3"/>
    <w:rsid w:val="00AC73B6"/>
    <w:rsid w:val="00AE6F5D"/>
    <w:rsid w:val="00B72FE3"/>
    <w:rsid w:val="00BB2C65"/>
    <w:rsid w:val="00BF143E"/>
    <w:rsid w:val="00D267C2"/>
    <w:rsid w:val="00D66129"/>
    <w:rsid w:val="00E06F98"/>
    <w:rsid w:val="00E2359D"/>
    <w:rsid w:val="00EB6C34"/>
    <w:rsid w:val="00ED7B7F"/>
    <w:rsid w:val="00F37327"/>
    <w:rsid w:val="00F7493D"/>
    <w:rsid w:val="00F942FB"/>
  </w:rsids>
  <m:mathPr>
    <m:mathFont m:val="Cambria Math"/>
    <m:brkBin m:val="before"/>
    <m:brkBinSub m:val="--"/>
    <m:smallFrac m:val="0"/>
    <m:dispDef/>
    <m:lMargin m:val="0"/>
    <m:rMargin m:val="0"/>
    <m:defJc m:val="centerGroup"/>
    <m:wrapIndent m:val="1440"/>
    <m:intLim m:val="subSup"/>
    <m:naryLim m:val="undOvr"/>
  </m:mathPr>
  <w:attachedSchema w:val="urn:schemas-microsoft-com:xslt"/>
  <w:attachedSchema w:val="urn:schemas-microsoft-com:datatypes"/>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A922"/>
  <w15:docId w15:val="{54A3D645-32A2-42CF-98EC-AEC005CB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qFormat/>
    <w:rsid w:val="00621054"/>
    <w:pPr>
      <w:tabs>
        <w:tab w:val="left" w:pos="794"/>
        <w:tab w:val="left" w:pos="1191"/>
        <w:tab w:val="left" w:pos="1588"/>
        <w:tab w:val="left" w:pos="1985"/>
      </w:tabs>
      <w:overflowPunct w:val="0"/>
      <w:autoSpaceDE w:val="0"/>
      <w:autoSpaceDN w:val="0"/>
      <w:adjustRightInd w:val="0"/>
      <w:spacing w:before="120"/>
      <w:textAlignment w:val="baseline"/>
    </w:pPr>
    <w:rPr>
      <w:sz w:val="24"/>
    </w:rPr>
  </w:style>
  <w:style w:type="paragraph" w:styleId="Heading1">
    <w:name w:val="heading 1"/>
    <w:basedOn w:val="Normal"/>
    <w:next w:val="Normal"/>
    <w:qFormat/>
    <w:rsid w:val="00621054"/>
    <w:pPr>
      <w:keepNext/>
      <w:keepLines/>
      <w:spacing w:before="360"/>
      <w:ind w:left="794" w:hanging="794"/>
      <w:outlineLvl w:val="0"/>
    </w:pPr>
    <w:rPr>
      <w:b/>
      <w:lang w:val="en-GB" w:eastAsia="en-US"/>
    </w:rPr>
  </w:style>
  <w:style w:type="paragraph" w:styleId="Heading2">
    <w:name w:val="heading 2"/>
    <w:basedOn w:val="Heading1"/>
    <w:next w:val="Normal"/>
    <w:link w:val="Heading2Char"/>
    <w:qFormat/>
    <w:rsid w:val="00621054"/>
    <w:pPr>
      <w:spacing w:before="240"/>
      <w:outlineLvl w:val="1"/>
    </w:pPr>
  </w:style>
  <w:style w:type="paragraph" w:styleId="Heading3">
    <w:name w:val="heading 3"/>
    <w:basedOn w:val="Heading1"/>
    <w:next w:val="Normal"/>
    <w:qFormat/>
    <w:rsid w:val="00621054"/>
    <w:pPr>
      <w:spacing w:before="160"/>
      <w:outlineLvl w:val="2"/>
    </w:pPr>
  </w:style>
  <w:style w:type="paragraph" w:styleId="Heading4">
    <w:name w:val="heading 4"/>
    <w:basedOn w:val="Heading3"/>
    <w:next w:val="Normal"/>
    <w:qFormat/>
    <w:rsid w:val="00621054"/>
    <w:pPr>
      <w:tabs>
        <w:tab w:val="clear" w:pos="794"/>
        <w:tab w:val="left" w:pos="1021"/>
      </w:tabs>
      <w:ind w:left="1021" w:hanging="1021"/>
      <w:outlineLvl w:val="3"/>
    </w:pPr>
  </w:style>
  <w:style w:type="paragraph" w:styleId="Heading5">
    <w:name w:val="heading 5"/>
    <w:basedOn w:val="Heading4"/>
    <w:next w:val="Normal"/>
    <w:qFormat/>
    <w:rsid w:val="00621054"/>
    <w:pPr>
      <w:outlineLvl w:val="4"/>
    </w:pPr>
  </w:style>
  <w:style w:type="paragraph" w:styleId="Heading6">
    <w:name w:val="heading 6"/>
    <w:basedOn w:val="Heading4"/>
    <w:next w:val="Normal"/>
    <w:qFormat/>
    <w:rsid w:val="00621054"/>
    <w:pPr>
      <w:tabs>
        <w:tab w:val="clear" w:pos="1021"/>
        <w:tab w:val="clear" w:pos="1191"/>
      </w:tabs>
      <w:ind w:left="1588" w:hanging="1588"/>
      <w:outlineLvl w:val="5"/>
    </w:pPr>
  </w:style>
  <w:style w:type="paragraph" w:styleId="Heading7">
    <w:name w:val="heading 7"/>
    <w:basedOn w:val="Heading6"/>
    <w:next w:val="Normal"/>
    <w:qFormat/>
    <w:rsid w:val="00621054"/>
    <w:pPr>
      <w:outlineLvl w:val="6"/>
    </w:pPr>
  </w:style>
  <w:style w:type="paragraph" w:styleId="Heading8">
    <w:name w:val="heading 8"/>
    <w:basedOn w:val="Heading6"/>
    <w:next w:val="Normal"/>
    <w:qFormat/>
    <w:rsid w:val="00621054"/>
    <w:pPr>
      <w:outlineLvl w:val="7"/>
    </w:pPr>
  </w:style>
  <w:style w:type="paragraph" w:styleId="Heading9">
    <w:name w:val="heading 9"/>
    <w:basedOn w:val="Heading6"/>
    <w:next w:val="Normal"/>
    <w:qFormat/>
    <w:rsid w:val="0062105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21054"/>
    <w:pPr>
      <w:keepNext/>
      <w:keepLines/>
      <w:spacing w:before="480"/>
      <w:jc w:val="center"/>
    </w:pPr>
    <w:rPr>
      <w:b/>
      <w:sz w:val="28"/>
      <w:lang w:val="en-GB" w:eastAsia="en-US"/>
    </w:rPr>
  </w:style>
  <w:style w:type="character" w:customStyle="1" w:styleId="Appdef">
    <w:name w:val="App_def"/>
    <w:rsid w:val="00621054"/>
    <w:rPr>
      <w:rFonts w:ascii="Times New Roman" w:hAnsi="Times New Roman"/>
      <w:b/>
    </w:rPr>
  </w:style>
  <w:style w:type="character" w:customStyle="1" w:styleId="Appref">
    <w:name w:val="App_ref"/>
    <w:basedOn w:val="DefaultParagraphFont"/>
    <w:rsid w:val="00621054"/>
  </w:style>
  <w:style w:type="paragraph" w:customStyle="1" w:styleId="AppendixNotitle">
    <w:name w:val="Appendix_No &amp; title"/>
    <w:basedOn w:val="AnnexNotitle"/>
    <w:next w:val="Normal"/>
    <w:rsid w:val="00621054"/>
  </w:style>
  <w:style w:type="character" w:customStyle="1" w:styleId="Artdef">
    <w:name w:val="Art_def"/>
    <w:rsid w:val="00621054"/>
    <w:rPr>
      <w:rFonts w:ascii="Times New Roman" w:hAnsi="Times New Roman"/>
      <w:b/>
    </w:rPr>
  </w:style>
  <w:style w:type="paragraph" w:customStyle="1" w:styleId="Artheading">
    <w:name w:val="Art_heading"/>
    <w:basedOn w:val="Normal"/>
    <w:next w:val="Normal"/>
    <w:rsid w:val="00621054"/>
    <w:pPr>
      <w:spacing w:before="480"/>
      <w:jc w:val="center"/>
    </w:pPr>
    <w:rPr>
      <w:b/>
      <w:sz w:val="28"/>
      <w:lang w:val="en-GB" w:eastAsia="en-US"/>
    </w:rPr>
  </w:style>
  <w:style w:type="paragraph" w:customStyle="1" w:styleId="ArtNo">
    <w:name w:val="Art_No"/>
    <w:basedOn w:val="Normal"/>
    <w:next w:val="Normal"/>
    <w:rsid w:val="00621054"/>
    <w:pPr>
      <w:keepNext/>
      <w:keepLines/>
      <w:spacing w:before="480"/>
      <w:jc w:val="center"/>
    </w:pPr>
    <w:rPr>
      <w:caps/>
      <w:sz w:val="28"/>
      <w:lang w:val="en-GB" w:eastAsia="en-US"/>
    </w:rPr>
  </w:style>
  <w:style w:type="character" w:customStyle="1" w:styleId="Artref">
    <w:name w:val="Art_ref"/>
    <w:basedOn w:val="DefaultParagraphFont"/>
    <w:rsid w:val="00621054"/>
  </w:style>
  <w:style w:type="paragraph" w:customStyle="1" w:styleId="Arttitle">
    <w:name w:val="Art_title"/>
    <w:basedOn w:val="Normal"/>
    <w:next w:val="Normal"/>
    <w:rsid w:val="00621054"/>
    <w:pPr>
      <w:keepNext/>
      <w:keepLines/>
      <w:spacing w:before="240"/>
      <w:jc w:val="center"/>
    </w:pPr>
    <w:rPr>
      <w:b/>
      <w:sz w:val="28"/>
      <w:lang w:val="en-GB" w:eastAsia="en-US"/>
    </w:rPr>
  </w:style>
  <w:style w:type="paragraph" w:customStyle="1" w:styleId="ASN1">
    <w:name w:val="ASN.1"/>
    <w:basedOn w:val="Normal"/>
    <w:rsid w:val="00621054"/>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hAnsi="Courier New"/>
      <w:b/>
      <w:noProof/>
      <w:sz w:val="20"/>
      <w:lang w:val="en-GB" w:eastAsia="en-US"/>
    </w:rPr>
  </w:style>
  <w:style w:type="paragraph" w:customStyle="1" w:styleId="Call">
    <w:name w:val="Call"/>
    <w:basedOn w:val="Normal"/>
    <w:next w:val="Normal"/>
    <w:rsid w:val="00621054"/>
    <w:pPr>
      <w:keepNext/>
      <w:keepLines/>
      <w:spacing w:before="160"/>
      <w:ind w:left="794"/>
    </w:pPr>
    <w:rPr>
      <w:i/>
      <w:lang w:val="en-GB" w:eastAsia="en-US"/>
    </w:rPr>
  </w:style>
  <w:style w:type="paragraph" w:customStyle="1" w:styleId="ChapNo">
    <w:name w:val="Chap_No"/>
    <w:basedOn w:val="Normal"/>
    <w:next w:val="Normal"/>
    <w:rsid w:val="00621054"/>
    <w:pPr>
      <w:keepNext/>
      <w:keepLines/>
      <w:spacing w:before="480"/>
      <w:jc w:val="center"/>
    </w:pPr>
    <w:rPr>
      <w:b/>
      <w:caps/>
      <w:sz w:val="28"/>
      <w:lang w:val="en-GB" w:eastAsia="en-US"/>
    </w:rPr>
  </w:style>
  <w:style w:type="paragraph" w:customStyle="1" w:styleId="Chaptitle">
    <w:name w:val="Chap_title"/>
    <w:basedOn w:val="Normal"/>
    <w:next w:val="Normal"/>
    <w:rsid w:val="00621054"/>
    <w:pPr>
      <w:keepNext/>
      <w:keepLines/>
      <w:spacing w:before="240"/>
      <w:jc w:val="center"/>
    </w:pPr>
    <w:rPr>
      <w:b/>
      <w:sz w:val="28"/>
      <w:lang w:val="en-GB" w:eastAsia="en-US"/>
    </w:rPr>
  </w:style>
  <w:style w:type="character" w:styleId="EndnoteReference">
    <w:name w:val="endnote reference"/>
    <w:rsid w:val="00621054"/>
    <w:rPr>
      <w:vertAlign w:val="superscript"/>
    </w:rPr>
  </w:style>
  <w:style w:type="paragraph" w:customStyle="1" w:styleId="enumlev1">
    <w:name w:val="enumlev1"/>
    <w:basedOn w:val="Normal"/>
    <w:rsid w:val="00621054"/>
    <w:pPr>
      <w:spacing w:before="80"/>
      <w:ind w:left="794" w:hanging="794"/>
    </w:pPr>
    <w:rPr>
      <w:lang w:val="en-GB" w:eastAsia="en-US"/>
    </w:rPr>
  </w:style>
  <w:style w:type="paragraph" w:customStyle="1" w:styleId="enumlev2">
    <w:name w:val="enumlev2"/>
    <w:basedOn w:val="enumlev1"/>
    <w:rsid w:val="00621054"/>
    <w:pPr>
      <w:ind w:left="1191" w:hanging="397"/>
    </w:pPr>
  </w:style>
  <w:style w:type="paragraph" w:customStyle="1" w:styleId="enumlev3">
    <w:name w:val="enumlev3"/>
    <w:basedOn w:val="enumlev2"/>
    <w:rsid w:val="00621054"/>
    <w:pPr>
      <w:ind w:left="1588"/>
    </w:pPr>
  </w:style>
  <w:style w:type="paragraph" w:customStyle="1" w:styleId="Equation">
    <w:name w:val="Equation"/>
    <w:basedOn w:val="Normal"/>
    <w:rsid w:val="00621054"/>
    <w:pPr>
      <w:tabs>
        <w:tab w:val="center" w:pos="4820"/>
        <w:tab w:val="right" w:pos="9639"/>
      </w:tabs>
    </w:pPr>
    <w:rPr>
      <w:lang w:val="en-GB" w:eastAsia="en-US"/>
    </w:rPr>
  </w:style>
  <w:style w:type="paragraph" w:customStyle="1" w:styleId="Equationlegend">
    <w:name w:val="Equation_legend"/>
    <w:basedOn w:val="Normal"/>
    <w:rsid w:val="00621054"/>
    <w:pPr>
      <w:tabs>
        <w:tab w:val="right" w:pos="1814"/>
      </w:tabs>
      <w:spacing w:before="80"/>
      <w:ind w:left="1985" w:hanging="1985"/>
    </w:pPr>
    <w:rPr>
      <w:lang w:val="en-GB" w:eastAsia="en-US"/>
    </w:rPr>
  </w:style>
  <w:style w:type="paragraph" w:customStyle="1" w:styleId="Figure">
    <w:name w:val="Figure"/>
    <w:basedOn w:val="Normal"/>
    <w:next w:val="Normal"/>
    <w:rsid w:val="00621054"/>
    <w:pPr>
      <w:keepNext/>
      <w:keepLines/>
      <w:spacing w:before="240" w:after="120"/>
      <w:jc w:val="center"/>
    </w:pPr>
    <w:rPr>
      <w:lang w:val="en-GB" w:eastAsia="en-US"/>
    </w:rPr>
  </w:style>
  <w:style w:type="paragraph" w:customStyle="1" w:styleId="Figurelegend">
    <w:name w:val="Figure_legend"/>
    <w:basedOn w:val="Normal"/>
    <w:rsid w:val="00621054"/>
    <w:pPr>
      <w:keepNext/>
      <w:keepLines/>
      <w:spacing w:before="20" w:after="20"/>
    </w:pPr>
    <w:rPr>
      <w:sz w:val="18"/>
      <w:lang w:val="en-GB" w:eastAsia="en-US"/>
    </w:rPr>
  </w:style>
  <w:style w:type="paragraph" w:customStyle="1" w:styleId="FigureNotitle">
    <w:name w:val="Figure_No &amp; title"/>
    <w:basedOn w:val="Normal"/>
    <w:next w:val="Normal"/>
    <w:rsid w:val="00621054"/>
    <w:pPr>
      <w:keepLines/>
      <w:spacing w:before="240" w:after="120"/>
      <w:jc w:val="center"/>
    </w:pPr>
    <w:rPr>
      <w:b/>
      <w:lang w:val="en-GB" w:eastAsia="en-US"/>
    </w:rPr>
  </w:style>
  <w:style w:type="paragraph" w:customStyle="1" w:styleId="FigureNoBR">
    <w:name w:val="Figure_No_BR"/>
    <w:basedOn w:val="Normal"/>
    <w:next w:val="Normal"/>
    <w:rsid w:val="00621054"/>
    <w:pPr>
      <w:keepNext/>
      <w:keepLines/>
      <w:spacing w:before="480" w:after="120"/>
      <w:jc w:val="center"/>
    </w:pPr>
    <w:rPr>
      <w:caps/>
      <w:lang w:val="en-GB" w:eastAsia="en-US"/>
    </w:rPr>
  </w:style>
  <w:style w:type="paragraph" w:customStyle="1" w:styleId="TabletitleBR">
    <w:name w:val="Table_title_BR"/>
    <w:basedOn w:val="Normal"/>
    <w:next w:val="Normal"/>
    <w:rsid w:val="00621054"/>
    <w:pPr>
      <w:keepNext/>
      <w:keepLines/>
      <w:spacing w:after="120"/>
      <w:jc w:val="center"/>
    </w:pPr>
    <w:rPr>
      <w:b/>
      <w:lang w:val="en-GB" w:eastAsia="en-US"/>
    </w:rPr>
  </w:style>
  <w:style w:type="paragraph" w:customStyle="1" w:styleId="FiguretitleBR">
    <w:name w:val="Figure_title_BR"/>
    <w:basedOn w:val="TabletitleBR"/>
    <w:next w:val="Normal"/>
    <w:rsid w:val="00621054"/>
    <w:pPr>
      <w:keepNext w:val="0"/>
      <w:spacing w:after="480"/>
    </w:pPr>
  </w:style>
  <w:style w:type="paragraph" w:customStyle="1" w:styleId="Figurewithouttitle">
    <w:name w:val="Figure_without_title"/>
    <w:basedOn w:val="Normal"/>
    <w:next w:val="Normal"/>
    <w:rsid w:val="00621054"/>
    <w:pPr>
      <w:keepLines/>
      <w:spacing w:before="240" w:after="120"/>
      <w:jc w:val="center"/>
    </w:pPr>
    <w:rPr>
      <w:lang w:val="en-GB" w:eastAsia="en-US"/>
    </w:rPr>
  </w:style>
  <w:style w:type="paragraph" w:styleId="Footer">
    <w:name w:val="footer"/>
    <w:basedOn w:val="Normal"/>
    <w:rsid w:val="00621054"/>
    <w:pPr>
      <w:tabs>
        <w:tab w:val="left" w:pos="5954"/>
        <w:tab w:val="right" w:pos="9639"/>
      </w:tabs>
    </w:pPr>
    <w:rPr>
      <w:caps/>
      <w:noProof/>
      <w:sz w:val="16"/>
      <w:lang w:val="en-GB" w:eastAsia="en-US"/>
    </w:rPr>
  </w:style>
  <w:style w:type="paragraph" w:customStyle="1" w:styleId="FirstFooter">
    <w:name w:val="FirstFooter"/>
    <w:basedOn w:val="Footer"/>
    <w:rsid w:val="00621054"/>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21054"/>
    <w:pPr>
      <w:tabs>
        <w:tab w:val="left" w:pos="907"/>
        <w:tab w:val="right" w:pos="8789"/>
        <w:tab w:val="right" w:pos="9639"/>
      </w:tabs>
    </w:pPr>
    <w:rPr>
      <w:b/>
      <w:sz w:val="22"/>
      <w:lang w:val="en-GB" w:eastAsia="en-US"/>
    </w:rPr>
  </w:style>
  <w:style w:type="character" w:styleId="FootnoteReference">
    <w:name w:val="footnote reference"/>
    <w:rsid w:val="00621054"/>
    <w:rPr>
      <w:position w:val="6"/>
      <w:sz w:val="18"/>
    </w:rPr>
  </w:style>
  <w:style w:type="paragraph" w:customStyle="1" w:styleId="Note">
    <w:name w:val="Note"/>
    <w:basedOn w:val="Normal"/>
    <w:rsid w:val="00621054"/>
    <w:pPr>
      <w:spacing w:before="80"/>
    </w:pPr>
    <w:rPr>
      <w:lang w:val="en-GB" w:eastAsia="en-US"/>
    </w:rPr>
  </w:style>
  <w:style w:type="paragraph" w:styleId="FootnoteText">
    <w:name w:val="footnote text"/>
    <w:basedOn w:val="Note"/>
    <w:rsid w:val="00621054"/>
    <w:pPr>
      <w:keepLines/>
      <w:tabs>
        <w:tab w:val="left" w:pos="255"/>
      </w:tabs>
      <w:ind w:left="255" w:hanging="255"/>
    </w:pPr>
  </w:style>
  <w:style w:type="paragraph" w:customStyle="1" w:styleId="Formal">
    <w:name w:val="Formal"/>
    <w:basedOn w:val="ASN1"/>
    <w:rsid w:val="00621054"/>
    <w:rPr>
      <w:b w:val="0"/>
    </w:rPr>
  </w:style>
  <w:style w:type="paragraph" w:styleId="Header">
    <w:name w:val="header"/>
    <w:basedOn w:val="Normal"/>
    <w:link w:val="HeaderChar"/>
    <w:rsid w:val="00621054"/>
    <w:pPr>
      <w:jc w:val="center"/>
    </w:pPr>
    <w:rPr>
      <w:sz w:val="18"/>
      <w:lang w:val="en-GB" w:eastAsia="en-US"/>
    </w:rPr>
  </w:style>
  <w:style w:type="paragraph" w:customStyle="1" w:styleId="Headingb">
    <w:name w:val="Heading_b"/>
    <w:basedOn w:val="Normal"/>
    <w:next w:val="Normal"/>
    <w:rsid w:val="00621054"/>
    <w:pPr>
      <w:keepNext/>
      <w:spacing w:before="160"/>
    </w:pPr>
    <w:rPr>
      <w:b/>
      <w:lang w:val="en-GB" w:eastAsia="en-US"/>
    </w:rPr>
  </w:style>
  <w:style w:type="paragraph" w:customStyle="1" w:styleId="Headingi">
    <w:name w:val="Heading_i"/>
    <w:basedOn w:val="Normal"/>
    <w:next w:val="Normal"/>
    <w:rsid w:val="00621054"/>
    <w:pPr>
      <w:keepNext/>
      <w:spacing w:before="160"/>
    </w:pPr>
    <w:rPr>
      <w:i/>
      <w:lang w:val="en-GB" w:eastAsia="en-US"/>
    </w:rPr>
  </w:style>
  <w:style w:type="paragraph" w:styleId="Index1">
    <w:name w:val="index 1"/>
    <w:basedOn w:val="Normal"/>
    <w:next w:val="Normal"/>
    <w:rsid w:val="00621054"/>
    <w:rPr>
      <w:lang w:val="en-GB" w:eastAsia="en-US"/>
    </w:rPr>
  </w:style>
  <w:style w:type="paragraph" w:styleId="Index2">
    <w:name w:val="index 2"/>
    <w:basedOn w:val="Normal"/>
    <w:next w:val="Normal"/>
    <w:rsid w:val="00621054"/>
    <w:pPr>
      <w:ind w:left="283"/>
    </w:pPr>
    <w:rPr>
      <w:lang w:val="en-GB" w:eastAsia="en-US"/>
    </w:rPr>
  </w:style>
  <w:style w:type="paragraph" w:styleId="Index3">
    <w:name w:val="index 3"/>
    <w:basedOn w:val="Normal"/>
    <w:next w:val="Normal"/>
    <w:rsid w:val="00621054"/>
    <w:pPr>
      <w:ind w:left="566"/>
    </w:pPr>
    <w:rPr>
      <w:lang w:val="en-GB" w:eastAsia="en-US"/>
    </w:rPr>
  </w:style>
  <w:style w:type="paragraph" w:customStyle="1" w:styleId="Normalaftertitle">
    <w:name w:val="Normal_after_title"/>
    <w:basedOn w:val="Normal"/>
    <w:next w:val="Normal"/>
    <w:rsid w:val="00621054"/>
    <w:pPr>
      <w:spacing w:before="360"/>
    </w:pPr>
    <w:rPr>
      <w:lang w:val="en-GB" w:eastAsia="en-US"/>
    </w:rPr>
  </w:style>
  <w:style w:type="character" w:styleId="PageNumber">
    <w:name w:val="page number"/>
    <w:basedOn w:val="DefaultParagraphFont"/>
    <w:rsid w:val="00621054"/>
  </w:style>
  <w:style w:type="paragraph" w:customStyle="1" w:styleId="PartNo">
    <w:name w:val="Part_No"/>
    <w:basedOn w:val="Normal"/>
    <w:next w:val="Normal"/>
    <w:rsid w:val="00621054"/>
    <w:pPr>
      <w:keepNext/>
      <w:keepLines/>
      <w:spacing w:before="480" w:after="80"/>
      <w:jc w:val="center"/>
    </w:pPr>
    <w:rPr>
      <w:caps/>
      <w:sz w:val="28"/>
      <w:lang w:val="en-GB" w:eastAsia="en-US"/>
    </w:rPr>
  </w:style>
  <w:style w:type="paragraph" w:customStyle="1" w:styleId="Partref">
    <w:name w:val="Part_ref"/>
    <w:basedOn w:val="Normal"/>
    <w:next w:val="Normal"/>
    <w:rsid w:val="00621054"/>
    <w:pPr>
      <w:keepNext/>
      <w:keepLines/>
      <w:spacing w:before="280"/>
      <w:jc w:val="center"/>
    </w:pPr>
    <w:rPr>
      <w:lang w:val="en-GB" w:eastAsia="en-US"/>
    </w:rPr>
  </w:style>
  <w:style w:type="paragraph" w:customStyle="1" w:styleId="Parttitle">
    <w:name w:val="Part_title"/>
    <w:basedOn w:val="Normal"/>
    <w:next w:val="Normalaftertitle"/>
    <w:rsid w:val="00621054"/>
    <w:pPr>
      <w:keepNext/>
      <w:keepLines/>
      <w:spacing w:before="240" w:after="280"/>
      <w:jc w:val="center"/>
    </w:pPr>
    <w:rPr>
      <w:b/>
      <w:sz w:val="28"/>
      <w:lang w:val="en-GB" w:eastAsia="en-US"/>
    </w:rPr>
  </w:style>
  <w:style w:type="paragraph" w:customStyle="1" w:styleId="Recdate">
    <w:name w:val="Rec_date"/>
    <w:basedOn w:val="Normal"/>
    <w:next w:val="Normalaftertitle"/>
    <w:rsid w:val="00621054"/>
    <w:pPr>
      <w:keepNext/>
      <w:keepLines/>
      <w:jc w:val="right"/>
    </w:pPr>
    <w:rPr>
      <w:i/>
      <w:sz w:val="22"/>
      <w:lang w:val="en-GB" w:eastAsia="en-US"/>
    </w:rPr>
  </w:style>
  <w:style w:type="paragraph" w:customStyle="1" w:styleId="Questiondate">
    <w:name w:val="Question_date"/>
    <w:basedOn w:val="Recdate"/>
    <w:next w:val="Normalaftertitle"/>
    <w:rsid w:val="00621054"/>
  </w:style>
  <w:style w:type="paragraph" w:customStyle="1" w:styleId="RecNo">
    <w:name w:val="Rec_No"/>
    <w:basedOn w:val="Normal"/>
    <w:next w:val="Normal"/>
    <w:rsid w:val="00621054"/>
    <w:pPr>
      <w:keepNext/>
      <w:keepLines/>
    </w:pPr>
    <w:rPr>
      <w:b/>
      <w:sz w:val="28"/>
      <w:lang w:val="en-GB" w:eastAsia="en-US"/>
    </w:rPr>
  </w:style>
  <w:style w:type="paragraph" w:customStyle="1" w:styleId="QuestionNo">
    <w:name w:val="Question_No"/>
    <w:basedOn w:val="RecNo"/>
    <w:next w:val="Normal"/>
    <w:rsid w:val="00621054"/>
  </w:style>
  <w:style w:type="paragraph" w:customStyle="1" w:styleId="RecNoBR">
    <w:name w:val="Rec_No_BR"/>
    <w:basedOn w:val="Normal"/>
    <w:next w:val="Normal"/>
    <w:rsid w:val="00621054"/>
    <w:pPr>
      <w:keepNext/>
      <w:keepLines/>
      <w:spacing w:before="480"/>
      <w:jc w:val="center"/>
    </w:pPr>
    <w:rPr>
      <w:caps/>
      <w:sz w:val="28"/>
      <w:lang w:val="en-GB" w:eastAsia="en-US"/>
    </w:rPr>
  </w:style>
  <w:style w:type="paragraph" w:customStyle="1" w:styleId="QuestionNoBR">
    <w:name w:val="Question_No_BR"/>
    <w:basedOn w:val="RecNoBR"/>
    <w:next w:val="Normal"/>
    <w:rsid w:val="00621054"/>
  </w:style>
  <w:style w:type="paragraph" w:customStyle="1" w:styleId="Recref">
    <w:name w:val="Rec_ref"/>
    <w:basedOn w:val="Normal"/>
    <w:next w:val="Recdate"/>
    <w:rsid w:val="00621054"/>
    <w:pPr>
      <w:keepNext/>
      <w:keepLines/>
      <w:jc w:val="center"/>
    </w:pPr>
    <w:rPr>
      <w:i/>
      <w:lang w:val="en-GB" w:eastAsia="en-US"/>
    </w:rPr>
  </w:style>
  <w:style w:type="paragraph" w:customStyle="1" w:styleId="Questionref">
    <w:name w:val="Question_ref"/>
    <w:basedOn w:val="Recref"/>
    <w:next w:val="Questiondate"/>
    <w:rsid w:val="00621054"/>
  </w:style>
  <w:style w:type="paragraph" w:customStyle="1" w:styleId="Rectitle">
    <w:name w:val="Rec_title"/>
    <w:basedOn w:val="Normal"/>
    <w:next w:val="Normalaftertitle"/>
    <w:rsid w:val="00621054"/>
    <w:pPr>
      <w:keepNext/>
      <w:keepLines/>
      <w:spacing w:before="360"/>
      <w:jc w:val="center"/>
    </w:pPr>
    <w:rPr>
      <w:b/>
      <w:sz w:val="28"/>
      <w:lang w:val="en-GB" w:eastAsia="en-US"/>
    </w:rPr>
  </w:style>
  <w:style w:type="paragraph" w:customStyle="1" w:styleId="Questiontitle">
    <w:name w:val="Question_title"/>
    <w:basedOn w:val="Rectitle"/>
    <w:next w:val="Questionref"/>
    <w:rsid w:val="00621054"/>
  </w:style>
  <w:style w:type="character" w:customStyle="1" w:styleId="Recdef">
    <w:name w:val="Rec_def"/>
    <w:rsid w:val="00621054"/>
    <w:rPr>
      <w:b/>
    </w:rPr>
  </w:style>
  <w:style w:type="paragraph" w:customStyle="1" w:styleId="Reftext">
    <w:name w:val="Ref_text"/>
    <w:basedOn w:val="Normal"/>
    <w:rsid w:val="00621054"/>
    <w:pPr>
      <w:ind w:left="794" w:hanging="794"/>
    </w:pPr>
    <w:rPr>
      <w:lang w:val="en-GB" w:eastAsia="en-US"/>
    </w:rPr>
  </w:style>
  <w:style w:type="paragraph" w:customStyle="1" w:styleId="Reftitle">
    <w:name w:val="Ref_title"/>
    <w:basedOn w:val="Normal"/>
    <w:next w:val="Reftext"/>
    <w:rsid w:val="00621054"/>
    <w:pPr>
      <w:spacing w:before="480"/>
      <w:jc w:val="center"/>
    </w:pPr>
    <w:rPr>
      <w:b/>
      <w:lang w:val="en-GB" w:eastAsia="en-US"/>
    </w:rPr>
  </w:style>
  <w:style w:type="paragraph" w:customStyle="1" w:styleId="Repdate">
    <w:name w:val="Rep_date"/>
    <w:basedOn w:val="Recdate"/>
    <w:next w:val="Normalaftertitle"/>
    <w:rsid w:val="00621054"/>
  </w:style>
  <w:style w:type="paragraph" w:customStyle="1" w:styleId="RepNo">
    <w:name w:val="Rep_No"/>
    <w:basedOn w:val="RecNo"/>
    <w:next w:val="Normal"/>
    <w:rsid w:val="00621054"/>
  </w:style>
  <w:style w:type="paragraph" w:customStyle="1" w:styleId="RepNoBR">
    <w:name w:val="Rep_No_BR"/>
    <w:basedOn w:val="RecNoBR"/>
    <w:next w:val="Normal"/>
    <w:rsid w:val="00621054"/>
  </w:style>
  <w:style w:type="paragraph" w:customStyle="1" w:styleId="Repref">
    <w:name w:val="Rep_ref"/>
    <w:basedOn w:val="Recref"/>
    <w:next w:val="Repdate"/>
    <w:rsid w:val="00621054"/>
  </w:style>
  <w:style w:type="paragraph" w:customStyle="1" w:styleId="Reptitle">
    <w:name w:val="Rep_title"/>
    <w:basedOn w:val="Rectitle"/>
    <w:next w:val="Repref"/>
    <w:rsid w:val="00621054"/>
  </w:style>
  <w:style w:type="paragraph" w:customStyle="1" w:styleId="Resdate">
    <w:name w:val="Res_date"/>
    <w:basedOn w:val="Recdate"/>
    <w:next w:val="Normalaftertitle"/>
    <w:rsid w:val="00621054"/>
  </w:style>
  <w:style w:type="character" w:customStyle="1" w:styleId="Resdef">
    <w:name w:val="Res_def"/>
    <w:rsid w:val="00621054"/>
    <w:rPr>
      <w:rFonts w:ascii="Times New Roman" w:hAnsi="Times New Roman"/>
      <w:b/>
    </w:rPr>
  </w:style>
  <w:style w:type="paragraph" w:customStyle="1" w:styleId="ResNo">
    <w:name w:val="Res_No"/>
    <w:basedOn w:val="RecNo"/>
    <w:next w:val="Normal"/>
    <w:rsid w:val="00621054"/>
  </w:style>
  <w:style w:type="paragraph" w:customStyle="1" w:styleId="ResNoBR">
    <w:name w:val="Res_No_BR"/>
    <w:basedOn w:val="RecNoBR"/>
    <w:next w:val="Normal"/>
    <w:rsid w:val="00621054"/>
  </w:style>
  <w:style w:type="paragraph" w:customStyle="1" w:styleId="Resref">
    <w:name w:val="Res_ref"/>
    <w:basedOn w:val="Recref"/>
    <w:next w:val="Resdate"/>
    <w:rsid w:val="00621054"/>
  </w:style>
  <w:style w:type="paragraph" w:customStyle="1" w:styleId="Restitle">
    <w:name w:val="Res_title"/>
    <w:basedOn w:val="Rectitle"/>
    <w:next w:val="Resref"/>
    <w:rsid w:val="00621054"/>
  </w:style>
  <w:style w:type="paragraph" w:customStyle="1" w:styleId="Section1">
    <w:name w:val="Section_1"/>
    <w:basedOn w:val="Normal"/>
    <w:next w:val="Normal"/>
    <w:rsid w:val="00621054"/>
    <w:pPr>
      <w:spacing w:before="624"/>
      <w:jc w:val="center"/>
    </w:pPr>
    <w:rPr>
      <w:b/>
      <w:lang w:val="en-GB" w:eastAsia="en-US"/>
    </w:rPr>
  </w:style>
  <w:style w:type="paragraph" w:customStyle="1" w:styleId="Section2">
    <w:name w:val="Section_2"/>
    <w:basedOn w:val="Normal"/>
    <w:next w:val="Normal"/>
    <w:rsid w:val="00621054"/>
    <w:pPr>
      <w:spacing w:before="240"/>
      <w:jc w:val="center"/>
    </w:pPr>
    <w:rPr>
      <w:i/>
      <w:lang w:val="en-GB" w:eastAsia="en-US"/>
    </w:rPr>
  </w:style>
  <w:style w:type="paragraph" w:customStyle="1" w:styleId="SectionNo">
    <w:name w:val="Section_No"/>
    <w:basedOn w:val="Normal"/>
    <w:next w:val="Normal"/>
    <w:rsid w:val="00621054"/>
    <w:pPr>
      <w:keepNext/>
      <w:keepLines/>
      <w:spacing w:before="480" w:after="80"/>
      <w:jc w:val="center"/>
    </w:pPr>
    <w:rPr>
      <w:caps/>
      <w:sz w:val="28"/>
      <w:lang w:val="en-GB" w:eastAsia="en-US"/>
    </w:rPr>
  </w:style>
  <w:style w:type="paragraph" w:customStyle="1" w:styleId="Sectiontitle">
    <w:name w:val="Section_title"/>
    <w:basedOn w:val="Normal"/>
    <w:next w:val="Normalaftertitle"/>
    <w:rsid w:val="00621054"/>
    <w:pPr>
      <w:keepNext/>
      <w:keepLines/>
      <w:spacing w:before="480" w:after="280"/>
      <w:jc w:val="center"/>
    </w:pPr>
    <w:rPr>
      <w:b/>
      <w:sz w:val="28"/>
      <w:lang w:val="en-GB" w:eastAsia="en-US"/>
    </w:rPr>
  </w:style>
  <w:style w:type="paragraph" w:customStyle="1" w:styleId="Source">
    <w:name w:val="Source"/>
    <w:basedOn w:val="Normal"/>
    <w:next w:val="Normalaftertitle"/>
    <w:rsid w:val="00621054"/>
    <w:pPr>
      <w:spacing w:before="840" w:after="200"/>
      <w:jc w:val="center"/>
    </w:pPr>
    <w:rPr>
      <w:b/>
      <w:sz w:val="28"/>
      <w:lang w:val="en-GB" w:eastAsia="en-US"/>
    </w:rPr>
  </w:style>
  <w:style w:type="paragraph" w:customStyle="1" w:styleId="SpecialFooter">
    <w:name w:val="Special Footer"/>
    <w:basedOn w:val="Footer"/>
    <w:rsid w:val="00621054"/>
    <w:pPr>
      <w:tabs>
        <w:tab w:val="left" w:pos="567"/>
        <w:tab w:val="left" w:pos="1134"/>
        <w:tab w:val="left" w:pos="1701"/>
        <w:tab w:val="left" w:pos="2268"/>
        <w:tab w:val="left" w:pos="2835"/>
      </w:tabs>
      <w:jc w:val="both"/>
    </w:pPr>
    <w:rPr>
      <w:caps w:val="0"/>
      <w:noProof w:val="0"/>
    </w:rPr>
  </w:style>
  <w:style w:type="character" w:customStyle="1" w:styleId="Tablefreq">
    <w:name w:val="Table_freq"/>
    <w:rsid w:val="00621054"/>
    <w:rPr>
      <w:b/>
      <w:color w:val="auto"/>
    </w:rPr>
  </w:style>
  <w:style w:type="paragraph" w:customStyle="1" w:styleId="Tablehead">
    <w:name w:val="Table_head"/>
    <w:basedOn w:val="Normal"/>
    <w:next w:val="Normal"/>
    <w:rsid w:val="00621054"/>
    <w:pPr>
      <w:keepNext/>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lang w:val="en-GB" w:eastAsia="en-US"/>
    </w:rPr>
  </w:style>
  <w:style w:type="paragraph" w:customStyle="1" w:styleId="Tablelegend">
    <w:name w:val="Table_legend"/>
    <w:basedOn w:val="Normal"/>
    <w:rsid w:val="00621054"/>
    <w:pPr>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lang w:val="en-GB" w:eastAsia="en-US"/>
    </w:rPr>
  </w:style>
  <w:style w:type="paragraph" w:customStyle="1" w:styleId="TableNotitle">
    <w:name w:val="Table_No &amp; title"/>
    <w:basedOn w:val="Normal"/>
    <w:next w:val="Tablehead"/>
    <w:rsid w:val="00621054"/>
    <w:pPr>
      <w:keepNext/>
      <w:keepLines/>
      <w:spacing w:before="360" w:after="120"/>
      <w:jc w:val="center"/>
    </w:pPr>
    <w:rPr>
      <w:b/>
      <w:lang w:val="en-GB" w:eastAsia="en-US"/>
    </w:rPr>
  </w:style>
  <w:style w:type="paragraph" w:customStyle="1" w:styleId="TableNoBR">
    <w:name w:val="Table_No_BR"/>
    <w:basedOn w:val="Normal"/>
    <w:next w:val="TabletitleBR"/>
    <w:rsid w:val="00621054"/>
    <w:pPr>
      <w:keepNext/>
      <w:spacing w:before="560" w:after="120"/>
      <w:jc w:val="center"/>
    </w:pPr>
    <w:rPr>
      <w:caps/>
      <w:lang w:val="en-GB" w:eastAsia="en-US"/>
    </w:rPr>
  </w:style>
  <w:style w:type="paragraph" w:customStyle="1" w:styleId="Tableref">
    <w:name w:val="Table_ref"/>
    <w:basedOn w:val="Normal"/>
    <w:next w:val="TabletitleBR"/>
    <w:rsid w:val="00621054"/>
    <w:pPr>
      <w:keepNext/>
      <w:spacing w:after="120"/>
      <w:jc w:val="center"/>
    </w:pPr>
    <w:rPr>
      <w:lang w:val="en-GB" w:eastAsia="en-US"/>
    </w:rPr>
  </w:style>
  <w:style w:type="paragraph" w:customStyle="1" w:styleId="Tabletext">
    <w:name w:val="Table_text"/>
    <w:basedOn w:val="Normal"/>
    <w:rsid w:val="00621054"/>
    <w:pPr>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lang w:val="en-GB" w:eastAsia="en-US"/>
    </w:rPr>
  </w:style>
  <w:style w:type="paragraph" w:customStyle="1" w:styleId="Title1">
    <w:name w:val="Title 1"/>
    <w:basedOn w:val="Source"/>
    <w:next w:val="Normal"/>
    <w:rsid w:val="00621054"/>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21054"/>
  </w:style>
  <w:style w:type="paragraph" w:customStyle="1" w:styleId="Title3">
    <w:name w:val="Title 3"/>
    <w:basedOn w:val="Title2"/>
    <w:next w:val="Normal"/>
    <w:rsid w:val="00621054"/>
    <w:rPr>
      <w:caps w:val="0"/>
    </w:rPr>
  </w:style>
  <w:style w:type="paragraph" w:customStyle="1" w:styleId="Title4">
    <w:name w:val="Title 4"/>
    <w:basedOn w:val="Title3"/>
    <w:next w:val="Heading1"/>
    <w:rsid w:val="00621054"/>
    <w:rPr>
      <w:b/>
    </w:rPr>
  </w:style>
  <w:style w:type="paragraph" w:customStyle="1" w:styleId="toc0">
    <w:name w:val="toc 0"/>
    <w:basedOn w:val="Normal"/>
    <w:next w:val="TOC1"/>
    <w:rsid w:val="00621054"/>
    <w:pPr>
      <w:tabs>
        <w:tab w:val="right" w:pos="9639"/>
      </w:tabs>
    </w:pPr>
    <w:rPr>
      <w:b/>
      <w:lang w:val="en-GB" w:eastAsia="en-US"/>
    </w:rPr>
  </w:style>
  <w:style w:type="paragraph" w:styleId="TOC1">
    <w:name w:val="toc 1"/>
    <w:basedOn w:val="Normal"/>
    <w:rsid w:val="00621054"/>
    <w:pPr>
      <w:keepLines/>
      <w:tabs>
        <w:tab w:val="left" w:pos="964"/>
        <w:tab w:val="left" w:leader="dot" w:pos="8789"/>
        <w:tab w:val="right" w:pos="9639"/>
      </w:tabs>
      <w:spacing w:before="240"/>
      <w:ind w:left="680" w:right="851" w:hanging="680"/>
    </w:pPr>
    <w:rPr>
      <w:lang w:val="en-GB" w:eastAsia="en-US"/>
    </w:rPr>
  </w:style>
  <w:style w:type="paragraph" w:styleId="TOC2">
    <w:name w:val="toc 2"/>
    <w:basedOn w:val="TOC1"/>
    <w:rsid w:val="00621054"/>
    <w:pPr>
      <w:spacing w:before="80"/>
      <w:ind w:left="1531" w:hanging="851"/>
    </w:pPr>
  </w:style>
  <w:style w:type="paragraph" w:styleId="TOC3">
    <w:name w:val="toc 3"/>
    <w:basedOn w:val="TOC2"/>
    <w:rsid w:val="00621054"/>
  </w:style>
  <w:style w:type="paragraph" w:styleId="TOC4">
    <w:name w:val="toc 4"/>
    <w:basedOn w:val="TOC3"/>
    <w:rsid w:val="00621054"/>
  </w:style>
  <w:style w:type="paragraph" w:styleId="TOC5">
    <w:name w:val="toc 5"/>
    <w:basedOn w:val="TOC4"/>
    <w:rsid w:val="00621054"/>
  </w:style>
  <w:style w:type="paragraph" w:styleId="TOC6">
    <w:name w:val="toc 6"/>
    <w:basedOn w:val="TOC4"/>
    <w:rsid w:val="00621054"/>
  </w:style>
  <w:style w:type="paragraph" w:styleId="TOC7">
    <w:name w:val="toc 7"/>
    <w:basedOn w:val="TOC4"/>
    <w:rsid w:val="00621054"/>
  </w:style>
  <w:style w:type="paragraph" w:styleId="TOC8">
    <w:name w:val="toc 8"/>
    <w:basedOn w:val="TOC4"/>
    <w:rsid w:val="00621054"/>
  </w:style>
  <w:style w:type="character" w:styleId="Hyperlink">
    <w:name w:val="Hyperlink"/>
    <w:rsid w:val="008E15F0"/>
    <w:rPr>
      <w:color w:val="0000FF"/>
      <w:u w:val="single"/>
    </w:rPr>
  </w:style>
  <w:style w:type="character" w:customStyle="1" w:styleId="UnresolvedMention">
    <w:name w:val="Unresolved Mention"/>
    <w:uiPriority w:val="99"/>
    <w:rsid w:val="00BB2C65"/>
    <w:rPr>
      <w:color w:val="605E5C"/>
      <w:shd w:val="clear" w:color="auto" w:fill="E1DFDD"/>
    </w:rPr>
  </w:style>
  <w:style w:type="paragraph" w:styleId="TOC9">
    <w:name w:val="toc 9"/>
    <w:basedOn w:val="TOC3"/>
    <w:rsid w:val="00BB2C65"/>
    <w:pPr>
      <w:keepLines w:val="0"/>
      <w:tabs>
        <w:tab w:val="clear" w:pos="794"/>
        <w:tab w:val="clear" w:pos="1191"/>
        <w:tab w:val="clear" w:pos="1588"/>
        <w:tab w:val="clear" w:pos="1985"/>
      </w:tabs>
    </w:pPr>
  </w:style>
  <w:style w:type="paragraph" w:customStyle="1" w:styleId="AnnexNoTitle0">
    <w:name w:val="Annex_NoTitle"/>
    <w:basedOn w:val="Normal"/>
    <w:next w:val="Normalaftertitle"/>
    <w:rsid w:val="00BB2C65"/>
    <w:pPr>
      <w:keepNext/>
      <w:keepLines/>
      <w:spacing w:before="720"/>
      <w:jc w:val="center"/>
    </w:pPr>
    <w:rPr>
      <w:b/>
      <w:sz w:val="28"/>
      <w:lang w:val="en-GB" w:eastAsia="en-US"/>
    </w:rPr>
  </w:style>
  <w:style w:type="paragraph" w:customStyle="1" w:styleId="AppendixNoTitle0">
    <w:name w:val="Appendix_NoTitle"/>
    <w:basedOn w:val="AnnexNoTitle0"/>
    <w:next w:val="Normalaftertitle"/>
    <w:rsid w:val="00BB2C65"/>
  </w:style>
  <w:style w:type="character" w:styleId="CommentReference">
    <w:name w:val="annotation reference"/>
    <w:rsid w:val="00BB2C65"/>
    <w:rPr>
      <w:sz w:val="16"/>
      <w:szCs w:val="16"/>
    </w:rPr>
  </w:style>
  <w:style w:type="paragraph" w:customStyle="1" w:styleId="FigureNoTitle0">
    <w:name w:val="Figure_NoTitle"/>
    <w:basedOn w:val="Normal"/>
    <w:next w:val="Normalaftertitle"/>
    <w:rsid w:val="00BB2C65"/>
    <w:pPr>
      <w:keepLines/>
      <w:spacing w:before="240" w:after="120"/>
      <w:jc w:val="center"/>
    </w:pPr>
    <w:rPr>
      <w:b/>
      <w:lang w:val="en-GB" w:eastAsia="en-US"/>
    </w:rPr>
  </w:style>
  <w:style w:type="paragraph" w:styleId="CommentText">
    <w:name w:val="annotation text"/>
    <w:basedOn w:val="Normal"/>
    <w:link w:val="CommentTextChar"/>
    <w:rsid w:val="00BB2C65"/>
    <w:pPr>
      <w:tabs>
        <w:tab w:val="clear" w:pos="794"/>
        <w:tab w:val="clear" w:pos="1191"/>
        <w:tab w:val="clear" w:pos="1588"/>
        <w:tab w:val="clear" w:pos="1985"/>
      </w:tabs>
      <w:overflowPunct/>
      <w:autoSpaceDE/>
      <w:autoSpaceDN/>
      <w:adjustRightInd/>
      <w:spacing w:before="0"/>
      <w:textAlignment w:val="auto"/>
    </w:pPr>
    <w:rPr>
      <w:sz w:val="20"/>
      <w:lang w:val="en-US" w:eastAsia="en-US"/>
    </w:rPr>
  </w:style>
  <w:style w:type="character" w:customStyle="1" w:styleId="CommentTextChar">
    <w:name w:val="Comment Text Char"/>
    <w:link w:val="CommentText"/>
    <w:rsid w:val="00BB2C65"/>
    <w:rPr>
      <w:lang w:val="en-US" w:eastAsia="en-US"/>
    </w:rPr>
  </w:style>
  <w:style w:type="paragraph" w:customStyle="1" w:styleId="TableNoTitle0">
    <w:name w:val="Table_NoTitle"/>
    <w:basedOn w:val="Normal"/>
    <w:next w:val="Tablehead"/>
    <w:rsid w:val="00BB2C65"/>
    <w:pPr>
      <w:keepNext/>
      <w:keepLines/>
      <w:spacing w:before="360" w:after="120"/>
      <w:jc w:val="center"/>
    </w:pPr>
    <w:rPr>
      <w:b/>
      <w:lang w:val="en-GB" w:eastAsia="en-US"/>
    </w:rPr>
  </w:style>
  <w:style w:type="table" w:styleId="TableGrid">
    <w:name w:val="Table Grid"/>
    <w:basedOn w:val="TableNormal"/>
    <w:rsid w:val="00BB2C65"/>
    <w:pPr>
      <w:tabs>
        <w:tab w:val="left" w:pos="794"/>
        <w:tab w:val="left" w:pos="1191"/>
        <w:tab w:val="left" w:pos="1588"/>
        <w:tab w:val="left" w:pos="1985"/>
      </w:tabs>
      <w:overflowPunct w:val="0"/>
      <w:autoSpaceDE w:val="0"/>
      <w:autoSpaceDN w:val="0"/>
      <w:adjustRightInd w:val="0"/>
      <w:spacing w:before="120"/>
      <w:jc w:val="both"/>
      <w:textAlignment w:val="baseline"/>
    </w:pPr>
    <w:rPr>
      <w:rFonts w:ascii="CG Times" w:hAnsi="CG Times"/>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H">
    <w:name w:val="TAH"/>
    <w:basedOn w:val="TAC"/>
    <w:rsid w:val="00BB2C65"/>
    <w:rPr>
      <w:b/>
    </w:rPr>
  </w:style>
  <w:style w:type="paragraph" w:customStyle="1" w:styleId="TAC">
    <w:name w:val="TAC"/>
    <w:basedOn w:val="Normal"/>
    <w:rsid w:val="00BB2C65"/>
    <w:pPr>
      <w:keepNext/>
      <w:keepLines/>
      <w:tabs>
        <w:tab w:val="clear" w:pos="794"/>
        <w:tab w:val="clear" w:pos="1191"/>
        <w:tab w:val="clear" w:pos="1588"/>
        <w:tab w:val="clear" w:pos="1985"/>
      </w:tabs>
      <w:spacing w:before="0"/>
      <w:jc w:val="center"/>
    </w:pPr>
    <w:rPr>
      <w:rFonts w:ascii="Arial" w:eastAsia="MS Mincho" w:hAnsi="Arial"/>
      <w:sz w:val="18"/>
      <w:lang w:val="en-GB" w:eastAsia="en-US"/>
    </w:rPr>
  </w:style>
  <w:style w:type="paragraph" w:customStyle="1" w:styleId="FL">
    <w:name w:val="FL"/>
    <w:basedOn w:val="Normal"/>
    <w:rsid w:val="00BB2C65"/>
    <w:pPr>
      <w:keepNext/>
      <w:keepLines/>
      <w:tabs>
        <w:tab w:val="clear" w:pos="794"/>
        <w:tab w:val="clear" w:pos="1191"/>
        <w:tab w:val="clear" w:pos="1588"/>
        <w:tab w:val="clear" w:pos="1985"/>
      </w:tabs>
      <w:spacing w:before="60" w:after="180"/>
      <w:jc w:val="center"/>
    </w:pPr>
    <w:rPr>
      <w:rFonts w:ascii="Arial" w:eastAsia="MS Mincho" w:hAnsi="Arial"/>
      <w:b/>
      <w:sz w:val="20"/>
      <w:lang w:val="en-GB" w:eastAsia="en-US"/>
    </w:rPr>
  </w:style>
  <w:style w:type="paragraph" w:customStyle="1" w:styleId="Docnumber">
    <w:name w:val="Docnumber"/>
    <w:basedOn w:val="Normal"/>
    <w:link w:val="DocnumberChar"/>
    <w:qFormat/>
    <w:rsid w:val="00BB2C65"/>
    <w:pPr>
      <w:jc w:val="right"/>
    </w:pPr>
    <w:rPr>
      <w:rFonts w:eastAsia="SimSun"/>
      <w:b/>
      <w:sz w:val="40"/>
      <w:lang w:val="en-GB" w:eastAsia="en-US"/>
    </w:rPr>
  </w:style>
  <w:style w:type="character" w:customStyle="1" w:styleId="DocnumberChar">
    <w:name w:val="Docnumber Char"/>
    <w:link w:val="Docnumber"/>
    <w:rsid w:val="00BB2C65"/>
    <w:rPr>
      <w:rFonts w:eastAsia="SimSun"/>
      <w:b/>
      <w:sz w:val="40"/>
      <w:lang w:val="en-GB" w:eastAsia="en-US"/>
    </w:rPr>
  </w:style>
  <w:style w:type="paragraph" w:styleId="ListParagraph">
    <w:name w:val="List Paragraph"/>
    <w:basedOn w:val="Normal"/>
    <w:qFormat/>
    <w:rsid w:val="00BB2C65"/>
    <w:pPr>
      <w:tabs>
        <w:tab w:val="clear" w:pos="794"/>
        <w:tab w:val="clear" w:pos="1191"/>
        <w:tab w:val="clear" w:pos="1588"/>
        <w:tab w:val="clear" w:pos="1985"/>
      </w:tabs>
      <w:ind w:left="720"/>
      <w:contextualSpacing/>
    </w:pPr>
    <w:rPr>
      <w:lang w:val="en-GB" w:eastAsia="en-US"/>
    </w:rPr>
  </w:style>
  <w:style w:type="paragraph" w:styleId="CommentSubject">
    <w:name w:val="annotation subject"/>
    <w:basedOn w:val="CommentText"/>
    <w:next w:val="CommentText"/>
    <w:link w:val="CommentSubjectChar"/>
    <w:rsid w:val="00BB2C65"/>
    <w:pPr>
      <w:tabs>
        <w:tab w:val="left" w:pos="794"/>
        <w:tab w:val="left" w:pos="1191"/>
        <w:tab w:val="left" w:pos="1588"/>
        <w:tab w:val="left" w:pos="1985"/>
      </w:tabs>
      <w:overflowPunct w:val="0"/>
      <w:autoSpaceDE w:val="0"/>
      <w:autoSpaceDN w:val="0"/>
      <w:adjustRightInd w:val="0"/>
      <w:spacing w:before="120"/>
      <w:jc w:val="both"/>
      <w:textAlignment w:val="baseline"/>
    </w:pPr>
    <w:rPr>
      <w:b/>
      <w:bCs/>
      <w:lang w:val="en-GB"/>
    </w:rPr>
  </w:style>
  <w:style w:type="character" w:customStyle="1" w:styleId="CommentSubjectChar">
    <w:name w:val="Comment Subject Char"/>
    <w:link w:val="CommentSubject"/>
    <w:rsid w:val="00BB2C65"/>
    <w:rPr>
      <w:b/>
      <w:bCs/>
      <w:lang w:val="en-GB" w:eastAsia="en-US"/>
    </w:rPr>
  </w:style>
  <w:style w:type="paragraph" w:styleId="Revision">
    <w:name w:val="Revision"/>
    <w:hidden/>
    <w:rsid w:val="00BB2C65"/>
    <w:rPr>
      <w:sz w:val="24"/>
    </w:rPr>
  </w:style>
  <w:style w:type="character" w:customStyle="1" w:styleId="HeaderChar">
    <w:name w:val="Header Char"/>
    <w:link w:val="Header"/>
    <w:rsid w:val="00BB2C65"/>
    <w:rPr>
      <w:sz w:val="18"/>
      <w:lang w:val="en-GB" w:eastAsia="en-US"/>
    </w:rPr>
  </w:style>
  <w:style w:type="character" w:styleId="FollowedHyperlink">
    <w:name w:val="FollowedHyperlink"/>
    <w:rsid w:val="00BB2C65"/>
    <w:rPr>
      <w:color w:val="954F72"/>
      <w:u w:val="single"/>
    </w:rPr>
  </w:style>
  <w:style w:type="paragraph" w:styleId="TOCHeading">
    <w:name w:val="TOC Heading"/>
    <w:basedOn w:val="Heading1"/>
    <w:next w:val="Normal"/>
    <w:qFormat/>
    <w:rsid w:val="00BB2C6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Calibri Light" w:hAnsi="Calibri Light"/>
      <w:b w:val="0"/>
      <w:color w:val="2F5496"/>
      <w:sz w:val="32"/>
      <w:szCs w:val="32"/>
      <w:lang w:val="en-US"/>
    </w:rPr>
  </w:style>
  <w:style w:type="paragraph" w:customStyle="1" w:styleId="TSBHeaderQuestion">
    <w:name w:val="TSBHeaderQuestion"/>
    <w:basedOn w:val="Normal"/>
    <w:qFormat/>
    <w:rsid w:val="00BB2C65"/>
    <w:rPr>
      <w:szCs w:val="24"/>
      <w:lang w:val="en-GB" w:eastAsia="en-US"/>
    </w:rPr>
  </w:style>
  <w:style w:type="paragraph" w:customStyle="1" w:styleId="TSBHeaderSource">
    <w:name w:val="TSBHeaderSource"/>
    <w:basedOn w:val="Normal"/>
    <w:qFormat/>
    <w:rsid w:val="00BB2C65"/>
    <w:rPr>
      <w:szCs w:val="24"/>
      <w:lang w:val="en-GB" w:eastAsia="en-US"/>
    </w:rPr>
  </w:style>
  <w:style w:type="paragraph" w:customStyle="1" w:styleId="TSBHeaderTitle">
    <w:name w:val="TSBHeaderTitle"/>
    <w:basedOn w:val="Normal"/>
    <w:qFormat/>
    <w:rsid w:val="00BB2C65"/>
    <w:rPr>
      <w:szCs w:val="24"/>
      <w:lang w:val="en-GB" w:eastAsia="en-US"/>
    </w:rPr>
  </w:style>
  <w:style w:type="paragraph" w:customStyle="1" w:styleId="TSBHeaderRight14">
    <w:name w:val="TSBHeaderRight14"/>
    <w:basedOn w:val="Normal"/>
    <w:qFormat/>
    <w:rsid w:val="00BB2C65"/>
    <w:pPr>
      <w:jc w:val="right"/>
    </w:pPr>
    <w:rPr>
      <w:b/>
      <w:bCs/>
      <w:sz w:val="28"/>
      <w:szCs w:val="28"/>
      <w:lang w:val="en-GB" w:eastAsia="en-US"/>
    </w:rPr>
  </w:style>
  <w:style w:type="paragraph" w:customStyle="1" w:styleId="VenueDate">
    <w:name w:val="VenueDate"/>
    <w:basedOn w:val="Normal"/>
    <w:qFormat/>
    <w:rsid w:val="00BB2C65"/>
    <w:pPr>
      <w:jc w:val="right"/>
    </w:pPr>
    <w:rPr>
      <w:szCs w:val="24"/>
      <w:lang w:val="en-GB" w:eastAsia="en-US"/>
    </w:rPr>
  </w:style>
  <w:style w:type="table" w:styleId="TableGrid1">
    <w:name w:val="Table Grid 1"/>
    <w:basedOn w:val="TableNormal"/>
    <w:rsid w:val="00BB2C65"/>
    <w:pPr>
      <w:tabs>
        <w:tab w:val="left" w:pos="794"/>
        <w:tab w:val="left" w:pos="1191"/>
        <w:tab w:val="left" w:pos="1588"/>
        <w:tab w:val="left" w:pos="1985"/>
      </w:tabs>
      <w:overflowPunct w:val="0"/>
      <w:autoSpaceDE w:val="0"/>
      <w:autoSpaceDN w:val="0"/>
      <w:adjustRightInd w:val="0"/>
      <w:spacing w:before="120"/>
      <w:jc w:val="both"/>
      <w:textAlignment w:val="baseline"/>
    </w:pPr>
    <w:rPr>
      <w:rFonts w:ascii="CG Times" w:hAnsi="CG Times"/>
      <w:lang w:val="en-GB" w:eastAsia="en-GB"/>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itle">
    <w:name w:val="Title"/>
    <w:basedOn w:val="Normal"/>
    <w:next w:val="Normal"/>
    <w:link w:val="TitleChar"/>
    <w:qFormat/>
    <w:rsid w:val="00BB2C65"/>
    <w:pPr>
      <w:spacing w:before="240" w:after="120"/>
      <w:jc w:val="center"/>
      <w:outlineLvl w:val="0"/>
    </w:pPr>
    <w:rPr>
      <w:rFonts w:ascii="Arial" w:eastAsia="MS Gothic" w:hAnsi="Arial"/>
      <w:sz w:val="32"/>
      <w:szCs w:val="32"/>
      <w:lang w:val="en-GB" w:eastAsia="en-US"/>
    </w:rPr>
  </w:style>
  <w:style w:type="character" w:customStyle="1" w:styleId="TitleChar">
    <w:name w:val="Title Char"/>
    <w:link w:val="Title"/>
    <w:rsid w:val="00BB2C65"/>
    <w:rPr>
      <w:rFonts w:ascii="Arial" w:eastAsia="MS Gothic" w:hAnsi="Arial"/>
      <w:sz w:val="32"/>
      <w:szCs w:val="32"/>
      <w:lang w:val="en-GB" w:eastAsia="en-US"/>
    </w:rPr>
  </w:style>
  <w:style w:type="paragraph" w:styleId="BalloonText">
    <w:name w:val="Balloon Text"/>
    <w:basedOn w:val="Normal"/>
    <w:link w:val="BalloonTextChar"/>
    <w:rsid w:val="00BB2C65"/>
    <w:pPr>
      <w:spacing w:before="0"/>
      <w:jc w:val="both"/>
    </w:pPr>
    <w:rPr>
      <w:rFonts w:ascii="Tahoma" w:hAnsi="Tahoma" w:cs="Tahoma"/>
      <w:sz w:val="16"/>
      <w:szCs w:val="16"/>
      <w:lang w:val="en-GB" w:eastAsia="en-US"/>
    </w:rPr>
  </w:style>
  <w:style w:type="character" w:customStyle="1" w:styleId="BalloonTextChar">
    <w:name w:val="Balloon Text Char"/>
    <w:link w:val="BalloonText"/>
    <w:rsid w:val="00BB2C65"/>
    <w:rPr>
      <w:rFonts w:ascii="Tahoma" w:hAnsi="Tahoma" w:cs="Tahoma"/>
      <w:sz w:val="16"/>
      <w:szCs w:val="16"/>
      <w:lang w:val="en-GB" w:eastAsia="en-US"/>
    </w:rPr>
  </w:style>
  <w:style w:type="paragraph" w:customStyle="1" w:styleId="B1">
    <w:name w:val="B1+"/>
    <w:basedOn w:val="Normal"/>
    <w:rsid w:val="00BB2C65"/>
    <w:pPr>
      <w:numPr>
        <w:numId w:val="19"/>
      </w:numPr>
      <w:jc w:val="both"/>
    </w:pPr>
    <w:rPr>
      <w:rFonts w:eastAsia="SimSun"/>
      <w:szCs w:val="24"/>
      <w:lang w:val="en-GB" w:eastAsia="en-US"/>
    </w:rPr>
  </w:style>
  <w:style w:type="paragraph" w:customStyle="1" w:styleId="Tabletitle">
    <w:name w:val="Table_title"/>
    <w:basedOn w:val="Normal"/>
    <w:next w:val="Tabletext"/>
    <w:rsid w:val="00BB2C65"/>
    <w:pPr>
      <w:keepNext/>
      <w:keepLines/>
      <w:tabs>
        <w:tab w:val="clear" w:pos="794"/>
        <w:tab w:val="clear" w:pos="1191"/>
        <w:tab w:val="clear" w:pos="1588"/>
        <w:tab w:val="clear" w:pos="1985"/>
        <w:tab w:val="left" w:pos="1134"/>
        <w:tab w:val="left" w:pos="1871"/>
        <w:tab w:val="left" w:pos="2268"/>
      </w:tabs>
      <w:spacing w:before="0" w:after="120"/>
      <w:jc w:val="center"/>
    </w:pPr>
    <w:rPr>
      <w:rFonts w:ascii="Times New Roman Bold" w:hAnsi="Times New Roman Bold"/>
      <w:b/>
      <w:sz w:val="20"/>
      <w:lang w:val="en-GB" w:eastAsia="en-US"/>
    </w:rPr>
  </w:style>
  <w:style w:type="paragraph" w:styleId="DocumentMap">
    <w:name w:val="Document Map"/>
    <w:basedOn w:val="Normal"/>
    <w:link w:val="DocumentMapChar"/>
    <w:rsid w:val="00BB2C65"/>
    <w:pPr>
      <w:spacing w:before="0"/>
      <w:jc w:val="both"/>
    </w:pPr>
    <w:rPr>
      <w:szCs w:val="24"/>
      <w:lang w:val="en-GB" w:eastAsia="en-US"/>
    </w:rPr>
  </w:style>
  <w:style w:type="character" w:customStyle="1" w:styleId="DocumentMapChar">
    <w:name w:val="Document Map Char"/>
    <w:link w:val="DocumentMap"/>
    <w:rsid w:val="00BB2C65"/>
    <w:rPr>
      <w:sz w:val="24"/>
      <w:szCs w:val="24"/>
      <w:lang w:val="en-GB" w:eastAsia="en-US"/>
    </w:rPr>
  </w:style>
  <w:style w:type="character" w:customStyle="1" w:styleId="Heading2Char">
    <w:name w:val="Heading 2 Char"/>
    <w:link w:val="Heading2"/>
    <w:rsid w:val="00BB2C65"/>
    <w:rPr>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896716">
      <w:bodyDiv w:val="1"/>
      <w:marLeft w:val="0"/>
      <w:marRight w:val="0"/>
      <w:marTop w:val="0"/>
      <w:marBottom w:val="0"/>
      <w:divBdr>
        <w:top w:val="none" w:sz="0" w:space="0" w:color="auto"/>
        <w:left w:val="none" w:sz="0" w:space="0" w:color="auto"/>
        <w:bottom w:val="none" w:sz="0" w:space="0" w:color="auto"/>
        <w:right w:val="none" w:sz="0" w:space="0" w:color="auto"/>
      </w:divBdr>
    </w:div>
    <w:div w:id="197587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r.lenin@ieee.org" TargetMode="Externa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td.iec.ch/iev/iev.nsf/index?openform&amp;part=161"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hyperlink" Target="https://webstore.iec.ch/publication/44" TargetMode="External"/><Relationship Id="rId29"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www.itu.int/md/T22-SG05-221017-TD-GEN-0497" TargetMode="External"/><Relationship Id="rId19" Type="http://schemas.openxmlformats.org/officeDocument/2006/relationships/hyperlink" Target="http://webstore.iec.ch/webstore/webstore.nsf/artnum/036358" TargetMode="External"/><Relationship Id="rId4" Type="http://schemas.openxmlformats.org/officeDocument/2006/relationships/webSettings" Target="webSettings.xml"/><Relationship Id="rId9" Type="http://schemas.openxmlformats.org/officeDocument/2006/relationships/hyperlink" Target="mailto:anshulkr.gupta@gov.in" TargetMode="External"/><Relationship Id="rId14" Type="http://schemas.microsoft.com/office/2011/relationships/commentsExtended" Target="commentsExtended.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5345</Words>
  <Characters>30467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Dr.Lenin Raja</dc:creator>
  <cp:keywords/>
  <dc:description/>
  <cp:lastModifiedBy>PC</cp:lastModifiedBy>
  <cp:revision>58</cp:revision>
  <dcterms:created xsi:type="dcterms:W3CDTF">2023-05-23T10:40:00Z</dcterms:created>
  <dcterms:modified xsi:type="dcterms:W3CDTF">2023-05-24T09:15:00Z</dcterms:modified>
</cp:coreProperties>
</file>