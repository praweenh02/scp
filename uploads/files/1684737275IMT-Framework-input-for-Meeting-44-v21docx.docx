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RPr="00827727" w14:paraId="38D688A7" w14:textId="77777777" w:rsidTr="00876A8A">
        <w:trPr>
          <w:cantSplit/>
        </w:trPr>
        <w:tc>
          <w:tcPr>
            <w:tcW w:w="6487" w:type="dxa"/>
            <w:vAlign w:val="center"/>
          </w:tcPr>
          <w:p w14:paraId="0EF9F37D" w14:textId="77777777" w:rsidR="009F6520" w:rsidRPr="00827727" w:rsidRDefault="009F6520" w:rsidP="009F6520">
            <w:pPr>
              <w:shd w:val="solid" w:color="FFFFFF" w:fill="FFFFFF"/>
              <w:spacing w:before="0"/>
              <w:rPr>
                <w:rFonts w:ascii="Verdana" w:hAnsi="Verdana" w:cs="Times New Roman Bold"/>
                <w:b/>
                <w:bCs/>
                <w:sz w:val="26"/>
                <w:szCs w:val="26"/>
              </w:rPr>
            </w:pPr>
            <w:bookmarkStart w:id="0" w:name="_GoBack"/>
            <w:bookmarkEnd w:id="0"/>
            <w:r w:rsidRPr="00827727">
              <w:rPr>
                <w:rFonts w:ascii="Verdana" w:hAnsi="Verdana" w:cs="Times New Roman Bold"/>
                <w:b/>
                <w:bCs/>
                <w:sz w:val="26"/>
                <w:szCs w:val="26"/>
              </w:rPr>
              <w:t>Radiocommunication Study Groups</w:t>
            </w:r>
          </w:p>
        </w:tc>
        <w:tc>
          <w:tcPr>
            <w:tcW w:w="3402" w:type="dxa"/>
          </w:tcPr>
          <w:p w14:paraId="25FEBE48" w14:textId="08E20A7E" w:rsidR="009F6520" w:rsidRPr="00827727" w:rsidRDefault="004E164A" w:rsidP="004E164A">
            <w:pPr>
              <w:shd w:val="solid" w:color="FFFFFF" w:fill="FFFFFF"/>
              <w:spacing w:before="0" w:line="240" w:lineRule="atLeast"/>
            </w:pPr>
            <w:bookmarkStart w:id="1" w:name="ditulogo"/>
            <w:bookmarkEnd w:id="1"/>
            <w:r w:rsidRPr="00827727">
              <w:rPr>
                <w:noProof/>
                <w:lang w:eastAsia="en-GB"/>
              </w:rPr>
              <w:drawing>
                <wp:inline distT="0" distB="0" distL="0" distR="0" wp14:anchorId="62B948A1" wp14:editId="792445EA">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827727" w14:paraId="7CB35B59" w14:textId="77777777" w:rsidTr="00876A8A">
        <w:trPr>
          <w:cantSplit/>
        </w:trPr>
        <w:tc>
          <w:tcPr>
            <w:tcW w:w="6487" w:type="dxa"/>
            <w:tcBorders>
              <w:bottom w:val="single" w:sz="12" w:space="0" w:color="auto"/>
            </w:tcBorders>
          </w:tcPr>
          <w:p w14:paraId="194546DC" w14:textId="77777777" w:rsidR="000069D4" w:rsidRPr="00827727"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11BC37BF" w14:textId="77777777" w:rsidR="000069D4" w:rsidRPr="00827727" w:rsidRDefault="000069D4" w:rsidP="00A5173C">
            <w:pPr>
              <w:shd w:val="solid" w:color="FFFFFF" w:fill="FFFFFF"/>
              <w:spacing w:before="0" w:after="48" w:line="240" w:lineRule="atLeast"/>
              <w:rPr>
                <w:sz w:val="22"/>
                <w:szCs w:val="22"/>
              </w:rPr>
            </w:pPr>
          </w:p>
        </w:tc>
      </w:tr>
      <w:tr w:rsidR="000069D4" w:rsidRPr="00827727" w14:paraId="35578D28" w14:textId="77777777" w:rsidTr="00876A8A">
        <w:trPr>
          <w:cantSplit/>
        </w:trPr>
        <w:tc>
          <w:tcPr>
            <w:tcW w:w="6487" w:type="dxa"/>
            <w:tcBorders>
              <w:top w:val="single" w:sz="12" w:space="0" w:color="auto"/>
            </w:tcBorders>
          </w:tcPr>
          <w:p w14:paraId="07C451AF" w14:textId="77777777" w:rsidR="000069D4" w:rsidRPr="00827727"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117E4CDE" w14:textId="77777777" w:rsidR="000069D4" w:rsidRPr="00827727" w:rsidRDefault="000069D4" w:rsidP="00A5173C">
            <w:pPr>
              <w:shd w:val="solid" w:color="FFFFFF" w:fill="FFFFFF"/>
              <w:spacing w:before="0" w:after="48" w:line="240" w:lineRule="atLeast"/>
            </w:pPr>
          </w:p>
        </w:tc>
      </w:tr>
      <w:tr w:rsidR="000069D4" w:rsidRPr="00827727" w14:paraId="3042FD5F" w14:textId="77777777" w:rsidTr="00876A8A">
        <w:trPr>
          <w:cantSplit/>
        </w:trPr>
        <w:tc>
          <w:tcPr>
            <w:tcW w:w="6487" w:type="dxa"/>
            <w:vMerge w:val="restart"/>
          </w:tcPr>
          <w:p w14:paraId="45ADAD43" w14:textId="596AFEC8" w:rsidR="004E164A" w:rsidRPr="00827727" w:rsidRDefault="004E164A" w:rsidP="004E164A">
            <w:pPr>
              <w:shd w:val="solid" w:color="FFFFFF" w:fill="FFFFFF"/>
              <w:tabs>
                <w:tab w:val="clear" w:pos="1134"/>
                <w:tab w:val="clear" w:pos="1871"/>
                <w:tab w:val="clear" w:pos="2268"/>
              </w:tabs>
              <w:spacing w:before="0" w:after="240"/>
              <w:ind w:left="1134" w:hanging="1134"/>
              <w:rPr>
                <w:rFonts w:ascii="Verdana" w:hAnsi="Verdana"/>
                <w:sz w:val="20"/>
              </w:rPr>
            </w:pPr>
            <w:bookmarkStart w:id="2" w:name="recibido"/>
            <w:bookmarkStart w:id="3" w:name="dnum" w:colFirst="1" w:colLast="1"/>
            <w:bookmarkEnd w:id="2"/>
            <w:r w:rsidRPr="00827727">
              <w:rPr>
                <w:rFonts w:ascii="Verdana" w:hAnsi="Verdana"/>
                <w:sz w:val="20"/>
              </w:rPr>
              <w:t>Received:</w:t>
            </w:r>
            <w:r w:rsidRPr="00827727">
              <w:rPr>
                <w:rFonts w:ascii="Verdana" w:hAnsi="Verdana"/>
                <w:sz w:val="20"/>
              </w:rPr>
              <w:tab/>
            </w:r>
            <w:r w:rsidR="0061144C">
              <w:rPr>
                <w:rFonts w:ascii="Verdana" w:hAnsi="Verdana"/>
                <w:sz w:val="20"/>
              </w:rPr>
              <w:t>17</w:t>
            </w:r>
            <w:r w:rsidRPr="00827727">
              <w:rPr>
                <w:rFonts w:ascii="Verdana" w:hAnsi="Verdana"/>
                <w:sz w:val="20"/>
              </w:rPr>
              <w:t xml:space="preserve"> </w:t>
            </w:r>
            <w:r w:rsidR="0061144C">
              <w:rPr>
                <w:rFonts w:ascii="Verdana" w:hAnsi="Verdana"/>
                <w:sz w:val="20"/>
              </w:rPr>
              <w:t>April</w:t>
            </w:r>
            <w:r w:rsidRPr="00827727">
              <w:rPr>
                <w:rFonts w:ascii="Verdana" w:hAnsi="Verdana"/>
                <w:sz w:val="20"/>
              </w:rPr>
              <w:t xml:space="preserve"> 2023</w:t>
            </w:r>
          </w:p>
          <w:p w14:paraId="561696F2" w14:textId="77777777" w:rsidR="003A5357" w:rsidRDefault="004E164A" w:rsidP="004E164A">
            <w:pPr>
              <w:shd w:val="solid" w:color="FFFFFF" w:fill="FFFFFF"/>
              <w:tabs>
                <w:tab w:val="clear" w:pos="1134"/>
                <w:tab w:val="clear" w:pos="1871"/>
                <w:tab w:val="clear" w:pos="2268"/>
              </w:tabs>
              <w:spacing w:before="0" w:after="240"/>
              <w:ind w:left="1134" w:hanging="1134"/>
              <w:rPr>
                <w:ins w:id="4" w:author="INDIA" w:date="2023-05-15T09:21:00Z"/>
                <w:rStyle w:val="Hyperlink"/>
              </w:rPr>
            </w:pPr>
            <w:r w:rsidRPr="00827727">
              <w:rPr>
                <w:rFonts w:ascii="Verdana" w:hAnsi="Verdana"/>
                <w:sz w:val="20"/>
              </w:rPr>
              <w:t xml:space="preserve">Source: </w:t>
            </w:r>
            <w:r w:rsidRPr="00827727">
              <w:rPr>
                <w:rFonts w:ascii="Verdana" w:hAnsi="Verdana"/>
                <w:sz w:val="20"/>
              </w:rPr>
              <w:tab/>
              <w:t>Annex 3.</w:t>
            </w:r>
            <w:r w:rsidR="0061144C">
              <w:rPr>
                <w:rFonts w:ascii="Verdana" w:hAnsi="Verdana"/>
                <w:sz w:val="20"/>
              </w:rPr>
              <w:t>7</w:t>
            </w:r>
            <w:r w:rsidRPr="00827727">
              <w:rPr>
                <w:rFonts w:ascii="Verdana" w:hAnsi="Verdana"/>
                <w:sz w:val="20"/>
              </w:rPr>
              <w:t xml:space="preserve"> to Document </w:t>
            </w:r>
            <w:r w:rsidR="0061144C">
              <w:t xml:space="preserve"> </w:t>
            </w:r>
            <w:hyperlink r:id="rId8" w:history="1">
              <w:r w:rsidR="0061144C">
                <w:rPr>
                  <w:rStyle w:val="Hyperlink"/>
                </w:rPr>
                <w:t>5D/1668</w:t>
              </w:r>
            </w:hyperlink>
            <w:ins w:id="5" w:author="INDIA" w:date="2023-05-15T09:20:00Z">
              <w:r w:rsidR="003A5357">
                <w:rPr>
                  <w:rStyle w:val="Hyperlink"/>
                </w:rPr>
                <w:t xml:space="preserve"> and</w:t>
              </w:r>
            </w:ins>
            <w:ins w:id="6" w:author="INDIA" w:date="2023-05-15T09:21:00Z">
              <w:r w:rsidR="003A5357">
                <w:rPr>
                  <w:rStyle w:val="Hyperlink"/>
                </w:rPr>
                <w:t xml:space="preserve"> </w:t>
              </w:r>
            </w:ins>
          </w:p>
          <w:p w14:paraId="7ACF0D52" w14:textId="2C46DA79" w:rsidR="004E164A" w:rsidRPr="00827727" w:rsidRDefault="003A5357" w:rsidP="004E164A">
            <w:pPr>
              <w:shd w:val="solid" w:color="FFFFFF" w:fill="FFFFFF"/>
              <w:tabs>
                <w:tab w:val="clear" w:pos="1134"/>
                <w:tab w:val="clear" w:pos="1871"/>
                <w:tab w:val="clear" w:pos="2268"/>
              </w:tabs>
              <w:spacing w:before="0" w:after="240"/>
              <w:ind w:left="1134" w:hanging="1134"/>
              <w:rPr>
                <w:rFonts w:ascii="Verdana" w:hAnsi="Verdana"/>
                <w:sz w:val="20"/>
              </w:rPr>
            </w:pPr>
            <w:ins w:id="7" w:author="INDIA" w:date="2023-05-15T09:21:00Z">
              <w:r>
                <w:rPr>
                  <w:rStyle w:val="Hyperlink"/>
                </w:rPr>
                <w:t>CG outcome-clean (final)</w:t>
              </w:r>
            </w:ins>
          </w:p>
        </w:tc>
        <w:tc>
          <w:tcPr>
            <w:tcW w:w="3402" w:type="dxa"/>
          </w:tcPr>
          <w:p w14:paraId="743F022A" w14:textId="56D52860" w:rsidR="000069D4" w:rsidRPr="00827727" w:rsidRDefault="004E164A" w:rsidP="00A5173C">
            <w:pPr>
              <w:shd w:val="solid" w:color="FFFFFF" w:fill="FFFFFF"/>
              <w:spacing w:before="0" w:line="240" w:lineRule="atLeast"/>
              <w:rPr>
                <w:rFonts w:ascii="Verdana" w:hAnsi="Verdana"/>
                <w:sz w:val="20"/>
                <w:lang w:eastAsia="zh-CN"/>
              </w:rPr>
            </w:pPr>
            <w:r w:rsidRPr="00827727">
              <w:rPr>
                <w:rFonts w:ascii="Verdana" w:hAnsi="Verdana"/>
                <w:b/>
                <w:sz w:val="20"/>
                <w:lang w:eastAsia="zh-CN"/>
              </w:rPr>
              <w:t>Document 5D/</w:t>
            </w:r>
            <w:proofErr w:type="spellStart"/>
            <w:r w:rsidR="0061144C">
              <w:rPr>
                <w:rFonts w:ascii="Verdana" w:hAnsi="Verdana"/>
                <w:b/>
                <w:sz w:val="20"/>
                <w:lang w:eastAsia="zh-CN"/>
              </w:rPr>
              <w:t>xxxx</w:t>
            </w:r>
            <w:proofErr w:type="spellEnd"/>
          </w:p>
        </w:tc>
      </w:tr>
      <w:tr w:rsidR="000069D4" w:rsidRPr="00827727" w14:paraId="36171AE6" w14:textId="77777777" w:rsidTr="00876A8A">
        <w:trPr>
          <w:cantSplit/>
        </w:trPr>
        <w:tc>
          <w:tcPr>
            <w:tcW w:w="6487" w:type="dxa"/>
            <w:vMerge/>
          </w:tcPr>
          <w:p w14:paraId="14FEDF96" w14:textId="77777777" w:rsidR="000069D4" w:rsidRPr="00827727" w:rsidRDefault="000069D4" w:rsidP="00A5173C">
            <w:pPr>
              <w:spacing w:before="60"/>
              <w:jc w:val="center"/>
              <w:rPr>
                <w:b/>
                <w:smallCaps/>
                <w:sz w:val="32"/>
                <w:lang w:eastAsia="zh-CN"/>
              </w:rPr>
            </w:pPr>
            <w:bookmarkStart w:id="8" w:name="ddate" w:colFirst="1" w:colLast="1"/>
            <w:bookmarkEnd w:id="3"/>
          </w:p>
        </w:tc>
        <w:tc>
          <w:tcPr>
            <w:tcW w:w="3402" w:type="dxa"/>
          </w:tcPr>
          <w:p w14:paraId="10D42834" w14:textId="769689F3" w:rsidR="000069D4" w:rsidRPr="00827727" w:rsidRDefault="0061144C" w:rsidP="00A5173C">
            <w:pPr>
              <w:shd w:val="solid" w:color="FFFFFF" w:fill="FFFFFF"/>
              <w:spacing w:before="0" w:line="240" w:lineRule="atLeast"/>
              <w:rPr>
                <w:rFonts w:ascii="Verdana" w:hAnsi="Verdana"/>
                <w:sz w:val="20"/>
                <w:lang w:eastAsia="zh-CN"/>
              </w:rPr>
            </w:pPr>
            <w:r>
              <w:rPr>
                <w:rFonts w:ascii="Verdana" w:hAnsi="Verdana"/>
                <w:b/>
                <w:sz w:val="20"/>
                <w:lang w:eastAsia="zh-CN"/>
              </w:rPr>
              <w:t>17</w:t>
            </w:r>
            <w:r w:rsidR="004E164A" w:rsidRPr="00827727">
              <w:rPr>
                <w:rFonts w:ascii="Verdana" w:hAnsi="Verdana"/>
                <w:b/>
                <w:sz w:val="20"/>
                <w:lang w:eastAsia="zh-CN"/>
              </w:rPr>
              <w:t xml:space="preserve"> </w:t>
            </w:r>
            <w:r>
              <w:rPr>
                <w:rFonts w:ascii="Verdana" w:hAnsi="Verdana"/>
                <w:b/>
                <w:sz w:val="20"/>
                <w:lang w:eastAsia="zh-CN"/>
              </w:rPr>
              <w:t>April</w:t>
            </w:r>
            <w:r w:rsidR="004E164A" w:rsidRPr="00827727">
              <w:rPr>
                <w:rFonts w:ascii="Verdana" w:hAnsi="Verdana"/>
                <w:b/>
                <w:sz w:val="20"/>
                <w:lang w:eastAsia="zh-CN"/>
              </w:rPr>
              <w:t xml:space="preserve"> 2023</w:t>
            </w:r>
          </w:p>
        </w:tc>
      </w:tr>
      <w:tr w:rsidR="000069D4" w:rsidRPr="00827727" w14:paraId="10C1A2FF" w14:textId="77777777" w:rsidTr="00876A8A">
        <w:trPr>
          <w:cantSplit/>
        </w:trPr>
        <w:tc>
          <w:tcPr>
            <w:tcW w:w="6487" w:type="dxa"/>
            <w:vMerge/>
          </w:tcPr>
          <w:p w14:paraId="2F6FB263" w14:textId="77777777" w:rsidR="000069D4" w:rsidRPr="00827727" w:rsidRDefault="000069D4" w:rsidP="00A5173C">
            <w:pPr>
              <w:spacing w:before="60"/>
              <w:jc w:val="center"/>
              <w:rPr>
                <w:b/>
                <w:smallCaps/>
                <w:sz w:val="32"/>
                <w:lang w:eastAsia="zh-CN"/>
              </w:rPr>
            </w:pPr>
            <w:bookmarkStart w:id="9" w:name="dorlang" w:colFirst="1" w:colLast="1"/>
            <w:bookmarkEnd w:id="8"/>
          </w:p>
        </w:tc>
        <w:tc>
          <w:tcPr>
            <w:tcW w:w="3402" w:type="dxa"/>
          </w:tcPr>
          <w:p w14:paraId="2006F72B" w14:textId="77777777" w:rsidR="004E164A" w:rsidRPr="00827727" w:rsidRDefault="004E164A" w:rsidP="004E164A">
            <w:pPr>
              <w:shd w:val="solid" w:color="FFFFFF" w:fill="FFFFFF"/>
              <w:spacing w:before="0" w:line="240" w:lineRule="atLeast"/>
              <w:rPr>
                <w:rFonts w:ascii="Verdana" w:eastAsia="SimSun" w:hAnsi="Verdana"/>
                <w:b/>
                <w:sz w:val="20"/>
                <w:lang w:eastAsia="zh-CN"/>
              </w:rPr>
            </w:pPr>
            <w:r w:rsidRPr="00827727">
              <w:rPr>
                <w:rFonts w:ascii="Verdana" w:eastAsia="SimSun" w:hAnsi="Verdana"/>
                <w:b/>
                <w:sz w:val="20"/>
                <w:lang w:eastAsia="zh-CN"/>
              </w:rPr>
              <w:t>English only</w:t>
            </w:r>
          </w:p>
          <w:p w14:paraId="4644DDD9" w14:textId="77777777" w:rsidR="004E164A" w:rsidRPr="00827727" w:rsidRDefault="004E164A" w:rsidP="004E164A">
            <w:pPr>
              <w:shd w:val="solid" w:color="FFFFFF" w:fill="FFFFFF"/>
              <w:spacing w:before="0" w:line="240" w:lineRule="atLeast"/>
              <w:rPr>
                <w:rFonts w:ascii="Verdana" w:eastAsia="SimSun" w:hAnsi="Verdana"/>
                <w:b/>
                <w:sz w:val="20"/>
                <w:lang w:eastAsia="zh-CN"/>
              </w:rPr>
            </w:pPr>
          </w:p>
          <w:p w14:paraId="6B1B48B8" w14:textId="5AFFB4A2" w:rsidR="000069D4" w:rsidRPr="00827727" w:rsidRDefault="004E164A" w:rsidP="004E164A">
            <w:pPr>
              <w:shd w:val="solid" w:color="FFFFFF" w:fill="FFFFFF"/>
              <w:spacing w:before="0" w:line="240" w:lineRule="atLeast"/>
              <w:rPr>
                <w:rFonts w:ascii="Verdana" w:eastAsia="SimSun" w:hAnsi="Verdana"/>
                <w:sz w:val="20"/>
                <w:lang w:eastAsia="zh-CN"/>
              </w:rPr>
            </w:pPr>
            <w:r w:rsidRPr="00827727">
              <w:rPr>
                <w:rFonts w:ascii="Verdana" w:eastAsia="Malgun Gothic" w:hAnsi="Verdana"/>
                <w:b/>
                <w:sz w:val="20"/>
                <w:lang w:eastAsia="ko-KR"/>
              </w:rPr>
              <w:t>GENERAL</w:t>
            </w:r>
            <w:r w:rsidRPr="00827727">
              <w:rPr>
                <w:rFonts w:ascii="Verdana" w:eastAsia="SimSun" w:hAnsi="Verdana"/>
                <w:b/>
                <w:sz w:val="20"/>
                <w:lang w:eastAsia="zh-CN"/>
              </w:rPr>
              <w:t xml:space="preserve"> ASPECTS</w:t>
            </w:r>
          </w:p>
        </w:tc>
      </w:tr>
      <w:tr w:rsidR="004E164A" w:rsidRPr="00827727" w14:paraId="08B73E23" w14:textId="77777777" w:rsidTr="00D046A7">
        <w:trPr>
          <w:cantSplit/>
        </w:trPr>
        <w:tc>
          <w:tcPr>
            <w:tcW w:w="9889" w:type="dxa"/>
            <w:gridSpan w:val="2"/>
          </w:tcPr>
          <w:p w14:paraId="6F96D6B1" w14:textId="023A9CA3" w:rsidR="004E164A" w:rsidRPr="00827727" w:rsidRDefault="004E164A" w:rsidP="004E164A">
            <w:pPr>
              <w:pStyle w:val="Source"/>
              <w:rPr>
                <w:lang w:eastAsia="zh-CN"/>
              </w:rPr>
            </w:pPr>
            <w:bookmarkStart w:id="10" w:name="dsource" w:colFirst="0" w:colLast="0"/>
            <w:bookmarkEnd w:id="9"/>
            <w:r w:rsidRPr="00827727">
              <w:rPr>
                <w:lang w:eastAsia="ko-KR"/>
              </w:rPr>
              <w:t>India (Republic of)</w:t>
            </w:r>
          </w:p>
        </w:tc>
      </w:tr>
      <w:tr w:rsidR="004E164A" w:rsidRPr="00827727" w14:paraId="7F302A31" w14:textId="77777777" w:rsidTr="00D046A7">
        <w:trPr>
          <w:cantSplit/>
        </w:trPr>
        <w:tc>
          <w:tcPr>
            <w:tcW w:w="9889" w:type="dxa"/>
            <w:gridSpan w:val="2"/>
          </w:tcPr>
          <w:p w14:paraId="78D785AD" w14:textId="3512C4AC" w:rsidR="004E164A" w:rsidRPr="00827727" w:rsidRDefault="004E164A" w:rsidP="004E164A">
            <w:pPr>
              <w:pStyle w:val="Title1"/>
              <w:rPr>
                <w:lang w:eastAsia="zh-CN"/>
              </w:rPr>
            </w:pPr>
            <w:bookmarkStart w:id="11" w:name="drec" w:colFirst="0" w:colLast="0"/>
            <w:bookmarkEnd w:id="10"/>
            <w:r w:rsidRPr="00827727">
              <w:rPr>
                <w:rFonts w:eastAsia="Malgun Gothic"/>
                <w:lang w:eastAsia="ko-KR"/>
              </w:rPr>
              <w:t xml:space="preserve">Proposal for further update </w:t>
            </w:r>
            <w:r w:rsidR="0061144C" w:rsidRPr="00827727">
              <w:rPr>
                <w:rFonts w:eastAsia="Malgun Gothic"/>
                <w:lang w:eastAsia="ko-KR"/>
              </w:rPr>
              <w:t xml:space="preserve">TO </w:t>
            </w:r>
            <w:r w:rsidR="0061144C">
              <w:rPr>
                <w:rFonts w:eastAsia="Malgun Gothic"/>
                <w:lang w:eastAsia="ko-KR"/>
              </w:rPr>
              <w:t>[</w:t>
            </w:r>
            <w:r w:rsidR="0061144C" w:rsidRPr="00827727">
              <w:rPr>
                <w:rFonts w:eastAsia="Malgun Gothic"/>
                <w:lang w:eastAsia="ko-KR"/>
              </w:rPr>
              <w:t>PRELIMINARY</w:t>
            </w:r>
            <w:r w:rsidR="00075E16" w:rsidRPr="00827727">
              <w:rPr>
                <w:lang w:eastAsia="ja-JP"/>
              </w:rPr>
              <w:t xml:space="preserve"> draft new recommendation</w:t>
            </w:r>
            <w:r w:rsidR="00075E16">
              <w:rPr>
                <w:lang w:eastAsia="ja-JP"/>
              </w:rPr>
              <w:t xml:space="preserve"> or</w:t>
            </w:r>
            <w:r w:rsidR="00075E16" w:rsidRPr="00827727">
              <w:rPr>
                <w:lang w:eastAsia="ja-JP"/>
              </w:rPr>
              <w:t xml:space="preserve"> </w:t>
            </w:r>
            <w:r w:rsidRPr="00827727">
              <w:rPr>
                <w:lang w:eastAsia="ja-JP"/>
              </w:rPr>
              <w:t>THE working document towards A preliminary draft new recommendation</w:t>
            </w:r>
            <w:r w:rsidR="0061144C">
              <w:rPr>
                <w:lang w:eastAsia="ja-JP"/>
              </w:rPr>
              <w:t>]</w:t>
            </w:r>
            <w:r w:rsidRPr="00827727">
              <w:rPr>
                <w:lang w:eastAsia="ja-JP"/>
              </w:rPr>
              <w:t xml:space="preserve"> </w:t>
            </w:r>
            <w:r w:rsidRPr="00827727">
              <w:rPr>
                <w:lang w:eastAsia="ko-KR"/>
              </w:rPr>
              <w:t>ITU-R M.[</w:t>
            </w:r>
            <w:r w:rsidR="00075E16">
              <w:t xml:space="preserve"> </w:t>
            </w:r>
            <w:r w:rsidR="00075E16" w:rsidRPr="00075E16">
              <w:rPr>
                <w:lang w:eastAsia="ko-KR"/>
              </w:rPr>
              <w:t xml:space="preserve">IMT.FRAMEWORK FOR 2030 AND BEYOND </w:t>
            </w:r>
            <w:r w:rsidRPr="00827727">
              <w:rPr>
                <w:lang w:eastAsia="ko-KR"/>
              </w:rPr>
              <w:t>]</w:t>
            </w:r>
          </w:p>
        </w:tc>
      </w:tr>
      <w:tr w:rsidR="000069D4" w:rsidRPr="00827727" w14:paraId="365A00DF" w14:textId="77777777" w:rsidTr="00D046A7">
        <w:trPr>
          <w:cantSplit/>
        </w:trPr>
        <w:tc>
          <w:tcPr>
            <w:tcW w:w="9889" w:type="dxa"/>
            <w:gridSpan w:val="2"/>
          </w:tcPr>
          <w:p w14:paraId="75CF8CD0" w14:textId="77777777" w:rsidR="000069D4" w:rsidRPr="00827727" w:rsidRDefault="000069D4" w:rsidP="00A5173C">
            <w:pPr>
              <w:pStyle w:val="Title1"/>
              <w:rPr>
                <w:lang w:eastAsia="zh-CN"/>
              </w:rPr>
            </w:pPr>
            <w:bookmarkStart w:id="12" w:name="dtitle1" w:colFirst="0" w:colLast="0"/>
            <w:bookmarkEnd w:id="11"/>
          </w:p>
        </w:tc>
      </w:tr>
    </w:tbl>
    <w:bookmarkEnd w:id="12"/>
    <w:p w14:paraId="235E4E15" w14:textId="77777777" w:rsidR="004E164A" w:rsidRPr="00827727" w:rsidRDefault="004E164A" w:rsidP="004E164A">
      <w:pPr>
        <w:pStyle w:val="Heading1"/>
        <w:ind w:left="0" w:firstLine="0"/>
      </w:pPr>
      <w:r w:rsidRPr="00827727">
        <w:t>1</w:t>
      </w:r>
      <w:r w:rsidRPr="00827727">
        <w:tab/>
        <w:t>Introduction</w:t>
      </w:r>
    </w:p>
    <w:p w14:paraId="73E643C8" w14:textId="241D78D4" w:rsidR="004E164A" w:rsidRPr="00827727" w:rsidRDefault="004E164A" w:rsidP="00C81DB5">
      <w:pPr>
        <w:rPr>
          <w:rFonts w:eastAsiaTheme="minorEastAsia"/>
          <w:lang w:eastAsia="zh-CN"/>
        </w:rPr>
      </w:pPr>
      <w:bookmarkStart w:id="13" w:name="_Hlk29462233"/>
      <w:r w:rsidRPr="00827727">
        <w:rPr>
          <w:lang w:eastAsia="ja-JP"/>
        </w:rPr>
        <w:t>At the 4</w:t>
      </w:r>
      <w:r w:rsidR="0061144C">
        <w:rPr>
          <w:lang w:eastAsia="ja-JP"/>
        </w:rPr>
        <w:t>3</w:t>
      </w:r>
      <w:r w:rsidRPr="00827727">
        <w:rPr>
          <w:vertAlign w:val="superscript"/>
          <w:lang w:eastAsia="ja-JP"/>
        </w:rPr>
        <w:t>nd</w:t>
      </w:r>
      <w:r w:rsidRPr="00827727">
        <w:rPr>
          <w:lang w:eastAsia="ja-JP"/>
        </w:rPr>
        <w:t xml:space="preserve"> meeting of the Working Party 5D (WP</w:t>
      </w:r>
      <w:r w:rsidR="00F90613" w:rsidRPr="00827727">
        <w:rPr>
          <w:lang w:eastAsia="ja-JP"/>
        </w:rPr>
        <w:t xml:space="preserve"> </w:t>
      </w:r>
      <w:r w:rsidRPr="00827727">
        <w:rPr>
          <w:lang w:eastAsia="ja-JP"/>
        </w:rPr>
        <w:t xml:space="preserve">5D), the draft version of a </w:t>
      </w:r>
      <w:bookmarkEnd w:id="13"/>
      <w:r w:rsidR="00F90613" w:rsidRPr="00827727">
        <w:rPr>
          <w:rFonts w:eastAsiaTheme="minorEastAsia"/>
          <w:lang w:eastAsia="zh-CN"/>
        </w:rPr>
        <w:t xml:space="preserve">working document towards preliminary draft new Recommendation </w:t>
      </w:r>
      <w:r w:rsidRPr="00827727">
        <w:rPr>
          <w:rFonts w:eastAsiaTheme="minorEastAsia"/>
          <w:lang w:eastAsia="zh-CN"/>
        </w:rPr>
        <w:t>ITU-R M.[IMT.VISION 2030 AND BEYOND] was further developed</w:t>
      </w:r>
      <w:r w:rsidR="0061144C">
        <w:rPr>
          <w:rFonts w:eastAsiaTheme="minorEastAsia"/>
          <w:lang w:eastAsia="zh-CN"/>
        </w:rPr>
        <w:t xml:space="preserve"> and was renamed as </w:t>
      </w:r>
      <w:r w:rsidR="0061144C" w:rsidRPr="00827727">
        <w:rPr>
          <w:lang w:eastAsia="ko-KR"/>
        </w:rPr>
        <w:t>ITU-R M.[</w:t>
      </w:r>
      <w:r w:rsidR="0061144C">
        <w:t xml:space="preserve"> </w:t>
      </w:r>
      <w:r w:rsidR="0061144C" w:rsidRPr="00075E16">
        <w:rPr>
          <w:lang w:eastAsia="ko-KR"/>
        </w:rPr>
        <w:t>IMT.FRAMEWORK FOR 2030 AND BEYOND</w:t>
      </w:r>
      <w:r w:rsidR="0061144C" w:rsidRPr="00827727">
        <w:rPr>
          <w:lang w:eastAsia="ko-KR"/>
        </w:rPr>
        <w:t>]</w:t>
      </w:r>
      <w:r w:rsidRPr="00827727">
        <w:rPr>
          <w:rFonts w:eastAsiaTheme="minorEastAsia"/>
          <w:lang w:eastAsia="zh-CN"/>
        </w:rPr>
        <w:t xml:space="preserve">. </w:t>
      </w:r>
      <w:r w:rsidR="0061144C">
        <w:rPr>
          <w:rFonts w:eastAsiaTheme="minorEastAsia"/>
          <w:lang w:eastAsia="zh-CN"/>
        </w:rPr>
        <w:t>5D decided to have a CG meeting for f</w:t>
      </w:r>
      <w:r w:rsidR="0061144C" w:rsidRPr="0061144C">
        <w:rPr>
          <w:rFonts w:eastAsiaTheme="minorEastAsia"/>
          <w:lang w:eastAsia="zh-CN"/>
        </w:rPr>
        <w:t>urther update of the outcome from 43rd meeting of WP 5D with focus on sections 2.2, 3 and 4</w:t>
      </w:r>
      <w:r w:rsidRPr="00827727">
        <w:rPr>
          <w:rFonts w:eastAsiaTheme="minorEastAsia"/>
          <w:lang w:eastAsia="zh-CN"/>
        </w:rPr>
        <w:t xml:space="preserve">. </w:t>
      </w:r>
      <w:ins w:id="14" w:author="INDIA" w:date="2023-05-15T09:22:00Z">
        <w:r w:rsidR="003A5357">
          <w:rPr>
            <w:rFonts w:eastAsiaTheme="minorEastAsia"/>
            <w:lang w:eastAsia="zh-CN"/>
          </w:rPr>
          <w:t xml:space="preserve">The output of the same was circulated by CG chair as CG outcome </w:t>
        </w:r>
      </w:ins>
      <w:ins w:id="15" w:author="INDIA" w:date="2023-05-15T09:23:00Z">
        <w:r w:rsidR="003A5357">
          <w:rPr>
            <w:rFonts w:eastAsiaTheme="minorEastAsia"/>
            <w:lang w:eastAsia="zh-CN"/>
          </w:rPr>
          <w:t xml:space="preserve">(Section 2.2+3+4)- Clean (final).docx by the CG Chair on </w:t>
        </w:r>
      </w:ins>
      <w:ins w:id="16" w:author="INDIA" w:date="2023-05-15T09:24:00Z">
        <w:r w:rsidR="003A5357">
          <w:rPr>
            <w:rFonts w:eastAsiaTheme="minorEastAsia"/>
            <w:lang w:eastAsia="zh-CN"/>
          </w:rPr>
          <w:t xml:space="preserve">11-05-2023. Chair has invited all members to </w:t>
        </w:r>
        <w:r w:rsidR="003A5357" w:rsidRPr="003A5357">
          <w:rPr>
            <w:rFonts w:eastAsiaTheme="minorEastAsia"/>
            <w:lang w:eastAsia="zh-CN"/>
          </w:rPr>
          <w:t>provide input for sections 2.2, 3 and 4 to the 44th meeting of WP 5D in June</w:t>
        </w:r>
        <w:r w:rsidR="003A5357">
          <w:rPr>
            <w:rFonts w:eastAsiaTheme="minorEastAsia"/>
            <w:lang w:eastAsia="zh-CN"/>
          </w:rPr>
          <w:t xml:space="preserve"> over this document.</w:t>
        </w:r>
      </w:ins>
    </w:p>
    <w:p w14:paraId="5665A20B" w14:textId="2FAA64C8" w:rsidR="004E164A" w:rsidRPr="00827727" w:rsidRDefault="004E164A" w:rsidP="00C81DB5">
      <w:r w:rsidRPr="00827727">
        <w:rPr>
          <w:rFonts w:eastAsiaTheme="minorEastAsia"/>
          <w:lang w:eastAsia="zh-CN"/>
        </w:rPr>
        <w:t xml:space="preserve">Based on the work plan of 5D, </w:t>
      </w:r>
      <w:r w:rsidR="0061144C">
        <w:rPr>
          <w:rFonts w:eastAsiaTheme="minorEastAsia"/>
          <w:lang w:eastAsia="zh-CN"/>
        </w:rPr>
        <w:t>this document provide</w:t>
      </w:r>
      <w:r w:rsidRPr="00827727">
        <w:t xml:space="preserve"> guidance on the development of the following sections of the recommendation.</w:t>
      </w:r>
    </w:p>
    <w:p w14:paraId="4C6D7D21" w14:textId="77777777" w:rsidR="0061144C" w:rsidRDefault="00C81DB5" w:rsidP="00C81DB5">
      <w:pPr>
        <w:pStyle w:val="enumlev1"/>
      </w:pPr>
      <w:del w:id="17" w:author="INDIA" w:date="2023-05-15T09:25:00Z">
        <w:r w:rsidRPr="00827727" w:rsidDel="003A5357">
          <w:sym w:font="Wingdings" w:char="F09F"/>
        </w:r>
        <w:r w:rsidRPr="00827727" w:rsidDel="003A5357">
          <w:tab/>
        </w:r>
      </w:del>
    </w:p>
    <w:p w14:paraId="2A56CEA7" w14:textId="414875A5" w:rsidR="0061144C" w:rsidRDefault="0061144C" w:rsidP="0061144C">
      <w:pPr>
        <w:pStyle w:val="enumlev1"/>
        <w:numPr>
          <w:ilvl w:val="0"/>
          <w:numId w:val="12"/>
        </w:numPr>
      </w:pPr>
      <w:r>
        <w:t xml:space="preserve">Section 2.2: </w:t>
      </w:r>
      <w:r w:rsidRPr="0061144C">
        <w:t>User and application trends</w:t>
      </w:r>
    </w:p>
    <w:p w14:paraId="406EE442" w14:textId="2E8473AF" w:rsidR="0061144C" w:rsidRDefault="004E164A" w:rsidP="0061144C">
      <w:pPr>
        <w:pStyle w:val="enumlev1"/>
        <w:numPr>
          <w:ilvl w:val="0"/>
          <w:numId w:val="12"/>
        </w:numPr>
      </w:pPr>
      <w:r w:rsidRPr="00827727">
        <w:t xml:space="preserve">Section 3: Usage Scenarios for IMT for 2030 and Beyond </w:t>
      </w:r>
    </w:p>
    <w:p w14:paraId="28402796" w14:textId="4F539C6B" w:rsidR="004E164A" w:rsidRPr="0061144C" w:rsidRDefault="004E164A" w:rsidP="0061144C">
      <w:pPr>
        <w:pStyle w:val="enumlev1"/>
        <w:numPr>
          <w:ilvl w:val="0"/>
          <w:numId w:val="12"/>
        </w:numPr>
      </w:pPr>
      <w:r w:rsidRPr="00827727">
        <w:t xml:space="preserve">Section 4: Capabilities of IMT for 2030 and Beyond </w:t>
      </w:r>
    </w:p>
    <w:p w14:paraId="403B6B40" w14:textId="77777777" w:rsidR="004E164A" w:rsidRPr="00827727" w:rsidRDefault="004E164A" w:rsidP="004E164A">
      <w:pPr>
        <w:pStyle w:val="Heading1"/>
      </w:pPr>
      <w:r w:rsidRPr="00827727">
        <w:t>2</w:t>
      </w:r>
      <w:r w:rsidRPr="00827727">
        <w:tab/>
        <w:t>Discussion</w:t>
      </w:r>
    </w:p>
    <w:p w14:paraId="428E5436" w14:textId="18E655E4" w:rsidR="004E164A" w:rsidRDefault="004E164A" w:rsidP="00C81DB5">
      <w:pPr>
        <w:rPr>
          <w:lang w:eastAsia="ja-JP"/>
        </w:rPr>
      </w:pPr>
      <w:r w:rsidRPr="00827727">
        <w:rPr>
          <w:lang w:eastAsia="ja-JP"/>
        </w:rPr>
        <w:t>WP5D at its meeting #4</w:t>
      </w:r>
      <w:r w:rsidR="0061144C">
        <w:rPr>
          <w:lang w:eastAsia="ja-JP"/>
        </w:rPr>
        <w:t>3</w:t>
      </w:r>
      <w:r w:rsidRPr="00827727">
        <w:rPr>
          <w:lang w:eastAsia="ja-JP"/>
        </w:rPr>
        <w:t xml:space="preserve"> continued discussions on the </w:t>
      </w:r>
      <w:r w:rsidR="0061144C">
        <w:rPr>
          <w:lang w:eastAsia="ja-JP"/>
        </w:rPr>
        <w:t>document and CG was formed to specifically discuss Section 2.2, 3 and 4</w:t>
      </w:r>
      <w:r w:rsidRPr="00827727">
        <w:rPr>
          <w:lang w:eastAsia="ja-JP"/>
        </w:rPr>
        <w:t>. The Indian administration in its contribution 5D/1</w:t>
      </w:r>
      <w:r w:rsidR="0061144C">
        <w:rPr>
          <w:lang w:eastAsia="ja-JP"/>
        </w:rPr>
        <w:t>614</w:t>
      </w:r>
      <w:r w:rsidRPr="00827727">
        <w:rPr>
          <w:lang w:eastAsia="ja-JP"/>
        </w:rPr>
        <w:t xml:space="preserve"> </w:t>
      </w:r>
      <w:ins w:id="18" w:author="INDIA" w:date="2023-05-15T09:25:00Z">
        <w:r w:rsidR="003A5357">
          <w:rPr>
            <w:lang w:eastAsia="ja-JP"/>
          </w:rPr>
          <w:t xml:space="preserve">and CG-10 document </w:t>
        </w:r>
      </w:ins>
      <w:r w:rsidRPr="00827727">
        <w:rPr>
          <w:lang w:eastAsia="ja-JP"/>
        </w:rPr>
        <w:t>recommended that:</w:t>
      </w:r>
    </w:p>
    <w:p w14:paraId="343C24A9" w14:textId="02574608" w:rsidR="0061144C" w:rsidRDefault="0061144C" w:rsidP="00C81DB5">
      <w:pPr>
        <w:rPr>
          <w:lang w:eastAsia="ja-JP"/>
        </w:rPr>
      </w:pPr>
    </w:p>
    <w:p w14:paraId="69266431" w14:textId="0CB1A324" w:rsidR="0061144C" w:rsidRDefault="00C93C62" w:rsidP="0061144C">
      <w:pPr>
        <w:pStyle w:val="ListParagraph"/>
        <w:numPr>
          <w:ilvl w:val="0"/>
          <w:numId w:val="13"/>
        </w:numPr>
        <w:ind w:leftChars="0"/>
        <w:rPr>
          <w:lang w:eastAsia="ja-JP"/>
        </w:rPr>
      </w:pPr>
      <w:r>
        <w:rPr>
          <w:lang w:eastAsia="ja-JP"/>
        </w:rPr>
        <w:t xml:space="preserve">Inclusion of </w:t>
      </w:r>
      <w:del w:id="19" w:author="INDIA" w:date="2023-05-15T09:25:00Z">
        <w:r w:rsidRPr="00C93C62" w:rsidDel="003A5357">
          <w:rPr>
            <w:lang w:eastAsia="ja-JP"/>
          </w:rPr>
          <w:delText xml:space="preserve">Usage Scenario D called </w:delText>
        </w:r>
      </w:del>
      <w:r w:rsidRPr="00C93C62">
        <w:rPr>
          <w:lang w:eastAsia="ja-JP"/>
        </w:rPr>
        <w:t>Ubiquitous connectivity</w:t>
      </w:r>
      <w:ins w:id="20" w:author="INDIA" w:date="2023-05-15T09:25:00Z">
        <w:r w:rsidR="003A5357">
          <w:rPr>
            <w:lang w:eastAsia="ja-JP"/>
          </w:rPr>
          <w:t>/</w:t>
        </w:r>
      </w:ins>
      <w:ins w:id="21" w:author="INDIA" w:date="2023-05-15T09:26:00Z">
        <w:r w:rsidR="003A5357">
          <w:rPr>
            <w:lang w:eastAsia="ja-JP"/>
          </w:rPr>
          <w:t>Ubiquitous</w:t>
        </w:r>
      </w:ins>
      <w:ins w:id="22" w:author="INDIA" w:date="2023-05-15T09:25:00Z">
        <w:r w:rsidR="003A5357">
          <w:rPr>
            <w:lang w:eastAsia="ja-JP"/>
          </w:rPr>
          <w:t xml:space="preserve"> Communication</w:t>
        </w:r>
      </w:ins>
      <w:r w:rsidRPr="00C93C62">
        <w:rPr>
          <w:lang w:eastAsia="ja-JP"/>
        </w:rPr>
        <w:t>, which has Coverage and Mobility as key capabilities</w:t>
      </w:r>
      <w:ins w:id="23" w:author="INDIA" w:date="2023-05-15T09:26:00Z">
        <w:r w:rsidR="003A5357">
          <w:rPr>
            <w:lang w:eastAsia="ja-JP"/>
          </w:rPr>
          <w:t xml:space="preserve"> as a separate Usage Scenario to specifically focus on the developing countr</w:t>
        </w:r>
      </w:ins>
      <w:ins w:id="24" w:author="INDIA" w:date="2023-05-16T11:51:00Z">
        <w:r w:rsidR="008B3BC2">
          <w:rPr>
            <w:lang w:eastAsia="ja-JP"/>
          </w:rPr>
          <w:t>ies’</w:t>
        </w:r>
      </w:ins>
      <w:ins w:id="25" w:author="INDIA" w:date="2023-05-15T09:26:00Z">
        <w:r w:rsidR="003A5357">
          <w:rPr>
            <w:lang w:eastAsia="ja-JP"/>
          </w:rPr>
          <w:t xml:space="preserve"> requirement.</w:t>
        </w:r>
      </w:ins>
    </w:p>
    <w:p w14:paraId="5703256F" w14:textId="58525488" w:rsidR="00C93C62" w:rsidRDefault="00C93C62" w:rsidP="0061144C">
      <w:pPr>
        <w:pStyle w:val="ListParagraph"/>
        <w:numPr>
          <w:ilvl w:val="0"/>
          <w:numId w:val="13"/>
        </w:numPr>
        <w:ind w:leftChars="0"/>
        <w:rPr>
          <w:lang w:eastAsia="ja-JP"/>
        </w:rPr>
      </w:pPr>
      <w:r>
        <w:rPr>
          <w:lang w:eastAsia="ja-JP"/>
        </w:rPr>
        <w:lastRenderedPageBreak/>
        <w:t xml:space="preserve">Provided the </w:t>
      </w:r>
      <w:r w:rsidRPr="00C93C62">
        <w:rPr>
          <w:lang w:eastAsia="ja-JP"/>
        </w:rPr>
        <w:t>definition of Coverage as a quantifiable metric</w:t>
      </w:r>
    </w:p>
    <w:p w14:paraId="6981D87E" w14:textId="46510F03" w:rsidR="00C93C62" w:rsidRDefault="00C93C62" w:rsidP="0061144C">
      <w:pPr>
        <w:pStyle w:val="ListParagraph"/>
        <w:numPr>
          <w:ilvl w:val="0"/>
          <w:numId w:val="13"/>
        </w:numPr>
        <w:ind w:leftChars="0"/>
        <w:rPr>
          <w:lang w:eastAsia="ja-JP"/>
        </w:rPr>
      </w:pPr>
      <w:r>
        <w:rPr>
          <w:lang w:eastAsia="ja-JP"/>
        </w:rPr>
        <w:t xml:space="preserve">Inclusion of new metrics </w:t>
      </w:r>
      <w:r w:rsidRPr="00C93C62">
        <w:rPr>
          <w:lang w:eastAsia="ja-JP"/>
        </w:rPr>
        <w:t>namely Waveform Efficiency, Interface Interoperability, and Composability</w:t>
      </w:r>
    </w:p>
    <w:p w14:paraId="2EB9BEE2" w14:textId="2DAB0356" w:rsidR="00C93C62" w:rsidRDefault="00C93C62" w:rsidP="0061144C">
      <w:pPr>
        <w:pStyle w:val="ListParagraph"/>
        <w:numPr>
          <w:ilvl w:val="0"/>
          <w:numId w:val="13"/>
        </w:numPr>
        <w:ind w:leftChars="0"/>
        <w:rPr>
          <w:lang w:eastAsia="ja-JP"/>
        </w:rPr>
      </w:pPr>
      <w:r>
        <w:rPr>
          <w:lang w:eastAsia="ja-JP"/>
        </w:rPr>
        <w:t xml:space="preserve">Continue to have </w:t>
      </w:r>
      <w:r w:rsidRPr="00C93C62">
        <w:rPr>
          <w:lang w:eastAsia="ja-JP"/>
        </w:rPr>
        <w:t xml:space="preserve">Energy efficiency </w:t>
      </w:r>
      <w:r>
        <w:rPr>
          <w:lang w:eastAsia="ja-JP"/>
        </w:rPr>
        <w:t>as</w:t>
      </w:r>
      <w:r w:rsidRPr="00C93C62">
        <w:rPr>
          <w:lang w:eastAsia="ja-JP"/>
        </w:rPr>
        <w:t xml:space="preserve"> a metric in IMT2030</w:t>
      </w:r>
      <w:ins w:id="26" w:author="INDIA" w:date="2023-05-16T09:17:00Z">
        <w:r w:rsidR="001372BF">
          <w:rPr>
            <w:lang w:eastAsia="ja-JP"/>
          </w:rPr>
          <w:t xml:space="preserve"> as a separate capability or as a sub-section</w:t>
        </w:r>
      </w:ins>
      <w:ins w:id="27" w:author="INDIA" w:date="2023-05-16T09:18:00Z">
        <w:r w:rsidR="001372BF">
          <w:rPr>
            <w:lang w:eastAsia="ja-JP"/>
          </w:rPr>
          <w:t xml:space="preserve"> of sustainability capability.</w:t>
        </w:r>
      </w:ins>
    </w:p>
    <w:p w14:paraId="4C78B9A1" w14:textId="60E7E9A2" w:rsidR="00C93C62" w:rsidRDefault="00C93C62" w:rsidP="00C93C62">
      <w:pPr>
        <w:rPr>
          <w:lang w:eastAsia="ja-JP"/>
        </w:rPr>
      </w:pPr>
    </w:p>
    <w:p w14:paraId="3BFAE8AF" w14:textId="7F1A45FF" w:rsidR="00C93C62" w:rsidRPr="00827727" w:rsidRDefault="00C93C62" w:rsidP="00C93C62">
      <w:pPr>
        <w:rPr>
          <w:lang w:eastAsia="ja-JP"/>
        </w:rPr>
      </w:pPr>
      <w:r>
        <w:rPr>
          <w:lang w:eastAsia="ja-JP"/>
        </w:rPr>
        <w:t>This document removes many of the square bracket in Section 3 and 4 and further simplifie</w:t>
      </w:r>
      <w:ins w:id="28" w:author="INDIA" w:date="2023-05-16T11:48:00Z">
        <w:r w:rsidR="00541173">
          <w:rPr>
            <w:lang w:eastAsia="ja-JP"/>
          </w:rPr>
          <w:t>s</w:t>
        </w:r>
      </w:ins>
      <w:del w:id="29" w:author="INDIA" w:date="2023-05-16T11:48:00Z">
        <w:r w:rsidDel="00541173">
          <w:rPr>
            <w:lang w:eastAsia="ja-JP"/>
          </w:rPr>
          <w:delText>d</w:delText>
        </w:r>
      </w:del>
      <w:r>
        <w:rPr>
          <w:lang w:eastAsia="ja-JP"/>
        </w:rPr>
        <w:t>/expan</w:t>
      </w:r>
      <w:ins w:id="30" w:author="INDIA" w:date="2023-05-16T11:48:00Z">
        <w:r w:rsidR="00541173">
          <w:rPr>
            <w:lang w:eastAsia="ja-JP"/>
          </w:rPr>
          <w:t>ds</w:t>
        </w:r>
      </w:ins>
      <w:del w:id="31" w:author="INDIA" w:date="2023-05-16T11:48:00Z">
        <w:r w:rsidDel="00541173">
          <w:rPr>
            <w:lang w:eastAsia="ja-JP"/>
          </w:rPr>
          <w:delText>ded</w:delText>
        </w:r>
      </w:del>
      <w:r>
        <w:rPr>
          <w:lang w:eastAsia="ja-JP"/>
        </w:rPr>
        <w:t xml:space="preserve"> the text</w:t>
      </w:r>
      <w:ins w:id="32" w:author="INDIA" w:date="2023-05-16T11:50:00Z">
        <w:r w:rsidR="008B3BC2">
          <w:rPr>
            <w:lang w:eastAsia="ja-JP"/>
          </w:rPr>
          <w:t xml:space="preserve"> for better clarity</w:t>
        </w:r>
      </w:ins>
      <w:r>
        <w:rPr>
          <w:lang w:eastAsia="ja-JP"/>
        </w:rPr>
        <w:t>.</w:t>
      </w:r>
    </w:p>
    <w:p w14:paraId="4AEDD47A" w14:textId="77777777" w:rsidR="004E164A" w:rsidRPr="00827727" w:rsidRDefault="004E164A" w:rsidP="004E164A">
      <w:pPr>
        <w:pStyle w:val="Heading1"/>
      </w:pPr>
      <w:r w:rsidRPr="00827727">
        <w:t>3</w:t>
      </w:r>
      <w:r w:rsidRPr="00827727">
        <w:tab/>
        <w:t>Proposal</w:t>
      </w:r>
    </w:p>
    <w:p w14:paraId="2C7F6F9E" w14:textId="27CFF1EC" w:rsidR="004E164A" w:rsidRPr="00827727" w:rsidRDefault="004E164A" w:rsidP="007E141D">
      <w:pPr>
        <w:rPr>
          <w:lang w:eastAsia="ja-JP"/>
        </w:rPr>
      </w:pPr>
      <w:r w:rsidRPr="00827727">
        <w:rPr>
          <w:lang w:eastAsia="ja-JP"/>
        </w:rPr>
        <w:t xml:space="preserve">It is proposed that </w:t>
      </w:r>
      <w:del w:id="33" w:author="INDIA" w:date="2023-05-15T09:26:00Z">
        <w:r w:rsidR="00C93C62" w:rsidDel="003A5357">
          <w:rPr>
            <w:lang w:eastAsia="ja-JP"/>
          </w:rPr>
          <w:delText>CG</w:delText>
        </w:r>
        <w:r w:rsidRPr="00827727" w:rsidDel="003A5357">
          <w:rPr>
            <w:lang w:eastAsia="ja-JP"/>
          </w:rPr>
          <w:delText xml:space="preserve"> </w:delText>
        </w:r>
      </w:del>
      <w:ins w:id="34" w:author="INDIA" w:date="2023-05-15T09:27:00Z">
        <w:r w:rsidR="003A5357">
          <w:rPr>
            <w:lang w:eastAsia="ja-JP"/>
          </w:rPr>
          <w:t xml:space="preserve">ITU-R WP5D </w:t>
        </w:r>
      </w:ins>
      <w:ins w:id="35" w:author="INDIA" w:date="2023-05-15T09:26:00Z">
        <w:r w:rsidR="003A5357">
          <w:rPr>
            <w:lang w:eastAsia="ja-JP"/>
          </w:rPr>
          <w:t>Meeting 44</w:t>
        </w:r>
        <w:r w:rsidR="003A5357" w:rsidRPr="00827727">
          <w:rPr>
            <w:lang w:eastAsia="ja-JP"/>
          </w:rPr>
          <w:t xml:space="preserve"> </w:t>
        </w:r>
      </w:ins>
      <w:r w:rsidRPr="00827727">
        <w:rPr>
          <w:lang w:eastAsia="ja-JP"/>
        </w:rPr>
        <w:t xml:space="preserve">considers the inputs provided in this contribution and the supporting information made available as </w:t>
      </w:r>
      <w:r w:rsidR="00C93C62">
        <w:rPr>
          <w:lang w:eastAsia="ja-JP"/>
        </w:rPr>
        <w:t>Appendix</w:t>
      </w:r>
      <w:r w:rsidRPr="00827727">
        <w:rPr>
          <w:lang w:eastAsia="ja-JP"/>
        </w:rPr>
        <w:t xml:space="preserve"> </w:t>
      </w:r>
      <w:r w:rsidR="00C93C62">
        <w:rPr>
          <w:lang w:eastAsia="ja-JP"/>
        </w:rPr>
        <w:t>1</w:t>
      </w:r>
      <w:r w:rsidRPr="00827727">
        <w:rPr>
          <w:lang w:eastAsia="ja-JP"/>
        </w:rPr>
        <w:t xml:space="preserve"> in furthering the development of the </w:t>
      </w:r>
      <w:r w:rsidR="00C93C62">
        <w:rPr>
          <w:lang w:eastAsia="ja-JP"/>
        </w:rPr>
        <w:t>Framework</w:t>
      </w:r>
      <w:r w:rsidRPr="00827727">
        <w:rPr>
          <w:lang w:eastAsia="ja-JP"/>
        </w:rPr>
        <w:t xml:space="preserve"> recommendation.</w:t>
      </w:r>
      <w:r w:rsidR="00C93C62">
        <w:rPr>
          <w:lang w:eastAsia="ja-JP"/>
        </w:rPr>
        <w:t xml:space="preserve"> </w:t>
      </w:r>
      <w:del w:id="36" w:author="INDIA" w:date="2023-05-15T09:27:00Z">
        <w:r w:rsidR="00C93C62" w:rsidDel="003A5357">
          <w:rPr>
            <w:lang w:eastAsia="ja-JP"/>
          </w:rPr>
          <w:delText>The embedded PPT document be considered for the updated image.</w:delText>
        </w:r>
      </w:del>
      <w:ins w:id="37" w:author="INDIA" w:date="2023-05-15T09:27:00Z">
        <w:r w:rsidR="003A5357">
          <w:rPr>
            <w:lang w:eastAsia="ja-JP"/>
          </w:rPr>
          <w:t xml:space="preserve">India believes that unless the above requirements of a separate Usage Scenario </w:t>
        </w:r>
      </w:ins>
      <w:ins w:id="38" w:author="INDIA" w:date="2023-05-16T08:56:00Z">
        <w:r w:rsidR="0060724A">
          <w:rPr>
            <w:lang w:eastAsia="ja-JP"/>
          </w:rPr>
          <w:t xml:space="preserve">for </w:t>
        </w:r>
      </w:ins>
      <w:ins w:id="39" w:author="INDIA" w:date="2023-05-16T08:57:00Z">
        <w:r w:rsidR="0060724A">
          <w:rPr>
            <w:lang w:eastAsia="ja-JP"/>
          </w:rPr>
          <w:t>Ubiquitous</w:t>
        </w:r>
      </w:ins>
      <w:ins w:id="40" w:author="INDIA" w:date="2023-05-16T08:56:00Z">
        <w:r w:rsidR="0060724A">
          <w:rPr>
            <w:lang w:eastAsia="ja-JP"/>
          </w:rPr>
          <w:t xml:space="preserve"> co</w:t>
        </w:r>
      </w:ins>
      <w:ins w:id="41" w:author="INDIA" w:date="2023-05-16T08:57:00Z">
        <w:r w:rsidR="0060724A">
          <w:rPr>
            <w:lang w:eastAsia="ja-JP"/>
          </w:rPr>
          <w:t xml:space="preserve">mmunication </w:t>
        </w:r>
      </w:ins>
      <w:ins w:id="42" w:author="INDIA" w:date="2023-05-15T09:27:00Z">
        <w:r w:rsidR="003A5357">
          <w:rPr>
            <w:lang w:eastAsia="ja-JP"/>
          </w:rPr>
          <w:t>and Capabilities are consid</w:t>
        </w:r>
      </w:ins>
      <w:ins w:id="43" w:author="INDIA" w:date="2023-05-15T09:28:00Z">
        <w:r w:rsidR="003A5357">
          <w:rPr>
            <w:lang w:eastAsia="ja-JP"/>
          </w:rPr>
          <w:t>ered the document is not mature enough to be upgraded from Working Document to PDNR.</w:t>
        </w:r>
      </w:ins>
    </w:p>
    <w:p w14:paraId="4CC33EF3" w14:textId="0E3FD685" w:rsidR="004E164A" w:rsidRPr="00827727" w:rsidRDefault="004E164A" w:rsidP="007E141D">
      <w:pPr>
        <w:suppressLineNumbers/>
        <w:tabs>
          <w:tab w:val="clear" w:pos="1871"/>
          <w:tab w:val="left" w:pos="1752"/>
        </w:tabs>
        <w:spacing w:before="1080"/>
        <w:rPr>
          <w:lang w:eastAsia="ja-JP"/>
        </w:rPr>
      </w:pPr>
      <w:r w:rsidRPr="00827727">
        <w:rPr>
          <w:b/>
          <w:bCs/>
          <w:lang w:eastAsia="ja-JP"/>
        </w:rPr>
        <w:t>Attachment</w:t>
      </w:r>
      <w:r w:rsidRPr="00827727">
        <w:rPr>
          <w:lang w:eastAsia="ja-JP"/>
        </w:rPr>
        <w:t>:</w:t>
      </w:r>
      <w:r w:rsidRPr="00827727">
        <w:rPr>
          <w:lang w:eastAsia="ja-JP"/>
        </w:rPr>
        <w:tab/>
      </w:r>
      <w:r w:rsidR="00C93C62">
        <w:rPr>
          <w:lang w:eastAsia="ja-JP"/>
        </w:rPr>
        <w:t>1</w:t>
      </w:r>
      <w:r w:rsidRPr="00827727">
        <w:rPr>
          <w:lang w:eastAsia="ja-JP"/>
        </w:rPr>
        <w:br w:type="page"/>
      </w:r>
    </w:p>
    <w:p w14:paraId="720CF473" w14:textId="77777777" w:rsidR="00C93C62" w:rsidRDefault="004E164A" w:rsidP="007E141D">
      <w:pPr>
        <w:pStyle w:val="AnnexNo"/>
        <w:rPr>
          <w:lang w:eastAsia="ja-JP"/>
        </w:rPr>
      </w:pPr>
      <w:r w:rsidRPr="00827727">
        <w:rPr>
          <w:lang w:eastAsia="ja-JP"/>
        </w:rPr>
        <w:lastRenderedPageBreak/>
        <w:t>A</w:t>
      </w:r>
      <w:r w:rsidR="00C93C62">
        <w:rPr>
          <w:lang w:eastAsia="ja-JP"/>
        </w:rPr>
        <w:t>ttachment</w:t>
      </w:r>
      <w:r w:rsidRPr="00827727">
        <w:rPr>
          <w:lang w:eastAsia="ja-JP"/>
        </w:rPr>
        <w:t xml:space="preserve"> 1</w:t>
      </w:r>
      <w:r w:rsidR="00C93C62">
        <w:rPr>
          <w:lang w:eastAsia="ja-JP"/>
        </w:rPr>
        <w:t xml:space="preserve"> </w:t>
      </w:r>
    </w:p>
    <w:p w14:paraId="7952BBCD" w14:textId="7EB0F7CE" w:rsidR="004E164A" w:rsidRDefault="00C93C62" w:rsidP="007E141D">
      <w:pPr>
        <w:pStyle w:val="AnnexNo"/>
        <w:rPr>
          <w:lang w:eastAsia="ja-JP"/>
        </w:rPr>
      </w:pPr>
      <w:r>
        <w:rPr>
          <w:lang w:eastAsia="ja-JP"/>
        </w:rPr>
        <w:t>(Indian Changes are in track change)</w:t>
      </w:r>
    </w:p>
    <w:p w14:paraId="7C16F2BA" w14:textId="176AB758" w:rsidR="003A5357" w:rsidRDefault="003A5357" w:rsidP="003A5357">
      <w:pPr>
        <w:rPr>
          <w:lang w:eastAsia="ja-JP"/>
        </w:rPr>
      </w:pPr>
    </w:p>
    <w:p w14:paraId="1BCAE816" w14:textId="77777777" w:rsidR="003A5357" w:rsidRDefault="003A5357" w:rsidP="003A5357">
      <w:pPr>
        <w:pStyle w:val="Heading1"/>
        <w:rPr>
          <w:rFonts w:eastAsia="SimSun"/>
        </w:rPr>
      </w:pPr>
      <w:bookmarkStart w:id="44" w:name="_Toc126773371"/>
      <w:r>
        <w:rPr>
          <w:rFonts w:eastAsia="SimSun"/>
        </w:rPr>
        <w:t>2</w:t>
      </w:r>
      <w:r>
        <w:rPr>
          <w:rFonts w:eastAsia="SimSun"/>
        </w:rPr>
        <w:tab/>
        <w:t>Trends of IMT for 2030 and beyond</w:t>
      </w:r>
      <w:bookmarkEnd w:id="44"/>
    </w:p>
    <w:p w14:paraId="523642AC" w14:textId="77777777" w:rsidR="003A5357" w:rsidRDefault="003A5357" w:rsidP="003A5357">
      <w:pPr>
        <w:pStyle w:val="Heading2"/>
        <w:rPr>
          <w:rFonts w:eastAsia="Batang"/>
        </w:rPr>
      </w:pPr>
      <w:bookmarkStart w:id="45" w:name="_Toc126773373"/>
      <w:r>
        <w:t xml:space="preserve">2.2 </w:t>
      </w:r>
      <w:r>
        <w:tab/>
        <w:t>User and application trends</w:t>
      </w:r>
      <w:bookmarkEnd w:id="45"/>
      <w:r>
        <w:t xml:space="preserve"> </w:t>
      </w:r>
    </w:p>
    <w:p w14:paraId="06A8A08C" w14:textId="168F668C" w:rsidR="003A5357" w:rsidRDefault="003A5357" w:rsidP="003A5357">
      <w:pPr>
        <w:rPr>
          <w:rFonts w:eastAsia="Dotum"/>
        </w:rPr>
      </w:pPr>
      <w:r>
        <w:rPr>
          <w:rFonts w:eastAsia="Dotum"/>
        </w:rPr>
        <w:t xml:space="preserve">Applications and services enabled by future wireless communication technology are expected to connect humans, machines and various other </w:t>
      </w:r>
      <w:del w:id="46" w:author="INDIA" w:date="2023-05-16T11:51:00Z">
        <w:r w:rsidDel="008B3BC2">
          <w:rPr>
            <w:rFonts w:eastAsia="Dotum"/>
          </w:rPr>
          <w:delText xml:space="preserve">things </w:delText>
        </w:r>
      </w:del>
      <w:ins w:id="47" w:author="INDIA" w:date="2023-05-16T11:51:00Z">
        <w:r w:rsidR="008B3BC2">
          <w:rPr>
            <w:rFonts w:eastAsia="Dotum"/>
          </w:rPr>
          <w:t xml:space="preserve">devices </w:t>
        </w:r>
      </w:ins>
      <w:r>
        <w:rPr>
          <w:rFonts w:eastAsia="Dotum"/>
        </w:rPr>
        <w:t xml:space="preserve">together. With the advances in human-machine interfaces, interactive and high-resolution video systems such as extended reality (XR) displays, haptic sensors and actuators, and/or multi-sensory (auditory, visual, haptic or gesture) interfaces, IMT-2030 system may offer humans immersive experiences that are virtually generated or happening remotely. On the other hand, machines are envisaged to be </w:t>
      </w:r>
      <w:del w:id="48" w:author="INDIA" w:date="2023-05-16T11:52:00Z">
        <w:r w:rsidDel="008B3BC2">
          <w:rPr>
            <w:rFonts w:eastAsia="Dotum"/>
          </w:rPr>
          <w:delText xml:space="preserve">highly </w:delText>
        </w:r>
      </w:del>
      <w:r>
        <w:rPr>
          <w:rFonts w:eastAsia="Dotum"/>
        </w:rPr>
        <w:t xml:space="preserve">intelligent, autonomous, responsive, and precise in accuracy through advances in machine perception, robotics, and artificial intelligence (AI). In a physical world, humans and machines will continuously interact with each other, working with a digital world that </w:t>
      </w:r>
      <w:r>
        <w:rPr>
          <w:rFonts w:eastAsia="Dotum"/>
          <w:lang w:eastAsia="ko-KR"/>
        </w:rPr>
        <w:t>extends</w:t>
      </w:r>
      <w:r>
        <w:rPr>
          <w:rFonts w:eastAsia="Dotum"/>
        </w:rPr>
        <w:t xml:space="preserve"> the real world by using a great number of advanced sensors and AI. Such a digital world not only replicates but also affects the real world by providing virtual experiences to humans</w:t>
      </w:r>
      <w:ins w:id="49" w:author="INDIA" w:date="2023-05-16T11:52:00Z">
        <w:r w:rsidR="008B3BC2">
          <w:rPr>
            <w:rFonts w:eastAsia="Dotum"/>
          </w:rPr>
          <w:t>,</w:t>
        </w:r>
      </w:ins>
      <w:r>
        <w:rPr>
          <w:rFonts w:eastAsia="Dotum"/>
        </w:rPr>
        <w:t xml:space="preserve"> and comput</w:t>
      </w:r>
      <w:ins w:id="50" w:author="INDIA" w:date="2023-05-16T11:52:00Z">
        <w:r w:rsidR="008B3BC2">
          <w:rPr>
            <w:rFonts w:eastAsia="Dotum"/>
          </w:rPr>
          <w:t>ation and</w:t>
        </w:r>
      </w:ins>
      <w:del w:id="51" w:author="INDIA" w:date="2023-05-16T11:52:00Z">
        <w:r w:rsidDel="008B3BC2">
          <w:rPr>
            <w:rFonts w:eastAsia="Dotum"/>
          </w:rPr>
          <w:delText>ed</w:delText>
        </w:r>
      </w:del>
      <w:r>
        <w:rPr>
          <w:rFonts w:eastAsia="Dotum"/>
        </w:rPr>
        <w:t xml:space="preserve"> control to machines. </w:t>
      </w:r>
    </w:p>
    <w:p w14:paraId="0E23C918" w14:textId="37BADBCF" w:rsidR="003A5357" w:rsidRDefault="003A5357" w:rsidP="003A5357">
      <w:pPr>
        <w:rPr>
          <w:rFonts w:eastAsia="Batang"/>
        </w:rPr>
      </w:pPr>
      <w:r>
        <w:t>IMT-2030 is expected to integrate sensing</w:t>
      </w:r>
      <w:r w:rsidRPr="001372BF">
        <w:t xml:space="preserve">, </w:t>
      </w:r>
      <w:commentRangeStart w:id="52"/>
      <w:del w:id="53" w:author="INDIA" w:date="2023-05-15T09:34:00Z">
        <w:r w:rsidRPr="001372BF" w:rsidDel="003A5357">
          <w:rPr>
            <w:rPrChange w:id="54" w:author="INDIA" w:date="2023-05-16T09:18:00Z">
              <w:rPr>
                <w:highlight w:val="yellow"/>
              </w:rPr>
            </w:rPrChange>
          </w:rPr>
          <w:delText>[</w:delText>
        </w:r>
      </w:del>
      <w:r w:rsidRPr="001372BF">
        <w:t>compute</w:t>
      </w:r>
      <w:del w:id="55" w:author="INDIA" w:date="2023-05-15T09:34:00Z">
        <w:r w:rsidRPr="001372BF" w:rsidDel="003A5357">
          <w:rPr>
            <w:rPrChange w:id="56" w:author="INDIA" w:date="2023-05-16T09:18:00Z">
              <w:rPr>
                <w:highlight w:val="yellow"/>
              </w:rPr>
            </w:rPrChange>
          </w:rPr>
          <w:delText>]</w:delText>
        </w:r>
      </w:del>
      <w:r w:rsidRPr="001372BF">
        <w:t xml:space="preserve"> </w:t>
      </w:r>
      <w:commentRangeEnd w:id="52"/>
      <w:r w:rsidRPr="001372BF">
        <w:rPr>
          <w:rStyle w:val="CommentReference"/>
          <w:rFonts w:eastAsia="Batang"/>
        </w:rPr>
        <w:commentReference w:id="52"/>
      </w:r>
      <w:r>
        <w:rPr>
          <w:lang w:eastAsia="zh-CN"/>
        </w:rPr>
        <w:t>and</w:t>
      </w:r>
      <w:r>
        <w:t xml:space="preserve"> </w:t>
      </w:r>
      <w:del w:id="57" w:author="INDIA" w:date="2023-05-16T11:52:00Z">
        <w:r w:rsidDel="008B3BC2">
          <w:delText>Artificial Intelligence</w:delText>
        </w:r>
      </w:del>
      <w:ins w:id="58" w:author="INDIA" w:date="2023-05-16T11:52:00Z">
        <w:r w:rsidR="008B3BC2">
          <w:t>AI</w:t>
        </w:r>
      </w:ins>
      <w:r>
        <w:t xml:space="preserve"> capabilities into communication and serve as a fundamental infrastructure to enable new user and application trends. From these trends, it is expected that IMT-2030 provides a wide range of use cases while continuing to provide native support for essential communications such as voice calling. Furthermore, IMT-2030 technology is expected to drive the next wave of digital economic growth, as well as drive far-reaching shifts in sustainability, digital equality and universal connectivity, etc. </w:t>
      </w:r>
    </w:p>
    <w:p w14:paraId="0DE653F8" w14:textId="77777777" w:rsidR="003A5357" w:rsidRDefault="003A5357" w:rsidP="003A5357">
      <w:pPr>
        <w:pStyle w:val="Heading3"/>
        <w:rPr>
          <w:strike/>
          <w:lang w:eastAsia="ko-KR"/>
        </w:rPr>
      </w:pPr>
      <w:r>
        <w:rPr>
          <w:lang w:eastAsia="ko-KR"/>
        </w:rPr>
        <w:t>2.2.1</w:t>
      </w:r>
      <w:r>
        <w:rPr>
          <w:lang w:eastAsia="ko-KR"/>
        </w:rPr>
        <w:tab/>
        <w:t>Ubiquitous intelligence</w:t>
      </w:r>
    </w:p>
    <w:p w14:paraId="5830180D" w14:textId="77777777" w:rsidR="003A5357" w:rsidRDefault="003A5357" w:rsidP="003A5357">
      <w:r>
        <w:t xml:space="preserve">With the steady progress and fast spread of technologies such as AI and particularly machine learning (ML), it is expected that intelligence would be present every part of the communication ecosystem to </w:t>
      </w:r>
      <w:r>
        <w:rPr>
          <w:rFonts w:eastAsia="SimSun"/>
          <w:lang w:eastAsia="zh-CN"/>
        </w:rPr>
        <w:t>support</w:t>
      </w:r>
      <w:r>
        <w:t xml:space="preserve"> the building of </w:t>
      </w:r>
      <w:r>
        <w:rPr>
          <w:rFonts w:eastAsia="SimSun"/>
          <w:lang w:eastAsia="zh-CN"/>
        </w:rPr>
        <w:t xml:space="preserve">smart </w:t>
      </w:r>
      <w:r>
        <w:t>cities and communities</w:t>
      </w:r>
      <w:r>
        <w:rPr>
          <w:rFonts w:eastAsia="SimSun"/>
          <w:lang w:eastAsia="zh-CN"/>
        </w:rPr>
        <w:t>.</w:t>
      </w:r>
      <w:r>
        <w:t xml:space="preserve"> Future connected devices may become fully context-aware for more intuitive and efficient interactions among humans, machines, and the environment. Possible autonomous management of networks by AI/ML may also be capable of performing self-monitoring, self</w:t>
      </w:r>
      <w:r>
        <w:noBreakHyphen/>
        <w:t>organizing, self-optimizing and self-healing without human intervention. It is expected that a particular or a series of protocols/functions of air</w:t>
      </w:r>
      <w:r>
        <w:noBreakHyphen/>
        <w:t xml:space="preserve">interface may be replaced by AI/ML models for better performance in an effective way. </w:t>
      </w:r>
    </w:p>
    <w:p w14:paraId="48178516" w14:textId="553C206A" w:rsidR="003A5357" w:rsidRDefault="003A5357" w:rsidP="003A5357">
      <w:pPr>
        <w:rPr>
          <w:lang w:eastAsia="ko-KR"/>
        </w:rPr>
      </w:pPr>
      <w:r>
        <w:rPr>
          <w:szCs w:val="24"/>
        </w:rPr>
        <w:t xml:space="preserve">IMT-2030 could serve as an AI infrastructure capable of providing services for intelligent applications. AI-based air interface design and air interface enablement for distributed computing and intelligence will allow for end-to-end native AI and </w:t>
      </w:r>
      <w:ins w:id="59" w:author="INDIA" w:date="2023-05-16T11:53:00Z">
        <w:r w:rsidR="008B3BC2">
          <w:rPr>
            <w:szCs w:val="24"/>
          </w:rPr>
          <w:t xml:space="preserve">thereby leading to </w:t>
        </w:r>
      </w:ins>
      <w:r>
        <w:rPr>
          <w:szCs w:val="24"/>
        </w:rPr>
        <w:t>the convergence of communication and computing. These systems may support inferences, model training, model deployment, as well as computing distributed across networks and devices, and are expected to operate meeting high expectations on security, privacy, resilience and transparency.</w:t>
      </w:r>
    </w:p>
    <w:p w14:paraId="49597914" w14:textId="77777777" w:rsidR="003A5357" w:rsidRDefault="003A5357" w:rsidP="003A5357">
      <w:pPr>
        <w:pStyle w:val="Heading3"/>
        <w:rPr>
          <w:lang w:eastAsia="ko-KR"/>
        </w:rPr>
      </w:pPr>
      <w:r>
        <w:rPr>
          <w:lang w:eastAsia="ko-KR"/>
        </w:rPr>
        <w:t>2.2.2</w:t>
      </w:r>
      <w:r>
        <w:rPr>
          <w:lang w:eastAsia="ko-KR"/>
        </w:rPr>
        <w:tab/>
        <w:t>Ubiquitous computing</w:t>
      </w:r>
    </w:p>
    <w:p w14:paraId="0886D72D" w14:textId="77777777" w:rsidR="003A5357" w:rsidRDefault="003A5357" w:rsidP="003A5357">
      <w:pPr>
        <w:rPr>
          <w:b/>
          <w:bCs/>
          <w:szCs w:val="24"/>
        </w:rPr>
      </w:pPr>
      <w:r>
        <w:rPr>
          <w:lang w:eastAsia="ko-KR"/>
        </w:rPr>
        <w:t xml:space="preserve">In addition to ubiquitous intelligence, it is expected that </w:t>
      </w:r>
      <w:r>
        <w:t xml:space="preserve">ubiquitous use of data computing resources would also expand throughout the IMT system. </w:t>
      </w:r>
      <w:r>
        <w:rPr>
          <w:lang w:eastAsia="ko-KR"/>
        </w:rPr>
        <w:t>Emerging trends in this regard include expansion of data processing from the network towards devices closer to the origination of the user information and support for proliferation of ubiquitous intelligence throughout the IMT system. This trend also introduces improvements for applications requiring real-time responses and more economical data transport. Ubiquitous computing across IMT-2030 systems enables efficient utilization of resources and optimal placement of workloads, as well as scales and manages the infrastructure to run the applications.</w:t>
      </w:r>
    </w:p>
    <w:p w14:paraId="37F983D5" w14:textId="77777777" w:rsidR="003A5357" w:rsidRDefault="003A5357" w:rsidP="003A5357">
      <w:pPr>
        <w:pStyle w:val="Heading3"/>
        <w:rPr>
          <w:lang w:eastAsia="ko-KR"/>
        </w:rPr>
      </w:pPr>
      <w:r>
        <w:rPr>
          <w:lang w:eastAsia="ko-KR"/>
        </w:rPr>
        <w:t>2.2.3</w:t>
      </w:r>
      <w:r>
        <w:rPr>
          <w:lang w:eastAsia="ko-KR"/>
        </w:rPr>
        <w:tab/>
        <w:t>Immersive multimedia and multi-sensory interactions</w:t>
      </w:r>
    </w:p>
    <w:p w14:paraId="7A435BD7" w14:textId="44279B11" w:rsidR="003A5357" w:rsidRDefault="003A5357" w:rsidP="003A5357">
      <w:r>
        <w:t xml:space="preserve">The future of multimedia and human-centric communication enabled by IMT-2030 is expected to give an immersive experience through multi-sensory interactions and in-depth integration between physical and digital worlds. This will provide a richer and real time interactive video experience. Extended reality (XR) </w:t>
      </w:r>
      <w:del w:id="60" w:author="INDIA" w:date="2023-05-15T09:36:00Z">
        <w:r w:rsidDel="003A5357">
          <w:delText xml:space="preserve">and </w:delText>
        </w:r>
        <w:r w:rsidDel="003A5357">
          <w:rPr>
            <w:highlight w:val="yellow"/>
          </w:rPr>
          <w:delText>[</w:delText>
        </w:r>
        <w:r w:rsidDel="003A5357">
          <w:delText>intelligent systems</w:delText>
        </w:r>
        <w:r w:rsidDel="003A5357">
          <w:rPr>
            <w:highlight w:val="yellow"/>
          </w:rPr>
          <w:delText>]</w:delText>
        </w:r>
        <w:r w:rsidDel="003A5357">
          <w:delText xml:space="preserve"> </w:delText>
        </w:r>
      </w:del>
      <w:del w:id="61" w:author="INDIA" w:date="2023-05-15T09:37:00Z">
        <w:r w:rsidDel="003A5357">
          <w:delText xml:space="preserve">are </w:delText>
        </w:r>
      </w:del>
      <w:ins w:id="62" w:author="INDIA" w:date="2023-05-15T09:37:00Z">
        <w:r>
          <w:t xml:space="preserve">with multi-sensory capabilities is </w:t>
        </w:r>
      </w:ins>
      <w:r>
        <w:t xml:space="preserve">expected to be personalized and developed </w:t>
      </w:r>
      <w:del w:id="63" w:author="INDIA" w:date="2023-05-15T09:38:00Z">
        <w:r w:rsidDel="003A5357">
          <w:delText>as a new trend to give</w:delText>
        </w:r>
      </w:del>
      <w:ins w:id="64" w:author="INDIA" w:date="2023-05-15T09:38:00Z">
        <w:r>
          <w:t>into a</w:t>
        </w:r>
      </w:ins>
      <w:r>
        <w:t xml:space="preserve"> truly immersive experiences </w:t>
      </w:r>
      <w:ins w:id="65" w:author="INDIA" w:date="2023-05-15T09:39:00Z">
        <w:r>
          <w:t>for</w:t>
        </w:r>
      </w:ins>
      <w:del w:id="66" w:author="INDIA" w:date="2023-05-15T09:39:00Z">
        <w:r w:rsidDel="003A5357">
          <w:delText>to</w:delText>
        </w:r>
      </w:del>
      <w:r>
        <w:t xml:space="preserve"> users via appropriate interacti</w:t>
      </w:r>
      <w:ins w:id="67" w:author="INDIA" w:date="2023-05-16T11:54:00Z">
        <w:r w:rsidR="008B3BC2">
          <w:t>ons</w:t>
        </w:r>
      </w:ins>
      <w:del w:id="68" w:author="INDIA" w:date="2023-05-16T11:54:00Z">
        <w:r w:rsidDel="008B3BC2">
          <w:delText>vities</w:delText>
        </w:r>
      </w:del>
      <w:r>
        <w:t xml:space="preserve"> between physical space, cyber space, and users. In addition to these trends, holographic telepresence may become common for work, social interactions, entertainment, tele-education, remote live performances, etc. </w:t>
      </w:r>
    </w:p>
    <w:p w14:paraId="052742AB" w14:textId="77777777" w:rsidR="003A5357" w:rsidRDefault="003A5357" w:rsidP="003A5357">
      <w:pPr>
        <w:rPr>
          <w:szCs w:val="24"/>
        </w:rPr>
      </w:pPr>
      <w:r>
        <w:rPr>
          <w:color w:val="000000" w:themeColor="text1"/>
          <w:szCs w:val="24"/>
        </w:rPr>
        <w:t>New human-machine interfaces are also foreseen to enable immersive and intelligent interactions for such applications as remote tele-surgery, where surgical control is maintained remotely by the surgeon, tele-consultation, remote operation of machinery in industry and transportation</w:t>
      </w:r>
      <w:r>
        <w:rPr>
          <w:color w:val="000000" w:themeColor="text1"/>
        </w:rPr>
        <w:t>.</w:t>
      </w:r>
    </w:p>
    <w:p w14:paraId="4E353B77" w14:textId="77777777" w:rsidR="003A5357" w:rsidRDefault="003A5357" w:rsidP="003A5357">
      <w:pPr>
        <w:pStyle w:val="Heading3"/>
        <w:rPr>
          <w:lang w:eastAsia="ko-KR"/>
        </w:rPr>
      </w:pPr>
      <w:r>
        <w:rPr>
          <w:lang w:eastAsia="ko-KR"/>
        </w:rPr>
        <w:t>2.2.4</w:t>
      </w:r>
      <w:r>
        <w:rPr>
          <w:lang w:eastAsia="ko-KR"/>
        </w:rPr>
        <w:tab/>
        <w:t>Digital twin</w:t>
      </w:r>
      <w:r>
        <w:rPr>
          <w:rStyle w:val="FootnoteReference"/>
          <w:lang w:eastAsia="ko-KR"/>
        </w:rPr>
        <w:footnoteReference w:id="1"/>
      </w:r>
      <w:r>
        <w:rPr>
          <w:lang w:eastAsia="ko-KR"/>
        </w:rPr>
        <w:t xml:space="preserve"> and virtual world</w:t>
      </w:r>
    </w:p>
    <w:p w14:paraId="6B37178C" w14:textId="77777777" w:rsidR="003A5357" w:rsidRDefault="003A5357" w:rsidP="003A5357">
      <w:r>
        <w:t>IMT-2030 is expected to be used to replicate the physical world into a digital virtual world as precise real-time representations or digital twins. Digital twins have the potential to provide ubiquitous tools and knowledge platforms for the modelling, monitoring, managing, analysing and simulating of physical assets, resources, environments and situations.</w:t>
      </w:r>
    </w:p>
    <w:p w14:paraId="3B8F5576" w14:textId="77777777" w:rsidR="003A5357" w:rsidRDefault="003A5357" w:rsidP="003A5357">
      <w:r>
        <w:t>Using advanced technologies such as integration of communication with AI, sensing, and computing, digital twins will also synchronize the digital world to the physical world and provide connections between the digital replica components. Digital twin is expected not only replicate but also affect the physical world by providing digital maps for virtual experiences to humans and computed control to machines. Digital twins are envisaged to become a powerful tool in the evolution of multiple industries including health care, agriculture, construction, etc.</w:t>
      </w:r>
    </w:p>
    <w:p w14:paraId="04CE7699" w14:textId="15148714" w:rsidR="003A5357" w:rsidRDefault="003A5357" w:rsidP="003A5357">
      <w:pPr>
        <w:pStyle w:val="Heading3"/>
        <w:rPr>
          <w:lang w:eastAsia="ko-KR"/>
        </w:rPr>
      </w:pPr>
      <w:r>
        <w:rPr>
          <w:lang w:eastAsia="ko-KR"/>
        </w:rPr>
        <w:t>2.2.5</w:t>
      </w:r>
      <w:r>
        <w:rPr>
          <w:lang w:eastAsia="ko-KR"/>
        </w:rPr>
        <w:tab/>
      </w:r>
      <w:r>
        <w:rPr>
          <w:highlight w:val="yellow"/>
          <w:lang w:eastAsia="ko-KR"/>
        </w:rPr>
        <w:t>Evolved</w:t>
      </w:r>
      <w:del w:id="69" w:author="INDIA" w:date="2023-05-15T09:40:00Z">
        <w:r w:rsidDel="001D44A5">
          <w:rPr>
            <w:highlight w:val="yellow"/>
            <w:lang w:eastAsia="ko-KR"/>
          </w:rPr>
          <w:delText>/Intelligent/Smart</w:delText>
        </w:r>
      </w:del>
      <w:r>
        <w:rPr>
          <w:lang w:eastAsia="ko-KR"/>
        </w:rPr>
        <w:t xml:space="preserve"> industrial applications</w:t>
      </w:r>
    </w:p>
    <w:p w14:paraId="7FA8802E" w14:textId="77777777" w:rsidR="003A5357" w:rsidRDefault="003A5357" w:rsidP="003A5357">
      <w:r>
        <w:rPr>
          <w:lang w:eastAsia="ko-KR"/>
        </w:rPr>
        <w:t xml:space="preserve">Through the leveraging of </w:t>
      </w:r>
      <w:r>
        <w:t>real-time intelligence and its ability to facilitate interactions between robots and humans,</w:t>
      </w:r>
      <w:r>
        <w:rPr>
          <w:lang w:eastAsia="ko-KR"/>
        </w:rPr>
        <w:t xml:space="preserve"> IMT-2030 systems are expected to scale the performance of smart industrial applications. </w:t>
      </w:r>
      <w:r>
        <w:t>Future IMT-2030 systems for these applications would be centred around collaborative robots (</w:t>
      </w:r>
      <w:proofErr w:type="spellStart"/>
      <w:r>
        <w:t>cobots</w:t>
      </w:r>
      <w:proofErr w:type="spellEnd"/>
      <w:r>
        <w:t xml:space="preserve">), with the capability to exchange real-time intelligence and cooperate to enable efficient use of resources and energy, optimizations of manufacturing, automated product delivery, etc. Industry applications will further require connectivity to every intelligent device with extremely reliable and low-latency connections, as well as highly accurate environment awareness e.g., positioning to enable ubiquitous and real-time information collection, sharing, and intelligent control and feedback. </w:t>
      </w:r>
    </w:p>
    <w:p w14:paraId="7E4A522D" w14:textId="3A838BC4" w:rsidR="003A5357" w:rsidDel="001372BF" w:rsidRDefault="003A5357" w:rsidP="003A5357">
      <w:pPr>
        <w:pStyle w:val="NormalWeb"/>
        <w:shd w:val="clear" w:color="auto" w:fill="FFFFFF"/>
        <w:rPr>
          <w:del w:id="70" w:author="INDIA" w:date="2023-05-16T09:20:00Z"/>
          <w:rFonts w:eastAsia="Batang"/>
          <w:i/>
          <w:iCs/>
          <w:szCs w:val="20"/>
          <w:highlight w:val="yellow"/>
          <w:lang w:val="en-GB" w:eastAsia="ko-KR"/>
        </w:rPr>
      </w:pPr>
      <w:del w:id="71" w:author="INDIA" w:date="2023-05-16T09:20:00Z">
        <w:r w:rsidDel="001372BF">
          <w:rPr>
            <w:rFonts w:eastAsia="Batang"/>
            <w:i/>
            <w:iCs/>
            <w:szCs w:val="20"/>
            <w:highlight w:val="yellow"/>
            <w:lang w:val="en-GB" w:eastAsia="ko-KR"/>
          </w:rPr>
          <w:delText>[Editor’s note: The text below needs to be reviewed at the next WP 5D #44 meeting.</w:delText>
        </w:r>
      </w:del>
    </w:p>
    <w:p w14:paraId="043F9717" w14:textId="77777777" w:rsidR="003A5357" w:rsidRDefault="003A5357" w:rsidP="003A5357">
      <w:pPr>
        <w:rPr>
          <w:rFonts w:eastAsia="Batang"/>
        </w:rPr>
      </w:pPr>
      <w:r>
        <w:t>Sensing supported 3D measurement and modelling is important for robotic movement in the industrial environment.</w:t>
      </w:r>
    </w:p>
    <w:p w14:paraId="169401E2" w14:textId="2ED6C3DB" w:rsidR="003A5357" w:rsidDel="001D44A5" w:rsidRDefault="003A5357" w:rsidP="003A5357">
      <w:pPr>
        <w:rPr>
          <w:del w:id="72" w:author="INDIA" w:date="2023-05-15T09:48:00Z"/>
        </w:rPr>
      </w:pPr>
      <w:commentRangeStart w:id="73"/>
      <w:del w:id="74" w:author="INDIA" w:date="2023-05-15T09:44:00Z">
        <w:r w:rsidDel="001D44A5">
          <w:rPr>
            <w:highlight w:val="yellow"/>
          </w:rPr>
          <w:delText>[</w:delText>
        </w:r>
      </w:del>
      <w:del w:id="75" w:author="INDIA" w:date="2023-05-15T09:48:00Z">
        <w:r w:rsidDel="001D44A5">
          <w:delText>Communication systems are expected to be capable of supporting higher density of radio access links with stringent performance requirements, ensure service availability at almost all times, everywhere, provide highly accurate environment awareness e.g., positioning, support highly dynamic QoS adaptation mechanism to ensure safety when in proximity with humans, and enhance sensing capability to aid robot operation efficiency, among others to support robotics applications.</w:delText>
        </w:r>
      </w:del>
      <w:del w:id="76" w:author="INDIA" w:date="2023-05-15T09:44:00Z">
        <w:r w:rsidDel="001D44A5">
          <w:rPr>
            <w:highlight w:val="yellow"/>
          </w:rPr>
          <w:delText>]</w:delText>
        </w:r>
      </w:del>
      <w:commentRangeEnd w:id="73"/>
      <w:r w:rsidR="001D44A5">
        <w:rPr>
          <w:rStyle w:val="CommentReference"/>
          <w:rFonts w:eastAsia="Batang"/>
        </w:rPr>
        <w:commentReference w:id="73"/>
      </w:r>
    </w:p>
    <w:p w14:paraId="4718FB3D" w14:textId="77777777" w:rsidR="003A5357" w:rsidRDefault="003A5357" w:rsidP="003A5357">
      <w:pPr>
        <w:pStyle w:val="Heading3"/>
        <w:rPr>
          <w:lang w:eastAsia="ko-KR"/>
        </w:rPr>
      </w:pPr>
      <w:r>
        <w:rPr>
          <w:lang w:eastAsia="ko-KR"/>
        </w:rPr>
        <w:t>2.2.6</w:t>
      </w:r>
      <w:r>
        <w:rPr>
          <w:lang w:eastAsia="ko-KR"/>
        </w:rPr>
        <w:tab/>
        <w:t>Digital health</w:t>
      </w:r>
      <w:r>
        <w:rPr>
          <w:rStyle w:val="FootnoteReference"/>
          <w:lang w:eastAsia="ko-KR"/>
        </w:rPr>
        <w:footnoteReference w:id="2"/>
      </w:r>
      <w:r>
        <w:rPr>
          <w:lang w:eastAsia="ko-KR"/>
        </w:rPr>
        <w:t xml:space="preserve"> and well-being</w:t>
      </w:r>
    </w:p>
    <w:p w14:paraId="246B3F95" w14:textId="3FB5611D" w:rsidR="003A5357" w:rsidRDefault="001D44A5" w:rsidP="003A5357">
      <w:ins w:id="77" w:author="INDIA" w:date="2023-05-15T09:49:00Z">
        <w:r>
          <w:rPr>
            <w:highlight w:val="yellow"/>
            <w:lang w:eastAsia="ko-KR"/>
          </w:rPr>
          <w:t>Digital Health delivery was used effectively during COVID pandemic</w:t>
        </w:r>
      </w:ins>
      <w:ins w:id="78" w:author="INDIA" w:date="2023-05-15T09:50:00Z">
        <w:r>
          <w:rPr>
            <w:highlight w:val="yellow"/>
            <w:lang w:eastAsia="ko-KR"/>
          </w:rPr>
          <w:t xml:space="preserve"> by many countries</w:t>
        </w:r>
      </w:ins>
      <w:ins w:id="79" w:author="INDIA" w:date="2023-05-15T09:49:00Z">
        <w:r>
          <w:rPr>
            <w:highlight w:val="yellow"/>
            <w:lang w:eastAsia="ko-KR"/>
          </w:rPr>
          <w:t xml:space="preserve">. </w:t>
        </w:r>
      </w:ins>
      <w:del w:id="80" w:author="INDIA" w:date="2023-05-15T09:50:00Z">
        <w:r w:rsidR="003A5357" w:rsidDel="001D44A5">
          <w:rPr>
            <w:highlight w:val="yellow"/>
            <w:lang w:eastAsia="ko-KR"/>
          </w:rPr>
          <w:delText>[</w:delText>
        </w:r>
      </w:del>
      <w:r w:rsidR="003A5357">
        <w:rPr>
          <w:lang w:eastAsia="ko-KR"/>
        </w:rPr>
        <w:t>IMT-2030 is expected to</w:t>
      </w:r>
      <w:ins w:id="81" w:author="INDIA" w:date="2023-05-16T09:20:00Z">
        <w:r w:rsidR="001372BF">
          <w:rPr>
            <w:lang w:eastAsia="ko-KR"/>
          </w:rPr>
          <w:t xml:space="preserve"> further</w:t>
        </w:r>
      </w:ins>
      <w:r w:rsidR="003A5357">
        <w:rPr>
          <w:lang w:eastAsia="ko-KR"/>
        </w:rPr>
        <w:t xml:space="preserve"> contribute to improving digital-health and well-being </w:t>
      </w:r>
      <w:ins w:id="82" w:author="INDIA" w:date="2023-05-15T09:50:00Z">
        <w:r>
          <w:rPr>
            <w:lang w:eastAsia="ko-KR"/>
          </w:rPr>
          <w:t xml:space="preserve">delivery </w:t>
        </w:r>
      </w:ins>
      <w:r w:rsidR="003A5357">
        <w:rPr>
          <w:lang w:eastAsia="ko-KR"/>
        </w:rPr>
        <w:t xml:space="preserve">services. </w:t>
      </w:r>
      <w:r w:rsidR="003A5357">
        <w:t>Through the leveraging of</w:t>
      </w:r>
      <w:del w:id="83" w:author="INDIA" w:date="2023-05-15T09:52:00Z">
        <w:r w:rsidR="003A5357" w:rsidDel="001D44A5">
          <w:delText xml:space="preserve"> </w:delText>
        </w:r>
        <w:commentRangeStart w:id="84"/>
        <w:r w:rsidR="003A5357" w:rsidDel="001D44A5">
          <w:rPr>
            <w:highlight w:val="yellow"/>
          </w:rPr>
          <w:delText>[</w:delText>
        </w:r>
        <w:r w:rsidR="003A5357" w:rsidDel="001D44A5">
          <w:delText>artificial intelligence</w:delText>
        </w:r>
        <w:r w:rsidR="003A5357" w:rsidDel="001D44A5">
          <w:rPr>
            <w:highlight w:val="yellow"/>
          </w:rPr>
          <w:delText>]</w:delText>
        </w:r>
      </w:del>
      <w:r w:rsidR="003A5357">
        <w:t xml:space="preserve">, </w:t>
      </w:r>
      <w:commentRangeEnd w:id="84"/>
      <w:r>
        <w:rPr>
          <w:rStyle w:val="CommentReference"/>
          <w:rFonts w:eastAsia="Batang"/>
        </w:rPr>
        <w:commentReference w:id="84"/>
      </w:r>
      <w:r w:rsidR="003A5357">
        <w:t>ubiquitous connectivity, multi-sensory communication</w:t>
      </w:r>
      <w:r w:rsidR="003A5357">
        <w:rPr>
          <w:lang w:eastAsia="ko-KR"/>
        </w:rPr>
        <w:t xml:space="preserve">, </w:t>
      </w:r>
      <w:r w:rsidR="003A5357">
        <w:t xml:space="preserve">positioning and sensing related capabilities, IMT-2030 system is expected to facilitate the digital health services including </w:t>
      </w:r>
      <w:r w:rsidR="003A5357">
        <w:rPr>
          <w:rFonts w:eastAsia="SimSun"/>
          <w:lang w:eastAsia="zh-CN"/>
        </w:rPr>
        <w:t xml:space="preserve">interactive and </w:t>
      </w:r>
      <w:del w:id="85" w:author="INDIA" w:date="2023-05-15T09:54:00Z">
        <w:r w:rsidR="003A5357" w:rsidDel="001D44A5">
          <w:rPr>
            <w:rFonts w:eastAsia="SimSun"/>
            <w:highlight w:val="yellow"/>
            <w:lang w:eastAsia="zh-CN"/>
          </w:rPr>
          <w:delText>[</w:delText>
        </w:r>
      </w:del>
      <w:r w:rsidR="003A5357">
        <w:t>immersive</w:t>
      </w:r>
      <w:r w:rsidR="003A5357">
        <w:rPr>
          <w:rFonts w:eastAsia="SimSun"/>
          <w:lang w:eastAsia="zh-CN"/>
        </w:rPr>
        <w:t xml:space="preserve"> remote monitoring</w:t>
      </w:r>
      <w:del w:id="86" w:author="INDIA" w:date="2023-05-15T09:54:00Z">
        <w:r w:rsidR="003A5357" w:rsidDel="001D44A5">
          <w:rPr>
            <w:rFonts w:eastAsia="SimSun"/>
            <w:highlight w:val="yellow"/>
            <w:lang w:eastAsia="zh-CN"/>
          </w:rPr>
          <w:delText>]</w:delText>
        </w:r>
      </w:del>
      <w:r w:rsidR="003A5357">
        <w:rPr>
          <w:rFonts w:eastAsia="SimSun"/>
          <w:lang w:eastAsia="zh-CN"/>
        </w:rPr>
        <w:t xml:space="preserve">, </w:t>
      </w:r>
      <w:del w:id="87" w:author="INDIA" w:date="2023-05-15T09:54:00Z">
        <w:r w:rsidR="003A5357" w:rsidDel="001D44A5">
          <w:rPr>
            <w:rFonts w:eastAsia="SimSun"/>
            <w:highlight w:val="yellow"/>
            <w:lang w:eastAsia="zh-CN"/>
          </w:rPr>
          <w:delText>[</w:delText>
        </w:r>
      </w:del>
      <w:r w:rsidR="003A5357">
        <w:rPr>
          <w:lang w:eastAsia="ko-KR"/>
        </w:rPr>
        <w:t>data-based treatment decisions</w:t>
      </w:r>
      <w:del w:id="88" w:author="INDIA" w:date="2023-05-15T09:54:00Z">
        <w:r w:rsidR="003A5357" w:rsidDel="001D44A5">
          <w:rPr>
            <w:highlight w:val="yellow"/>
            <w:lang w:eastAsia="ko-KR"/>
          </w:rPr>
          <w:delText>]</w:delText>
        </w:r>
        <w:r w:rsidR="003A5357" w:rsidDel="001D44A5">
          <w:rPr>
            <w:lang w:eastAsia="ko-KR"/>
          </w:rPr>
          <w:delText>//</w:delText>
        </w:r>
      </w:del>
      <w:r w:rsidR="003A5357">
        <w:rPr>
          <w:rFonts w:eastAsia="SimSun"/>
          <w:lang w:eastAsia="zh-CN"/>
        </w:rPr>
        <w:t xml:space="preserve">, </w:t>
      </w:r>
      <w:r w:rsidR="003A5357">
        <w:t>tele</w:t>
      </w:r>
      <w:r w:rsidR="003A5357">
        <w:noBreakHyphen/>
        <w:t>diagnosis, remote tele-medical assistance, tele-rehabilitation, digital clinical trials and telemedicine.</w:t>
      </w:r>
      <w:r w:rsidR="003A5357">
        <w:rPr>
          <w:lang w:eastAsia="ko-KR"/>
        </w:rPr>
        <w:t xml:space="preserve"> The increased number of</w:t>
      </w:r>
      <w:r w:rsidR="003A5357">
        <w:t xml:space="preserve"> connection of wearable devices, and body sensors may also make this technology pervasive. And in some scenarios, these pervasive IoT devices</w:t>
      </w:r>
      <w:del w:id="89" w:author="INDIA" w:date="2023-05-15T09:54:00Z">
        <w:r w:rsidR="003A5357" w:rsidDel="001D44A5">
          <w:rPr>
            <w:highlight w:val="yellow"/>
          </w:rPr>
          <w:delText>]</w:delText>
        </w:r>
      </w:del>
      <w:r w:rsidR="003A5357">
        <w:t xml:space="preserve"> function may function without battery as well.</w:t>
      </w:r>
      <w:del w:id="90" w:author="INDIA" w:date="2023-05-15T09:54:00Z">
        <w:r w:rsidR="003A5357" w:rsidDel="001D44A5">
          <w:rPr>
            <w:highlight w:val="yellow"/>
          </w:rPr>
          <w:delText>]</w:delText>
        </w:r>
      </w:del>
    </w:p>
    <w:p w14:paraId="41730A99" w14:textId="77777777" w:rsidR="003A5357" w:rsidRDefault="003A5357" w:rsidP="003A5357">
      <w:pPr>
        <w:pStyle w:val="Heading3"/>
        <w:rPr>
          <w:lang w:eastAsia="ko-KR"/>
        </w:rPr>
      </w:pPr>
      <w:r>
        <w:rPr>
          <w:lang w:eastAsia="ko-KR"/>
        </w:rPr>
        <w:t>2.2.7</w:t>
      </w:r>
      <w:r>
        <w:rPr>
          <w:lang w:eastAsia="ko-KR"/>
        </w:rPr>
        <w:tab/>
        <w:t>Ubiquitous connectivity</w:t>
      </w:r>
    </w:p>
    <w:p w14:paraId="756A76C1" w14:textId="77777777" w:rsidR="003A5357" w:rsidRDefault="003A5357" w:rsidP="003A5357">
      <w:r>
        <w:t xml:space="preserve">Ubiquitous connectivity is critical for delivering a wide range of services such as access to education, health, transport, logistics, and business opportunities. IMT-2030 is expected to contribute to achieving the UN SDGs, bridging the digital divide, by connecting the unconnected and under-connected areas in an efficient manner, by addressing the challenges of connectivity, coverage, capacity, data rate and the mobility of terminals. </w:t>
      </w:r>
    </w:p>
    <w:p w14:paraId="105ACEE4" w14:textId="43127E08" w:rsidR="003A5357" w:rsidRDefault="003A5357" w:rsidP="003A5357">
      <w:pPr>
        <w:jc w:val="both"/>
        <w:rPr>
          <w:highlight w:val="yellow"/>
        </w:rPr>
      </w:pPr>
      <w:r>
        <w:t>IMT-2030 is therefore expected to support the development of ubiquitous</w:t>
      </w:r>
      <w:r>
        <w:rPr>
          <w:strike/>
        </w:rPr>
        <w:t xml:space="preserve"> </w:t>
      </w:r>
      <w:r>
        <w:t>mobile services to</w:t>
      </w:r>
      <w:r>
        <w:rPr>
          <w:strike/>
        </w:rPr>
        <w:t xml:space="preserve"> </w:t>
      </w:r>
      <w:r>
        <w:t>society that would deliver on digital inclusion for all by meaningfully connecting the rural and remote communities, further extending into sparsely populated areas, and maintaining the consistency of user experience between different locations</w:t>
      </w:r>
      <w:r>
        <w:rPr>
          <w:strike/>
        </w:rPr>
        <w:t xml:space="preserve"> </w:t>
      </w:r>
      <w:r>
        <w:t xml:space="preserve">including deep indoor coverage. </w:t>
      </w:r>
      <w:commentRangeStart w:id="91"/>
      <w:del w:id="92" w:author="INDIA" w:date="2023-05-16T10:38:00Z">
        <w:r w:rsidDel="00FB626B">
          <w:rPr>
            <w:highlight w:val="yellow"/>
          </w:rPr>
          <w:delText>[</w:delText>
        </w:r>
      </w:del>
      <w:r>
        <w:rPr>
          <w:highlight w:val="yellow"/>
        </w:rPr>
        <w:t>Interconnection of various IMT access technologies such as terrestrial and non-terrestrial networks, fixed wireless access, etc. is expected to support ubiquitous connectivity.</w:t>
      </w:r>
      <w:ins w:id="93" w:author="INDIA" w:date="2023-05-16T10:38:00Z">
        <w:r w:rsidR="00FB626B" w:rsidDel="00FB626B">
          <w:rPr>
            <w:highlight w:val="yellow"/>
          </w:rPr>
          <w:t xml:space="preserve"> </w:t>
        </w:r>
      </w:ins>
      <w:del w:id="94" w:author="INDIA" w:date="2023-05-16T10:38:00Z">
        <w:r w:rsidDel="00FB626B">
          <w:rPr>
            <w:highlight w:val="yellow"/>
          </w:rPr>
          <w:delText>]</w:delText>
        </w:r>
        <w:commentRangeEnd w:id="91"/>
        <w:r w:rsidR="007527DF" w:rsidDel="00FB626B">
          <w:rPr>
            <w:rStyle w:val="CommentReference"/>
            <w:rFonts w:eastAsia="Batang"/>
          </w:rPr>
          <w:commentReference w:id="91"/>
        </w:r>
      </w:del>
    </w:p>
    <w:p w14:paraId="06BFAF36" w14:textId="77777777" w:rsidR="003A5357" w:rsidRDefault="003A5357" w:rsidP="003A5357">
      <w:pPr>
        <w:jc w:val="both"/>
        <w:rPr>
          <w:strike/>
        </w:rPr>
      </w:pPr>
      <w:r>
        <w:rPr>
          <w:i/>
          <w:iCs/>
          <w:highlight w:val="yellow"/>
        </w:rPr>
        <w:t>[CG convener’s note: The text above between square brackets may be considered to be moved to Section 5.]</w:t>
      </w:r>
    </w:p>
    <w:p w14:paraId="02B16ECE" w14:textId="77777777" w:rsidR="003A5357" w:rsidRDefault="003A5357" w:rsidP="003A5357">
      <w:pPr>
        <w:pStyle w:val="Heading3"/>
        <w:rPr>
          <w:lang w:eastAsia="ko-KR"/>
        </w:rPr>
      </w:pPr>
      <w:r>
        <w:rPr>
          <w:lang w:eastAsia="ko-KR"/>
        </w:rPr>
        <w:t>2.2.8</w:t>
      </w:r>
      <w:r>
        <w:rPr>
          <w:lang w:eastAsia="ko-KR"/>
        </w:rPr>
        <w:tab/>
        <w:t>Integration of sensing and communication</w:t>
      </w:r>
    </w:p>
    <w:p w14:paraId="6BF4938C" w14:textId="77777777" w:rsidR="003A5357" w:rsidRDefault="003A5357" w:rsidP="003A5357">
      <w:pPr>
        <w:rPr>
          <w:lang w:eastAsia="ko-KR"/>
        </w:rPr>
      </w:pPr>
      <w:r>
        <w:rPr>
          <w:lang w:eastAsia="ko-KR"/>
        </w:rPr>
        <w:t xml:space="preserve">In IMT-2030, the integration of sensing and communication is expected to become a key enabler for a wide range of use cases. Moreover, measuring the physical surroundings through sensing combined with AI will further enable a full context awareness. </w:t>
      </w:r>
    </w:p>
    <w:p w14:paraId="20CD6357" w14:textId="77777777" w:rsidR="003A5357" w:rsidRDefault="003A5357" w:rsidP="003A5357">
      <w:r>
        <w:rPr>
          <w:lang w:eastAsia="ko-KR"/>
        </w:rPr>
        <w:t>Sensing information is envisaged to be shared in certain environments and across network systems in a distributed manner to facilitate specialized services. Sensing would support various value</w:t>
      </w:r>
      <w:r>
        <w:rPr>
          <w:lang w:eastAsia="ko-KR"/>
        </w:rPr>
        <w:noBreakHyphen/>
        <w:t>added innovative applications such as ultra-high precision positioning and localization of devices and passive objects, high resolution and real-time 3D-mapping for automated and safe driving/transport, and industrial automation. Other opportunities include gesture and activity recognition, environment sensing and material inspection.</w:t>
      </w:r>
    </w:p>
    <w:p w14:paraId="0268C65E" w14:textId="77777777" w:rsidR="003A5357" w:rsidRDefault="003A5357" w:rsidP="003A5357">
      <w:pPr>
        <w:pStyle w:val="Heading3"/>
        <w:rPr>
          <w:highlight w:val="cyan"/>
        </w:rPr>
      </w:pPr>
      <w:r>
        <w:t>2.2.9</w:t>
      </w:r>
      <w:r>
        <w:tab/>
        <w:t>Sustainability</w:t>
      </w:r>
    </w:p>
    <w:p w14:paraId="088EBBC0" w14:textId="77777777" w:rsidR="003A5357" w:rsidRDefault="003A5357" w:rsidP="003A5357">
      <w:pPr>
        <w:rPr>
          <w:lang w:eastAsia="ko-KR"/>
        </w:rPr>
      </w:pPr>
      <w:r>
        <w:rPr>
          <w:lang w:eastAsia="ko-KR"/>
        </w:rPr>
        <w:t>Sustainability is a foundational aspiration of future IMT systems. IMT-2030 systems are expected to help address the need for increased environmental, social, and economic sustainability. Future IMT systems are expected to reduce their own environmental impact by minimizing power consumption, using energy efficiently and reducing greenhouse gas emissions. IMT-2030 system implementations are also expected to be designed to achieve the least possible environmental impact and to use resources efficiently. Leveraging circularity principles helps retain and recover value from resources and extend lifetime through such important considerations as reusing, repairing, repurposing or recycling. Moreover, IMT-2030 systems may allow for efficient deployment and operations, thereby improving both environmental sustainability and the affordability necessary to support social sustainability. Beyond its own environmental impact, IMT-2030 systems are expected to need to contribute towards empowering other industries to reduce their environmental impacts.</w:t>
      </w:r>
    </w:p>
    <w:p w14:paraId="7408627D" w14:textId="77777777" w:rsidR="003A5357" w:rsidRPr="003A5357" w:rsidRDefault="003A5357" w:rsidP="003A5357">
      <w:pPr>
        <w:rPr>
          <w:lang w:eastAsia="ja-JP"/>
        </w:rPr>
      </w:pPr>
    </w:p>
    <w:p w14:paraId="55A21E91" w14:textId="477B786B" w:rsidR="00C93C62" w:rsidRDefault="00C93C62" w:rsidP="00C93C62">
      <w:pPr>
        <w:rPr>
          <w:lang w:eastAsia="ja-JP"/>
        </w:rPr>
      </w:pPr>
    </w:p>
    <w:p w14:paraId="56768110" w14:textId="77777777" w:rsidR="003A5357" w:rsidRDefault="003A5357" w:rsidP="003A5357">
      <w:pPr>
        <w:pStyle w:val="Heading1"/>
        <w:rPr>
          <w:rFonts w:eastAsia="Batang"/>
          <w:iCs/>
          <w:szCs w:val="28"/>
          <w:lang w:eastAsia="ko-KR"/>
        </w:rPr>
      </w:pPr>
      <w:bookmarkStart w:id="95" w:name="_Toc126773379"/>
      <w:bookmarkStart w:id="96" w:name="_Toc117125273"/>
      <w:r>
        <w:rPr>
          <w:rFonts w:eastAsia="Batang"/>
        </w:rPr>
        <w:t>3</w:t>
      </w:r>
      <w:r>
        <w:rPr>
          <w:rFonts w:eastAsia="Batang"/>
        </w:rPr>
        <w:tab/>
      </w:r>
      <w:r>
        <w:rPr>
          <w:rFonts w:eastAsia="Batang"/>
          <w:iCs/>
          <w:szCs w:val="28"/>
          <w:lang w:eastAsia="ko-KR"/>
        </w:rPr>
        <w:t>Usage scenarios of IMT-2030</w:t>
      </w:r>
      <w:bookmarkEnd w:id="95"/>
    </w:p>
    <w:p w14:paraId="1B4239A7" w14:textId="77777777" w:rsidR="003A5357" w:rsidRDefault="003A5357" w:rsidP="003A5357">
      <w:pPr>
        <w:pStyle w:val="EditorsNote"/>
        <w:rPr>
          <w:rFonts w:eastAsia="SimSun"/>
        </w:rPr>
      </w:pPr>
      <w:r>
        <w:rPr>
          <w:rFonts w:eastAsia="SimSun"/>
          <w:highlight w:val="yellow"/>
        </w:rPr>
        <w:t>[Editor’s note: The introductory text needs to be reviewed at the next WP 5D #44 meeting].</w:t>
      </w:r>
    </w:p>
    <w:p w14:paraId="56AA724A" w14:textId="77777777" w:rsidR="003A5357" w:rsidRDefault="003A5357" w:rsidP="003A5357">
      <w:pPr>
        <w:rPr>
          <w:rFonts w:eastAsia="Batang"/>
          <w:lang w:eastAsia="ko-KR"/>
        </w:rPr>
      </w:pPr>
      <w:r>
        <w:rPr>
          <w:rFonts w:eastAsia="SimSun"/>
        </w:rPr>
        <w:t xml:space="preserve">IMT-2030 is expected to expand and </w:t>
      </w:r>
      <w:r>
        <w:rPr>
          <w:rFonts w:eastAsiaTheme="minorEastAsia"/>
          <w:bCs/>
          <w:szCs w:val="12"/>
          <w:lang w:eastAsia="ko-KR"/>
        </w:rPr>
        <w:t xml:space="preserve">support various user, application and technology trends as described in § 2, while </w:t>
      </w:r>
      <w:r>
        <w:rPr>
          <w:rFonts w:eastAsiaTheme="minorEastAsia"/>
        </w:rPr>
        <w:t>providing prospects towards digital transformation.</w:t>
      </w:r>
      <w:r>
        <w:t xml:space="preserve"> </w:t>
      </w:r>
    </w:p>
    <w:p w14:paraId="63EF6AAE" w14:textId="77777777" w:rsidR="003A5357" w:rsidRDefault="003A5357" w:rsidP="003A5357">
      <w:pPr>
        <w:rPr>
          <w:ins w:id="97" w:author="CG Convener" w:date="2023-05-08T15:38:00Z"/>
          <w:rFonts w:eastAsia="SimSun"/>
          <w:strike/>
        </w:rPr>
      </w:pPr>
      <w:bookmarkStart w:id="98" w:name="_Toc117125271"/>
      <w:del w:id="99" w:author="CG Convener" w:date="2023-05-06T12:57:00Z">
        <w:r>
          <w:rPr>
            <w:strike/>
            <w:highlight w:val="yellow"/>
          </w:rPr>
          <w:delText xml:space="preserve">As a set of use cases enabled by a common set of capabilities, usage scenarios of </w:delText>
        </w:r>
      </w:del>
      <w:r>
        <w:rPr>
          <w:strike/>
          <w:highlight w:val="yellow"/>
        </w:rPr>
        <w:t xml:space="preserve">IMT-2030 </w:t>
      </w:r>
      <w:del w:id="100" w:author="CG Convener" w:date="2023-05-06T12:57:00Z">
        <w:r>
          <w:rPr>
            <w:strike/>
            <w:highlight w:val="yellow"/>
          </w:rPr>
          <w:delText xml:space="preserve">are </w:delText>
        </w:r>
      </w:del>
      <w:ins w:id="101" w:author="CG Convener" w:date="2023-05-06T12:57:00Z">
        <w:r>
          <w:rPr>
            <w:strike/>
            <w:highlight w:val="yellow"/>
          </w:rPr>
          <w:t xml:space="preserve">is </w:t>
        </w:r>
      </w:ins>
      <w:r>
        <w:rPr>
          <w:strike/>
          <w:highlight w:val="yellow"/>
        </w:rPr>
        <w:t xml:space="preserve">envisaged to encompass </w:t>
      </w:r>
      <w:ins w:id="102" w:author="CG Convener" w:date="2023-05-06T12:58:00Z">
        <w:r>
          <w:rPr>
            <w:strike/>
            <w:highlight w:val="yellow"/>
          </w:rPr>
          <w:t xml:space="preserve">both </w:t>
        </w:r>
      </w:ins>
      <w:del w:id="103" w:author="CG Convener" w:date="2023-05-06T12:58:00Z">
        <w:r>
          <w:rPr>
            <w:strike/>
            <w:highlight w:val="yellow"/>
          </w:rPr>
          <w:delText xml:space="preserve">enhanced/expanded </w:delText>
        </w:r>
      </w:del>
      <w:r>
        <w:rPr>
          <w:strike/>
          <w:highlight w:val="yellow"/>
        </w:rPr>
        <w:t xml:space="preserve">communication-based </w:t>
      </w:r>
      <w:r>
        <w:rPr>
          <w:rFonts w:eastAsia="SimSun"/>
          <w:strike/>
          <w:highlight w:val="yellow"/>
        </w:rPr>
        <w:t>and beyond communication usage scenarios</w:t>
      </w:r>
      <w:ins w:id="104" w:author="CG Convener" w:date="2023-05-06T12:58:00Z">
        <w:r>
          <w:rPr>
            <w:rFonts w:eastAsia="SimSun"/>
            <w:strike/>
            <w:highlight w:val="yellow"/>
          </w:rPr>
          <w:t>, which are use cases enabled by a common set of capabilities</w:t>
        </w:r>
      </w:ins>
      <w:r>
        <w:rPr>
          <w:rFonts w:eastAsia="SimSun"/>
          <w:strike/>
          <w:highlight w:val="yellow"/>
        </w:rPr>
        <w:t>.</w:t>
      </w:r>
    </w:p>
    <w:p w14:paraId="72DC8154" w14:textId="4FB61EE1" w:rsidR="003A5357" w:rsidDel="009806A5" w:rsidRDefault="003A5357" w:rsidP="003A5357">
      <w:pPr>
        <w:rPr>
          <w:del w:id="105" w:author="INDIA" w:date="2023-05-16T07:39:00Z"/>
          <w:rFonts w:eastAsia="SimSun"/>
          <w:i/>
          <w:highlight w:val="yellow"/>
        </w:rPr>
      </w:pPr>
      <w:commentRangeStart w:id="106"/>
      <w:del w:id="107" w:author="INDIA" w:date="2023-05-16T07:39:00Z">
        <w:r w:rsidDel="009806A5">
          <w:rPr>
            <w:rFonts w:eastAsia="SimSun"/>
            <w:i/>
            <w:highlight w:val="yellow"/>
          </w:rPr>
          <w:delText>[CG Convener’s note: Following text is proposed to remove due to repetition.]</w:delText>
        </w:r>
      </w:del>
    </w:p>
    <w:p w14:paraId="105A77D8" w14:textId="3DAADCC9" w:rsidR="003A5357" w:rsidDel="009806A5" w:rsidRDefault="003A5357" w:rsidP="003A5357">
      <w:pPr>
        <w:rPr>
          <w:del w:id="108" w:author="INDIA" w:date="2023-05-16T07:39:00Z"/>
          <w:rFonts w:eastAsia="SimSun"/>
        </w:rPr>
      </w:pPr>
      <w:del w:id="109" w:author="INDIA" w:date="2023-05-16T07:39:00Z">
        <w:r w:rsidDel="009806A5">
          <w:rPr>
            <w:rFonts w:eastAsia="SimSun"/>
            <w:highlight w:val="yellow"/>
          </w:rPr>
          <w:delText>[IMT-2030 is envisaged to provide an interactive and immersive communication experience for mobile users, be massively scalable, and handle critical and secure communication depending on use cases. It will extend/enhance AI and sensing capabilities with ubiquitous but graded computing where real time data processing is required.]</w:delText>
        </w:r>
      </w:del>
      <w:commentRangeEnd w:id="106"/>
      <w:r w:rsidR="009806A5">
        <w:rPr>
          <w:rStyle w:val="CommentReference"/>
          <w:rFonts w:eastAsia="Batang"/>
        </w:rPr>
        <w:commentReference w:id="106"/>
      </w:r>
    </w:p>
    <w:p w14:paraId="79B4448D" w14:textId="0B74FCE5" w:rsidR="003A5357" w:rsidRDefault="003A5357" w:rsidP="003A5357">
      <w:pPr>
        <w:rPr>
          <w:rFonts w:eastAsia="SimSun"/>
        </w:rPr>
      </w:pPr>
      <w:r>
        <w:rPr>
          <w:rFonts w:eastAsia="SimSun"/>
        </w:rPr>
        <w:t xml:space="preserve">IMT-2030 is expected to be built on overarching aspects which act as design principles commonly applicable to all usage scenarios. These distinguishing design principles of the IMT-2030 system are including, but are not limited to, sustainability, security/privacy/resilience, connecting the unconnected/Global connectivity for providing universal </w:t>
      </w:r>
      <w:commentRangeStart w:id="110"/>
      <w:r>
        <w:rPr>
          <w:rFonts w:eastAsia="SimSun"/>
        </w:rPr>
        <w:t xml:space="preserve">and </w:t>
      </w:r>
      <w:del w:id="111" w:author="INDIA" w:date="2023-05-16T07:40:00Z">
        <w:r w:rsidDel="009806A5">
          <w:rPr>
            <w:rFonts w:eastAsia="SimSun"/>
            <w:highlight w:val="yellow"/>
          </w:rPr>
          <w:delText>[</w:delText>
        </w:r>
      </w:del>
      <w:r>
        <w:rPr>
          <w:rFonts w:eastAsia="SimSun"/>
        </w:rPr>
        <w:t>affordable</w:t>
      </w:r>
      <w:del w:id="112" w:author="INDIA" w:date="2023-05-16T07:40:00Z">
        <w:r w:rsidDel="009806A5">
          <w:rPr>
            <w:rFonts w:eastAsia="SimSun"/>
            <w:highlight w:val="yellow"/>
          </w:rPr>
          <w:delText>]</w:delText>
        </w:r>
      </w:del>
      <w:r>
        <w:rPr>
          <w:rFonts w:eastAsia="SimSun"/>
        </w:rPr>
        <w:t xml:space="preserve"> </w:t>
      </w:r>
      <w:commentRangeEnd w:id="110"/>
      <w:r w:rsidR="009806A5">
        <w:rPr>
          <w:rStyle w:val="CommentReference"/>
          <w:rFonts w:eastAsia="Batang"/>
        </w:rPr>
        <w:commentReference w:id="110"/>
      </w:r>
      <w:r>
        <w:rPr>
          <w:rFonts w:eastAsia="SimSun"/>
        </w:rPr>
        <w:t xml:space="preserve">access to all human beings independent of the location, and ubiquitous intelligence for improving overall system performance.  </w:t>
      </w:r>
    </w:p>
    <w:p w14:paraId="13B6C013" w14:textId="77777777" w:rsidR="003A5357" w:rsidRDefault="003A5357" w:rsidP="003A5357">
      <w:pPr>
        <w:pStyle w:val="Heading2"/>
        <w:rPr>
          <w:rFonts w:eastAsia="SimSun"/>
        </w:rPr>
      </w:pPr>
      <w:bookmarkStart w:id="113" w:name="_Toc126773380"/>
      <w:ins w:id="114" w:author="CG Convener" w:date="2023-05-06T13:12:00Z">
        <w:r>
          <w:rPr>
            <w:rFonts w:eastAsia="SimSun"/>
            <w:highlight w:val="yellow"/>
          </w:rPr>
          <w:t>[</w:t>
        </w:r>
      </w:ins>
      <w:r>
        <w:rPr>
          <w:rFonts w:eastAsia="SimSun"/>
          <w:strike/>
          <w:highlight w:val="yellow"/>
        </w:rPr>
        <w:t>3.1</w:t>
      </w:r>
      <w:r>
        <w:rPr>
          <w:rFonts w:eastAsia="SimSun"/>
          <w:strike/>
          <w:highlight w:val="yellow"/>
        </w:rPr>
        <w:tab/>
        <w:t>Communication-based usage scenarios</w:t>
      </w:r>
      <w:bookmarkEnd w:id="98"/>
      <w:bookmarkEnd w:id="113"/>
      <w:ins w:id="115" w:author="CG Convener" w:date="2023-05-06T13:12:00Z">
        <w:r>
          <w:rPr>
            <w:rFonts w:eastAsia="SimSun"/>
            <w:highlight w:val="yellow"/>
          </w:rPr>
          <w:t>]</w:t>
        </w:r>
      </w:ins>
    </w:p>
    <w:p w14:paraId="64F34D46" w14:textId="74B4E26A" w:rsidR="003A5357" w:rsidRDefault="003A5357" w:rsidP="003A5357">
      <w:pPr>
        <w:rPr>
          <w:rFonts w:eastAsia="Batang"/>
        </w:rPr>
      </w:pPr>
      <w:bookmarkStart w:id="116" w:name="_Hlk106728149"/>
      <w:r>
        <w:t xml:space="preserve">Usage scenarios of IMT-2030 are envisaged to encompass usage scenarios which expand on those of IMT-2020 (i.e., </w:t>
      </w:r>
      <w:proofErr w:type="spellStart"/>
      <w:r>
        <w:t>eMBB</w:t>
      </w:r>
      <w:proofErr w:type="spellEnd"/>
      <w:r>
        <w:t xml:space="preserve">, URLLC, and </w:t>
      </w:r>
      <w:proofErr w:type="spellStart"/>
      <w:r>
        <w:t>mMTC</w:t>
      </w:r>
      <w:proofErr w:type="spellEnd"/>
      <w:r>
        <w:t>) into broader use requiring evolved and new capabilities.</w:t>
      </w:r>
      <w:ins w:id="117" w:author="INDIA" w:date="2023-05-16T08:04:00Z">
        <w:r w:rsidR="00F83E10">
          <w:t xml:space="preserve"> </w:t>
        </w:r>
      </w:ins>
      <w:moveToRangeStart w:id="118" w:author="INDIA" w:date="2023-05-16T08:04:00Z" w:name="move135116693"/>
      <w:moveTo w:id="119" w:author="INDIA" w:date="2023-05-16T08:04:00Z">
        <w:r w:rsidR="00F83E10">
          <w:rPr>
            <w:color w:val="000000" w:themeColor="text1"/>
            <w:szCs w:val="24"/>
          </w:rPr>
          <w:t xml:space="preserve">In addition to </w:t>
        </w:r>
      </w:moveTo>
      <w:ins w:id="120" w:author="INDIA" w:date="2023-05-16T08:04:00Z">
        <w:r w:rsidR="00F83E10">
          <w:rPr>
            <w:color w:val="000000" w:themeColor="text1"/>
            <w:szCs w:val="24"/>
          </w:rPr>
          <w:t xml:space="preserve">expanded </w:t>
        </w:r>
      </w:ins>
      <w:ins w:id="121" w:author="INDIA" w:date="2023-05-16T08:05:00Z">
        <w:r w:rsidR="00F83E10">
          <w:rPr>
            <w:color w:val="000000" w:themeColor="text1"/>
            <w:szCs w:val="24"/>
          </w:rPr>
          <w:t xml:space="preserve">IMT-2020 </w:t>
        </w:r>
      </w:ins>
      <w:moveTo w:id="122" w:author="INDIA" w:date="2023-05-16T08:04:00Z">
        <w:r w:rsidR="00F83E10">
          <w:rPr>
            <w:color w:val="000000" w:themeColor="text1"/>
            <w:szCs w:val="24"/>
          </w:rPr>
          <w:t xml:space="preserve">usage scenarios </w:t>
        </w:r>
        <w:del w:id="123" w:author="INDIA" w:date="2023-05-16T08:04:00Z">
          <w:r w:rsidR="00F83E10" w:rsidDel="00F83E10">
            <w:rPr>
              <w:color w:val="000000" w:themeColor="text1"/>
              <w:szCs w:val="24"/>
            </w:rPr>
            <w:delText>described above</w:delText>
          </w:r>
        </w:del>
        <w:r w:rsidR="00F83E10">
          <w:rPr>
            <w:color w:val="000000" w:themeColor="text1"/>
            <w:szCs w:val="24"/>
          </w:rPr>
          <w:t xml:space="preserve">, IMT-2030 is envisaged to enable new use cases arising from capabilities, </w:t>
        </w:r>
        <w:r w:rsidR="00F83E10">
          <w:t xml:space="preserve">such as artificial intelligence and sensing, </w:t>
        </w:r>
        <w:r w:rsidR="00F83E10">
          <w:rPr>
            <w:color w:val="000000" w:themeColor="text1"/>
            <w:szCs w:val="24"/>
          </w:rPr>
          <w:t>which previous generations of IMT systems were not designed to natively support.</w:t>
        </w:r>
      </w:moveTo>
      <w:moveToRangeEnd w:id="118"/>
    </w:p>
    <w:p w14:paraId="64E8755B" w14:textId="77777777" w:rsidR="003A5357" w:rsidRDefault="003A5357" w:rsidP="003A5357">
      <w:r>
        <w:t>The usage scenarios of IMT-2030 are:</w:t>
      </w:r>
    </w:p>
    <w:p w14:paraId="44EB18B9" w14:textId="77777777" w:rsidR="003A5357" w:rsidRDefault="003A5357" w:rsidP="003A5357">
      <w:pPr>
        <w:rPr>
          <w:i/>
          <w:highlight w:val="yellow"/>
        </w:rPr>
      </w:pPr>
    </w:p>
    <w:p w14:paraId="0A2043EE" w14:textId="2C88097B" w:rsidR="003A5357" w:rsidDel="00F83E10" w:rsidRDefault="00F83E10" w:rsidP="003A5357">
      <w:pPr>
        <w:ind w:firstLineChars="50" w:firstLine="120"/>
        <w:rPr>
          <w:del w:id="124" w:author="INDIA" w:date="2023-05-16T08:06:00Z"/>
          <w:i/>
        </w:rPr>
      </w:pPr>
      <w:ins w:id="125" w:author="INDIA" w:date="2023-05-16T08:06:00Z">
        <w:r w:rsidDel="00F83E10">
          <w:rPr>
            <w:i/>
            <w:highlight w:val="yellow"/>
          </w:rPr>
          <w:t xml:space="preserve"> </w:t>
        </w:r>
      </w:ins>
      <w:del w:id="126" w:author="INDIA" w:date="2023-05-16T08:06:00Z">
        <w:r w:rsidR="003A5357" w:rsidDel="00F83E10">
          <w:rPr>
            <w:i/>
            <w:highlight w:val="yellow"/>
          </w:rPr>
          <w:delText>[CG Convener’s note: This is the outcome of email offline discussion in terms of all usage scenarios except usage scenario D.]</w:delText>
        </w:r>
      </w:del>
    </w:p>
    <w:bookmarkEnd w:id="116"/>
    <w:p w14:paraId="12DAC952" w14:textId="77777777" w:rsidR="003A5357" w:rsidRDefault="003A5357" w:rsidP="003A5357">
      <w:pPr>
        <w:pStyle w:val="Headingb"/>
      </w:pPr>
      <w:commentRangeStart w:id="127"/>
      <w:r>
        <w:rPr>
          <w:highlight w:val="yellow"/>
        </w:rPr>
        <w:t>[</w:t>
      </w:r>
      <w:r>
        <w:t>Immersive Communication</w:t>
      </w:r>
      <w:r>
        <w:rPr>
          <w:highlight w:val="yellow"/>
        </w:rPr>
        <w:t>]</w:t>
      </w:r>
      <w:commentRangeEnd w:id="127"/>
      <w:r>
        <w:rPr>
          <w:rStyle w:val="CommentReference"/>
          <w:rFonts w:ascii="Times New Roman" w:eastAsia="Batang" w:hAnsi="Times New Roman" w:cs="Times New Roman"/>
          <w:b w:val="0"/>
          <w:lang w:eastAsia="en-US"/>
        </w:rPr>
        <w:commentReference w:id="127"/>
      </w:r>
    </w:p>
    <w:p w14:paraId="6E6A09AE" w14:textId="77777777" w:rsidR="003A5357" w:rsidRDefault="003A5357" w:rsidP="003A5357">
      <w:bookmarkStart w:id="128" w:name="_Hlk116812094"/>
      <w:r>
        <w:t>This usage scenario extends the enhanced Mobile Broadband (</w:t>
      </w:r>
      <w:proofErr w:type="spellStart"/>
      <w:r>
        <w:t>eMBB</w:t>
      </w:r>
      <w:proofErr w:type="spellEnd"/>
      <w:r>
        <w:t xml:space="preserve">) of IMT-2020 and covers use cases which provide a rich and interactive video (immersive) experience to users, </w:t>
      </w:r>
      <w:bookmarkEnd w:id="128"/>
      <w:r>
        <w:t xml:space="preserve">including the interactions with machine interfaces.  </w:t>
      </w:r>
    </w:p>
    <w:p w14:paraId="75024F92" w14:textId="77777777" w:rsidR="003A5357" w:rsidRDefault="003A5357" w:rsidP="003A5357">
      <w:pPr>
        <w:tabs>
          <w:tab w:val="clear" w:pos="1134"/>
          <w:tab w:val="clear" w:pos="1871"/>
          <w:tab w:val="left" w:pos="794"/>
          <w:tab w:val="left" w:pos="1191"/>
          <w:tab w:val="left" w:pos="1588"/>
          <w:tab w:val="left" w:pos="1985"/>
        </w:tabs>
        <w:jc w:val="both"/>
      </w:pPr>
      <w:r>
        <w:t xml:space="preserve">This usage scenario covers a range of environments, including hotspots, urban and rural, which come with additional and new requirements compared with those of </w:t>
      </w:r>
      <w:proofErr w:type="spellStart"/>
      <w:r>
        <w:t>eMBB</w:t>
      </w:r>
      <w:proofErr w:type="spellEnd"/>
      <w:r>
        <w:t xml:space="preserve"> from IMT-2020. </w:t>
      </w:r>
    </w:p>
    <w:p w14:paraId="74B37B83" w14:textId="77777777" w:rsidR="003A5357" w:rsidRDefault="003A5357" w:rsidP="003A5357">
      <w:bookmarkStart w:id="129" w:name="_Hlk116812127"/>
      <w:r>
        <w:t>Typical use cases include communication for immersive extended reality (XR), remote multi-sensory telepresence, and holographic communications, etc. Supporting mixed traffic of video, audio, and other environment data in a time-synchronized manner is an integral part of immersive communications, including also stand-alone support of voice.</w:t>
      </w:r>
      <w:bookmarkEnd w:id="129"/>
      <w:r>
        <w:t xml:space="preserve"> </w:t>
      </w:r>
    </w:p>
    <w:p w14:paraId="24964AF3" w14:textId="77777777" w:rsidR="003A5357" w:rsidRDefault="003A5357" w:rsidP="003A5357">
      <w:pPr>
        <w:pStyle w:val="EditorsNote"/>
      </w:pPr>
      <w:bookmarkStart w:id="130" w:name="_Hlk116812208"/>
      <w:r>
        <w:rPr>
          <w:highlight w:val="yellow"/>
        </w:rPr>
        <w:t>[Editor’s note: The capabilities related to usage scenario “Immersive Communication” need to be reviewed together with section 4 on “Capabilities”].</w:t>
      </w:r>
    </w:p>
    <w:p w14:paraId="34C61795" w14:textId="77777777" w:rsidR="003A5357" w:rsidRDefault="003A5357" w:rsidP="003A5357">
      <w:r>
        <w:t>Capabilities that aim for enhanced spectrum efficiency and consistent service experiences along with leveraging the balance between higher data rates and increased mobility in various environments, are essential. Certain immersive communication use cases may also require support of high reliability and low latency for responsive and accurate interaction with real and virtual objects, as well as larger system capacity for simultaneous connecting numerous devices.</w:t>
      </w:r>
    </w:p>
    <w:p w14:paraId="2E8377A9" w14:textId="77777777" w:rsidR="003A5357" w:rsidRDefault="003A5357" w:rsidP="003A5357">
      <w:pPr>
        <w:pStyle w:val="Headingb"/>
      </w:pPr>
      <w:bookmarkStart w:id="131" w:name="_Hlk116812487"/>
      <w:bookmarkEnd w:id="130"/>
      <w:r>
        <w:t>Extremely Reliable and Low-Latency Communication</w:t>
      </w:r>
    </w:p>
    <w:p w14:paraId="049261A5" w14:textId="77777777" w:rsidR="003A5357" w:rsidRDefault="003A5357" w:rsidP="003A5357">
      <w:r>
        <w:t>This usage scenario extends the Ultra-Reliable and Low-Latency Communication (URLLC) of IMT</w:t>
      </w:r>
      <w:r>
        <w:noBreakHyphen/>
        <w:t xml:space="preserve">2020 and covers specialized use cases that are expected to have more stringent requirements </w:t>
      </w:r>
      <w:r>
        <w:rPr>
          <w:lang w:eastAsia="zh-CN"/>
        </w:rPr>
        <w:t>on</w:t>
      </w:r>
      <w:r>
        <w:t xml:space="preserve"> reliability</w:t>
      </w:r>
      <w:r>
        <w:rPr>
          <w:lang w:eastAsia="zh-CN"/>
        </w:rPr>
        <w:t xml:space="preserve"> and</w:t>
      </w:r>
      <w:r>
        <w:t xml:space="preserve"> latency. This is typically for time-synchronized operations, where failure to meet these requirements could lead to severe consequences for the applications. </w:t>
      </w:r>
    </w:p>
    <w:p w14:paraId="7EB8A2D9" w14:textId="77777777" w:rsidR="003A5357" w:rsidRDefault="003A5357" w:rsidP="003A5357">
      <w:r>
        <w:t xml:space="preserve">Typical use cases include communications in a factory among machines for full automation, control and operation. These types of communications can help in realizing various applications such as robotics interaction including tactile feedback and monitoring, drone operation, remote medical assistance, energy transmission and distribution, etc. </w:t>
      </w:r>
    </w:p>
    <w:p w14:paraId="0C4C499C" w14:textId="77777777" w:rsidR="003A5357" w:rsidRDefault="003A5357" w:rsidP="003A5357">
      <w:pPr>
        <w:pStyle w:val="EditorsNote"/>
      </w:pPr>
      <w:r>
        <w:rPr>
          <w:highlight w:val="yellow"/>
        </w:rPr>
        <w:t>[Editor’s note: The capabilities related to Usage Scenario B need to be reviewed together with section 4 on “Capabilities”. Also consider removing repetitions/duplication].</w:t>
      </w:r>
    </w:p>
    <w:p w14:paraId="65B09300" w14:textId="77777777" w:rsidR="003A5357" w:rsidRDefault="003A5357" w:rsidP="003A5357">
      <w:pPr>
        <w:rPr>
          <w:rFonts w:eastAsiaTheme="minorEastAsia"/>
          <w:lang w:eastAsia="zh-CN"/>
        </w:rPr>
      </w:pPr>
      <w:r>
        <w:t>This usage scenario would require support of enhanced reliability and low latency, and depending on the use case, precise positioning, and connection density.</w:t>
      </w:r>
    </w:p>
    <w:p w14:paraId="42046315" w14:textId="77777777" w:rsidR="003A5357" w:rsidRDefault="003A5357" w:rsidP="003A5357">
      <w:pPr>
        <w:pStyle w:val="Headingb"/>
        <w:rPr>
          <w:rFonts w:eastAsia="Batang"/>
        </w:rPr>
      </w:pPr>
      <w:bookmarkStart w:id="132" w:name="_Toc117125272"/>
      <w:bookmarkEnd w:id="131"/>
      <w:r>
        <w:t>Massive Communication</w:t>
      </w:r>
    </w:p>
    <w:p w14:paraId="3D59EEAD" w14:textId="77777777" w:rsidR="003A5357" w:rsidRDefault="003A5357" w:rsidP="003A5357">
      <w:bookmarkStart w:id="133" w:name="_Hlk116813206"/>
      <w:r>
        <w:t>This usage scenario extends massive Machine Type Communication (</w:t>
      </w:r>
      <w:proofErr w:type="spellStart"/>
      <w:r>
        <w:t>mMTC</w:t>
      </w:r>
      <w:proofErr w:type="spellEnd"/>
      <w:r>
        <w:t xml:space="preserve">) of IMT-2020, and involves connection of massive number of devices or sensors for a wide range of use cases and applications. </w:t>
      </w:r>
    </w:p>
    <w:p w14:paraId="3E2638B7" w14:textId="77777777" w:rsidR="003A5357" w:rsidRDefault="003A5357" w:rsidP="003A5357">
      <w:r>
        <w:t xml:space="preserve">Expected applications of this usage scenario include to the connecting of sensing the environment, monitor, tracking, measuring, controlling, and allowing the development of insights from a massive number of real-world objects.  </w:t>
      </w:r>
    </w:p>
    <w:bookmarkEnd w:id="133"/>
    <w:p w14:paraId="5B5AA476" w14:textId="77777777" w:rsidR="003A5357" w:rsidRDefault="003A5357" w:rsidP="003A5357">
      <w:r>
        <w:t>Typical use cases include expanded and new applications in smart cities, transportation, logistics, health, energy, environmental monitoring, agriculture, infrastructure, and many other areas</w:t>
      </w:r>
      <w:r>
        <w:rPr>
          <w:rFonts w:eastAsiaTheme="minorEastAsia"/>
          <w:lang w:eastAsia="zh-CN"/>
        </w:rPr>
        <w:t xml:space="preserve"> </w:t>
      </w:r>
      <w:r>
        <w:t>including those requiring</w:t>
      </w:r>
      <w:r>
        <w:rPr>
          <w:rFonts w:eastAsia="SimSun"/>
          <w:lang w:eastAsia="zh-CN"/>
        </w:rPr>
        <w:t xml:space="preserve"> a variety of IoT devices such as intelligent IoT devices, low </w:t>
      </w:r>
      <w:r>
        <w:t>complexity</w:t>
      </w:r>
      <w:r>
        <w:rPr>
          <w:rFonts w:eastAsia="SimSun"/>
          <w:lang w:eastAsia="zh-CN"/>
        </w:rPr>
        <w:t xml:space="preserve"> IoT devices of extremely small size, </w:t>
      </w:r>
      <w:r>
        <w:t xml:space="preserve">without battery or batteries with a longer life. </w:t>
      </w:r>
    </w:p>
    <w:p w14:paraId="3F6436DB" w14:textId="77777777" w:rsidR="003A5357" w:rsidRDefault="003A5357" w:rsidP="003A5357">
      <w:r>
        <w:t xml:space="preserve">This usage scenario would require support of high connection density, and depending on use cases, a wide range of data rates, low power consumption, </w:t>
      </w:r>
      <w:r>
        <w:rPr>
          <w:highlight w:val="yellow"/>
        </w:rPr>
        <w:t>[</w:t>
      </w:r>
      <w:r>
        <w:t>long battery life</w:t>
      </w:r>
      <w:r>
        <w:rPr>
          <w:highlight w:val="yellow"/>
        </w:rPr>
        <w:t>]</w:t>
      </w:r>
      <w:r>
        <w:t xml:space="preserve">, mobility, </w:t>
      </w:r>
      <w:r>
        <w:rPr>
          <w:highlight w:val="yellow"/>
        </w:rPr>
        <w:t>[</w:t>
      </w:r>
      <w:r>
        <w:t>extended coverage</w:t>
      </w:r>
      <w:r>
        <w:rPr>
          <w:highlight w:val="yellow"/>
        </w:rPr>
        <w:t>]</w:t>
      </w:r>
      <w:r>
        <w:t xml:space="preserve">, and high security and reliability. </w:t>
      </w:r>
    </w:p>
    <w:bookmarkEnd w:id="132"/>
    <w:p w14:paraId="0299504C" w14:textId="3652AC59" w:rsidR="003A5357" w:rsidRDefault="003A5357" w:rsidP="003A5357">
      <w:pPr>
        <w:pStyle w:val="Headingb"/>
        <w:rPr>
          <w:lang w:val="fr-FR"/>
        </w:rPr>
      </w:pPr>
      <w:commentRangeStart w:id="134"/>
      <w:del w:id="135" w:author="INDIA" w:date="2023-05-16T08:01:00Z">
        <w:r w:rsidDel="00F83E10">
          <w:rPr>
            <w:lang w:val="fr-FR"/>
          </w:rPr>
          <w:delText>[</w:delText>
        </w:r>
      </w:del>
      <w:proofErr w:type="spellStart"/>
      <w:r>
        <w:rPr>
          <w:lang w:val="fr-FR"/>
        </w:rPr>
        <w:t>Ubiquitous</w:t>
      </w:r>
      <w:proofErr w:type="spellEnd"/>
      <w:ins w:id="136" w:author="CG Convener" w:date="2023-05-06T13:57:00Z">
        <w:r>
          <w:rPr>
            <w:rStyle w:val="FootnoteReference"/>
            <w:lang w:val="fr-FR"/>
          </w:rPr>
          <w:footnoteReference w:id="3"/>
        </w:r>
      </w:ins>
      <w:r>
        <w:rPr>
          <w:lang w:val="fr-FR"/>
        </w:rPr>
        <w:t xml:space="preserve"> </w:t>
      </w:r>
      <w:del w:id="141" w:author="INDIA" w:date="2023-05-16T08:00:00Z">
        <w:r w:rsidDel="00F83E10">
          <w:rPr>
            <w:lang w:val="fr-FR"/>
          </w:rPr>
          <w:delText>Connectivity</w:delText>
        </w:r>
      </w:del>
      <w:ins w:id="142" w:author="CG Convener" w:date="2023-05-06T13:43:00Z">
        <w:del w:id="143" w:author="INDIA" w:date="2023-05-16T08:00:00Z">
          <w:r w:rsidDel="00F83E10">
            <w:rPr>
              <w:lang w:val="fr-FR"/>
            </w:rPr>
            <w:delText xml:space="preserve"> / Ubiquitous </w:delText>
          </w:r>
        </w:del>
      </w:ins>
      <w:ins w:id="144" w:author="CG Convener" w:date="2023-05-06T13:45:00Z">
        <w:r>
          <w:rPr>
            <w:lang w:val="fr-FR"/>
          </w:rPr>
          <w:t>Communication</w:t>
        </w:r>
      </w:ins>
      <w:del w:id="145" w:author="INDIA" w:date="2023-05-16T07:46:00Z">
        <w:r w:rsidDel="009806A5">
          <w:rPr>
            <w:lang w:val="fr-FR"/>
          </w:rPr>
          <w:delText>]</w:delText>
        </w:r>
      </w:del>
      <w:r>
        <w:rPr>
          <w:lang w:val="fr-FR"/>
        </w:rPr>
        <w:t xml:space="preserve">  </w:t>
      </w:r>
      <w:commentRangeEnd w:id="134"/>
      <w:r w:rsidR="009806A5">
        <w:rPr>
          <w:rStyle w:val="CommentReference"/>
          <w:rFonts w:ascii="Times New Roman" w:eastAsia="Batang" w:hAnsi="Times New Roman" w:cs="Times New Roman"/>
          <w:b w:val="0"/>
          <w:lang w:eastAsia="en-US"/>
        </w:rPr>
        <w:commentReference w:id="134"/>
      </w:r>
    </w:p>
    <w:p w14:paraId="4EAA13D4" w14:textId="3991B145" w:rsidR="003A5357" w:rsidDel="009806A5" w:rsidRDefault="009806A5" w:rsidP="003A5357">
      <w:pPr>
        <w:pStyle w:val="EditorsNote"/>
        <w:jc w:val="both"/>
        <w:rPr>
          <w:ins w:id="146" w:author="CG Convener" w:date="2023-05-06T13:51:00Z"/>
          <w:del w:id="147" w:author="INDIA" w:date="2023-05-16T07:48:00Z"/>
          <w:highlight w:val="yellow"/>
          <w:lang w:eastAsia="ko-KR"/>
        </w:rPr>
      </w:pPr>
      <w:ins w:id="148" w:author="INDIA" w:date="2023-05-16T07:48:00Z">
        <w:r w:rsidDel="009806A5">
          <w:rPr>
            <w:highlight w:val="yellow"/>
            <w:lang w:eastAsia="ko-KR"/>
          </w:rPr>
          <w:t xml:space="preserve"> </w:t>
        </w:r>
      </w:ins>
      <w:ins w:id="149" w:author="CG Convener" w:date="2023-05-06T13:47:00Z">
        <w:del w:id="150" w:author="INDIA" w:date="2023-05-16T07:48:00Z">
          <w:r w:rsidR="003A5357" w:rsidDel="009806A5">
            <w:rPr>
              <w:highlight w:val="yellow"/>
              <w:lang w:eastAsia="ko-KR"/>
            </w:rPr>
            <w:delText xml:space="preserve">[CG Convener’s note: </w:delText>
          </w:r>
        </w:del>
      </w:ins>
      <w:ins w:id="151" w:author="CG Convener" w:date="2023-05-06T13:48:00Z">
        <w:del w:id="152" w:author="INDIA" w:date="2023-05-16T07:48:00Z">
          <w:r w:rsidR="003A5357" w:rsidDel="009806A5">
            <w:rPr>
              <w:highlight w:val="yellow"/>
              <w:lang w:eastAsia="ko-KR"/>
            </w:rPr>
            <w:delText>Following texts were</w:delText>
          </w:r>
        </w:del>
      </w:ins>
      <w:ins w:id="153" w:author="CG Convener" w:date="2023-05-06T13:47:00Z">
        <w:del w:id="154" w:author="INDIA" w:date="2023-05-16T07:48:00Z">
          <w:r w:rsidR="003A5357" w:rsidDel="009806A5">
            <w:rPr>
              <w:highlight w:val="yellow"/>
              <w:lang w:eastAsia="ko-KR"/>
            </w:rPr>
            <w:delText xml:space="preserve"> not </w:delText>
          </w:r>
        </w:del>
      </w:ins>
      <w:ins w:id="155" w:author="CG Convener" w:date="2023-05-06T13:48:00Z">
        <w:del w:id="156" w:author="INDIA" w:date="2023-05-16T07:48:00Z">
          <w:r w:rsidR="003A5357" w:rsidDel="009806A5">
            <w:rPr>
              <w:highlight w:val="yellow"/>
              <w:lang w:eastAsia="ko-KR"/>
            </w:rPr>
            <w:delText>reviewed</w:delText>
          </w:r>
        </w:del>
      </w:ins>
      <w:ins w:id="157" w:author="CG Convener" w:date="2023-05-06T13:47:00Z">
        <w:del w:id="158" w:author="INDIA" w:date="2023-05-16T07:48:00Z">
          <w:r w:rsidR="003A5357" w:rsidDel="009806A5">
            <w:rPr>
              <w:highlight w:val="yellow"/>
              <w:lang w:eastAsia="ko-KR"/>
            </w:rPr>
            <w:delText xml:space="preserve"> at the CG due to time limitation. Revised parts in following </w:delText>
          </w:r>
        </w:del>
      </w:ins>
      <w:ins w:id="159" w:author="CG Convener" w:date="2023-05-06T13:48:00Z">
        <w:del w:id="160" w:author="INDIA" w:date="2023-05-16T07:48:00Z">
          <w:r w:rsidR="003A5357" w:rsidDel="009806A5">
            <w:rPr>
              <w:highlight w:val="yellow"/>
              <w:lang w:eastAsia="ko-KR"/>
            </w:rPr>
            <w:delText>texts</w:delText>
          </w:r>
        </w:del>
      </w:ins>
      <w:ins w:id="161" w:author="CG Convener" w:date="2023-05-06T13:47:00Z">
        <w:del w:id="162" w:author="INDIA" w:date="2023-05-16T07:48:00Z">
          <w:r w:rsidR="003A5357" w:rsidDel="009806A5">
            <w:rPr>
              <w:highlight w:val="yellow"/>
              <w:lang w:eastAsia="ko-KR"/>
            </w:rPr>
            <w:delText xml:space="preserve"> were only incorporated based on CG input.</w:delText>
          </w:r>
        </w:del>
      </w:ins>
    </w:p>
    <w:p w14:paraId="6DC789E7" w14:textId="052EFCD5" w:rsidR="003A5357" w:rsidDel="009806A5" w:rsidRDefault="003A5357" w:rsidP="003A5357">
      <w:pPr>
        <w:pStyle w:val="EditorsNote"/>
        <w:jc w:val="both"/>
        <w:rPr>
          <w:ins w:id="163" w:author="CG Convener" w:date="2023-05-06T13:52:00Z"/>
          <w:del w:id="164" w:author="INDIA" w:date="2023-05-16T07:48:00Z"/>
          <w:highlight w:val="yellow"/>
          <w:lang w:eastAsia="ko-KR"/>
        </w:rPr>
      </w:pPr>
      <w:ins w:id="165" w:author="CG Convener" w:date="2023-05-06T13:51:00Z">
        <w:del w:id="166" w:author="INDIA" w:date="2023-05-16T07:48:00Z">
          <w:r w:rsidDel="009806A5">
            <w:rPr>
              <w:highlight w:val="yellow"/>
              <w:lang w:eastAsia="ko-KR"/>
            </w:rPr>
            <w:delText>In the CG meeting on Apri</w:delText>
          </w:r>
        </w:del>
      </w:ins>
      <w:ins w:id="167" w:author="CG Convener" w:date="2023-05-06T13:52:00Z">
        <w:del w:id="168" w:author="INDIA" w:date="2023-05-16T07:48:00Z">
          <w:r w:rsidDel="009806A5">
            <w:rPr>
              <w:highlight w:val="yellow"/>
              <w:lang w:eastAsia="ko-KR"/>
            </w:rPr>
            <w:delText>l 26, it was discussed two options how to deal with this usage scenario. It will be discussed further at WP 5D #44.</w:delText>
          </w:r>
        </w:del>
      </w:ins>
    </w:p>
    <w:p w14:paraId="1B024441" w14:textId="60C9A7AA" w:rsidR="003A5357" w:rsidDel="009806A5" w:rsidRDefault="003A5357" w:rsidP="003A5357">
      <w:pPr>
        <w:pStyle w:val="EditorsNote"/>
        <w:jc w:val="both"/>
        <w:rPr>
          <w:ins w:id="169" w:author="CG Convener" w:date="2023-05-06T13:53:00Z"/>
          <w:del w:id="170" w:author="INDIA" w:date="2023-05-16T07:48:00Z"/>
          <w:highlight w:val="yellow"/>
          <w:lang w:eastAsia="ko-KR"/>
        </w:rPr>
      </w:pPr>
      <w:ins w:id="171" w:author="CG Convener" w:date="2023-05-06T13:52:00Z">
        <w:del w:id="172" w:author="INDIA" w:date="2023-05-16T07:48:00Z">
          <w:r w:rsidDel="009806A5">
            <w:rPr>
              <w:highlight w:val="yellow"/>
              <w:lang w:eastAsia="ko-KR"/>
            </w:rPr>
            <w:delText>- Option 1: Not to consider as stand-alon</w:delText>
          </w:r>
        </w:del>
      </w:ins>
      <w:ins w:id="173" w:author="CG Convener" w:date="2023-05-06T13:53:00Z">
        <w:del w:id="174" w:author="INDIA" w:date="2023-05-16T07:48:00Z">
          <w:r w:rsidDel="009806A5">
            <w:rPr>
              <w:highlight w:val="yellow"/>
              <w:lang w:eastAsia="ko-KR"/>
            </w:rPr>
            <w:delText>e usage scenario, but to consider together with sections 2.1, 2.2.7, [4], and 5.1.2</w:delText>
          </w:r>
        </w:del>
      </w:ins>
    </w:p>
    <w:p w14:paraId="4101234A" w14:textId="524198D9" w:rsidR="003A5357" w:rsidDel="009806A5" w:rsidRDefault="003A5357" w:rsidP="003A5357">
      <w:pPr>
        <w:pStyle w:val="EditorsNote"/>
        <w:jc w:val="both"/>
        <w:rPr>
          <w:ins w:id="175" w:author="CG Convener" w:date="2023-05-06T13:47:00Z"/>
          <w:del w:id="176" w:author="INDIA" w:date="2023-05-16T07:48:00Z"/>
          <w:highlight w:val="yellow"/>
          <w:lang w:eastAsia="ko-KR"/>
        </w:rPr>
      </w:pPr>
      <w:ins w:id="177" w:author="CG Convener" w:date="2023-05-06T13:53:00Z">
        <w:del w:id="178" w:author="INDIA" w:date="2023-05-16T07:48:00Z">
          <w:r w:rsidDel="009806A5">
            <w:rPr>
              <w:highlight w:val="yellow"/>
              <w:lang w:eastAsia="ko-KR"/>
            </w:rPr>
            <w:delText>- Option 2: Stand-alone usage scenario</w:delText>
          </w:r>
        </w:del>
      </w:ins>
      <w:ins w:id="179" w:author="CG Convener" w:date="2023-05-06T13:47:00Z">
        <w:del w:id="180" w:author="INDIA" w:date="2023-05-16T07:48:00Z">
          <w:r w:rsidDel="009806A5">
            <w:rPr>
              <w:highlight w:val="yellow"/>
              <w:lang w:eastAsia="ko-KR"/>
            </w:rPr>
            <w:delText>]</w:delText>
          </w:r>
        </w:del>
      </w:ins>
    </w:p>
    <w:p w14:paraId="63B3B821" w14:textId="77777777" w:rsidR="003A5357" w:rsidRDefault="003A5357" w:rsidP="003A5357">
      <w:pPr>
        <w:pStyle w:val="EditorsNote"/>
        <w:rPr>
          <w:del w:id="181" w:author="Author" w:date="2023-04-11T16:01:00Z"/>
          <w:lang w:val="fr-FR"/>
        </w:rPr>
      </w:pPr>
      <w:bookmarkStart w:id="182" w:name="_Toc126773381"/>
      <w:del w:id="183" w:author="Author" w:date="2023-04-11T16:01:00Z">
        <w:r>
          <w:rPr>
            <w:i w:val="0"/>
            <w:iCs w:val="0"/>
            <w:lang w:val="fr-FR"/>
          </w:rPr>
          <w:delText>[Editor’s note: There are divergent views on inclusion of this Scenario and suggestions that overarching aspects related to Ubiquitous coverage / connecting the unconnected to be covered in relevant parts of this document, also aspects related to cell coverage to be covered under usage scenario “Immersive communication” considering the need to reflect other capabilities such as low data rate etc. Another view sees the need for retaining this usage scenario with the title “Ubiquitous Connectivity”.</w:delText>
        </w:r>
        <w:r>
          <w:rPr>
            <w:rFonts w:eastAsia="Malgun Gothic"/>
            <w:i w:val="0"/>
            <w:iCs w:val="0"/>
            <w:spacing w:val="-4"/>
            <w:lang w:val="fr-FR" w:eastAsia="ko-KR"/>
          </w:rPr>
          <w:delText xml:space="preserve"> This is needed to address mainly the requirement of 60-70% of people in Rural area of developing countries where there is a need to provide ubiquitous connectivity to meet their digital needs. Many developing countries are able to bypass the physical infrastructure constraints through digital solutions be it in payment, logistics, public delivery etc. and hence keeping this as a separate Usage Scenario is required.</w:delText>
        </w:r>
        <w:r>
          <w:rPr>
            <w:i w:val="0"/>
            <w:iCs w:val="0"/>
            <w:lang w:val="fr-FR"/>
          </w:rPr>
          <w:delText xml:space="preserve">] </w:delText>
        </w:r>
      </w:del>
    </w:p>
    <w:p w14:paraId="00ABB990" w14:textId="77777777" w:rsidR="003A5357" w:rsidRDefault="003A5357" w:rsidP="003A5357">
      <w:pPr>
        <w:pStyle w:val="EditorsNote"/>
        <w:rPr>
          <w:del w:id="184" w:author="Qualcomm" w:date="2023-05-03T19:26:00Z"/>
          <w:lang w:val="fr-FR" w:eastAsia="en-IN"/>
        </w:rPr>
      </w:pPr>
      <w:del w:id="185" w:author="Author" w:date="2023-04-11T16:01:00Z">
        <w:r>
          <w:rPr>
            <w:lang w:val="fr-FR" w:eastAsia="en-IN"/>
          </w:rPr>
          <w:delText>[Editor’s note: The text below will be reviewed at WP 5D #44 meeting.]</w:delText>
        </w:r>
      </w:del>
    </w:p>
    <w:p w14:paraId="56FA682F" w14:textId="780BBC5E" w:rsidR="003A5357" w:rsidRDefault="003A5357" w:rsidP="003A5357">
      <w:pPr>
        <w:pStyle w:val="EditorsNote"/>
        <w:rPr>
          <w:rFonts w:cstheme="minorHAnsi"/>
          <w:i w:val="0"/>
          <w:iCs w:val="0"/>
          <w:color w:val="222222"/>
          <w:szCs w:val="24"/>
          <w:lang w:eastAsia="en-IN"/>
        </w:rPr>
      </w:pPr>
      <w:del w:id="186" w:author="Author" w:date="2023-04-11T16:01:00Z">
        <w:r>
          <w:rPr>
            <w:rFonts w:cstheme="minorHAnsi"/>
            <w:b/>
            <w:bCs/>
            <w:i w:val="0"/>
            <w:iCs w:val="0"/>
            <w:color w:val="222222"/>
            <w:sz w:val="36"/>
            <w:szCs w:val="36"/>
            <w:lang w:eastAsia="en-IN"/>
          </w:rPr>
          <w:delText>[</w:delText>
        </w:r>
      </w:del>
      <w:r>
        <w:rPr>
          <w:rFonts w:cstheme="minorHAnsi"/>
          <w:i w:val="0"/>
          <w:iCs w:val="0"/>
          <w:color w:val="222222"/>
          <w:szCs w:val="24"/>
          <w:lang w:eastAsia="en-IN"/>
        </w:rPr>
        <w:t xml:space="preserve">This usage scenario is intended for connecting the unconnected </w:t>
      </w:r>
      <w:commentRangeStart w:id="187"/>
      <w:ins w:id="188" w:author="INDIA" w:date="2023-05-16T07:49:00Z">
        <w:r w:rsidR="009806A5">
          <w:rPr>
            <w:rFonts w:cstheme="minorHAnsi"/>
            <w:i w:val="0"/>
            <w:iCs w:val="0"/>
            <w:color w:val="222222"/>
            <w:szCs w:val="24"/>
            <w:lang w:eastAsia="en-IN"/>
          </w:rPr>
          <w:t>[</w:t>
        </w:r>
      </w:ins>
      <w:del w:id="189" w:author="Author" w:date="2023-04-11T16:01:00Z">
        <w:r>
          <w:rPr>
            <w:rFonts w:cstheme="minorHAnsi"/>
            <w:i w:val="0"/>
            <w:iCs w:val="0"/>
            <w:color w:val="222222"/>
            <w:szCs w:val="24"/>
            <w:lang w:eastAsia="en-IN"/>
          </w:rPr>
          <w:delText>[</w:delText>
        </w:r>
      </w:del>
      <w:r>
        <w:rPr>
          <w:rStyle w:val="ui-provider"/>
          <w:i w:val="0"/>
          <w:iCs w:val="0"/>
          <w:highlight w:val="yellow"/>
        </w:rPr>
        <w:t>enabled by seamless connectivity between terrestrial and non-terrestrial components</w:t>
      </w:r>
      <w:ins w:id="190" w:author="INDIA" w:date="2023-05-16T07:49:00Z">
        <w:r w:rsidR="009806A5">
          <w:rPr>
            <w:rStyle w:val="ui-provider"/>
            <w:i w:val="0"/>
            <w:iCs w:val="0"/>
            <w:highlight w:val="yellow"/>
          </w:rPr>
          <w:t>]</w:t>
        </w:r>
        <w:commentRangeEnd w:id="187"/>
        <w:r w:rsidR="009806A5">
          <w:rPr>
            <w:rStyle w:val="CommentReference"/>
            <w:rFonts w:eastAsia="Batang"/>
            <w:i w:val="0"/>
            <w:iCs w:val="0"/>
          </w:rPr>
          <w:commentReference w:id="187"/>
        </w:r>
      </w:ins>
      <w:del w:id="191" w:author="Author" w:date="2023-04-11T16:01:00Z">
        <w:r>
          <w:rPr>
            <w:rFonts w:cstheme="minorHAnsi"/>
            <w:i w:val="0"/>
            <w:iCs w:val="0"/>
            <w:color w:val="222222"/>
            <w:szCs w:val="24"/>
            <w:lang w:eastAsia="en-IN"/>
          </w:rPr>
          <w:delText>]</w:delText>
        </w:r>
      </w:del>
      <w:r>
        <w:rPr>
          <w:rFonts w:cstheme="minorHAnsi"/>
          <w:i w:val="0"/>
          <w:iCs w:val="0"/>
          <w:color w:val="222222"/>
          <w:szCs w:val="24"/>
          <w:lang w:eastAsia="en-IN"/>
        </w:rPr>
        <w:t xml:space="preserve">. This usage scenario provides user experienced data rates with minimum </w:t>
      </w:r>
      <w:del w:id="192" w:author="INDIA" w:date="2023-05-16T11:55:00Z">
        <w:r w:rsidDel="008B3BC2">
          <w:rPr>
            <w:rFonts w:cstheme="minorHAnsi"/>
            <w:i w:val="0"/>
            <w:iCs w:val="0"/>
            <w:color w:val="222222"/>
            <w:szCs w:val="24"/>
            <w:lang w:eastAsia="en-IN"/>
          </w:rPr>
          <w:delText>threshold value of</w:delText>
        </w:r>
      </w:del>
      <w:ins w:id="193" w:author="INDIA" w:date="2023-05-16T11:55:00Z">
        <w:r w:rsidR="008B3BC2">
          <w:rPr>
            <w:rFonts w:cstheme="minorHAnsi"/>
            <w:i w:val="0"/>
            <w:iCs w:val="0"/>
            <w:color w:val="222222"/>
            <w:szCs w:val="24"/>
            <w:lang w:eastAsia="en-IN"/>
          </w:rPr>
          <w:t>guaranteed</w:t>
        </w:r>
      </w:ins>
      <w:r>
        <w:rPr>
          <w:rFonts w:cstheme="minorHAnsi"/>
          <w:i w:val="0"/>
          <w:iCs w:val="0"/>
          <w:color w:val="222222"/>
          <w:szCs w:val="24"/>
          <w:lang w:eastAsia="en-IN"/>
        </w:rPr>
        <w:t xml:space="preserve"> cell-edge throughput in all prevailing test environments (indoor, rural areas) and possible new environments that can be created. This includes aspects of connectivity with extended coverage (including remote and sparsely populated areas, indoor, 2D and 3D coverage, etc.) and offering a minimum quality of service (e.g., user experienced data rate, latency</w:t>
      </w:r>
      <w:del w:id="194" w:author="Editorial exercise" w:date="2023-03-30T06:51:00Z">
        <w:r>
          <w:rPr>
            <w:rFonts w:cstheme="minorHAnsi"/>
            <w:i w:val="0"/>
            <w:iCs w:val="0"/>
            <w:color w:val="222222"/>
            <w:szCs w:val="24"/>
            <w:lang w:eastAsia="en-IN"/>
          </w:rPr>
          <w:delText>, jitter</w:delText>
        </w:r>
      </w:del>
      <w:r>
        <w:rPr>
          <w:rFonts w:cstheme="minorHAnsi"/>
          <w:i w:val="0"/>
          <w:iCs w:val="0"/>
          <w:color w:val="222222"/>
          <w:szCs w:val="24"/>
          <w:lang w:eastAsia="en-IN"/>
        </w:rPr>
        <w:t>) to a wide range of mobility conditions. Under this scenario, IMT-2030 system will also support public safety including rescue and recovery efforts of communication in the event of natural disasters as disaster-resilient infrastructures.</w:t>
      </w:r>
    </w:p>
    <w:p w14:paraId="5F7BA69E" w14:textId="2504AD60" w:rsidR="003A5357" w:rsidRDefault="003A5357" w:rsidP="003A5357">
      <w:pPr>
        <w:shd w:val="clear" w:color="auto" w:fill="FFFFFF"/>
        <w:rPr>
          <w:rFonts w:cstheme="minorHAnsi"/>
          <w:color w:val="222222"/>
          <w:szCs w:val="24"/>
          <w:lang w:eastAsia="en-IN"/>
        </w:rPr>
      </w:pPr>
      <w:r>
        <w:rPr>
          <w:rFonts w:cstheme="minorHAnsi"/>
          <w:color w:val="222222"/>
          <w:szCs w:val="24"/>
          <w:lang w:eastAsia="en-IN"/>
        </w:rPr>
        <w:t xml:space="preserve">Typical use cases could range from IoT and low data-rate services </w:t>
      </w:r>
      <w:del w:id="195" w:author="INDIA" w:date="2023-05-16T11:55:00Z">
        <w:r w:rsidDel="008B3BC2">
          <w:rPr>
            <w:rFonts w:cstheme="minorHAnsi"/>
            <w:color w:val="222222"/>
            <w:szCs w:val="24"/>
            <w:lang w:eastAsia="en-IN"/>
          </w:rPr>
          <w:delText>as well as</w:delText>
        </w:r>
      </w:del>
      <w:ins w:id="196" w:author="INDIA" w:date="2023-05-16T11:55:00Z">
        <w:r w:rsidR="008B3BC2">
          <w:rPr>
            <w:rFonts w:cstheme="minorHAnsi"/>
            <w:color w:val="222222"/>
            <w:szCs w:val="24"/>
            <w:lang w:eastAsia="en-IN"/>
          </w:rPr>
          <w:t>,</w:t>
        </w:r>
      </w:ins>
      <w:r>
        <w:rPr>
          <w:rFonts w:cstheme="minorHAnsi"/>
          <w:color w:val="222222"/>
          <w:szCs w:val="24"/>
          <w:lang w:eastAsia="en-IN"/>
        </w:rPr>
        <w:t xml:space="preserve"> basic broadband services in those remote and sparsely populated areas to bridge the digital divide.</w:t>
      </w:r>
    </w:p>
    <w:p w14:paraId="25B3F502" w14:textId="20B732AD" w:rsidR="003A5357" w:rsidRDefault="003A5357" w:rsidP="003A5357">
      <w:pPr>
        <w:shd w:val="clear" w:color="auto" w:fill="FFFFFF"/>
        <w:rPr>
          <w:rFonts w:cstheme="minorHAnsi"/>
          <w:color w:val="222222"/>
          <w:szCs w:val="24"/>
          <w:lang w:eastAsia="en-IN"/>
        </w:rPr>
      </w:pPr>
      <w:r>
        <w:rPr>
          <w:rFonts w:cstheme="minorHAnsi"/>
          <w:color w:val="222222"/>
          <w:szCs w:val="24"/>
          <w:lang w:eastAsia="en-IN"/>
        </w:rPr>
        <w:t>Coverage and mobility are the key capabilit</w:t>
      </w:r>
      <w:ins w:id="197" w:author="INDIA" w:date="2023-05-16T11:56:00Z">
        <w:r w:rsidR="008B3BC2">
          <w:rPr>
            <w:rFonts w:cstheme="minorHAnsi"/>
            <w:color w:val="222222"/>
            <w:szCs w:val="24"/>
            <w:lang w:eastAsia="en-IN"/>
          </w:rPr>
          <w:t>ies</w:t>
        </w:r>
      </w:ins>
      <w:del w:id="198" w:author="INDIA" w:date="2023-05-16T11:56:00Z">
        <w:r w:rsidDel="008B3BC2">
          <w:rPr>
            <w:rFonts w:cstheme="minorHAnsi"/>
            <w:color w:val="222222"/>
            <w:szCs w:val="24"/>
            <w:lang w:eastAsia="en-IN"/>
          </w:rPr>
          <w:delText>y</w:delText>
        </w:r>
      </w:del>
      <w:r>
        <w:rPr>
          <w:rFonts w:cstheme="minorHAnsi"/>
          <w:color w:val="222222"/>
          <w:szCs w:val="24"/>
          <w:lang w:eastAsia="en-IN"/>
        </w:rPr>
        <w:t xml:space="preserve"> to be considered in this usage scenario while, at minimum, moderate user experienced data rate, latency and high mobility requirements should also be supported</w:t>
      </w:r>
      <w:ins w:id="199" w:author="INDIA" w:date="2023-05-16T11:57:00Z">
        <w:r w:rsidR="008B3BC2">
          <w:rPr>
            <w:rFonts w:cstheme="minorHAnsi"/>
            <w:color w:val="222222"/>
            <w:szCs w:val="24"/>
            <w:lang w:eastAsia="en-IN"/>
          </w:rPr>
          <w:t xml:space="preserve"> within the targeted coverage area</w:t>
        </w:r>
      </w:ins>
      <w:r>
        <w:rPr>
          <w:rFonts w:cstheme="minorHAnsi"/>
          <w:color w:val="222222"/>
          <w:szCs w:val="24"/>
          <w:lang w:eastAsia="en-IN"/>
        </w:rPr>
        <w:t xml:space="preserve">. </w:t>
      </w:r>
    </w:p>
    <w:p w14:paraId="03CB2000" w14:textId="0844D96B" w:rsidR="003A5357" w:rsidRDefault="003A5357" w:rsidP="003A5357">
      <w:pPr>
        <w:shd w:val="clear" w:color="auto" w:fill="FFFFFF"/>
        <w:rPr>
          <w:ins w:id="200" w:author="Eiman Mohyeldin (Nokia)" w:date="2023-05-03T08:32:00Z"/>
          <w:rFonts w:cstheme="minorHAnsi"/>
          <w:b/>
          <w:bCs/>
          <w:color w:val="222222"/>
          <w:sz w:val="36"/>
          <w:szCs w:val="36"/>
          <w:lang w:eastAsia="en-IN"/>
        </w:rPr>
      </w:pPr>
      <w:commentRangeStart w:id="201"/>
      <w:del w:id="202" w:author="Author" w:date="2023-04-11T16:01:00Z">
        <w:r>
          <w:rPr>
            <w:rFonts w:cstheme="minorHAnsi"/>
            <w:color w:val="222222"/>
            <w:szCs w:val="24"/>
            <w:lang w:eastAsia="en-IN"/>
          </w:rPr>
          <w:delText>[</w:delText>
        </w:r>
      </w:del>
      <w:ins w:id="203" w:author="INDIA" w:date="2023-05-16T07:50:00Z">
        <w:r w:rsidR="009806A5">
          <w:rPr>
            <w:rFonts w:cstheme="minorHAnsi"/>
            <w:color w:val="222222"/>
            <w:szCs w:val="24"/>
            <w:lang w:eastAsia="en-IN"/>
          </w:rPr>
          <w:t>[</w:t>
        </w:r>
      </w:ins>
      <w:r>
        <w:rPr>
          <w:rFonts w:cstheme="minorHAnsi"/>
          <w:color w:val="222222"/>
          <w:szCs w:val="24"/>
          <w:highlight w:val="yellow"/>
          <w:lang w:eastAsia="en-IN"/>
        </w:rPr>
        <w:t>IMT-2030 is expected support the interconnectivity between the terrestrial networks and non-terrestrial networks, combining satellite with terrestrial mobile networks in order to offer service continuity through mobility procedures and/or increased reliability or resilience through multi connectivity procedures.</w:t>
      </w:r>
      <w:ins w:id="204" w:author="INDIA" w:date="2023-05-16T07:50:00Z">
        <w:r w:rsidR="009806A5">
          <w:rPr>
            <w:rFonts w:cstheme="minorHAnsi"/>
            <w:color w:val="222222"/>
            <w:szCs w:val="24"/>
            <w:highlight w:val="yellow"/>
            <w:lang w:eastAsia="en-IN"/>
          </w:rPr>
          <w:t>]</w:t>
        </w:r>
      </w:ins>
      <w:r>
        <w:rPr>
          <w:rFonts w:cstheme="minorHAnsi"/>
          <w:color w:val="222222"/>
          <w:szCs w:val="24"/>
          <w:lang w:eastAsia="en-IN"/>
        </w:rPr>
        <w:t xml:space="preserve"> </w:t>
      </w:r>
      <w:commentRangeEnd w:id="201"/>
      <w:r w:rsidR="009806A5">
        <w:rPr>
          <w:rStyle w:val="CommentReference"/>
          <w:rFonts w:eastAsia="Batang"/>
        </w:rPr>
        <w:commentReference w:id="201"/>
      </w:r>
      <w:del w:id="205" w:author="Author" w:date="2023-04-11T16:02:00Z">
        <w:r>
          <w:rPr>
            <w:rFonts w:cstheme="minorHAnsi"/>
            <w:color w:val="222222"/>
            <w:szCs w:val="24"/>
            <w:lang w:eastAsia="en-IN"/>
          </w:rPr>
          <w:delText>]</w:delText>
        </w:r>
        <w:r>
          <w:rPr>
            <w:rFonts w:cstheme="minorHAnsi"/>
            <w:b/>
            <w:bCs/>
            <w:color w:val="222222"/>
            <w:sz w:val="36"/>
            <w:szCs w:val="36"/>
            <w:lang w:eastAsia="en-IN"/>
          </w:rPr>
          <w:delText>]</w:delText>
        </w:r>
      </w:del>
    </w:p>
    <w:p w14:paraId="22976469" w14:textId="77777777" w:rsidR="003A5357" w:rsidRDefault="003A5357" w:rsidP="003A5357">
      <w:pPr>
        <w:pStyle w:val="Heading2"/>
        <w:rPr>
          <w:rFonts w:eastAsia="Batang"/>
          <w:lang w:eastAsia="ko-KR"/>
        </w:rPr>
      </w:pPr>
      <w:ins w:id="206" w:author="CG Convener" w:date="2023-05-06T13:57:00Z">
        <w:r>
          <w:rPr>
            <w:rFonts w:eastAsia="Batang"/>
            <w:highlight w:val="yellow"/>
          </w:rPr>
          <w:t>[</w:t>
        </w:r>
      </w:ins>
      <w:r>
        <w:rPr>
          <w:rFonts w:eastAsia="Batang"/>
          <w:strike/>
          <w:highlight w:val="yellow"/>
        </w:rPr>
        <w:t>3.2</w:t>
      </w:r>
      <w:r>
        <w:rPr>
          <w:rFonts w:eastAsia="Batang"/>
          <w:strike/>
          <w:highlight w:val="yellow"/>
        </w:rPr>
        <w:tab/>
        <w:t xml:space="preserve">Beyond </w:t>
      </w:r>
      <w:r>
        <w:rPr>
          <w:rFonts w:eastAsia="Batang"/>
          <w:strike/>
          <w:highlight w:val="yellow"/>
          <w:lang w:eastAsia="ko-KR"/>
        </w:rPr>
        <w:t>Communication usage scenarios</w:t>
      </w:r>
      <w:bookmarkEnd w:id="182"/>
      <w:ins w:id="207" w:author="CG Convener" w:date="2023-05-06T13:57:00Z">
        <w:r>
          <w:rPr>
            <w:rFonts w:eastAsia="Batang"/>
            <w:highlight w:val="yellow"/>
            <w:lang w:eastAsia="ko-KR"/>
          </w:rPr>
          <w:t>]</w:t>
        </w:r>
      </w:ins>
    </w:p>
    <w:p w14:paraId="24F3E3C4" w14:textId="273A85E9" w:rsidR="003A5357" w:rsidDel="00F83E10" w:rsidRDefault="003A5357" w:rsidP="003A5357">
      <w:pPr>
        <w:pStyle w:val="EditorsNote"/>
        <w:rPr>
          <w:ins w:id="208" w:author="CG Convener" w:date="2023-05-06T13:58:00Z"/>
          <w:del w:id="209" w:author="INDIA" w:date="2023-05-16T08:03:00Z"/>
          <w:rFonts w:eastAsia="Batang"/>
          <w:lang w:eastAsia="en-IN"/>
        </w:rPr>
      </w:pPr>
      <w:del w:id="210" w:author="INDIA" w:date="2023-05-16T08:03:00Z">
        <w:r w:rsidDel="00F83E10">
          <w:rPr>
            <w:color w:val="000000" w:themeColor="text1"/>
            <w:highlight w:val="yellow"/>
          </w:rPr>
          <w:delText xml:space="preserve">[Editor’s note: The text </w:delText>
        </w:r>
        <w:r w:rsidDel="00F83E10">
          <w:rPr>
            <w:highlight w:val="yellow"/>
            <w:lang w:eastAsia="en-IN"/>
          </w:rPr>
          <w:delText>below will be reviewed at WP 5D #44 meeting.]</w:delText>
        </w:r>
      </w:del>
    </w:p>
    <w:p w14:paraId="3B75A4F4" w14:textId="59B61B6B" w:rsidR="003A5357" w:rsidDel="00F83E10" w:rsidRDefault="003A5357" w:rsidP="003A5357">
      <w:pPr>
        <w:pStyle w:val="EditorsNote"/>
        <w:rPr>
          <w:del w:id="211" w:author="INDIA" w:date="2023-05-16T08:03:00Z"/>
          <w:lang w:eastAsia="ko-KR"/>
        </w:rPr>
      </w:pPr>
      <w:del w:id="212" w:author="INDIA" w:date="2023-05-16T08:03:00Z">
        <w:r w:rsidDel="00F83E10">
          <w:rPr>
            <w:highlight w:val="yellow"/>
            <w:lang w:eastAsia="ko-KR"/>
          </w:rPr>
          <w:delText>[CG Convener’s note: A paragraph below is modified considering the case where the title of section 3.2 is deleted.]</w:delText>
        </w:r>
      </w:del>
    </w:p>
    <w:p w14:paraId="2B45FACF" w14:textId="6CEE3070" w:rsidR="003A5357" w:rsidRDefault="003A5357" w:rsidP="003A5357">
      <w:moveFromRangeStart w:id="213" w:author="INDIA" w:date="2023-05-16T08:04:00Z" w:name="move135116693"/>
      <w:commentRangeStart w:id="214"/>
      <w:moveFrom w:id="215" w:author="INDIA" w:date="2023-05-16T08:04:00Z">
        <w:r w:rsidDel="00F83E10">
          <w:rPr>
            <w:color w:val="000000" w:themeColor="text1"/>
            <w:szCs w:val="24"/>
          </w:rPr>
          <w:t xml:space="preserve">In addition to usage scenarios described above, IMT-2030 is envisaged to enable new use cases arising from capabilities, </w:t>
        </w:r>
        <w:r w:rsidDel="00F83E10">
          <w:t xml:space="preserve">such as artificial intelligence and sensing, </w:t>
        </w:r>
        <w:r w:rsidDel="00F83E10">
          <w:rPr>
            <w:color w:val="000000" w:themeColor="text1"/>
            <w:szCs w:val="24"/>
          </w:rPr>
          <w:t>which previous generations of IMT systems were not designed to natively support.</w:t>
        </w:r>
      </w:moveFrom>
      <w:moveFromRangeEnd w:id="213"/>
      <w:r>
        <w:rPr>
          <w:color w:val="000000" w:themeColor="text1"/>
          <w:szCs w:val="24"/>
        </w:rPr>
        <w:t xml:space="preserve"> </w:t>
      </w:r>
      <w:del w:id="216" w:author="INDIA" w:date="2023-05-16T08:03:00Z">
        <w:r w:rsidDel="00F83E10">
          <w:rPr>
            <w:color w:val="000000" w:themeColor="text1"/>
            <w:szCs w:val="24"/>
            <w:highlight w:val="yellow"/>
          </w:rPr>
          <w:delText>[</w:delText>
        </w:r>
      </w:del>
      <w:del w:id="217" w:author="INDIA" w:date="2023-05-16T08:04:00Z">
        <w:r w:rsidDel="00F83E10">
          <w:rPr>
            <w:color w:val="000000" w:themeColor="text1"/>
            <w:szCs w:val="24"/>
          </w:rPr>
          <w:delText>These new</w:delText>
        </w:r>
        <w:r w:rsidDel="00F83E10">
          <w:delText xml:space="preserve"> usage scenarios </w:delText>
        </w:r>
      </w:del>
      <w:del w:id="218" w:author="INDIA" w:date="2023-05-16T08:03:00Z">
        <w:r w:rsidDel="00F83E10">
          <w:delText>can be considered as distinguishable components that were not present in IMT-2020</w:delText>
        </w:r>
        <w:r w:rsidDel="00F83E10">
          <w:rPr>
            <w:highlight w:val="yellow"/>
          </w:rPr>
          <w:delText>]</w:delText>
        </w:r>
        <w:r w:rsidDel="00F83E10">
          <w:delText xml:space="preserve"> </w:delText>
        </w:r>
      </w:del>
      <w:del w:id="219" w:author="INDIA" w:date="2023-05-16T08:04:00Z">
        <w:r w:rsidDel="00F83E10">
          <w:delText>and includes:</w:delText>
        </w:r>
      </w:del>
      <w:commentRangeEnd w:id="214"/>
      <w:r w:rsidR="00F83E10">
        <w:rPr>
          <w:rStyle w:val="CommentReference"/>
          <w:rFonts w:eastAsia="Batang"/>
        </w:rPr>
        <w:commentReference w:id="214"/>
      </w:r>
    </w:p>
    <w:p w14:paraId="36B3ACB1" w14:textId="77777777" w:rsidR="003A5357" w:rsidRDefault="003A5357" w:rsidP="003A5357">
      <w:pPr>
        <w:pStyle w:val="Headingb"/>
      </w:pPr>
      <w:r>
        <w:t>Integrated Artificial Intelligence and Communication</w:t>
      </w:r>
    </w:p>
    <w:p w14:paraId="25F4E5CF" w14:textId="77777777" w:rsidR="003A5357" w:rsidRDefault="003A5357" w:rsidP="003A5357">
      <w:pPr>
        <w:snapToGrid w:val="0"/>
      </w:pPr>
      <w:r>
        <w:t xml:space="preserve">This usage scenario would support distributed compute and AI-powered applications. It enables unprecedented and specialized use cases by leveraging </w:t>
      </w:r>
      <w:r>
        <w:rPr>
          <w:szCs w:val="24"/>
        </w:rPr>
        <w:t>data collection,</w:t>
      </w:r>
      <w:r>
        <w:t xml:space="preserve"> local or distributed compute offload, </w:t>
      </w:r>
      <w:r>
        <w:rPr>
          <w:lang w:eastAsia="ko-KR"/>
        </w:rPr>
        <w:t>and</w:t>
      </w:r>
      <w:r>
        <w:t xml:space="preserve"> the distributed training and inference of AI models across various intelligent nodes</w:t>
      </w:r>
      <w:r>
        <w:rPr>
          <w:lang w:eastAsia="ko-KR"/>
        </w:rPr>
        <w:t>,</w:t>
      </w:r>
      <w:r>
        <w:t xml:space="preserve"> </w:t>
      </w:r>
      <w:r>
        <w:rPr>
          <w:lang w:eastAsia="ko-KR"/>
        </w:rPr>
        <w:t>such</w:t>
      </w:r>
      <w:r>
        <w:t xml:space="preserve"> </w:t>
      </w:r>
      <w:r>
        <w:rPr>
          <w:lang w:eastAsia="ko-KR"/>
        </w:rPr>
        <w:t>as</w:t>
      </w:r>
      <w:r>
        <w:t xml:space="preserve"> </w:t>
      </w:r>
      <w:proofErr w:type="spellStart"/>
      <w:r>
        <w:rPr>
          <w:lang w:eastAsia="ko-KR"/>
        </w:rPr>
        <w:t>TRxPs</w:t>
      </w:r>
      <w:proofErr w:type="spellEnd"/>
      <w:r>
        <w:t xml:space="preserve"> </w:t>
      </w:r>
      <w:r>
        <w:rPr>
          <w:lang w:eastAsia="ko-KR"/>
        </w:rPr>
        <w:t>and</w:t>
      </w:r>
      <w:r>
        <w:t xml:space="preserve"> </w:t>
      </w:r>
      <w:r>
        <w:rPr>
          <w:lang w:eastAsia="ko-KR"/>
        </w:rPr>
        <w:t>devices</w:t>
      </w:r>
      <w:r>
        <w:t xml:space="preserve"> in the IMT systems.</w:t>
      </w:r>
    </w:p>
    <w:p w14:paraId="3F20F211" w14:textId="77777777" w:rsidR="003A5357" w:rsidRDefault="003A5357" w:rsidP="003A5357">
      <w:pPr>
        <w:snapToGrid w:val="0"/>
        <w:rPr>
          <w:szCs w:val="24"/>
        </w:rPr>
      </w:pPr>
      <w:r>
        <w:rPr>
          <w:szCs w:val="24"/>
        </w:rPr>
        <w:t xml:space="preserve">Typical use cases include </w:t>
      </w:r>
      <w:r>
        <w:rPr>
          <w:szCs w:val="24"/>
          <w:lang w:eastAsia="ko-KR"/>
        </w:rPr>
        <w:t>IMT</w:t>
      </w:r>
      <w:r>
        <w:rPr>
          <w:szCs w:val="24"/>
        </w:rPr>
        <w:t xml:space="preserve"> </w:t>
      </w:r>
      <w:r>
        <w:rPr>
          <w:szCs w:val="24"/>
          <w:lang w:eastAsia="ko-KR"/>
        </w:rPr>
        <w:t>system</w:t>
      </w:r>
      <w:r>
        <w:rPr>
          <w:szCs w:val="24"/>
        </w:rPr>
        <w:t xml:space="preserve"> assisted automated driving, autonomous collaboration between devices for medical </w:t>
      </w:r>
      <w:r>
        <w:rPr>
          <w:szCs w:val="24"/>
          <w:lang w:eastAsia="ko-KR"/>
        </w:rPr>
        <w:t>assistance</w:t>
      </w:r>
      <w:r>
        <w:rPr>
          <w:szCs w:val="24"/>
        </w:rPr>
        <w:t xml:space="preserve"> applications, offloading of heavy computation operations </w:t>
      </w:r>
      <w:r>
        <w:rPr>
          <w:szCs w:val="24"/>
          <w:lang w:eastAsia="ko-KR"/>
        </w:rPr>
        <w:t>across</w:t>
      </w:r>
      <w:r>
        <w:rPr>
          <w:szCs w:val="24"/>
        </w:rPr>
        <w:t xml:space="preserve"> devices and the networks, the creation </w:t>
      </w:r>
      <w:r>
        <w:rPr>
          <w:szCs w:val="24"/>
          <w:highlight w:val="yellow"/>
        </w:rPr>
        <w:t>of and</w:t>
      </w:r>
      <w:r>
        <w:rPr>
          <w:szCs w:val="24"/>
        </w:rPr>
        <w:t xml:space="preserve"> prediction with digital twins, and </w:t>
      </w:r>
      <w:r>
        <w:rPr>
          <w:szCs w:val="24"/>
          <w:lang w:eastAsia="ko-KR"/>
        </w:rPr>
        <w:t>IMT</w:t>
      </w:r>
      <w:r>
        <w:rPr>
          <w:szCs w:val="24"/>
        </w:rPr>
        <w:t xml:space="preserve"> </w:t>
      </w:r>
      <w:r>
        <w:rPr>
          <w:szCs w:val="24"/>
          <w:lang w:eastAsia="ko-KR"/>
        </w:rPr>
        <w:t>system</w:t>
      </w:r>
      <w:r>
        <w:rPr>
          <w:szCs w:val="24"/>
        </w:rPr>
        <w:t xml:space="preserve"> assisted collaborative robots</w:t>
      </w:r>
      <w:r>
        <w:rPr>
          <w:szCs w:val="24"/>
          <w:lang w:eastAsia="ko-KR"/>
        </w:rPr>
        <w:t>,</w:t>
      </w:r>
      <w:r>
        <w:rPr>
          <w:szCs w:val="24"/>
        </w:rPr>
        <w:t xml:space="preserve"> </w:t>
      </w:r>
      <w:r>
        <w:rPr>
          <w:szCs w:val="24"/>
          <w:lang w:eastAsia="ko-KR"/>
        </w:rPr>
        <w:t>as</w:t>
      </w:r>
      <w:r>
        <w:rPr>
          <w:szCs w:val="24"/>
        </w:rPr>
        <w:t xml:space="preserve"> </w:t>
      </w:r>
      <w:r>
        <w:rPr>
          <w:szCs w:val="24"/>
          <w:lang w:eastAsia="ko-KR"/>
        </w:rPr>
        <w:t>known</w:t>
      </w:r>
      <w:r>
        <w:rPr>
          <w:szCs w:val="24"/>
        </w:rPr>
        <w:t xml:space="preserve"> </w:t>
      </w:r>
      <w:r>
        <w:rPr>
          <w:szCs w:val="24"/>
          <w:lang w:eastAsia="ko-KR"/>
        </w:rPr>
        <w:t>as</w:t>
      </w:r>
      <w:r>
        <w:rPr>
          <w:szCs w:val="24"/>
        </w:rPr>
        <w:t xml:space="preserve"> </w:t>
      </w:r>
      <w:proofErr w:type="spellStart"/>
      <w:r>
        <w:rPr>
          <w:szCs w:val="24"/>
        </w:rPr>
        <w:t>cobots</w:t>
      </w:r>
      <w:proofErr w:type="spellEnd"/>
      <w:r>
        <w:rPr>
          <w:szCs w:val="24"/>
          <w:lang w:eastAsia="ko-KR"/>
        </w:rPr>
        <w:t>,</w:t>
      </w:r>
      <w:r>
        <w:rPr>
          <w:szCs w:val="24"/>
        </w:rPr>
        <w:t xml:space="preserve"> for the handling of complex tasks.  </w:t>
      </w:r>
    </w:p>
    <w:p w14:paraId="6DF35508" w14:textId="77777777" w:rsidR="003A5357" w:rsidRDefault="003A5357" w:rsidP="003A5357">
      <w:r>
        <w:t xml:space="preserve">This usage scenario would require </w:t>
      </w:r>
      <w:r>
        <w:rPr>
          <w:lang w:eastAsia="ko-KR"/>
        </w:rPr>
        <w:t>support</w:t>
      </w:r>
      <w:r>
        <w:t xml:space="preserve"> </w:t>
      </w:r>
      <w:r>
        <w:rPr>
          <w:lang w:eastAsia="ko-KR"/>
        </w:rPr>
        <w:t>of</w:t>
      </w:r>
      <w:r>
        <w:t xml:space="preserve"> </w:t>
      </w:r>
      <w:r>
        <w:rPr>
          <w:lang w:eastAsia="ko-KR"/>
        </w:rPr>
        <w:t>high</w:t>
      </w:r>
      <w:r>
        <w:t xml:space="preserve"> area capacity and user experienced data rates, as well as low latency and high reliability, depending on the specific use case. Besides communication aspects, this usage scenario would demand a set of new capabilities related to the integration of artificial intelligence and compute functionalities into IMT systems, including data acquisition and fusion, distributed AI model training, model sharing and distributed inference across IMT systems, and computing resource orchestration and chaining</w:t>
      </w:r>
      <w:r>
        <w:rPr>
          <w:lang w:eastAsia="zh-CN"/>
        </w:rPr>
        <w:t>.</w:t>
      </w:r>
    </w:p>
    <w:p w14:paraId="2B121276" w14:textId="77777777" w:rsidR="003A5357" w:rsidRDefault="003A5357" w:rsidP="003A5357">
      <w:pPr>
        <w:pStyle w:val="Headingb"/>
        <w:rPr>
          <w:rFonts w:eastAsiaTheme="minorEastAsia"/>
        </w:rPr>
      </w:pPr>
      <w:r>
        <w:t>Integrated Sensing and Communication</w:t>
      </w:r>
      <w:r>
        <w:rPr>
          <w:rFonts w:ascii="SimSun" w:eastAsia="SimSun" w:hAnsi="SimSun" w:cs="SimSun" w:hint="eastAsia"/>
          <w:szCs w:val="24"/>
        </w:rPr>
        <w:t xml:space="preserve"> </w:t>
      </w:r>
    </w:p>
    <w:p w14:paraId="6F5B0AC3" w14:textId="77777777" w:rsidR="003A5357" w:rsidRDefault="003A5357" w:rsidP="003A5357">
      <w:pPr>
        <w:rPr>
          <w:rFonts w:eastAsia="Batang"/>
        </w:rPr>
      </w:pPr>
      <w:r>
        <w:t xml:space="preserve">This usage scenario facilitates new applications and services </w:t>
      </w:r>
      <w:r>
        <w:rPr>
          <w:lang w:eastAsia="ko-KR"/>
        </w:rPr>
        <w:t>that</w:t>
      </w:r>
      <w:r>
        <w:t xml:space="preserve"> requir</w:t>
      </w:r>
      <w:r>
        <w:rPr>
          <w:lang w:eastAsia="ko-KR"/>
        </w:rPr>
        <w:t>e</w:t>
      </w:r>
      <w:r>
        <w:t xml:space="preserve"> sensing capabilities. It makes use of the IMT system to offer wide area multi-dimensional sensing that provides spatial information about unconnected objects as well as connected devices and their movements and surroundings.</w:t>
      </w:r>
    </w:p>
    <w:p w14:paraId="12B8C923" w14:textId="77777777" w:rsidR="003A5357" w:rsidRDefault="003A5357" w:rsidP="003A5357">
      <w:pPr>
        <w:spacing w:after="120"/>
        <w:rPr>
          <w:rFonts w:eastAsia="SimSun"/>
          <w:szCs w:val="21"/>
        </w:rPr>
      </w:pPr>
      <w:r>
        <w:rPr>
          <w:rFonts w:eastAsia="SimSun"/>
          <w:szCs w:val="21"/>
        </w:rPr>
        <w:t>Typical use cases include IMT system assisted navigation (automotive and aerial), posture/gesture recognition, localization, movement tracking, offering sensing data for AI and XR applications, gathering information for digital twin/representation of the physical world/surroundings and information about environment such as rain detection.</w:t>
      </w:r>
    </w:p>
    <w:p w14:paraId="56090593" w14:textId="77777777" w:rsidR="003A5357" w:rsidRDefault="003A5357" w:rsidP="003A5357">
      <w:pPr>
        <w:pStyle w:val="EditorsNote"/>
        <w:rPr>
          <w:rFonts w:eastAsia="Batang"/>
        </w:rPr>
      </w:pPr>
      <w:r>
        <w:rPr>
          <w:highlight w:val="yellow"/>
        </w:rPr>
        <w:t>[Editor’s note: Capabilities for Usage scenario F will be revised once section 4 is stable, and the text below will be aligned accordingly.]</w:t>
      </w:r>
    </w:p>
    <w:p w14:paraId="3327CBA5" w14:textId="77777777" w:rsidR="003A5357" w:rsidRDefault="003A5357" w:rsidP="003A5357">
      <w:r>
        <w:t xml:space="preserve">Along with the </w:t>
      </w:r>
      <w:r>
        <w:rPr>
          <w:lang w:eastAsia="ko-KR"/>
        </w:rPr>
        <w:t>provided</w:t>
      </w:r>
      <w:r>
        <w:t xml:space="preserve"> communication capabilities, this usage scenario requires </w:t>
      </w:r>
      <w:r>
        <w:rPr>
          <w:lang w:eastAsia="ko-KR"/>
        </w:rPr>
        <w:t>support</w:t>
      </w:r>
      <w:r>
        <w:t xml:space="preserve"> </w:t>
      </w:r>
      <w:r>
        <w:rPr>
          <w:lang w:eastAsia="ko-KR"/>
        </w:rPr>
        <w:t>of</w:t>
      </w:r>
      <w:r>
        <w:t xml:space="preserve"> </w:t>
      </w:r>
      <w:r>
        <w:rPr>
          <w:lang w:eastAsia="zh-CN"/>
        </w:rPr>
        <w:t>high-precision</w:t>
      </w:r>
      <w:r>
        <w:t xml:space="preserve"> </w:t>
      </w:r>
      <w:r>
        <w:rPr>
          <w:lang w:eastAsia="zh-CN"/>
        </w:rPr>
        <w:t>positioning</w:t>
      </w:r>
      <w:r>
        <w:t xml:space="preserve"> </w:t>
      </w:r>
      <w:r>
        <w:rPr>
          <w:lang w:eastAsia="zh-CN"/>
        </w:rPr>
        <w:t>and</w:t>
      </w:r>
      <w:r>
        <w:t xml:space="preserve"> </w:t>
      </w:r>
      <w:r>
        <w:rPr>
          <w:rFonts w:eastAsia="SimSun"/>
          <w:szCs w:val="21"/>
        </w:rPr>
        <w:t xml:space="preserve">sensing-related capabilities, including </w:t>
      </w:r>
      <w:r>
        <w:t>range/velocity/angle estimation, object and presence detection, localization, imaging and mapping.</w:t>
      </w:r>
    </w:p>
    <w:bookmarkEnd w:id="96"/>
    <w:p w14:paraId="18BC3A5B" w14:textId="77777777" w:rsidR="003A5357" w:rsidRDefault="003A5357" w:rsidP="003A5357">
      <w:pPr>
        <w:spacing w:before="480"/>
        <w:rPr>
          <w:rFonts w:eastAsia="MS Mincho"/>
          <w:lang w:eastAsia="ja-JP"/>
        </w:rPr>
      </w:pPr>
      <w:r>
        <w:rPr>
          <w:lang w:eastAsia="ja-JP"/>
        </w:rPr>
        <w:t xml:space="preserve">Figure </w:t>
      </w:r>
      <w:r>
        <w:rPr>
          <w:highlight w:val="yellow"/>
          <w:lang w:eastAsia="ja-JP"/>
        </w:rPr>
        <w:t>A</w:t>
      </w:r>
      <w:r>
        <w:rPr>
          <w:lang w:eastAsia="ja-JP"/>
        </w:rPr>
        <w:t xml:space="preserve"> illustrates some examples of envisioned usage scenarios for IMT-2030.</w:t>
      </w:r>
    </w:p>
    <w:p w14:paraId="08177E7E" w14:textId="12B69E1F" w:rsidR="003A5357" w:rsidDel="0060724A" w:rsidRDefault="003A5357" w:rsidP="003A5357">
      <w:pPr>
        <w:pStyle w:val="EditorsNote"/>
        <w:rPr>
          <w:del w:id="220" w:author="INDIA" w:date="2023-05-16T08:53:00Z"/>
          <w:rFonts w:eastAsia="Malgun Gothic"/>
          <w:lang w:eastAsia="ko-KR"/>
        </w:rPr>
      </w:pPr>
      <w:del w:id="221" w:author="INDIA" w:date="2023-05-16T08:53:00Z">
        <w:r w:rsidDel="0060724A">
          <w:rPr>
            <w:rFonts w:eastAsia="Malgun Gothic"/>
            <w:lang w:eastAsia="ko-KR"/>
          </w:rPr>
          <w:delText xml:space="preserve">[CG Convener’s note: According to the outcome of the CG, the following two options will be discussed further at WP 5D #44. Depending on the number of usage scenarios, the shape of polygons will be replaced with pentagon or hexagon. The diagram should be fine-tuned for color code, arrow evolving from eMBB, etc.] </w:delText>
        </w:r>
      </w:del>
    </w:p>
    <w:p w14:paraId="085C5B8D" w14:textId="1B66B6B9" w:rsidR="003A5357" w:rsidDel="0060724A" w:rsidRDefault="003A5357" w:rsidP="003A5357">
      <w:pPr>
        <w:pStyle w:val="EditorsNote"/>
        <w:rPr>
          <w:del w:id="222" w:author="INDIA" w:date="2023-05-16T08:53:00Z"/>
          <w:rFonts w:eastAsia="Malgun Gothic"/>
          <w:lang w:eastAsia="ko-KR"/>
        </w:rPr>
      </w:pPr>
      <w:del w:id="223" w:author="INDIA" w:date="2023-05-16T08:53:00Z">
        <w:r w:rsidDel="0060724A">
          <w:rPr>
            <w:noProof/>
            <w:lang w:val="en-US" w:eastAsia="ko-KR"/>
          </w:rPr>
          <w:drawing>
            <wp:inline distT="0" distB="0" distL="0" distR="0" wp14:anchorId="11B3C582" wp14:editId="0BE8CB9F">
              <wp:extent cx="2876550" cy="2276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6550" cy="2276475"/>
                      </a:xfrm>
                      <a:prstGeom prst="rect">
                        <a:avLst/>
                      </a:prstGeom>
                      <a:noFill/>
                      <a:ln>
                        <a:noFill/>
                      </a:ln>
                    </pic:spPr>
                  </pic:pic>
                </a:graphicData>
              </a:graphic>
            </wp:inline>
          </w:drawing>
        </w:r>
        <w:r w:rsidDel="0060724A">
          <w:rPr>
            <w:rFonts w:eastAsia="Malgun Gothic"/>
            <w:lang w:val="en-US" w:eastAsia="ko-KR"/>
          </w:rPr>
          <w:delText xml:space="preserve"> </w:delText>
        </w:r>
        <w:r w:rsidDel="0060724A">
          <w:rPr>
            <w:noProof/>
            <w:lang w:val="en-US" w:eastAsia="ko-KR"/>
          </w:rPr>
          <w:drawing>
            <wp:inline distT="0" distB="0" distL="0" distR="0" wp14:anchorId="38ACD402" wp14:editId="24CFCEF4">
              <wp:extent cx="3162300" cy="2847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2300" cy="2847975"/>
                      </a:xfrm>
                      <a:prstGeom prst="rect">
                        <a:avLst/>
                      </a:prstGeom>
                      <a:noFill/>
                      <a:ln>
                        <a:noFill/>
                      </a:ln>
                    </pic:spPr>
                  </pic:pic>
                </a:graphicData>
              </a:graphic>
            </wp:inline>
          </w:drawing>
        </w:r>
      </w:del>
    </w:p>
    <w:p w14:paraId="5A30F767" w14:textId="470ABF76" w:rsidR="003A5357" w:rsidRDefault="0060724A" w:rsidP="003A5357">
      <w:pPr>
        <w:pStyle w:val="EditorsNote"/>
        <w:jc w:val="center"/>
        <w:rPr>
          <w:rFonts w:eastAsia="Malgun Gothic"/>
          <w:lang w:eastAsia="ko-KR"/>
        </w:rPr>
      </w:pPr>
      <w:ins w:id="224" w:author="INDIA" w:date="2023-05-16T08:53:00Z">
        <w:r>
          <w:rPr>
            <w:rFonts w:eastAsia="Malgun Gothic"/>
            <w:noProof/>
            <w:lang w:eastAsia="ko-KR"/>
          </w:rPr>
          <w:drawing>
            <wp:inline distT="0" distB="0" distL="0" distR="0" wp14:anchorId="7F2F7B34" wp14:editId="71038220">
              <wp:extent cx="3981450" cy="3368793"/>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9319" cy="3383913"/>
                      </a:xfrm>
                      <a:prstGeom prst="rect">
                        <a:avLst/>
                      </a:prstGeom>
                      <a:noFill/>
                    </pic:spPr>
                  </pic:pic>
                </a:graphicData>
              </a:graphic>
            </wp:inline>
          </w:drawing>
        </w:r>
      </w:ins>
    </w:p>
    <w:p w14:paraId="239019B0" w14:textId="77777777" w:rsidR="003A5357" w:rsidRDefault="003A5357" w:rsidP="003A5357">
      <w:pPr>
        <w:pStyle w:val="EditorsNote"/>
        <w:rPr>
          <w:rFonts w:eastAsia="Malgun Gothic"/>
          <w:lang w:eastAsia="ko-KR"/>
        </w:rPr>
      </w:pPr>
      <w:r>
        <w:rPr>
          <w:rFonts w:eastAsia="Malgun Gothic"/>
          <w:highlight w:val="yellow"/>
          <w:lang w:eastAsia="ko-KR"/>
        </w:rPr>
        <w:t>[Editor’s note: Where to place this text below needs to be discussed in WP 5D #44 meeting.]</w:t>
      </w:r>
    </w:p>
    <w:p w14:paraId="6A3644A9" w14:textId="77777777" w:rsidR="003A5357" w:rsidRDefault="003A5357" w:rsidP="003A5357">
      <w:pPr>
        <w:rPr>
          <w:rFonts w:eastAsia="Batang"/>
          <w:lang w:eastAsia="zh-CN"/>
        </w:rPr>
      </w:pPr>
      <w:r>
        <w:rPr>
          <w:lang w:eastAsia="zh-CN"/>
        </w:rPr>
        <w:t xml:space="preserve">Use cases which are not foreseen are expected to emerge, and some of the use cases might be enabled by different set of capabilities inherited from multiple usage scenarios. For future IMT, flexibility will be necessary to adapt new use cases that come with a wide range of requirements. </w:t>
      </w:r>
    </w:p>
    <w:p w14:paraId="3EF4EB6D" w14:textId="77777777" w:rsidR="003A5357" w:rsidRDefault="003A5357" w:rsidP="003A5357">
      <w:pPr>
        <w:rPr>
          <w:lang w:eastAsia="zh-CN"/>
        </w:rPr>
      </w:pPr>
      <w:r>
        <w:rPr>
          <w:lang w:eastAsia="zh-CN"/>
        </w:rPr>
        <w:t>Future IMT systems would encompass a large number of different features. Depending on the circumstances and the different needs in different countries, future IMT systems should be designed in a highly modular manner so that not all features have to be implemented in all networks.</w:t>
      </w:r>
    </w:p>
    <w:p w14:paraId="54F87AE1" w14:textId="77777777" w:rsidR="003A5357" w:rsidRDefault="003A5357" w:rsidP="003A5357">
      <w:pPr>
        <w:rPr>
          <w:rFonts w:eastAsiaTheme="minorEastAsia"/>
          <w:lang w:eastAsia="zh-CN"/>
        </w:rPr>
      </w:pPr>
    </w:p>
    <w:p w14:paraId="5B8EF21D" w14:textId="77777777" w:rsidR="003A5357" w:rsidRDefault="003A5357" w:rsidP="003A5357">
      <w:pPr>
        <w:rPr>
          <w:rFonts w:eastAsia="Batang"/>
          <w:b/>
          <w:bCs/>
          <w:color w:val="00B0F0"/>
          <w:sz w:val="28"/>
          <w:szCs w:val="22"/>
          <w:lang w:eastAsia="ko-KR"/>
        </w:rPr>
      </w:pPr>
      <w:r>
        <w:rPr>
          <w:b/>
          <w:bCs/>
          <w:color w:val="00B0F0"/>
          <w:sz w:val="28"/>
          <w:szCs w:val="22"/>
          <w:lang w:eastAsia="ko-KR"/>
        </w:rPr>
        <w:t>=====================(END OF SECTION 3) =====================</w:t>
      </w:r>
    </w:p>
    <w:p w14:paraId="15EB1D5A" w14:textId="77777777" w:rsidR="003A5357" w:rsidRDefault="003A5357" w:rsidP="003A5357">
      <w:pPr>
        <w:rPr>
          <w:rFonts w:eastAsiaTheme="minorEastAsia"/>
          <w:lang w:eastAsia="ko-KR"/>
        </w:rPr>
      </w:pPr>
    </w:p>
    <w:p w14:paraId="77D1BEDD" w14:textId="77777777" w:rsidR="003A5357" w:rsidRDefault="003A5357" w:rsidP="003A5357">
      <w:pPr>
        <w:pStyle w:val="Heading1"/>
        <w:rPr>
          <w:rFonts w:eastAsia="SimSun"/>
        </w:rPr>
      </w:pPr>
      <w:bookmarkStart w:id="225" w:name="_Toc126773382"/>
      <w:r>
        <w:rPr>
          <w:rFonts w:eastAsia="SimSun"/>
        </w:rPr>
        <w:t>4</w:t>
      </w:r>
      <w:r>
        <w:rPr>
          <w:rFonts w:eastAsia="SimSun"/>
        </w:rPr>
        <w:tab/>
        <w:t>Capabilities of IMT-2030</w:t>
      </w:r>
      <w:bookmarkEnd w:id="225"/>
    </w:p>
    <w:p w14:paraId="449414D4" w14:textId="77777777" w:rsidR="003A5357" w:rsidRDefault="003A5357" w:rsidP="003A5357">
      <w:pPr>
        <w:rPr>
          <w:rFonts w:eastAsiaTheme="minorEastAsia"/>
          <w:lang w:eastAsia="zh-CN"/>
        </w:rPr>
      </w:pPr>
      <w:r>
        <w:rPr>
          <w:rFonts w:eastAsiaTheme="minorEastAsia"/>
          <w:lang w:eastAsia="zh-CN"/>
        </w:rPr>
        <w:t xml:space="preserve">IMT-2030 is expected to provide enhanced capabilities than those described in Recommendation </w:t>
      </w:r>
      <w:hyperlink r:id="rId15" w:history="1">
        <w:r>
          <w:rPr>
            <w:rStyle w:val="Hyperlink"/>
            <w:rFonts w:eastAsiaTheme="minorEastAsia"/>
            <w:lang w:eastAsia="zh-CN"/>
          </w:rPr>
          <w:t>ITU-R M.2083</w:t>
        </w:r>
      </w:hyperlink>
      <w:r>
        <w:rPr>
          <w:rFonts w:eastAsiaTheme="minorEastAsia"/>
          <w:lang w:eastAsia="zh-CN"/>
        </w:rPr>
        <w:t xml:space="preserve">, as well as new capabilities to support the expanded usage scenarios of IMT-2030. </w:t>
      </w:r>
      <w:del w:id="226" w:author="INDIA" w:date="2023-05-16T10:35:00Z">
        <w:r w:rsidDel="007527DF">
          <w:rPr>
            <w:rFonts w:eastAsiaTheme="minorEastAsia"/>
            <w:highlight w:val="yellow"/>
            <w:lang w:eastAsia="zh-CN"/>
          </w:rPr>
          <w:delText>[</w:delText>
        </w:r>
      </w:del>
      <w:r>
        <w:rPr>
          <w:rFonts w:eastAsiaTheme="minorEastAsia"/>
          <w:lang w:eastAsia="zh-CN"/>
        </w:rPr>
        <w:t>In addition, each capability will have different relevance and applicability in the different usage scenarios.</w:t>
      </w:r>
      <w:del w:id="227" w:author="INDIA" w:date="2023-05-16T10:35:00Z">
        <w:r w:rsidDel="007527DF">
          <w:rPr>
            <w:rFonts w:eastAsiaTheme="minorEastAsia"/>
            <w:highlight w:val="yellow"/>
            <w:lang w:eastAsia="zh-CN"/>
          </w:rPr>
          <w:delText>]</w:delText>
        </w:r>
      </w:del>
    </w:p>
    <w:p w14:paraId="7FEFDC42" w14:textId="77777777" w:rsidR="003A5357" w:rsidRDefault="003A5357" w:rsidP="003A5357">
      <w:pPr>
        <w:rPr>
          <w:rFonts w:eastAsia="Batang"/>
          <w:lang w:eastAsia="zh-CN"/>
        </w:rPr>
      </w:pPr>
      <w:r>
        <w:rPr>
          <w:lang w:eastAsia="zh-CN"/>
        </w:rPr>
        <w:t>The [range of/target] values given for capabilities are the estimated targets for research and investigation for IMT</w:t>
      </w:r>
      <w:r>
        <w:rPr>
          <w:lang w:eastAsia="zh-CN"/>
        </w:rPr>
        <w:noBreakHyphen/>
        <w:t xml:space="preserve">2030. </w:t>
      </w:r>
      <w:del w:id="228" w:author="INDIA" w:date="2023-05-16T10:36:00Z">
        <w:r w:rsidDel="007527DF">
          <w:rPr>
            <w:highlight w:val="yellow"/>
            <w:lang w:eastAsia="zh-CN"/>
          </w:rPr>
          <w:delText>[</w:delText>
        </w:r>
      </w:del>
      <w:r>
        <w:rPr>
          <w:lang w:eastAsia="zh-CN"/>
        </w:rPr>
        <w:t>All target values within the range have equal priority</w:t>
      </w:r>
      <w:del w:id="229" w:author="INDIA" w:date="2023-05-16T10:36:00Z">
        <w:r w:rsidDel="007527DF">
          <w:rPr>
            <w:lang w:eastAsia="zh-CN"/>
          </w:rPr>
          <w:delText>/Target value</w:delText>
        </w:r>
        <w:r w:rsidDel="007527DF">
          <w:rPr>
            <w:highlight w:val="yellow"/>
            <w:lang w:eastAsia="zh-CN"/>
          </w:rPr>
          <w:delText>]</w:delText>
        </w:r>
      </w:del>
      <w:r>
        <w:rPr>
          <w:lang w:eastAsia="zh-CN"/>
        </w:rPr>
        <w:t xml:space="preserve"> may be further developed in other ITU-R Recommendations/Reports and may be revised in the light of future studies. Exact targets may further depend on certain parameters and assumptions including, but not limited to the frequency band of operation, the available bandwidth, deployment scenario, and other parameters, </w:t>
      </w:r>
      <w:del w:id="230" w:author="INDIA" w:date="2023-05-16T10:36:00Z">
        <w:r w:rsidDel="007527DF">
          <w:rPr>
            <w:highlight w:val="yellow"/>
            <w:lang w:eastAsia="zh-CN"/>
          </w:rPr>
          <w:delText>[</w:delText>
        </w:r>
      </w:del>
      <w:r>
        <w:rPr>
          <w:lang w:eastAsia="zh-CN"/>
        </w:rPr>
        <w:t>and the values stated are for the most favourable such assumptions</w:t>
      </w:r>
      <w:del w:id="231" w:author="INDIA" w:date="2023-05-16T10:36:00Z">
        <w:r w:rsidDel="007527DF">
          <w:rPr>
            <w:highlight w:val="yellow"/>
            <w:lang w:eastAsia="zh-CN"/>
          </w:rPr>
          <w:delText>]</w:delText>
        </w:r>
      </w:del>
      <w:r>
        <w:rPr>
          <w:lang w:eastAsia="zh-CN"/>
        </w:rPr>
        <w:t>.</w:t>
      </w:r>
    </w:p>
    <w:p w14:paraId="2FE1C89D" w14:textId="77777777" w:rsidR="003A5357" w:rsidRDefault="003A5357" w:rsidP="003A5357">
      <w:r>
        <w:t>The capabilities of IMT-2030 include:</w:t>
      </w:r>
    </w:p>
    <w:p w14:paraId="03D9F399" w14:textId="77777777" w:rsidR="003A5357" w:rsidRDefault="003A5357" w:rsidP="003A5357">
      <w:r>
        <w:rPr>
          <w:i/>
          <w:iCs/>
          <w:highlight w:val="yellow"/>
          <w:lang w:eastAsia="ko-KR"/>
        </w:rPr>
        <w:t>[CG Convener’s note: Whether to separate the value range of each item into a separate table will be further discussed at the 44th meeting.]</w:t>
      </w:r>
    </w:p>
    <w:p w14:paraId="5B62EFC6"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1)</w:t>
      </w:r>
      <w:r>
        <w:rPr>
          <w:rFonts w:ascii="Times New Roman" w:hAnsi="Times New Roman" w:cs="Times New Roman"/>
          <w:lang w:eastAsia="en-US"/>
        </w:rPr>
        <w:tab/>
        <w:t>Peak data rate</w:t>
      </w:r>
    </w:p>
    <w:p w14:paraId="7D956BCC" w14:textId="77777777" w:rsidR="003A5357" w:rsidRDefault="003A5357" w:rsidP="003A5357">
      <w:pPr>
        <w:rPr>
          <w:rFonts w:eastAsiaTheme="minorEastAsia"/>
          <w:lang w:eastAsia="zh-CN"/>
        </w:rPr>
      </w:pPr>
      <w:r>
        <w:rPr>
          <w:rFonts w:eastAsiaTheme="minorEastAsia"/>
          <w:lang w:eastAsia="zh-CN"/>
        </w:rPr>
        <w:t>Maximum achievable data rate under ideal conditions per device (in Gbit/s).</w:t>
      </w:r>
    </w:p>
    <w:p w14:paraId="68556E63" w14:textId="77777777" w:rsidR="003A5357" w:rsidRDefault="003A5357" w:rsidP="003A5357">
      <w:pPr>
        <w:rPr>
          <w:rFonts w:eastAsiaTheme="minorEastAsia"/>
          <w:lang w:eastAsia="zh-CN"/>
        </w:rPr>
      </w:pPr>
      <w:r>
        <w:rPr>
          <w:rFonts w:eastAsiaTheme="minorEastAsia"/>
          <w:lang w:eastAsia="zh-CN"/>
        </w:rPr>
        <w:t xml:space="preserve">The [research] target of peak data rate could be </w:t>
      </w:r>
      <w:r>
        <w:rPr>
          <w:rFonts w:eastAsiaTheme="minorEastAsia"/>
          <w:highlight w:val="yellow"/>
          <w:lang w:eastAsia="zh-CN"/>
        </w:rPr>
        <w:t>[</w:t>
      </w:r>
      <w:r>
        <w:rPr>
          <w:rFonts w:eastAsiaTheme="minorEastAsia"/>
          <w:lang w:eastAsia="zh-CN"/>
        </w:rPr>
        <w:t>100 – 200 Gbit/s</w:t>
      </w:r>
      <w:r>
        <w:rPr>
          <w:rFonts w:eastAsiaTheme="minorEastAsia"/>
          <w:highlight w:val="yellow"/>
          <w:lang w:eastAsia="zh-CN"/>
        </w:rPr>
        <w:t>]</w:t>
      </w:r>
      <w:r>
        <w:rPr>
          <w:rFonts w:eastAsiaTheme="minorEastAsia"/>
          <w:lang w:eastAsia="zh-CN"/>
        </w:rPr>
        <w:t>.</w:t>
      </w:r>
    </w:p>
    <w:p w14:paraId="3078C0C8"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2)</w:t>
      </w:r>
      <w:r>
        <w:rPr>
          <w:rFonts w:ascii="Times New Roman" w:hAnsi="Times New Roman" w:cs="Times New Roman"/>
          <w:lang w:eastAsia="en-US"/>
        </w:rPr>
        <w:tab/>
        <w:t xml:space="preserve">User experienced data rate </w:t>
      </w:r>
    </w:p>
    <w:p w14:paraId="238872F4" w14:textId="77777777" w:rsidR="003A5357" w:rsidRDefault="003A5357" w:rsidP="003A5357">
      <w:pPr>
        <w:rPr>
          <w:rFonts w:eastAsiaTheme="minorEastAsia"/>
          <w:lang w:eastAsia="zh-CN"/>
        </w:rPr>
      </w:pPr>
      <w:r>
        <w:rPr>
          <w:rFonts w:eastAsiaTheme="minorEastAsia"/>
          <w:lang w:eastAsia="zh-CN"/>
        </w:rPr>
        <w:t>Achievable data rate that is available ubiquitously</w:t>
      </w:r>
      <w:r>
        <w:rPr>
          <w:rFonts w:eastAsiaTheme="minorEastAsia"/>
          <w:vertAlign w:val="superscript"/>
          <w:lang w:eastAsia="zh-CN"/>
        </w:rPr>
        <w:footnoteReference w:id="4"/>
      </w:r>
      <w:r>
        <w:rPr>
          <w:rFonts w:eastAsiaTheme="minorEastAsia"/>
          <w:lang w:eastAsia="zh-CN"/>
        </w:rPr>
        <w:t xml:space="preserve"> across the coverage area to a mobile device (in Gbit/s).</w:t>
      </w:r>
    </w:p>
    <w:p w14:paraId="44AEBA41" w14:textId="7D557E80" w:rsidR="003A5357" w:rsidRDefault="003A5357" w:rsidP="003A5357">
      <w:pPr>
        <w:rPr>
          <w:rFonts w:eastAsiaTheme="minorEastAsia"/>
          <w:lang w:eastAsia="zh-CN"/>
        </w:rPr>
      </w:pPr>
      <w:r>
        <w:rPr>
          <w:rFonts w:eastAsiaTheme="minorEastAsia"/>
          <w:lang w:eastAsia="zh-CN"/>
        </w:rPr>
        <w:t xml:space="preserve">The [research] target of user experienced data rate could be </w:t>
      </w:r>
      <w:r>
        <w:rPr>
          <w:rFonts w:eastAsiaTheme="minorEastAsia"/>
          <w:highlight w:val="yellow"/>
          <w:lang w:eastAsia="zh-CN"/>
        </w:rPr>
        <w:t>[</w:t>
      </w:r>
      <w:r>
        <w:rPr>
          <w:rFonts w:eastAsiaTheme="minorEastAsia"/>
          <w:lang w:eastAsia="zh-CN"/>
        </w:rPr>
        <w:t>500 – 1 000 Mbit/s</w:t>
      </w:r>
      <w:commentRangeStart w:id="232"/>
      <w:r>
        <w:rPr>
          <w:rFonts w:eastAsiaTheme="minorEastAsia"/>
          <w:highlight w:val="yellow"/>
          <w:lang w:eastAsia="zh-CN"/>
        </w:rPr>
        <w:t>]</w:t>
      </w:r>
      <w:r>
        <w:rPr>
          <w:rFonts w:eastAsiaTheme="minorEastAsia"/>
          <w:lang w:eastAsia="zh-CN"/>
        </w:rPr>
        <w:t>,</w:t>
      </w:r>
      <w:del w:id="233" w:author="INDIA" w:date="2023-05-16T12:00:00Z">
        <w:r w:rsidDel="008B3BC2">
          <w:rPr>
            <w:rFonts w:eastAsiaTheme="minorEastAsia"/>
            <w:lang w:eastAsia="zh-CN"/>
          </w:rPr>
          <w:delText xml:space="preserve"> subject to deployment scenario</w:delText>
        </w:r>
      </w:del>
      <w:commentRangeEnd w:id="232"/>
      <w:r w:rsidR="008B3BC2">
        <w:rPr>
          <w:rStyle w:val="CommentReference"/>
          <w:rFonts w:eastAsia="Batang"/>
        </w:rPr>
        <w:commentReference w:id="232"/>
      </w:r>
      <w:r>
        <w:rPr>
          <w:rFonts w:eastAsiaTheme="minorEastAsia"/>
          <w:lang w:eastAsia="zh-CN"/>
        </w:rPr>
        <w:t xml:space="preserve">. </w:t>
      </w:r>
    </w:p>
    <w:p w14:paraId="7E2C319E" w14:textId="77777777" w:rsidR="003A5357" w:rsidRDefault="003A5357" w:rsidP="003A5357">
      <w:pPr>
        <w:pStyle w:val="Headingb"/>
        <w:tabs>
          <w:tab w:val="clear" w:pos="1134"/>
          <w:tab w:val="clear" w:pos="1871"/>
          <w:tab w:val="left" w:pos="794"/>
          <w:tab w:val="left" w:pos="1191"/>
          <w:tab w:val="left" w:pos="1588"/>
          <w:tab w:val="left" w:pos="1985"/>
        </w:tabs>
        <w:jc w:val="both"/>
        <w:rPr>
          <w:rFonts w:eastAsia="Batang"/>
          <w:lang w:eastAsia="en-US"/>
        </w:rPr>
      </w:pPr>
      <w:r>
        <w:rPr>
          <w:rFonts w:ascii="Times New Roman" w:hAnsi="Times New Roman" w:cs="Times New Roman"/>
          <w:lang w:eastAsia="en-US"/>
        </w:rPr>
        <w:t xml:space="preserve">3) </w:t>
      </w:r>
      <w:r>
        <w:rPr>
          <w:rFonts w:ascii="Times New Roman" w:hAnsi="Times New Roman" w:cs="Times New Roman"/>
          <w:lang w:eastAsia="en-US"/>
        </w:rPr>
        <w:tab/>
        <w:t>Spectrum efficiency</w:t>
      </w:r>
    </w:p>
    <w:p w14:paraId="00786AB8" w14:textId="77777777" w:rsidR="003A5357" w:rsidRDefault="003A5357" w:rsidP="003A5357">
      <w:pPr>
        <w:rPr>
          <w:rFonts w:eastAsiaTheme="minorEastAsia"/>
          <w:lang w:eastAsia="zh-CN"/>
        </w:rPr>
      </w:pPr>
      <w:r>
        <w:rPr>
          <w:rFonts w:eastAsiaTheme="minorEastAsia"/>
          <w:lang w:eastAsia="zh-CN"/>
        </w:rPr>
        <w:t>Spectrum efficiency refers to average[/peak/5th percentile] data throughput per unit of spectrum resource and per cell (bit/s/Hz)</w:t>
      </w:r>
      <w:r>
        <w:rPr>
          <w:rFonts w:eastAsiaTheme="minorEastAsia"/>
          <w:vertAlign w:val="superscript"/>
          <w:lang w:eastAsia="zh-CN"/>
        </w:rPr>
        <w:footnoteReference w:id="5"/>
      </w:r>
      <w:r>
        <w:rPr>
          <w:rFonts w:eastAsiaTheme="minorEastAsia"/>
          <w:lang w:eastAsia="zh-CN"/>
        </w:rPr>
        <w:t>.</w:t>
      </w:r>
    </w:p>
    <w:p w14:paraId="26A2D31C" w14:textId="77777777" w:rsidR="003A5357" w:rsidRDefault="003A5357" w:rsidP="003A5357">
      <w:pPr>
        <w:rPr>
          <w:rFonts w:eastAsiaTheme="minorEastAsia"/>
          <w:lang w:eastAsia="zh-CN"/>
        </w:rPr>
      </w:pPr>
      <w:r>
        <w:rPr>
          <w:rFonts w:eastAsiaTheme="minorEastAsia"/>
          <w:lang w:eastAsia="zh-CN"/>
        </w:rPr>
        <w:t xml:space="preserve">The [research] target of spectrum efficiency could be </w:t>
      </w:r>
      <w:r>
        <w:rPr>
          <w:rFonts w:eastAsiaTheme="minorEastAsia"/>
          <w:highlight w:val="yellow"/>
          <w:lang w:eastAsia="zh-CN"/>
        </w:rPr>
        <w:t>[</w:t>
      </w:r>
      <w:r>
        <w:rPr>
          <w:rFonts w:eastAsiaTheme="minorEastAsia"/>
          <w:lang w:eastAsia="zh-CN"/>
        </w:rPr>
        <w:t>1.5 – 3 times of IMT-2020</w:t>
      </w:r>
      <w:r>
        <w:rPr>
          <w:rFonts w:eastAsiaTheme="minorEastAsia"/>
          <w:highlight w:val="yellow"/>
          <w:lang w:eastAsia="zh-CN"/>
        </w:rPr>
        <w:t>]</w:t>
      </w:r>
      <w:r>
        <w:rPr>
          <w:rFonts w:eastAsiaTheme="minorEastAsia"/>
          <w:lang w:eastAsia="zh-CN"/>
        </w:rPr>
        <w:t>.</w:t>
      </w:r>
    </w:p>
    <w:p w14:paraId="4F89B0D7"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4) </w:t>
      </w:r>
      <w:r>
        <w:rPr>
          <w:rFonts w:ascii="Times New Roman" w:hAnsi="Times New Roman" w:cs="Times New Roman"/>
          <w:lang w:eastAsia="en-US"/>
        </w:rPr>
        <w:tab/>
        <w:t>Area traffic capacity</w:t>
      </w:r>
    </w:p>
    <w:p w14:paraId="7051FB03" w14:textId="77777777" w:rsidR="003A5357" w:rsidRDefault="003A5357" w:rsidP="003A5357">
      <w:pPr>
        <w:pStyle w:val="enumlev1"/>
      </w:pPr>
      <w:r>
        <w:t>Total traffic throughput served per geographic area in Mbit/s/m</w:t>
      </w:r>
      <w:r>
        <w:rPr>
          <w:vertAlign w:val="superscript"/>
        </w:rPr>
        <w:t>2</w:t>
      </w:r>
      <w:r>
        <w:t xml:space="preserve">. </w:t>
      </w:r>
    </w:p>
    <w:p w14:paraId="14178E97" w14:textId="77777777" w:rsidR="003A5357" w:rsidRDefault="003A5357" w:rsidP="003A5357">
      <w:pPr>
        <w:pStyle w:val="enumlev1"/>
        <w:tabs>
          <w:tab w:val="clear" w:pos="1134"/>
          <w:tab w:val="left" w:pos="567"/>
        </w:tabs>
        <w:ind w:left="0" w:firstLine="0"/>
      </w:pPr>
      <w:r>
        <w:t xml:space="preserve">The </w:t>
      </w:r>
      <w:r>
        <w:rPr>
          <w:rFonts w:eastAsiaTheme="minorEastAsia"/>
          <w:lang w:eastAsia="zh-CN"/>
        </w:rPr>
        <w:t xml:space="preserve">[research] </w:t>
      </w:r>
      <w:r>
        <w:t xml:space="preserve">target of area traffic capacity could be </w:t>
      </w:r>
      <w:r>
        <w:rPr>
          <w:highlight w:val="yellow"/>
        </w:rPr>
        <w:t>[</w:t>
      </w:r>
      <w:r>
        <w:t>50 – 500 Mbit/s/m</w:t>
      </w:r>
      <w:r>
        <w:rPr>
          <w:vertAlign w:val="superscript"/>
        </w:rPr>
        <w:t>2</w:t>
      </w:r>
      <w:r>
        <w:rPr>
          <w:highlight w:val="yellow"/>
        </w:rPr>
        <w:t>]</w:t>
      </w:r>
      <w:r>
        <w:t xml:space="preserve">, subject to deployment scenario. </w:t>
      </w:r>
    </w:p>
    <w:p w14:paraId="66C5EAEE" w14:textId="77777777" w:rsidR="003A5357" w:rsidRDefault="003A5357" w:rsidP="003A5357">
      <w:pPr>
        <w:pStyle w:val="Headingb"/>
        <w:tabs>
          <w:tab w:val="clear" w:pos="1134"/>
          <w:tab w:val="clear" w:pos="1871"/>
          <w:tab w:val="left" w:pos="794"/>
          <w:tab w:val="left" w:pos="1191"/>
          <w:tab w:val="left" w:pos="1588"/>
          <w:tab w:val="left" w:pos="1985"/>
        </w:tabs>
        <w:jc w:val="both"/>
        <w:rPr>
          <w:lang w:eastAsia="en-US"/>
        </w:rPr>
      </w:pPr>
      <w:r>
        <w:rPr>
          <w:rFonts w:ascii="Times New Roman" w:hAnsi="Times New Roman" w:cs="Times New Roman"/>
          <w:lang w:eastAsia="en-US"/>
        </w:rPr>
        <w:t xml:space="preserve">5) </w:t>
      </w:r>
      <w:r>
        <w:rPr>
          <w:rFonts w:ascii="Times New Roman" w:hAnsi="Times New Roman" w:cs="Times New Roman"/>
          <w:lang w:eastAsia="en-US"/>
        </w:rPr>
        <w:tab/>
        <w:t xml:space="preserve">Connection Density </w:t>
      </w:r>
    </w:p>
    <w:p w14:paraId="51D28F84" w14:textId="77777777" w:rsidR="003A5357" w:rsidRDefault="003A5357" w:rsidP="003A5357">
      <w:pPr>
        <w:pStyle w:val="enumlev1"/>
      </w:pPr>
      <w:r>
        <w:t>Total number of connected and/or accessible devices per unit area (per km</w:t>
      </w:r>
      <w:r>
        <w:rPr>
          <w:vertAlign w:val="superscript"/>
        </w:rPr>
        <w:t>2</w:t>
      </w:r>
      <w:r>
        <w:t>).</w:t>
      </w:r>
    </w:p>
    <w:p w14:paraId="15D899BE" w14:textId="77777777" w:rsidR="003A5357" w:rsidRDefault="003A5357" w:rsidP="003A5357">
      <w:pPr>
        <w:pStyle w:val="enumlev1"/>
        <w:tabs>
          <w:tab w:val="clear" w:pos="1134"/>
          <w:tab w:val="left" w:pos="567"/>
        </w:tabs>
        <w:ind w:left="0" w:firstLine="0"/>
      </w:pPr>
      <w:r>
        <w:t xml:space="preserve">The </w:t>
      </w:r>
      <w:r>
        <w:rPr>
          <w:rFonts w:eastAsiaTheme="minorEastAsia"/>
          <w:lang w:eastAsia="zh-CN"/>
        </w:rPr>
        <w:t xml:space="preserve">[research] </w:t>
      </w:r>
      <w:r>
        <w:t xml:space="preserve">target of connection density could be </w:t>
      </w:r>
      <w:r>
        <w:rPr>
          <w:highlight w:val="yellow"/>
        </w:rPr>
        <w:t>[</w:t>
      </w:r>
      <w:r>
        <w:t>10</w:t>
      </w:r>
      <w:r>
        <w:rPr>
          <w:vertAlign w:val="superscript"/>
        </w:rPr>
        <w:t>6</w:t>
      </w:r>
      <w:r>
        <w:t xml:space="preserve"> – 10</w:t>
      </w:r>
      <w:r>
        <w:rPr>
          <w:vertAlign w:val="superscript"/>
        </w:rPr>
        <w:t>8</w:t>
      </w:r>
      <w:r>
        <w:rPr>
          <w:highlight w:val="yellow"/>
        </w:rPr>
        <w:t>]</w:t>
      </w:r>
      <w:r>
        <w:t xml:space="preserve"> devices/km</w:t>
      </w:r>
      <w:r>
        <w:rPr>
          <w:vertAlign w:val="superscript"/>
        </w:rPr>
        <w:t>2</w:t>
      </w:r>
      <w:r>
        <w:t>.</w:t>
      </w:r>
    </w:p>
    <w:p w14:paraId="318EB8E2"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 xml:space="preserve">6) </w:t>
      </w:r>
      <w:r>
        <w:rPr>
          <w:rFonts w:ascii="Times New Roman" w:hAnsi="Times New Roman" w:cs="Times New Roman"/>
          <w:lang w:eastAsia="en-US"/>
        </w:rPr>
        <w:tab/>
        <w:t>Mobility</w:t>
      </w:r>
    </w:p>
    <w:p w14:paraId="4B578C0B" w14:textId="77777777" w:rsidR="003A5357" w:rsidRDefault="003A5357" w:rsidP="003A5357">
      <w:pPr>
        <w:rPr>
          <w:rFonts w:eastAsiaTheme="minorEastAsia"/>
          <w:lang w:eastAsia="zh-CN"/>
        </w:rPr>
      </w:pPr>
      <w:r>
        <w:rPr>
          <w:rFonts w:eastAsiaTheme="minorEastAsia"/>
          <w:lang w:eastAsia="zh-CN"/>
        </w:rPr>
        <w:t>Maximum speed, at which a defined QoS and seamless transfer between radio nodes which may belong to different layers and/or radio access technologies (multi-layer/-RAT) can be achieved (in km/h).</w:t>
      </w:r>
    </w:p>
    <w:p w14:paraId="78A468F2" w14:textId="77777777" w:rsidR="003A5357" w:rsidRDefault="003A5357" w:rsidP="003A5357">
      <w:pPr>
        <w:rPr>
          <w:rFonts w:eastAsiaTheme="minorEastAsia"/>
          <w:lang w:eastAsia="zh-CN"/>
        </w:rPr>
      </w:pPr>
      <w:r>
        <w:rPr>
          <w:rFonts w:eastAsiaTheme="minorEastAsia"/>
          <w:lang w:eastAsia="zh-CN"/>
        </w:rPr>
        <w:t xml:space="preserve">The [research] target of mobility could be </w:t>
      </w:r>
      <w:r>
        <w:rPr>
          <w:rFonts w:eastAsiaTheme="minorEastAsia"/>
          <w:highlight w:val="yellow"/>
          <w:lang w:eastAsia="zh-CN"/>
        </w:rPr>
        <w:t>[</w:t>
      </w:r>
      <w:r>
        <w:rPr>
          <w:rFonts w:eastAsiaTheme="minorEastAsia"/>
          <w:lang w:eastAsia="zh-CN"/>
        </w:rPr>
        <w:t>500 – 1 000</w:t>
      </w:r>
      <w:r>
        <w:rPr>
          <w:rFonts w:eastAsiaTheme="minorEastAsia"/>
          <w:highlight w:val="yellow"/>
          <w:lang w:eastAsia="zh-CN"/>
        </w:rPr>
        <w:t>]</w:t>
      </w:r>
      <w:r>
        <w:rPr>
          <w:rFonts w:eastAsiaTheme="minorEastAsia"/>
          <w:lang w:eastAsia="zh-CN"/>
        </w:rPr>
        <w:t xml:space="preserve"> km/h.  </w:t>
      </w:r>
    </w:p>
    <w:p w14:paraId="565AFBC8"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7) </w:t>
      </w:r>
      <w:r>
        <w:rPr>
          <w:rFonts w:ascii="Times New Roman" w:hAnsi="Times New Roman" w:cs="Times New Roman"/>
          <w:lang w:eastAsia="en-US"/>
        </w:rPr>
        <w:tab/>
        <w:t>Latency over the air interface</w:t>
      </w:r>
    </w:p>
    <w:p w14:paraId="7B7A08D6" w14:textId="77777777" w:rsidR="003A5357" w:rsidRDefault="003A5357" w:rsidP="003A5357">
      <w:pPr>
        <w:rPr>
          <w:rFonts w:eastAsiaTheme="minorEastAsia"/>
          <w:lang w:eastAsia="zh-CN"/>
        </w:rPr>
      </w:pPr>
      <w:r>
        <w:rPr>
          <w:rFonts w:eastAsiaTheme="minorEastAsia"/>
          <w:lang w:eastAsia="zh-CN"/>
        </w:rPr>
        <w:t xml:space="preserve">Latency over the air interface refers to the contribution by the radio network to the time from when the source sends a packet of a certain size to when the destination receives it (in </w:t>
      </w:r>
      <w:proofErr w:type="spellStart"/>
      <w:r>
        <w:rPr>
          <w:rFonts w:eastAsiaTheme="minorEastAsia"/>
          <w:lang w:eastAsia="zh-CN"/>
        </w:rPr>
        <w:t>ms</w:t>
      </w:r>
      <w:proofErr w:type="spellEnd"/>
      <w:r>
        <w:rPr>
          <w:rFonts w:eastAsiaTheme="minorEastAsia"/>
          <w:lang w:eastAsia="zh-CN"/>
        </w:rPr>
        <w:t>).</w:t>
      </w:r>
    </w:p>
    <w:p w14:paraId="13B1EA23" w14:textId="77777777" w:rsidR="003A5357" w:rsidRDefault="003A5357" w:rsidP="003A5357">
      <w:pPr>
        <w:rPr>
          <w:rFonts w:eastAsiaTheme="minorEastAsia"/>
          <w:lang w:eastAsia="zh-CN"/>
        </w:rPr>
      </w:pPr>
      <w:r>
        <w:rPr>
          <w:rFonts w:eastAsiaTheme="minorEastAsia"/>
          <w:lang w:eastAsia="zh-CN"/>
        </w:rPr>
        <w:t xml:space="preserve">The [research] target of latency (over the air interface) could be </w:t>
      </w:r>
      <w:r>
        <w:rPr>
          <w:rFonts w:eastAsiaTheme="minorEastAsia"/>
          <w:highlight w:val="yellow"/>
          <w:lang w:eastAsia="zh-CN"/>
        </w:rPr>
        <w:t>[</w:t>
      </w:r>
      <w:r>
        <w:rPr>
          <w:rFonts w:eastAsiaTheme="minorEastAsia"/>
          <w:lang w:eastAsia="zh-CN"/>
        </w:rPr>
        <w:t>1 – 0.1</w:t>
      </w:r>
      <w:r>
        <w:rPr>
          <w:rFonts w:eastAsiaTheme="minorEastAsia"/>
          <w:highlight w:val="yellow"/>
          <w:lang w:eastAsia="zh-CN"/>
        </w:rPr>
        <w:t>]</w:t>
      </w:r>
      <w:r>
        <w:rPr>
          <w:rFonts w:eastAsiaTheme="minorEastAsia"/>
          <w:lang w:eastAsia="zh-CN"/>
        </w:rPr>
        <w:t xml:space="preserve"> </w:t>
      </w:r>
      <w:proofErr w:type="spellStart"/>
      <w:r>
        <w:rPr>
          <w:rFonts w:eastAsiaTheme="minorEastAsia"/>
          <w:lang w:eastAsia="zh-CN"/>
        </w:rPr>
        <w:t>ms</w:t>
      </w:r>
      <w:proofErr w:type="spellEnd"/>
      <w:r>
        <w:rPr>
          <w:rFonts w:eastAsiaTheme="minorEastAsia"/>
          <w:lang w:eastAsia="zh-CN"/>
        </w:rPr>
        <w:t>.</w:t>
      </w:r>
    </w:p>
    <w:p w14:paraId="2B7005E0"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8) </w:t>
      </w:r>
      <w:r>
        <w:rPr>
          <w:rFonts w:ascii="Times New Roman" w:hAnsi="Times New Roman" w:cs="Times New Roman"/>
          <w:lang w:eastAsia="en-US"/>
        </w:rPr>
        <w:tab/>
        <w:t xml:space="preserve">Reliability </w:t>
      </w:r>
    </w:p>
    <w:p w14:paraId="039E2EF5" w14:textId="77777777" w:rsidR="003A5357" w:rsidRDefault="003A5357" w:rsidP="003A5357">
      <w:pPr>
        <w:pStyle w:val="enumlev1"/>
        <w:tabs>
          <w:tab w:val="clear" w:pos="1134"/>
          <w:tab w:val="left" w:pos="851"/>
        </w:tabs>
        <w:ind w:left="0" w:firstLine="0"/>
      </w:pPr>
      <w:r>
        <w:t xml:space="preserve">Reliability over the air interface relates to the capability of transmitting a given amount of traffic within a predetermined time duration with a given success probability.   </w:t>
      </w:r>
    </w:p>
    <w:p w14:paraId="667C128A" w14:textId="77777777" w:rsidR="003A5357" w:rsidRDefault="003A5357" w:rsidP="003A5357">
      <w:pPr>
        <w:pStyle w:val="enumlev1"/>
        <w:tabs>
          <w:tab w:val="clear" w:pos="1134"/>
          <w:tab w:val="left" w:pos="851"/>
        </w:tabs>
        <w:ind w:left="0" w:firstLine="0"/>
        <w:rPr>
          <w:rFonts w:eastAsiaTheme="minorEastAsia"/>
          <w:lang w:eastAsia="zh-CN"/>
        </w:rPr>
      </w:pPr>
      <w:r>
        <w:t xml:space="preserve">The </w:t>
      </w:r>
      <w:r>
        <w:rPr>
          <w:rFonts w:eastAsiaTheme="minorEastAsia"/>
          <w:lang w:eastAsia="zh-CN"/>
        </w:rPr>
        <w:t xml:space="preserve">[research] </w:t>
      </w:r>
      <w:r>
        <w:t xml:space="preserve">target reliability (over the air interface) could be </w:t>
      </w:r>
      <w:r>
        <w:rPr>
          <w:highlight w:val="yellow"/>
        </w:rPr>
        <w:t>[</w:t>
      </w:r>
      <w:r>
        <w:t>(1-10</w:t>
      </w:r>
      <w:r>
        <w:rPr>
          <w:vertAlign w:val="superscript"/>
        </w:rPr>
        <w:t>-5</w:t>
      </w:r>
      <w:r>
        <w:t>) – (1-10</w:t>
      </w:r>
      <w:r>
        <w:rPr>
          <w:vertAlign w:val="superscript"/>
        </w:rPr>
        <w:t>-7</w:t>
      </w:r>
      <w:r>
        <w:t>)</w:t>
      </w:r>
      <w:r>
        <w:rPr>
          <w:highlight w:val="yellow"/>
        </w:rPr>
        <w:t>]</w:t>
      </w:r>
      <w:r>
        <w:rPr>
          <w:rFonts w:eastAsiaTheme="minorEastAsia"/>
          <w:lang w:eastAsia="zh-CN"/>
        </w:rPr>
        <w:t>.</w:t>
      </w:r>
    </w:p>
    <w:p w14:paraId="40E03869" w14:textId="1D03390F"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9)</w:t>
      </w:r>
      <w:r>
        <w:rPr>
          <w:rFonts w:ascii="Times New Roman" w:hAnsi="Times New Roman" w:cs="Times New Roman"/>
          <w:lang w:eastAsia="en-US"/>
        </w:rPr>
        <w:tab/>
      </w:r>
      <w:del w:id="234" w:author="INDIA" w:date="2023-05-16T09:05:00Z">
        <w:r w:rsidDel="00FC5736">
          <w:rPr>
            <w:rFonts w:ascii="Times New Roman" w:hAnsi="Times New Roman" w:cs="Times New Roman"/>
            <w:lang w:eastAsia="en-US"/>
          </w:rPr>
          <w:delText>[</w:delText>
        </w:r>
      </w:del>
      <w:r>
        <w:rPr>
          <w:rFonts w:ascii="Times New Roman" w:hAnsi="Times New Roman" w:cs="Times New Roman"/>
          <w:lang w:eastAsia="en-US"/>
        </w:rPr>
        <w:t>Coverage</w:t>
      </w:r>
      <w:del w:id="235" w:author="INDIA" w:date="2023-05-16T09:05:00Z">
        <w:r w:rsidDel="00FC5736">
          <w:rPr>
            <w:rFonts w:ascii="Times New Roman" w:hAnsi="Times New Roman" w:cs="Times New Roman"/>
            <w:lang w:eastAsia="en-US"/>
          </w:rPr>
          <w:delText>]</w:delText>
        </w:r>
      </w:del>
    </w:p>
    <w:p w14:paraId="74E0ECC8" w14:textId="09F95CFF" w:rsidR="003A5357" w:rsidDel="00FC5736" w:rsidRDefault="00FC5736" w:rsidP="003A5357">
      <w:pPr>
        <w:pStyle w:val="EditorsNote"/>
        <w:jc w:val="both"/>
        <w:rPr>
          <w:del w:id="236" w:author="INDIA" w:date="2023-05-16T09:06:00Z"/>
          <w:highlight w:val="yellow"/>
          <w:lang w:eastAsia="ko-KR"/>
        </w:rPr>
      </w:pPr>
      <w:ins w:id="237" w:author="INDIA" w:date="2023-05-16T09:06:00Z">
        <w:r w:rsidDel="00FC5736">
          <w:rPr>
            <w:highlight w:val="yellow"/>
            <w:lang w:eastAsia="ko-KR"/>
          </w:rPr>
          <w:t xml:space="preserve"> </w:t>
        </w:r>
      </w:ins>
      <w:del w:id="238" w:author="INDIA" w:date="2023-05-16T09:06:00Z">
        <w:r w:rsidR="003A5357" w:rsidDel="00FC5736">
          <w:rPr>
            <w:highlight w:val="yellow"/>
            <w:lang w:eastAsia="ko-KR"/>
          </w:rPr>
          <w:delText>[Editor’s note: There are divergent views towards whether coverage could become a capability item. There are divergent views whether coverage should be quantified or qualitative.]</w:delText>
        </w:r>
      </w:del>
    </w:p>
    <w:p w14:paraId="73E8B049" w14:textId="15A19DBA" w:rsidR="003A5357" w:rsidDel="00FC5736" w:rsidRDefault="003A5357" w:rsidP="003A5357">
      <w:pPr>
        <w:rPr>
          <w:del w:id="239" w:author="INDIA" w:date="2023-05-16T09:06:00Z"/>
          <w:rFonts w:eastAsiaTheme="minorEastAsia"/>
          <w:lang w:eastAsia="zh-CN"/>
        </w:rPr>
      </w:pPr>
      <w:del w:id="240" w:author="INDIA" w:date="2023-05-16T09:05:00Z">
        <w:r w:rsidDel="00FC5736">
          <w:rPr>
            <w:rFonts w:eastAsiaTheme="minorEastAsia"/>
            <w:lang w:eastAsia="zh-CN"/>
          </w:rPr>
          <w:delText>[</w:delText>
        </w:r>
      </w:del>
      <w:del w:id="241" w:author="INDIA" w:date="2023-05-16T09:06:00Z">
        <w:r w:rsidDel="00FC5736">
          <w:rPr>
            <w:rFonts w:eastAsiaTheme="minorEastAsia"/>
            <w:lang w:eastAsia="zh-CN"/>
          </w:rPr>
          <w:delText>Coverage refers to the delivery of services with the required quality metrics to end-users over a desired area of service, so that users can benefit from the expected services in both uplink and downlink directions.</w:delText>
        </w:r>
      </w:del>
      <w:del w:id="242" w:author="INDIA" w:date="2023-05-16T09:05:00Z">
        <w:r w:rsidDel="00FC5736">
          <w:rPr>
            <w:rFonts w:eastAsiaTheme="minorEastAsia"/>
            <w:lang w:eastAsia="zh-CN"/>
          </w:rPr>
          <w:delText>]</w:delText>
        </w:r>
      </w:del>
      <w:del w:id="243" w:author="INDIA" w:date="2023-05-16T09:06:00Z">
        <w:r w:rsidDel="00FC5736">
          <w:rPr>
            <w:rFonts w:eastAsiaTheme="minorEastAsia"/>
            <w:lang w:eastAsia="zh-CN"/>
          </w:rPr>
          <w:delText xml:space="preserve"> </w:delText>
        </w:r>
      </w:del>
    </w:p>
    <w:p w14:paraId="40BFD5A2" w14:textId="1C905C15" w:rsidR="003A5357" w:rsidDel="00FC5736" w:rsidRDefault="003A5357" w:rsidP="003A5357">
      <w:pPr>
        <w:rPr>
          <w:del w:id="244" w:author="INDIA" w:date="2023-05-16T09:06:00Z"/>
          <w:rFonts w:eastAsiaTheme="minorEastAsia"/>
          <w:lang w:eastAsia="zh-CN"/>
        </w:rPr>
      </w:pPr>
      <w:del w:id="245" w:author="INDIA" w:date="2023-05-16T09:05:00Z">
        <w:r w:rsidDel="00FC5736">
          <w:rPr>
            <w:rFonts w:eastAsiaTheme="minorEastAsia"/>
            <w:lang w:eastAsia="zh-CN"/>
          </w:rPr>
          <w:delText>[</w:delText>
        </w:r>
      </w:del>
      <w:del w:id="246" w:author="INDIA" w:date="2023-05-16T09:06:00Z">
        <w:r w:rsidDel="00FC5736">
          <w:rPr>
            <w:rFonts w:eastAsiaTheme="minorEastAsia"/>
            <w:lang w:eastAsia="zh-CN"/>
          </w:rPr>
          <w:delText xml:space="preserve">Coverage can be </w:delText>
        </w:r>
      </w:del>
      <w:del w:id="247" w:author="INDIA" w:date="2023-05-16T09:05:00Z">
        <w:r w:rsidDel="00FC5736">
          <w:rPr>
            <w:rFonts w:eastAsiaTheme="minorEastAsia"/>
            <w:lang w:eastAsia="zh-CN"/>
          </w:rPr>
          <w:delText>[</w:delText>
        </w:r>
      </w:del>
      <w:del w:id="248" w:author="INDIA" w:date="2023-05-16T09:06:00Z">
        <w:r w:rsidDel="00FC5736">
          <w:rPr>
            <w:rFonts w:eastAsiaTheme="minorEastAsia"/>
            <w:lang w:eastAsia="zh-CN"/>
          </w:rPr>
          <w:delText>quantified</w:delText>
        </w:r>
      </w:del>
      <w:del w:id="249" w:author="INDIA" w:date="2023-05-16T09:05:00Z">
        <w:r w:rsidDel="00FC5736">
          <w:rPr>
            <w:rFonts w:eastAsiaTheme="minorEastAsia"/>
            <w:lang w:eastAsia="zh-CN"/>
          </w:rPr>
          <w:delText>]/[qualitative]</w:delText>
        </w:r>
      </w:del>
      <w:del w:id="250" w:author="INDIA" w:date="2023-05-16T09:06:00Z">
        <w:r w:rsidDel="00FC5736">
          <w:rPr>
            <w:rFonts w:eastAsiaTheme="minorEastAsia"/>
            <w:lang w:eastAsia="zh-CN"/>
          </w:rPr>
          <w:delText xml:space="preserve"> and depends on a variety of parameters such as the availability </w:delText>
        </w:r>
      </w:del>
      <w:del w:id="251" w:author="INDIA" w:date="2023-05-16T09:05:00Z">
        <w:r w:rsidDel="00FC5736">
          <w:rPr>
            <w:rFonts w:eastAsiaTheme="minorEastAsia"/>
            <w:lang w:eastAsia="zh-CN"/>
          </w:rPr>
          <w:delText>[</w:delText>
        </w:r>
      </w:del>
      <w:del w:id="252" w:author="INDIA" w:date="2023-05-16T09:06:00Z">
        <w:r w:rsidDel="00FC5736">
          <w:rPr>
            <w:rFonts w:eastAsiaTheme="minorEastAsia"/>
            <w:lang w:eastAsia="zh-CN"/>
          </w:rPr>
          <w:delText>and characteristics</w:delText>
        </w:r>
      </w:del>
      <w:del w:id="253" w:author="INDIA" w:date="2023-05-16T09:05:00Z">
        <w:r w:rsidDel="00FC5736">
          <w:rPr>
            <w:rFonts w:eastAsiaTheme="minorEastAsia"/>
            <w:lang w:eastAsia="zh-CN"/>
          </w:rPr>
          <w:delText>]</w:delText>
        </w:r>
      </w:del>
      <w:del w:id="254" w:author="INDIA" w:date="2023-05-16T09:06:00Z">
        <w:r w:rsidDel="00FC5736">
          <w:rPr>
            <w:rFonts w:eastAsiaTheme="minorEastAsia"/>
            <w:lang w:eastAsia="zh-CN"/>
          </w:rPr>
          <w:delText xml:space="preserve"> of the spectrum used to deliver the applications and services, the characteristics of the networks and devices used, the radio access interface and other physical layer elements determining the maximum [acceptable/achievable] path loss. </w:delText>
        </w:r>
      </w:del>
      <w:del w:id="255" w:author="INDIA" w:date="2023-05-16T09:05:00Z">
        <w:r w:rsidDel="00FC5736">
          <w:rPr>
            <w:rFonts w:eastAsiaTheme="minorEastAsia"/>
            <w:lang w:eastAsia="zh-CN"/>
          </w:rPr>
          <w:delText>]</w:delText>
        </w:r>
      </w:del>
    </w:p>
    <w:p w14:paraId="1A737E19" w14:textId="7565BE12" w:rsidR="003A5357" w:rsidDel="00FC5736" w:rsidRDefault="003A5357" w:rsidP="003A5357">
      <w:pPr>
        <w:rPr>
          <w:del w:id="256" w:author="INDIA" w:date="2023-05-16T09:06:00Z"/>
          <w:rFonts w:eastAsiaTheme="minorEastAsia"/>
          <w:lang w:eastAsia="zh-CN"/>
        </w:rPr>
      </w:pPr>
      <w:del w:id="257" w:author="INDIA" w:date="2023-05-16T09:06:00Z">
        <w:r w:rsidDel="00FC5736">
          <w:rPr>
            <w:rFonts w:eastAsiaTheme="minorEastAsia"/>
            <w:lang w:eastAsia="zh-CN"/>
          </w:rPr>
          <w:delText>[Meeting objectives of wide [and global] coverage may require the interconnection/interworking of a variety of networks [(both terrestrial and non-terrestrial) interoperating in a seamless manner].</w:delText>
        </w:r>
      </w:del>
    </w:p>
    <w:p w14:paraId="5BB93B2E" w14:textId="4EB676B0" w:rsidR="003A5357" w:rsidDel="00FC5736" w:rsidRDefault="003A5357" w:rsidP="003A5357">
      <w:pPr>
        <w:rPr>
          <w:del w:id="258" w:author="INDIA" w:date="2023-05-16T09:06:00Z"/>
          <w:rFonts w:eastAsiaTheme="minorEastAsia"/>
          <w:lang w:eastAsia="zh-CN"/>
        </w:rPr>
      </w:pPr>
      <w:del w:id="259" w:author="INDIA" w:date="2023-05-16T09:06:00Z">
        <w:r w:rsidDel="00FC5736">
          <w:rPr>
            <w:rFonts w:eastAsiaTheme="minorEastAsia"/>
            <w:lang w:eastAsia="zh-CN"/>
          </w:rPr>
          <w:delText>[The target value is TBD.]</w:delText>
        </w:r>
      </w:del>
    </w:p>
    <w:p w14:paraId="6C203318" w14:textId="48F40CC3" w:rsidR="003A5357" w:rsidDel="00FC5736" w:rsidRDefault="003A5357" w:rsidP="003A5357">
      <w:pPr>
        <w:rPr>
          <w:del w:id="260" w:author="INDIA" w:date="2023-05-16T09:06:00Z"/>
          <w:rFonts w:eastAsiaTheme="minorEastAsia"/>
          <w:lang w:eastAsia="zh-CN"/>
        </w:rPr>
      </w:pPr>
    </w:p>
    <w:p w14:paraId="2A550253" w14:textId="21135532" w:rsidR="003A5357" w:rsidDel="00FC5736" w:rsidRDefault="003A5357" w:rsidP="003A5357">
      <w:pPr>
        <w:rPr>
          <w:del w:id="261" w:author="INDIA" w:date="2023-05-16T09:06:00Z"/>
          <w:rFonts w:eastAsia="Malgun Gothic"/>
          <w:i/>
          <w:iCs/>
          <w:lang w:eastAsia="ko-KR"/>
        </w:rPr>
      </w:pPr>
      <w:del w:id="262" w:author="INDIA" w:date="2023-05-16T09:06:00Z">
        <w:r w:rsidDel="00FC5736">
          <w:rPr>
            <w:rFonts w:eastAsia="Malgun Gothic"/>
            <w:i/>
            <w:iCs/>
            <w:highlight w:val="yellow"/>
            <w:lang w:eastAsia="ko-KR"/>
          </w:rPr>
          <w:delText>[CG Convener’s note: Three options were received to the CG. It should be discussed further at WP 5D #44.]</w:delText>
        </w:r>
      </w:del>
    </w:p>
    <w:p w14:paraId="1A47057E" w14:textId="1B311DEC" w:rsidR="003A5357" w:rsidDel="00FC5736" w:rsidRDefault="003A5357" w:rsidP="003A5357">
      <w:pPr>
        <w:rPr>
          <w:del w:id="263" w:author="INDIA" w:date="2023-05-16T09:06:00Z"/>
          <w:rFonts w:eastAsiaTheme="minorEastAsia"/>
          <w:i/>
          <w:lang w:eastAsia="zh-CN"/>
        </w:rPr>
      </w:pPr>
      <w:del w:id="264" w:author="INDIA" w:date="2023-05-16T09:06:00Z">
        <w:r w:rsidDel="00FC5736">
          <w:rPr>
            <w:rFonts w:eastAsiaTheme="minorEastAsia"/>
            <w:i/>
            <w:highlight w:val="yellow"/>
            <w:lang w:eastAsia="zh-CN"/>
          </w:rPr>
          <w:delText>[Option 1, CG-4 Japan]</w:delText>
        </w:r>
      </w:del>
    </w:p>
    <w:p w14:paraId="31AA765C" w14:textId="51CC3E08" w:rsidR="003A5357" w:rsidDel="00FC5736" w:rsidRDefault="003A5357" w:rsidP="003A5357">
      <w:pPr>
        <w:rPr>
          <w:del w:id="265" w:author="INDIA" w:date="2023-05-16T09:06:00Z"/>
          <w:rFonts w:eastAsiaTheme="minorEastAsia"/>
          <w:lang w:eastAsia="zh-CN"/>
        </w:rPr>
      </w:pPr>
      <w:del w:id="266" w:author="INDIA" w:date="2023-05-16T09:06:00Z">
        <w:r w:rsidDel="00FC5736">
          <w:rPr>
            <w:rFonts w:eastAsiaTheme="minorEastAsia"/>
            <w:lang w:eastAsia="zh-CN"/>
          </w:rPr>
          <w:delText xml:space="preserve">[Coverage refers to the delivery of services with the required quality metrics to end-users over a desired area of service, so that users can benefit from the expected services in both uplink and downlink directions.] </w:delText>
        </w:r>
      </w:del>
    </w:p>
    <w:p w14:paraId="738B7B1D" w14:textId="698452ED" w:rsidR="003A5357" w:rsidDel="00FC5736" w:rsidRDefault="003A5357" w:rsidP="003A5357">
      <w:pPr>
        <w:rPr>
          <w:del w:id="267" w:author="INDIA" w:date="2023-05-16T09:06:00Z"/>
          <w:rFonts w:eastAsiaTheme="minorEastAsia"/>
          <w:lang w:eastAsia="zh-CN"/>
        </w:rPr>
      </w:pPr>
      <w:del w:id="268" w:author="INDIA" w:date="2023-05-16T09:06:00Z">
        <w:r w:rsidDel="00FC5736">
          <w:rPr>
            <w:rFonts w:eastAsiaTheme="minorEastAsia"/>
            <w:lang w:eastAsia="zh-CN"/>
          </w:rPr>
          <w:delText>[Coverage can be [quantified]/[qualitative] and depends on a variety of parameters such as the availability [and characteristics] of the spectrum used to deliver the applications and services, the characteristics of the networks and devices used, the radio access interface and other physical layer elements determining the maximum [acceptable/achievable] path loss. ]</w:delText>
        </w:r>
      </w:del>
    </w:p>
    <w:p w14:paraId="48FF039E" w14:textId="054D3835" w:rsidR="003A5357" w:rsidDel="00FC5736" w:rsidRDefault="003A5357" w:rsidP="003A5357">
      <w:pPr>
        <w:rPr>
          <w:del w:id="269" w:author="INDIA" w:date="2023-05-16T09:06:00Z"/>
          <w:rFonts w:eastAsiaTheme="minorEastAsia"/>
          <w:lang w:eastAsia="zh-CN"/>
        </w:rPr>
      </w:pPr>
      <w:del w:id="270" w:author="INDIA" w:date="2023-05-16T09:06:00Z">
        <w:r w:rsidDel="00FC5736">
          <w:rPr>
            <w:rFonts w:eastAsiaTheme="minorEastAsia"/>
            <w:lang w:eastAsia="zh-CN"/>
          </w:rPr>
          <w:delText>[Meeting objectives of wide [and global] coverage may require the interconnection/interworking of a variety of networks [(both terrestrial and non-terrestrial) interoperating in a seamless manner].</w:delText>
        </w:r>
      </w:del>
    </w:p>
    <w:p w14:paraId="7A3A9671" w14:textId="782FAA20" w:rsidR="003A5357" w:rsidDel="00FC5736" w:rsidRDefault="003A5357" w:rsidP="003A5357">
      <w:pPr>
        <w:rPr>
          <w:del w:id="271" w:author="INDIA" w:date="2023-05-16T09:06:00Z"/>
          <w:rFonts w:eastAsiaTheme="minorEastAsia"/>
          <w:lang w:eastAsia="zh-CN"/>
        </w:rPr>
      </w:pPr>
      <w:del w:id="272" w:author="INDIA" w:date="2023-05-16T09:06:00Z">
        <w:r w:rsidDel="00FC5736">
          <w:rPr>
            <w:rFonts w:eastAsiaTheme="minorEastAsia"/>
            <w:lang w:eastAsia="zh-CN"/>
          </w:rPr>
          <w:delText>[The target value is TBD.]</w:delText>
        </w:r>
      </w:del>
    </w:p>
    <w:p w14:paraId="34AA6948" w14:textId="77B6DB24" w:rsidR="003A5357" w:rsidDel="00FC5736" w:rsidRDefault="003A5357" w:rsidP="003A5357">
      <w:pPr>
        <w:rPr>
          <w:del w:id="273" w:author="INDIA" w:date="2023-05-16T09:06:00Z"/>
          <w:rFonts w:eastAsiaTheme="minorEastAsia"/>
          <w:i/>
          <w:lang w:eastAsia="zh-CN"/>
        </w:rPr>
      </w:pPr>
      <w:del w:id="274" w:author="INDIA" w:date="2023-05-16T09:06:00Z">
        <w:r w:rsidDel="00FC5736">
          <w:rPr>
            <w:rFonts w:eastAsiaTheme="minorEastAsia"/>
            <w:i/>
            <w:highlight w:val="yellow"/>
            <w:lang w:eastAsia="zh-CN"/>
          </w:rPr>
          <w:delText>[Option 2, CG-9 ARS]</w:delText>
        </w:r>
      </w:del>
    </w:p>
    <w:p w14:paraId="0895CF4B" w14:textId="10A93976" w:rsidR="003A5357" w:rsidDel="00FC5736" w:rsidRDefault="003A5357" w:rsidP="003A5357">
      <w:pPr>
        <w:rPr>
          <w:del w:id="275" w:author="INDIA" w:date="2023-05-16T09:06:00Z"/>
          <w:rFonts w:eastAsiaTheme="minorEastAsia"/>
          <w:lang w:eastAsia="zh-CN"/>
        </w:rPr>
      </w:pPr>
      <w:del w:id="276" w:author="INDIA" w:date="2023-05-16T09:06:00Z">
        <w:r w:rsidDel="00FC5736">
          <w:rPr>
            <w:rFonts w:eastAsiaTheme="minorEastAsia"/>
            <w:lang w:eastAsia="zh-CN"/>
          </w:rPr>
          <w:delText xml:space="preserve"> [Coverage refers to the delivery of services with the required quality metrics to end-users over a desired area of service, so that users can benefit from the expected services in both uplink and downlink directions.] </w:delText>
        </w:r>
      </w:del>
    </w:p>
    <w:p w14:paraId="763E2571" w14:textId="0DAA496E" w:rsidR="003A5357" w:rsidDel="00FC5736" w:rsidRDefault="003A5357" w:rsidP="003A5357">
      <w:pPr>
        <w:rPr>
          <w:del w:id="277" w:author="INDIA" w:date="2023-05-16T09:06:00Z"/>
          <w:rFonts w:eastAsiaTheme="minorEastAsia"/>
          <w:lang w:eastAsia="zh-CN"/>
        </w:rPr>
      </w:pPr>
      <w:del w:id="278" w:author="INDIA" w:date="2023-05-16T09:06:00Z">
        <w:r w:rsidDel="00FC5736">
          <w:rPr>
            <w:rFonts w:eastAsiaTheme="minorEastAsia"/>
            <w:lang w:eastAsia="zh-CN"/>
          </w:rPr>
          <w:delText>[Coverage can be [quantified]/[qualitative] and depends on a variety of parameters such as the availability [and characteristics</w:delText>
        </w:r>
      </w:del>
      <w:ins w:id="279" w:author="CG-9 (ARS)" w:date="2023-04-27T09:45:00Z">
        <w:del w:id="280" w:author="INDIA" w:date="2023-05-16T09:06:00Z">
          <w:r w:rsidDel="00FC5736">
            <w:rPr>
              <w:rFonts w:eastAsiaTheme="minorEastAsia"/>
              <w:lang w:eastAsia="zh-CN"/>
            </w:rPr>
            <w:delText>properties</w:delText>
          </w:r>
        </w:del>
      </w:ins>
      <w:del w:id="281" w:author="INDIA" w:date="2023-05-16T09:06:00Z">
        <w:r w:rsidDel="00FC5736">
          <w:rPr>
            <w:rFonts w:eastAsiaTheme="minorEastAsia"/>
            <w:lang w:eastAsia="zh-CN"/>
          </w:rPr>
          <w:delText>] of the spectrum used to deliver the applications and services, the characteristics of the networks and devices used, the radio access interface and other physical layer elements determining the maximum [acceptable/achievable] path loss. ]</w:delText>
        </w:r>
      </w:del>
    </w:p>
    <w:p w14:paraId="492F5EE7" w14:textId="3F9D1F0B" w:rsidR="003A5357" w:rsidDel="00FC5736" w:rsidRDefault="003A5357" w:rsidP="003A5357">
      <w:pPr>
        <w:rPr>
          <w:del w:id="282" w:author="INDIA" w:date="2023-05-16T09:06:00Z"/>
          <w:rFonts w:eastAsiaTheme="minorEastAsia"/>
          <w:lang w:eastAsia="zh-CN"/>
        </w:rPr>
      </w:pPr>
      <w:del w:id="283" w:author="INDIA" w:date="2023-05-16T09:06:00Z">
        <w:r w:rsidDel="00FC5736">
          <w:rPr>
            <w:rFonts w:eastAsiaTheme="minorEastAsia"/>
            <w:lang w:eastAsia="zh-CN"/>
          </w:rPr>
          <w:delText>[Meeting objectives of wide [and global] coverage may</w:delText>
        </w:r>
      </w:del>
      <w:ins w:id="284" w:author="CG-9 (ARS)" w:date="2023-04-27T09:46:00Z">
        <w:del w:id="285" w:author="INDIA" w:date="2023-05-16T09:06:00Z">
          <w:r w:rsidDel="00FC5736">
            <w:rPr>
              <w:rFonts w:eastAsiaTheme="minorEastAsia"/>
              <w:lang w:eastAsia="zh-CN"/>
            </w:rPr>
            <w:delText>is expected to</w:delText>
          </w:r>
        </w:del>
      </w:ins>
      <w:del w:id="286" w:author="INDIA" w:date="2023-05-16T09:06:00Z">
        <w:r w:rsidDel="00FC5736">
          <w:rPr>
            <w:rFonts w:eastAsiaTheme="minorEastAsia"/>
            <w:lang w:eastAsia="zh-CN"/>
          </w:rPr>
          <w:delText> require</w:delText>
        </w:r>
      </w:del>
      <w:ins w:id="287" w:author="CG-9 (ARS)" w:date="2023-04-27T09:46:00Z">
        <w:del w:id="288" w:author="INDIA" w:date="2023-05-16T09:06:00Z">
          <w:r w:rsidDel="00FC5736">
            <w:rPr>
              <w:rFonts w:eastAsiaTheme="minorEastAsia"/>
              <w:lang w:eastAsia="zh-CN"/>
            </w:rPr>
            <w:delText>rely on</w:delText>
          </w:r>
        </w:del>
      </w:ins>
      <w:del w:id="289" w:author="INDIA" w:date="2023-05-16T09:06:00Z">
        <w:r w:rsidDel="00FC5736">
          <w:rPr>
            <w:rFonts w:eastAsiaTheme="minorEastAsia"/>
            <w:lang w:eastAsia="zh-CN"/>
          </w:rPr>
          <w:delText xml:space="preserve"> the</w:delText>
        </w:r>
      </w:del>
      <w:ins w:id="290" w:author="CG-9 (ARS)" w:date="2023-04-27T09:46:00Z">
        <w:del w:id="291" w:author="INDIA" w:date="2023-05-16T09:06:00Z">
          <w:r w:rsidDel="00FC5736">
            <w:rPr>
              <w:rFonts w:eastAsiaTheme="minorEastAsia"/>
              <w:lang w:eastAsia="zh-CN"/>
            </w:rPr>
            <w:delText xml:space="preserve"> seamless</w:delText>
          </w:r>
        </w:del>
      </w:ins>
      <w:del w:id="292" w:author="INDIA" w:date="2023-05-16T09:06:00Z">
        <w:r w:rsidDel="00FC5736">
          <w:rPr>
            <w:rFonts w:eastAsiaTheme="minorEastAsia"/>
            <w:lang w:eastAsia="zh-CN"/>
          </w:rPr>
          <w:delText xml:space="preserve"> interconnection/interworking of a variety of </w:delText>
        </w:r>
      </w:del>
      <w:ins w:id="293" w:author="CG-9 (ARS)" w:date="2023-04-27T09:47:00Z">
        <w:del w:id="294" w:author="INDIA" w:date="2023-05-16T09:06:00Z">
          <w:r w:rsidDel="00FC5736">
            <w:rPr>
              <w:rFonts w:eastAsiaTheme="minorEastAsia"/>
              <w:lang w:eastAsia="zh-CN"/>
            </w:rPr>
            <w:delText xml:space="preserve">terrestrial and non-terrestrial </w:delText>
          </w:r>
        </w:del>
      </w:ins>
      <w:del w:id="295" w:author="INDIA" w:date="2023-05-16T09:06:00Z">
        <w:r w:rsidDel="00FC5736">
          <w:rPr>
            <w:rFonts w:eastAsiaTheme="minorEastAsia"/>
            <w:lang w:eastAsia="zh-CN"/>
          </w:rPr>
          <w:delText>networks [(both terrestrial and non-terrestrial) interoperating in a seamless manner].</w:delText>
        </w:r>
      </w:del>
    </w:p>
    <w:p w14:paraId="3958B1B0" w14:textId="299F7C83" w:rsidR="003A5357" w:rsidDel="00FC5736" w:rsidRDefault="003A5357" w:rsidP="003A5357">
      <w:pPr>
        <w:rPr>
          <w:del w:id="296" w:author="INDIA" w:date="2023-05-16T09:06:00Z"/>
          <w:rFonts w:eastAsiaTheme="minorEastAsia"/>
          <w:lang w:eastAsia="zh-CN"/>
        </w:rPr>
      </w:pPr>
      <w:del w:id="297" w:author="INDIA" w:date="2023-05-16T09:06:00Z">
        <w:r w:rsidDel="00FC5736">
          <w:rPr>
            <w:rFonts w:eastAsiaTheme="minorEastAsia"/>
            <w:lang w:eastAsia="zh-CN"/>
          </w:rPr>
          <w:delText>[The target value is TBD.]</w:delText>
        </w:r>
      </w:del>
    </w:p>
    <w:p w14:paraId="1AA58AC0" w14:textId="348C6B33" w:rsidR="003A5357" w:rsidDel="00FC5736" w:rsidRDefault="003A5357" w:rsidP="003A5357">
      <w:pPr>
        <w:rPr>
          <w:del w:id="298" w:author="INDIA" w:date="2023-05-16T09:06:00Z"/>
          <w:rFonts w:eastAsiaTheme="minorEastAsia"/>
          <w:i/>
          <w:highlight w:val="yellow"/>
          <w:lang w:eastAsia="zh-CN"/>
        </w:rPr>
      </w:pPr>
      <w:del w:id="299" w:author="INDIA" w:date="2023-05-16T09:06:00Z">
        <w:r w:rsidDel="00FC5736">
          <w:rPr>
            <w:rFonts w:eastAsiaTheme="minorEastAsia"/>
            <w:i/>
            <w:highlight w:val="yellow"/>
            <w:lang w:eastAsia="zh-CN"/>
          </w:rPr>
          <w:delText>[Option 3, CG-10 IND]</w:delText>
        </w:r>
      </w:del>
    </w:p>
    <w:p w14:paraId="5BC8AB1C" w14:textId="091E1043" w:rsidR="003A5357" w:rsidRDefault="003A5357" w:rsidP="003A5357">
      <w:pPr>
        <w:rPr>
          <w:rFonts w:eastAsiaTheme="minorEastAsia"/>
          <w:lang w:eastAsia="zh-CN"/>
        </w:rPr>
      </w:pPr>
      <w:del w:id="300" w:author="CG-10 (IND)" w:date="2023-04-27T09:55:00Z">
        <w:r>
          <w:rPr>
            <w:rFonts w:eastAsiaTheme="minorEastAsia"/>
            <w:lang w:eastAsia="zh-CN"/>
          </w:rPr>
          <w:delText>[</w:delText>
        </w:r>
      </w:del>
      <w:r>
        <w:rPr>
          <w:rFonts w:eastAsiaTheme="minorEastAsia"/>
          <w:lang w:eastAsia="zh-CN"/>
        </w:rPr>
        <w:t xml:space="preserve">Coverage refers to the delivery of services with the required quality metrics to end-users over a desired </w:t>
      </w:r>
      <w:ins w:id="301" w:author="INDIA" w:date="2023-05-16T12:11:00Z">
        <w:r w:rsidR="00662C19">
          <w:rPr>
            <w:rFonts w:eastAsiaTheme="minorEastAsia"/>
            <w:lang w:eastAsia="zh-CN"/>
          </w:rPr>
          <w:t xml:space="preserve">geographical </w:t>
        </w:r>
      </w:ins>
      <w:r>
        <w:rPr>
          <w:rFonts w:eastAsiaTheme="minorEastAsia"/>
          <w:lang w:eastAsia="zh-CN"/>
        </w:rPr>
        <w:t>area of service, so that users can benefit from the expected services in both uplink and downlink directions.</w:t>
      </w:r>
      <w:del w:id="302" w:author="CG-10 (IND)" w:date="2023-04-27T09:55:00Z">
        <w:r>
          <w:rPr>
            <w:rFonts w:eastAsiaTheme="minorEastAsia"/>
            <w:lang w:eastAsia="zh-CN"/>
          </w:rPr>
          <w:delText>]</w:delText>
        </w:r>
      </w:del>
      <w:r>
        <w:rPr>
          <w:rFonts w:eastAsiaTheme="minorEastAsia"/>
          <w:lang w:eastAsia="zh-CN"/>
        </w:rPr>
        <w:t xml:space="preserve"> </w:t>
      </w:r>
    </w:p>
    <w:p w14:paraId="3C593653" w14:textId="47B462CC" w:rsidR="003A5357" w:rsidRDefault="003A5357" w:rsidP="003A5357">
      <w:pPr>
        <w:rPr>
          <w:rFonts w:eastAsiaTheme="minorEastAsia"/>
          <w:lang w:eastAsia="zh-CN"/>
        </w:rPr>
      </w:pPr>
      <w:del w:id="303" w:author="CG-10 (IND)" w:date="2023-04-27T09:55:00Z">
        <w:r>
          <w:rPr>
            <w:rFonts w:eastAsiaTheme="minorEastAsia"/>
            <w:lang w:eastAsia="zh-CN"/>
          </w:rPr>
          <w:delText>[</w:delText>
        </w:r>
      </w:del>
      <w:r>
        <w:rPr>
          <w:rFonts w:eastAsiaTheme="minorEastAsia"/>
          <w:lang w:eastAsia="zh-CN"/>
        </w:rPr>
        <w:t xml:space="preserve">Coverage can be </w:t>
      </w:r>
      <w:del w:id="304" w:author="CG-10 (IND)" w:date="2023-04-27T09:55:00Z">
        <w:r>
          <w:rPr>
            <w:rFonts w:eastAsiaTheme="minorEastAsia"/>
            <w:lang w:eastAsia="zh-CN"/>
          </w:rPr>
          <w:delText>[</w:delText>
        </w:r>
      </w:del>
      <w:r>
        <w:rPr>
          <w:rFonts w:eastAsiaTheme="minorEastAsia"/>
          <w:lang w:eastAsia="zh-CN"/>
        </w:rPr>
        <w:t>quantified</w:t>
      </w:r>
      <w:del w:id="305" w:author="CG-10 (IND)" w:date="2023-04-27T09:55:00Z">
        <w:r>
          <w:rPr>
            <w:rFonts w:eastAsiaTheme="minorEastAsia"/>
            <w:lang w:eastAsia="zh-CN"/>
          </w:rPr>
          <w:delText>]/[qualitative]</w:delText>
        </w:r>
      </w:del>
      <w:r>
        <w:rPr>
          <w:rFonts w:eastAsiaTheme="minorEastAsia"/>
          <w:lang w:eastAsia="zh-CN"/>
        </w:rPr>
        <w:t xml:space="preserve"> and depends on a variety of parameters such as the availability [and characteristics] of the spectrum used to deliver the applications and services, the characteristics of the networks and devices used, the radio access interface and other physical layer elements determining the maximum </w:t>
      </w:r>
      <w:del w:id="306" w:author="CG-10 (IND)" w:date="2023-04-27T09:55:00Z">
        <w:r>
          <w:rPr>
            <w:rFonts w:eastAsiaTheme="minorEastAsia"/>
            <w:lang w:eastAsia="zh-CN"/>
          </w:rPr>
          <w:delText>[</w:delText>
        </w:r>
      </w:del>
      <w:r>
        <w:rPr>
          <w:rFonts w:eastAsiaTheme="minorEastAsia"/>
          <w:lang w:eastAsia="zh-CN"/>
        </w:rPr>
        <w:t>acceptable</w:t>
      </w:r>
      <w:del w:id="307" w:author="CG-10 (IND)" w:date="2023-04-27T09:55:00Z">
        <w:r>
          <w:rPr>
            <w:rFonts w:eastAsiaTheme="minorEastAsia"/>
            <w:lang w:eastAsia="zh-CN"/>
          </w:rPr>
          <w:delText>/achievable]</w:delText>
        </w:r>
      </w:del>
      <w:r>
        <w:rPr>
          <w:rFonts w:eastAsiaTheme="minorEastAsia"/>
          <w:lang w:eastAsia="zh-CN"/>
        </w:rPr>
        <w:t xml:space="preserve"> </w:t>
      </w:r>
      <w:del w:id="308" w:author="INDIA" w:date="2023-05-16T12:09:00Z">
        <w:r w:rsidDel="00E22303">
          <w:rPr>
            <w:rFonts w:eastAsiaTheme="minorEastAsia"/>
            <w:lang w:eastAsia="zh-CN"/>
          </w:rPr>
          <w:delText>path</w:delText>
        </w:r>
      </w:del>
      <w:ins w:id="309" w:author="INDIA" w:date="2023-05-16T12:08:00Z">
        <w:r w:rsidR="00E22303">
          <w:rPr>
            <w:rFonts w:eastAsiaTheme="minorEastAsia"/>
            <w:lang w:eastAsia="zh-CN"/>
          </w:rPr>
          <w:t>coupling</w:t>
        </w:r>
      </w:ins>
      <w:r>
        <w:rPr>
          <w:rFonts w:eastAsiaTheme="minorEastAsia"/>
          <w:lang w:eastAsia="zh-CN"/>
        </w:rPr>
        <w:t xml:space="preserve"> loss</w:t>
      </w:r>
      <w:ins w:id="310" w:author="CG-10 (IND)" w:date="2023-04-27T09:55:00Z">
        <w:r>
          <w:rPr>
            <w:rFonts w:eastAsiaTheme="minorEastAsia"/>
            <w:lang w:eastAsia="zh-CN"/>
          </w:rPr>
          <w:t xml:space="preserve"> or as a specific minimum throughput at cell ed</w:t>
        </w:r>
      </w:ins>
      <w:ins w:id="311" w:author="CG-10 (IND)" w:date="2023-04-27T09:56:00Z">
        <w:r>
          <w:rPr>
            <w:rFonts w:eastAsiaTheme="minorEastAsia"/>
            <w:lang w:eastAsia="zh-CN"/>
          </w:rPr>
          <w:t>ge distance</w:t>
        </w:r>
      </w:ins>
      <w:r>
        <w:rPr>
          <w:rFonts w:eastAsiaTheme="minorEastAsia"/>
          <w:lang w:eastAsia="zh-CN"/>
        </w:rPr>
        <w:t>.</w:t>
      </w:r>
      <w:del w:id="312" w:author="CG-10 (IND)" w:date="2023-04-27T09:56:00Z">
        <w:r>
          <w:rPr>
            <w:rFonts w:eastAsiaTheme="minorEastAsia"/>
            <w:lang w:eastAsia="zh-CN"/>
          </w:rPr>
          <w:delText xml:space="preserve"> ]</w:delText>
        </w:r>
      </w:del>
    </w:p>
    <w:p w14:paraId="4585F03C" w14:textId="77777777" w:rsidR="003A5357" w:rsidRDefault="003A5357" w:rsidP="003A5357">
      <w:pPr>
        <w:rPr>
          <w:rFonts w:eastAsiaTheme="minorEastAsia"/>
          <w:lang w:eastAsia="zh-CN"/>
        </w:rPr>
      </w:pPr>
      <w:del w:id="313" w:author="CG-10 (IND)" w:date="2023-04-27T09:56:00Z">
        <w:r>
          <w:rPr>
            <w:rFonts w:eastAsiaTheme="minorEastAsia"/>
            <w:lang w:eastAsia="zh-CN"/>
          </w:rPr>
          <w:delText>[Meeting objectives of wide [and global] coverage may require the interconnection/interworking of a variety of networks [(both terrestrial and non-terrestrial) interoperating in a seamless manner].</w:delText>
        </w:r>
      </w:del>
    </w:p>
    <w:p w14:paraId="3E5DFEB8" w14:textId="1DE8ACFB" w:rsidR="003A5357" w:rsidRDefault="003A5357" w:rsidP="003A5357">
      <w:pPr>
        <w:rPr>
          <w:rFonts w:eastAsiaTheme="minorEastAsia"/>
          <w:lang w:eastAsia="zh-CN"/>
        </w:rPr>
      </w:pPr>
      <w:del w:id="314" w:author="CG-10 (IND)" w:date="2023-04-27T09:56:00Z">
        <w:r>
          <w:rPr>
            <w:rFonts w:eastAsiaTheme="minorEastAsia"/>
            <w:lang w:eastAsia="zh-CN"/>
          </w:rPr>
          <w:delText>[</w:delText>
        </w:r>
      </w:del>
      <w:r>
        <w:rPr>
          <w:rFonts w:eastAsiaTheme="minorEastAsia"/>
          <w:lang w:eastAsia="zh-CN"/>
        </w:rPr>
        <w:t xml:space="preserve">The target value </w:t>
      </w:r>
      <w:ins w:id="315" w:author="CG-10 (IND)" w:date="2023-04-27T09:56:00Z">
        <w:r>
          <w:rPr>
            <w:rFonts w:eastAsiaTheme="minorEastAsia"/>
            <w:lang w:eastAsia="zh-CN"/>
          </w:rPr>
          <w:t>for</w:t>
        </w:r>
      </w:ins>
      <w:del w:id="316" w:author="CG-10 (IND)" w:date="2023-04-27T09:56:00Z">
        <w:r>
          <w:rPr>
            <w:rFonts w:eastAsiaTheme="minorEastAsia"/>
            <w:lang w:eastAsia="zh-CN"/>
          </w:rPr>
          <w:delText>is TBD.]</w:delText>
        </w:r>
      </w:del>
      <w:ins w:id="317" w:author="CG-10 (IND)" w:date="2023-04-27T09:56:00Z">
        <w:r>
          <w:rPr>
            <w:rFonts w:eastAsiaTheme="minorEastAsia"/>
            <w:lang w:eastAsia="zh-CN"/>
          </w:rPr>
          <w:t xml:space="preserve"> </w:t>
        </w:r>
      </w:ins>
      <w:ins w:id="318" w:author="INDIA" w:date="2023-05-16T12:09:00Z">
        <w:r w:rsidR="00E22303">
          <w:rPr>
            <w:rFonts w:eastAsiaTheme="minorEastAsia"/>
            <w:lang w:eastAsia="zh-CN"/>
          </w:rPr>
          <w:t xml:space="preserve">maximum coupling </w:t>
        </w:r>
      </w:ins>
      <w:ins w:id="319" w:author="CG-10 (IND)" w:date="2023-04-27T09:56:00Z">
        <w:del w:id="320" w:author="INDIA" w:date="2023-05-16T12:09:00Z">
          <w:r w:rsidDel="00E22303">
            <w:rPr>
              <w:rFonts w:eastAsiaTheme="minorEastAsia"/>
              <w:lang w:eastAsia="zh-CN"/>
            </w:rPr>
            <w:delText xml:space="preserve">path </w:delText>
          </w:r>
        </w:del>
        <w:r>
          <w:rPr>
            <w:rFonts w:eastAsiaTheme="minorEastAsia"/>
            <w:lang w:eastAsia="zh-CN"/>
          </w:rPr>
          <w:t xml:space="preserve">loss </w:t>
        </w:r>
      </w:ins>
      <w:ins w:id="321" w:author="INDIA" w:date="2023-05-16T09:06:00Z">
        <w:r w:rsidR="00FC5736">
          <w:rPr>
            <w:rFonts w:eastAsiaTheme="minorEastAsia"/>
            <w:lang w:eastAsia="zh-CN"/>
          </w:rPr>
          <w:t xml:space="preserve">is </w:t>
        </w:r>
      </w:ins>
      <w:ins w:id="322" w:author="INDIA" w:date="2023-05-16T10:34:00Z">
        <w:r w:rsidR="007527DF">
          <w:rPr>
            <w:rFonts w:eastAsiaTheme="minorEastAsia"/>
            <w:lang w:eastAsia="zh-CN"/>
          </w:rPr>
          <w:t>[</w:t>
        </w:r>
      </w:ins>
      <w:ins w:id="323" w:author="INDIA" w:date="2023-05-16T09:07:00Z">
        <w:r w:rsidR="00FC5736">
          <w:rPr>
            <w:rFonts w:eastAsiaTheme="minorEastAsia"/>
            <w:lang w:eastAsia="zh-CN"/>
          </w:rPr>
          <w:t>140</w:t>
        </w:r>
      </w:ins>
      <w:ins w:id="324" w:author="INDIA" w:date="2023-05-16T12:09:00Z">
        <w:r w:rsidR="00E22303">
          <w:rPr>
            <w:rFonts w:eastAsiaTheme="minorEastAsia"/>
            <w:lang w:eastAsia="zh-CN"/>
          </w:rPr>
          <w:t>-160</w:t>
        </w:r>
      </w:ins>
      <w:ins w:id="325" w:author="INDIA" w:date="2023-05-16T10:34:00Z">
        <w:r w:rsidR="007527DF">
          <w:rPr>
            <w:rFonts w:eastAsiaTheme="minorEastAsia"/>
            <w:lang w:eastAsia="zh-CN"/>
          </w:rPr>
          <w:t>]</w:t>
        </w:r>
      </w:ins>
      <w:ins w:id="326" w:author="INDIA" w:date="2023-05-16T12:09:00Z">
        <w:r w:rsidR="00E22303">
          <w:rPr>
            <w:rFonts w:eastAsiaTheme="minorEastAsia"/>
            <w:lang w:eastAsia="zh-CN"/>
          </w:rPr>
          <w:t xml:space="preserve"> </w:t>
        </w:r>
      </w:ins>
      <w:ins w:id="327" w:author="INDIA" w:date="2023-05-16T09:07:00Z">
        <w:r w:rsidR="00FC5736">
          <w:rPr>
            <w:rFonts w:eastAsiaTheme="minorEastAsia"/>
            <w:lang w:eastAsia="zh-CN"/>
          </w:rPr>
          <w:t xml:space="preserve">dB </w:t>
        </w:r>
      </w:ins>
      <w:ins w:id="328" w:author="CG-10 (IND)" w:date="2023-04-27T09:56:00Z">
        <w:r>
          <w:rPr>
            <w:rFonts w:eastAsiaTheme="minorEastAsia"/>
            <w:lang w:eastAsia="zh-CN"/>
          </w:rPr>
          <w:t xml:space="preserve">or minimum throughput is </w:t>
        </w:r>
      </w:ins>
      <w:ins w:id="329" w:author="INDIA" w:date="2023-05-16T10:34:00Z">
        <w:r w:rsidR="007527DF">
          <w:rPr>
            <w:rFonts w:eastAsiaTheme="minorEastAsia"/>
            <w:lang w:eastAsia="zh-CN"/>
          </w:rPr>
          <w:t>[</w:t>
        </w:r>
      </w:ins>
      <w:ins w:id="330" w:author="INDIA" w:date="2023-05-16T12:09:00Z">
        <w:r w:rsidR="00E22303">
          <w:rPr>
            <w:rFonts w:eastAsiaTheme="minorEastAsia"/>
            <w:lang w:eastAsia="zh-CN"/>
          </w:rPr>
          <w:t>0.</w:t>
        </w:r>
      </w:ins>
      <w:ins w:id="331" w:author="INDIA" w:date="2023-05-16T12:11:00Z">
        <w:r w:rsidR="00662C19">
          <w:rPr>
            <w:rFonts w:eastAsiaTheme="minorEastAsia"/>
            <w:lang w:eastAsia="zh-CN"/>
          </w:rPr>
          <w:t>1</w:t>
        </w:r>
      </w:ins>
      <w:ins w:id="332" w:author="INDIA" w:date="2023-05-16T10:34:00Z">
        <w:r w:rsidR="007527DF">
          <w:rPr>
            <w:rFonts w:eastAsiaTheme="minorEastAsia"/>
            <w:lang w:eastAsia="zh-CN"/>
          </w:rPr>
          <w:t>-</w:t>
        </w:r>
      </w:ins>
      <w:ins w:id="333" w:author="INDIA" w:date="2023-05-16T09:07:00Z">
        <w:r w:rsidR="00FC5736">
          <w:rPr>
            <w:rFonts w:eastAsiaTheme="minorEastAsia"/>
            <w:lang w:eastAsia="zh-CN"/>
          </w:rPr>
          <w:t>5</w:t>
        </w:r>
      </w:ins>
      <w:ins w:id="334" w:author="INDIA" w:date="2023-05-16T10:34:00Z">
        <w:r w:rsidR="007527DF">
          <w:rPr>
            <w:rFonts w:eastAsiaTheme="minorEastAsia"/>
            <w:lang w:eastAsia="zh-CN"/>
          </w:rPr>
          <w:t>]</w:t>
        </w:r>
      </w:ins>
      <w:ins w:id="335" w:author="INDIA" w:date="2023-05-16T09:07:00Z">
        <w:r w:rsidR="00FC5736">
          <w:rPr>
            <w:rFonts w:eastAsiaTheme="minorEastAsia"/>
            <w:lang w:eastAsia="zh-CN"/>
          </w:rPr>
          <w:t xml:space="preserve"> </w:t>
        </w:r>
      </w:ins>
      <w:ins w:id="336" w:author="INDIA" w:date="2023-05-16T10:33:00Z">
        <w:r w:rsidR="00E23A12">
          <w:rPr>
            <w:rFonts w:eastAsiaTheme="minorEastAsia"/>
            <w:lang w:eastAsia="zh-CN"/>
          </w:rPr>
          <w:t>G</w:t>
        </w:r>
      </w:ins>
      <w:ins w:id="337" w:author="INDIA" w:date="2023-05-16T09:07:00Z">
        <w:r w:rsidR="00FC5736">
          <w:rPr>
            <w:rFonts w:eastAsiaTheme="minorEastAsia"/>
            <w:lang w:eastAsia="zh-CN"/>
          </w:rPr>
          <w:t>bps</w:t>
        </w:r>
      </w:ins>
      <w:ins w:id="338" w:author="INDIA" w:date="2023-05-16T12:39:00Z">
        <w:r w:rsidR="006A415B">
          <w:rPr>
            <w:rFonts w:eastAsiaTheme="minorEastAsia"/>
            <w:lang w:eastAsia="zh-CN"/>
          </w:rPr>
          <w:t xml:space="preserve"> at </w:t>
        </w:r>
      </w:ins>
      <w:ins w:id="339" w:author="INDIA" w:date="2023-05-16T12:40:00Z">
        <w:r w:rsidR="006A415B">
          <w:rPr>
            <w:rFonts w:eastAsiaTheme="minorEastAsia"/>
            <w:lang w:eastAsia="zh-CN"/>
          </w:rPr>
          <w:t>cell edge distance</w:t>
        </w:r>
      </w:ins>
      <w:ins w:id="340" w:author="CG-10 (IND)" w:date="2023-04-27T09:56:00Z">
        <w:del w:id="341" w:author="INDIA" w:date="2023-05-16T09:07:00Z">
          <w:r w:rsidDel="00FC5736">
            <w:rPr>
              <w:rFonts w:eastAsiaTheme="minorEastAsia"/>
              <w:lang w:eastAsia="zh-CN"/>
            </w:rPr>
            <w:delText>[TBD</w:delText>
          </w:r>
        </w:del>
      </w:ins>
      <w:ins w:id="342" w:author="CG-10 (IND)" w:date="2023-04-27T09:57:00Z">
        <w:del w:id="343" w:author="INDIA" w:date="2023-05-16T09:07:00Z">
          <w:r w:rsidDel="00FC5736">
            <w:rPr>
              <w:rFonts w:eastAsiaTheme="minorEastAsia"/>
              <w:lang w:eastAsia="zh-CN"/>
            </w:rPr>
            <w:delText>]</w:delText>
          </w:r>
        </w:del>
      </w:ins>
    </w:p>
    <w:p w14:paraId="3701B947"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10) </w:t>
      </w:r>
      <w:r>
        <w:rPr>
          <w:rFonts w:ascii="Times New Roman" w:hAnsi="Times New Roman" w:cs="Times New Roman"/>
          <w:lang w:eastAsia="en-US"/>
        </w:rPr>
        <w:tab/>
        <w:t xml:space="preserve">Positioning </w:t>
      </w:r>
    </w:p>
    <w:p w14:paraId="582DA9DD" w14:textId="77777777" w:rsidR="003A5357" w:rsidRDefault="003A5357" w:rsidP="003A5357">
      <w:pPr>
        <w:rPr>
          <w:rFonts w:eastAsiaTheme="minorEastAsia"/>
          <w:lang w:eastAsia="zh-CN"/>
        </w:rPr>
      </w:pPr>
      <w:r>
        <w:rPr>
          <w:rFonts w:eastAsiaTheme="minorEastAsia"/>
          <w:lang w:eastAsia="zh-CN"/>
        </w:rPr>
        <w:t>Positioning is the ability to calculate the approximate position of connected devices. Positioning accuracy is defined as the difference between the calculated horizontal/vertical position and the actual horizontal/vertical position of a device.</w:t>
      </w:r>
    </w:p>
    <w:p w14:paraId="6ADA71A7" w14:textId="77777777" w:rsidR="003A5357" w:rsidRDefault="003A5357" w:rsidP="003A5357">
      <w:pPr>
        <w:rPr>
          <w:rFonts w:eastAsiaTheme="minorEastAsia"/>
          <w:lang w:eastAsia="zh-CN"/>
        </w:rPr>
      </w:pPr>
      <w:r>
        <w:rPr>
          <w:rFonts w:eastAsiaTheme="minorEastAsia"/>
          <w:lang w:eastAsia="zh-CN"/>
        </w:rPr>
        <w:t xml:space="preserve">Target positioning accuracy could be </w:t>
      </w:r>
      <w:r>
        <w:rPr>
          <w:rFonts w:eastAsiaTheme="minorEastAsia"/>
          <w:highlight w:val="yellow"/>
          <w:lang w:eastAsia="zh-CN"/>
        </w:rPr>
        <w:t>[</w:t>
      </w:r>
      <w:r>
        <w:rPr>
          <w:rFonts w:eastAsiaTheme="minorEastAsia"/>
          <w:lang w:eastAsia="zh-CN"/>
        </w:rPr>
        <w:t>1 – 10</w:t>
      </w:r>
      <w:r>
        <w:rPr>
          <w:rFonts w:eastAsiaTheme="minorEastAsia"/>
          <w:highlight w:val="yellow"/>
          <w:lang w:eastAsia="zh-CN"/>
        </w:rPr>
        <w:t>]</w:t>
      </w:r>
      <w:r>
        <w:rPr>
          <w:rFonts w:eastAsiaTheme="minorEastAsia"/>
          <w:lang w:eastAsia="zh-CN"/>
        </w:rPr>
        <w:t xml:space="preserve"> cm .</w:t>
      </w:r>
    </w:p>
    <w:p w14:paraId="594702DC"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11) </w:t>
      </w:r>
      <w:bookmarkStart w:id="344" w:name="_Hlk116589558"/>
      <w:r>
        <w:rPr>
          <w:rFonts w:ascii="Times New Roman" w:hAnsi="Times New Roman" w:cs="Times New Roman"/>
          <w:lang w:eastAsia="en-US"/>
        </w:rPr>
        <w:tab/>
        <w:t xml:space="preserve">Sensing-related capabilities </w:t>
      </w:r>
      <w:bookmarkEnd w:id="344"/>
    </w:p>
    <w:p w14:paraId="1445A10B" w14:textId="77777777" w:rsidR="003A5357" w:rsidRDefault="003A5357" w:rsidP="003A5357">
      <w:pPr>
        <w:rPr>
          <w:rFonts w:eastAsiaTheme="minorEastAsia"/>
          <w:lang w:eastAsia="zh-CN"/>
        </w:rPr>
      </w:pPr>
      <w:r>
        <w:rPr>
          <w:rFonts w:eastAsiaTheme="minorEastAsia"/>
          <w:lang w:eastAsia="zh-CN"/>
        </w:rPr>
        <w:t xml:space="preserve">Sensing-related capabilities refer to the ability to provide certain functionalities in the radio interface including range/velocity/angle estimation, object detection, localization, imaging, mapping, etc. These capabilities could be measured in terms of accuracy, resolution, detection rate, false alarm rate, etc. </w:t>
      </w:r>
    </w:p>
    <w:p w14:paraId="4E3FE4C8" w14:textId="77777777" w:rsidR="003A5357" w:rsidRDefault="003A5357" w:rsidP="003A5357">
      <w:pPr>
        <w:rPr>
          <w:rFonts w:eastAsia="Malgun Gothic"/>
          <w:i/>
          <w:iCs/>
          <w:highlight w:val="yellow"/>
          <w:lang w:eastAsia="ko-KR"/>
        </w:rPr>
      </w:pPr>
      <w:r>
        <w:rPr>
          <w:rFonts w:eastAsia="Malgun Gothic"/>
          <w:i/>
          <w:iCs/>
          <w:highlight w:val="yellow"/>
          <w:lang w:eastAsia="ko-KR"/>
        </w:rPr>
        <w:t>[CG Convener’s note: Option 1 is for qualitative case. Option 2 is for quantitative case. This should be discussed further at WP 5D #44.]</w:t>
      </w:r>
    </w:p>
    <w:p w14:paraId="0438B8EE" w14:textId="77777777" w:rsidR="003A5357" w:rsidRDefault="003A5357" w:rsidP="003A5357">
      <w:pPr>
        <w:rPr>
          <w:ins w:id="345" w:author="CG Convener" w:date="2023-05-06T11:36:00Z"/>
          <w:rFonts w:eastAsiaTheme="minorEastAsia"/>
          <w:highlight w:val="yellow"/>
          <w:lang w:eastAsia="zh-CN"/>
        </w:rPr>
      </w:pPr>
      <w:ins w:id="346" w:author="CG Convener" w:date="2023-05-06T11:36:00Z">
        <w:r>
          <w:rPr>
            <w:rFonts w:eastAsiaTheme="minorEastAsia"/>
            <w:highlight w:val="yellow"/>
            <w:lang w:eastAsia="zh-CN"/>
          </w:rPr>
          <w:t xml:space="preserve">Option 1: </w:t>
        </w:r>
      </w:ins>
      <w:r>
        <w:rPr>
          <w:rFonts w:eastAsiaTheme="minorEastAsia"/>
          <w:strike/>
          <w:highlight w:val="yellow"/>
          <w:lang w:eastAsia="zh-CN"/>
        </w:rPr>
        <w:t>[Target [localization] accuracy of range resolution could be [cm order (and sub-cm)].]</w:t>
      </w:r>
    </w:p>
    <w:p w14:paraId="0F1B47FF" w14:textId="77777777" w:rsidR="003A5357" w:rsidRDefault="003A5357" w:rsidP="003A5357">
      <w:pPr>
        <w:rPr>
          <w:rFonts w:eastAsia="Malgun Gothic"/>
          <w:lang w:eastAsia="ko-KR"/>
        </w:rPr>
      </w:pPr>
      <w:ins w:id="347" w:author="CG Convener" w:date="2023-05-06T11:36:00Z">
        <w:r>
          <w:rPr>
            <w:rFonts w:eastAsia="Malgun Gothic"/>
            <w:highlight w:val="yellow"/>
            <w:lang w:eastAsia="ko-KR"/>
          </w:rPr>
          <w:t xml:space="preserve">Option 2: </w:t>
        </w:r>
      </w:ins>
      <w:r>
        <w:rPr>
          <w:rFonts w:eastAsiaTheme="minorEastAsia"/>
          <w:highlight w:val="yellow"/>
          <w:lang w:eastAsia="zh-CN"/>
        </w:rPr>
        <w:t xml:space="preserve">[Target [localization] accuracy of range resolution could be [cm order (and sub-cm)] </w:t>
      </w:r>
      <w:ins w:id="348" w:author="CG Convener" w:date="2023-05-06T11:37:00Z">
        <w:r>
          <w:rPr>
            <w:rFonts w:eastAsiaTheme="minorEastAsia"/>
            <w:highlight w:val="yellow"/>
            <w:lang w:eastAsia="zh-CN"/>
          </w:rPr>
          <w:t>in 3D and velocity could be [10] kmph.</w:t>
        </w:r>
      </w:ins>
    </w:p>
    <w:p w14:paraId="24A5CAB2"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12)</w:t>
      </w:r>
      <w:r>
        <w:rPr>
          <w:rFonts w:ascii="Times New Roman" w:hAnsi="Times New Roman" w:cs="Times New Roman"/>
          <w:lang w:eastAsia="en-US"/>
        </w:rPr>
        <w:tab/>
      </w:r>
      <w:bookmarkStart w:id="349" w:name="_Hlk116589576"/>
      <w:r>
        <w:rPr>
          <w:rFonts w:ascii="Times New Roman" w:hAnsi="Times New Roman" w:cs="Times New Roman"/>
          <w:lang w:eastAsia="en-US"/>
        </w:rPr>
        <w:t xml:space="preserve">AI-related capabilities </w:t>
      </w:r>
      <w:bookmarkEnd w:id="349"/>
    </w:p>
    <w:p w14:paraId="075DC5F7" w14:textId="77777777" w:rsidR="003A5357" w:rsidRDefault="003A5357" w:rsidP="003A5357">
      <w:pPr>
        <w:rPr>
          <w:rFonts w:eastAsiaTheme="minorEastAsia"/>
          <w:lang w:eastAsia="zh-CN"/>
        </w:rPr>
      </w:pPr>
      <w:r>
        <w:rPr>
          <w:rFonts w:eastAsiaTheme="minorEastAsia"/>
          <w:lang w:eastAsia="zh-CN"/>
        </w:rPr>
        <w:t xml:space="preserve">AI-related capabilities refer to the ability to provide certain functionalities throughout the IMT systems to support AI/ML enabled applications for users </w:t>
      </w:r>
      <w:r>
        <w:rPr>
          <w:rFonts w:eastAsiaTheme="minorEastAsia"/>
          <w:highlight w:val="yellow"/>
          <w:lang w:eastAsia="zh-CN"/>
        </w:rPr>
        <w:t>[</w:t>
      </w:r>
      <w:r>
        <w:rPr>
          <w:rFonts w:eastAsiaTheme="minorEastAsia"/>
          <w:lang w:eastAsia="zh-CN"/>
        </w:rPr>
        <w:t>and to further enhance the communication associated capabilities</w:t>
      </w:r>
      <w:r>
        <w:rPr>
          <w:rFonts w:eastAsiaTheme="minorEastAsia"/>
          <w:highlight w:val="yellow"/>
          <w:lang w:eastAsia="zh-CN"/>
        </w:rPr>
        <w:t>]</w:t>
      </w:r>
      <w:r>
        <w:rPr>
          <w:rFonts w:eastAsiaTheme="minorEastAsia"/>
          <w:lang w:eastAsia="zh-CN"/>
        </w:rPr>
        <w:t>. These capabilities include data collection, distributed AI model training and inference, computing, etc.</w:t>
      </w:r>
    </w:p>
    <w:p w14:paraId="33804A28"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13)</w:t>
      </w:r>
      <w:bookmarkStart w:id="350" w:name="_Hlk117115856"/>
      <w:r>
        <w:rPr>
          <w:rFonts w:ascii="Times New Roman" w:hAnsi="Times New Roman" w:cs="Times New Roman"/>
          <w:lang w:eastAsia="en-US"/>
        </w:rPr>
        <w:t xml:space="preserve"> </w:t>
      </w:r>
      <w:r>
        <w:rPr>
          <w:rFonts w:ascii="Times New Roman" w:hAnsi="Times New Roman" w:cs="Times New Roman"/>
          <w:lang w:eastAsia="en-US"/>
        </w:rPr>
        <w:tab/>
      </w:r>
      <w:bookmarkEnd w:id="350"/>
      <w:r>
        <w:rPr>
          <w:rFonts w:ascii="Times New Roman" w:hAnsi="Times New Roman" w:cs="Times New Roman"/>
          <w:lang w:eastAsia="en-US"/>
        </w:rPr>
        <w:t>Security, privacy and resilience</w:t>
      </w:r>
    </w:p>
    <w:p w14:paraId="5BA9A790" w14:textId="77777777" w:rsidR="003A5357" w:rsidRDefault="003A5357" w:rsidP="003A5357">
      <w:pPr>
        <w:rPr>
          <w:rFonts w:eastAsiaTheme="minorEastAsia"/>
          <w:lang w:eastAsia="zh-CN"/>
        </w:rPr>
      </w:pPr>
      <w:r>
        <w:rPr>
          <w:rFonts w:eastAsiaTheme="minorEastAsia"/>
          <w:lang w:eastAsia="zh-CN"/>
        </w:rPr>
        <w:t xml:space="preserve">Security is defined as preservation of confidentiality, integrity, and availability of information, such as user data and signalling. </w:t>
      </w:r>
    </w:p>
    <w:p w14:paraId="168E20A6" w14:textId="77777777" w:rsidR="003A5357" w:rsidRDefault="003A5357" w:rsidP="003A5357">
      <w:pPr>
        <w:rPr>
          <w:rFonts w:eastAsiaTheme="minorEastAsia"/>
          <w:lang w:eastAsia="zh-CN"/>
        </w:rPr>
      </w:pPr>
      <w:r>
        <w:rPr>
          <w:rFonts w:eastAsiaTheme="minorEastAsia"/>
          <w:lang w:eastAsia="zh-CN"/>
        </w:rPr>
        <w:t xml:space="preserve">Privacy refers to an individual's </w:t>
      </w:r>
      <w:r>
        <w:rPr>
          <w:rFonts w:eastAsiaTheme="minorEastAsia"/>
          <w:highlight w:val="yellow"/>
          <w:lang w:eastAsia="zh-CN"/>
        </w:rPr>
        <w:t>[</w:t>
      </w:r>
      <w:r>
        <w:rPr>
          <w:rFonts w:eastAsiaTheme="minorEastAsia"/>
          <w:lang w:eastAsia="zh-CN"/>
        </w:rPr>
        <w:t>right/ability</w:t>
      </w:r>
      <w:r>
        <w:rPr>
          <w:rFonts w:eastAsiaTheme="minorEastAsia"/>
          <w:highlight w:val="yellow"/>
          <w:lang w:eastAsia="zh-CN"/>
        </w:rPr>
        <w:t>]</w:t>
      </w:r>
      <w:r>
        <w:rPr>
          <w:rFonts w:eastAsiaTheme="minorEastAsia"/>
          <w:lang w:eastAsia="zh-CN"/>
        </w:rPr>
        <w:t xml:space="preserve"> to determine for themselves when, how, and for what purpose their personal information in particular personally identifiable information is processed by others, while end user privacy includes preventing unauthorized user tracking. </w:t>
      </w:r>
    </w:p>
    <w:p w14:paraId="658731E8" w14:textId="77777777" w:rsidR="003A5357" w:rsidRDefault="003A5357" w:rsidP="003A5357">
      <w:pPr>
        <w:rPr>
          <w:rFonts w:eastAsiaTheme="minorEastAsia"/>
          <w:lang w:eastAsia="zh-CN"/>
        </w:rPr>
      </w:pPr>
      <w:r>
        <w:rPr>
          <w:rFonts w:eastAsiaTheme="minorEastAsia"/>
          <w:lang w:eastAsia="zh-CN"/>
        </w:rPr>
        <w:t>Resilience is the ability of the networks and systems to continue operating correctly during and after a natural or man-made disturbance.</w:t>
      </w:r>
    </w:p>
    <w:p w14:paraId="0E927491"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14)</w:t>
      </w:r>
      <w:bookmarkStart w:id="351" w:name="_Hlk116589603"/>
      <w:r>
        <w:rPr>
          <w:rFonts w:ascii="Times New Roman" w:hAnsi="Times New Roman" w:cs="Times New Roman"/>
          <w:lang w:eastAsia="en-US"/>
        </w:rPr>
        <w:tab/>
        <w:t>Sustainability</w:t>
      </w:r>
      <w:bookmarkEnd w:id="351"/>
    </w:p>
    <w:p w14:paraId="238E85A4" w14:textId="77777777" w:rsidR="003A5357" w:rsidRDefault="003A5357" w:rsidP="003A5357">
      <w:pPr>
        <w:rPr>
          <w:rFonts w:eastAsiaTheme="minorEastAsia"/>
          <w:lang w:eastAsia="zh-CN"/>
        </w:rPr>
      </w:pPr>
      <w:r>
        <w:rPr>
          <w:rFonts w:eastAsiaTheme="minorEastAsia"/>
          <w:lang w:eastAsia="zh-CN"/>
        </w:rPr>
        <w:t xml:space="preserve">Sustainability, or more specifically environmental sustainability, refers to the ability of both the network and devices to minimize greenhouse gas emissions and other environmental impacts throughout their life cycle. As important factors, this includes improving energy efficiency, minimizing energy consumption and </w:t>
      </w:r>
      <w:del w:id="352" w:author="INDIA" w:date="2023-05-16T09:07:00Z">
        <w:r w:rsidDel="00FC5736">
          <w:rPr>
            <w:rFonts w:eastAsiaTheme="minorEastAsia"/>
            <w:highlight w:val="yellow"/>
            <w:lang w:eastAsia="zh-CN"/>
          </w:rPr>
          <w:delText>[</w:delText>
        </w:r>
      </w:del>
      <w:r>
        <w:rPr>
          <w:rFonts w:eastAsiaTheme="minorEastAsia"/>
          <w:lang w:eastAsia="zh-CN"/>
        </w:rPr>
        <w:t>minimizing the use of materials and other resources</w:t>
      </w:r>
      <w:del w:id="353" w:author="INDIA" w:date="2023-05-16T09:07:00Z">
        <w:r w:rsidDel="00FC5736">
          <w:rPr>
            <w:rFonts w:eastAsiaTheme="minorEastAsia"/>
            <w:highlight w:val="yellow"/>
            <w:lang w:eastAsia="zh-CN"/>
          </w:rPr>
          <w:delText>]</w:delText>
        </w:r>
      </w:del>
      <w:r>
        <w:rPr>
          <w:rFonts w:eastAsiaTheme="minorEastAsia"/>
          <w:lang w:eastAsia="zh-CN"/>
        </w:rPr>
        <w:t xml:space="preserve">/ </w:t>
      </w:r>
      <w:del w:id="354" w:author="INDIA" w:date="2023-05-16T09:07:00Z">
        <w:r w:rsidDel="00FC5736">
          <w:rPr>
            <w:rFonts w:eastAsiaTheme="minorEastAsia"/>
            <w:highlight w:val="yellow"/>
            <w:lang w:eastAsia="zh-CN"/>
          </w:rPr>
          <w:delText>[</w:delText>
        </w:r>
      </w:del>
      <w:r>
        <w:rPr>
          <w:rFonts w:eastAsiaTheme="minorEastAsia"/>
          <w:lang w:eastAsia="zh-CN"/>
        </w:rPr>
        <w:t>improving architecture designing and manufacturing procedures</w:t>
      </w:r>
      <w:del w:id="355" w:author="INDIA" w:date="2023-05-16T09:07:00Z">
        <w:r w:rsidDel="00FC5736">
          <w:rPr>
            <w:rFonts w:eastAsiaTheme="minorEastAsia"/>
            <w:highlight w:val="yellow"/>
            <w:lang w:eastAsia="zh-CN"/>
          </w:rPr>
          <w:delText>]</w:delText>
        </w:r>
      </w:del>
      <w:r>
        <w:rPr>
          <w:rFonts w:eastAsiaTheme="minorEastAsia"/>
          <w:lang w:eastAsia="zh-CN"/>
        </w:rPr>
        <w:t>, for example by optimizing for longevity, repair, reuse and recycling.</w:t>
      </w:r>
    </w:p>
    <w:p w14:paraId="2DA9A970" w14:textId="77777777" w:rsidR="003A5357" w:rsidRDefault="003A5357" w:rsidP="003A5357">
      <w:pPr>
        <w:pStyle w:val="EditorsNote"/>
        <w:rPr>
          <w:rFonts w:eastAsia="Batang"/>
          <w:highlight w:val="yellow"/>
          <w:lang w:eastAsia="ko-KR"/>
        </w:rPr>
      </w:pPr>
      <w:r>
        <w:rPr>
          <w:highlight w:val="yellow"/>
          <w:lang w:eastAsia="ko-KR"/>
        </w:rPr>
        <w:t>[Editor’s note: the item (Continuous development) is suggested to be considered in other place in the document: IMT-2030 and beyond systems should be designed so that they offer full support for the continuous evolution of features including both networking and radio elements. In that way, IMT</w:t>
      </w:r>
      <w:r>
        <w:rPr>
          <w:highlight w:val="yellow"/>
          <w:lang w:eastAsia="ko-KR"/>
        </w:rPr>
        <w:noBreakHyphen/>
        <w:t>2030 and beyond will become the foundation for continuous technological evolution, reducing the need for major generational upgrades in the future.]</w:t>
      </w:r>
    </w:p>
    <w:p w14:paraId="60D604C1" w14:textId="77777777" w:rsidR="003A5357" w:rsidRDefault="003A5357" w:rsidP="003A5357">
      <w:pPr>
        <w:pStyle w:val="EditorsNote"/>
        <w:jc w:val="both"/>
        <w:rPr>
          <w:highlight w:val="yellow"/>
          <w:lang w:eastAsia="ko-KR"/>
        </w:rPr>
      </w:pPr>
      <w:r>
        <w:rPr>
          <w:highlight w:val="yellow"/>
          <w:lang w:eastAsia="ko-KR"/>
        </w:rPr>
        <w:t>[Editor’s note: Concerns were received whether to include the following three items in document.]</w:t>
      </w:r>
    </w:p>
    <w:p w14:paraId="0D813C81" w14:textId="0D62F1AE" w:rsidR="003A5357" w:rsidRDefault="003A5357" w:rsidP="003A5357">
      <w:pPr>
        <w:pStyle w:val="EditorsNote"/>
        <w:jc w:val="both"/>
        <w:rPr>
          <w:ins w:id="356" w:author="INDIA" w:date="2023-05-16T09:01:00Z"/>
          <w:highlight w:val="yellow"/>
          <w:lang w:eastAsia="ko-KR"/>
        </w:rPr>
      </w:pPr>
      <w:r>
        <w:rPr>
          <w:highlight w:val="yellow"/>
          <w:lang w:eastAsia="ko-KR"/>
        </w:rPr>
        <w:t>[CG Convener’s note: Following items 15 to 17 were not discussed by the CG due to time limitation. Revised parts in following three items were only incorporated based on CG input.]</w:t>
      </w:r>
    </w:p>
    <w:p w14:paraId="34E8DA6E" w14:textId="73CAF8EE" w:rsidR="00FC5736" w:rsidRPr="00AC269D" w:rsidRDefault="00FC5736" w:rsidP="00FC5736">
      <w:pPr>
        <w:pStyle w:val="Headingb"/>
        <w:tabs>
          <w:tab w:val="clear" w:pos="1134"/>
          <w:tab w:val="clear" w:pos="1871"/>
          <w:tab w:val="clear" w:pos="2268"/>
          <w:tab w:val="left" w:pos="794"/>
          <w:tab w:val="left" w:pos="1191"/>
          <w:tab w:val="left" w:pos="1588"/>
          <w:tab w:val="left" w:pos="1985"/>
        </w:tabs>
        <w:jc w:val="both"/>
        <w:rPr>
          <w:ins w:id="357" w:author="INDIA" w:date="2023-05-16T09:01:00Z"/>
          <w:rFonts w:ascii="Times New Roman" w:hAnsi="Times New Roman" w:cs="Times New Roman"/>
          <w:lang w:eastAsia="en-US"/>
        </w:rPr>
      </w:pPr>
      <w:commentRangeStart w:id="358"/>
      <w:ins w:id="359" w:author="INDIA" w:date="2023-05-16T09:01:00Z">
        <w:r w:rsidRPr="00AC269D">
          <w:rPr>
            <w:rFonts w:ascii="Times New Roman" w:hAnsi="Times New Roman" w:cs="Times New Roman"/>
            <w:lang w:eastAsia="en-US"/>
          </w:rPr>
          <w:t>1</w:t>
        </w:r>
        <w:r>
          <w:rPr>
            <w:rFonts w:ascii="Times New Roman" w:hAnsi="Times New Roman" w:cs="Times New Roman"/>
            <w:lang w:eastAsia="en-US"/>
          </w:rPr>
          <w:t>4.1</w:t>
        </w:r>
        <w:r w:rsidRPr="00AC269D">
          <w:rPr>
            <w:rFonts w:ascii="Times New Roman" w:hAnsi="Times New Roman" w:cs="Times New Roman"/>
            <w:lang w:eastAsia="en-US"/>
          </w:rPr>
          <w:t>)</w:t>
        </w:r>
        <w:r w:rsidRPr="00AC269D">
          <w:rPr>
            <w:rFonts w:ascii="Times New Roman" w:hAnsi="Times New Roman" w:cs="Times New Roman"/>
            <w:lang w:eastAsia="en-US"/>
          </w:rPr>
          <w:tab/>
          <w:t>Energy efficiency</w:t>
        </w:r>
      </w:ins>
    </w:p>
    <w:p w14:paraId="641085ED" w14:textId="5EF10981" w:rsidR="00FC5736" w:rsidRPr="00AC269D" w:rsidRDefault="00FC5736" w:rsidP="00FC5736">
      <w:pPr>
        <w:pStyle w:val="enumlev1"/>
        <w:rPr>
          <w:ins w:id="360" w:author="INDIA" w:date="2023-05-16T09:01:00Z"/>
        </w:rPr>
      </w:pPr>
      <w:ins w:id="361" w:author="INDIA" w:date="2023-05-16T09:01:00Z">
        <w:r w:rsidRPr="00AC269D">
          <w:t xml:space="preserve">Energy efficiency </w:t>
        </w:r>
      </w:ins>
      <w:ins w:id="362" w:author="INDIA" w:date="2023-05-16T09:07:00Z">
        <w:r>
          <w:t xml:space="preserve">is a quantifiable metric of </w:t>
        </w:r>
      </w:ins>
      <w:ins w:id="363" w:author="INDIA" w:date="2023-05-16T09:08:00Z">
        <w:r>
          <w:t xml:space="preserve">sustainability and </w:t>
        </w:r>
      </w:ins>
      <w:ins w:id="364" w:author="INDIA" w:date="2023-05-16T09:01:00Z">
        <w:r w:rsidRPr="00AC269D">
          <w:t xml:space="preserve">has two aspects: </w:t>
        </w:r>
      </w:ins>
    </w:p>
    <w:p w14:paraId="68EEB860" w14:textId="07971507" w:rsidR="00FC5736" w:rsidRPr="00AC269D" w:rsidRDefault="00FC5736" w:rsidP="00FC5736">
      <w:pPr>
        <w:pStyle w:val="enumlev1"/>
        <w:tabs>
          <w:tab w:val="clear" w:pos="1134"/>
          <w:tab w:val="clear" w:pos="1871"/>
          <w:tab w:val="clear" w:pos="2608"/>
          <w:tab w:val="clear" w:pos="3345"/>
          <w:tab w:val="left" w:pos="794"/>
          <w:tab w:val="left" w:pos="1191"/>
          <w:tab w:val="left" w:pos="1588"/>
          <w:tab w:val="left" w:pos="1985"/>
        </w:tabs>
        <w:ind w:left="794" w:hanging="794"/>
        <w:jc w:val="both"/>
        <w:rPr>
          <w:ins w:id="365" w:author="INDIA" w:date="2023-05-16T09:01:00Z"/>
          <w:lang w:eastAsia="zh-CN"/>
        </w:rPr>
      </w:pPr>
      <w:ins w:id="366" w:author="INDIA" w:date="2023-05-16T09:01:00Z">
        <w:r w:rsidRPr="00AC269D">
          <w:rPr>
            <w:lang w:eastAsia="zh-CN"/>
          </w:rPr>
          <w:t>–</w:t>
        </w:r>
        <w:r w:rsidRPr="00AC269D">
          <w:rPr>
            <w:lang w:eastAsia="zh-CN"/>
          </w:rPr>
          <w:tab/>
          <w:t>on the network side</w:t>
        </w:r>
      </w:ins>
      <w:ins w:id="367" w:author="INDIA" w:date="2023-05-16T12:03:00Z">
        <w:r w:rsidR="008B3BC2">
          <w:rPr>
            <w:lang w:eastAsia="zh-CN"/>
          </w:rPr>
          <w:t xml:space="preserve"> (radio access network (RAN) and core network (CN))</w:t>
        </w:r>
      </w:ins>
      <w:ins w:id="368" w:author="INDIA" w:date="2023-05-16T09:01:00Z">
        <w:r w:rsidRPr="00AC269D">
          <w:rPr>
            <w:lang w:eastAsia="zh-CN"/>
          </w:rPr>
          <w:t>, energy efficiency refers to the quantity of information bits transmitted to/ received from users, per unit of energy consumption of the RAN (in bit/Joule).</w:t>
        </w:r>
      </w:ins>
    </w:p>
    <w:p w14:paraId="29242E91" w14:textId="77777777" w:rsidR="00FC5736" w:rsidRPr="00AC269D" w:rsidRDefault="00FC5736" w:rsidP="00FC5736">
      <w:pPr>
        <w:pStyle w:val="enumlev1"/>
        <w:tabs>
          <w:tab w:val="clear" w:pos="1134"/>
          <w:tab w:val="clear" w:pos="1871"/>
          <w:tab w:val="clear" w:pos="2608"/>
          <w:tab w:val="clear" w:pos="3345"/>
          <w:tab w:val="left" w:pos="794"/>
          <w:tab w:val="left" w:pos="1191"/>
          <w:tab w:val="left" w:pos="1588"/>
          <w:tab w:val="left" w:pos="1985"/>
        </w:tabs>
        <w:ind w:left="794" w:hanging="794"/>
        <w:jc w:val="both"/>
        <w:rPr>
          <w:ins w:id="369" w:author="INDIA" w:date="2023-05-16T09:01:00Z"/>
          <w:lang w:eastAsia="zh-CN"/>
        </w:rPr>
      </w:pPr>
      <w:ins w:id="370" w:author="INDIA" w:date="2023-05-16T09:01:00Z">
        <w:r w:rsidRPr="00AC269D">
          <w:rPr>
            <w:lang w:eastAsia="zh-CN"/>
          </w:rPr>
          <w:t>–</w:t>
        </w:r>
        <w:r w:rsidRPr="00AC269D">
          <w:rPr>
            <w:lang w:eastAsia="zh-CN"/>
          </w:rPr>
          <w:tab/>
          <w:t xml:space="preserve">on the device side, energy efficiency refers to quantity of information bits per unit of energy consumption of the communication module (in bit/Joule). </w:t>
        </w:r>
      </w:ins>
    </w:p>
    <w:p w14:paraId="6C1B3588" w14:textId="51121CCF" w:rsidR="00FC5736" w:rsidRDefault="00FC5736" w:rsidP="00FC5736">
      <w:pPr>
        <w:rPr>
          <w:ins w:id="371" w:author="INDIA" w:date="2023-05-16T09:01:00Z"/>
          <w:rFonts w:eastAsiaTheme="minorEastAsia"/>
          <w:lang w:eastAsia="zh-CN"/>
        </w:rPr>
      </w:pPr>
      <w:ins w:id="372" w:author="INDIA" w:date="2023-05-16T09:01:00Z">
        <w:r w:rsidRPr="00AC269D">
          <w:rPr>
            <w:rFonts w:eastAsiaTheme="minorEastAsia"/>
            <w:lang w:eastAsia="zh-CN"/>
          </w:rPr>
          <w:t>The target metrics are [TBD] for both RAN and device; depending upon the spectrum bands that are identified for IMT 2030.</w:t>
        </w:r>
        <w:commentRangeEnd w:id="358"/>
        <w:r>
          <w:rPr>
            <w:rStyle w:val="CommentReference"/>
            <w:rFonts w:eastAsia="Batang"/>
          </w:rPr>
          <w:commentReference w:id="358"/>
        </w:r>
      </w:ins>
    </w:p>
    <w:p w14:paraId="27DE661F" w14:textId="77777777" w:rsidR="00FC5736" w:rsidRDefault="00FC5736" w:rsidP="003A5357">
      <w:pPr>
        <w:pStyle w:val="EditorsNote"/>
        <w:jc w:val="both"/>
        <w:rPr>
          <w:highlight w:val="yellow"/>
          <w:lang w:eastAsia="ko-KR"/>
        </w:rPr>
      </w:pPr>
    </w:p>
    <w:p w14:paraId="31FAD2EB" w14:textId="6A5D198F" w:rsidR="003A5357" w:rsidRDefault="003A5357" w:rsidP="003A5357">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15)</w:t>
      </w:r>
      <w:r>
        <w:rPr>
          <w:rFonts w:ascii="Times New Roman" w:hAnsi="Times New Roman" w:cs="Times New Roman"/>
          <w:lang w:eastAsia="en-US"/>
        </w:rPr>
        <w:tab/>
      </w:r>
      <w:del w:id="373" w:author="INDIA" w:date="2023-05-16T09:03:00Z">
        <w:r w:rsidDel="00FC5736">
          <w:rPr>
            <w:rFonts w:ascii="Times New Roman" w:hAnsi="Times New Roman" w:cs="Times New Roman"/>
            <w:lang w:eastAsia="en-US"/>
          </w:rPr>
          <w:delText>[</w:delText>
        </w:r>
      </w:del>
      <w:r>
        <w:rPr>
          <w:rFonts w:ascii="Times New Roman" w:hAnsi="Times New Roman" w:cs="Times New Roman"/>
          <w:lang w:eastAsia="en-US"/>
        </w:rPr>
        <w:t>Waveform Efficiency</w:t>
      </w:r>
      <w:del w:id="374" w:author="INDIA" w:date="2023-05-16T09:03:00Z">
        <w:r w:rsidDel="00FC5736">
          <w:rPr>
            <w:rFonts w:ascii="Times New Roman" w:hAnsi="Times New Roman" w:cs="Times New Roman"/>
            <w:lang w:eastAsia="en-US"/>
          </w:rPr>
          <w:delText>]</w:delText>
        </w:r>
      </w:del>
      <w:r>
        <w:rPr>
          <w:rFonts w:ascii="Times New Roman" w:hAnsi="Times New Roman" w:cs="Times New Roman"/>
          <w:lang w:eastAsia="en-US"/>
        </w:rPr>
        <w:t xml:space="preserve"> </w:t>
      </w:r>
    </w:p>
    <w:p w14:paraId="7E7A41BB" w14:textId="77777777" w:rsidR="003A5357" w:rsidRDefault="003A5357" w:rsidP="003A5357">
      <w:pPr>
        <w:rPr>
          <w:rFonts w:eastAsiaTheme="minorEastAsia"/>
          <w:lang w:eastAsia="zh-CN"/>
        </w:rPr>
      </w:pPr>
      <w:bookmarkStart w:id="375" w:name="_Hlk134267839"/>
      <w:del w:id="376" w:author="CG-10 (IND)" w:date="2023-04-27T10:05:00Z">
        <w:r>
          <w:rPr>
            <w:rFonts w:eastAsiaTheme="minorEastAsia"/>
            <w:lang w:eastAsia="zh-CN"/>
          </w:rPr>
          <w:delText>[</w:delText>
        </w:r>
      </w:del>
      <w:r>
        <w:rPr>
          <w:rFonts w:eastAsiaTheme="minorEastAsia"/>
          <w:lang w:eastAsia="zh-CN"/>
        </w:rPr>
        <w:t xml:space="preserve">This is defined as operating point of the transmit waveform as a percentage of the saturation power of the power amplifier (PA). </w:t>
      </w:r>
    </w:p>
    <w:p w14:paraId="3338A443" w14:textId="77777777" w:rsidR="003A5357" w:rsidRDefault="003A5357" w:rsidP="003A5357">
      <w:pPr>
        <w:rPr>
          <w:ins w:id="377" w:author="CG-10 (IND)" w:date="2023-04-27T10:05:00Z"/>
          <w:rFonts w:eastAsiaTheme="minorEastAsia"/>
          <w:lang w:eastAsia="zh-CN"/>
        </w:rPr>
      </w:pPr>
      <w:r>
        <w:rPr>
          <w:rFonts w:eastAsiaTheme="minorEastAsia"/>
          <w:lang w:eastAsia="zh-CN"/>
        </w:rPr>
        <w:t>The potential value can be [TBD]% for either DL or UL or both waveforms depending on deployment scenario.</w:t>
      </w:r>
      <w:del w:id="378" w:author="CG-10 (IND)" w:date="2023-04-27T10:05:00Z">
        <w:r>
          <w:rPr>
            <w:rFonts w:eastAsiaTheme="minorEastAsia"/>
            <w:lang w:eastAsia="zh-CN"/>
          </w:rPr>
          <w:delText>]</w:delText>
        </w:r>
      </w:del>
    </w:p>
    <w:bookmarkEnd w:id="375"/>
    <w:p w14:paraId="1F026599" w14:textId="77777777" w:rsidR="003A5357" w:rsidRDefault="003A5357" w:rsidP="003A5357">
      <w:pPr>
        <w:rPr>
          <w:rFonts w:eastAsiaTheme="minorEastAsia"/>
          <w:lang w:eastAsia="zh-CN"/>
        </w:rPr>
      </w:pPr>
      <w:ins w:id="379" w:author="CG-10 (IND)" w:date="2023-04-27T10:05:00Z">
        <w:r>
          <w:rPr>
            <w:rFonts w:eastAsiaTheme="minorEastAsia"/>
            <w:lang w:eastAsia="zh-CN"/>
          </w:rPr>
          <w:t>[Editor’s note: This should be moved to the quantifiable section while renumbering]</w:t>
        </w:r>
      </w:ins>
    </w:p>
    <w:p w14:paraId="3A006E75" w14:textId="6EDF03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16) </w:t>
      </w:r>
      <w:r>
        <w:rPr>
          <w:rFonts w:ascii="Times New Roman" w:hAnsi="Times New Roman" w:cs="Times New Roman"/>
          <w:lang w:eastAsia="en-US"/>
        </w:rPr>
        <w:tab/>
      </w:r>
      <w:del w:id="380" w:author="INDIA" w:date="2023-05-16T09:03:00Z">
        <w:r w:rsidDel="00FC5736">
          <w:rPr>
            <w:rFonts w:ascii="Times New Roman" w:hAnsi="Times New Roman" w:cs="Times New Roman"/>
            <w:lang w:eastAsia="en-US"/>
          </w:rPr>
          <w:delText>[</w:delText>
        </w:r>
      </w:del>
      <w:r>
        <w:rPr>
          <w:rFonts w:ascii="Times New Roman" w:hAnsi="Times New Roman" w:cs="Times New Roman"/>
          <w:lang w:eastAsia="en-US"/>
        </w:rPr>
        <w:t>Interface Interoperability</w:t>
      </w:r>
      <w:del w:id="381" w:author="INDIA" w:date="2023-05-16T09:04:00Z">
        <w:r w:rsidDel="00FC5736">
          <w:rPr>
            <w:rFonts w:ascii="Times New Roman" w:hAnsi="Times New Roman" w:cs="Times New Roman"/>
            <w:lang w:eastAsia="en-US"/>
          </w:rPr>
          <w:delText>]</w:delText>
        </w:r>
      </w:del>
    </w:p>
    <w:p w14:paraId="3D9A4A1B" w14:textId="774CD1C9" w:rsidR="003A5357" w:rsidRDefault="003A5357" w:rsidP="003A5357">
      <w:pPr>
        <w:rPr>
          <w:rFonts w:eastAsiaTheme="minorEastAsia"/>
          <w:lang w:eastAsia="zh-CN"/>
        </w:rPr>
      </w:pPr>
      <w:del w:id="382" w:author="CG-10 (IND)" w:date="2023-04-27T10:05:00Z">
        <w:r>
          <w:rPr>
            <w:rFonts w:eastAsiaTheme="minorEastAsia"/>
            <w:lang w:eastAsia="zh-CN"/>
          </w:rPr>
          <w:delText>[</w:delText>
        </w:r>
      </w:del>
      <w:r>
        <w:rPr>
          <w:rFonts w:eastAsiaTheme="minorEastAsia"/>
          <w:lang w:eastAsia="zh-CN"/>
        </w:rPr>
        <w:t>Interface interoperability refers to the openness of the interfaces defined between nodes in a radio network (system) and as can be validated in an inter-system plug and play deployment scenario.</w:t>
      </w:r>
      <w:r w:rsidR="001372BF">
        <w:rPr>
          <w:rFonts w:eastAsiaTheme="minorEastAsia"/>
          <w:lang w:eastAsia="zh-CN"/>
        </w:rPr>
        <w:t xml:space="preserve"> </w:t>
      </w:r>
      <w:ins w:id="383" w:author="INDIA" w:date="2023-05-16T09:15:00Z">
        <w:r w:rsidR="001372BF">
          <w:rPr>
            <w:rFonts w:eastAsiaTheme="minorEastAsia"/>
            <w:lang w:eastAsia="zh-CN"/>
          </w:rPr>
          <w:t xml:space="preserve">Interface interoperability is defined as </w:t>
        </w:r>
      </w:ins>
      <w:ins w:id="384" w:author="CG-10 (IND)" w:date="2023-04-27T10:06:00Z">
        <w:r w:rsidR="001372BF">
          <w:rPr>
            <w:rFonts w:eastAsiaTheme="minorEastAsia"/>
            <w:lang w:eastAsia="zh-CN"/>
          </w:rPr>
          <w:t>the % of inter-vendor interfaces which are interoperable against the total number of inter-vendor interface</w:t>
        </w:r>
      </w:ins>
      <w:ins w:id="385" w:author="INDIA" w:date="2023-05-16T09:15:00Z">
        <w:r w:rsidR="001372BF">
          <w:rPr>
            <w:rFonts w:eastAsiaTheme="minorEastAsia"/>
            <w:lang w:eastAsia="zh-CN"/>
          </w:rPr>
          <w:t>.</w:t>
        </w:r>
      </w:ins>
      <w:ins w:id="386" w:author="CG-10 (IND)" w:date="2023-04-27T10:06:00Z">
        <w:del w:id="387" w:author="INDIA" w:date="2023-05-16T09:15:00Z">
          <w:r w:rsidR="001372BF" w:rsidDel="001372BF">
            <w:rPr>
              <w:rFonts w:eastAsiaTheme="minorEastAsia"/>
              <w:lang w:eastAsia="zh-CN"/>
            </w:rPr>
            <w:delText>]</w:delText>
          </w:r>
        </w:del>
      </w:ins>
    </w:p>
    <w:p w14:paraId="6319D236" w14:textId="77777777" w:rsidR="003A5357" w:rsidRDefault="003A5357" w:rsidP="003A5357">
      <w:pPr>
        <w:rPr>
          <w:ins w:id="388" w:author="CG-10 (IND)" w:date="2023-04-27T10:08:00Z"/>
          <w:rFonts w:eastAsiaTheme="minorEastAsia"/>
          <w:lang w:eastAsia="zh-CN"/>
        </w:rPr>
      </w:pPr>
      <w:r>
        <w:rPr>
          <w:rFonts w:eastAsiaTheme="minorEastAsia"/>
          <w:lang w:eastAsia="zh-CN"/>
        </w:rPr>
        <w:t>The target value is</w:t>
      </w:r>
      <w:del w:id="389" w:author="CG-10 (IND)" w:date="2023-04-27T10:07:00Z">
        <w:r>
          <w:rPr>
            <w:rFonts w:eastAsiaTheme="minorEastAsia"/>
            <w:lang w:eastAsia="zh-CN"/>
          </w:rPr>
          <w:delText xml:space="preserve"> [TBD]</w:delText>
        </w:r>
      </w:del>
      <w:del w:id="390" w:author="INDIA" w:date="2023-05-16T09:15:00Z">
        <w:r w:rsidDel="001372BF">
          <w:rPr>
            <w:rFonts w:eastAsiaTheme="minorEastAsia"/>
            <w:lang w:eastAsia="zh-CN"/>
          </w:rPr>
          <w:delText>[</w:delText>
        </w:r>
      </w:del>
      <w:ins w:id="391" w:author="CG-10 (IND)" w:date="2023-04-27T10:07:00Z">
        <w:r>
          <w:rPr>
            <w:rFonts w:eastAsiaTheme="minorEastAsia"/>
            <w:lang w:eastAsia="zh-CN"/>
          </w:rPr>
          <w:t>100%</w:t>
        </w:r>
      </w:ins>
      <w:del w:id="392" w:author="INDIA" w:date="2023-05-16T09:15:00Z">
        <w:r w:rsidDel="001372BF">
          <w:rPr>
            <w:rFonts w:eastAsiaTheme="minorEastAsia"/>
            <w:lang w:eastAsia="zh-CN"/>
          </w:rPr>
          <w:delText>].</w:delText>
        </w:r>
      </w:del>
      <w:del w:id="393" w:author="CG-10 (IND)" w:date="2023-04-27T10:07:00Z">
        <w:r>
          <w:rPr>
            <w:rFonts w:eastAsiaTheme="minorEastAsia"/>
            <w:lang w:eastAsia="zh-CN"/>
          </w:rPr>
          <w:delText>]</w:delText>
        </w:r>
      </w:del>
    </w:p>
    <w:p w14:paraId="70A24ABD" w14:textId="77777777" w:rsidR="003A5357" w:rsidRDefault="003A5357" w:rsidP="003A5357">
      <w:pPr>
        <w:rPr>
          <w:rFonts w:eastAsiaTheme="minorEastAsia"/>
          <w:lang w:eastAsia="zh-CN"/>
        </w:rPr>
      </w:pPr>
      <w:ins w:id="394" w:author="CG-10 (IND)" w:date="2023-04-27T10:08:00Z">
        <w:r>
          <w:rPr>
            <w:rFonts w:eastAsiaTheme="minorEastAsia"/>
            <w:lang w:eastAsia="zh-CN"/>
          </w:rPr>
          <w:t>[Editor’s note: This should be moved to the quantifiable section while renumbering]</w:t>
        </w:r>
      </w:ins>
    </w:p>
    <w:p w14:paraId="1D1A2ECC" w14:textId="77777777" w:rsidR="003A5357" w:rsidRDefault="003A5357" w:rsidP="003A5357">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17)</w:t>
      </w:r>
      <w:r>
        <w:rPr>
          <w:rFonts w:ascii="Times New Roman" w:hAnsi="Times New Roman" w:cs="Times New Roman"/>
          <w:lang w:eastAsia="en-US"/>
        </w:rPr>
        <w:tab/>
      </w:r>
      <w:del w:id="395" w:author="INDIA" w:date="2023-05-16T09:04:00Z">
        <w:r w:rsidDel="00FC5736">
          <w:rPr>
            <w:rFonts w:ascii="Times New Roman" w:hAnsi="Times New Roman" w:cs="Times New Roman"/>
            <w:lang w:eastAsia="en-US"/>
          </w:rPr>
          <w:delText>[</w:delText>
        </w:r>
      </w:del>
      <w:proofErr w:type="spellStart"/>
      <w:r>
        <w:rPr>
          <w:rFonts w:ascii="Times New Roman" w:hAnsi="Times New Roman" w:cs="Times New Roman"/>
          <w:lang w:eastAsia="en-US"/>
        </w:rPr>
        <w:t>Compossibility</w:t>
      </w:r>
      <w:proofErr w:type="spellEnd"/>
      <w:del w:id="396" w:author="INDIA" w:date="2023-05-16T09:04:00Z">
        <w:r w:rsidDel="00FC5736">
          <w:rPr>
            <w:rFonts w:ascii="Times New Roman" w:hAnsi="Times New Roman" w:cs="Times New Roman"/>
            <w:lang w:eastAsia="en-US"/>
          </w:rPr>
          <w:delText>]</w:delText>
        </w:r>
      </w:del>
    </w:p>
    <w:p w14:paraId="1081FE96" w14:textId="4B0EB8C7" w:rsidR="003A5357" w:rsidRDefault="003A5357" w:rsidP="003A5357">
      <w:pPr>
        <w:rPr>
          <w:rFonts w:eastAsiaTheme="minorEastAsia"/>
          <w:lang w:eastAsia="zh-CN"/>
        </w:rPr>
      </w:pPr>
      <w:del w:id="397" w:author="CG-10 (IND)" w:date="2023-04-27T10:08:00Z">
        <w:r>
          <w:rPr>
            <w:rFonts w:eastAsiaTheme="minorEastAsia"/>
            <w:lang w:eastAsia="zh-CN"/>
          </w:rPr>
          <w:delText>[</w:delText>
        </w:r>
      </w:del>
      <w:del w:id="398" w:author="INDIA" w:date="2023-05-16T09:16:00Z">
        <w:r w:rsidDel="001372BF">
          <w:rPr>
            <w:rFonts w:eastAsiaTheme="minorEastAsia"/>
            <w:lang w:eastAsia="zh-CN"/>
          </w:rPr>
          <w:delText xml:space="preserve">Defined </w:delText>
        </w:r>
      </w:del>
      <w:proofErr w:type="spellStart"/>
      <w:ins w:id="399" w:author="INDIA" w:date="2023-05-16T09:16:00Z">
        <w:r w:rsidR="001372BF">
          <w:rPr>
            <w:rFonts w:eastAsiaTheme="minorEastAsia"/>
            <w:lang w:eastAsia="zh-CN"/>
          </w:rPr>
          <w:t>Compossibility</w:t>
        </w:r>
        <w:proofErr w:type="spellEnd"/>
        <w:r w:rsidR="001372BF">
          <w:rPr>
            <w:rFonts w:eastAsiaTheme="minorEastAsia"/>
            <w:lang w:eastAsia="zh-CN"/>
          </w:rPr>
          <w:t xml:space="preserve"> refers to</w:t>
        </w:r>
      </w:ins>
      <w:del w:id="400" w:author="INDIA" w:date="2023-05-16T09:16:00Z">
        <w:r w:rsidDel="001372BF">
          <w:rPr>
            <w:rFonts w:eastAsiaTheme="minorEastAsia"/>
            <w:lang w:eastAsia="zh-CN"/>
          </w:rPr>
          <w:delText>as</w:delText>
        </w:r>
      </w:del>
      <w:r>
        <w:rPr>
          <w:rFonts w:eastAsiaTheme="minorEastAsia"/>
          <w:lang w:eastAsia="zh-CN"/>
        </w:rPr>
        <w:t xml:space="preserve"> the degree of freedom provided by the Radio network architecture to scale </w:t>
      </w:r>
      <w:del w:id="401" w:author="INDIA" w:date="2023-05-16T09:12:00Z">
        <w:r w:rsidDel="001372BF">
          <w:rPr>
            <w:rFonts w:eastAsiaTheme="minorEastAsia"/>
            <w:lang w:eastAsia="zh-CN"/>
          </w:rPr>
          <w:delText>on</w:delText>
        </w:r>
      </w:del>
      <w:del w:id="402" w:author="CG-10 (IND)" w:date="2023-04-27T10:08:00Z">
        <w:r>
          <w:rPr>
            <w:rFonts w:eastAsiaTheme="minorEastAsia"/>
            <w:lang w:eastAsia="zh-CN"/>
          </w:rPr>
          <w:delText xml:space="preserve"> Services and Volume (from small to large deployments and/or from a single service to multiple service hosting capabilities)</w:delText>
        </w:r>
      </w:del>
      <w:ins w:id="403" w:author="CG-10 (IND)" w:date="2023-04-27T10:08:00Z">
        <w:r>
          <w:rPr>
            <w:rFonts w:eastAsiaTheme="minorEastAsia"/>
            <w:lang w:eastAsia="zh-CN"/>
          </w:rPr>
          <w:t xml:space="preserve"> </w:t>
        </w:r>
      </w:ins>
      <w:ins w:id="404" w:author="INDIA" w:date="2023-05-16T09:12:00Z">
        <w:r w:rsidR="001372BF">
          <w:rPr>
            <w:rFonts w:eastAsiaTheme="minorEastAsia"/>
            <w:lang w:eastAsia="zh-CN"/>
          </w:rPr>
          <w:t xml:space="preserve">in terms of </w:t>
        </w:r>
      </w:ins>
      <w:ins w:id="405" w:author="CG-10 (IND)" w:date="2023-04-27T10:08:00Z">
        <w:r>
          <w:rPr>
            <w:rFonts w:eastAsiaTheme="minorEastAsia"/>
            <w:lang w:eastAsia="zh-CN"/>
          </w:rPr>
          <w:t>Usage Scenario</w:t>
        </w:r>
      </w:ins>
      <w:r>
        <w:rPr>
          <w:rFonts w:eastAsiaTheme="minorEastAsia"/>
          <w:lang w:eastAsia="zh-CN"/>
        </w:rPr>
        <w:t xml:space="preserve">. The objective is to achieve “Service Separation” </w:t>
      </w:r>
      <w:ins w:id="406" w:author="INDIA" w:date="2023-05-16T09:13:00Z">
        <w:r w:rsidR="001372BF">
          <w:rPr>
            <w:rFonts w:eastAsiaTheme="minorEastAsia"/>
            <w:lang w:eastAsia="zh-CN"/>
          </w:rPr>
          <w:t xml:space="preserve">during </w:t>
        </w:r>
      </w:ins>
      <w:ins w:id="407" w:author="CG-10 (IND)" w:date="2023-04-27T10:09:00Z">
        <w:r>
          <w:rPr>
            <w:rFonts w:eastAsiaTheme="minorEastAsia"/>
            <w:lang w:eastAsia="zh-CN"/>
          </w:rPr>
          <w:t>deployment of one or multiple of Usage Scenarios at a given location</w:t>
        </w:r>
      </w:ins>
      <w:ins w:id="408" w:author="INDIA" w:date="2023-05-16T09:12:00Z">
        <w:r w:rsidR="001372BF">
          <w:rPr>
            <w:rFonts w:eastAsiaTheme="minorEastAsia"/>
            <w:lang w:eastAsia="zh-CN"/>
          </w:rPr>
          <w:t>.</w:t>
        </w:r>
      </w:ins>
      <w:del w:id="409" w:author="CG-10 (IND)" w:date="2023-04-27T10:09:00Z">
        <w:r>
          <w:rPr>
            <w:rFonts w:eastAsiaTheme="minorEastAsia"/>
            <w:lang w:eastAsia="zh-CN"/>
          </w:rPr>
          <w:delText>during deployments</w:delText>
        </w:r>
      </w:del>
      <w:del w:id="410" w:author="INDIA" w:date="2023-05-16T09:13:00Z">
        <w:r w:rsidDel="001372BF">
          <w:rPr>
            <w:rFonts w:eastAsiaTheme="minorEastAsia"/>
            <w:lang w:eastAsia="zh-CN"/>
          </w:rPr>
          <w:delText xml:space="preserve">./The objective is to achieve “Service Separation” </w:delText>
        </w:r>
      </w:del>
      <w:ins w:id="411" w:author="CG-11 (Intel)" w:date="2023-04-27T10:23:00Z">
        <w:del w:id="412" w:author="INDIA" w:date="2023-05-16T09:13:00Z">
          <w:r w:rsidDel="001372BF">
            <w:rPr>
              <w:rFonts w:eastAsiaTheme="minorEastAsia"/>
              <w:lang w:eastAsia="zh-CN"/>
            </w:rPr>
            <w:delText xml:space="preserve">scalability </w:delText>
          </w:r>
        </w:del>
      </w:ins>
      <w:del w:id="413" w:author="INDIA" w:date="2023-05-16T09:13:00Z">
        <w:r w:rsidDel="001372BF">
          <w:rPr>
            <w:rFonts w:eastAsiaTheme="minorEastAsia"/>
            <w:lang w:eastAsia="zh-CN"/>
          </w:rPr>
          <w:delText>during deployments.</w:delText>
        </w:r>
      </w:del>
    </w:p>
    <w:p w14:paraId="661075FD" w14:textId="77777777" w:rsidR="003A5357" w:rsidRDefault="003A5357" w:rsidP="003A5357">
      <w:pPr>
        <w:rPr>
          <w:rFonts w:eastAsiaTheme="minorEastAsia"/>
          <w:lang w:eastAsia="zh-CN"/>
        </w:rPr>
      </w:pPr>
      <w:del w:id="414" w:author="CG-10 (IND)" w:date="2023-04-27T10:09:00Z">
        <w:r>
          <w:rPr>
            <w:rFonts w:eastAsiaTheme="minorEastAsia"/>
            <w:lang w:eastAsia="zh-CN"/>
          </w:rPr>
          <w:delText>The target value is [TBD].]</w:delText>
        </w:r>
      </w:del>
    </w:p>
    <w:p w14:paraId="208B5F47" w14:textId="77777777" w:rsidR="003A5357" w:rsidRDefault="003A5357" w:rsidP="003A5357">
      <w:pPr>
        <w:pStyle w:val="EditorsNote"/>
        <w:jc w:val="both"/>
        <w:rPr>
          <w:rFonts w:eastAsia="Batang"/>
          <w:highlight w:val="yellow"/>
          <w:lang w:eastAsia="ko-KR"/>
        </w:rPr>
      </w:pPr>
      <w:r>
        <w:rPr>
          <w:highlight w:val="yellow"/>
          <w:lang w:eastAsia="ko-KR"/>
        </w:rPr>
        <w:t>[Editor’s note: It was agreed during WP 5D #43 the illustration figure for capabilities could consider the following elements:</w:t>
      </w:r>
    </w:p>
    <w:p w14:paraId="1DD2DDA5" w14:textId="77777777" w:rsidR="003A5357" w:rsidRDefault="003A5357" w:rsidP="003A5357">
      <w:pPr>
        <w:pStyle w:val="enumlev1"/>
        <w:rPr>
          <w:i/>
          <w:iCs/>
          <w:lang w:eastAsia="zh-CN"/>
        </w:rPr>
      </w:pPr>
      <w:r>
        <w:rPr>
          <w:i/>
          <w:iCs/>
          <w:lang w:eastAsia="zh-CN"/>
        </w:rPr>
        <w:t>1)</w:t>
      </w:r>
      <w:r>
        <w:rPr>
          <w:i/>
          <w:iCs/>
          <w:lang w:eastAsia="zh-CN"/>
        </w:rPr>
        <w:tab/>
        <w:t>Stand-along description of capabilities or description with evolution of capabilities from IMT-2020.</w:t>
      </w:r>
    </w:p>
    <w:p w14:paraId="3D8DB4EB" w14:textId="77777777" w:rsidR="003A5357" w:rsidRDefault="003A5357" w:rsidP="003A5357">
      <w:pPr>
        <w:pStyle w:val="enumlev1"/>
        <w:rPr>
          <w:i/>
          <w:iCs/>
          <w:lang w:eastAsia="zh-CN"/>
        </w:rPr>
      </w:pPr>
      <w:r>
        <w:rPr>
          <w:i/>
          <w:iCs/>
          <w:lang w:eastAsia="zh-CN"/>
        </w:rPr>
        <w:t>2)</w:t>
      </w:r>
      <w:r>
        <w:rPr>
          <w:i/>
          <w:iCs/>
          <w:lang w:eastAsia="zh-CN"/>
        </w:rPr>
        <w:tab/>
        <w:t>Do not include use cases.</w:t>
      </w:r>
    </w:p>
    <w:p w14:paraId="00627B22" w14:textId="77777777" w:rsidR="003A5357" w:rsidRDefault="003A5357" w:rsidP="003A5357">
      <w:pPr>
        <w:pStyle w:val="enumlev1"/>
        <w:rPr>
          <w:i/>
          <w:iCs/>
          <w:lang w:eastAsia="zh-CN"/>
        </w:rPr>
      </w:pPr>
      <w:r>
        <w:rPr>
          <w:i/>
          <w:iCs/>
          <w:lang w:eastAsia="zh-CN"/>
        </w:rPr>
        <w:t>3)</w:t>
      </w:r>
      <w:r>
        <w:rPr>
          <w:i/>
          <w:iCs/>
          <w:lang w:eastAsia="zh-CN"/>
        </w:rPr>
        <w:tab/>
        <w:t>May include explicit value/range.</w:t>
      </w:r>
    </w:p>
    <w:p w14:paraId="5D1A8012" w14:textId="77777777" w:rsidR="003A5357" w:rsidRDefault="003A5357" w:rsidP="003A5357">
      <w:pPr>
        <w:pStyle w:val="enumlev1"/>
        <w:rPr>
          <w:i/>
          <w:iCs/>
          <w:lang w:eastAsia="zh-CN"/>
        </w:rPr>
      </w:pPr>
      <w:r>
        <w:rPr>
          <w:i/>
          <w:iCs/>
          <w:lang w:eastAsia="zh-CN"/>
        </w:rPr>
        <w:t>4)</w:t>
      </w:r>
      <w:r>
        <w:rPr>
          <w:i/>
          <w:iCs/>
          <w:lang w:eastAsia="zh-CN"/>
        </w:rPr>
        <w:tab/>
        <w:t>May make comparison with IMT-2020 value in Recommendation ITU-R M.2083.</w:t>
      </w:r>
    </w:p>
    <w:p w14:paraId="5CB01FA2" w14:textId="77777777" w:rsidR="003A5357" w:rsidRDefault="003A5357" w:rsidP="003A5357">
      <w:pPr>
        <w:pStyle w:val="enumlev1"/>
        <w:rPr>
          <w:ins w:id="415" w:author="CG Convener" w:date="2023-05-06T12:10:00Z"/>
          <w:i/>
          <w:iCs/>
          <w:lang w:eastAsia="zh-CN"/>
        </w:rPr>
      </w:pPr>
      <w:r>
        <w:rPr>
          <w:i/>
          <w:iCs/>
          <w:lang w:eastAsia="zh-CN"/>
        </w:rPr>
        <w:t>5)</w:t>
      </w:r>
      <w:r>
        <w:rPr>
          <w:i/>
          <w:iCs/>
          <w:lang w:eastAsia="zh-CN"/>
        </w:rPr>
        <w:tab/>
        <w:t>Aiming to include all agreed capabilities (both qualitative &amp; quantitative) in the figure.</w:t>
      </w:r>
    </w:p>
    <w:p w14:paraId="6BBA840F" w14:textId="77777777" w:rsidR="003A5357" w:rsidRDefault="003A5357" w:rsidP="003A5357">
      <w:pPr>
        <w:pStyle w:val="enumlev1"/>
        <w:rPr>
          <w:ins w:id="416" w:author="CG Convener" w:date="2023-05-06T12:11:00Z"/>
          <w:i/>
          <w:iCs/>
          <w:lang w:eastAsia="zh-CN"/>
        </w:rPr>
      </w:pPr>
      <w:ins w:id="417" w:author="CG Convener" w:date="2023-05-06T12:10:00Z">
        <w:r>
          <w:rPr>
            <w:i/>
            <w:iCs/>
            <w:lang w:eastAsia="zh-CN"/>
          </w:rPr>
          <w:t>6)</w:t>
        </w:r>
        <w:r>
          <w:rPr>
            <w:i/>
            <w:iCs/>
            <w:lang w:eastAsia="zh-CN"/>
          </w:rPr>
          <w:tab/>
          <w:t>adding the description for ‘range of values’ to the figure</w:t>
        </w:r>
      </w:ins>
    </w:p>
    <w:p w14:paraId="6D69171A" w14:textId="77777777" w:rsidR="003A5357" w:rsidRDefault="003A5357" w:rsidP="003A5357">
      <w:pPr>
        <w:pStyle w:val="enumlev1"/>
        <w:rPr>
          <w:ins w:id="418" w:author="CG Convener" w:date="2023-05-06T12:12:00Z"/>
          <w:rFonts w:eastAsiaTheme="minorEastAsia"/>
          <w:i/>
          <w:iCs/>
          <w:lang w:eastAsia="zh-CN"/>
        </w:rPr>
      </w:pPr>
    </w:p>
    <w:p w14:paraId="73A830C3" w14:textId="77777777" w:rsidR="003A5357" w:rsidRDefault="003A5357" w:rsidP="003A5357">
      <w:pPr>
        <w:pStyle w:val="enumlev1"/>
        <w:rPr>
          <w:rFonts w:eastAsia="Malgun Gothic"/>
          <w:i/>
          <w:iCs/>
          <w:highlight w:val="yellow"/>
          <w:lang w:eastAsia="ko-KR"/>
        </w:rPr>
      </w:pPr>
      <w:r>
        <w:rPr>
          <w:rFonts w:eastAsia="Malgun Gothic"/>
          <w:i/>
          <w:iCs/>
          <w:highlight w:val="yellow"/>
          <w:lang w:eastAsia="ko-KR"/>
        </w:rPr>
        <w:t xml:space="preserve">[CG Convener’s note: Following two texts as a description for ‘range of values’ to the diagram were proposed to the CG. It will be discussed </w:t>
      </w:r>
      <w:r>
        <w:rPr>
          <w:rFonts w:eastAsia="Malgun Gothic"/>
          <w:i/>
          <w:iCs/>
          <w:highlight w:val="yellow"/>
          <w:lang w:eastAsia="ko-KR"/>
        </w:rPr>
        <w:tab/>
        <w:t>at WP 5D #44.]</w:t>
      </w:r>
    </w:p>
    <w:p w14:paraId="16638D79" w14:textId="77777777" w:rsidR="003A5357" w:rsidRDefault="003A5357" w:rsidP="003A5357">
      <w:pPr>
        <w:rPr>
          <w:rFonts w:eastAsiaTheme="minorEastAsia"/>
          <w:i/>
          <w:highlight w:val="yellow"/>
          <w:lang w:eastAsia="zh-CN"/>
        </w:rPr>
      </w:pPr>
      <w:r>
        <w:rPr>
          <w:rFonts w:eastAsiaTheme="minorEastAsia"/>
          <w:i/>
          <w:highlight w:val="yellow"/>
          <w:lang w:eastAsia="zh-CN"/>
        </w:rPr>
        <w:t>[Option 1, CG-5 GSA]</w:t>
      </w:r>
    </w:p>
    <w:p w14:paraId="04370C57" w14:textId="77777777" w:rsidR="003A5357" w:rsidRDefault="003A5357" w:rsidP="003A5357">
      <w:pPr>
        <w:tabs>
          <w:tab w:val="left" w:pos="720"/>
        </w:tabs>
        <w:suppressAutoHyphens/>
        <w:overflowPunct/>
        <w:autoSpaceDE/>
        <w:adjustRightInd/>
        <w:spacing w:after="120"/>
        <w:rPr>
          <w:rFonts w:eastAsia="Batang"/>
          <w:color w:val="000000"/>
          <w:kern w:val="2"/>
          <w:szCs w:val="24"/>
          <w:highlight w:val="yellow"/>
          <w:lang w:eastAsia="ja-JP"/>
        </w:rPr>
      </w:pPr>
      <w:r>
        <w:rPr>
          <w:color w:val="000000"/>
          <w:kern w:val="2"/>
          <w:szCs w:val="24"/>
          <w:highlight w:val="yellow"/>
          <w:lang w:eastAsia="ja-JP"/>
        </w:rPr>
        <w:t>The range of values given for capabilities are the estimated targets for research and investigation for IMT</w:t>
      </w:r>
      <w:r>
        <w:rPr>
          <w:color w:val="000000"/>
          <w:kern w:val="2"/>
          <w:szCs w:val="24"/>
          <w:highlight w:val="yellow"/>
          <w:lang w:eastAsia="ja-JP"/>
        </w:rPr>
        <w:noBreakHyphen/>
        <w:t>2030. All values within the range have equal priority, and they may be further developed/reconsidered in other ITU-R Recommendations/Reports.</w:t>
      </w:r>
    </w:p>
    <w:p w14:paraId="4EE10D9E" w14:textId="77777777" w:rsidR="003A5357" w:rsidRDefault="003A5357" w:rsidP="003A5357">
      <w:pPr>
        <w:rPr>
          <w:rFonts w:eastAsiaTheme="minorEastAsia"/>
          <w:i/>
          <w:highlight w:val="yellow"/>
          <w:lang w:eastAsia="zh-CN"/>
        </w:rPr>
      </w:pPr>
      <w:r>
        <w:rPr>
          <w:rFonts w:eastAsiaTheme="minorEastAsia"/>
          <w:i/>
          <w:highlight w:val="yellow"/>
          <w:lang w:eastAsia="zh-CN"/>
        </w:rPr>
        <w:t>[Option 2, CG-8 KOR]</w:t>
      </w:r>
    </w:p>
    <w:p w14:paraId="2AD44017" w14:textId="77777777" w:rsidR="003A5357" w:rsidRDefault="003A5357" w:rsidP="003A5357">
      <w:pPr>
        <w:rPr>
          <w:rFonts w:eastAsia="Malgun Gothic"/>
          <w:i/>
          <w:iCs/>
          <w:lang w:eastAsia="ko-KR"/>
        </w:rPr>
      </w:pPr>
      <w:r>
        <w:rPr>
          <w:rFonts w:eastAsiaTheme="minorEastAsia"/>
          <w:highlight w:val="yellow"/>
          <w:lang w:eastAsia="zh-CN"/>
        </w:rPr>
        <w:t>The range of values are only targets for research and investigation.</w:t>
      </w:r>
    </w:p>
    <w:p w14:paraId="2BAB7618" w14:textId="77777777" w:rsidR="003A5357" w:rsidRDefault="003A5357" w:rsidP="003A5357">
      <w:pPr>
        <w:rPr>
          <w:rFonts w:eastAsia="Batang"/>
          <w:i/>
          <w:iCs/>
        </w:rPr>
      </w:pPr>
      <w:r>
        <w:rPr>
          <w:rFonts w:eastAsiaTheme="minorEastAsia"/>
          <w:i/>
          <w:iCs/>
          <w:highlight w:val="yellow"/>
          <w:lang w:eastAsia="zh-CN"/>
        </w:rPr>
        <w:t>]</w:t>
      </w:r>
    </w:p>
    <w:p w14:paraId="6BDE31FC" w14:textId="77777777" w:rsidR="003A5357" w:rsidRDefault="003A5357" w:rsidP="003A5357">
      <w:pPr>
        <w:tabs>
          <w:tab w:val="left" w:pos="720"/>
        </w:tabs>
        <w:suppressAutoHyphens/>
        <w:overflowPunct/>
        <w:autoSpaceDE/>
        <w:adjustRightInd/>
        <w:spacing w:after="120"/>
        <w:rPr>
          <w:rFonts w:eastAsia="MS Mincho"/>
          <w:color w:val="000000"/>
          <w:kern w:val="2"/>
          <w:szCs w:val="24"/>
          <w:lang w:eastAsia="ja-JP"/>
        </w:rPr>
      </w:pPr>
      <w:r>
        <w:rPr>
          <w:color w:val="000000"/>
          <w:kern w:val="2"/>
          <w:szCs w:val="24"/>
          <w:lang w:eastAsia="ja-JP"/>
        </w:rPr>
        <w:t xml:space="preserve">The capabilities of IMT-2030 are shown in Figure </w:t>
      </w:r>
      <w:r>
        <w:rPr>
          <w:color w:val="000000"/>
          <w:kern w:val="2"/>
          <w:szCs w:val="24"/>
          <w:highlight w:val="yellow"/>
          <w:lang w:eastAsia="ja-JP"/>
        </w:rPr>
        <w:t>B</w:t>
      </w:r>
      <w:r>
        <w:rPr>
          <w:color w:val="000000"/>
          <w:kern w:val="2"/>
          <w:szCs w:val="24"/>
          <w:lang w:eastAsia="ja-JP"/>
        </w:rPr>
        <w:t>.</w:t>
      </w:r>
    </w:p>
    <w:p w14:paraId="46308463" w14:textId="77777777" w:rsidR="003A5357" w:rsidRDefault="003A5357" w:rsidP="003A5357">
      <w:pPr>
        <w:pStyle w:val="EditorsNote"/>
        <w:rPr>
          <w:rFonts w:eastAsia="Malgun Gothic"/>
          <w:lang w:eastAsia="ko-KR"/>
        </w:rPr>
      </w:pPr>
    </w:p>
    <w:p w14:paraId="4E539CE9" w14:textId="77777777" w:rsidR="003A5357" w:rsidRDefault="003A5357" w:rsidP="003A5357">
      <w:pPr>
        <w:pStyle w:val="EditorsNote"/>
        <w:rPr>
          <w:rFonts w:eastAsia="Malgun Gothic"/>
          <w:highlight w:val="yellow"/>
          <w:lang w:eastAsia="ko-KR"/>
        </w:rPr>
      </w:pPr>
      <w:r>
        <w:rPr>
          <w:rFonts w:eastAsia="Malgun Gothic"/>
          <w:highlight w:val="yellow"/>
          <w:lang w:eastAsia="ko-KR"/>
        </w:rPr>
        <w:t>[CG Convener’s note: According to the outcome of the CG, the following two options will be discussed further at WP 5D #44.]</w:t>
      </w:r>
    </w:p>
    <w:p w14:paraId="78B77367" w14:textId="4B2C5563" w:rsidR="003A5357" w:rsidRDefault="003A5357" w:rsidP="003A5357">
      <w:pPr>
        <w:pStyle w:val="EditorsNote"/>
        <w:rPr>
          <w:ins w:id="419" w:author="INDIA" w:date="2023-05-16T09:08:00Z"/>
          <w:rFonts w:eastAsia="Malgun Gothic"/>
          <w:highlight w:val="yellow"/>
          <w:lang w:eastAsia="ko-KR"/>
        </w:rPr>
      </w:pPr>
      <w:r>
        <w:rPr>
          <w:rFonts w:eastAsia="Malgun Gothic"/>
          <w:highlight w:val="yellow"/>
          <w:lang w:eastAsia="ko-KR"/>
        </w:rPr>
        <w:t>[Option 1: Stand-alone type]</w:t>
      </w:r>
    </w:p>
    <w:p w14:paraId="7ED4A45B" w14:textId="75B1C792" w:rsidR="00FC5736" w:rsidRDefault="00FC5736" w:rsidP="003A5357">
      <w:pPr>
        <w:pStyle w:val="EditorsNote"/>
        <w:rPr>
          <w:rFonts w:eastAsia="Malgun Gothic"/>
          <w:lang w:eastAsia="ko-KR"/>
        </w:rPr>
      </w:pPr>
      <w:ins w:id="420" w:author="INDIA" w:date="2023-05-16T09:08:00Z">
        <w:r>
          <w:rPr>
            <w:rFonts w:eastAsia="Malgun Gothic"/>
            <w:lang w:eastAsia="ko-KR"/>
          </w:rPr>
          <w:t>[Editor’s note: Missing capabiliti</w:t>
        </w:r>
      </w:ins>
      <w:ins w:id="421" w:author="INDIA" w:date="2023-05-16T09:09:00Z">
        <w:r>
          <w:rPr>
            <w:rFonts w:eastAsia="Malgun Gothic"/>
            <w:lang w:eastAsia="ko-KR"/>
          </w:rPr>
          <w:t xml:space="preserve">es of Coverage, Waveform Efficiency, Energy Efficiency, Interface interoperability and </w:t>
        </w:r>
        <w:proofErr w:type="spellStart"/>
        <w:r>
          <w:rPr>
            <w:rFonts w:eastAsia="Malgun Gothic"/>
            <w:lang w:eastAsia="ko-KR"/>
          </w:rPr>
          <w:t>Compossibility</w:t>
        </w:r>
        <w:proofErr w:type="spellEnd"/>
        <w:r>
          <w:rPr>
            <w:rFonts w:eastAsia="Malgun Gothic"/>
            <w:lang w:eastAsia="ko-KR"/>
          </w:rPr>
          <w:t xml:space="preserve"> needs </w:t>
        </w:r>
      </w:ins>
      <w:ins w:id="422" w:author="INDIA" w:date="2023-05-16T09:10:00Z">
        <w:r>
          <w:rPr>
            <w:rFonts w:eastAsia="Malgun Gothic"/>
            <w:lang w:eastAsia="ko-KR"/>
          </w:rPr>
          <w:t>to be added in the image below.]</w:t>
        </w:r>
      </w:ins>
    </w:p>
    <w:p w14:paraId="30D331AD" w14:textId="2EDB92FD" w:rsidR="003A5357" w:rsidRDefault="003A5357" w:rsidP="003A5357">
      <w:pPr>
        <w:pStyle w:val="EditorsNote"/>
        <w:rPr>
          <w:rFonts w:eastAsia="Malgun Gothic"/>
          <w:lang w:eastAsia="ko-KR"/>
        </w:rPr>
      </w:pPr>
      <w:r>
        <w:rPr>
          <w:rFonts w:eastAsia="Malgun Gothic"/>
          <w:noProof/>
          <w:lang w:val="en-US" w:eastAsia="ko-KR"/>
        </w:rPr>
        <w:drawing>
          <wp:inline distT="0" distB="0" distL="0" distR="0" wp14:anchorId="594E2B04" wp14:editId="53BA5855">
            <wp:extent cx="6115050" cy="344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pic:cNvPicPr>
                      <a:picLocks noChangeAspect="1" noChangeArrowheads="1"/>
                    </pic:cNvPicPr>
                  </pic:nvPicPr>
                  <pic:blipFill>
                    <a:blip r:embed="rId16" cstate="print">
                      <a:extLst>
                        <a:ext uri="{28A0092B-C50C-407E-A947-70E740481C1C}">
                          <a14:useLocalDpi xmlns:a14="http://schemas.microsoft.com/office/drawing/2010/main" val="0"/>
                        </a:ext>
                      </a:extLst>
                    </a:blip>
                    <a:srcRect l="6964" r="12244"/>
                    <a:stretch>
                      <a:fillRect/>
                    </a:stretch>
                  </pic:blipFill>
                  <pic:spPr bwMode="auto">
                    <a:xfrm>
                      <a:off x="0" y="0"/>
                      <a:ext cx="6115050" cy="3448050"/>
                    </a:xfrm>
                    <a:prstGeom prst="rect">
                      <a:avLst/>
                    </a:prstGeom>
                    <a:noFill/>
                    <a:ln>
                      <a:noFill/>
                    </a:ln>
                  </pic:spPr>
                </pic:pic>
              </a:graphicData>
            </a:graphic>
          </wp:inline>
        </w:drawing>
      </w:r>
    </w:p>
    <w:p w14:paraId="31258C0C" w14:textId="77777777" w:rsidR="003A5357" w:rsidRDefault="003A5357" w:rsidP="003A5357">
      <w:pPr>
        <w:pStyle w:val="EditorsNote"/>
        <w:rPr>
          <w:rFonts w:eastAsia="Malgun Gothic"/>
          <w:lang w:eastAsia="ko-KR"/>
        </w:rPr>
      </w:pPr>
    </w:p>
    <w:p w14:paraId="087A65CE" w14:textId="6EA6B761" w:rsidR="003A5357" w:rsidDel="00FC5736" w:rsidRDefault="003A5357" w:rsidP="00FC5736">
      <w:pPr>
        <w:pStyle w:val="EditorsNote"/>
        <w:rPr>
          <w:del w:id="423" w:author="INDIA" w:date="2023-05-16T09:08:00Z"/>
          <w:rFonts w:eastAsia="Malgun Gothic"/>
          <w:lang w:eastAsia="ko-KR"/>
        </w:rPr>
      </w:pPr>
      <w:r>
        <w:rPr>
          <w:rFonts w:eastAsia="Malgun Gothic"/>
          <w:highlight w:val="yellow"/>
          <w:lang w:eastAsia="ko-KR"/>
        </w:rPr>
        <w:t>[</w:t>
      </w:r>
      <w:del w:id="424" w:author="INDIA" w:date="2023-05-16T09:08:00Z">
        <w:r w:rsidDel="00FC5736">
          <w:rPr>
            <w:rFonts w:eastAsia="Malgun Gothic"/>
            <w:highlight w:val="yellow"/>
            <w:lang w:eastAsia="ko-KR"/>
          </w:rPr>
          <w:delText>Option 2: Spider-web type]</w:delText>
        </w:r>
      </w:del>
    </w:p>
    <w:p w14:paraId="5AA04136" w14:textId="6344CB05" w:rsidR="003A5357" w:rsidDel="00FC5736" w:rsidRDefault="003A5357" w:rsidP="00FC5736">
      <w:pPr>
        <w:pStyle w:val="EditorsNote"/>
        <w:rPr>
          <w:del w:id="425" w:author="INDIA" w:date="2023-05-16T09:08:00Z"/>
          <w:rFonts w:eastAsia="Malgun Gothic"/>
          <w:lang w:eastAsia="ko-KR"/>
        </w:rPr>
      </w:pPr>
      <w:del w:id="426" w:author="INDIA" w:date="2023-05-16T09:08:00Z">
        <w:r w:rsidDel="00FC5736">
          <w:rPr>
            <w:rFonts w:eastAsia="Malgun Gothic"/>
            <w:noProof/>
            <w:lang w:val="en-US" w:eastAsia="ko-KR"/>
          </w:rPr>
          <w:drawing>
            <wp:inline distT="0" distB="0" distL="0" distR="0" wp14:anchorId="26D50D93" wp14:editId="615AB593">
              <wp:extent cx="6115050" cy="4067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067175"/>
                      </a:xfrm>
                      <a:prstGeom prst="rect">
                        <a:avLst/>
                      </a:prstGeom>
                      <a:noFill/>
                      <a:ln>
                        <a:noFill/>
                      </a:ln>
                    </pic:spPr>
                  </pic:pic>
                </a:graphicData>
              </a:graphic>
            </wp:inline>
          </w:drawing>
        </w:r>
      </w:del>
    </w:p>
    <w:p w14:paraId="50F2A95B" w14:textId="612D6B76" w:rsidR="003A5357" w:rsidDel="00FC5736" w:rsidRDefault="003A5357" w:rsidP="00FC5736">
      <w:pPr>
        <w:pStyle w:val="EditorsNote"/>
        <w:rPr>
          <w:del w:id="427" w:author="INDIA" w:date="2023-05-16T09:08:00Z"/>
          <w:rFonts w:eastAsia="Malgun Gothic"/>
          <w:lang w:eastAsia="ko-KR"/>
        </w:rPr>
      </w:pPr>
    </w:p>
    <w:p w14:paraId="0857E1C0" w14:textId="2680763F" w:rsidR="003A5357" w:rsidRDefault="003A5357">
      <w:pPr>
        <w:pStyle w:val="EditorsNote"/>
        <w:rPr>
          <w:rFonts w:eastAsia="Batang"/>
          <w:b/>
          <w:bCs/>
          <w:color w:val="00B0F0"/>
          <w:sz w:val="28"/>
          <w:szCs w:val="22"/>
          <w:lang w:eastAsia="ko-KR"/>
        </w:rPr>
        <w:pPrChange w:id="428" w:author="INDIA" w:date="2023-05-16T09:08:00Z">
          <w:pPr/>
        </w:pPrChange>
      </w:pPr>
      <w:del w:id="429" w:author="INDIA" w:date="2023-05-16T09:08:00Z">
        <w:r w:rsidDel="00FC5736">
          <w:rPr>
            <w:b/>
            <w:bCs/>
            <w:color w:val="00B0F0"/>
            <w:sz w:val="28"/>
            <w:szCs w:val="22"/>
            <w:lang w:eastAsia="ko-KR"/>
          </w:rPr>
          <w:delText>=====================(END OF SECTION 4) =====================</w:delText>
        </w:r>
      </w:del>
    </w:p>
    <w:p w14:paraId="68522730" w14:textId="77777777" w:rsidR="00C93C62" w:rsidRPr="00C93C62" w:rsidRDefault="00C93C62" w:rsidP="00C93C62">
      <w:pPr>
        <w:rPr>
          <w:lang w:eastAsia="ja-JP"/>
        </w:rPr>
      </w:pPr>
    </w:p>
    <w:sectPr w:rsidR="00C93C62" w:rsidRPr="00C93C62" w:rsidSect="00D02712">
      <w:headerReference w:type="default" r:id="rId18"/>
      <w:footerReference w:type="default" r:id="rId19"/>
      <w:footerReference w:type="first" r:id="rId20"/>
      <w:pgSz w:w="11907" w:h="16834"/>
      <w:pgMar w:top="1418" w:right="1134" w:bottom="1418" w:left="1134" w:header="720" w:footer="720" w:gutter="0"/>
      <w:paperSrc w:first="15" w:other="15"/>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2" w:author="INDIA" w:date="2023-05-15T09:34:00Z" w:initials="JA">
    <w:p w14:paraId="25364D69" w14:textId="444CAAB9" w:rsidR="003A5357" w:rsidRDefault="003A5357">
      <w:pPr>
        <w:pStyle w:val="CommentText"/>
      </w:pPr>
      <w:r>
        <w:rPr>
          <w:rStyle w:val="CommentReference"/>
        </w:rPr>
        <w:annotationRef/>
      </w:r>
      <w:r>
        <w:t>Compute can be general purpose GPU compute different from the TPUs used by AI engines. Not all processing needs to be AI as can be seen in some user trends.</w:t>
      </w:r>
    </w:p>
  </w:comment>
  <w:comment w:id="73" w:author="INDIA" w:date="2023-05-15T09:48:00Z" w:initials="JA">
    <w:p w14:paraId="00247DAE" w14:textId="1839394C" w:rsidR="001D44A5" w:rsidRDefault="001D44A5">
      <w:pPr>
        <w:pStyle w:val="CommentText"/>
      </w:pPr>
      <w:r>
        <w:rPr>
          <w:rStyle w:val="CommentReference"/>
        </w:rPr>
        <w:annotationRef/>
      </w:r>
      <w:r>
        <w:t>Seems to be covered mostly in the first paragraph of this sub-section.</w:t>
      </w:r>
    </w:p>
  </w:comment>
  <w:comment w:id="84" w:author="INDIA" w:date="2023-05-15T09:52:00Z" w:initials="JA">
    <w:p w14:paraId="2B566295" w14:textId="395ED044" w:rsidR="001D44A5" w:rsidRDefault="001D44A5">
      <w:pPr>
        <w:pStyle w:val="CommentText"/>
      </w:pPr>
      <w:r>
        <w:rPr>
          <w:rStyle w:val="CommentReference"/>
        </w:rPr>
        <w:annotationRef/>
      </w:r>
      <w:r>
        <w:t>Concerns on AI especially about Ethics and its potential misuse makes availability of health data for training a concern till data protection aspects are taken care by the laws. So its is better to avoid using AI in this user trend.</w:t>
      </w:r>
    </w:p>
  </w:comment>
  <w:comment w:id="91" w:author="INDIA" w:date="2023-05-16T10:37:00Z" w:initials="JA">
    <w:p w14:paraId="64DBA74F" w14:textId="3DB3C933" w:rsidR="007527DF" w:rsidRDefault="007527DF">
      <w:pPr>
        <w:pStyle w:val="CommentText"/>
      </w:pPr>
      <w:r>
        <w:rPr>
          <w:rStyle w:val="CommentReference"/>
        </w:rPr>
        <w:annotationRef/>
      </w:r>
      <w:r>
        <w:t>India is fine to keep it here without square bracket and/or move it to section 5 as per the consensus of other administration.</w:t>
      </w:r>
    </w:p>
  </w:comment>
  <w:comment w:id="106" w:author="INDIA" w:date="2023-05-16T07:42:00Z" w:initials="JA">
    <w:p w14:paraId="7F251695" w14:textId="0D24C52A" w:rsidR="009806A5" w:rsidRDefault="009806A5">
      <w:pPr>
        <w:pStyle w:val="CommentText"/>
      </w:pPr>
      <w:r>
        <w:rPr>
          <w:rStyle w:val="CommentReference"/>
        </w:rPr>
        <w:annotationRef/>
      </w:r>
      <w:r>
        <w:t>Can be removed as its expanded in the usage scenario.</w:t>
      </w:r>
    </w:p>
  </w:comment>
  <w:comment w:id="110" w:author="INDIA" w:date="2023-05-16T07:41:00Z" w:initials="JA">
    <w:p w14:paraId="22169012" w14:textId="19236D4E" w:rsidR="009806A5" w:rsidRDefault="009806A5">
      <w:pPr>
        <w:pStyle w:val="CommentText"/>
      </w:pPr>
      <w:r>
        <w:rPr>
          <w:rStyle w:val="CommentReference"/>
        </w:rPr>
        <w:annotationRef/>
      </w:r>
      <w:r>
        <w:t>This should be an overarching aspect to indicate that the IMT 2030 will remain affordable for the bottom half of the population.</w:t>
      </w:r>
    </w:p>
  </w:comment>
  <w:comment w:id="127" w:author="INDIA" w:date="2023-05-15T09:30:00Z" w:initials="JA">
    <w:p w14:paraId="112AD6E7" w14:textId="6BE612C0" w:rsidR="003A5357" w:rsidRDefault="003A5357">
      <w:pPr>
        <w:pStyle w:val="CommentText"/>
      </w:pPr>
      <w:r>
        <w:rPr>
          <w:rStyle w:val="CommentReference"/>
        </w:rPr>
        <w:annotationRef/>
      </w:r>
      <w:r>
        <w:t xml:space="preserve">India is willing to accept removal of [] from this Usage Scenario provided that </w:t>
      </w:r>
      <w:r w:rsidR="009806A5">
        <w:t>“</w:t>
      </w:r>
      <w:r>
        <w:t>Ubiquitous Communication</w:t>
      </w:r>
      <w:r w:rsidR="009806A5">
        <w:t>”</w:t>
      </w:r>
      <w:r>
        <w:t xml:space="preserve"> is considered as a separate Usage Scenario. The requirement of this Usage Scenario is orthogonal to the requirements of the </w:t>
      </w:r>
      <w:r w:rsidR="001372BF">
        <w:t>“</w:t>
      </w:r>
      <w:r>
        <w:t>Ubiquitous</w:t>
      </w:r>
      <w:r w:rsidR="001372BF">
        <w:t xml:space="preserve"> Communication”</w:t>
      </w:r>
      <w:r>
        <w:t xml:space="preserve"> Usage Scenario. </w:t>
      </w:r>
    </w:p>
  </w:comment>
  <w:comment w:id="134" w:author="INDIA" w:date="2023-05-16T07:46:00Z" w:initials="JA">
    <w:p w14:paraId="068D6DD5" w14:textId="50B9658B" w:rsidR="009806A5" w:rsidRDefault="009806A5">
      <w:pPr>
        <w:pStyle w:val="CommentText"/>
      </w:pPr>
      <w:r>
        <w:rPr>
          <w:rStyle w:val="CommentReference"/>
        </w:rPr>
        <w:annotationRef/>
      </w:r>
      <w:r>
        <w:t>India wants this to be handled as a separate usage scenario.</w:t>
      </w:r>
      <w:r w:rsidR="00F83E10">
        <w:t xml:space="preserve"> The note below clearly indicate that we are restricting the usage scenario to terrestrial if there is a concern on handling non-terrestrial aspects in this document.</w:t>
      </w:r>
      <w:r w:rsidR="001372BF">
        <w:t xml:space="preserve"> This was supported by Nigeria, Saudi Arabia, Bangladesh, Kenya, UK during Meeting 43 and CG meetings.</w:t>
      </w:r>
    </w:p>
  </w:comment>
  <w:comment w:id="187" w:author="INDIA" w:date="2023-05-16T07:49:00Z" w:initials="JA">
    <w:p w14:paraId="0E818A07" w14:textId="61F97399" w:rsidR="009806A5" w:rsidRDefault="009806A5">
      <w:pPr>
        <w:pStyle w:val="CommentText"/>
      </w:pPr>
      <w:r>
        <w:rPr>
          <w:rStyle w:val="CommentReference"/>
        </w:rPr>
        <w:annotationRef/>
      </w:r>
      <w:r>
        <w:t>India is fine to handle the Non-terrestrial component in WP4C.</w:t>
      </w:r>
    </w:p>
  </w:comment>
  <w:comment w:id="201" w:author="INDIA" w:date="2023-05-16T07:51:00Z" w:initials="JA">
    <w:p w14:paraId="27E0C900" w14:textId="754D9699" w:rsidR="009806A5" w:rsidRDefault="009806A5">
      <w:pPr>
        <w:pStyle w:val="CommentText"/>
      </w:pPr>
      <w:r>
        <w:rPr>
          <w:rStyle w:val="CommentReference"/>
        </w:rPr>
        <w:annotationRef/>
      </w:r>
      <w:r>
        <w:t xml:space="preserve">India is fine to handle the non-terrestrial aspects in the appropriate </w:t>
      </w:r>
      <w:r w:rsidR="00F83E10">
        <w:t>forum like ITU-R WP4C in case other administrations want to keep the focus squarely on terrestrial aspects in this document.</w:t>
      </w:r>
    </w:p>
  </w:comment>
  <w:comment w:id="214" w:author="INDIA" w:date="2023-05-16T08:06:00Z" w:initials="JA">
    <w:p w14:paraId="7F729805" w14:textId="59C4DCBA" w:rsidR="00F83E10" w:rsidRDefault="00F83E10">
      <w:pPr>
        <w:pStyle w:val="CommentText"/>
      </w:pPr>
      <w:r>
        <w:rPr>
          <w:rStyle w:val="CommentReference"/>
        </w:rPr>
        <w:annotationRef/>
      </w:r>
      <w:r>
        <w:t>This is better to be moved up and explained earlier as we have decided not to have sub-sections.</w:t>
      </w:r>
    </w:p>
  </w:comment>
  <w:comment w:id="232" w:author="INDIA" w:date="2023-05-16T12:00:00Z" w:initials="JA">
    <w:p w14:paraId="53E2FC7E" w14:textId="25DFCD83" w:rsidR="008B3BC2" w:rsidRDefault="008B3BC2">
      <w:pPr>
        <w:pStyle w:val="CommentText"/>
      </w:pPr>
      <w:r>
        <w:rPr>
          <w:rStyle w:val="CommentReference"/>
        </w:rPr>
        <w:annotationRef/>
      </w:r>
      <w:r>
        <w:t>It is already mentioned in the introductory text.</w:t>
      </w:r>
    </w:p>
  </w:comment>
  <w:comment w:id="358" w:author="INDIA" w:date="2023-05-16T09:01:00Z" w:initials="JA">
    <w:p w14:paraId="1372BFE9" w14:textId="04CF4815" w:rsidR="00FC5736" w:rsidRDefault="00FC5736">
      <w:pPr>
        <w:pStyle w:val="CommentText"/>
      </w:pPr>
      <w:r>
        <w:rPr>
          <w:rStyle w:val="CommentReference"/>
        </w:rPr>
        <w:annotationRef/>
      </w:r>
      <w:r>
        <w:t>India is fine to keep it as a sub-item under sustainability or keep it as a separate capability. India has strong concerns if it is removed without a quantifiable metric.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364D69" w15:done="0"/>
  <w15:commentEx w15:paraId="00247DAE" w15:done="0"/>
  <w15:commentEx w15:paraId="2B566295" w15:done="0"/>
  <w15:commentEx w15:paraId="64DBA74F" w15:done="0"/>
  <w15:commentEx w15:paraId="7F251695" w15:done="0"/>
  <w15:commentEx w15:paraId="22169012" w15:done="0"/>
  <w15:commentEx w15:paraId="112AD6E7" w15:done="0"/>
  <w15:commentEx w15:paraId="068D6DD5" w15:done="0"/>
  <w15:commentEx w15:paraId="0E818A07" w15:done="0"/>
  <w15:commentEx w15:paraId="27E0C900" w15:done="0"/>
  <w15:commentEx w15:paraId="7F729805" w15:done="0"/>
  <w15:commentEx w15:paraId="53E2FC7E" w15:done="0"/>
  <w15:commentEx w15:paraId="1372BF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364D69" w16cid:durableId="280C7B1D"/>
  <w16cid:commentId w16cid:paraId="00247DAE" w16cid:durableId="280C7E5F"/>
  <w16cid:commentId w16cid:paraId="2B566295" w16cid:durableId="280C7F55"/>
  <w16cid:commentId w16cid:paraId="64DBA74F" w16cid:durableId="280DDB6D"/>
  <w16cid:commentId w16cid:paraId="7F251695" w16cid:durableId="280DB267"/>
  <w16cid:commentId w16cid:paraId="22169012" w16cid:durableId="280DB213"/>
  <w16cid:commentId w16cid:paraId="112AD6E7" w16cid:durableId="280C7A4D"/>
  <w16cid:commentId w16cid:paraId="068D6DD5" w16cid:durableId="280DB369"/>
  <w16cid:commentId w16cid:paraId="0E818A07" w16cid:durableId="280DB423"/>
  <w16cid:commentId w16cid:paraId="27E0C900" w16cid:durableId="280DB469"/>
  <w16cid:commentId w16cid:paraId="7F729805" w16cid:durableId="280DB81A"/>
  <w16cid:commentId w16cid:paraId="53E2FC7E" w16cid:durableId="280DEED3"/>
  <w16cid:commentId w16cid:paraId="1372BFE9" w16cid:durableId="280DC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4C8D32" w14:textId="77777777" w:rsidR="00A96C09" w:rsidRDefault="00A96C09">
      <w:r>
        <w:separator/>
      </w:r>
    </w:p>
  </w:endnote>
  <w:endnote w:type="continuationSeparator" w:id="0">
    <w:p w14:paraId="6633CD62" w14:textId="77777777" w:rsidR="00A96C09" w:rsidRDefault="00A9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2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Dotum">
    <w:altName w:val="돋움"/>
    <w:panose1 w:val="020B0600000101010101"/>
    <w:charset w:val="81"/>
    <w:family w:val="swiss"/>
    <w:pitch w:val="variable"/>
    <w:sig w:usb0="B00002AF" w:usb1="69D77CFB" w:usb2="00000030" w:usb3="00000000" w:csb0="0008009F" w:csb1="00000000"/>
  </w:font>
  <w:font w:name="Noto Sans SC Light">
    <w:altName w:val="Noto Sans SC Light"/>
    <w:panose1 w:val="00000000000000000000"/>
    <w:charset w:val="86"/>
    <w:family w:val="swiss"/>
    <w:notTrueType/>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67AD2" w14:textId="0A225AB6" w:rsidR="00075E16" w:rsidRPr="002F7CB3" w:rsidRDefault="001D7EEB">
    <w:pPr>
      <w:pStyle w:val="Footer"/>
      <w:rPr>
        <w:lang w:val="en-US"/>
      </w:rPr>
    </w:pPr>
    <w:fldSimple w:instr=" FILENAME \p \* MERGEFORMAT ">
      <w:r w:rsidR="00075E16" w:rsidRPr="00C81DB5">
        <w:rPr>
          <w:lang w:val="en-US"/>
        </w:rPr>
        <w:t>M</w:t>
      </w:r>
      <w:r w:rsidR="00075E16">
        <w:t>:\BRSGD\TEXT2019\SG05\WP5D\1600\1614e.docx</w:t>
      </w:r>
    </w:fldSimple>
    <w:r w:rsidR="00075E16">
      <w:t xml:space="preserve"> ( )</w:t>
    </w:r>
    <w:r w:rsidR="00075E16" w:rsidRPr="002F7CB3">
      <w:rPr>
        <w:lang w:val="en-US"/>
      </w:rPr>
      <w:tab/>
    </w:r>
    <w:r w:rsidR="00075E16">
      <w:fldChar w:fldCharType="begin"/>
    </w:r>
    <w:r w:rsidR="00075E16">
      <w:instrText xml:space="preserve"> savedate \@ dd.MM.yy </w:instrText>
    </w:r>
    <w:r w:rsidR="00075E16">
      <w:fldChar w:fldCharType="separate"/>
    </w:r>
    <w:ins w:id="430" w:author="INDIA" w:date="2023-05-16T12:43:00Z">
      <w:r w:rsidR="00F36048">
        <w:t>16.05.23</w:t>
      </w:r>
    </w:ins>
    <w:del w:id="431" w:author="INDIA" w:date="2023-04-07T14:44:00Z">
      <w:r w:rsidR="00075E16" w:rsidDel="008A4A65">
        <w:delText>24.01.23</w:delText>
      </w:r>
    </w:del>
    <w:r w:rsidR="00075E16">
      <w:fldChar w:fldCharType="end"/>
    </w:r>
    <w:r w:rsidR="00075E16" w:rsidRPr="002F7CB3">
      <w:rPr>
        <w:lang w:val="en-US"/>
      </w:rPr>
      <w:tab/>
    </w:r>
    <w:r w:rsidR="00075E16">
      <w:fldChar w:fldCharType="begin"/>
    </w:r>
    <w:r w:rsidR="00075E16">
      <w:instrText xml:space="preserve"> printdate \@ dd.MM.yy </w:instrText>
    </w:r>
    <w:r w:rsidR="00075E16">
      <w:fldChar w:fldCharType="separate"/>
    </w:r>
    <w:r w:rsidR="00075E16">
      <w:t>21.02.08</w:t>
    </w:r>
    <w:r w:rsidR="00075E1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6CEC1" w14:textId="7191BBF0" w:rsidR="00075E16" w:rsidRPr="002F7CB3" w:rsidRDefault="001D7EEB" w:rsidP="00E6257C">
    <w:pPr>
      <w:pStyle w:val="Footer"/>
      <w:rPr>
        <w:lang w:val="en-US"/>
      </w:rPr>
    </w:pPr>
    <w:fldSimple w:instr=" FILENAME \p \* MERGEFORMAT ">
      <w:r w:rsidR="00075E16" w:rsidRPr="00C81DB5">
        <w:rPr>
          <w:lang w:val="en-US"/>
        </w:rPr>
        <w:t>M</w:t>
      </w:r>
      <w:r w:rsidR="00075E16">
        <w:t>:\BRSGD\TEXT2019\SG05\WP5D\1600\1614e.docx</w:t>
      </w:r>
    </w:fldSimple>
    <w:r w:rsidR="00075E16">
      <w:t xml:space="preserve"> ( )</w:t>
    </w:r>
    <w:r w:rsidR="00075E16" w:rsidRPr="002F7CB3">
      <w:rPr>
        <w:lang w:val="en-US"/>
      </w:rPr>
      <w:tab/>
    </w:r>
    <w:r w:rsidR="00075E16">
      <w:fldChar w:fldCharType="begin"/>
    </w:r>
    <w:r w:rsidR="00075E16">
      <w:instrText xml:space="preserve"> savedate \@ dd.MM.yy </w:instrText>
    </w:r>
    <w:r w:rsidR="00075E16">
      <w:fldChar w:fldCharType="separate"/>
    </w:r>
    <w:ins w:id="432" w:author="INDIA" w:date="2023-05-16T12:43:00Z">
      <w:r w:rsidR="00F36048">
        <w:t>16.05.23</w:t>
      </w:r>
    </w:ins>
    <w:del w:id="433" w:author="INDIA" w:date="2023-04-07T14:44:00Z">
      <w:r w:rsidR="00075E16" w:rsidDel="008A4A65">
        <w:delText>24.01.23</w:delText>
      </w:r>
    </w:del>
    <w:r w:rsidR="00075E16">
      <w:fldChar w:fldCharType="end"/>
    </w:r>
    <w:r w:rsidR="00075E16" w:rsidRPr="002F7CB3">
      <w:rPr>
        <w:lang w:val="en-US"/>
      </w:rPr>
      <w:tab/>
    </w:r>
    <w:r w:rsidR="00075E16">
      <w:fldChar w:fldCharType="begin"/>
    </w:r>
    <w:r w:rsidR="00075E16">
      <w:instrText xml:space="preserve"> printdate \@ dd.MM.yy </w:instrText>
    </w:r>
    <w:r w:rsidR="00075E16">
      <w:fldChar w:fldCharType="separate"/>
    </w:r>
    <w:r w:rsidR="00075E16">
      <w:t>21.02.08</w:t>
    </w:r>
    <w:r w:rsidR="00075E1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6D2AB" w14:textId="77777777" w:rsidR="00A96C09" w:rsidRDefault="00A96C09">
      <w:r>
        <w:t>____________________</w:t>
      </w:r>
    </w:p>
  </w:footnote>
  <w:footnote w:type="continuationSeparator" w:id="0">
    <w:p w14:paraId="0449FD40" w14:textId="77777777" w:rsidR="00A96C09" w:rsidRDefault="00A96C09">
      <w:r>
        <w:continuationSeparator/>
      </w:r>
    </w:p>
  </w:footnote>
  <w:footnote w:id="1">
    <w:p w14:paraId="66C55FAF" w14:textId="77777777" w:rsidR="003A5357" w:rsidRDefault="003A5357" w:rsidP="003A5357">
      <w:pPr>
        <w:pStyle w:val="FootnoteText"/>
        <w:rPr>
          <w:lang w:eastAsia="ko-KR"/>
        </w:rPr>
      </w:pPr>
      <w:r>
        <w:rPr>
          <w:rStyle w:val="FootnoteReference"/>
        </w:rPr>
        <w:footnoteRef/>
      </w:r>
      <w:r>
        <w:t xml:space="preserve"> </w:t>
      </w:r>
      <w:r>
        <w:rPr>
          <w:sz w:val="20"/>
        </w:rPr>
        <w:t>As addressed in Recommendation ITU-R Y.4600, a digital twin is a digital representation of an object of interest and may require different capabilities according to the specific domain of application, such as synchronization between a physical thing and its digital representation, and real-time support.</w:t>
      </w:r>
    </w:p>
  </w:footnote>
  <w:footnote w:id="2">
    <w:p w14:paraId="3CF4B07B" w14:textId="77777777" w:rsidR="003A5357" w:rsidRDefault="003A5357" w:rsidP="003A5357">
      <w:pPr>
        <w:pStyle w:val="FootnoteText"/>
        <w:rPr>
          <w:lang w:eastAsia="ko-KR"/>
        </w:rPr>
      </w:pPr>
      <w:r>
        <w:rPr>
          <w:rStyle w:val="FootnoteReference"/>
        </w:rPr>
        <w:footnoteRef/>
      </w:r>
      <w:r>
        <w:t xml:space="preserve"> </w:t>
      </w:r>
      <w:r>
        <w:rPr>
          <w:lang w:eastAsia="ko-KR"/>
        </w:rPr>
        <w:t>As</w:t>
      </w:r>
      <w:r>
        <w:t xml:space="preserve"> </w:t>
      </w:r>
      <w:r>
        <w:rPr>
          <w:lang w:eastAsia="ko-KR"/>
        </w:rPr>
        <w:t>addressed</w:t>
      </w:r>
      <w:r>
        <w:t xml:space="preserve"> </w:t>
      </w:r>
      <w:r>
        <w:rPr>
          <w:lang w:eastAsia="ko-KR"/>
        </w:rPr>
        <w:t>in</w:t>
      </w:r>
      <w:r>
        <w:t xml:space="preserve"> </w:t>
      </w:r>
      <w:r>
        <w:rPr>
          <w:rFonts w:cs="Noto Sans SC Light"/>
          <w:sz w:val="23"/>
          <w:szCs w:val="23"/>
        </w:rPr>
        <w:t>“</w:t>
      </w:r>
      <w:hyperlink r:id="rId1" w:history="1">
        <w:r>
          <w:rPr>
            <w:rStyle w:val="Hyperlink"/>
          </w:rPr>
          <w:t>Global strategy on digital health 2020-2025</w:t>
        </w:r>
      </w:hyperlink>
      <w:r>
        <w:t xml:space="preserve">” </w:t>
      </w:r>
      <w:r>
        <w:rPr>
          <w:lang w:eastAsia="ko-KR"/>
        </w:rPr>
        <w:t>of</w:t>
      </w:r>
      <w:r>
        <w:t xml:space="preserve"> </w:t>
      </w:r>
      <w:r>
        <w:rPr>
          <w:lang w:eastAsia="ko-KR"/>
        </w:rPr>
        <w:t>WHO,</w:t>
      </w:r>
      <w:r>
        <w:t xml:space="preserve"> </w:t>
      </w:r>
      <w:r>
        <w:rPr>
          <w:lang w:eastAsia="ko-KR"/>
        </w:rPr>
        <w:t>“</w:t>
      </w:r>
      <w:r>
        <w:rPr>
          <w:rFonts w:cs="Noto Sans SC Light"/>
          <w:sz w:val="23"/>
          <w:szCs w:val="23"/>
        </w:rPr>
        <w:t>Digital health: The field of knowledge and practice associated with the development and use of digital technologies to improve health. Digital health expands the concept of eHealth to include digital consumers, with a wider range of smart-devices and connected equipment. It also encompasses other uses of digital technologies for health such as the Internet of things, artificial intelligence, big data and robotics.</w:t>
      </w:r>
      <w:r>
        <w:rPr>
          <w:rFonts w:cs="Noto Sans SC Light"/>
          <w:sz w:val="23"/>
          <w:szCs w:val="23"/>
          <w:lang w:eastAsia="ko-KR"/>
        </w:rPr>
        <w:t>”</w:t>
      </w:r>
      <w:r>
        <w:rPr>
          <w:rFonts w:cs="Noto Sans SC Light"/>
          <w:sz w:val="23"/>
          <w:szCs w:val="23"/>
        </w:rPr>
        <w:t xml:space="preserve"> </w:t>
      </w:r>
    </w:p>
  </w:footnote>
  <w:footnote w:id="3">
    <w:p w14:paraId="2E7C467D" w14:textId="4F349F62" w:rsidR="003A5357" w:rsidDel="009806A5" w:rsidRDefault="003A5357" w:rsidP="003A5357">
      <w:pPr>
        <w:pStyle w:val="FootnoteText"/>
        <w:rPr>
          <w:del w:id="137" w:author="INDIA" w:date="2023-05-16T07:46:00Z"/>
          <w:lang w:eastAsia="ko-KR"/>
        </w:rPr>
      </w:pPr>
      <w:ins w:id="138" w:author="CG Convener" w:date="2023-05-06T13:57:00Z">
        <w:r>
          <w:rPr>
            <w:rStyle w:val="FootnoteReference"/>
          </w:rPr>
          <w:footnoteRef/>
        </w:r>
        <w:r>
          <w:t xml:space="preserve"> The term “ubiquitous” is related to the considered target </w:t>
        </w:r>
      </w:ins>
      <w:ins w:id="139" w:author="INDIA" w:date="2023-05-16T09:11:00Z">
        <w:r w:rsidR="00FC5736">
          <w:t xml:space="preserve">cell </w:t>
        </w:r>
      </w:ins>
      <w:ins w:id="140" w:author="CG Convener" w:date="2023-05-06T13:57:00Z">
        <w:r>
          <w:t>coverage area and is not intended to relate to an entire region or country.</w:t>
        </w:r>
      </w:ins>
    </w:p>
  </w:footnote>
  <w:footnote w:id="4">
    <w:p w14:paraId="70A8E4AD" w14:textId="77777777" w:rsidR="003A5357" w:rsidRDefault="003A5357" w:rsidP="003A5357">
      <w:pPr>
        <w:pStyle w:val="FootnoteText"/>
        <w:rPr>
          <w:lang w:eastAsia="ko-KR"/>
        </w:rPr>
      </w:pPr>
      <w:r>
        <w:rPr>
          <w:rStyle w:val="FootnoteReference"/>
        </w:rPr>
        <w:footnoteRef/>
      </w:r>
      <w:r>
        <w:t xml:space="preserve"> </w:t>
      </w:r>
      <w:r>
        <w:tab/>
        <w:t>The term “ubiquitous” is related to the considered target coverage area and is not intended to relate to an entire region or country.</w:t>
      </w:r>
    </w:p>
  </w:footnote>
  <w:footnote w:id="5">
    <w:p w14:paraId="1A59B4B0" w14:textId="77777777" w:rsidR="003A5357" w:rsidRDefault="003A5357" w:rsidP="003A5357">
      <w:pPr>
        <w:tabs>
          <w:tab w:val="clear" w:pos="1134"/>
          <w:tab w:val="left" w:pos="284"/>
        </w:tabs>
      </w:pPr>
      <w:r>
        <w:rPr>
          <w:rStyle w:val="FootnoteReference"/>
        </w:rPr>
        <w:footnoteRef/>
      </w:r>
      <w:r>
        <w:t xml:space="preserve"> </w:t>
      </w:r>
      <w:r>
        <w:tab/>
      </w:r>
      <w:r>
        <w:rPr>
          <w:lang w:eastAsia="zh-CN"/>
        </w:rPr>
        <w:t xml:space="preserve">The radio coverage area over which a mobile terminal can maintain a connection with one or more units of </w:t>
      </w:r>
      <w:r>
        <w:t>radio</w:t>
      </w:r>
      <w:r>
        <w:rPr>
          <w:lang w:eastAsia="zh-CN"/>
        </w:rPr>
        <w:t xml:space="preserve"> equipment located with</w:t>
      </w:r>
      <w:r>
        <w:rPr>
          <w:lang w:eastAsia="ko-KR"/>
        </w:rPr>
        <w:t>in</w:t>
      </w:r>
      <w:r>
        <w:rPr>
          <w:lang w:eastAsia="zh-CN"/>
        </w:rPr>
        <w:t xml:space="preserve"> that area. For an individual base station, this is the radio coverage area of the base station or of a subsystem (e.g., sector antenna).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00B7E" w14:textId="77777777" w:rsidR="00075E16" w:rsidRDefault="00075E16"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rStyle w:val="PageNumber"/>
      </w:rPr>
      <w:t xml:space="preserve"> -</w:t>
    </w:r>
  </w:p>
  <w:p w14:paraId="4045CF38" w14:textId="3BFFBCB0" w:rsidR="00075E16" w:rsidRDefault="00075E16">
    <w:pPr>
      <w:pStyle w:val="Header"/>
      <w:rPr>
        <w:lang w:val="en-US"/>
      </w:rPr>
    </w:pPr>
    <w:r>
      <w:rPr>
        <w:lang w:val="en-US"/>
      </w:rPr>
      <w:t>5D/1614-E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E745F"/>
    <w:multiLevelType w:val="hybridMultilevel"/>
    <w:tmpl w:val="6BEE0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85FE0"/>
    <w:multiLevelType w:val="hybridMultilevel"/>
    <w:tmpl w:val="7E82BA7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9E0A1D"/>
    <w:multiLevelType w:val="hybridMultilevel"/>
    <w:tmpl w:val="3212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52D7B"/>
    <w:multiLevelType w:val="hybridMultilevel"/>
    <w:tmpl w:val="F9200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A03F8"/>
    <w:multiLevelType w:val="hybridMultilevel"/>
    <w:tmpl w:val="E1D67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C085D"/>
    <w:multiLevelType w:val="hybridMultilevel"/>
    <w:tmpl w:val="05329DCE"/>
    <w:lvl w:ilvl="0" w:tplc="2166D1F0">
      <w:start w:val="1"/>
      <w:numFmt w:val="bullet"/>
      <w:lvlText w:val=""/>
      <w:lvlJc w:val="left"/>
      <w:pPr>
        <w:ind w:left="360" w:hanging="36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6" w15:restartNumberingAfterBreak="0">
    <w:nsid w:val="309049B6"/>
    <w:multiLevelType w:val="hybridMultilevel"/>
    <w:tmpl w:val="00EA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8B581D"/>
    <w:multiLevelType w:val="hybridMultilevel"/>
    <w:tmpl w:val="23CE1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797EEA"/>
    <w:multiLevelType w:val="hybridMultilevel"/>
    <w:tmpl w:val="68BA2516"/>
    <w:lvl w:ilvl="0" w:tplc="3CE6D04A">
      <w:start w:val="1"/>
      <w:numFmt w:val="decimalEnclosedCircle"/>
      <w:lvlText w:val="%1"/>
      <w:lvlJc w:val="left"/>
      <w:pPr>
        <w:tabs>
          <w:tab w:val="num" w:pos="720"/>
        </w:tabs>
        <w:ind w:left="720" w:hanging="360"/>
      </w:pPr>
    </w:lvl>
    <w:lvl w:ilvl="1" w:tplc="419203C6" w:tentative="1">
      <w:start w:val="1"/>
      <w:numFmt w:val="decimalEnclosedCircle"/>
      <w:lvlText w:val="%2"/>
      <w:lvlJc w:val="left"/>
      <w:pPr>
        <w:tabs>
          <w:tab w:val="num" w:pos="1440"/>
        </w:tabs>
        <w:ind w:left="1440" w:hanging="360"/>
      </w:pPr>
    </w:lvl>
    <w:lvl w:ilvl="2" w:tplc="1FE870A2" w:tentative="1">
      <w:start w:val="1"/>
      <w:numFmt w:val="decimalEnclosedCircle"/>
      <w:lvlText w:val="%3"/>
      <w:lvlJc w:val="left"/>
      <w:pPr>
        <w:tabs>
          <w:tab w:val="num" w:pos="2160"/>
        </w:tabs>
        <w:ind w:left="2160" w:hanging="360"/>
      </w:pPr>
    </w:lvl>
    <w:lvl w:ilvl="3" w:tplc="55C85CDA" w:tentative="1">
      <w:start w:val="1"/>
      <w:numFmt w:val="decimalEnclosedCircle"/>
      <w:lvlText w:val="%4"/>
      <w:lvlJc w:val="left"/>
      <w:pPr>
        <w:tabs>
          <w:tab w:val="num" w:pos="2880"/>
        </w:tabs>
        <w:ind w:left="2880" w:hanging="360"/>
      </w:pPr>
    </w:lvl>
    <w:lvl w:ilvl="4" w:tplc="8CBEBFF6" w:tentative="1">
      <w:start w:val="1"/>
      <w:numFmt w:val="decimalEnclosedCircle"/>
      <w:lvlText w:val="%5"/>
      <w:lvlJc w:val="left"/>
      <w:pPr>
        <w:tabs>
          <w:tab w:val="num" w:pos="3600"/>
        </w:tabs>
        <w:ind w:left="3600" w:hanging="360"/>
      </w:pPr>
    </w:lvl>
    <w:lvl w:ilvl="5" w:tplc="DF463AC6" w:tentative="1">
      <w:start w:val="1"/>
      <w:numFmt w:val="decimalEnclosedCircle"/>
      <w:lvlText w:val="%6"/>
      <w:lvlJc w:val="left"/>
      <w:pPr>
        <w:tabs>
          <w:tab w:val="num" w:pos="4320"/>
        </w:tabs>
        <w:ind w:left="4320" w:hanging="360"/>
      </w:pPr>
    </w:lvl>
    <w:lvl w:ilvl="6" w:tplc="39E8C216" w:tentative="1">
      <w:start w:val="1"/>
      <w:numFmt w:val="decimalEnclosedCircle"/>
      <w:lvlText w:val="%7"/>
      <w:lvlJc w:val="left"/>
      <w:pPr>
        <w:tabs>
          <w:tab w:val="num" w:pos="5040"/>
        </w:tabs>
        <w:ind w:left="5040" w:hanging="360"/>
      </w:pPr>
    </w:lvl>
    <w:lvl w:ilvl="7" w:tplc="405EBF94" w:tentative="1">
      <w:start w:val="1"/>
      <w:numFmt w:val="decimalEnclosedCircle"/>
      <w:lvlText w:val="%8"/>
      <w:lvlJc w:val="left"/>
      <w:pPr>
        <w:tabs>
          <w:tab w:val="num" w:pos="5760"/>
        </w:tabs>
        <w:ind w:left="5760" w:hanging="360"/>
      </w:pPr>
    </w:lvl>
    <w:lvl w:ilvl="8" w:tplc="4BF8FB96" w:tentative="1">
      <w:start w:val="1"/>
      <w:numFmt w:val="decimalEnclosedCircle"/>
      <w:lvlText w:val="%9"/>
      <w:lvlJc w:val="left"/>
      <w:pPr>
        <w:tabs>
          <w:tab w:val="num" w:pos="6480"/>
        </w:tabs>
        <w:ind w:left="6480" w:hanging="360"/>
      </w:pPr>
    </w:lvl>
  </w:abstractNum>
  <w:abstractNum w:abstractNumId="9" w15:restartNumberingAfterBreak="0">
    <w:nsid w:val="5CF55F58"/>
    <w:multiLevelType w:val="hybridMultilevel"/>
    <w:tmpl w:val="020C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7F324C"/>
    <w:multiLevelType w:val="hybridMultilevel"/>
    <w:tmpl w:val="A20AEAF0"/>
    <w:lvl w:ilvl="0" w:tplc="BB7C0BD4">
      <w:start w:val="1"/>
      <w:numFmt w:val="bullet"/>
      <w:lvlText w:val="•"/>
      <w:lvlJc w:val="left"/>
      <w:pPr>
        <w:tabs>
          <w:tab w:val="num" w:pos="720"/>
        </w:tabs>
        <w:ind w:left="720" w:hanging="360"/>
      </w:pPr>
      <w:rPr>
        <w:rFonts w:ascii="Arial" w:hAnsi="Arial" w:hint="default"/>
      </w:rPr>
    </w:lvl>
    <w:lvl w:ilvl="1" w:tplc="36B4F174" w:tentative="1">
      <w:start w:val="1"/>
      <w:numFmt w:val="bullet"/>
      <w:lvlText w:val="•"/>
      <w:lvlJc w:val="left"/>
      <w:pPr>
        <w:tabs>
          <w:tab w:val="num" w:pos="1440"/>
        </w:tabs>
        <w:ind w:left="1440" w:hanging="360"/>
      </w:pPr>
      <w:rPr>
        <w:rFonts w:ascii="Arial" w:hAnsi="Arial" w:hint="default"/>
      </w:rPr>
    </w:lvl>
    <w:lvl w:ilvl="2" w:tplc="B2060E5A" w:tentative="1">
      <w:start w:val="1"/>
      <w:numFmt w:val="bullet"/>
      <w:lvlText w:val="•"/>
      <w:lvlJc w:val="left"/>
      <w:pPr>
        <w:tabs>
          <w:tab w:val="num" w:pos="2160"/>
        </w:tabs>
        <w:ind w:left="2160" w:hanging="360"/>
      </w:pPr>
      <w:rPr>
        <w:rFonts w:ascii="Arial" w:hAnsi="Arial" w:hint="default"/>
      </w:rPr>
    </w:lvl>
    <w:lvl w:ilvl="3" w:tplc="E9DAFE26" w:tentative="1">
      <w:start w:val="1"/>
      <w:numFmt w:val="bullet"/>
      <w:lvlText w:val="•"/>
      <w:lvlJc w:val="left"/>
      <w:pPr>
        <w:tabs>
          <w:tab w:val="num" w:pos="2880"/>
        </w:tabs>
        <w:ind w:left="2880" w:hanging="360"/>
      </w:pPr>
      <w:rPr>
        <w:rFonts w:ascii="Arial" w:hAnsi="Arial" w:hint="default"/>
      </w:rPr>
    </w:lvl>
    <w:lvl w:ilvl="4" w:tplc="BC3E4C82" w:tentative="1">
      <w:start w:val="1"/>
      <w:numFmt w:val="bullet"/>
      <w:lvlText w:val="•"/>
      <w:lvlJc w:val="left"/>
      <w:pPr>
        <w:tabs>
          <w:tab w:val="num" w:pos="3600"/>
        </w:tabs>
        <w:ind w:left="3600" w:hanging="360"/>
      </w:pPr>
      <w:rPr>
        <w:rFonts w:ascii="Arial" w:hAnsi="Arial" w:hint="default"/>
      </w:rPr>
    </w:lvl>
    <w:lvl w:ilvl="5" w:tplc="A0008AB4" w:tentative="1">
      <w:start w:val="1"/>
      <w:numFmt w:val="bullet"/>
      <w:lvlText w:val="•"/>
      <w:lvlJc w:val="left"/>
      <w:pPr>
        <w:tabs>
          <w:tab w:val="num" w:pos="4320"/>
        </w:tabs>
        <w:ind w:left="4320" w:hanging="360"/>
      </w:pPr>
      <w:rPr>
        <w:rFonts w:ascii="Arial" w:hAnsi="Arial" w:hint="default"/>
      </w:rPr>
    </w:lvl>
    <w:lvl w:ilvl="6" w:tplc="B6E89B2E" w:tentative="1">
      <w:start w:val="1"/>
      <w:numFmt w:val="bullet"/>
      <w:lvlText w:val="•"/>
      <w:lvlJc w:val="left"/>
      <w:pPr>
        <w:tabs>
          <w:tab w:val="num" w:pos="5040"/>
        </w:tabs>
        <w:ind w:left="5040" w:hanging="360"/>
      </w:pPr>
      <w:rPr>
        <w:rFonts w:ascii="Arial" w:hAnsi="Arial" w:hint="default"/>
      </w:rPr>
    </w:lvl>
    <w:lvl w:ilvl="7" w:tplc="9BB2883A" w:tentative="1">
      <w:start w:val="1"/>
      <w:numFmt w:val="bullet"/>
      <w:lvlText w:val="•"/>
      <w:lvlJc w:val="left"/>
      <w:pPr>
        <w:tabs>
          <w:tab w:val="num" w:pos="5760"/>
        </w:tabs>
        <w:ind w:left="5760" w:hanging="360"/>
      </w:pPr>
      <w:rPr>
        <w:rFonts w:ascii="Arial" w:hAnsi="Arial" w:hint="default"/>
      </w:rPr>
    </w:lvl>
    <w:lvl w:ilvl="8" w:tplc="A0B25DF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7FC48DB"/>
    <w:multiLevelType w:val="hybridMultilevel"/>
    <w:tmpl w:val="5948BA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E044256"/>
    <w:multiLevelType w:val="hybridMultilevel"/>
    <w:tmpl w:val="34D8CED4"/>
    <w:lvl w:ilvl="0" w:tplc="29703352">
      <w:start w:val="1"/>
      <w:numFmt w:val="bullet"/>
      <w:lvlText w:val="•"/>
      <w:lvlJc w:val="left"/>
      <w:pPr>
        <w:tabs>
          <w:tab w:val="num" w:pos="720"/>
        </w:tabs>
        <w:ind w:left="720" w:hanging="360"/>
      </w:pPr>
      <w:rPr>
        <w:rFonts w:ascii="Arial" w:hAnsi="Arial" w:hint="default"/>
      </w:rPr>
    </w:lvl>
    <w:lvl w:ilvl="1" w:tplc="3C561774" w:tentative="1">
      <w:start w:val="1"/>
      <w:numFmt w:val="bullet"/>
      <w:lvlText w:val="•"/>
      <w:lvlJc w:val="left"/>
      <w:pPr>
        <w:tabs>
          <w:tab w:val="num" w:pos="1440"/>
        </w:tabs>
        <w:ind w:left="1440" w:hanging="360"/>
      </w:pPr>
      <w:rPr>
        <w:rFonts w:ascii="Arial" w:hAnsi="Arial" w:hint="default"/>
      </w:rPr>
    </w:lvl>
    <w:lvl w:ilvl="2" w:tplc="3C3E9E12" w:tentative="1">
      <w:start w:val="1"/>
      <w:numFmt w:val="bullet"/>
      <w:lvlText w:val="•"/>
      <w:lvlJc w:val="left"/>
      <w:pPr>
        <w:tabs>
          <w:tab w:val="num" w:pos="2160"/>
        </w:tabs>
        <w:ind w:left="2160" w:hanging="360"/>
      </w:pPr>
      <w:rPr>
        <w:rFonts w:ascii="Arial" w:hAnsi="Arial" w:hint="default"/>
      </w:rPr>
    </w:lvl>
    <w:lvl w:ilvl="3" w:tplc="8E584CE6" w:tentative="1">
      <w:start w:val="1"/>
      <w:numFmt w:val="bullet"/>
      <w:lvlText w:val="•"/>
      <w:lvlJc w:val="left"/>
      <w:pPr>
        <w:tabs>
          <w:tab w:val="num" w:pos="2880"/>
        </w:tabs>
        <w:ind w:left="2880" w:hanging="360"/>
      </w:pPr>
      <w:rPr>
        <w:rFonts w:ascii="Arial" w:hAnsi="Arial" w:hint="default"/>
      </w:rPr>
    </w:lvl>
    <w:lvl w:ilvl="4" w:tplc="72383872" w:tentative="1">
      <w:start w:val="1"/>
      <w:numFmt w:val="bullet"/>
      <w:lvlText w:val="•"/>
      <w:lvlJc w:val="left"/>
      <w:pPr>
        <w:tabs>
          <w:tab w:val="num" w:pos="3600"/>
        </w:tabs>
        <w:ind w:left="3600" w:hanging="360"/>
      </w:pPr>
      <w:rPr>
        <w:rFonts w:ascii="Arial" w:hAnsi="Arial" w:hint="default"/>
      </w:rPr>
    </w:lvl>
    <w:lvl w:ilvl="5" w:tplc="BC78003C" w:tentative="1">
      <w:start w:val="1"/>
      <w:numFmt w:val="bullet"/>
      <w:lvlText w:val="•"/>
      <w:lvlJc w:val="left"/>
      <w:pPr>
        <w:tabs>
          <w:tab w:val="num" w:pos="4320"/>
        </w:tabs>
        <w:ind w:left="4320" w:hanging="360"/>
      </w:pPr>
      <w:rPr>
        <w:rFonts w:ascii="Arial" w:hAnsi="Arial" w:hint="default"/>
      </w:rPr>
    </w:lvl>
    <w:lvl w:ilvl="6" w:tplc="74E4DADA" w:tentative="1">
      <w:start w:val="1"/>
      <w:numFmt w:val="bullet"/>
      <w:lvlText w:val="•"/>
      <w:lvlJc w:val="left"/>
      <w:pPr>
        <w:tabs>
          <w:tab w:val="num" w:pos="5040"/>
        </w:tabs>
        <w:ind w:left="5040" w:hanging="360"/>
      </w:pPr>
      <w:rPr>
        <w:rFonts w:ascii="Arial" w:hAnsi="Arial" w:hint="default"/>
      </w:rPr>
    </w:lvl>
    <w:lvl w:ilvl="7" w:tplc="566AA636" w:tentative="1">
      <w:start w:val="1"/>
      <w:numFmt w:val="bullet"/>
      <w:lvlText w:val="•"/>
      <w:lvlJc w:val="left"/>
      <w:pPr>
        <w:tabs>
          <w:tab w:val="num" w:pos="5760"/>
        </w:tabs>
        <w:ind w:left="5760" w:hanging="360"/>
      </w:pPr>
      <w:rPr>
        <w:rFonts w:ascii="Arial" w:hAnsi="Arial" w:hint="default"/>
      </w:rPr>
    </w:lvl>
    <w:lvl w:ilvl="8" w:tplc="FF30674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F8D1A45"/>
    <w:multiLevelType w:val="hybridMultilevel"/>
    <w:tmpl w:val="0CE61230"/>
    <w:lvl w:ilvl="0" w:tplc="366EA860">
      <w:start w:val="1"/>
      <w:numFmt w:val="bullet"/>
      <w:lvlText w:val="•"/>
      <w:lvlJc w:val="left"/>
      <w:pPr>
        <w:tabs>
          <w:tab w:val="num" w:pos="720"/>
        </w:tabs>
        <w:ind w:left="720" w:hanging="360"/>
      </w:pPr>
      <w:rPr>
        <w:rFonts w:ascii="Arial" w:hAnsi="Arial" w:hint="default"/>
      </w:rPr>
    </w:lvl>
    <w:lvl w:ilvl="1" w:tplc="DE4EE90A" w:tentative="1">
      <w:start w:val="1"/>
      <w:numFmt w:val="bullet"/>
      <w:lvlText w:val="•"/>
      <w:lvlJc w:val="left"/>
      <w:pPr>
        <w:tabs>
          <w:tab w:val="num" w:pos="1440"/>
        </w:tabs>
        <w:ind w:left="1440" w:hanging="360"/>
      </w:pPr>
      <w:rPr>
        <w:rFonts w:ascii="Arial" w:hAnsi="Arial" w:hint="default"/>
      </w:rPr>
    </w:lvl>
    <w:lvl w:ilvl="2" w:tplc="B80C5A48" w:tentative="1">
      <w:start w:val="1"/>
      <w:numFmt w:val="bullet"/>
      <w:lvlText w:val="•"/>
      <w:lvlJc w:val="left"/>
      <w:pPr>
        <w:tabs>
          <w:tab w:val="num" w:pos="2160"/>
        </w:tabs>
        <w:ind w:left="2160" w:hanging="360"/>
      </w:pPr>
      <w:rPr>
        <w:rFonts w:ascii="Arial" w:hAnsi="Arial" w:hint="default"/>
      </w:rPr>
    </w:lvl>
    <w:lvl w:ilvl="3" w:tplc="FB1AE144" w:tentative="1">
      <w:start w:val="1"/>
      <w:numFmt w:val="bullet"/>
      <w:lvlText w:val="•"/>
      <w:lvlJc w:val="left"/>
      <w:pPr>
        <w:tabs>
          <w:tab w:val="num" w:pos="2880"/>
        </w:tabs>
        <w:ind w:left="2880" w:hanging="360"/>
      </w:pPr>
      <w:rPr>
        <w:rFonts w:ascii="Arial" w:hAnsi="Arial" w:hint="default"/>
      </w:rPr>
    </w:lvl>
    <w:lvl w:ilvl="4" w:tplc="A3AEF9E4" w:tentative="1">
      <w:start w:val="1"/>
      <w:numFmt w:val="bullet"/>
      <w:lvlText w:val="•"/>
      <w:lvlJc w:val="left"/>
      <w:pPr>
        <w:tabs>
          <w:tab w:val="num" w:pos="3600"/>
        </w:tabs>
        <w:ind w:left="3600" w:hanging="360"/>
      </w:pPr>
      <w:rPr>
        <w:rFonts w:ascii="Arial" w:hAnsi="Arial" w:hint="default"/>
      </w:rPr>
    </w:lvl>
    <w:lvl w:ilvl="5" w:tplc="2578D35C" w:tentative="1">
      <w:start w:val="1"/>
      <w:numFmt w:val="bullet"/>
      <w:lvlText w:val="•"/>
      <w:lvlJc w:val="left"/>
      <w:pPr>
        <w:tabs>
          <w:tab w:val="num" w:pos="4320"/>
        </w:tabs>
        <w:ind w:left="4320" w:hanging="360"/>
      </w:pPr>
      <w:rPr>
        <w:rFonts w:ascii="Arial" w:hAnsi="Arial" w:hint="default"/>
      </w:rPr>
    </w:lvl>
    <w:lvl w:ilvl="6" w:tplc="1C44A52A" w:tentative="1">
      <w:start w:val="1"/>
      <w:numFmt w:val="bullet"/>
      <w:lvlText w:val="•"/>
      <w:lvlJc w:val="left"/>
      <w:pPr>
        <w:tabs>
          <w:tab w:val="num" w:pos="5040"/>
        </w:tabs>
        <w:ind w:left="5040" w:hanging="360"/>
      </w:pPr>
      <w:rPr>
        <w:rFonts w:ascii="Arial" w:hAnsi="Arial" w:hint="default"/>
      </w:rPr>
    </w:lvl>
    <w:lvl w:ilvl="7" w:tplc="B3846968" w:tentative="1">
      <w:start w:val="1"/>
      <w:numFmt w:val="bullet"/>
      <w:lvlText w:val="•"/>
      <w:lvlJc w:val="left"/>
      <w:pPr>
        <w:tabs>
          <w:tab w:val="num" w:pos="5760"/>
        </w:tabs>
        <w:ind w:left="5760" w:hanging="360"/>
      </w:pPr>
      <w:rPr>
        <w:rFonts w:ascii="Arial" w:hAnsi="Arial" w:hint="default"/>
      </w:rPr>
    </w:lvl>
    <w:lvl w:ilvl="8" w:tplc="11D44B8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
  </w:num>
  <w:num w:numId="3">
    <w:abstractNumId w:val="5"/>
  </w:num>
  <w:num w:numId="4">
    <w:abstractNumId w:val="7"/>
  </w:num>
  <w:num w:numId="5">
    <w:abstractNumId w:val="6"/>
  </w:num>
  <w:num w:numId="6">
    <w:abstractNumId w:val="2"/>
  </w:num>
  <w:num w:numId="7">
    <w:abstractNumId w:val="11"/>
  </w:num>
  <w:num w:numId="8">
    <w:abstractNumId w:val="13"/>
  </w:num>
  <w:num w:numId="9">
    <w:abstractNumId w:val="9"/>
  </w:num>
  <w:num w:numId="10">
    <w:abstractNumId w:val="12"/>
  </w:num>
  <w:num w:numId="11">
    <w:abstractNumId w:val="10"/>
  </w:num>
  <w:num w:numId="12">
    <w:abstractNumId w:val="3"/>
  </w:num>
  <w:num w:numId="13">
    <w:abstractNumId w:val="0"/>
  </w:num>
  <w:num w:numId="1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DIA">
    <w15:presenceInfo w15:providerId="None" w15:userId="IND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4A"/>
    <w:rsid w:val="000069D4"/>
    <w:rsid w:val="000174AD"/>
    <w:rsid w:val="00047A1D"/>
    <w:rsid w:val="000604B9"/>
    <w:rsid w:val="00075E16"/>
    <w:rsid w:val="000943A4"/>
    <w:rsid w:val="000A3357"/>
    <w:rsid w:val="000A7D55"/>
    <w:rsid w:val="000C12C8"/>
    <w:rsid w:val="000C2E8E"/>
    <w:rsid w:val="000E0E7C"/>
    <w:rsid w:val="000F1B4B"/>
    <w:rsid w:val="0012744F"/>
    <w:rsid w:val="00131178"/>
    <w:rsid w:val="001372BF"/>
    <w:rsid w:val="00156F66"/>
    <w:rsid w:val="00163271"/>
    <w:rsid w:val="00172122"/>
    <w:rsid w:val="00182528"/>
    <w:rsid w:val="0018500B"/>
    <w:rsid w:val="00196A19"/>
    <w:rsid w:val="001D44A5"/>
    <w:rsid w:val="001D7EEB"/>
    <w:rsid w:val="00202DC1"/>
    <w:rsid w:val="002116EE"/>
    <w:rsid w:val="002309D8"/>
    <w:rsid w:val="002A7FE2"/>
    <w:rsid w:val="002E1B4F"/>
    <w:rsid w:val="002F2E67"/>
    <w:rsid w:val="002F7CB3"/>
    <w:rsid w:val="00315546"/>
    <w:rsid w:val="00330567"/>
    <w:rsid w:val="0037380E"/>
    <w:rsid w:val="00386A9D"/>
    <w:rsid w:val="00391081"/>
    <w:rsid w:val="003A5357"/>
    <w:rsid w:val="003B2789"/>
    <w:rsid w:val="003C13CE"/>
    <w:rsid w:val="003C697E"/>
    <w:rsid w:val="003D2F8C"/>
    <w:rsid w:val="003E2518"/>
    <w:rsid w:val="003E7CEF"/>
    <w:rsid w:val="003F6311"/>
    <w:rsid w:val="004B1EF7"/>
    <w:rsid w:val="004B3FAD"/>
    <w:rsid w:val="004C5749"/>
    <w:rsid w:val="004E164A"/>
    <w:rsid w:val="00501DCA"/>
    <w:rsid w:val="00513A47"/>
    <w:rsid w:val="005408DF"/>
    <w:rsid w:val="00541173"/>
    <w:rsid w:val="00545126"/>
    <w:rsid w:val="0055176A"/>
    <w:rsid w:val="00573344"/>
    <w:rsid w:val="00583F9B"/>
    <w:rsid w:val="005B0D29"/>
    <w:rsid w:val="005E5C10"/>
    <w:rsid w:val="005F2C78"/>
    <w:rsid w:val="0060724A"/>
    <w:rsid w:val="0061144C"/>
    <w:rsid w:val="006144E4"/>
    <w:rsid w:val="00642FCE"/>
    <w:rsid w:val="00650299"/>
    <w:rsid w:val="00655FC5"/>
    <w:rsid w:val="00662C19"/>
    <w:rsid w:val="006A415B"/>
    <w:rsid w:val="007527DF"/>
    <w:rsid w:val="007E141D"/>
    <w:rsid w:val="0080538C"/>
    <w:rsid w:val="00814E0A"/>
    <w:rsid w:val="00822581"/>
    <w:rsid w:val="00827727"/>
    <w:rsid w:val="008309DD"/>
    <w:rsid w:val="0083227A"/>
    <w:rsid w:val="00850F02"/>
    <w:rsid w:val="00866900"/>
    <w:rsid w:val="00876A8A"/>
    <w:rsid w:val="00881BA1"/>
    <w:rsid w:val="008A4A65"/>
    <w:rsid w:val="008B3BC2"/>
    <w:rsid w:val="008C2302"/>
    <w:rsid w:val="008C26B8"/>
    <w:rsid w:val="008F208F"/>
    <w:rsid w:val="009806A5"/>
    <w:rsid w:val="00982084"/>
    <w:rsid w:val="00995963"/>
    <w:rsid w:val="009B61EB"/>
    <w:rsid w:val="009C185B"/>
    <w:rsid w:val="009C2064"/>
    <w:rsid w:val="009D1697"/>
    <w:rsid w:val="009E50ED"/>
    <w:rsid w:val="009F3A46"/>
    <w:rsid w:val="009F6520"/>
    <w:rsid w:val="00A014F8"/>
    <w:rsid w:val="00A5173C"/>
    <w:rsid w:val="00A61AEF"/>
    <w:rsid w:val="00A62FC2"/>
    <w:rsid w:val="00A96C09"/>
    <w:rsid w:val="00AC6E59"/>
    <w:rsid w:val="00AD2345"/>
    <w:rsid w:val="00AF173A"/>
    <w:rsid w:val="00B066A4"/>
    <w:rsid w:val="00B07A13"/>
    <w:rsid w:val="00B32136"/>
    <w:rsid w:val="00B4279B"/>
    <w:rsid w:val="00B45FC9"/>
    <w:rsid w:val="00B64157"/>
    <w:rsid w:val="00B76F35"/>
    <w:rsid w:val="00B81138"/>
    <w:rsid w:val="00BC7CCF"/>
    <w:rsid w:val="00BE470B"/>
    <w:rsid w:val="00C22815"/>
    <w:rsid w:val="00C438EE"/>
    <w:rsid w:val="00C4614C"/>
    <w:rsid w:val="00C55F19"/>
    <w:rsid w:val="00C57A91"/>
    <w:rsid w:val="00C81DB5"/>
    <w:rsid w:val="00C93C62"/>
    <w:rsid w:val="00CC01C2"/>
    <w:rsid w:val="00CF21F2"/>
    <w:rsid w:val="00D02712"/>
    <w:rsid w:val="00D046A7"/>
    <w:rsid w:val="00D214D0"/>
    <w:rsid w:val="00D6546B"/>
    <w:rsid w:val="00D67735"/>
    <w:rsid w:val="00DB178B"/>
    <w:rsid w:val="00DC17D3"/>
    <w:rsid w:val="00DD4BED"/>
    <w:rsid w:val="00DE39F0"/>
    <w:rsid w:val="00DF0AF3"/>
    <w:rsid w:val="00DF7E9F"/>
    <w:rsid w:val="00E22303"/>
    <w:rsid w:val="00E23A12"/>
    <w:rsid w:val="00E27D7E"/>
    <w:rsid w:val="00E42E13"/>
    <w:rsid w:val="00E56D5C"/>
    <w:rsid w:val="00E6257C"/>
    <w:rsid w:val="00E63C59"/>
    <w:rsid w:val="00F25662"/>
    <w:rsid w:val="00F36048"/>
    <w:rsid w:val="00F83E10"/>
    <w:rsid w:val="00F90613"/>
    <w:rsid w:val="00FA124A"/>
    <w:rsid w:val="00FB626B"/>
    <w:rsid w:val="00FC08DD"/>
    <w:rsid w:val="00FC2316"/>
    <w:rsid w:val="00FC2CFD"/>
    <w:rsid w:val="00FC5736"/>
    <w:rsid w:val="00FC7C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D8CD7C"/>
  <w15:docId w15:val="{4E4BC2E9-71AA-4F97-82F2-F41F06E6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C185B"/>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qFormat/>
    <w:rsid w:val="009C185B"/>
    <w:pPr>
      <w:keepNext/>
      <w:keepLines/>
      <w:spacing w:before="280"/>
      <w:ind w:left="1134" w:hanging="1134"/>
      <w:outlineLvl w:val="0"/>
    </w:pPr>
    <w:rPr>
      <w:b/>
      <w:sz w:val="28"/>
    </w:rPr>
  </w:style>
  <w:style w:type="paragraph" w:styleId="Heading2">
    <w:name w:val="heading 2"/>
    <w:basedOn w:val="Heading1"/>
    <w:next w:val="Normal"/>
    <w:link w:val="Heading2Char"/>
    <w:qFormat/>
    <w:rsid w:val="009C185B"/>
    <w:pPr>
      <w:spacing w:before="200"/>
      <w:outlineLvl w:val="1"/>
    </w:pPr>
    <w:rPr>
      <w:sz w:val="24"/>
    </w:rPr>
  </w:style>
  <w:style w:type="paragraph" w:styleId="Heading3">
    <w:name w:val="heading 3"/>
    <w:aliases w:val="h3,h31,H3"/>
    <w:basedOn w:val="Heading1"/>
    <w:next w:val="Normal"/>
    <w:link w:val="Heading3Char"/>
    <w:qFormat/>
    <w:rsid w:val="009C185B"/>
    <w:pPr>
      <w:tabs>
        <w:tab w:val="clear" w:pos="1134"/>
      </w:tabs>
      <w:spacing w:before="200"/>
      <w:outlineLvl w:val="2"/>
    </w:pPr>
    <w:rPr>
      <w:sz w:val="24"/>
    </w:rPr>
  </w:style>
  <w:style w:type="paragraph" w:styleId="Heading4">
    <w:name w:val="heading 4"/>
    <w:basedOn w:val="Heading3"/>
    <w:next w:val="Normal"/>
    <w:qFormat/>
    <w:rsid w:val="009C185B"/>
    <w:pPr>
      <w:outlineLvl w:val="3"/>
    </w:pPr>
  </w:style>
  <w:style w:type="paragraph" w:styleId="Heading5">
    <w:name w:val="heading 5"/>
    <w:basedOn w:val="Heading4"/>
    <w:next w:val="Normal"/>
    <w:qFormat/>
    <w:rsid w:val="009C185B"/>
    <w:pPr>
      <w:outlineLvl w:val="4"/>
    </w:pPr>
  </w:style>
  <w:style w:type="paragraph" w:styleId="Heading6">
    <w:name w:val="heading 6"/>
    <w:basedOn w:val="Heading4"/>
    <w:next w:val="Normal"/>
    <w:qFormat/>
    <w:rsid w:val="009C185B"/>
    <w:pPr>
      <w:outlineLvl w:val="5"/>
    </w:pPr>
  </w:style>
  <w:style w:type="paragraph" w:styleId="Heading7">
    <w:name w:val="heading 7"/>
    <w:basedOn w:val="Heading6"/>
    <w:next w:val="Normal"/>
    <w:qFormat/>
    <w:rsid w:val="009C185B"/>
    <w:pPr>
      <w:outlineLvl w:val="6"/>
    </w:pPr>
  </w:style>
  <w:style w:type="paragraph" w:styleId="Heading8">
    <w:name w:val="heading 8"/>
    <w:basedOn w:val="Heading6"/>
    <w:next w:val="Normal"/>
    <w:qFormat/>
    <w:rsid w:val="009C185B"/>
    <w:pPr>
      <w:outlineLvl w:val="7"/>
    </w:pPr>
  </w:style>
  <w:style w:type="paragraph" w:styleId="Heading9">
    <w:name w:val="heading 9"/>
    <w:basedOn w:val="Heading6"/>
    <w:next w:val="Normal"/>
    <w:qFormat/>
    <w:rsid w:val="009C185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9C185B"/>
    <w:pPr>
      <w:spacing w:before="360"/>
    </w:pPr>
  </w:style>
  <w:style w:type="paragraph" w:customStyle="1" w:styleId="Artheading">
    <w:name w:val="Art_heading"/>
    <w:basedOn w:val="Normal"/>
    <w:next w:val="Normal"/>
    <w:rsid w:val="009C185B"/>
    <w:pPr>
      <w:keepNext/>
      <w:keepLines/>
      <w:spacing w:before="480"/>
      <w:jc w:val="center"/>
    </w:pPr>
    <w:rPr>
      <w:rFonts w:ascii="Times New Roman Bold" w:hAnsi="Times New Roman Bold"/>
      <w:b/>
      <w:sz w:val="28"/>
    </w:rPr>
  </w:style>
  <w:style w:type="paragraph" w:customStyle="1" w:styleId="ArtNo">
    <w:name w:val="Art_No"/>
    <w:basedOn w:val="Normal"/>
    <w:next w:val="Normal"/>
    <w:rsid w:val="009C185B"/>
    <w:pPr>
      <w:keepNext/>
      <w:keepLines/>
      <w:spacing w:before="480"/>
      <w:jc w:val="center"/>
    </w:pPr>
    <w:rPr>
      <w:caps/>
      <w:sz w:val="28"/>
    </w:rPr>
  </w:style>
  <w:style w:type="paragraph" w:customStyle="1" w:styleId="Arttitle">
    <w:name w:val="Art_title"/>
    <w:basedOn w:val="Normal"/>
    <w:next w:val="Normal"/>
    <w:rsid w:val="009C185B"/>
    <w:pPr>
      <w:keepNext/>
      <w:keepLines/>
      <w:spacing w:before="240"/>
      <w:jc w:val="center"/>
    </w:pPr>
    <w:rPr>
      <w:b/>
      <w:sz w:val="28"/>
    </w:rPr>
  </w:style>
  <w:style w:type="paragraph" w:customStyle="1" w:styleId="ASN1">
    <w:name w:val="ASN.1"/>
    <w:basedOn w:val="Normal"/>
    <w:rsid w:val="009C185B"/>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9C185B"/>
    <w:pPr>
      <w:keepNext/>
      <w:keepLines/>
      <w:spacing w:before="160"/>
      <w:ind w:left="1134"/>
    </w:pPr>
    <w:rPr>
      <w:i/>
    </w:rPr>
  </w:style>
  <w:style w:type="paragraph" w:customStyle="1" w:styleId="ChapNo">
    <w:name w:val="Chap_No"/>
    <w:basedOn w:val="ArtNo"/>
    <w:next w:val="Normal"/>
    <w:rsid w:val="009C185B"/>
    <w:rPr>
      <w:rFonts w:ascii="Times New Roman Bold" w:hAnsi="Times New Roman Bold"/>
      <w:b/>
    </w:rPr>
  </w:style>
  <w:style w:type="paragraph" w:customStyle="1" w:styleId="Chaptitle">
    <w:name w:val="Chap_title"/>
    <w:basedOn w:val="Arttitle"/>
    <w:next w:val="Normal"/>
    <w:rsid w:val="009C185B"/>
  </w:style>
  <w:style w:type="character" w:styleId="EndnoteReference">
    <w:name w:val="endnote reference"/>
    <w:basedOn w:val="DefaultParagraphFont"/>
    <w:rsid w:val="009C185B"/>
    <w:rPr>
      <w:vertAlign w:val="superscript"/>
    </w:rPr>
  </w:style>
  <w:style w:type="paragraph" w:customStyle="1" w:styleId="enumlev1">
    <w:name w:val="enumlev1"/>
    <w:basedOn w:val="Normal"/>
    <w:link w:val="enumlev1Char"/>
    <w:qFormat/>
    <w:rsid w:val="009C185B"/>
    <w:pPr>
      <w:tabs>
        <w:tab w:val="clear" w:pos="2268"/>
        <w:tab w:val="left" w:pos="2608"/>
        <w:tab w:val="left" w:pos="3345"/>
      </w:tabs>
      <w:spacing w:before="80"/>
      <w:ind w:left="1134" w:hanging="1134"/>
    </w:pPr>
  </w:style>
  <w:style w:type="paragraph" w:customStyle="1" w:styleId="enumlev2">
    <w:name w:val="enumlev2"/>
    <w:basedOn w:val="enumlev1"/>
    <w:rsid w:val="009C185B"/>
    <w:pPr>
      <w:ind w:left="1871" w:hanging="737"/>
    </w:pPr>
  </w:style>
  <w:style w:type="paragraph" w:customStyle="1" w:styleId="enumlev3">
    <w:name w:val="enumlev3"/>
    <w:basedOn w:val="enumlev2"/>
    <w:rsid w:val="009C185B"/>
    <w:pPr>
      <w:ind w:left="2268" w:hanging="397"/>
    </w:pPr>
  </w:style>
  <w:style w:type="paragraph" w:customStyle="1" w:styleId="Equation">
    <w:name w:val="Equation"/>
    <w:basedOn w:val="Normal"/>
    <w:rsid w:val="009C185B"/>
    <w:pPr>
      <w:tabs>
        <w:tab w:val="clear" w:pos="1871"/>
        <w:tab w:val="clear" w:pos="2268"/>
        <w:tab w:val="center" w:pos="4820"/>
        <w:tab w:val="right" w:pos="9639"/>
      </w:tabs>
    </w:pPr>
  </w:style>
  <w:style w:type="paragraph" w:customStyle="1" w:styleId="Equationlegend">
    <w:name w:val="Equation_legend"/>
    <w:basedOn w:val="NormalIndent"/>
    <w:rsid w:val="009C185B"/>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9C185B"/>
    <w:pPr>
      <w:spacing w:before="20" w:after="240"/>
    </w:pPr>
    <w:rPr>
      <w:sz w:val="18"/>
    </w:rPr>
  </w:style>
  <w:style w:type="paragraph" w:customStyle="1" w:styleId="Tabletext">
    <w:name w:val="Table_text"/>
    <w:basedOn w:val="Normal"/>
    <w:rsid w:val="009C185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9C185B"/>
    <w:pPr>
      <w:keepNext w:val="0"/>
    </w:pPr>
  </w:style>
  <w:style w:type="paragraph" w:styleId="Footer">
    <w:name w:val="footer"/>
    <w:basedOn w:val="Normal"/>
    <w:link w:val="FooterChar"/>
    <w:uiPriority w:val="99"/>
    <w:rsid w:val="009C185B"/>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9C185B"/>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aliases w:val="Appel note de bas de p,Footnote Reference/,Footnote symbol,Style 12,(NECG) Footnote Reference,Style 124,o,fr,Style 13,FR,Style 17,Appel note de bas de p + 11 pt,Italic,Footnote,Appel note de bas de p1,Appel note de bas de p2,Ref"/>
    <w:basedOn w:val="DefaultParagraphFont"/>
    <w:qFormat/>
    <w:rsid w:val="009C185B"/>
    <w:rPr>
      <w:position w:val="6"/>
      <w:sz w:val="18"/>
    </w:rPr>
  </w:style>
  <w:style w:type="paragraph" w:styleId="FootnoteText">
    <w:name w:val="footnote text"/>
    <w:aliases w:val="ALTS FOOTNOTE,Footnote Text Char1,Footnote Text Char Char1,Footnote Text Char4 Char Char,Footnote Text Char1 Char1 Char1 Char,Footnote Text Char Char1 Char1 Char Char,Footnote Text Char1 Char1 Char1 Char Char Char1,DNV-FT,DN,footnote text"/>
    <w:basedOn w:val="Normal"/>
    <w:link w:val="FootnoteTextChar"/>
    <w:qFormat/>
    <w:rsid w:val="009C185B"/>
    <w:pPr>
      <w:keepLines/>
      <w:tabs>
        <w:tab w:val="left" w:pos="255"/>
      </w:tabs>
    </w:pPr>
  </w:style>
  <w:style w:type="paragraph" w:customStyle="1" w:styleId="Note">
    <w:name w:val="Note"/>
    <w:basedOn w:val="Normal"/>
    <w:next w:val="Normal"/>
    <w:rsid w:val="009C185B"/>
    <w:pPr>
      <w:tabs>
        <w:tab w:val="left" w:pos="284"/>
      </w:tabs>
      <w:spacing w:before="80"/>
    </w:pPr>
    <w:rPr>
      <w:sz w:val="22"/>
    </w:rPr>
  </w:style>
  <w:style w:type="paragraph" w:styleId="Header">
    <w:name w:val="header"/>
    <w:basedOn w:val="Normal"/>
    <w:link w:val="HeaderChar"/>
    <w:rsid w:val="009C185B"/>
    <w:pPr>
      <w:spacing w:before="0"/>
      <w:jc w:val="center"/>
    </w:pPr>
    <w:rPr>
      <w:sz w:val="18"/>
    </w:rPr>
  </w:style>
  <w:style w:type="paragraph" w:styleId="Index1">
    <w:name w:val="index 1"/>
    <w:basedOn w:val="Normal"/>
    <w:next w:val="Normal"/>
    <w:semiHidden/>
    <w:rsid w:val="009C185B"/>
  </w:style>
  <w:style w:type="paragraph" w:styleId="Index2">
    <w:name w:val="index 2"/>
    <w:basedOn w:val="Normal"/>
    <w:next w:val="Normal"/>
    <w:semiHidden/>
    <w:rsid w:val="009C185B"/>
    <w:pPr>
      <w:ind w:left="283"/>
    </w:pPr>
  </w:style>
  <w:style w:type="paragraph" w:styleId="Index3">
    <w:name w:val="index 3"/>
    <w:basedOn w:val="Normal"/>
    <w:next w:val="Normal"/>
    <w:semiHidden/>
    <w:rsid w:val="009C185B"/>
    <w:pPr>
      <w:ind w:left="566"/>
    </w:pPr>
  </w:style>
  <w:style w:type="paragraph" w:customStyle="1" w:styleId="PartNo">
    <w:name w:val="Part_No"/>
    <w:basedOn w:val="AnnexNo"/>
    <w:next w:val="Normal"/>
    <w:rsid w:val="009C185B"/>
  </w:style>
  <w:style w:type="paragraph" w:customStyle="1" w:styleId="Partref">
    <w:name w:val="Part_ref"/>
    <w:basedOn w:val="Annexref"/>
    <w:next w:val="Normal"/>
    <w:rsid w:val="009C185B"/>
  </w:style>
  <w:style w:type="paragraph" w:customStyle="1" w:styleId="Parttitle">
    <w:name w:val="Part_title"/>
    <w:basedOn w:val="Annextitle"/>
    <w:next w:val="Normalaftertitle0"/>
    <w:rsid w:val="009C185B"/>
  </w:style>
  <w:style w:type="paragraph" w:customStyle="1" w:styleId="RecNo">
    <w:name w:val="Rec_No"/>
    <w:basedOn w:val="Normal"/>
    <w:next w:val="Normal"/>
    <w:rsid w:val="009C185B"/>
    <w:pPr>
      <w:keepNext/>
      <w:keepLines/>
      <w:spacing w:before="480"/>
      <w:jc w:val="center"/>
    </w:pPr>
    <w:rPr>
      <w:caps/>
      <w:sz w:val="28"/>
    </w:rPr>
  </w:style>
  <w:style w:type="paragraph" w:customStyle="1" w:styleId="Rectitle">
    <w:name w:val="Rec_title"/>
    <w:basedOn w:val="RecNo"/>
    <w:next w:val="Normal"/>
    <w:rsid w:val="009C185B"/>
    <w:pPr>
      <w:spacing w:before="240"/>
    </w:pPr>
    <w:rPr>
      <w:rFonts w:ascii="Times New Roman Bold" w:hAnsi="Times New Roman Bold"/>
      <w:b/>
      <w:caps w:val="0"/>
    </w:rPr>
  </w:style>
  <w:style w:type="paragraph" w:customStyle="1" w:styleId="Recref">
    <w:name w:val="Rec_ref"/>
    <w:basedOn w:val="Rectitle"/>
    <w:next w:val="Recdate"/>
    <w:rsid w:val="009C185B"/>
    <w:pPr>
      <w:spacing w:before="120"/>
    </w:pPr>
    <w:rPr>
      <w:rFonts w:ascii="Times New Roman" w:hAnsi="Times New Roman"/>
      <w:b w:val="0"/>
      <w:sz w:val="24"/>
    </w:rPr>
  </w:style>
  <w:style w:type="paragraph" w:customStyle="1" w:styleId="Recdate">
    <w:name w:val="Rec_date"/>
    <w:basedOn w:val="Normal"/>
    <w:next w:val="Normalaftertitle0"/>
    <w:rsid w:val="009C185B"/>
    <w:pPr>
      <w:keepNext/>
      <w:keepLines/>
      <w:jc w:val="right"/>
    </w:pPr>
    <w:rPr>
      <w:sz w:val="22"/>
    </w:rPr>
  </w:style>
  <w:style w:type="paragraph" w:customStyle="1" w:styleId="Questiondate">
    <w:name w:val="Question_date"/>
    <w:basedOn w:val="Normal"/>
    <w:next w:val="Normalaftertitle0"/>
    <w:rsid w:val="009C185B"/>
    <w:pPr>
      <w:keepNext/>
      <w:keepLines/>
      <w:jc w:val="right"/>
    </w:pPr>
    <w:rPr>
      <w:sz w:val="22"/>
    </w:rPr>
  </w:style>
  <w:style w:type="paragraph" w:customStyle="1" w:styleId="QuestionNo">
    <w:name w:val="Question_No"/>
    <w:basedOn w:val="Normal"/>
    <w:next w:val="Normal"/>
    <w:rsid w:val="009C185B"/>
    <w:pPr>
      <w:keepNext/>
      <w:keepLines/>
      <w:spacing w:before="480"/>
      <w:jc w:val="center"/>
    </w:pPr>
    <w:rPr>
      <w:caps/>
      <w:sz w:val="28"/>
    </w:rPr>
  </w:style>
  <w:style w:type="paragraph" w:customStyle="1" w:styleId="Questiontitle">
    <w:name w:val="Question_title"/>
    <w:basedOn w:val="Normal"/>
    <w:next w:val="Normal"/>
    <w:rsid w:val="009C185B"/>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9C185B"/>
  </w:style>
  <w:style w:type="paragraph" w:customStyle="1" w:styleId="Reftext">
    <w:name w:val="Ref_text"/>
    <w:basedOn w:val="Normal"/>
    <w:rsid w:val="009C185B"/>
    <w:pPr>
      <w:ind w:left="1134" w:hanging="1134"/>
    </w:pPr>
  </w:style>
  <w:style w:type="paragraph" w:customStyle="1" w:styleId="Reftitle">
    <w:name w:val="Ref_title"/>
    <w:basedOn w:val="Normal"/>
    <w:next w:val="Reftext"/>
    <w:rsid w:val="009C185B"/>
    <w:pPr>
      <w:spacing w:before="480"/>
      <w:jc w:val="center"/>
    </w:pPr>
    <w:rPr>
      <w:caps/>
    </w:rPr>
  </w:style>
  <w:style w:type="paragraph" w:customStyle="1" w:styleId="Repdate">
    <w:name w:val="Rep_date"/>
    <w:basedOn w:val="Recdate"/>
    <w:next w:val="Normalaftertitle0"/>
    <w:rsid w:val="009C185B"/>
  </w:style>
  <w:style w:type="paragraph" w:customStyle="1" w:styleId="RepNo">
    <w:name w:val="Rep_No"/>
    <w:basedOn w:val="RecNo"/>
    <w:next w:val="Reptitle"/>
    <w:rsid w:val="009C185B"/>
  </w:style>
  <w:style w:type="paragraph" w:customStyle="1" w:styleId="Reptitle">
    <w:name w:val="Rep_title"/>
    <w:basedOn w:val="Rectitle"/>
    <w:next w:val="Repref"/>
    <w:rsid w:val="009C185B"/>
  </w:style>
  <w:style w:type="paragraph" w:customStyle="1" w:styleId="Repref">
    <w:name w:val="Rep_ref"/>
    <w:basedOn w:val="Recref"/>
    <w:next w:val="Repdate"/>
    <w:rsid w:val="009C185B"/>
  </w:style>
  <w:style w:type="paragraph" w:customStyle="1" w:styleId="Resdate">
    <w:name w:val="Res_date"/>
    <w:basedOn w:val="Recdate"/>
    <w:next w:val="Normalaftertitle0"/>
    <w:rsid w:val="009C185B"/>
  </w:style>
  <w:style w:type="paragraph" w:customStyle="1" w:styleId="ResNo">
    <w:name w:val="Res_No"/>
    <w:basedOn w:val="RecNo"/>
    <w:next w:val="Normal"/>
    <w:rsid w:val="009C185B"/>
  </w:style>
  <w:style w:type="paragraph" w:customStyle="1" w:styleId="Restitle">
    <w:name w:val="Res_title"/>
    <w:basedOn w:val="Rectitle"/>
    <w:next w:val="Normal"/>
    <w:rsid w:val="009C185B"/>
  </w:style>
  <w:style w:type="paragraph" w:customStyle="1" w:styleId="Resref">
    <w:name w:val="Res_ref"/>
    <w:basedOn w:val="Recref"/>
    <w:next w:val="Resdate"/>
    <w:rsid w:val="009C185B"/>
  </w:style>
  <w:style w:type="paragraph" w:customStyle="1" w:styleId="SectionNo">
    <w:name w:val="Section_No"/>
    <w:basedOn w:val="AnnexNo"/>
    <w:next w:val="Normal"/>
    <w:rsid w:val="009C185B"/>
  </w:style>
  <w:style w:type="paragraph" w:customStyle="1" w:styleId="Sectiontitle">
    <w:name w:val="Section_title"/>
    <w:basedOn w:val="Annextitle"/>
    <w:next w:val="Normalaftertitle0"/>
    <w:rsid w:val="009C185B"/>
  </w:style>
  <w:style w:type="paragraph" w:customStyle="1" w:styleId="Source">
    <w:name w:val="Source"/>
    <w:basedOn w:val="Normal"/>
    <w:next w:val="Normal"/>
    <w:rsid w:val="009C185B"/>
    <w:pPr>
      <w:spacing w:before="840"/>
      <w:jc w:val="center"/>
    </w:pPr>
    <w:rPr>
      <w:b/>
      <w:sz w:val="28"/>
    </w:rPr>
  </w:style>
  <w:style w:type="paragraph" w:customStyle="1" w:styleId="SpecialFooter">
    <w:name w:val="Special Footer"/>
    <w:basedOn w:val="Footer"/>
    <w:rsid w:val="009C185B"/>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9C185B"/>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9C185B"/>
    <w:pPr>
      <w:tabs>
        <w:tab w:val="left" w:pos="284"/>
        <w:tab w:val="left" w:pos="567"/>
        <w:tab w:val="left" w:pos="851"/>
      </w:tabs>
      <w:spacing w:before="40" w:after="40"/>
    </w:pPr>
    <w:rPr>
      <w:sz w:val="18"/>
    </w:rPr>
  </w:style>
  <w:style w:type="paragraph" w:customStyle="1" w:styleId="TableNo">
    <w:name w:val="Table_No"/>
    <w:basedOn w:val="Normal"/>
    <w:next w:val="Normal"/>
    <w:rsid w:val="009C185B"/>
    <w:pPr>
      <w:keepNext/>
      <w:spacing w:before="560" w:after="120"/>
      <w:jc w:val="center"/>
    </w:pPr>
    <w:rPr>
      <w:caps/>
      <w:sz w:val="20"/>
    </w:rPr>
  </w:style>
  <w:style w:type="paragraph" w:customStyle="1" w:styleId="Tabletitle">
    <w:name w:val="Table_title"/>
    <w:basedOn w:val="Normal"/>
    <w:next w:val="Tabletext"/>
    <w:rsid w:val="009C185B"/>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9C185B"/>
    <w:pPr>
      <w:keepNext/>
      <w:spacing w:before="560"/>
      <w:jc w:val="center"/>
    </w:pPr>
    <w:rPr>
      <w:sz w:val="20"/>
    </w:rPr>
  </w:style>
  <w:style w:type="paragraph" w:customStyle="1" w:styleId="Title1">
    <w:name w:val="Title 1"/>
    <w:basedOn w:val="Source"/>
    <w:next w:val="Normal"/>
    <w:rsid w:val="009C185B"/>
    <w:pPr>
      <w:tabs>
        <w:tab w:val="left" w:pos="567"/>
        <w:tab w:val="left" w:pos="1701"/>
        <w:tab w:val="left" w:pos="2835"/>
      </w:tabs>
      <w:spacing w:before="240"/>
    </w:pPr>
    <w:rPr>
      <w:b w:val="0"/>
      <w:caps/>
    </w:rPr>
  </w:style>
  <w:style w:type="paragraph" w:customStyle="1" w:styleId="Title2">
    <w:name w:val="Title 2"/>
    <w:basedOn w:val="Source"/>
    <w:next w:val="Normal"/>
    <w:rsid w:val="009C185B"/>
    <w:pPr>
      <w:overflowPunct/>
      <w:autoSpaceDE/>
      <w:autoSpaceDN/>
      <w:adjustRightInd/>
      <w:spacing w:before="480"/>
      <w:textAlignment w:val="auto"/>
    </w:pPr>
    <w:rPr>
      <w:b w:val="0"/>
      <w:caps/>
    </w:rPr>
  </w:style>
  <w:style w:type="paragraph" w:customStyle="1" w:styleId="Title3">
    <w:name w:val="Title 3"/>
    <w:basedOn w:val="Title2"/>
    <w:next w:val="Normal"/>
    <w:rsid w:val="009C185B"/>
    <w:pPr>
      <w:spacing w:before="240"/>
    </w:pPr>
    <w:rPr>
      <w:caps w:val="0"/>
    </w:rPr>
  </w:style>
  <w:style w:type="paragraph" w:customStyle="1" w:styleId="Title4">
    <w:name w:val="Title 4"/>
    <w:basedOn w:val="Title3"/>
    <w:next w:val="Heading1"/>
    <w:rsid w:val="009C185B"/>
    <w:rPr>
      <w:b/>
    </w:rPr>
  </w:style>
  <w:style w:type="paragraph" w:customStyle="1" w:styleId="toc0">
    <w:name w:val="toc 0"/>
    <w:basedOn w:val="Normal"/>
    <w:next w:val="TOC1"/>
    <w:rsid w:val="009C185B"/>
    <w:pPr>
      <w:tabs>
        <w:tab w:val="clear" w:pos="1134"/>
        <w:tab w:val="clear" w:pos="1871"/>
        <w:tab w:val="clear" w:pos="2268"/>
        <w:tab w:val="right" w:pos="9781"/>
      </w:tabs>
    </w:pPr>
    <w:rPr>
      <w:b/>
    </w:rPr>
  </w:style>
  <w:style w:type="paragraph" w:styleId="TOC1">
    <w:name w:val="toc 1"/>
    <w:basedOn w:val="Normal"/>
    <w:rsid w:val="009C185B"/>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rsid w:val="009C185B"/>
    <w:pPr>
      <w:spacing w:before="120"/>
    </w:pPr>
  </w:style>
  <w:style w:type="paragraph" w:styleId="TOC3">
    <w:name w:val="toc 3"/>
    <w:basedOn w:val="TOC2"/>
    <w:rsid w:val="009C185B"/>
  </w:style>
  <w:style w:type="paragraph" w:styleId="TOC4">
    <w:name w:val="toc 4"/>
    <w:basedOn w:val="TOC3"/>
    <w:rsid w:val="009C185B"/>
  </w:style>
  <w:style w:type="paragraph" w:styleId="TOC5">
    <w:name w:val="toc 5"/>
    <w:basedOn w:val="TOC4"/>
    <w:rsid w:val="009C185B"/>
  </w:style>
  <w:style w:type="paragraph" w:styleId="TOC6">
    <w:name w:val="toc 6"/>
    <w:basedOn w:val="TOC4"/>
    <w:rsid w:val="009C185B"/>
  </w:style>
  <w:style w:type="paragraph" w:styleId="TOC7">
    <w:name w:val="toc 7"/>
    <w:basedOn w:val="TOC4"/>
    <w:rsid w:val="009C185B"/>
  </w:style>
  <w:style w:type="paragraph" w:styleId="TOC8">
    <w:name w:val="toc 8"/>
    <w:basedOn w:val="TOC4"/>
    <w:rsid w:val="009C185B"/>
  </w:style>
  <w:style w:type="character" w:customStyle="1" w:styleId="Appdef">
    <w:name w:val="App_def"/>
    <w:basedOn w:val="DefaultParagraphFont"/>
    <w:rsid w:val="009C185B"/>
    <w:rPr>
      <w:rFonts w:ascii="Times New Roman" w:hAnsi="Times New Roman"/>
      <w:b/>
    </w:rPr>
  </w:style>
  <w:style w:type="character" w:customStyle="1" w:styleId="Appref">
    <w:name w:val="App_ref"/>
    <w:basedOn w:val="DefaultParagraphFont"/>
    <w:rsid w:val="009C185B"/>
  </w:style>
  <w:style w:type="character" w:customStyle="1" w:styleId="Artdef">
    <w:name w:val="Art_def"/>
    <w:basedOn w:val="DefaultParagraphFont"/>
    <w:rsid w:val="009C185B"/>
    <w:rPr>
      <w:rFonts w:ascii="Times New Roman" w:hAnsi="Times New Roman"/>
      <w:b/>
    </w:rPr>
  </w:style>
  <w:style w:type="character" w:customStyle="1" w:styleId="Artref">
    <w:name w:val="Art_ref"/>
    <w:basedOn w:val="DefaultParagraphFont"/>
    <w:rsid w:val="009C185B"/>
  </w:style>
  <w:style w:type="character" w:customStyle="1" w:styleId="Tablefreq">
    <w:name w:val="Table_freq"/>
    <w:basedOn w:val="DefaultParagraphFont"/>
    <w:rsid w:val="009C185B"/>
    <w:rPr>
      <w:b/>
      <w:color w:val="auto"/>
      <w:sz w:val="20"/>
    </w:rPr>
  </w:style>
  <w:style w:type="paragraph" w:customStyle="1" w:styleId="Formal">
    <w:name w:val="Formal"/>
    <w:basedOn w:val="ASN1"/>
    <w:rsid w:val="009C185B"/>
    <w:rPr>
      <w:b w:val="0"/>
    </w:rPr>
  </w:style>
  <w:style w:type="paragraph" w:customStyle="1" w:styleId="Section1">
    <w:name w:val="Section_1"/>
    <w:basedOn w:val="Normal"/>
    <w:rsid w:val="009C185B"/>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9C185B"/>
    <w:rPr>
      <w:b w:val="0"/>
      <w:i/>
    </w:rPr>
  </w:style>
  <w:style w:type="paragraph" w:customStyle="1" w:styleId="Headingi">
    <w:name w:val="Heading_i"/>
    <w:basedOn w:val="Normal"/>
    <w:next w:val="Normal"/>
    <w:qFormat/>
    <w:rsid w:val="009C185B"/>
    <w:pPr>
      <w:keepNext/>
      <w:keepLines/>
      <w:spacing w:before="160"/>
    </w:pPr>
    <w:rPr>
      <w:i/>
    </w:rPr>
  </w:style>
  <w:style w:type="paragraph" w:customStyle="1" w:styleId="Headingb">
    <w:name w:val="Heading_b"/>
    <w:basedOn w:val="Normal"/>
    <w:next w:val="Normal"/>
    <w:link w:val="HeadingbChar"/>
    <w:qFormat/>
    <w:rsid w:val="009C185B"/>
    <w:pPr>
      <w:keepNext/>
      <w:keepLines/>
      <w:spacing w:before="160"/>
    </w:pPr>
    <w:rPr>
      <w:rFonts w:ascii="Times New Roman Bold" w:hAnsi="Times New Roman Bold" w:cs="Times New Roman Bold"/>
      <w:b/>
      <w:lang w:eastAsia="zh-CN"/>
    </w:rPr>
  </w:style>
  <w:style w:type="paragraph" w:customStyle="1" w:styleId="Figure">
    <w:name w:val="Figure"/>
    <w:basedOn w:val="Normal"/>
    <w:next w:val="Normal"/>
    <w:link w:val="FigureChar"/>
    <w:rsid w:val="009C185B"/>
    <w:pPr>
      <w:spacing w:after="240"/>
      <w:jc w:val="center"/>
    </w:pPr>
    <w:rPr>
      <w:noProof/>
      <w:lang w:eastAsia="zh-CN"/>
    </w:rPr>
  </w:style>
  <w:style w:type="character" w:styleId="PageNumber">
    <w:name w:val="page number"/>
    <w:basedOn w:val="DefaultParagraphFont"/>
    <w:rsid w:val="009C185B"/>
  </w:style>
  <w:style w:type="paragraph" w:customStyle="1" w:styleId="Figuretitle">
    <w:name w:val="Figure_title"/>
    <w:basedOn w:val="Normal"/>
    <w:next w:val="Normal"/>
    <w:link w:val="FiguretitleChar"/>
    <w:rsid w:val="009C185B"/>
    <w:pPr>
      <w:keepNext/>
      <w:keepLines/>
      <w:spacing w:before="0" w:after="120"/>
      <w:jc w:val="center"/>
    </w:pPr>
    <w:rPr>
      <w:rFonts w:ascii="Times New Roman Bold" w:hAnsi="Times New Roman Bold"/>
      <w:b/>
      <w:sz w:val="20"/>
    </w:rPr>
  </w:style>
  <w:style w:type="paragraph" w:customStyle="1" w:styleId="FigureNo">
    <w:name w:val="Figure_No"/>
    <w:basedOn w:val="Normal"/>
    <w:next w:val="Normal"/>
    <w:link w:val="FigureNoChar"/>
    <w:rsid w:val="009C185B"/>
    <w:pPr>
      <w:keepNext/>
      <w:keepLines/>
      <w:spacing w:before="480" w:after="120"/>
      <w:jc w:val="center"/>
    </w:pPr>
    <w:rPr>
      <w:caps/>
      <w:sz w:val="20"/>
    </w:rPr>
  </w:style>
  <w:style w:type="paragraph" w:customStyle="1" w:styleId="AnnexNo">
    <w:name w:val="Annex_No"/>
    <w:basedOn w:val="Normal"/>
    <w:next w:val="Normal"/>
    <w:link w:val="AnnexNoChar"/>
    <w:rsid w:val="009C185B"/>
    <w:pPr>
      <w:keepNext/>
      <w:keepLines/>
      <w:spacing w:before="480" w:after="80"/>
      <w:jc w:val="center"/>
    </w:pPr>
    <w:rPr>
      <w:caps/>
      <w:sz w:val="28"/>
    </w:rPr>
  </w:style>
  <w:style w:type="paragraph" w:customStyle="1" w:styleId="Annexref">
    <w:name w:val="Annex_ref"/>
    <w:basedOn w:val="Normal"/>
    <w:next w:val="Normal"/>
    <w:rsid w:val="009C185B"/>
    <w:pPr>
      <w:keepNext/>
      <w:keepLines/>
      <w:spacing w:after="280"/>
      <w:jc w:val="center"/>
    </w:pPr>
  </w:style>
  <w:style w:type="paragraph" w:customStyle="1" w:styleId="Annextitle">
    <w:name w:val="Annex_title"/>
    <w:basedOn w:val="Normal"/>
    <w:next w:val="Normal"/>
    <w:rsid w:val="009C185B"/>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9C185B"/>
  </w:style>
  <w:style w:type="paragraph" w:customStyle="1" w:styleId="Appendixref">
    <w:name w:val="Appendix_ref"/>
    <w:basedOn w:val="Annexref"/>
    <w:next w:val="Annextitle"/>
    <w:rsid w:val="009C185B"/>
  </w:style>
  <w:style w:type="paragraph" w:customStyle="1" w:styleId="Appendixtitle">
    <w:name w:val="Appendix_title"/>
    <w:basedOn w:val="Annextitle"/>
    <w:next w:val="Normal"/>
    <w:rsid w:val="009C185B"/>
  </w:style>
  <w:style w:type="paragraph" w:customStyle="1" w:styleId="Border">
    <w:name w:val="Border"/>
    <w:basedOn w:val="Normal"/>
    <w:rsid w:val="009C185B"/>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9C185B"/>
    <w:pPr>
      <w:ind w:left="1134"/>
    </w:pPr>
  </w:style>
  <w:style w:type="paragraph" w:styleId="Index4">
    <w:name w:val="index 4"/>
    <w:basedOn w:val="Normal"/>
    <w:next w:val="Normal"/>
    <w:rsid w:val="009C185B"/>
    <w:pPr>
      <w:ind w:left="849"/>
    </w:pPr>
  </w:style>
  <w:style w:type="paragraph" w:styleId="Index5">
    <w:name w:val="index 5"/>
    <w:basedOn w:val="Normal"/>
    <w:next w:val="Normal"/>
    <w:rsid w:val="009C185B"/>
    <w:pPr>
      <w:ind w:left="1132"/>
    </w:pPr>
  </w:style>
  <w:style w:type="paragraph" w:styleId="Index6">
    <w:name w:val="index 6"/>
    <w:basedOn w:val="Normal"/>
    <w:next w:val="Normal"/>
    <w:rsid w:val="009C185B"/>
    <w:pPr>
      <w:ind w:left="1415"/>
    </w:pPr>
  </w:style>
  <w:style w:type="paragraph" w:styleId="Index7">
    <w:name w:val="index 7"/>
    <w:basedOn w:val="Normal"/>
    <w:next w:val="Normal"/>
    <w:rsid w:val="009C185B"/>
    <w:pPr>
      <w:ind w:left="1698"/>
    </w:pPr>
  </w:style>
  <w:style w:type="paragraph" w:styleId="IndexHeading">
    <w:name w:val="index heading"/>
    <w:basedOn w:val="Normal"/>
    <w:next w:val="Index1"/>
    <w:rsid w:val="009C185B"/>
  </w:style>
  <w:style w:type="character" w:styleId="LineNumber">
    <w:name w:val="line number"/>
    <w:basedOn w:val="DefaultParagraphFont"/>
    <w:rsid w:val="009C185B"/>
  </w:style>
  <w:style w:type="paragraph" w:customStyle="1" w:styleId="Normalaftertitle0">
    <w:name w:val="Normal after title"/>
    <w:basedOn w:val="Normal"/>
    <w:next w:val="Normal"/>
    <w:rsid w:val="009C185B"/>
    <w:pPr>
      <w:spacing w:before="280"/>
    </w:pPr>
  </w:style>
  <w:style w:type="paragraph" w:customStyle="1" w:styleId="Proposal">
    <w:name w:val="Proposal"/>
    <w:basedOn w:val="Normal"/>
    <w:next w:val="Normal"/>
    <w:rsid w:val="009C185B"/>
    <w:pPr>
      <w:keepNext/>
      <w:spacing w:before="240"/>
    </w:pPr>
    <w:rPr>
      <w:rFonts w:hAnsi="Times New Roman Bold"/>
      <w:b/>
    </w:rPr>
  </w:style>
  <w:style w:type="paragraph" w:customStyle="1" w:styleId="Reasons">
    <w:name w:val="Reasons"/>
    <w:basedOn w:val="Normal"/>
    <w:qFormat/>
    <w:rsid w:val="009C185B"/>
    <w:pPr>
      <w:tabs>
        <w:tab w:val="clear" w:pos="1871"/>
        <w:tab w:val="clear" w:pos="2268"/>
        <w:tab w:val="left" w:pos="1588"/>
        <w:tab w:val="left" w:pos="1985"/>
      </w:tabs>
    </w:pPr>
  </w:style>
  <w:style w:type="paragraph" w:customStyle="1" w:styleId="Section3">
    <w:name w:val="Section_3"/>
    <w:basedOn w:val="Section1"/>
    <w:rsid w:val="009C185B"/>
    <w:rPr>
      <w:b w:val="0"/>
    </w:rPr>
  </w:style>
  <w:style w:type="paragraph" w:customStyle="1" w:styleId="TableTextS5">
    <w:name w:val="Table_TextS5"/>
    <w:basedOn w:val="Normal"/>
    <w:rsid w:val="009C185B"/>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9C185B"/>
    <w:pPr>
      <w:overflowPunct/>
      <w:autoSpaceDE/>
      <w:autoSpaceDN/>
      <w:adjustRightInd/>
      <w:spacing w:before="240"/>
      <w:jc w:val="center"/>
      <w:textAlignment w:val="auto"/>
    </w:pPr>
    <w:rPr>
      <w:sz w:val="28"/>
    </w:rPr>
  </w:style>
  <w:style w:type="paragraph" w:customStyle="1" w:styleId="AppArtNo">
    <w:name w:val="App_Art_No"/>
    <w:basedOn w:val="ArtNo"/>
    <w:qFormat/>
    <w:rsid w:val="009C185B"/>
  </w:style>
  <w:style w:type="paragraph" w:customStyle="1" w:styleId="AppArttitle">
    <w:name w:val="App_Art_title"/>
    <w:basedOn w:val="Arttitle"/>
    <w:qFormat/>
    <w:rsid w:val="009C185B"/>
  </w:style>
  <w:style w:type="paragraph" w:customStyle="1" w:styleId="ApptoAnnex">
    <w:name w:val="App_to_Annex"/>
    <w:basedOn w:val="AppendixNo"/>
    <w:next w:val="Normal"/>
    <w:qFormat/>
    <w:rsid w:val="009C185B"/>
  </w:style>
  <w:style w:type="paragraph" w:customStyle="1" w:styleId="Committee">
    <w:name w:val="Committee"/>
    <w:basedOn w:val="Normal"/>
    <w:qFormat/>
    <w:rsid w:val="009C185B"/>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uiPriority w:val="99"/>
    <w:rsid w:val="009C185B"/>
    <w:rPr>
      <w:rFonts w:ascii="Times New Roman" w:hAnsi="Times New Roman"/>
      <w:caps/>
      <w:noProof/>
      <w:sz w:val="16"/>
      <w:lang w:val="en-GB" w:eastAsia="en-US"/>
    </w:rPr>
  </w:style>
  <w:style w:type="character" w:customStyle="1" w:styleId="FootnoteTextChar">
    <w:name w:val="Footnote Text Char"/>
    <w:aliases w:val="ALTS FOOTNOTE Char,Footnote Text Char1 Char,Footnote Text Char Char1 Char,Footnote Text Char4 Char Char Char,Footnote Text Char1 Char1 Char1 Char Char,Footnote Text Char Char1 Char1 Char Char Char,DNV-FT Char,DN Char"/>
    <w:basedOn w:val="DefaultParagraphFont"/>
    <w:link w:val="FootnoteText"/>
    <w:qFormat/>
    <w:rsid w:val="009C185B"/>
    <w:rPr>
      <w:rFonts w:ascii="Times New Roman" w:hAnsi="Times New Roman"/>
      <w:sz w:val="24"/>
      <w:lang w:val="en-GB" w:eastAsia="en-US"/>
    </w:rPr>
  </w:style>
  <w:style w:type="character" w:customStyle="1" w:styleId="HeaderChar">
    <w:name w:val="Header Char"/>
    <w:basedOn w:val="DefaultParagraphFont"/>
    <w:link w:val="Header"/>
    <w:rsid w:val="009C185B"/>
    <w:rPr>
      <w:rFonts w:ascii="Times New Roman" w:hAnsi="Times New Roman"/>
      <w:sz w:val="18"/>
      <w:lang w:val="en-GB" w:eastAsia="en-US"/>
    </w:rPr>
  </w:style>
  <w:style w:type="paragraph" w:customStyle="1" w:styleId="Normalend">
    <w:name w:val="Normal_end"/>
    <w:basedOn w:val="Normal"/>
    <w:next w:val="Normal"/>
    <w:qFormat/>
    <w:rsid w:val="009C185B"/>
    <w:rPr>
      <w:lang w:val="en-US"/>
    </w:rPr>
  </w:style>
  <w:style w:type="paragraph" w:customStyle="1" w:styleId="Part1">
    <w:name w:val="Part_1"/>
    <w:basedOn w:val="Section1"/>
    <w:next w:val="Section1"/>
    <w:qFormat/>
    <w:rsid w:val="009C185B"/>
    <w:pPr>
      <w:keepNext/>
      <w:keepLines/>
    </w:pPr>
  </w:style>
  <w:style w:type="paragraph" w:customStyle="1" w:styleId="Subsection1">
    <w:name w:val="Subsection_1"/>
    <w:basedOn w:val="Section1"/>
    <w:next w:val="Normalaftertitle0"/>
    <w:qFormat/>
    <w:rsid w:val="009C185B"/>
  </w:style>
  <w:style w:type="paragraph" w:customStyle="1" w:styleId="Volumetitle">
    <w:name w:val="Volume_title"/>
    <w:basedOn w:val="Normal"/>
    <w:qFormat/>
    <w:rsid w:val="009C185B"/>
    <w:pPr>
      <w:jc w:val="center"/>
    </w:pPr>
    <w:rPr>
      <w:b/>
      <w:bCs/>
      <w:sz w:val="28"/>
      <w:szCs w:val="28"/>
    </w:rPr>
  </w:style>
  <w:style w:type="paragraph" w:customStyle="1" w:styleId="Headingsplit">
    <w:name w:val="Heading_split"/>
    <w:basedOn w:val="Headingi"/>
    <w:qFormat/>
    <w:rsid w:val="009C185B"/>
    <w:rPr>
      <w:lang w:val="en-US"/>
    </w:rPr>
  </w:style>
  <w:style w:type="paragraph" w:customStyle="1" w:styleId="Normalsplit">
    <w:name w:val="Normal_split"/>
    <w:basedOn w:val="Normal"/>
    <w:qFormat/>
    <w:rsid w:val="009C185B"/>
  </w:style>
  <w:style w:type="character" w:customStyle="1" w:styleId="Provsplit">
    <w:name w:val="Prov_split"/>
    <w:basedOn w:val="DefaultParagraphFont"/>
    <w:qFormat/>
    <w:rsid w:val="009C185B"/>
    <w:rPr>
      <w:rFonts w:ascii="Times New Roman" w:hAnsi="Times New Roman"/>
      <w:b w:val="0"/>
    </w:rPr>
  </w:style>
  <w:style w:type="paragraph" w:customStyle="1" w:styleId="Tablesplit">
    <w:name w:val="Table_split"/>
    <w:basedOn w:val="Tabletext"/>
    <w:qFormat/>
    <w:rsid w:val="009C185B"/>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9C185B"/>
  </w:style>
  <w:style w:type="paragraph" w:customStyle="1" w:styleId="Methodheading2">
    <w:name w:val="Method_heading2"/>
    <w:basedOn w:val="Heading2"/>
    <w:next w:val="Normal"/>
    <w:qFormat/>
    <w:rsid w:val="009C185B"/>
  </w:style>
  <w:style w:type="paragraph" w:customStyle="1" w:styleId="Methodheading3">
    <w:name w:val="Method_heading3"/>
    <w:basedOn w:val="Heading3"/>
    <w:next w:val="Normal"/>
    <w:qFormat/>
    <w:rsid w:val="009C185B"/>
  </w:style>
  <w:style w:type="paragraph" w:customStyle="1" w:styleId="Methodheading4">
    <w:name w:val="Method_heading4"/>
    <w:basedOn w:val="Heading4"/>
    <w:next w:val="Normal"/>
    <w:qFormat/>
    <w:rsid w:val="009C185B"/>
  </w:style>
  <w:style w:type="paragraph" w:customStyle="1" w:styleId="MethodHeadingb">
    <w:name w:val="Method_Headingb"/>
    <w:basedOn w:val="Headingb"/>
    <w:next w:val="Normal"/>
    <w:qFormat/>
    <w:rsid w:val="009C185B"/>
    <w:pPr>
      <w:tabs>
        <w:tab w:val="clear" w:pos="1134"/>
        <w:tab w:val="clear" w:pos="1871"/>
        <w:tab w:val="clear" w:pos="2268"/>
      </w:tabs>
      <w:overflowPunct/>
      <w:autoSpaceDE/>
      <w:autoSpaceDN/>
      <w:adjustRightInd/>
      <w:textAlignment w:val="auto"/>
    </w:pPr>
  </w:style>
  <w:style w:type="paragraph" w:customStyle="1" w:styleId="EditorsNote">
    <w:name w:val="EditorsNote"/>
    <w:basedOn w:val="Normal"/>
    <w:qFormat/>
    <w:rsid w:val="009C185B"/>
    <w:pPr>
      <w:spacing w:before="240" w:after="240"/>
    </w:pPr>
    <w:rPr>
      <w:i/>
      <w:iCs/>
    </w:rPr>
  </w:style>
  <w:style w:type="character" w:customStyle="1" w:styleId="FiguretitleChar">
    <w:name w:val="Figure_title Char"/>
    <w:basedOn w:val="DefaultParagraphFont"/>
    <w:link w:val="Figuretitle"/>
    <w:rsid w:val="009C185B"/>
    <w:rPr>
      <w:rFonts w:ascii="Times New Roman Bold" w:hAnsi="Times New Roman Bold"/>
      <w:b/>
      <w:lang w:val="en-GB" w:eastAsia="en-US"/>
    </w:rPr>
  </w:style>
  <w:style w:type="paragraph" w:customStyle="1" w:styleId="Figurewithlegend">
    <w:name w:val="Figure_with_legend"/>
    <w:basedOn w:val="Figure"/>
    <w:rsid w:val="009C185B"/>
  </w:style>
  <w:style w:type="paragraph" w:styleId="Signature">
    <w:name w:val="Signature"/>
    <w:basedOn w:val="Normal"/>
    <w:link w:val="SignatureChar"/>
    <w:unhideWhenUsed/>
    <w:rsid w:val="009C185B"/>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9C185B"/>
    <w:rPr>
      <w:rFonts w:ascii="Times New Roman" w:hAnsi="Times New Roman"/>
      <w:sz w:val="24"/>
      <w:lang w:val="en-GB" w:eastAsia="en-US"/>
    </w:rPr>
  </w:style>
  <w:style w:type="paragraph" w:customStyle="1" w:styleId="Tablefin">
    <w:name w:val="Table_fin"/>
    <w:basedOn w:val="Normalaftertitle"/>
    <w:rsid w:val="009C185B"/>
    <w:pPr>
      <w:tabs>
        <w:tab w:val="clear" w:pos="1134"/>
        <w:tab w:val="clear" w:pos="1871"/>
        <w:tab w:val="clear" w:pos="2268"/>
      </w:tabs>
      <w:spacing w:before="0"/>
    </w:pPr>
    <w:rPr>
      <w:sz w:val="20"/>
      <w:lang w:eastAsia="zh-CN"/>
    </w:rPr>
  </w:style>
  <w:style w:type="character" w:styleId="Hyperlink">
    <w:name w:val="Hyperlink"/>
    <w:aliases w:val="CEO_Hyperlink,超级链接,ECC Hyperlink"/>
    <w:basedOn w:val="DefaultParagraphFont"/>
    <w:uiPriority w:val="99"/>
    <w:qFormat/>
    <w:rsid w:val="004E164A"/>
    <w:rPr>
      <w:color w:val="0000FF"/>
      <w:u w:val="single"/>
    </w:rPr>
  </w:style>
  <w:style w:type="character" w:customStyle="1" w:styleId="AnnexNoChar">
    <w:name w:val="Annex_No Char"/>
    <w:link w:val="AnnexNo"/>
    <w:rsid w:val="004E164A"/>
    <w:rPr>
      <w:rFonts w:ascii="Times New Roman" w:hAnsi="Times New Roman"/>
      <w:caps/>
      <w:sz w:val="28"/>
      <w:lang w:val="en-GB" w:eastAsia="en-US"/>
    </w:rPr>
  </w:style>
  <w:style w:type="table" w:styleId="TableGrid">
    <w:name w:val="Table Grid"/>
    <w:basedOn w:val="TableNormal"/>
    <w:rsid w:val="004E164A"/>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bChar">
    <w:name w:val="Heading_b Char"/>
    <w:basedOn w:val="DefaultParagraphFont"/>
    <w:link w:val="Headingb"/>
    <w:qFormat/>
    <w:locked/>
    <w:rsid w:val="004E164A"/>
    <w:rPr>
      <w:rFonts w:ascii="Times New Roman Bold" w:hAnsi="Times New Roman Bold" w:cs="Times New Roman Bold"/>
      <w:b/>
      <w:sz w:val="24"/>
      <w:lang w:val="en-GB"/>
    </w:rPr>
  </w:style>
  <w:style w:type="paragraph" w:styleId="ListParagraph">
    <w:name w:val="List Paragraph"/>
    <w:aliases w:val="- Bullets,Lista1,?? ??,?????,????,列出段落1,中等深浅网格 1 - 着色 21,列表段落,¥¡¡¡¡ì¬º¥¹¥È¶ÎÂä,ÁÐ³ö¶ÎÂä,¥ê¥¹¥È¶ÎÂä,列表段落1,—ño’i—Ž,1st level - Bullet List Paragraph,Lettre d'introduction,Paragrafo elenco,Normal bullet 2,Bullet list,목록단락,リスト段落,列出段落"/>
    <w:basedOn w:val="Normal"/>
    <w:link w:val="ListParagraphChar"/>
    <w:uiPriority w:val="34"/>
    <w:qFormat/>
    <w:rsid w:val="004E164A"/>
    <w:pPr>
      <w:ind w:leftChars="400" w:left="800"/>
    </w:pPr>
    <w:rPr>
      <w:rFonts w:eastAsia="Batang"/>
    </w:rPr>
  </w:style>
  <w:style w:type="character" w:customStyle="1" w:styleId="ListParagraphChar">
    <w:name w:val="List Paragraph Char"/>
    <w:aliases w:val="- Bullets Char,Lista1 Char,?? ?? Char,????? Char,???? Char,列出段落1 Char,中等深浅网格 1 - 着色 21 Char,列表段落 Char,¥¡¡¡¡ì¬º¥¹¥È¶ÎÂä Char,ÁÐ³ö¶ÎÂä Char,¥ê¥¹¥È¶ÎÂä Char,列表段落1 Char,—ño’i—Ž Char,1st level - Bullet List Paragraph Char,목록단락 Char"/>
    <w:basedOn w:val="DefaultParagraphFont"/>
    <w:link w:val="ListParagraph"/>
    <w:uiPriority w:val="34"/>
    <w:qFormat/>
    <w:locked/>
    <w:rsid w:val="004E164A"/>
    <w:rPr>
      <w:rFonts w:ascii="Times New Roman" w:eastAsia="Batang" w:hAnsi="Times New Roman"/>
      <w:sz w:val="24"/>
      <w:lang w:val="en-GB" w:eastAsia="en-US"/>
    </w:rPr>
  </w:style>
  <w:style w:type="character" w:customStyle="1" w:styleId="enumlev1Char">
    <w:name w:val="enumlev1 Char"/>
    <w:basedOn w:val="DefaultParagraphFont"/>
    <w:link w:val="enumlev1"/>
    <w:qFormat/>
    <w:locked/>
    <w:rsid w:val="004E164A"/>
    <w:rPr>
      <w:rFonts w:ascii="Times New Roman" w:hAnsi="Times New Roman"/>
      <w:sz w:val="24"/>
      <w:lang w:val="en-GB" w:eastAsia="en-US"/>
    </w:rPr>
  </w:style>
  <w:style w:type="character" w:customStyle="1" w:styleId="FigureNoChar">
    <w:name w:val="Figure_No Char"/>
    <w:basedOn w:val="DefaultParagraphFont"/>
    <w:link w:val="FigureNo"/>
    <w:rsid w:val="004E164A"/>
    <w:rPr>
      <w:rFonts w:ascii="Times New Roman" w:hAnsi="Times New Roman"/>
      <w:caps/>
      <w:lang w:val="en-GB" w:eastAsia="en-US"/>
    </w:rPr>
  </w:style>
  <w:style w:type="paragraph" w:styleId="Caption">
    <w:name w:val="caption"/>
    <w:basedOn w:val="Normal"/>
    <w:next w:val="Normal"/>
    <w:unhideWhenUsed/>
    <w:qFormat/>
    <w:rsid w:val="004E164A"/>
    <w:pPr>
      <w:spacing w:before="0" w:after="200"/>
    </w:pPr>
    <w:rPr>
      <w:rFonts w:eastAsia="Batang"/>
      <w:i/>
      <w:iCs/>
      <w:color w:val="1F497D" w:themeColor="text2"/>
      <w:sz w:val="18"/>
      <w:szCs w:val="18"/>
    </w:rPr>
  </w:style>
  <w:style w:type="character" w:customStyle="1" w:styleId="Heading3Char">
    <w:name w:val="Heading 3 Char"/>
    <w:aliases w:val="h3 Char,h31 Char,H3 Char"/>
    <w:basedOn w:val="DefaultParagraphFont"/>
    <w:link w:val="Heading3"/>
    <w:rsid w:val="004E164A"/>
    <w:rPr>
      <w:rFonts w:ascii="Times New Roman" w:hAnsi="Times New Roman"/>
      <w:b/>
      <w:sz w:val="24"/>
      <w:lang w:val="en-GB" w:eastAsia="en-US"/>
    </w:rPr>
  </w:style>
  <w:style w:type="character" w:customStyle="1" w:styleId="1">
    <w:name w:val="확인되지 않은 멘션1"/>
    <w:basedOn w:val="DefaultParagraphFont"/>
    <w:uiPriority w:val="99"/>
    <w:semiHidden/>
    <w:unhideWhenUsed/>
    <w:rsid w:val="004E164A"/>
    <w:rPr>
      <w:color w:val="605E5C"/>
      <w:shd w:val="clear" w:color="auto" w:fill="E1DFDD"/>
    </w:rPr>
  </w:style>
  <w:style w:type="paragraph" w:styleId="BalloonText">
    <w:name w:val="Balloon Text"/>
    <w:basedOn w:val="Normal"/>
    <w:link w:val="BalloonTextChar"/>
    <w:semiHidden/>
    <w:unhideWhenUsed/>
    <w:rsid w:val="004E164A"/>
    <w:pPr>
      <w:spacing w:before="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4E164A"/>
    <w:rPr>
      <w:rFonts w:asciiTheme="majorHAnsi" w:eastAsiaTheme="majorEastAsia" w:hAnsiTheme="majorHAnsi" w:cstheme="majorBidi"/>
      <w:sz w:val="18"/>
      <w:szCs w:val="18"/>
      <w:lang w:val="en-GB" w:eastAsia="en-US"/>
    </w:rPr>
  </w:style>
  <w:style w:type="character" w:styleId="CommentReference">
    <w:name w:val="annotation reference"/>
    <w:basedOn w:val="DefaultParagraphFont"/>
    <w:semiHidden/>
    <w:unhideWhenUsed/>
    <w:qFormat/>
    <w:rsid w:val="004E164A"/>
    <w:rPr>
      <w:sz w:val="18"/>
      <w:szCs w:val="18"/>
    </w:rPr>
  </w:style>
  <w:style w:type="paragraph" w:styleId="CommentText">
    <w:name w:val="annotation text"/>
    <w:basedOn w:val="Normal"/>
    <w:link w:val="CommentTextChar"/>
    <w:unhideWhenUsed/>
    <w:qFormat/>
    <w:rsid w:val="004E164A"/>
    <w:rPr>
      <w:rFonts w:eastAsia="Batang"/>
    </w:rPr>
  </w:style>
  <w:style w:type="character" w:customStyle="1" w:styleId="CommentTextChar">
    <w:name w:val="Comment Text Char"/>
    <w:basedOn w:val="DefaultParagraphFont"/>
    <w:link w:val="CommentText"/>
    <w:qFormat/>
    <w:rsid w:val="004E164A"/>
    <w:rPr>
      <w:rFonts w:ascii="Times New Roman" w:eastAsia="Batang" w:hAnsi="Times New Roman"/>
      <w:sz w:val="24"/>
      <w:lang w:val="en-GB" w:eastAsia="en-US"/>
    </w:rPr>
  </w:style>
  <w:style w:type="paragraph" w:styleId="CommentSubject">
    <w:name w:val="annotation subject"/>
    <w:basedOn w:val="CommentText"/>
    <w:next w:val="CommentText"/>
    <w:link w:val="CommentSubjectChar"/>
    <w:semiHidden/>
    <w:unhideWhenUsed/>
    <w:rsid w:val="004E164A"/>
    <w:rPr>
      <w:b/>
      <w:bCs/>
    </w:rPr>
  </w:style>
  <w:style w:type="character" w:customStyle="1" w:styleId="CommentSubjectChar">
    <w:name w:val="Comment Subject Char"/>
    <w:basedOn w:val="CommentTextChar"/>
    <w:link w:val="CommentSubject"/>
    <w:semiHidden/>
    <w:rsid w:val="004E164A"/>
    <w:rPr>
      <w:rFonts w:ascii="Times New Roman" w:eastAsia="Batang" w:hAnsi="Times New Roman"/>
      <w:b/>
      <w:bCs/>
      <w:sz w:val="24"/>
      <w:lang w:val="en-GB" w:eastAsia="en-US"/>
    </w:rPr>
  </w:style>
  <w:style w:type="character" w:styleId="FollowedHyperlink">
    <w:name w:val="FollowedHyperlink"/>
    <w:basedOn w:val="DefaultParagraphFont"/>
    <w:semiHidden/>
    <w:unhideWhenUsed/>
    <w:rsid w:val="004E164A"/>
    <w:rPr>
      <w:color w:val="800080" w:themeColor="followedHyperlink"/>
      <w:u w:val="single"/>
    </w:rPr>
  </w:style>
  <w:style w:type="paragraph" w:styleId="Revision">
    <w:name w:val="Revision"/>
    <w:hidden/>
    <w:uiPriority w:val="99"/>
    <w:semiHidden/>
    <w:rsid w:val="004E164A"/>
    <w:rPr>
      <w:rFonts w:ascii="Times New Roman" w:eastAsia="Batang" w:hAnsi="Times New Roman"/>
      <w:sz w:val="24"/>
      <w:lang w:val="en-GB" w:eastAsia="en-US"/>
    </w:rPr>
  </w:style>
  <w:style w:type="paragraph" w:customStyle="1" w:styleId="Default">
    <w:name w:val="Default"/>
    <w:rsid w:val="004E164A"/>
    <w:pPr>
      <w:widowControl w:val="0"/>
      <w:autoSpaceDE w:val="0"/>
      <w:autoSpaceDN w:val="0"/>
      <w:adjustRightInd w:val="0"/>
    </w:pPr>
    <w:rPr>
      <w:rFonts w:ascii="Times New Roman" w:eastAsia="Batang" w:hAnsi="Times New Roman"/>
      <w:color w:val="000000"/>
      <w:sz w:val="24"/>
      <w:szCs w:val="24"/>
    </w:rPr>
  </w:style>
  <w:style w:type="character" w:customStyle="1" w:styleId="Heading2Char">
    <w:name w:val="Heading 2 Char"/>
    <w:basedOn w:val="DefaultParagraphFont"/>
    <w:link w:val="Heading2"/>
    <w:rsid w:val="004E164A"/>
    <w:rPr>
      <w:rFonts w:ascii="Times New Roman" w:hAnsi="Times New Roman"/>
      <w:b/>
      <w:sz w:val="24"/>
      <w:lang w:val="en-GB" w:eastAsia="en-US"/>
    </w:rPr>
  </w:style>
  <w:style w:type="paragraph" w:customStyle="1" w:styleId="paragraph">
    <w:name w:val="paragraph"/>
    <w:basedOn w:val="Normal"/>
    <w:rsid w:val="004E164A"/>
    <w:pPr>
      <w:tabs>
        <w:tab w:val="clear" w:pos="1134"/>
        <w:tab w:val="clear" w:pos="1871"/>
        <w:tab w:val="clear" w:pos="2268"/>
      </w:tabs>
      <w:overflowPunct/>
      <w:autoSpaceDE/>
      <w:autoSpaceDN/>
      <w:adjustRightInd/>
      <w:spacing w:before="100" w:beforeAutospacing="1" w:after="100" w:afterAutospacing="1"/>
      <w:textAlignment w:val="auto"/>
    </w:pPr>
    <w:rPr>
      <w:szCs w:val="24"/>
      <w:lang w:val="en-US"/>
    </w:rPr>
  </w:style>
  <w:style w:type="character" w:customStyle="1" w:styleId="normaltextrun">
    <w:name w:val="normaltextrun"/>
    <w:basedOn w:val="DefaultParagraphFont"/>
    <w:rsid w:val="004E164A"/>
  </w:style>
  <w:style w:type="character" w:customStyle="1" w:styleId="eop">
    <w:name w:val="eop"/>
    <w:basedOn w:val="DefaultParagraphFont"/>
    <w:rsid w:val="004E164A"/>
  </w:style>
  <w:style w:type="character" w:customStyle="1" w:styleId="apple-converted-space">
    <w:name w:val="apple-converted-space"/>
    <w:basedOn w:val="DefaultParagraphFont"/>
    <w:rsid w:val="004E164A"/>
  </w:style>
  <w:style w:type="paragraph" w:styleId="NormalWeb">
    <w:name w:val="Normal (Web)"/>
    <w:basedOn w:val="Normal"/>
    <w:uiPriority w:val="99"/>
    <w:unhideWhenUsed/>
    <w:qFormat/>
    <w:rsid w:val="004E164A"/>
    <w:pPr>
      <w:tabs>
        <w:tab w:val="clear" w:pos="1134"/>
        <w:tab w:val="clear" w:pos="1871"/>
        <w:tab w:val="clear" w:pos="2268"/>
      </w:tabs>
      <w:overflowPunct/>
      <w:autoSpaceDE/>
      <w:autoSpaceDN/>
      <w:adjustRightInd/>
      <w:spacing w:before="100" w:beforeAutospacing="1" w:after="100" w:afterAutospacing="1"/>
      <w:textAlignment w:val="auto"/>
    </w:pPr>
    <w:rPr>
      <w:szCs w:val="24"/>
      <w:lang w:val="en-US"/>
    </w:rPr>
  </w:style>
  <w:style w:type="character" w:customStyle="1" w:styleId="FigureChar">
    <w:name w:val="Figure Char"/>
    <w:basedOn w:val="DefaultParagraphFont"/>
    <w:link w:val="Figure"/>
    <w:locked/>
    <w:rsid w:val="004E164A"/>
    <w:rPr>
      <w:rFonts w:ascii="Times New Roman" w:hAnsi="Times New Roman"/>
      <w:noProof/>
      <w:sz w:val="24"/>
      <w:lang w:val="en-GB"/>
    </w:rPr>
  </w:style>
  <w:style w:type="character" w:styleId="UnresolvedMention">
    <w:name w:val="Unresolved Mention"/>
    <w:basedOn w:val="DefaultParagraphFont"/>
    <w:uiPriority w:val="99"/>
    <w:semiHidden/>
    <w:unhideWhenUsed/>
    <w:rsid w:val="00642FCE"/>
    <w:rPr>
      <w:color w:val="605E5C"/>
      <w:shd w:val="clear" w:color="auto" w:fill="E1DFDD"/>
    </w:rPr>
  </w:style>
  <w:style w:type="character" w:customStyle="1" w:styleId="ui-provider">
    <w:name w:val="ui-provider"/>
    <w:basedOn w:val="DefaultParagraphFont"/>
    <w:rsid w:val="00C93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638942">
      <w:bodyDiv w:val="1"/>
      <w:marLeft w:val="0"/>
      <w:marRight w:val="0"/>
      <w:marTop w:val="0"/>
      <w:marBottom w:val="0"/>
      <w:divBdr>
        <w:top w:val="none" w:sz="0" w:space="0" w:color="auto"/>
        <w:left w:val="none" w:sz="0" w:space="0" w:color="auto"/>
        <w:bottom w:val="none" w:sz="0" w:space="0" w:color="auto"/>
        <w:right w:val="none" w:sz="0" w:space="0" w:color="auto"/>
      </w:divBdr>
    </w:div>
    <w:div w:id="211936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tu.int/md/R19-WP5D-C-1668/en" TargetMode="Externa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emf"/><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www.itu.int/rec/R-REC-M.2083/en"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who.int/docs/default-source/documents/gs4dhdaa2a9f352b0445bafbc79ca799dce4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ovaa\AppData\Roaming\Microsoft\Templates\POOL%20E%20-%20ITU\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Template>
  <TotalTime>0</TotalTime>
  <Pages>3</Pages>
  <Words>6083</Words>
  <Characters>34674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40676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Alissa ITU BR</dc:creator>
  <cp:lastModifiedBy>INDIA</cp:lastModifiedBy>
  <cp:revision>2</cp:revision>
  <cp:lastPrinted>2008-02-21T14:04:00Z</cp:lastPrinted>
  <dcterms:created xsi:type="dcterms:W3CDTF">2023-05-16T07:13:00Z</dcterms:created>
  <dcterms:modified xsi:type="dcterms:W3CDTF">2023-05-16T07:13:00Z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ies>
</file>