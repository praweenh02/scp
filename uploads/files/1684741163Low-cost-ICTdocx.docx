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Default Extension="png" ContentType="image/png"/>
  <Override PartName="/word/commentsExtensible.xml" ContentType="application/vnd.openxmlformats-officedocument.wordprocessingml.commentsExtensible+xml"/>
  <Override PartName="/customXml/itemProps1.xml" ContentType="application/vnd.openxmlformats-officedocument.customXmlProperties+xml"/>
  <Override PartName="/word/comments.xml" ContentType="application/vnd.openxmlformats-officedocument.wordprocessingml.comment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commentsExtended.xml" ContentType="application/vnd.openxmlformats-officedocument.wordprocessingml.commentsExtended+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Override PartName="/word/people.xml" ContentType="application/vnd.openxmlformats-officedocument.wordprocessingml.peop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9640" w:type="dxa"/>
        <w:tblLayout w:type="fixed"/>
        <w:tblCellMar>
          <w:left w:w="57" w:type="dxa"/>
          <w:right w:w="57" w:type="dxa"/>
        </w:tblCellMar>
        <w:tblLook w:val="0000"/>
      </w:tblPr>
      <w:tblGrid>
        <w:gridCol w:w="1132"/>
        <w:gridCol w:w="286"/>
        <w:gridCol w:w="4111"/>
        <w:gridCol w:w="84"/>
        <w:gridCol w:w="4027"/>
      </w:tblGrid>
      <w:tr w:rsidR="00FE7264" w:rsidRPr="00FE7264" w:rsidTr="00FE7264">
        <w:trPr>
          <w:cantSplit/>
        </w:trPr>
        <w:tc>
          <w:tcPr>
            <w:tcW w:w="1132" w:type="dxa"/>
            <w:vMerge w:val="restart"/>
            <w:vAlign w:val="center"/>
          </w:tcPr>
          <w:p w:rsidR="00FE7264" w:rsidRPr="00FE7264" w:rsidRDefault="00FE7264" w:rsidP="00FE7264">
            <w:pPr>
              <w:jc w:val="center"/>
              <w:rPr>
                <w:sz w:val="20"/>
                <w:szCs w:val="20"/>
              </w:rPr>
            </w:pPr>
            <w:bookmarkStart w:id="0" w:name="dnum" w:colFirst="2" w:colLast="2"/>
            <w:bookmarkStart w:id="1" w:name="dtableau"/>
            <w:r w:rsidRPr="00FE7264">
              <w:rPr>
                <w:noProof/>
                <w:lang w:val="en-US" w:eastAsia="en-US"/>
              </w:rPr>
              <w:drawing>
                <wp:inline distT="0" distB="0" distL="0" distR="0">
                  <wp:extent cx="647700" cy="7056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rotWithShape="1">
                          <a:blip r:embed="rId10"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val="0"/>
                              </a:ext>
                            </a:extLst>
                          </a:blip>
                          <a:srcRect l="-202" t="-200" r="-202" b="-309"/>
                          <a:stretch/>
                        </pic:blipFill>
                        <pic:spPr bwMode="auto">
                          <a:xfrm>
                            <a:off x="0" y="0"/>
                            <a:ext cx="650318" cy="708452"/>
                          </a:xfrm>
                          <a:prstGeom prst="rect">
                            <a:avLst/>
                          </a:prstGeom>
                          <a:noFill/>
                          <a:ln>
                            <a:noFill/>
                          </a:ln>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a:ext>
                          </a:extLst>
                        </pic:spPr>
                      </pic:pic>
                    </a:graphicData>
                  </a:graphic>
                </wp:inline>
              </w:drawing>
            </w:r>
          </w:p>
        </w:tc>
        <w:tc>
          <w:tcPr>
            <w:tcW w:w="4481" w:type="dxa"/>
            <w:gridSpan w:val="3"/>
            <w:vMerge w:val="restart"/>
          </w:tcPr>
          <w:p w:rsidR="00FE7264" w:rsidRPr="00FE7264" w:rsidRDefault="00FE7264" w:rsidP="00FE7264">
            <w:pPr>
              <w:rPr>
                <w:sz w:val="16"/>
                <w:szCs w:val="16"/>
              </w:rPr>
            </w:pPr>
            <w:r w:rsidRPr="00FE7264">
              <w:rPr>
                <w:sz w:val="16"/>
                <w:szCs w:val="16"/>
              </w:rPr>
              <w:t>INTERNATIONAL TELECOMMUNICATION UNION</w:t>
            </w:r>
          </w:p>
          <w:p w:rsidR="00FE7264" w:rsidRPr="00FE7264" w:rsidRDefault="00FE7264" w:rsidP="00FE7264">
            <w:pPr>
              <w:rPr>
                <w:b/>
                <w:bCs/>
                <w:sz w:val="26"/>
                <w:szCs w:val="26"/>
              </w:rPr>
            </w:pPr>
            <w:r w:rsidRPr="00FE7264">
              <w:rPr>
                <w:b/>
                <w:bCs/>
                <w:sz w:val="26"/>
                <w:szCs w:val="26"/>
              </w:rPr>
              <w:t>TELECOMMUNICATION</w:t>
            </w:r>
            <w:r w:rsidRPr="00FE7264">
              <w:rPr>
                <w:b/>
                <w:bCs/>
                <w:sz w:val="26"/>
                <w:szCs w:val="26"/>
              </w:rPr>
              <w:br/>
              <w:t>STANDARDIZATION SECTOR</w:t>
            </w:r>
          </w:p>
          <w:p w:rsidR="00FE7264" w:rsidRPr="00FE7264" w:rsidRDefault="00FE7264" w:rsidP="00FE7264">
            <w:pPr>
              <w:rPr>
                <w:sz w:val="20"/>
                <w:szCs w:val="20"/>
              </w:rPr>
            </w:pPr>
            <w:r w:rsidRPr="00FE7264">
              <w:rPr>
                <w:sz w:val="20"/>
                <w:szCs w:val="20"/>
              </w:rPr>
              <w:t xml:space="preserve">STUDY PERIOD </w:t>
            </w:r>
            <w:bookmarkStart w:id="2" w:name="dstudyperiod"/>
            <w:r w:rsidRPr="00FE7264">
              <w:rPr>
                <w:sz w:val="20"/>
              </w:rPr>
              <w:t>2022</w:t>
            </w:r>
            <w:r w:rsidRPr="00FE7264">
              <w:rPr>
                <w:sz w:val="20"/>
                <w:szCs w:val="20"/>
              </w:rPr>
              <w:t>-</w:t>
            </w:r>
            <w:r w:rsidRPr="00FE7264">
              <w:rPr>
                <w:sz w:val="20"/>
              </w:rPr>
              <w:t>2024</w:t>
            </w:r>
            <w:bookmarkEnd w:id="2"/>
          </w:p>
        </w:tc>
        <w:tc>
          <w:tcPr>
            <w:tcW w:w="4027" w:type="dxa"/>
            <w:vAlign w:val="center"/>
          </w:tcPr>
          <w:p w:rsidR="00FE7264" w:rsidRPr="00FE7264" w:rsidRDefault="00FE7264" w:rsidP="00965B0D">
            <w:pPr>
              <w:pStyle w:val="Docnumber"/>
            </w:pPr>
            <w:r>
              <w:t>SG5-</w:t>
            </w:r>
            <w:r w:rsidR="00965B0D">
              <w:t>xxxxx</w:t>
            </w:r>
          </w:p>
        </w:tc>
      </w:tr>
      <w:tr w:rsidR="00FE7264" w:rsidRPr="00FE7264" w:rsidTr="00FE7264">
        <w:trPr>
          <w:cantSplit/>
        </w:trPr>
        <w:tc>
          <w:tcPr>
            <w:tcW w:w="1132" w:type="dxa"/>
            <w:vMerge/>
          </w:tcPr>
          <w:p w:rsidR="00FE7264" w:rsidRPr="00FE7264" w:rsidRDefault="00FE7264" w:rsidP="00FE7264">
            <w:pPr>
              <w:rPr>
                <w:smallCaps/>
                <w:sz w:val="20"/>
              </w:rPr>
            </w:pPr>
            <w:bookmarkStart w:id="3" w:name="dsg" w:colFirst="2" w:colLast="2"/>
            <w:bookmarkEnd w:id="0"/>
          </w:p>
        </w:tc>
        <w:tc>
          <w:tcPr>
            <w:tcW w:w="4481" w:type="dxa"/>
            <w:gridSpan w:val="3"/>
            <w:vMerge/>
          </w:tcPr>
          <w:p w:rsidR="00FE7264" w:rsidRPr="00FE7264" w:rsidRDefault="00FE7264" w:rsidP="00FE7264">
            <w:pPr>
              <w:rPr>
                <w:smallCaps/>
                <w:sz w:val="20"/>
              </w:rPr>
            </w:pPr>
          </w:p>
        </w:tc>
        <w:tc>
          <w:tcPr>
            <w:tcW w:w="4027" w:type="dxa"/>
          </w:tcPr>
          <w:p w:rsidR="00FE7264" w:rsidRPr="00FE7264" w:rsidRDefault="00FE7264" w:rsidP="00FE7264">
            <w:pPr>
              <w:pStyle w:val="TSBHeaderRight14"/>
              <w:rPr>
                <w:smallCaps/>
              </w:rPr>
            </w:pPr>
            <w:r>
              <w:rPr>
                <w:smallCaps/>
              </w:rPr>
              <w:t>STUDY GROUP 5</w:t>
            </w:r>
          </w:p>
        </w:tc>
      </w:tr>
      <w:bookmarkEnd w:id="3"/>
      <w:tr w:rsidR="00FE7264" w:rsidRPr="00FE7264" w:rsidTr="00FE7264">
        <w:trPr>
          <w:cantSplit/>
        </w:trPr>
        <w:tc>
          <w:tcPr>
            <w:tcW w:w="1132" w:type="dxa"/>
            <w:vMerge/>
            <w:tcBorders>
              <w:bottom w:val="single" w:sz="12" w:space="0" w:color="auto"/>
            </w:tcBorders>
          </w:tcPr>
          <w:p w:rsidR="00FE7264" w:rsidRPr="00FE7264" w:rsidRDefault="00FE7264" w:rsidP="00FE7264">
            <w:pPr>
              <w:rPr>
                <w:b/>
                <w:bCs/>
                <w:sz w:val="26"/>
              </w:rPr>
            </w:pPr>
          </w:p>
        </w:tc>
        <w:tc>
          <w:tcPr>
            <w:tcW w:w="4481" w:type="dxa"/>
            <w:gridSpan w:val="3"/>
            <w:vMerge/>
            <w:tcBorders>
              <w:bottom w:val="single" w:sz="12" w:space="0" w:color="auto"/>
            </w:tcBorders>
          </w:tcPr>
          <w:p w:rsidR="00FE7264" w:rsidRPr="00FE7264" w:rsidRDefault="00FE7264" w:rsidP="00FE7264">
            <w:pPr>
              <w:rPr>
                <w:b/>
                <w:bCs/>
                <w:sz w:val="26"/>
              </w:rPr>
            </w:pPr>
          </w:p>
        </w:tc>
        <w:tc>
          <w:tcPr>
            <w:tcW w:w="4027" w:type="dxa"/>
            <w:tcBorders>
              <w:bottom w:val="single" w:sz="12" w:space="0" w:color="auto"/>
            </w:tcBorders>
            <w:vAlign w:val="center"/>
          </w:tcPr>
          <w:p w:rsidR="00FE7264" w:rsidRPr="00FE7264" w:rsidRDefault="00FE7264" w:rsidP="00FE7264">
            <w:pPr>
              <w:pStyle w:val="TSBHeaderRight14"/>
            </w:pPr>
            <w:r w:rsidRPr="00FE7264">
              <w:t>Original: English</w:t>
            </w:r>
          </w:p>
        </w:tc>
      </w:tr>
      <w:tr w:rsidR="00F174B8" w:rsidRPr="00FE7264" w:rsidTr="00FE7264">
        <w:trPr>
          <w:cantSplit/>
        </w:trPr>
        <w:tc>
          <w:tcPr>
            <w:tcW w:w="1418" w:type="dxa"/>
            <w:gridSpan w:val="2"/>
          </w:tcPr>
          <w:p w:rsidR="00F174B8" w:rsidRPr="00FE7264" w:rsidRDefault="00F174B8" w:rsidP="00F174B8">
            <w:pPr>
              <w:rPr>
                <w:b/>
                <w:bCs/>
              </w:rPr>
            </w:pPr>
            <w:bookmarkStart w:id="4" w:name="dbluepink" w:colFirst="1" w:colLast="1"/>
            <w:bookmarkStart w:id="5" w:name="dmeeting" w:colFirst="2" w:colLast="2"/>
            <w:bookmarkEnd w:id="1"/>
            <w:r w:rsidRPr="00FE7264">
              <w:rPr>
                <w:b/>
                <w:bCs/>
              </w:rPr>
              <w:t>Question(s):</w:t>
            </w:r>
          </w:p>
        </w:tc>
        <w:tc>
          <w:tcPr>
            <w:tcW w:w="4195" w:type="dxa"/>
            <w:gridSpan w:val="2"/>
          </w:tcPr>
          <w:p w:rsidR="00F174B8" w:rsidRPr="00FE7264" w:rsidRDefault="00F174B8" w:rsidP="00F174B8">
            <w:pPr>
              <w:pStyle w:val="TSBHeaderQuestion"/>
            </w:pPr>
            <w:r w:rsidRPr="00FE7264">
              <w:t>12/5</w:t>
            </w:r>
          </w:p>
        </w:tc>
        <w:tc>
          <w:tcPr>
            <w:tcW w:w="4027" w:type="dxa"/>
          </w:tcPr>
          <w:p w:rsidR="00F174B8" w:rsidRPr="00FE7264" w:rsidRDefault="00F174B8" w:rsidP="005D15E0">
            <w:pPr>
              <w:pStyle w:val="VenueDate"/>
              <w:jc w:val="center"/>
            </w:pPr>
            <w:bookmarkStart w:id="6" w:name="_GoBack"/>
            <w:r>
              <w:t xml:space="preserve">Sophia </w:t>
            </w:r>
            <w:proofErr w:type="spellStart"/>
            <w:r>
              <w:t>Antiopolis</w:t>
            </w:r>
            <w:proofErr w:type="spellEnd"/>
            <w:r w:rsidRPr="00BD3E42">
              <w:t xml:space="preserve">, </w:t>
            </w:r>
            <w:r>
              <w:t>13</w:t>
            </w:r>
            <w:r w:rsidRPr="00BD3E42">
              <w:t xml:space="preserve"> June </w:t>
            </w:r>
            <w:r>
              <w:t>–</w:t>
            </w:r>
            <w:r w:rsidRPr="00BD3E42">
              <w:t xml:space="preserve"> </w:t>
            </w:r>
            <w:r>
              <w:t xml:space="preserve">23 June </w:t>
            </w:r>
            <w:r w:rsidRPr="00BD3E42">
              <w:t>202</w:t>
            </w:r>
            <w:r>
              <w:t>3</w:t>
            </w:r>
            <w:bookmarkEnd w:id="6"/>
          </w:p>
        </w:tc>
      </w:tr>
      <w:tr w:rsidR="00F174B8" w:rsidRPr="00FE7264" w:rsidTr="00FE7264">
        <w:trPr>
          <w:cantSplit/>
        </w:trPr>
        <w:tc>
          <w:tcPr>
            <w:tcW w:w="9640" w:type="dxa"/>
            <w:gridSpan w:val="5"/>
          </w:tcPr>
          <w:p w:rsidR="00F174B8" w:rsidRPr="00FE7264" w:rsidRDefault="00F174B8" w:rsidP="00F174B8">
            <w:pPr>
              <w:jc w:val="center"/>
              <w:rPr>
                <w:b/>
                <w:bCs/>
              </w:rPr>
            </w:pPr>
            <w:bookmarkStart w:id="7" w:name="ddoctype"/>
            <w:bookmarkEnd w:id="4"/>
            <w:bookmarkEnd w:id="5"/>
            <w:r w:rsidRPr="00FE7264">
              <w:rPr>
                <w:b/>
                <w:bCs/>
              </w:rPr>
              <w:t>TD</w:t>
            </w:r>
          </w:p>
        </w:tc>
      </w:tr>
      <w:tr w:rsidR="00F174B8" w:rsidRPr="00FE7264" w:rsidTr="00FE7264">
        <w:trPr>
          <w:cantSplit/>
        </w:trPr>
        <w:tc>
          <w:tcPr>
            <w:tcW w:w="1418" w:type="dxa"/>
            <w:gridSpan w:val="2"/>
          </w:tcPr>
          <w:p w:rsidR="00F174B8" w:rsidRPr="00FE7264" w:rsidRDefault="00F174B8" w:rsidP="00F174B8">
            <w:pPr>
              <w:rPr>
                <w:b/>
                <w:bCs/>
              </w:rPr>
            </w:pPr>
            <w:bookmarkStart w:id="8" w:name="dsource" w:colFirst="1" w:colLast="1"/>
            <w:bookmarkEnd w:id="7"/>
            <w:r w:rsidRPr="00FE7264">
              <w:rPr>
                <w:b/>
                <w:bCs/>
              </w:rPr>
              <w:t>Source:</w:t>
            </w:r>
          </w:p>
        </w:tc>
        <w:tc>
          <w:tcPr>
            <w:tcW w:w="8222" w:type="dxa"/>
            <w:gridSpan w:val="3"/>
          </w:tcPr>
          <w:p w:rsidR="00F174B8" w:rsidRPr="00FE7264" w:rsidRDefault="00F174B8" w:rsidP="00F174B8">
            <w:pPr>
              <w:pStyle w:val="TSBHeaderSource"/>
            </w:pPr>
            <w:r>
              <w:t>Co-</w:t>
            </w:r>
            <w:proofErr w:type="spellStart"/>
            <w:r>
              <w:t>Rapporteur</w:t>
            </w:r>
            <w:proofErr w:type="spellEnd"/>
            <w:r>
              <w:t xml:space="preserve"> Q12/5</w:t>
            </w:r>
          </w:p>
        </w:tc>
      </w:tr>
      <w:tr w:rsidR="00F174B8" w:rsidRPr="00FE7264" w:rsidTr="00FE7264">
        <w:trPr>
          <w:cantSplit/>
        </w:trPr>
        <w:tc>
          <w:tcPr>
            <w:tcW w:w="1418" w:type="dxa"/>
            <w:gridSpan w:val="2"/>
            <w:tcBorders>
              <w:bottom w:val="single" w:sz="8" w:space="0" w:color="auto"/>
            </w:tcBorders>
          </w:tcPr>
          <w:p w:rsidR="00F174B8" w:rsidRPr="00FE7264" w:rsidRDefault="00F174B8" w:rsidP="00F174B8">
            <w:pPr>
              <w:rPr>
                <w:b/>
                <w:bCs/>
              </w:rPr>
            </w:pPr>
            <w:bookmarkStart w:id="9" w:name="dtitle1" w:colFirst="1" w:colLast="1"/>
            <w:bookmarkEnd w:id="8"/>
            <w:r w:rsidRPr="00FE7264">
              <w:rPr>
                <w:b/>
                <w:bCs/>
              </w:rPr>
              <w:t>Title:</w:t>
            </w:r>
          </w:p>
        </w:tc>
        <w:tc>
          <w:tcPr>
            <w:tcW w:w="8222" w:type="dxa"/>
            <w:gridSpan w:val="3"/>
            <w:tcBorders>
              <w:bottom w:val="single" w:sz="8" w:space="0" w:color="auto"/>
            </w:tcBorders>
          </w:tcPr>
          <w:p w:rsidR="00F174B8" w:rsidRPr="00FE7264" w:rsidRDefault="00F174B8" w:rsidP="00F174B8">
            <w:pPr>
              <w:pStyle w:val="TSBHeaderTitle"/>
            </w:pPr>
            <w:r w:rsidRPr="00FE7264">
              <w:t xml:space="preserve">Draft Recommendation ITU-T </w:t>
            </w:r>
            <w:proofErr w:type="spellStart"/>
            <w:r w:rsidRPr="00FE7264">
              <w:t>L.CArural</w:t>
            </w:r>
            <w:proofErr w:type="spellEnd"/>
            <w:r w:rsidRPr="00FE7264">
              <w:t xml:space="preserve"> "Low-cost sustainable ICT solutions for climate change adaptation in rural areas and communities"</w:t>
            </w:r>
          </w:p>
        </w:tc>
      </w:tr>
      <w:bookmarkEnd w:id="9"/>
      <w:tr w:rsidR="00F174B8" w:rsidRPr="0037415F" w:rsidTr="00FE7264">
        <w:tblPrEx>
          <w:jc w:val="center"/>
        </w:tblPrEx>
        <w:trPr>
          <w:cantSplit/>
          <w:jc w:val="center"/>
        </w:trPr>
        <w:tc>
          <w:tcPr>
            <w:tcW w:w="1418" w:type="dxa"/>
            <w:gridSpan w:val="2"/>
            <w:tcBorders>
              <w:top w:val="single" w:sz="6" w:space="0" w:color="auto"/>
              <w:bottom w:val="single" w:sz="6" w:space="0" w:color="auto"/>
            </w:tcBorders>
          </w:tcPr>
          <w:p w:rsidR="00F174B8" w:rsidRPr="008F7104" w:rsidRDefault="00F174B8" w:rsidP="00F174B8">
            <w:pPr>
              <w:rPr>
                <w:b/>
                <w:bCs/>
              </w:rPr>
            </w:pPr>
            <w:r w:rsidRPr="2149A48D">
              <w:rPr>
                <w:b/>
                <w:bCs/>
              </w:rPr>
              <w:t>Contact:</w:t>
            </w:r>
          </w:p>
        </w:tc>
        <w:tc>
          <w:tcPr>
            <w:tcW w:w="4111" w:type="dxa"/>
            <w:tcBorders>
              <w:top w:val="single" w:sz="6" w:space="0" w:color="auto"/>
              <w:bottom w:val="single" w:sz="6" w:space="0" w:color="auto"/>
            </w:tcBorders>
          </w:tcPr>
          <w:p w:rsidR="00F174B8" w:rsidRPr="00511B7C" w:rsidRDefault="00F174B8" w:rsidP="00F174B8">
            <w:proofErr w:type="spellStart"/>
            <w:r>
              <w:t>Ziaur</w:t>
            </w:r>
            <w:proofErr w:type="spellEnd"/>
            <w:r>
              <w:t xml:space="preserve"> </w:t>
            </w:r>
            <w:proofErr w:type="spellStart"/>
            <w:r>
              <w:t>Rahman</w:t>
            </w:r>
            <w:proofErr w:type="spellEnd"/>
            <w:r>
              <w:br/>
              <w:t>Telecommunication Engineering Centre,</w:t>
            </w:r>
            <w:r>
              <w:br/>
              <w:t>Ministry of Communications</w:t>
            </w:r>
            <w:r>
              <w:br/>
              <w:t>India</w:t>
            </w:r>
          </w:p>
        </w:tc>
        <w:tc>
          <w:tcPr>
            <w:tcW w:w="4111" w:type="dxa"/>
            <w:gridSpan w:val="2"/>
            <w:tcBorders>
              <w:top w:val="single" w:sz="6" w:space="0" w:color="auto"/>
              <w:bottom w:val="single" w:sz="6" w:space="0" w:color="auto"/>
            </w:tcBorders>
          </w:tcPr>
          <w:p w:rsidR="00F174B8" w:rsidRPr="00511B7C" w:rsidRDefault="00F174B8" w:rsidP="00F174B8">
            <w:pPr>
              <w:tabs>
                <w:tab w:val="left" w:pos="794"/>
              </w:tabs>
            </w:pPr>
            <w:r w:rsidRPr="007C4B2C">
              <w:rPr>
                <w:lang w:val="en-US"/>
              </w:rPr>
              <w:t xml:space="preserve">Tel: </w:t>
            </w:r>
            <w:r>
              <w:rPr>
                <w:lang w:val="en-US"/>
              </w:rPr>
              <w:t>+919910872353</w:t>
            </w:r>
            <w:r w:rsidRPr="007C4B2C">
              <w:rPr>
                <w:lang w:val="en-US"/>
              </w:rPr>
              <w:br/>
              <w:t xml:space="preserve">Email: </w:t>
            </w:r>
            <w:r w:rsidRPr="001C6FA9">
              <w:rPr>
                <w:lang w:val="en-US"/>
              </w:rPr>
              <w:t xml:space="preserve">ziaur.rahman48@gov.in  </w:t>
            </w:r>
          </w:p>
        </w:tc>
      </w:tr>
      <w:tr w:rsidR="00F174B8" w:rsidRPr="00D10A47" w:rsidTr="001C6FA9">
        <w:tblPrEx>
          <w:jc w:val="center"/>
        </w:tblPrEx>
        <w:trPr>
          <w:cantSplit/>
          <w:jc w:val="center"/>
        </w:trPr>
        <w:tc>
          <w:tcPr>
            <w:tcW w:w="1418" w:type="dxa"/>
            <w:gridSpan w:val="2"/>
            <w:tcBorders>
              <w:top w:val="single" w:sz="6" w:space="0" w:color="auto"/>
              <w:bottom w:val="single" w:sz="6" w:space="0" w:color="auto"/>
            </w:tcBorders>
          </w:tcPr>
          <w:p w:rsidR="00F174B8" w:rsidRPr="00136DDD" w:rsidRDefault="00F174B8" w:rsidP="00F174B8">
            <w:pPr>
              <w:rPr>
                <w:b/>
                <w:bCs/>
              </w:rPr>
            </w:pPr>
            <w:r w:rsidRPr="2149A48D">
              <w:rPr>
                <w:b/>
                <w:bCs/>
              </w:rPr>
              <w:t>Contact:</w:t>
            </w:r>
          </w:p>
        </w:tc>
        <w:tc>
          <w:tcPr>
            <w:tcW w:w="4111" w:type="dxa"/>
            <w:tcBorders>
              <w:top w:val="single" w:sz="6" w:space="0" w:color="auto"/>
              <w:bottom w:val="single" w:sz="6" w:space="0" w:color="auto"/>
            </w:tcBorders>
          </w:tcPr>
          <w:p w:rsidR="00F174B8" w:rsidRPr="001C6FA9" w:rsidRDefault="00F174B8" w:rsidP="00F174B8">
            <w:proofErr w:type="spellStart"/>
            <w:r>
              <w:t>Sujit</w:t>
            </w:r>
            <w:proofErr w:type="spellEnd"/>
            <w:r>
              <w:t xml:space="preserve"> Kumar</w:t>
            </w:r>
            <w:r>
              <w:br/>
              <w:t>Telecommunication Engineering Centre,</w:t>
            </w:r>
            <w:r>
              <w:br/>
              <w:t>Ministry of Communications</w:t>
            </w:r>
            <w:r>
              <w:br/>
              <w:t>India</w:t>
            </w:r>
          </w:p>
        </w:tc>
        <w:tc>
          <w:tcPr>
            <w:tcW w:w="4111" w:type="dxa"/>
            <w:gridSpan w:val="2"/>
            <w:tcBorders>
              <w:top w:val="single" w:sz="6" w:space="0" w:color="auto"/>
              <w:bottom w:val="single" w:sz="6" w:space="0" w:color="auto"/>
            </w:tcBorders>
          </w:tcPr>
          <w:p w:rsidR="00F174B8" w:rsidRPr="001C6FA9" w:rsidRDefault="00F174B8" w:rsidP="00F174B8">
            <w:pPr>
              <w:tabs>
                <w:tab w:val="left" w:pos="794"/>
              </w:tabs>
              <w:rPr>
                <w:lang w:val="en-US"/>
              </w:rPr>
            </w:pPr>
            <w:r w:rsidRPr="007C4B2C">
              <w:rPr>
                <w:lang w:val="en-US"/>
              </w:rPr>
              <w:t xml:space="preserve">Tel: </w:t>
            </w:r>
            <w:r>
              <w:rPr>
                <w:lang w:val="en-US"/>
              </w:rPr>
              <w:t>+919430038723</w:t>
            </w:r>
            <w:r w:rsidRPr="007C4B2C">
              <w:rPr>
                <w:lang w:val="en-US"/>
              </w:rPr>
              <w:br/>
              <w:t xml:space="preserve">Email: </w:t>
            </w:r>
            <w:r>
              <w:rPr>
                <w:lang w:val="en-US"/>
              </w:rPr>
              <w:t>sujit.kumar88</w:t>
            </w:r>
            <w:r w:rsidRPr="001C6FA9">
              <w:rPr>
                <w:lang w:val="en-US"/>
              </w:rPr>
              <w:t xml:space="preserve">@gov.in  </w:t>
            </w:r>
          </w:p>
        </w:tc>
      </w:tr>
    </w:tbl>
    <w:p w:rsidR="00E946D6" w:rsidRPr="009A77B1" w:rsidRDefault="00E946D6" w:rsidP="0089088E"/>
    <w:tbl>
      <w:tblPr>
        <w:tblW w:w="9640" w:type="dxa"/>
        <w:jc w:val="center"/>
        <w:tblLayout w:type="fixed"/>
        <w:tblCellMar>
          <w:left w:w="57" w:type="dxa"/>
          <w:right w:w="57" w:type="dxa"/>
        </w:tblCellMar>
        <w:tblLook w:val="0000"/>
      </w:tblPr>
      <w:tblGrid>
        <w:gridCol w:w="1418"/>
        <w:gridCol w:w="8222"/>
      </w:tblGrid>
      <w:tr w:rsidR="00E946D6" w:rsidRPr="00B67AAE" w:rsidTr="00D57D7F">
        <w:trPr>
          <w:cantSplit/>
          <w:jc w:val="center"/>
        </w:trPr>
        <w:tc>
          <w:tcPr>
            <w:tcW w:w="1418" w:type="dxa"/>
          </w:tcPr>
          <w:p w:rsidR="00E946D6" w:rsidRPr="00B67AAE" w:rsidRDefault="00E946D6" w:rsidP="00F77FC9">
            <w:pPr>
              <w:spacing w:line="276" w:lineRule="auto"/>
              <w:jc w:val="both"/>
              <w:rPr>
                <w:rFonts w:asciiTheme="majorBidi" w:hAnsiTheme="majorBidi" w:cstheme="majorBidi"/>
                <w:b/>
                <w:bCs/>
              </w:rPr>
            </w:pPr>
            <w:r w:rsidRPr="00B67AAE">
              <w:rPr>
                <w:rFonts w:asciiTheme="majorBidi" w:hAnsiTheme="majorBidi" w:cstheme="majorBidi"/>
                <w:b/>
                <w:bCs/>
              </w:rPr>
              <w:t>Abstract:</w:t>
            </w:r>
          </w:p>
        </w:tc>
        <w:tc>
          <w:tcPr>
            <w:tcW w:w="8222" w:type="dxa"/>
          </w:tcPr>
          <w:p w:rsidR="00E946D6" w:rsidRPr="00B67AAE" w:rsidRDefault="009F718C" w:rsidP="009F718C">
            <w:pPr>
              <w:spacing w:line="276" w:lineRule="auto"/>
              <w:jc w:val="both"/>
              <w:rPr>
                <w:rFonts w:asciiTheme="majorBidi" w:hAnsiTheme="majorBidi" w:cstheme="majorBidi"/>
                <w:highlight w:val="yellow"/>
              </w:rPr>
            </w:pPr>
            <w:ins w:id="10" w:author="ADET-612A" w:date="2023-05-22T11:18:00Z">
              <w:r>
                <w:rPr>
                  <w:rFonts w:asciiTheme="majorBidi" w:hAnsiTheme="majorBidi" w:cstheme="majorBidi"/>
                </w:rPr>
                <w:t xml:space="preserve">In this </w:t>
              </w:r>
              <w:r>
                <w:rPr>
                  <w:rFonts w:asciiTheme="majorBidi" w:hAnsiTheme="majorBidi" w:cstheme="majorBidi"/>
                </w:rPr>
                <w:t>contribution</w:t>
              </w:r>
              <w:r>
                <w:rPr>
                  <w:rFonts w:asciiTheme="majorBidi" w:hAnsiTheme="majorBidi" w:cstheme="majorBidi"/>
                </w:rPr>
                <w:t xml:space="preserve">, </w:t>
              </w:r>
            </w:ins>
            <w:del w:id="11" w:author="ADET-612A" w:date="2023-05-22T11:18:00Z">
              <w:r w:rsidR="002217B7" w:rsidRPr="002217B7" w:rsidDel="009F718C">
                <w:rPr>
                  <w:rFonts w:asciiTheme="majorBidi" w:hAnsiTheme="majorBidi" w:cstheme="majorBidi"/>
                </w:rPr>
                <w:delText>This document contains the latest version of</w:delText>
              </w:r>
            </w:del>
            <w:ins w:id="12" w:author="ADET-612A" w:date="2023-05-22T11:18:00Z">
              <w:r>
                <w:rPr>
                  <w:rFonts w:asciiTheme="majorBidi" w:hAnsiTheme="majorBidi" w:cstheme="majorBidi"/>
                </w:rPr>
                <w:t xml:space="preserve">the </w:t>
              </w:r>
            </w:ins>
            <w:del w:id="13" w:author="ADET-612A" w:date="2023-05-22T11:18:00Z">
              <w:r w:rsidR="002217B7" w:rsidRPr="002217B7" w:rsidDel="009F718C">
                <w:rPr>
                  <w:rFonts w:asciiTheme="majorBidi" w:hAnsiTheme="majorBidi" w:cstheme="majorBidi"/>
                </w:rPr>
                <w:delText xml:space="preserve"> </w:delText>
              </w:r>
            </w:del>
            <w:r w:rsidR="002217B7" w:rsidRPr="002217B7">
              <w:rPr>
                <w:rFonts w:asciiTheme="majorBidi" w:hAnsiTheme="majorBidi" w:cstheme="majorBidi"/>
              </w:rPr>
              <w:t xml:space="preserve">draft Recommendation ITU-T </w:t>
            </w:r>
            <w:proofErr w:type="spellStart"/>
            <w:r w:rsidR="002217B7" w:rsidRPr="002217B7">
              <w:rPr>
                <w:rFonts w:asciiTheme="majorBidi" w:hAnsiTheme="majorBidi" w:cstheme="majorBidi"/>
              </w:rPr>
              <w:t>L.CArural</w:t>
            </w:r>
            <w:proofErr w:type="spellEnd"/>
            <w:ins w:id="14" w:author="ADET-612A" w:date="2023-05-22T11:18:00Z">
              <w:r>
                <w:rPr>
                  <w:rFonts w:asciiTheme="majorBidi" w:hAnsiTheme="majorBidi" w:cstheme="majorBidi"/>
                </w:rPr>
                <w:t xml:space="preserve"> has been improved</w:t>
              </w:r>
            </w:ins>
            <w:ins w:id="15" w:author="ADET-612A" w:date="2023-05-22T11:21:00Z">
              <w:r>
                <w:rPr>
                  <w:rFonts w:asciiTheme="majorBidi" w:hAnsiTheme="majorBidi" w:cstheme="majorBidi"/>
                </w:rPr>
                <w:t xml:space="preserve"> by adding </w:t>
              </w:r>
            </w:ins>
            <w:ins w:id="16" w:author="ADET-612A" w:date="2023-05-22T11:18:00Z">
              <w:r>
                <w:rPr>
                  <w:rFonts w:asciiTheme="majorBidi" w:hAnsiTheme="majorBidi" w:cstheme="majorBidi"/>
                </w:rPr>
                <w:t>new section and content under existing section.</w:t>
              </w:r>
            </w:ins>
            <w:ins w:id="17" w:author="ADET-612A" w:date="2023-05-22T11:21:00Z">
              <w:r>
                <w:rPr>
                  <w:rFonts w:asciiTheme="majorBidi" w:hAnsiTheme="majorBidi" w:cstheme="majorBidi"/>
                </w:rPr>
                <w:t xml:space="preserve"> It includes </w:t>
              </w:r>
            </w:ins>
            <w:ins w:id="18" w:author="ADET-612A" w:date="2023-05-22T11:22:00Z">
              <w:r w:rsidRPr="009F718C">
                <w:rPr>
                  <w:rFonts w:asciiTheme="majorBidi" w:hAnsiTheme="majorBidi" w:cstheme="majorBidi"/>
                </w:rPr>
                <w:t xml:space="preserve">addition of new section on </w:t>
              </w:r>
              <w:r w:rsidRPr="009F718C">
                <w:rPr>
                  <w:rFonts w:asciiTheme="majorBidi" w:hAnsiTheme="majorBidi" w:cstheme="majorBidi"/>
                </w:rPr>
                <w:t>‘Challenges and Way forward’</w:t>
              </w:r>
              <w:r w:rsidRPr="009F718C">
                <w:rPr>
                  <w:rFonts w:asciiTheme="majorBidi" w:hAnsiTheme="majorBidi" w:cstheme="majorBidi"/>
                </w:rPr>
                <w:t xml:space="preserve"> </w:t>
              </w:r>
              <w:r w:rsidRPr="009F718C">
                <w:rPr>
                  <w:rFonts w:asciiTheme="majorBidi" w:hAnsiTheme="majorBidi" w:cstheme="majorBidi"/>
                </w:rPr>
                <w:t xml:space="preserve">and detailing under heading of </w:t>
              </w:r>
              <w:r w:rsidRPr="009F718C">
                <w:rPr>
                  <w:rFonts w:asciiTheme="majorBidi" w:hAnsiTheme="majorBidi" w:cstheme="majorBidi"/>
                </w:rPr>
                <w:t>‘Proposed Technologies’</w:t>
              </w:r>
              <w:r w:rsidRPr="009F718C">
                <w:rPr>
                  <w:rFonts w:asciiTheme="majorBidi" w:hAnsiTheme="majorBidi" w:cstheme="majorBidi"/>
                </w:rPr>
                <w:t xml:space="preserve">, </w:t>
              </w:r>
              <w:r w:rsidRPr="009F718C">
                <w:rPr>
                  <w:rFonts w:asciiTheme="majorBidi" w:hAnsiTheme="majorBidi" w:cstheme="majorBidi"/>
                </w:rPr>
                <w:t>‘Adaptation and Sustainability Activities’</w:t>
              </w:r>
              <w:r w:rsidRPr="009F718C">
                <w:rPr>
                  <w:rFonts w:asciiTheme="majorBidi" w:hAnsiTheme="majorBidi" w:cstheme="majorBidi"/>
                </w:rPr>
                <w:t xml:space="preserve">, </w:t>
              </w:r>
            </w:ins>
            <w:ins w:id="19" w:author="ADET-612A" w:date="2023-05-22T11:23:00Z">
              <w:r w:rsidRPr="009F718C">
                <w:rPr>
                  <w:rFonts w:asciiTheme="majorBidi" w:hAnsiTheme="majorBidi" w:cstheme="majorBidi"/>
                </w:rPr>
                <w:t>‘Recommendations and future use’</w:t>
              </w:r>
              <w:r w:rsidRPr="009F718C">
                <w:rPr>
                  <w:rFonts w:asciiTheme="majorBidi" w:hAnsiTheme="majorBidi" w:cstheme="majorBidi"/>
                </w:rPr>
                <w:t xml:space="preserve">, </w:t>
              </w:r>
            </w:ins>
            <w:del w:id="20" w:author="ADET-612A" w:date="2023-05-22T11:23:00Z">
              <w:r w:rsidR="002217B7" w:rsidRPr="002217B7" w:rsidDel="009F718C">
                <w:rPr>
                  <w:rFonts w:asciiTheme="majorBidi" w:hAnsiTheme="majorBidi" w:cstheme="majorBidi"/>
                </w:rPr>
                <w:delText xml:space="preserve">. </w:delText>
              </w:r>
            </w:del>
          </w:p>
        </w:tc>
      </w:tr>
    </w:tbl>
    <w:p w:rsidR="00E946D6" w:rsidRDefault="00E946D6" w:rsidP="00F77FC9">
      <w:pPr>
        <w:spacing w:line="276" w:lineRule="auto"/>
        <w:jc w:val="both"/>
        <w:rPr>
          <w:rFonts w:asciiTheme="majorBidi" w:hAnsiTheme="majorBidi" w:cstheme="majorBidi"/>
        </w:rPr>
      </w:pPr>
    </w:p>
    <w:p w:rsidR="002217B7" w:rsidRDefault="002217B7" w:rsidP="00F77FC9">
      <w:pPr>
        <w:spacing w:line="276" w:lineRule="auto"/>
        <w:jc w:val="both"/>
        <w:rPr>
          <w:rFonts w:asciiTheme="majorBidi" w:hAnsiTheme="majorBidi" w:cstheme="majorBidi"/>
        </w:rPr>
      </w:pPr>
      <w:r>
        <w:rPr>
          <w:rFonts w:asciiTheme="majorBidi" w:hAnsiTheme="majorBidi" w:cstheme="majorBidi"/>
        </w:rPr>
        <w:t xml:space="preserve">Please see below. </w:t>
      </w:r>
    </w:p>
    <w:p w:rsidR="00507EAA" w:rsidRDefault="00507EAA">
      <w:pPr>
        <w:spacing w:before="0" w:after="160" w:line="259" w:lineRule="auto"/>
        <w:rPr>
          <w:rFonts w:asciiTheme="majorBidi" w:hAnsiTheme="majorBidi" w:cstheme="majorBidi"/>
          <w:b/>
          <w:bCs/>
        </w:rPr>
      </w:pPr>
      <w:r>
        <w:rPr>
          <w:rFonts w:asciiTheme="majorBidi" w:hAnsiTheme="majorBidi" w:cstheme="majorBidi"/>
          <w:b/>
          <w:bCs/>
        </w:rPr>
        <w:br w:type="page"/>
      </w:r>
    </w:p>
    <w:p w:rsidR="00507EAA" w:rsidRPr="00D71C83" w:rsidRDefault="00507EAA">
      <w:pPr>
        <w:spacing w:before="0" w:after="160" w:line="259" w:lineRule="auto"/>
        <w:rPr>
          <w:b/>
          <w:bCs/>
          <w:sz w:val="32"/>
          <w:szCs w:val="32"/>
          <w:lang w:val="fr-CH"/>
        </w:rPr>
      </w:pPr>
      <w:proofErr w:type="spellStart"/>
      <w:r w:rsidRPr="00D71C83">
        <w:rPr>
          <w:b/>
          <w:bCs/>
          <w:sz w:val="32"/>
          <w:szCs w:val="32"/>
          <w:lang w:val="fr-CH"/>
        </w:rPr>
        <w:lastRenderedPageBreak/>
        <w:t>Draft</w:t>
      </w:r>
      <w:proofErr w:type="spellEnd"/>
      <w:r w:rsidRPr="00D71C83">
        <w:rPr>
          <w:b/>
          <w:bCs/>
          <w:sz w:val="32"/>
          <w:szCs w:val="32"/>
          <w:lang w:val="fr-CH"/>
        </w:rPr>
        <w:t xml:space="preserve"> </w:t>
      </w:r>
      <w:proofErr w:type="spellStart"/>
      <w:r w:rsidRPr="00D71C83">
        <w:rPr>
          <w:b/>
          <w:bCs/>
          <w:sz w:val="32"/>
          <w:szCs w:val="32"/>
          <w:lang w:val="fr-CH"/>
        </w:rPr>
        <w:t>Recommendation</w:t>
      </w:r>
      <w:proofErr w:type="spellEnd"/>
      <w:r w:rsidRPr="00D71C83">
        <w:rPr>
          <w:b/>
          <w:bCs/>
          <w:sz w:val="32"/>
          <w:szCs w:val="32"/>
          <w:lang w:val="fr-CH"/>
        </w:rPr>
        <w:t xml:space="preserve"> ITU-T </w:t>
      </w:r>
      <w:proofErr w:type="spellStart"/>
      <w:r w:rsidRPr="00D71C83">
        <w:rPr>
          <w:b/>
          <w:bCs/>
          <w:sz w:val="32"/>
          <w:szCs w:val="32"/>
          <w:lang w:val="fr-CH"/>
        </w:rPr>
        <w:t>L.CArural</w:t>
      </w:r>
      <w:proofErr w:type="spellEnd"/>
    </w:p>
    <w:p w:rsidR="00507EAA" w:rsidRPr="00507EAA" w:rsidRDefault="00507EAA">
      <w:pPr>
        <w:spacing w:before="0" w:after="160" w:line="259" w:lineRule="auto"/>
        <w:rPr>
          <w:b/>
          <w:bCs/>
          <w:sz w:val="32"/>
          <w:szCs w:val="32"/>
        </w:rPr>
      </w:pPr>
      <w:r w:rsidRPr="00D71C83">
        <w:rPr>
          <w:b/>
          <w:bCs/>
          <w:sz w:val="32"/>
          <w:szCs w:val="32"/>
          <w:lang w:val="fr-CH"/>
        </w:rPr>
        <w:t xml:space="preserve"> </w:t>
      </w:r>
      <w:r w:rsidRPr="00507EAA">
        <w:rPr>
          <w:b/>
          <w:bCs/>
          <w:sz w:val="32"/>
          <w:szCs w:val="32"/>
        </w:rPr>
        <w:t>"Low-cost sustainable ICT solutions for climate change adaptation in rural areas and communities"</w:t>
      </w:r>
    </w:p>
    <w:p w:rsidR="00507EAA" w:rsidRDefault="00507EAA">
      <w:pPr>
        <w:spacing w:before="0" w:after="160" w:line="259" w:lineRule="auto"/>
      </w:pPr>
    </w:p>
    <w:p w:rsidR="00507EAA" w:rsidRDefault="00507EAA">
      <w:pPr>
        <w:spacing w:before="0" w:after="160" w:line="259" w:lineRule="auto"/>
      </w:pPr>
      <w:r>
        <w:t>Summary</w:t>
      </w:r>
    </w:p>
    <w:p w:rsidR="002217B7" w:rsidRPr="00B67AAE" w:rsidRDefault="002217B7" w:rsidP="002217B7">
      <w:pPr>
        <w:spacing w:line="276" w:lineRule="auto"/>
        <w:jc w:val="both"/>
        <w:rPr>
          <w:rFonts w:asciiTheme="majorBidi" w:hAnsiTheme="majorBidi" w:cstheme="majorBidi"/>
        </w:rPr>
      </w:pPr>
      <w:r w:rsidRPr="00B67AAE">
        <w:rPr>
          <w:rFonts w:asciiTheme="majorBidi" w:hAnsiTheme="majorBidi" w:cstheme="majorBidi"/>
        </w:rPr>
        <w:t>This Recommendation will provide a set of low-cost and sustainable ICT solutions tailored to the context of rural areas and communities, including climate monitoring, building climate resilient in rural agriculture systems and many more. The objective of this Recommendation is to enhance the ability of rural areas and communities to respond to climate risks and expand their institutional capacity to accelerate climate adaptation actions.</w:t>
      </w:r>
    </w:p>
    <w:p w:rsidR="00507EAA" w:rsidRDefault="002217B7" w:rsidP="002217B7">
      <w:pPr>
        <w:spacing w:before="0" w:after="160" w:line="259" w:lineRule="auto"/>
      </w:pPr>
      <w:r w:rsidRPr="00B67AAE">
        <w:rPr>
          <w:rFonts w:asciiTheme="majorBidi" w:hAnsiTheme="majorBidi" w:cstheme="majorBidi"/>
        </w:rPr>
        <w:t>The livelihood of rural areas and communities often rely on climate sensitive resources, such as agricultural resources and water supply. Climate change, from higher temperature to drought and heavily rainfall, can directly impact the availability of these resources. At the same time, rural areas and communities are also lacking in means to adopting climate change adaptation measures largely due to costs involved. The Recommendation will provide universal ICT solutions that are applicable to rural communities focussing on the Agricultural sector.</w:t>
      </w:r>
    </w:p>
    <w:p w:rsidR="00507EAA" w:rsidRDefault="00507EAA">
      <w:pPr>
        <w:spacing w:before="0" w:after="160" w:line="259" w:lineRule="auto"/>
      </w:pPr>
      <w:r>
        <w:t>Keywords</w:t>
      </w:r>
    </w:p>
    <w:p w:rsidR="00507EAA" w:rsidRDefault="00507EAA">
      <w:pPr>
        <w:spacing w:before="0" w:after="160" w:line="259" w:lineRule="auto"/>
        <w:rPr>
          <w:rFonts w:asciiTheme="majorBidi" w:hAnsiTheme="majorBidi" w:cstheme="majorBidi"/>
          <w:b/>
          <w:bCs/>
        </w:rPr>
      </w:pPr>
    </w:p>
    <w:p w:rsidR="00507EAA" w:rsidRDefault="00507EAA">
      <w:pPr>
        <w:spacing w:before="0" w:after="160" w:line="259" w:lineRule="auto"/>
        <w:rPr>
          <w:rFonts w:asciiTheme="majorBidi" w:hAnsiTheme="majorBidi" w:cstheme="majorBidi"/>
          <w:b/>
          <w:bCs/>
        </w:rPr>
      </w:pPr>
      <w:r>
        <w:rPr>
          <w:rFonts w:asciiTheme="majorBidi" w:hAnsiTheme="majorBidi" w:cstheme="majorBidi"/>
          <w:b/>
          <w:bCs/>
        </w:rPr>
        <w:br w:type="page"/>
      </w:r>
    </w:p>
    <w:p w:rsidR="00286632" w:rsidRPr="001C6FA9" w:rsidRDefault="00286632">
      <w:pPr>
        <w:spacing w:before="0" w:after="160" w:line="259" w:lineRule="auto"/>
        <w:rPr>
          <w:rFonts w:asciiTheme="majorBidi" w:hAnsiTheme="majorBidi" w:cstheme="majorBidi"/>
          <w:b/>
          <w:bCs/>
        </w:rPr>
      </w:pPr>
      <w:r w:rsidRPr="001C6FA9">
        <w:rPr>
          <w:rFonts w:asciiTheme="majorBidi" w:hAnsiTheme="majorBidi" w:cstheme="majorBidi"/>
          <w:b/>
          <w:bCs/>
        </w:rPr>
        <w:lastRenderedPageBreak/>
        <w:t xml:space="preserve">Introduction </w:t>
      </w:r>
    </w:p>
    <w:p w:rsidR="001C2DDD" w:rsidRDefault="001C2DDD" w:rsidP="001C2DDD">
      <w:pPr>
        <w:spacing w:before="0" w:after="160" w:line="259" w:lineRule="auto"/>
        <w:rPr>
          <w:rFonts w:asciiTheme="majorBidi" w:hAnsiTheme="majorBidi" w:cstheme="majorBidi"/>
        </w:rPr>
      </w:pPr>
      <w:r w:rsidRPr="001C2DDD">
        <w:rPr>
          <w:rFonts w:asciiTheme="majorBidi" w:hAnsiTheme="majorBidi" w:cstheme="majorBidi"/>
        </w:rPr>
        <w:t>ICTs can play a crucial role in supporting communities and systems to adapt to the effects of climate change. The effects of climate change often disproportionally impact vulnerable communities. These areas often lack the social and economic resources to enhance climate resiliency.</w:t>
      </w:r>
      <w:r w:rsidRPr="001C2DDD" w:rsidDel="004310E3">
        <w:rPr>
          <w:rFonts w:asciiTheme="majorBidi" w:hAnsiTheme="majorBidi" w:cstheme="majorBidi"/>
        </w:rPr>
        <w:t xml:space="preserve"> </w:t>
      </w:r>
      <w:r w:rsidRPr="001C2DDD">
        <w:rPr>
          <w:rFonts w:asciiTheme="majorBidi" w:hAnsiTheme="majorBidi" w:cstheme="majorBidi"/>
        </w:rPr>
        <w:t>This leads to a series of challenges that are barring rural communities from taking advantage of digital technologies in adapting to the effects of climate change.</w:t>
      </w:r>
    </w:p>
    <w:p w:rsidR="00286632" w:rsidRPr="00286632" w:rsidRDefault="00286632" w:rsidP="00286632">
      <w:pPr>
        <w:spacing w:before="0" w:after="160" w:line="259" w:lineRule="auto"/>
        <w:rPr>
          <w:rFonts w:asciiTheme="majorBidi" w:hAnsiTheme="majorBidi" w:cstheme="majorBidi"/>
        </w:rPr>
      </w:pPr>
      <w:r w:rsidRPr="00286632">
        <w:rPr>
          <w:rFonts w:asciiTheme="majorBidi" w:hAnsiTheme="majorBidi" w:cstheme="majorBidi"/>
        </w:rPr>
        <w:t>In addition, the lack of adequate broadband infrastructure is also limiting the adoption of ICTs in rural areas. Low-cost, portable and energy efficient powering units and broadband infrastructures can accelerate the adoption of ICTs, improving the usage of ICT for alert system in case of emergency due to climate events and thereby enhancing their adaptation measures.</w:t>
      </w:r>
    </w:p>
    <w:p w:rsidR="00286632" w:rsidRPr="00286632" w:rsidRDefault="00286632" w:rsidP="00286632">
      <w:pPr>
        <w:spacing w:before="0" w:after="160" w:line="259" w:lineRule="auto"/>
        <w:rPr>
          <w:rFonts w:asciiTheme="majorBidi" w:hAnsiTheme="majorBidi" w:cstheme="majorBidi"/>
        </w:rPr>
      </w:pPr>
    </w:p>
    <w:p w:rsidR="00286632" w:rsidRDefault="00286632">
      <w:pPr>
        <w:spacing w:before="0" w:after="160" w:line="259" w:lineRule="auto"/>
        <w:rPr>
          <w:rFonts w:asciiTheme="majorBidi" w:hAnsiTheme="majorBidi" w:cstheme="majorBidi"/>
        </w:rPr>
      </w:pPr>
    </w:p>
    <w:p w:rsidR="00DA0801" w:rsidRDefault="00DA0801">
      <w:pPr>
        <w:spacing w:before="0" w:after="160" w:line="259" w:lineRule="auto"/>
        <w:rPr>
          <w:rFonts w:asciiTheme="majorBidi" w:hAnsiTheme="majorBidi" w:cstheme="majorBidi"/>
        </w:rPr>
      </w:pPr>
      <w:r>
        <w:rPr>
          <w:rFonts w:asciiTheme="majorBidi" w:hAnsiTheme="majorBidi" w:cstheme="majorBidi"/>
        </w:rPr>
        <w:br w:type="page"/>
      </w:r>
    </w:p>
    <w:p w:rsidR="00F77FC9" w:rsidRPr="00B67AAE" w:rsidRDefault="00F77FC9" w:rsidP="00F77FC9">
      <w:pPr>
        <w:spacing w:line="276" w:lineRule="auto"/>
        <w:jc w:val="both"/>
        <w:rPr>
          <w:rFonts w:asciiTheme="majorBidi" w:hAnsiTheme="majorBidi" w:cstheme="majorBidi"/>
        </w:rPr>
      </w:pPr>
    </w:p>
    <w:p w:rsidR="00F77FC9" w:rsidRPr="00DA0801" w:rsidRDefault="00F77FC9" w:rsidP="00DA0801">
      <w:pPr>
        <w:spacing w:line="276" w:lineRule="auto"/>
        <w:jc w:val="center"/>
        <w:rPr>
          <w:rFonts w:asciiTheme="majorBidi" w:hAnsiTheme="majorBidi" w:cstheme="majorBidi"/>
          <w:b/>
          <w:bCs/>
        </w:rPr>
      </w:pPr>
      <w:proofErr w:type="gramStart"/>
      <w:r w:rsidRPr="00F77FC9">
        <w:rPr>
          <w:rFonts w:asciiTheme="majorBidi" w:hAnsiTheme="majorBidi" w:cstheme="majorBidi"/>
          <w:b/>
          <w:bCs/>
        </w:rPr>
        <w:t>TECHNOLOGIES.</w:t>
      </w:r>
      <w:proofErr w:type="gramEnd"/>
      <w:r w:rsidRPr="00F77FC9">
        <w:rPr>
          <w:rFonts w:asciiTheme="majorBidi" w:hAnsiTheme="majorBidi" w:cstheme="majorBidi"/>
          <w:b/>
          <w:bCs/>
        </w:rPr>
        <w:t xml:space="preserve"> ADAPTATION AND MITIGATION</w:t>
      </w:r>
    </w:p>
    <w:p w:rsidR="00401D2C" w:rsidRPr="00F77FC9" w:rsidRDefault="00B82871" w:rsidP="00F77FC9">
      <w:pPr>
        <w:pStyle w:val="ListParagraph"/>
        <w:numPr>
          <w:ilvl w:val="0"/>
          <w:numId w:val="12"/>
        </w:numPr>
        <w:spacing w:line="276" w:lineRule="auto"/>
        <w:jc w:val="both"/>
        <w:rPr>
          <w:rFonts w:asciiTheme="majorBidi" w:hAnsiTheme="majorBidi" w:cstheme="majorBidi"/>
          <w:b/>
          <w:bCs/>
        </w:rPr>
      </w:pPr>
      <w:r w:rsidRPr="00F77FC9">
        <w:rPr>
          <w:rFonts w:asciiTheme="majorBidi" w:hAnsiTheme="majorBidi" w:cstheme="majorBidi"/>
          <w:b/>
          <w:bCs/>
        </w:rPr>
        <w:t xml:space="preserve">Adaptation of </w:t>
      </w:r>
      <w:r w:rsidR="00844F3A" w:rsidRPr="00F77FC9">
        <w:rPr>
          <w:rFonts w:asciiTheme="majorBidi" w:hAnsiTheme="majorBidi" w:cstheme="majorBidi"/>
          <w:b/>
          <w:bCs/>
        </w:rPr>
        <w:t xml:space="preserve">Present </w:t>
      </w:r>
      <w:r w:rsidRPr="00F77FC9">
        <w:rPr>
          <w:rFonts w:asciiTheme="majorBidi" w:hAnsiTheme="majorBidi" w:cstheme="majorBidi"/>
          <w:b/>
          <w:bCs/>
        </w:rPr>
        <w:t>T</w:t>
      </w:r>
      <w:r w:rsidR="00844F3A" w:rsidRPr="00F77FC9">
        <w:rPr>
          <w:rFonts w:asciiTheme="majorBidi" w:hAnsiTheme="majorBidi" w:cstheme="majorBidi"/>
          <w:b/>
          <w:bCs/>
        </w:rPr>
        <w:t xml:space="preserve">echnologies </w:t>
      </w:r>
      <w:r w:rsidRPr="00F77FC9">
        <w:rPr>
          <w:rFonts w:asciiTheme="majorBidi" w:hAnsiTheme="majorBidi" w:cstheme="majorBidi"/>
          <w:b/>
          <w:bCs/>
        </w:rPr>
        <w:t xml:space="preserve">Applied </w:t>
      </w:r>
      <w:r w:rsidR="00844F3A" w:rsidRPr="00F77FC9">
        <w:rPr>
          <w:rFonts w:asciiTheme="majorBidi" w:hAnsiTheme="majorBidi" w:cstheme="majorBidi"/>
          <w:b/>
          <w:bCs/>
        </w:rPr>
        <w:t xml:space="preserve">in Agriculture </w:t>
      </w:r>
      <w:r w:rsidR="00401D2C" w:rsidRPr="00F77FC9">
        <w:rPr>
          <w:rFonts w:asciiTheme="majorBidi" w:hAnsiTheme="majorBidi" w:cstheme="majorBidi"/>
          <w:b/>
          <w:bCs/>
        </w:rPr>
        <w:t xml:space="preserve"> to Climate Change</w:t>
      </w:r>
    </w:p>
    <w:p w:rsidR="00BA2363" w:rsidRDefault="00844F3A" w:rsidP="00F77FC9">
      <w:pPr>
        <w:spacing w:line="276" w:lineRule="auto"/>
        <w:jc w:val="both"/>
        <w:rPr>
          <w:rFonts w:asciiTheme="majorBidi" w:hAnsiTheme="majorBidi" w:cstheme="majorBidi"/>
        </w:rPr>
      </w:pPr>
      <w:r w:rsidRPr="00B67AAE">
        <w:rPr>
          <w:rFonts w:asciiTheme="majorBidi" w:hAnsiTheme="majorBidi" w:cstheme="majorBidi"/>
        </w:rPr>
        <w:t>There are several technolog</w:t>
      </w:r>
      <w:r w:rsidR="00E9674A" w:rsidRPr="00B67AAE">
        <w:rPr>
          <w:rFonts w:asciiTheme="majorBidi" w:hAnsiTheme="majorBidi" w:cstheme="majorBidi"/>
        </w:rPr>
        <w:t>ie</w:t>
      </w:r>
      <w:r w:rsidRPr="00B67AAE">
        <w:rPr>
          <w:rFonts w:asciiTheme="majorBidi" w:hAnsiTheme="majorBidi" w:cstheme="majorBidi"/>
        </w:rPr>
        <w:t xml:space="preserve">s applied in modern agriculture that </w:t>
      </w:r>
      <w:r w:rsidR="00E9674A" w:rsidRPr="00B67AAE">
        <w:rPr>
          <w:rFonts w:asciiTheme="majorBidi" w:hAnsiTheme="majorBidi" w:cstheme="majorBidi"/>
        </w:rPr>
        <w:t>has enhanced productivity.</w:t>
      </w:r>
    </w:p>
    <w:p w:rsidR="00DA0801" w:rsidRPr="00B67AAE" w:rsidRDefault="00DA0801" w:rsidP="00F77FC9">
      <w:pPr>
        <w:spacing w:line="276" w:lineRule="auto"/>
        <w:jc w:val="both"/>
        <w:rPr>
          <w:rFonts w:asciiTheme="majorBidi" w:hAnsiTheme="majorBidi" w:cstheme="majorBidi"/>
        </w:rPr>
      </w:pPr>
    </w:p>
    <w:tbl>
      <w:tblPr>
        <w:tblStyle w:val="TableGrid"/>
        <w:tblW w:w="0" w:type="auto"/>
        <w:tblLook w:val="04A0"/>
      </w:tblPr>
      <w:tblGrid>
        <w:gridCol w:w="485"/>
        <w:gridCol w:w="2513"/>
        <w:gridCol w:w="6857"/>
      </w:tblGrid>
      <w:tr w:rsidR="008C0DD5" w:rsidRPr="00B67AAE" w:rsidTr="00594484">
        <w:tc>
          <w:tcPr>
            <w:tcW w:w="0" w:type="auto"/>
          </w:tcPr>
          <w:p w:rsidR="005A0446" w:rsidRPr="00B67AAE" w:rsidRDefault="005A0446" w:rsidP="00F77FC9">
            <w:pPr>
              <w:spacing w:line="276" w:lineRule="auto"/>
              <w:jc w:val="both"/>
              <w:rPr>
                <w:rFonts w:asciiTheme="majorBidi" w:hAnsiTheme="majorBidi" w:cstheme="majorBidi"/>
                <w:b/>
                <w:bCs/>
              </w:rPr>
            </w:pPr>
            <w:r w:rsidRPr="00B67AAE">
              <w:rPr>
                <w:rFonts w:asciiTheme="majorBidi" w:hAnsiTheme="majorBidi" w:cstheme="majorBidi"/>
                <w:b/>
                <w:bCs/>
              </w:rPr>
              <w:t xml:space="preserve">No </w:t>
            </w:r>
          </w:p>
        </w:tc>
        <w:tc>
          <w:tcPr>
            <w:tcW w:w="0" w:type="auto"/>
          </w:tcPr>
          <w:p w:rsidR="005A0446" w:rsidRPr="00B67AAE" w:rsidRDefault="005A0446" w:rsidP="00F77FC9">
            <w:pPr>
              <w:spacing w:line="276" w:lineRule="auto"/>
              <w:jc w:val="both"/>
              <w:rPr>
                <w:rFonts w:asciiTheme="majorBidi" w:hAnsiTheme="majorBidi" w:cstheme="majorBidi"/>
                <w:b/>
                <w:bCs/>
              </w:rPr>
            </w:pPr>
            <w:r w:rsidRPr="00B67AAE">
              <w:rPr>
                <w:rFonts w:asciiTheme="majorBidi" w:hAnsiTheme="majorBidi" w:cstheme="majorBidi"/>
                <w:b/>
                <w:bCs/>
              </w:rPr>
              <w:t xml:space="preserve">Technology </w:t>
            </w:r>
          </w:p>
        </w:tc>
        <w:tc>
          <w:tcPr>
            <w:tcW w:w="0" w:type="auto"/>
          </w:tcPr>
          <w:p w:rsidR="005A0446" w:rsidRPr="00B67AAE" w:rsidRDefault="005A0446" w:rsidP="00F77FC9">
            <w:pPr>
              <w:spacing w:line="276" w:lineRule="auto"/>
              <w:jc w:val="both"/>
              <w:rPr>
                <w:rFonts w:asciiTheme="majorBidi" w:hAnsiTheme="majorBidi" w:cstheme="majorBidi"/>
                <w:b/>
                <w:bCs/>
              </w:rPr>
            </w:pPr>
            <w:r w:rsidRPr="00B67AAE">
              <w:rPr>
                <w:rFonts w:asciiTheme="majorBidi" w:hAnsiTheme="majorBidi" w:cstheme="majorBidi"/>
                <w:b/>
                <w:bCs/>
              </w:rPr>
              <w:t xml:space="preserve">Application </w:t>
            </w:r>
          </w:p>
        </w:tc>
      </w:tr>
      <w:tr w:rsidR="008C0DD5" w:rsidRPr="00B67AAE" w:rsidTr="00594484">
        <w:tc>
          <w:tcPr>
            <w:tcW w:w="0" w:type="auto"/>
          </w:tcPr>
          <w:p w:rsidR="005A0446" w:rsidRPr="00B67AAE" w:rsidRDefault="005464BF" w:rsidP="00F77FC9">
            <w:pPr>
              <w:spacing w:line="276" w:lineRule="auto"/>
              <w:jc w:val="both"/>
              <w:rPr>
                <w:rFonts w:asciiTheme="majorBidi" w:hAnsiTheme="majorBidi" w:cstheme="majorBidi"/>
              </w:rPr>
            </w:pPr>
            <w:r w:rsidRPr="00B67AAE">
              <w:rPr>
                <w:rFonts w:asciiTheme="majorBidi" w:hAnsiTheme="majorBidi" w:cstheme="majorBidi"/>
              </w:rPr>
              <w:t>1</w:t>
            </w:r>
          </w:p>
        </w:tc>
        <w:tc>
          <w:tcPr>
            <w:tcW w:w="0" w:type="auto"/>
          </w:tcPr>
          <w:p w:rsidR="005A0446" w:rsidRPr="00B67AAE" w:rsidRDefault="00594484" w:rsidP="00F77FC9">
            <w:pPr>
              <w:spacing w:line="276" w:lineRule="auto"/>
              <w:jc w:val="both"/>
              <w:rPr>
                <w:rFonts w:asciiTheme="majorBidi" w:hAnsiTheme="majorBidi" w:cstheme="majorBidi"/>
              </w:rPr>
            </w:pPr>
            <w:proofErr w:type="spellStart"/>
            <w:r w:rsidRPr="00B67AAE">
              <w:rPr>
                <w:rFonts w:asciiTheme="majorBidi" w:hAnsiTheme="majorBidi" w:cstheme="majorBidi"/>
              </w:rPr>
              <w:t>Synnefa</w:t>
            </w:r>
            <w:proofErr w:type="spellEnd"/>
            <w:r w:rsidRPr="00B67AAE">
              <w:rPr>
                <w:rFonts w:asciiTheme="majorBidi" w:hAnsiTheme="majorBidi" w:cstheme="majorBidi"/>
              </w:rPr>
              <w:t xml:space="preserve"> </w:t>
            </w:r>
          </w:p>
        </w:tc>
        <w:tc>
          <w:tcPr>
            <w:tcW w:w="0" w:type="auto"/>
          </w:tcPr>
          <w:p w:rsidR="005A0446" w:rsidRPr="00B67AAE" w:rsidRDefault="00594484" w:rsidP="00F77FC9">
            <w:pPr>
              <w:spacing w:line="276" w:lineRule="auto"/>
              <w:jc w:val="both"/>
              <w:rPr>
                <w:rFonts w:asciiTheme="majorBidi" w:hAnsiTheme="majorBidi" w:cstheme="majorBidi"/>
              </w:rPr>
            </w:pPr>
            <w:proofErr w:type="spellStart"/>
            <w:r w:rsidRPr="00B67AAE">
              <w:rPr>
                <w:rFonts w:asciiTheme="majorBidi" w:hAnsiTheme="majorBidi" w:cstheme="majorBidi"/>
                <w:color w:val="000000"/>
                <w:shd w:val="clear" w:color="auto" w:fill="FFFFFF"/>
              </w:rPr>
              <w:t>Synnefa</w:t>
            </w:r>
            <w:proofErr w:type="spellEnd"/>
            <w:r w:rsidRPr="00B67AAE">
              <w:rPr>
                <w:rFonts w:asciiTheme="majorBidi" w:hAnsiTheme="majorBidi" w:cstheme="majorBidi"/>
                <w:color w:val="000000"/>
                <w:shd w:val="clear" w:color="auto" w:fill="FFFFFF"/>
              </w:rPr>
              <w:t xml:space="preserve"> offers smart and comprehensive farming tools with a variety of products to help the modern farmer take the guesswork out of farming</w:t>
            </w:r>
            <w:r w:rsidR="00084C12">
              <w:rPr>
                <w:rFonts w:asciiTheme="majorBidi" w:hAnsiTheme="majorBidi" w:cstheme="majorBidi"/>
                <w:color w:val="000000"/>
                <w:shd w:val="clear" w:color="auto" w:fill="FFFFFF"/>
              </w:rPr>
              <w:t>.</w:t>
            </w:r>
            <w:r w:rsidR="003C088F">
              <w:rPr>
                <w:rFonts w:asciiTheme="majorBidi" w:hAnsiTheme="majorBidi" w:cstheme="majorBidi"/>
                <w:color w:val="000000"/>
                <w:shd w:val="clear" w:color="auto" w:fill="FFFFFF"/>
              </w:rPr>
              <w:t xml:space="preserve"> (No technology specifically identified)</w:t>
            </w:r>
          </w:p>
        </w:tc>
      </w:tr>
      <w:tr w:rsidR="008C0DD5" w:rsidRPr="00B67AAE" w:rsidTr="00594484">
        <w:tc>
          <w:tcPr>
            <w:tcW w:w="0" w:type="auto"/>
          </w:tcPr>
          <w:p w:rsidR="005A0446" w:rsidRPr="00B67AAE" w:rsidRDefault="005464BF" w:rsidP="00F77FC9">
            <w:pPr>
              <w:spacing w:line="276" w:lineRule="auto"/>
              <w:jc w:val="both"/>
              <w:rPr>
                <w:rFonts w:asciiTheme="majorBidi" w:hAnsiTheme="majorBidi" w:cstheme="majorBidi"/>
              </w:rPr>
            </w:pPr>
            <w:r w:rsidRPr="00B67AAE">
              <w:rPr>
                <w:rFonts w:asciiTheme="majorBidi" w:hAnsiTheme="majorBidi" w:cstheme="majorBidi"/>
              </w:rPr>
              <w:t>2</w:t>
            </w:r>
          </w:p>
        </w:tc>
        <w:tc>
          <w:tcPr>
            <w:tcW w:w="0" w:type="auto"/>
          </w:tcPr>
          <w:p w:rsidR="005A0446" w:rsidRPr="00B67AAE" w:rsidRDefault="000F1B32" w:rsidP="00F77FC9">
            <w:pPr>
              <w:spacing w:line="276" w:lineRule="auto"/>
              <w:jc w:val="both"/>
              <w:rPr>
                <w:rFonts w:asciiTheme="majorBidi" w:hAnsiTheme="majorBidi" w:cstheme="majorBidi"/>
              </w:rPr>
            </w:pPr>
            <w:r w:rsidRPr="00B67AAE">
              <w:rPr>
                <w:rFonts w:asciiTheme="majorBidi" w:hAnsiTheme="majorBidi" w:cstheme="majorBidi"/>
              </w:rPr>
              <w:t>A smart and sustainable digital future for European agriculture and rural areas (2019)</w:t>
            </w:r>
          </w:p>
        </w:tc>
        <w:tc>
          <w:tcPr>
            <w:tcW w:w="0" w:type="auto"/>
          </w:tcPr>
          <w:p w:rsidR="000F1B32" w:rsidRPr="00DA0801" w:rsidRDefault="000F1B32" w:rsidP="00DA0801">
            <w:r w:rsidRPr="00DA0801">
              <w:t xml:space="preserve">Digital technologies such as artificial intelligence (AI), robotics, </w:t>
            </w:r>
            <w:proofErr w:type="spellStart"/>
            <w:r w:rsidRPr="00DA0801">
              <w:t>blockchain</w:t>
            </w:r>
            <w:proofErr w:type="spellEnd"/>
            <w:r w:rsidRPr="00DA0801">
              <w:t xml:space="preserve">, high </w:t>
            </w:r>
            <w:proofErr w:type="spellStart"/>
            <w:r w:rsidRPr="00DA0801">
              <w:t>performancecomputing</w:t>
            </w:r>
            <w:proofErr w:type="spellEnd"/>
            <w:r w:rsidRPr="00DA0801">
              <w:t xml:space="preserve"> (HPC), Internet of Things (</w:t>
            </w:r>
            <w:proofErr w:type="spellStart"/>
            <w:r w:rsidRPr="00DA0801">
              <w:t>IoT</w:t>
            </w:r>
            <w:proofErr w:type="spellEnd"/>
            <w:r w:rsidRPr="00DA0801">
              <w:t>) and 5G have the potential to increase farm</w:t>
            </w:r>
          </w:p>
          <w:p w:rsidR="000F1B32" w:rsidRPr="00DA0801" w:rsidRDefault="000F1B32" w:rsidP="00DA0801">
            <w:r w:rsidRPr="00DA0801">
              <w:t>efficiency and improve production, and also to contribute to making farming systems more</w:t>
            </w:r>
          </w:p>
          <w:p w:rsidR="000F1B32" w:rsidRPr="00DA0801" w:rsidRDefault="000F1B32" w:rsidP="00DA0801">
            <w:r w:rsidRPr="00DA0801">
              <w:t xml:space="preserve">sustainable from an economic, social and environmental point </w:t>
            </w:r>
            <w:proofErr w:type="spellStart"/>
            <w:r w:rsidRPr="00DA0801">
              <w:t>ofview</w:t>
            </w:r>
            <w:proofErr w:type="spellEnd"/>
            <w:r w:rsidRPr="00DA0801">
              <w:t>, as it is the case in other</w:t>
            </w:r>
          </w:p>
          <w:p w:rsidR="000F1B32" w:rsidRPr="00DA0801" w:rsidRDefault="000F1B32" w:rsidP="00DA0801">
            <w:proofErr w:type="gramStart"/>
            <w:r w:rsidRPr="00DA0801">
              <w:t>sectors</w:t>
            </w:r>
            <w:proofErr w:type="gramEnd"/>
            <w:r w:rsidRPr="00DA0801">
              <w:t>.</w:t>
            </w:r>
          </w:p>
          <w:p w:rsidR="000F1B32" w:rsidRPr="00DA0801" w:rsidRDefault="000F1B32" w:rsidP="00DA0801">
            <w:r w:rsidRPr="00DA0801">
              <w:t xml:space="preserve">Such technologies can optimise all types </w:t>
            </w:r>
            <w:proofErr w:type="spellStart"/>
            <w:r w:rsidRPr="00DA0801">
              <w:t>offarming</w:t>
            </w:r>
            <w:proofErr w:type="spellEnd"/>
            <w:r w:rsidRPr="00DA0801">
              <w:t>, enable better decision making, and reshape</w:t>
            </w:r>
          </w:p>
          <w:p w:rsidR="000F1B32" w:rsidRPr="00DA0801" w:rsidRDefault="000F1B32" w:rsidP="00DA0801">
            <w:proofErr w:type="gramStart"/>
            <w:r w:rsidRPr="00DA0801">
              <w:t>the</w:t>
            </w:r>
            <w:proofErr w:type="gramEnd"/>
            <w:r w:rsidRPr="00DA0801">
              <w:t xml:space="preserve"> functioning of </w:t>
            </w:r>
            <w:proofErr w:type="spellStart"/>
            <w:r w:rsidRPr="00DA0801">
              <w:t>agri</w:t>
            </w:r>
            <w:proofErr w:type="spellEnd"/>
            <w:r w:rsidRPr="00DA0801">
              <w:t>-food markets. Increased use of digital technologies will also have a</w:t>
            </w:r>
          </w:p>
          <w:p w:rsidR="000F1B32" w:rsidRPr="00DA0801" w:rsidRDefault="000F1B32" w:rsidP="00DA0801">
            <w:r w:rsidRPr="00DA0801">
              <w:t>positive impact on the quality of life for farm workers and the rural population, and may attract</w:t>
            </w:r>
          </w:p>
          <w:p w:rsidR="000F1B32" w:rsidRPr="00DA0801" w:rsidRDefault="000F1B32" w:rsidP="00DA0801">
            <w:proofErr w:type="gramStart"/>
            <w:r w:rsidRPr="00DA0801">
              <w:t>a</w:t>
            </w:r>
            <w:proofErr w:type="gramEnd"/>
            <w:r w:rsidRPr="00DA0801">
              <w:t xml:space="preserve"> younger generation to farming and rural business start-ups.</w:t>
            </w:r>
          </w:p>
          <w:p w:rsidR="000F1B32" w:rsidRPr="00DA0801" w:rsidRDefault="000F1B32" w:rsidP="00DA0801">
            <w:r w:rsidRPr="00DA0801">
              <w:t>However, the use of digital technology in agriculture and rural areas in the EU is, on average,</w:t>
            </w:r>
          </w:p>
          <w:p w:rsidR="000F1B32" w:rsidRPr="00DA0801" w:rsidRDefault="000F1B32" w:rsidP="00DA0801">
            <w:proofErr w:type="gramStart"/>
            <w:r w:rsidRPr="00DA0801">
              <w:t>low</w:t>
            </w:r>
            <w:proofErr w:type="gramEnd"/>
            <w:r w:rsidRPr="00DA0801">
              <w:t>. The lack of information about existing technologies, the lack of digital skills and the</w:t>
            </w:r>
          </w:p>
          <w:p w:rsidR="000F1B32" w:rsidRPr="00DA0801" w:rsidRDefault="000F1B32" w:rsidP="00DA0801">
            <w:r w:rsidRPr="00DA0801">
              <w:t xml:space="preserve">limited availability of reliable cost/benefit analyses </w:t>
            </w:r>
            <w:proofErr w:type="spellStart"/>
            <w:r w:rsidRPr="00DA0801">
              <w:t>ofthe</w:t>
            </w:r>
            <w:proofErr w:type="spellEnd"/>
            <w:r w:rsidRPr="00DA0801">
              <w:t xml:space="preserve"> new technologies are challenges to</w:t>
            </w:r>
          </w:p>
          <w:p w:rsidR="000F1B32" w:rsidRPr="00DA0801" w:rsidRDefault="000F1B32" w:rsidP="00DA0801">
            <w:proofErr w:type="gramStart"/>
            <w:r w:rsidRPr="00DA0801">
              <w:t>increased</w:t>
            </w:r>
            <w:proofErr w:type="gramEnd"/>
            <w:r w:rsidRPr="00DA0801">
              <w:t xml:space="preserve"> investments in digital applications. In many cases, research and innovation are still</w:t>
            </w:r>
          </w:p>
          <w:p w:rsidR="000F1B32" w:rsidRPr="00DA0801" w:rsidRDefault="000F1B32" w:rsidP="00DA0801">
            <w:proofErr w:type="gramStart"/>
            <w:r w:rsidRPr="00DA0801">
              <w:t>required</w:t>
            </w:r>
            <w:proofErr w:type="gramEnd"/>
            <w:r w:rsidRPr="00DA0801">
              <w:t xml:space="preserve"> to develop new solutions. In other cases, the basic infrastructure, such as broadband</w:t>
            </w:r>
          </w:p>
          <w:p w:rsidR="005A0446" w:rsidRPr="00B67AAE" w:rsidRDefault="000F1B32" w:rsidP="00DA0801">
            <w:pPr>
              <w:rPr>
                <w:rFonts w:asciiTheme="majorBidi" w:hAnsiTheme="majorBidi" w:cstheme="majorBidi"/>
              </w:rPr>
            </w:pPr>
            <w:proofErr w:type="gramStart"/>
            <w:r w:rsidRPr="00DA0801">
              <w:t>or</w:t>
            </w:r>
            <w:proofErr w:type="gramEnd"/>
            <w:r w:rsidRPr="00DA0801">
              <w:t xml:space="preserve"> access to other high-speed internet connections, is partly missing.</w:t>
            </w:r>
          </w:p>
        </w:tc>
      </w:tr>
      <w:tr w:rsidR="008C0DD5" w:rsidRPr="00B67AAE" w:rsidTr="00594484">
        <w:tc>
          <w:tcPr>
            <w:tcW w:w="0" w:type="auto"/>
          </w:tcPr>
          <w:p w:rsidR="005A0446" w:rsidRPr="00B67AAE" w:rsidRDefault="005464BF" w:rsidP="00F77FC9">
            <w:pPr>
              <w:spacing w:line="276" w:lineRule="auto"/>
              <w:jc w:val="both"/>
              <w:rPr>
                <w:rFonts w:asciiTheme="majorBidi" w:hAnsiTheme="majorBidi" w:cstheme="majorBidi"/>
              </w:rPr>
            </w:pPr>
            <w:r w:rsidRPr="00B67AAE">
              <w:rPr>
                <w:rFonts w:asciiTheme="majorBidi" w:hAnsiTheme="majorBidi" w:cstheme="majorBidi"/>
              </w:rPr>
              <w:t>3</w:t>
            </w:r>
          </w:p>
        </w:tc>
        <w:tc>
          <w:tcPr>
            <w:tcW w:w="0" w:type="auto"/>
          </w:tcPr>
          <w:p w:rsidR="005A0446" w:rsidRPr="00B67AAE" w:rsidRDefault="00B67AAE" w:rsidP="00F77FC9">
            <w:pPr>
              <w:spacing w:line="276" w:lineRule="auto"/>
              <w:jc w:val="both"/>
              <w:rPr>
                <w:rFonts w:asciiTheme="majorBidi" w:hAnsiTheme="majorBidi" w:cstheme="majorBidi"/>
              </w:rPr>
            </w:pPr>
            <w:r w:rsidRPr="00B67AAE">
              <w:rPr>
                <w:rFonts w:asciiTheme="majorBidi" w:hAnsiTheme="majorBidi" w:cstheme="majorBidi"/>
              </w:rPr>
              <w:t>Rural regions of the future: Seizing technological change</w:t>
            </w:r>
          </w:p>
        </w:tc>
        <w:tc>
          <w:tcPr>
            <w:tcW w:w="0" w:type="auto"/>
          </w:tcPr>
          <w:p w:rsidR="005A0446" w:rsidRPr="00B67AAE" w:rsidRDefault="00B67AAE" w:rsidP="00F77FC9">
            <w:pPr>
              <w:shd w:val="clear" w:color="auto" w:fill="FFFFFF"/>
              <w:spacing w:before="0" w:after="150" w:line="276" w:lineRule="auto"/>
              <w:jc w:val="both"/>
              <w:rPr>
                <w:rFonts w:asciiTheme="majorBidi" w:eastAsia="Times New Roman" w:hAnsiTheme="majorBidi" w:cstheme="majorBidi"/>
                <w:color w:val="7A7D7E"/>
              </w:rPr>
            </w:pPr>
            <w:r w:rsidRPr="00B67AAE">
              <w:rPr>
                <w:rFonts w:asciiTheme="majorBidi" w:hAnsiTheme="majorBidi" w:cstheme="majorBidi"/>
                <w:color w:val="333333"/>
                <w:shd w:val="clear" w:color="auto" w:fill="FFFFFF"/>
              </w:rPr>
              <w:t xml:space="preserve">This proposal outlines the importance of digitalisation for rural development and the well-being of rural citizens and policy responses needed to make the most of future opportunities that may emerge. It describes the trends and impacts of digitalisation in rural communities and examines the policies needed to harness the benefits brought by technological change. It maps a number of disruptive technologies and how governments may seize their benefits for rural regions. The last section outlines how the emerging opportunities for rural development can </w:t>
            </w:r>
            <w:r w:rsidRPr="00B67AAE">
              <w:rPr>
                <w:rFonts w:asciiTheme="majorBidi" w:hAnsiTheme="majorBidi" w:cstheme="majorBidi"/>
                <w:color w:val="333333"/>
                <w:shd w:val="clear" w:color="auto" w:fill="FFFFFF"/>
              </w:rPr>
              <w:lastRenderedPageBreak/>
              <w:t>be used as a tool to reach countrywide and global Sustainable Development Goals in the 2030 Agenda.</w:t>
            </w:r>
          </w:p>
        </w:tc>
      </w:tr>
      <w:tr w:rsidR="008C0DD5" w:rsidRPr="00B67AAE" w:rsidTr="00511B7C">
        <w:tc>
          <w:tcPr>
            <w:tcW w:w="0" w:type="auto"/>
          </w:tcPr>
          <w:p w:rsidR="005A0446" w:rsidRPr="00B67AAE" w:rsidRDefault="005464BF" w:rsidP="00F77FC9">
            <w:pPr>
              <w:spacing w:line="276" w:lineRule="auto"/>
              <w:jc w:val="both"/>
              <w:rPr>
                <w:rFonts w:asciiTheme="majorBidi" w:hAnsiTheme="majorBidi" w:cstheme="majorBidi"/>
              </w:rPr>
            </w:pPr>
            <w:r w:rsidRPr="00B67AAE">
              <w:rPr>
                <w:rFonts w:asciiTheme="majorBidi" w:hAnsiTheme="majorBidi" w:cstheme="majorBidi"/>
              </w:rPr>
              <w:lastRenderedPageBreak/>
              <w:t>4</w:t>
            </w:r>
          </w:p>
        </w:tc>
        <w:tc>
          <w:tcPr>
            <w:tcW w:w="0" w:type="auto"/>
          </w:tcPr>
          <w:p w:rsidR="005A0446" w:rsidRPr="00B67AAE" w:rsidRDefault="004A10B1" w:rsidP="00F77FC9">
            <w:pPr>
              <w:spacing w:line="276" w:lineRule="auto"/>
              <w:jc w:val="both"/>
              <w:rPr>
                <w:rFonts w:asciiTheme="majorBidi" w:hAnsiTheme="majorBidi" w:cstheme="majorBidi"/>
              </w:rPr>
            </w:pPr>
            <w:r w:rsidRPr="00B67AAE">
              <w:rPr>
                <w:rFonts w:asciiTheme="majorBidi" w:hAnsiTheme="majorBidi" w:cstheme="majorBidi"/>
              </w:rPr>
              <w:t>Farm force</w:t>
            </w:r>
          </w:p>
        </w:tc>
        <w:tc>
          <w:tcPr>
            <w:tcW w:w="0" w:type="auto"/>
            <w:shd w:val="clear" w:color="auto" w:fill="auto"/>
          </w:tcPr>
          <w:p w:rsidR="000F1B32" w:rsidRPr="00B67AAE" w:rsidRDefault="000F1B32" w:rsidP="00F77FC9">
            <w:pPr>
              <w:spacing w:line="276" w:lineRule="auto"/>
              <w:jc w:val="both"/>
              <w:rPr>
                <w:rFonts w:asciiTheme="majorBidi" w:hAnsiTheme="majorBidi" w:cstheme="majorBidi"/>
                <w:spacing w:val="-4"/>
                <w:shd w:val="clear" w:color="auto" w:fill="F2E8DA"/>
              </w:rPr>
            </w:pPr>
            <w:r w:rsidRPr="00B67AAE">
              <w:rPr>
                <w:rFonts w:asciiTheme="majorBidi" w:hAnsiTheme="majorBidi" w:cstheme="majorBidi"/>
              </w:rPr>
              <w:t xml:space="preserve">Climate Change </w:t>
            </w:r>
            <w:r w:rsidR="00E3750F" w:rsidRPr="00B67AAE">
              <w:rPr>
                <w:rFonts w:asciiTheme="majorBidi" w:hAnsiTheme="majorBidi" w:cstheme="majorBidi"/>
              </w:rPr>
              <w:t xml:space="preserve">mitigation is increasingly becoming a top requirement in the agricultural sector. Fair Farm uses </w:t>
            </w:r>
            <w:proofErr w:type="spellStart"/>
            <w:r w:rsidR="00E3750F" w:rsidRPr="00B67AAE">
              <w:rPr>
                <w:rFonts w:asciiTheme="majorBidi" w:hAnsiTheme="majorBidi" w:cstheme="majorBidi"/>
              </w:rPr>
              <w:t>Farmforce</w:t>
            </w:r>
            <w:proofErr w:type="spellEnd"/>
            <w:r w:rsidR="00E3750F" w:rsidRPr="00B67AAE">
              <w:rPr>
                <w:rFonts w:asciiTheme="majorBidi" w:hAnsiTheme="majorBidi" w:cstheme="majorBidi"/>
              </w:rPr>
              <w:t xml:space="preserve"> to monitor and store all farm-level data in one place hence sharing certification with auditors with ease. </w:t>
            </w:r>
          </w:p>
          <w:p w:rsidR="00E3750F" w:rsidRPr="00B67AAE" w:rsidRDefault="00E3750F" w:rsidP="00F77FC9">
            <w:pPr>
              <w:spacing w:line="276" w:lineRule="auto"/>
              <w:jc w:val="both"/>
              <w:rPr>
                <w:rFonts w:asciiTheme="majorBidi" w:hAnsiTheme="majorBidi" w:cstheme="majorBidi"/>
              </w:rPr>
            </w:pPr>
            <w:proofErr w:type="spellStart"/>
            <w:r w:rsidRPr="00B67AAE">
              <w:rPr>
                <w:rFonts w:asciiTheme="majorBidi" w:hAnsiTheme="majorBidi" w:cstheme="majorBidi"/>
              </w:rPr>
              <w:t>Farmforce</w:t>
            </w:r>
            <w:proofErr w:type="spellEnd"/>
            <w:r w:rsidRPr="00B67AAE">
              <w:rPr>
                <w:rFonts w:asciiTheme="majorBidi" w:hAnsiTheme="majorBidi" w:cstheme="majorBidi"/>
              </w:rPr>
              <w:t xml:space="preserve"> technology is resolving the production problems associated with the most appetising spices for consumers.</w:t>
            </w:r>
          </w:p>
          <w:p w:rsidR="0086776B" w:rsidRPr="00B67AAE" w:rsidRDefault="0086776B" w:rsidP="00F77FC9">
            <w:pPr>
              <w:spacing w:line="276" w:lineRule="auto"/>
              <w:jc w:val="both"/>
              <w:rPr>
                <w:rFonts w:asciiTheme="majorBidi" w:hAnsiTheme="majorBidi" w:cstheme="majorBidi"/>
              </w:rPr>
            </w:pPr>
            <w:r w:rsidRPr="00B67AAE">
              <w:rPr>
                <w:rFonts w:asciiTheme="majorBidi" w:hAnsiTheme="majorBidi" w:cstheme="majorBidi"/>
              </w:rPr>
              <w:t xml:space="preserve">Reducing transaction costs in contract farming arrangements: the case of </w:t>
            </w:r>
            <w:proofErr w:type="spellStart"/>
            <w:r w:rsidRPr="00B67AAE">
              <w:rPr>
                <w:rFonts w:asciiTheme="majorBidi" w:hAnsiTheme="majorBidi" w:cstheme="majorBidi"/>
              </w:rPr>
              <w:t>farmforce</w:t>
            </w:r>
            <w:proofErr w:type="spellEnd"/>
            <w:r w:rsidRPr="00B67AAE">
              <w:rPr>
                <w:rFonts w:asciiTheme="majorBidi" w:hAnsiTheme="majorBidi" w:cstheme="majorBidi"/>
              </w:rPr>
              <w:t>.</w:t>
            </w:r>
          </w:p>
        </w:tc>
      </w:tr>
      <w:tr w:rsidR="008C0DD5" w:rsidRPr="00B67AAE" w:rsidTr="00594484">
        <w:tc>
          <w:tcPr>
            <w:tcW w:w="0" w:type="auto"/>
          </w:tcPr>
          <w:p w:rsidR="005A0446" w:rsidRPr="00B67AAE" w:rsidRDefault="005464BF" w:rsidP="00F77FC9">
            <w:pPr>
              <w:spacing w:line="276" w:lineRule="auto"/>
              <w:jc w:val="both"/>
              <w:rPr>
                <w:rFonts w:asciiTheme="majorBidi" w:hAnsiTheme="majorBidi" w:cstheme="majorBidi"/>
              </w:rPr>
            </w:pPr>
            <w:r w:rsidRPr="00B67AAE">
              <w:rPr>
                <w:rFonts w:asciiTheme="majorBidi" w:hAnsiTheme="majorBidi" w:cstheme="majorBidi"/>
              </w:rPr>
              <w:t>5</w:t>
            </w:r>
          </w:p>
        </w:tc>
        <w:tc>
          <w:tcPr>
            <w:tcW w:w="0" w:type="auto"/>
          </w:tcPr>
          <w:p w:rsidR="005A0446" w:rsidRPr="00B67AAE" w:rsidRDefault="00235617" w:rsidP="00F77FC9">
            <w:pPr>
              <w:spacing w:line="276" w:lineRule="auto"/>
              <w:jc w:val="both"/>
              <w:rPr>
                <w:rFonts w:asciiTheme="majorBidi" w:hAnsiTheme="majorBidi" w:cstheme="majorBidi"/>
              </w:rPr>
            </w:pPr>
            <w:r w:rsidRPr="00B67AAE">
              <w:rPr>
                <w:rFonts w:asciiTheme="majorBidi" w:hAnsiTheme="majorBidi" w:cstheme="majorBidi"/>
              </w:rPr>
              <w:t xml:space="preserve">FAO-UN Briefing </w:t>
            </w:r>
            <w:r w:rsidR="00E45FE1" w:rsidRPr="00B67AAE">
              <w:rPr>
                <w:rFonts w:asciiTheme="majorBidi" w:hAnsiTheme="majorBidi" w:cstheme="majorBidi"/>
              </w:rPr>
              <w:t>Paper</w:t>
            </w:r>
            <w:r w:rsidR="00D261D5" w:rsidRPr="00B67AAE">
              <w:rPr>
                <w:rFonts w:asciiTheme="majorBidi" w:hAnsiTheme="majorBidi" w:cstheme="majorBidi"/>
              </w:rPr>
              <w:t xml:space="preserve"> 2019</w:t>
            </w:r>
          </w:p>
        </w:tc>
        <w:tc>
          <w:tcPr>
            <w:tcW w:w="0" w:type="auto"/>
          </w:tcPr>
          <w:p w:rsidR="005A0446" w:rsidRPr="00B67AAE" w:rsidRDefault="00235617" w:rsidP="00F77FC9">
            <w:pPr>
              <w:spacing w:line="276" w:lineRule="auto"/>
              <w:jc w:val="both"/>
              <w:rPr>
                <w:rFonts w:asciiTheme="majorBidi" w:hAnsiTheme="majorBidi" w:cstheme="majorBidi"/>
                <w:b/>
                <w:bCs/>
              </w:rPr>
            </w:pPr>
            <w:r w:rsidRPr="00B67AAE">
              <w:rPr>
                <w:rFonts w:asciiTheme="majorBidi" w:hAnsiTheme="majorBidi" w:cstheme="majorBidi"/>
                <w:b/>
                <w:bCs/>
              </w:rPr>
              <w:t>Digital Technologies in Agriculture and Rural Areas</w:t>
            </w:r>
            <w:r w:rsidR="00735FB9" w:rsidRPr="00B67AAE">
              <w:rPr>
                <w:rFonts w:asciiTheme="majorBidi" w:hAnsiTheme="majorBidi" w:cstheme="majorBidi"/>
                <w:b/>
                <w:bCs/>
              </w:rPr>
              <w:t xml:space="preserve">. </w:t>
            </w:r>
          </w:p>
          <w:p w:rsidR="00735FB9" w:rsidRPr="00B67AAE" w:rsidRDefault="00D261D5" w:rsidP="00F77FC9">
            <w:pPr>
              <w:spacing w:line="276" w:lineRule="auto"/>
              <w:jc w:val="both"/>
              <w:rPr>
                <w:rFonts w:asciiTheme="majorBidi" w:hAnsiTheme="majorBidi" w:cstheme="majorBidi"/>
              </w:rPr>
            </w:pPr>
            <w:r w:rsidRPr="00B67AAE">
              <w:rPr>
                <w:rFonts w:asciiTheme="majorBidi" w:hAnsiTheme="majorBidi" w:cstheme="majorBidi"/>
              </w:rPr>
              <w:t xml:space="preserve">Digital innovations and technologies may be part of the solution. The so-called ‘Fourth Industrial Revolution’ (Industry 4.0)1 is seeing several sectors rapidly transformed by ‘disruptive’ digital technologies such as </w:t>
            </w:r>
            <w:proofErr w:type="spellStart"/>
            <w:r w:rsidRPr="00B67AAE">
              <w:rPr>
                <w:rFonts w:asciiTheme="majorBidi" w:hAnsiTheme="majorBidi" w:cstheme="majorBidi"/>
              </w:rPr>
              <w:t>Blockchain</w:t>
            </w:r>
            <w:proofErr w:type="spellEnd"/>
            <w:r w:rsidRPr="00B67AAE">
              <w:rPr>
                <w:rFonts w:asciiTheme="majorBidi" w:hAnsiTheme="majorBidi" w:cstheme="majorBidi"/>
              </w:rPr>
              <w:t xml:space="preserve">, Internet of Things, Artificial Intelligence and Immerse Reality. In the agriculture and food sector, the spread of mobile technologies, remote-sensing services and distributed computing are already improving smallholders’ access to information, inputs, market, 1 The term Industry 4.0 originated in Germany where it was applied to rapid transformations in the design, manufacture, operation and service of manufacturing systems and products (European Parliament, 2015a) finance and training. Digital technologies are creating new opportunities to integrate smallholders in a digitally driven </w:t>
            </w:r>
            <w:proofErr w:type="spellStart"/>
            <w:r w:rsidRPr="00B67AAE">
              <w:rPr>
                <w:rFonts w:asciiTheme="majorBidi" w:hAnsiTheme="majorBidi" w:cstheme="majorBidi"/>
              </w:rPr>
              <w:t>agrifood</w:t>
            </w:r>
            <w:proofErr w:type="spellEnd"/>
            <w:r w:rsidRPr="00B67AAE">
              <w:rPr>
                <w:rFonts w:asciiTheme="majorBidi" w:hAnsiTheme="majorBidi" w:cstheme="majorBidi"/>
              </w:rPr>
              <w:t xml:space="preserve"> system (USAID, 2018).</w:t>
            </w:r>
          </w:p>
        </w:tc>
      </w:tr>
      <w:tr w:rsidR="008C0DD5" w:rsidRPr="00B67AAE" w:rsidTr="00594484">
        <w:tc>
          <w:tcPr>
            <w:tcW w:w="0" w:type="auto"/>
          </w:tcPr>
          <w:p w:rsidR="005A0446" w:rsidRPr="00B67AAE" w:rsidRDefault="005464BF" w:rsidP="00F77FC9">
            <w:pPr>
              <w:spacing w:line="276" w:lineRule="auto"/>
              <w:jc w:val="both"/>
              <w:rPr>
                <w:rFonts w:asciiTheme="majorBidi" w:hAnsiTheme="majorBidi" w:cstheme="majorBidi"/>
              </w:rPr>
            </w:pPr>
            <w:r w:rsidRPr="00B67AAE">
              <w:rPr>
                <w:rFonts w:asciiTheme="majorBidi" w:hAnsiTheme="majorBidi" w:cstheme="majorBidi"/>
              </w:rPr>
              <w:t>6</w:t>
            </w:r>
          </w:p>
        </w:tc>
        <w:tc>
          <w:tcPr>
            <w:tcW w:w="0" w:type="auto"/>
          </w:tcPr>
          <w:p w:rsidR="005A0446" w:rsidRPr="00B67AAE" w:rsidRDefault="005A0446" w:rsidP="00F77FC9">
            <w:pPr>
              <w:spacing w:line="276" w:lineRule="auto"/>
              <w:jc w:val="both"/>
              <w:rPr>
                <w:rFonts w:asciiTheme="majorBidi" w:hAnsiTheme="majorBidi" w:cstheme="majorBidi"/>
              </w:rPr>
            </w:pPr>
          </w:p>
        </w:tc>
        <w:tc>
          <w:tcPr>
            <w:tcW w:w="0" w:type="auto"/>
          </w:tcPr>
          <w:p w:rsidR="00740FC8" w:rsidRPr="00B67AAE" w:rsidRDefault="00740FC8" w:rsidP="00F77FC9">
            <w:pPr>
              <w:spacing w:line="276" w:lineRule="auto"/>
              <w:jc w:val="both"/>
              <w:rPr>
                <w:rFonts w:asciiTheme="majorBidi" w:hAnsiTheme="majorBidi" w:cstheme="majorBidi"/>
              </w:rPr>
            </w:pPr>
            <w:r w:rsidRPr="00B67AAE">
              <w:rPr>
                <w:rFonts w:asciiTheme="majorBidi" w:hAnsiTheme="majorBidi" w:cstheme="majorBidi"/>
              </w:rPr>
              <w:t>Mobile phone applications for weather and climate information for smallholder farmer decision making.</w:t>
            </w:r>
            <w:r w:rsidR="00CF2A26" w:rsidRPr="00B67AAE">
              <w:rPr>
                <w:rFonts w:asciiTheme="majorBidi" w:hAnsiTheme="majorBidi" w:cstheme="majorBidi"/>
              </w:rPr>
              <w:t xml:space="preserve">  It discusses the development and testing of two proof-of-concept mobile phone applications that use elements of the PICSA approach to provide climate information and decision-making tools. The concept provides brief explanation of the PICSA approach before summarising the findings of a review that was undertaken to highlight the lessons learned from similar mobile-agriculture (</w:t>
            </w:r>
            <w:proofErr w:type="spellStart"/>
            <w:r w:rsidR="00CF2A26" w:rsidRPr="00B67AAE">
              <w:rPr>
                <w:rFonts w:asciiTheme="majorBidi" w:hAnsiTheme="majorBidi" w:cstheme="majorBidi"/>
              </w:rPr>
              <w:t>mAgri</w:t>
            </w:r>
            <w:proofErr w:type="spellEnd"/>
            <w:r w:rsidR="00CF2A26" w:rsidRPr="00B67AAE">
              <w:rPr>
                <w:rFonts w:asciiTheme="majorBidi" w:hAnsiTheme="majorBidi" w:cstheme="majorBidi"/>
              </w:rPr>
              <w:t>) initiatives.</w:t>
            </w:r>
          </w:p>
        </w:tc>
      </w:tr>
      <w:tr w:rsidR="008C0DD5" w:rsidRPr="00B67AAE" w:rsidTr="00594484">
        <w:tc>
          <w:tcPr>
            <w:tcW w:w="0" w:type="auto"/>
          </w:tcPr>
          <w:p w:rsidR="005A0446" w:rsidRPr="00B67AAE" w:rsidRDefault="005464BF" w:rsidP="00F77FC9">
            <w:pPr>
              <w:spacing w:line="276" w:lineRule="auto"/>
              <w:jc w:val="both"/>
              <w:rPr>
                <w:rFonts w:asciiTheme="majorBidi" w:hAnsiTheme="majorBidi" w:cstheme="majorBidi"/>
              </w:rPr>
            </w:pPr>
            <w:r w:rsidRPr="00B67AAE">
              <w:rPr>
                <w:rFonts w:asciiTheme="majorBidi" w:hAnsiTheme="majorBidi" w:cstheme="majorBidi"/>
              </w:rPr>
              <w:t>7</w:t>
            </w:r>
          </w:p>
        </w:tc>
        <w:tc>
          <w:tcPr>
            <w:tcW w:w="0" w:type="auto"/>
          </w:tcPr>
          <w:p w:rsidR="005A0446" w:rsidRPr="00B67AAE" w:rsidRDefault="008C0DD5" w:rsidP="00F77FC9">
            <w:pPr>
              <w:spacing w:line="276" w:lineRule="auto"/>
              <w:jc w:val="both"/>
              <w:rPr>
                <w:rFonts w:asciiTheme="majorBidi" w:hAnsiTheme="majorBidi" w:cstheme="majorBidi"/>
              </w:rPr>
            </w:pPr>
            <w:r w:rsidRPr="00B67AAE">
              <w:rPr>
                <w:rFonts w:asciiTheme="majorBidi" w:hAnsiTheme="majorBidi" w:cstheme="majorBidi"/>
              </w:rPr>
              <w:t>Digital Technologies for Agricultural and Rural Developments in the global South(2018)</w:t>
            </w:r>
          </w:p>
        </w:tc>
        <w:tc>
          <w:tcPr>
            <w:tcW w:w="0" w:type="auto"/>
          </w:tcPr>
          <w:p w:rsidR="005A0446" w:rsidRPr="00B67AAE" w:rsidRDefault="008C0DD5" w:rsidP="00F77FC9">
            <w:pPr>
              <w:spacing w:line="276" w:lineRule="auto"/>
              <w:jc w:val="both"/>
              <w:rPr>
                <w:rFonts w:asciiTheme="majorBidi" w:hAnsiTheme="majorBidi" w:cstheme="majorBidi"/>
              </w:rPr>
            </w:pPr>
            <w:r w:rsidRPr="00B67AAE">
              <w:rPr>
                <w:rFonts w:asciiTheme="majorBidi" w:hAnsiTheme="majorBidi" w:cstheme="majorBidi"/>
              </w:rPr>
              <w:t>Introducing a technology stewardship model to encourage ICT adoption in agricultural communities of practice: reflections on a Canada/Sri Lanka partnership project.</w:t>
            </w:r>
          </w:p>
          <w:p w:rsidR="008C0DD5" w:rsidRPr="00B67AAE" w:rsidRDefault="008C0DD5" w:rsidP="00F77FC9">
            <w:pPr>
              <w:spacing w:line="276" w:lineRule="auto"/>
              <w:jc w:val="both"/>
              <w:rPr>
                <w:rFonts w:asciiTheme="majorBidi" w:hAnsiTheme="majorBidi" w:cstheme="majorBidi"/>
              </w:rPr>
            </w:pPr>
            <w:r w:rsidRPr="00B67AAE">
              <w:rPr>
                <w:rFonts w:asciiTheme="majorBidi" w:hAnsiTheme="majorBidi" w:cstheme="majorBidi"/>
              </w:rPr>
              <w:t xml:space="preserve">This report puts forward 'technology stewardship' as an approach for training and supporting individuals and teams who engage their agricultural communities to encourage and support innovative practices with low-cost, widely available digital technologies. </w:t>
            </w:r>
            <w:r w:rsidR="005877A9" w:rsidRPr="00B67AAE">
              <w:rPr>
                <w:rFonts w:asciiTheme="majorBidi" w:hAnsiTheme="majorBidi" w:cstheme="majorBidi"/>
              </w:rPr>
              <w:t>It</w:t>
            </w:r>
            <w:r w:rsidRPr="00B67AAE">
              <w:rPr>
                <w:rFonts w:asciiTheme="majorBidi" w:hAnsiTheme="majorBidi" w:cstheme="majorBidi"/>
              </w:rPr>
              <w:t xml:space="preserve"> draws upon theoretical ideas of 'communities of practice' to analyse a stewardship initiative that has been implemented in Sri Lanka, presenting preliminary results of an ongoing action research project involving pilot studies of technology stewardship with partner organizations. </w:t>
            </w:r>
            <w:r w:rsidR="005877A9" w:rsidRPr="00B67AAE">
              <w:rPr>
                <w:rFonts w:asciiTheme="majorBidi" w:hAnsiTheme="majorBidi" w:cstheme="majorBidi"/>
              </w:rPr>
              <w:t>It</w:t>
            </w:r>
            <w:r w:rsidRPr="00B67AAE">
              <w:rPr>
                <w:rFonts w:asciiTheme="majorBidi" w:hAnsiTheme="majorBidi" w:cstheme="majorBidi"/>
              </w:rPr>
              <w:t xml:space="preserve"> outlines plans for a Joint Education and Training Initiative for technology stewardship that includes community engagement, rapid prototyping, evaluation and impact </w:t>
            </w:r>
            <w:r w:rsidRPr="00B67AAE">
              <w:rPr>
                <w:rFonts w:asciiTheme="majorBidi" w:hAnsiTheme="majorBidi" w:cstheme="majorBidi"/>
              </w:rPr>
              <w:lastRenderedPageBreak/>
              <w:t>assessmen</w:t>
            </w:r>
            <w:r w:rsidR="005877A9" w:rsidRPr="00B67AAE">
              <w:rPr>
                <w:rFonts w:asciiTheme="majorBidi" w:hAnsiTheme="majorBidi" w:cstheme="majorBidi"/>
              </w:rPr>
              <w:t>t</w:t>
            </w:r>
            <w:r w:rsidRPr="00B67AAE">
              <w:rPr>
                <w:rFonts w:asciiTheme="majorBidi" w:hAnsiTheme="majorBidi" w:cstheme="majorBidi"/>
              </w:rPr>
              <w:t>.</w:t>
            </w:r>
          </w:p>
        </w:tc>
      </w:tr>
      <w:tr w:rsidR="008C0DD5" w:rsidRPr="00B67AAE" w:rsidTr="00594484">
        <w:tc>
          <w:tcPr>
            <w:tcW w:w="0" w:type="auto"/>
          </w:tcPr>
          <w:p w:rsidR="005A0446" w:rsidRPr="00B67AAE" w:rsidRDefault="005464BF" w:rsidP="00F77FC9">
            <w:pPr>
              <w:spacing w:line="276" w:lineRule="auto"/>
              <w:jc w:val="both"/>
              <w:rPr>
                <w:rFonts w:asciiTheme="majorBidi" w:hAnsiTheme="majorBidi" w:cstheme="majorBidi"/>
              </w:rPr>
            </w:pPr>
            <w:r w:rsidRPr="00B67AAE">
              <w:rPr>
                <w:rFonts w:asciiTheme="majorBidi" w:hAnsiTheme="majorBidi" w:cstheme="majorBidi"/>
              </w:rPr>
              <w:lastRenderedPageBreak/>
              <w:t>8</w:t>
            </w:r>
          </w:p>
        </w:tc>
        <w:tc>
          <w:tcPr>
            <w:tcW w:w="0" w:type="auto"/>
          </w:tcPr>
          <w:p w:rsidR="005A0446" w:rsidRPr="00B67AAE" w:rsidRDefault="00206F71" w:rsidP="00F77FC9">
            <w:pPr>
              <w:spacing w:line="276" w:lineRule="auto"/>
              <w:jc w:val="both"/>
              <w:rPr>
                <w:rFonts w:asciiTheme="majorBidi" w:hAnsiTheme="majorBidi" w:cstheme="majorBidi"/>
              </w:rPr>
            </w:pPr>
            <w:r w:rsidRPr="00B67AAE">
              <w:rPr>
                <w:rFonts w:asciiTheme="majorBidi" w:hAnsiTheme="majorBidi" w:cstheme="majorBidi"/>
              </w:rPr>
              <w:t>The effect of ICTs on agricultural distribution channels in Mexico.</w:t>
            </w:r>
          </w:p>
        </w:tc>
        <w:tc>
          <w:tcPr>
            <w:tcW w:w="0" w:type="auto"/>
          </w:tcPr>
          <w:p w:rsidR="0000306E" w:rsidRPr="00B67AAE" w:rsidRDefault="0000306E" w:rsidP="00F77FC9">
            <w:pPr>
              <w:spacing w:line="276" w:lineRule="auto"/>
              <w:jc w:val="both"/>
              <w:rPr>
                <w:rFonts w:asciiTheme="majorBidi" w:hAnsiTheme="majorBidi" w:cstheme="majorBidi"/>
              </w:rPr>
            </w:pPr>
            <w:r w:rsidRPr="00B67AAE">
              <w:rPr>
                <w:rFonts w:asciiTheme="majorBidi" w:hAnsiTheme="majorBidi" w:cstheme="majorBidi"/>
              </w:rPr>
              <w:t xml:space="preserve">This applies the concepts of transaction cost economics and social </w:t>
            </w:r>
            <w:proofErr w:type="spellStart"/>
            <w:r w:rsidRPr="00B67AAE">
              <w:rPr>
                <w:rFonts w:asciiTheme="majorBidi" w:hAnsiTheme="majorBidi" w:cstheme="majorBidi"/>
              </w:rPr>
              <w:t>embeddedness</w:t>
            </w:r>
            <w:proofErr w:type="spellEnd"/>
            <w:r w:rsidRPr="00B67AAE">
              <w:rPr>
                <w:rFonts w:asciiTheme="majorBidi" w:hAnsiTheme="majorBidi" w:cstheme="majorBidi"/>
              </w:rPr>
              <w:t xml:space="preserve"> to examine the role of information and communication technologies (ICTs) in distribution channels for agricultural produce in Mexico. </w:t>
            </w:r>
          </w:p>
          <w:p w:rsidR="0000306E" w:rsidRPr="00B67AAE" w:rsidRDefault="0000306E" w:rsidP="00F77FC9">
            <w:pPr>
              <w:spacing w:line="276" w:lineRule="auto"/>
              <w:jc w:val="both"/>
              <w:rPr>
                <w:rFonts w:asciiTheme="majorBidi" w:hAnsiTheme="majorBidi" w:cstheme="majorBidi"/>
              </w:rPr>
            </w:pPr>
            <w:r w:rsidRPr="00B67AAE">
              <w:rPr>
                <w:rFonts w:asciiTheme="majorBidi" w:hAnsiTheme="majorBidi" w:cstheme="majorBidi"/>
              </w:rPr>
              <w:t xml:space="preserve">ICTs are observed to be central to marketing, establishing new links between farmers, markets and end consumers, and optimizing distribution channels that potentially reduce transaction costs. </w:t>
            </w:r>
          </w:p>
          <w:p w:rsidR="007B630B" w:rsidRPr="00B67AAE" w:rsidRDefault="0000306E" w:rsidP="00F77FC9">
            <w:pPr>
              <w:spacing w:line="276" w:lineRule="auto"/>
              <w:jc w:val="both"/>
              <w:rPr>
                <w:rFonts w:asciiTheme="majorBidi" w:hAnsiTheme="majorBidi" w:cstheme="majorBidi"/>
              </w:rPr>
            </w:pPr>
            <w:r w:rsidRPr="00B67AAE">
              <w:rPr>
                <w:rFonts w:asciiTheme="majorBidi" w:hAnsiTheme="majorBidi" w:cstheme="majorBidi"/>
              </w:rPr>
              <w:t>ICTs are primarily used by farming communities as a management tool for intermediation and cooperation by building relationships, and through acquisition of knowledge.</w:t>
            </w:r>
          </w:p>
        </w:tc>
      </w:tr>
      <w:tr w:rsidR="008C0DD5" w:rsidRPr="00B67AAE" w:rsidTr="00594484">
        <w:tc>
          <w:tcPr>
            <w:tcW w:w="0" w:type="auto"/>
          </w:tcPr>
          <w:p w:rsidR="005A0446" w:rsidRPr="00B67AAE" w:rsidRDefault="005464BF" w:rsidP="00F77FC9">
            <w:pPr>
              <w:spacing w:line="276" w:lineRule="auto"/>
              <w:jc w:val="both"/>
              <w:rPr>
                <w:rFonts w:asciiTheme="majorBidi" w:hAnsiTheme="majorBidi" w:cstheme="majorBidi"/>
              </w:rPr>
            </w:pPr>
            <w:r w:rsidRPr="00B67AAE">
              <w:rPr>
                <w:rFonts w:asciiTheme="majorBidi" w:hAnsiTheme="majorBidi" w:cstheme="majorBidi"/>
              </w:rPr>
              <w:t>9</w:t>
            </w:r>
          </w:p>
        </w:tc>
        <w:tc>
          <w:tcPr>
            <w:tcW w:w="0" w:type="auto"/>
          </w:tcPr>
          <w:p w:rsidR="005A0446" w:rsidRPr="00B67AAE" w:rsidRDefault="005A0446" w:rsidP="00F77FC9">
            <w:pPr>
              <w:spacing w:line="276" w:lineRule="auto"/>
              <w:jc w:val="both"/>
              <w:rPr>
                <w:rFonts w:asciiTheme="majorBidi" w:hAnsiTheme="majorBidi" w:cstheme="majorBidi"/>
              </w:rPr>
            </w:pPr>
          </w:p>
        </w:tc>
        <w:tc>
          <w:tcPr>
            <w:tcW w:w="0" w:type="auto"/>
          </w:tcPr>
          <w:p w:rsidR="005A0446" w:rsidRPr="00B67AAE" w:rsidRDefault="005A0446" w:rsidP="00F77FC9">
            <w:pPr>
              <w:spacing w:line="276" w:lineRule="auto"/>
              <w:jc w:val="both"/>
              <w:rPr>
                <w:rFonts w:asciiTheme="majorBidi" w:hAnsiTheme="majorBidi" w:cstheme="majorBidi"/>
              </w:rPr>
            </w:pPr>
          </w:p>
        </w:tc>
      </w:tr>
    </w:tbl>
    <w:p w:rsidR="005A0446" w:rsidRPr="00B67AAE" w:rsidRDefault="005A0446" w:rsidP="00F77FC9">
      <w:pPr>
        <w:spacing w:line="276" w:lineRule="auto"/>
        <w:jc w:val="both"/>
        <w:rPr>
          <w:rFonts w:asciiTheme="majorBidi" w:hAnsiTheme="majorBidi" w:cstheme="majorBidi"/>
        </w:rPr>
      </w:pPr>
      <w:r w:rsidRPr="00B67AAE">
        <w:rPr>
          <w:rFonts w:asciiTheme="majorBidi" w:hAnsiTheme="majorBidi" w:cstheme="majorBidi"/>
        </w:rPr>
        <w:t xml:space="preserve"> </w:t>
      </w:r>
    </w:p>
    <w:p w:rsidR="00844F3A" w:rsidRPr="00B67AAE" w:rsidRDefault="00844F3A" w:rsidP="00F77FC9">
      <w:pPr>
        <w:pStyle w:val="ListParagraph"/>
        <w:numPr>
          <w:ilvl w:val="0"/>
          <w:numId w:val="12"/>
        </w:numPr>
        <w:spacing w:line="276" w:lineRule="auto"/>
        <w:jc w:val="both"/>
        <w:rPr>
          <w:rFonts w:asciiTheme="majorBidi" w:hAnsiTheme="majorBidi" w:cstheme="majorBidi"/>
          <w:b/>
          <w:bCs/>
        </w:rPr>
      </w:pPr>
      <w:r w:rsidRPr="00B67AAE">
        <w:rPr>
          <w:rFonts w:asciiTheme="majorBidi" w:hAnsiTheme="majorBidi" w:cstheme="majorBidi"/>
          <w:b/>
          <w:bCs/>
        </w:rPr>
        <w:t xml:space="preserve">Adaptation of technologies to climate change </w:t>
      </w:r>
    </w:p>
    <w:p w:rsidR="00440BA3" w:rsidRPr="00B67AAE" w:rsidRDefault="00844F3A" w:rsidP="00F77FC9">
      <w:pPr>
        <w:spacing w:line="276" w:lineRule="auto"/>
        <w:jc w:val="both"/>
        <w:rPr>
          <w:rFonts w:asciiTheme="majorBidi" w:hAnsiTheme="majorBidi" w:cstheme="majorBidi"/>
        </w:rPr>
      </w:pPr>
      <w:r w:rsidRPr="00B67AAE">
        <w:rPr>
          <w:rFonts w:asciiTheme="majorBidi" w:hAnsiTheme="majorBidi" w:cstheme="majorBidi"/>
        </w:rPr>
        <w:t>These include</w:t>
      </w:r>
      <w:r w:rsidR="00440BA3" w:rsidRPr="00B67AAE">
        <w:rPr>
          <w:rFonts w:asciiTheme="majorBidi" w:hAnsiTheme="majorBidi" w:cstheme="majorBidi"/>
        </w:rPr>
        <w:t>;</w:t>
      </w:r>
    </w:p>
    <w:p w:rsidR="00206F71" w:rsidRPr="00B67AAE" w:rsidRDefault="00206F71" w:rsidP="00F77FC9">
      <w:pPr>
        <w:spacing w:line="276" w:lineRule="auto"/>
        <w:jc w:val="both"/>
        <w:rPr>
          <w:rFonts w:asciiTheme="majorBidi" w:hAnsiTheme="majorBidi" w:cstheme="majorBidi"/>
        </w:rPr>
      </w:pPr>
      <w:r w:rsidRPr="00B67AAE">
        <w:rPr>
          <w:rFonts w:asciiTheme="majorBidi" w:hAnsiTheme="majorBidi" w:cstheme="majorBidi"/>
        </w:rPr>
        <w:t xml:space="preserve">The various technologies applied and </w:t>
      </w:r>
      <w:proofErr w:type="gramStart"/>
      <w:r w:rsidRPr="00B67AAE">
        <w:rPr>
          <w:rFonts w:asciiTheme="majorBidi" w:hAnsiTheme="majorBidi" w:cstheme="majorBidi"/>
        </w:rPr>
        <w:t>adopted</w:t>
      </w:r>
      <w:proofErr w:type="gramEnd"/>
      <w:r w:rsidRPr="00B67AAE">
        <w:rPr>
          <w:rFonts w:asciiTheme="majorBidi" w:hAnsiTheme="majorBidi" w:cstheme="majorBidi"/>
        </w:rPr>
        <w:t xml:space="preserve"> to the agriculture sector and the rural community have been disjointedly applied in different jurisdictions. This recommendation consolidates a generic identification framework for deployment of low</w:t>
      </w:r>
      <w:r w:rsidR="00DA0801">
        <w:rPr>
          <w:rFonts w:asciiTheme="majorBidi" w:hAnsiTheme="majorBidi" w:cstheme="majorBidi"/>
        </w:rPr>
        <w:t>-</w:t>
      </w:r>
      <w:r w:rsidRPr="00B67AAE">
        <w:rPr>
          <w:rFonts w:asciiTheme="majorBidi" w:hAnsiTheme="majorBidi" w:cstheme="majorBidi"/>
        </w:rPr>
        <w:t xml:space="preserve">cost sustainable digital technologies to ensure adaptability to the effects to climate change. This </w:t>
      </w:r>
      <w:r w:rsidR="00F77C75" w:rsidRPr="00B67AAE">
        <w:rPr>
          <w:rFonts w:asciiTheme="majorBidi" w:hAnsiTheme="majorBidi" w:cstheme="majorBidi"/>
        </w:rPr>
        <w:t xml:space="preserve">ITU-T </w:t>
      </w:r>
      <w:proofErr w:type="spellStart"/>
      <w:r w:rsidR="00F77C75" w:rsidRPr="00B67AAE">
        <w:rPr>
          <w:rFonts w:asciiTheme="majorBidi" w:hAnsiTheme="majorBidi" w:cstheme="majorBidi"/>
        </w:rPr>
        <w:t>L.CArural</w:t>
      </w:r>
      <w:proofErr w:type="spellEnd"/>
      <w:r w:rsidR="00F77C75" w:rsidRPr="00B67AAE">
        <w:rPr>
          <w:rFonts w:asciiTheme="majorBidi" w:hAnsiTheme="majorBidi" w:cstheme="majorBidi"/>
        </w:rPr>
        <w:t xml:space="preserve"> recommendation </w:t>
      </w:r>
      <w:r w:rsidRPr="00B67AAE">
        <w:rPr>
          <w:rFonts w:asciiTheme="majorBidi" w:hAnsiTheme="majorBidi" w:cstheme="majorBidi"/>
        </w:rPr>
        <w:t xml:space="preserve">will provide global references </w:t>
      </w:r>
      <w:r w:rsidR="00F77C75" w:rsidRPr="00B67AAE">
        <w:rPr>
          <w:rFonts w:asciiTheme="majorBidi" w:hAnsiTheme="majorBidi" w:cstheme="majorBidi"/>
        </w:rPr>
        <w:t>in the immediate and future innovation and applications.</w:t>
      </w:r>
      <w:r w:rsidRPr="00B67AAE">
        <w:rPr>
          <w:rFonts w:asciiTheme="majorBidi" w:hAnsiTheme="majorBidi" w:cstheme="majorBidi"/>
        </w:rPr>
        <w:t xml:space="preserve"> </w:t>
      </w:r>
    </w:p>
    <w:p w:rsidR="00844F3A" w:rsidRPr="00B67AAE" w:rsidRDefault="00844F3A" w:rsidP="00F77FC9">
      <w:pPr>
        <w:spacing w:line="276" w:lineRule="auto"/>
        <w:jc w:val="both"/>
        <w:rPr>
          <w:rFonts w:asciiTheme="majorBidi" w:hAnsiTheme="majorBidi" w:cstheme="majorBidi"/>
        </w:rPr>
      </w:pPr>
      <w:r w:rsidRPr="00B67AAE">
        <w:rPr>
          <w:rFonts w:asciiTheme="majorBidi" w:hAnsiTheme="majorBidi" w:cstheme="majorBidi"/>
        </w:rPr>
        <w:t xml:space="preserve"> </w:t>
      </w:r>
    </w:p>
    <w:p w:rsidR="00844F3A" w:rsidRPr="00B67AAE" w:rsidRDefault="00844F3A" w:rsidP="00F77FC9">
      <w:pPr>
        <w:pStyle w:val="ListParagraph"/>
        <w:numPr>
          <w:ilvl w:val="0"/>
          <w:numId w:val="12"/>
        </w:numPr>
        <w:spacing w:line="276" w:lineRule="auto"/>
        <w:jc w:val="both"/>
        <w:rPr>
          <w:rFonts w:asciiTheme="majorBidi" w:hAnsiTheme="majorBidi" w:cstheme="majorBidi"/>
          <w:b/>
          <w:bCs/>
        </w:rPr>
      </w:pPr>
      <w:bookmarkStart w:id="21" w:name="_Hlk117168871"/>
      <w:r w:rsidRPr="00B67AAE">
        <w:rPr>
          <w:rFonts w:asciiTheme="majorBidi" w:hAnsiTheme="majorBidi" w:cstheme="majorBidi"/>
          <w:b/>
          <w:bCs/>
        </w:rPr>
        <w:t>Low</w:t>
      </w:r>
      <w:r w:rsidR="00DA0801">
        <w:rPr>
          <w:rFonts w:asciiTheme="majorBidi" w:hAnsiTheme="majorBidi" w:cstheme="majorBidi"/>
          <w:b/>
          <w:bCs/>
        </w:rPr>
        <w:t>-</w:t>
      </w:r>
      <w:r w:rsidRPr="00B67AAE">
        <w:rPr>
          <w:rFonts w:asciiTheme="majorBidi" w:hAnsiTheme="majorBidi" w:cstheme="majorBidi"/>
          <w:b/>
          <w:bCs/>
        </w:rPr>
        <w:t xml:space="preserve">cost technologies in agriculture </w:t>
      </w:r>
    </w:p>
    <w:bookmarkEnd w:id="21"/>
    <w:p w:rsidR="00E946D6" w:rsidRDefault="00844F3A" w:rsidP="00F77FC9">
      <w:pPr>
        <w:spacing w:line="276" w:lineRule="auto"/>
        <w:jc w:val="both"/>
        <w:rPr>
          <w:rFonts w:asciiTheme="majorBidi" w:hAnsiTheme="majorBidi" w:cstheme="majorBidi"/>
        </w:rPr>
      </w:pPr>
      <w:r w:rsidRPr="00B67AAE">
        <w:rPr>
          <w:rFonts w:asciiTheme="majorBidi" w:hAnsiTheme="majorBidi" w:cstheme="majorBidi"/>
        </w:rPr>
        <w:t>The different technologies can be ad</w:t>
      </w:r>
      <w:r w:rsidR="0086776B" w:rsidRPr="00B67AAE">
        <w:rPr>
          <w:rFonts w:asciiTheme="majorBidi" w:hAnsiTheme="majorBidi" w:cstheme="majorBidi"/>
        </w:rPr>
        <w:t>a</w:t>
      </w:r>
      <w:r w:rsidRPr="00B67AAE">
        <w:rPr>
          <w:rFonts w:asciiTheme="majorBidi" w:hAnsiTheme="majorBidi" w:cstheme="majorBidi"/>
        </w:rPr>
        <w:t xml:space="preserve">pted to sustainability by lowering their deployment </w:t>
      </w:r>
      <w:r w:rsidR="00440BA3" w:rsidRPr="00B67AAE">
        <w:rPr>
          <w:rFonts w:asciiTheme="majorBidi" w:hAnsiTheme="majorBidi" w:cstheme="majorBidi"/>
        </w:rPr>
        <w:t xml:space="preserve">costs in </w:t>
      </w:r>
      <w:r w:rsidR="00F77C75" w:rsidRPr="00B67AAE">
        <w:rPr>
          <w:rFonts w:asciiTheme="majorBidi" w:hAnsiTheme="majorBidi" w:cstheme="majorBidi"/>
        </w:rPr>
        <w:t xml:space="preserve">the rural communities. The target and focus on the agriculture sector herein provide opportunity to deliver gains made in a more structured and widely adopted approach for immediate use in the rural communities. </w:t>
      </w:r>
    </w:p>
    <w:p w:rsidR="00447D16" w:rsidRDefault="00447D16" w:rsidP="00F77FC9">
      <w:pPr>
        <w:spacing w:line="276" w:lineRule="auto"/>
        <w:jc w:val="both"/>
        <w:rPr>
          <w:rFonts w:asciiTheme="majorBidi" w:hAnsiTheme="majorBidi" w:cstheme="majorBidi"/>
        </w:rPr>
      </w:pPr>
    </w:p>
    <w:p w:rsidR="0046281C" w:rsidRDefault="0046281C" w:rsidP="00F77FC9">
      <w:pPr>
        <w:spacing w:line="276" w:lineRule="auto"/>
        <w:jc w:val="both"/>
        <w:rPr>
          <w:rFonts w:asciiTheme="majorBidi" w:hAnsiTheme="majorBidi" w:cstheme="majorBidi"/>
        </w:rPr>
      </w:pPr>
    </w:p>
    <w:p w:rsidR="00447D16" w:rsidRPr="001C6FA9" w:rsidRDefault="003C088F" w:rsidP="003C088F">
      <w:pPr>
        <w:pStyle w:val="ListParagraph"/>
        <w:numPr>
          <w:ilvl w:val="0"/>
          <w:numId w:val="12"/>
        </w:numPr>
        <w:spacing w:line="276" w:lineRule="auto"/>
        <w:jc w:val="both"/>
        <w:rPr>
          <w:rFonts w:asciiTheme="majorBidi" w:hAnsiTheme="majorBidi" w:cstheme="majorBidi"/>
          <w:b/>
        </w:rPr>
      </w:pPr>
      <w:r w:rsidRPr="001C6FA9">
        <w:rPr>
          <w:rFonts w:asciiTheme="majorBidi" w:hAnsiTheme="majorBidi" w:cstheme="majorBidi"/>
          <w:b/>
        </w:rPr>
        <w:t>Proposed Technologies</w:t>
      </w:r>
    </w:p>
    <w:p w:rsidR="0046281C" w:rsidRDefault="0046281C">
      <w:pPr>
        <w:spacing w:line="276" w:lineRule="auto"/>
        <w:jc w:val="both"/>
        <w:rPr>
          <w:rFonts w:asciiTheme="majorBidi" w:hAnsiTheme="majorBidi" w:cstheme="majorBidi"/>
        </w:rPr>
      </w:pPr>
      <w:bookmarkStart w:id="22" w:name="_Hlk117262952"/>
      <w:commentRangeStart w:id="23"/>
      <w:r>
        <w:rPr>
          <w:rFonts w:asciiTheme="majorBidi" w:hAnsiTheme="majorBidi" w:cstheme="majorBidi"/>
        </w:rPr>
        <w:t xml:space="preserve">The technologies can be singularly or jointly deployed to attain a seamless sustainable system for rural communities and agriculture. </w:t>
      </w:r>
      <w:r w:rsidR="00DD0A22">
        <w:rPr>
          <w:rFonts w:asciiTheme="majorBidi" w:hAnsiTheme="majorBidi" w:cstheme="majorBidi"/>
        </w:rPr>
        <w:t xml:space="preserve">The aim is to deploy </w:t>
      </w:r>
      <w:r w:rsidR="00404FDE" w:rsidRPr="00DD0A22">
        <w:rPr>
          <w:rFonts w:asciiTheme="majorBidi" w:hAnsiTheme="majorBidi" w:cstheme="majorBidi"/>
        </w:rPr>
        <w:t xml:space="preserve">Smart </w:t>
      </w:r>
      <w:r w:rsidR="00DD0A22" w:rsidRPr="001C6FA9">
        <w:rPr>
          <w:rFonts w:asciiTheme="majorBidi" w:hAnsiTheme="majorBidi" w:cstheme="majorBidi"/>
        </w:rPr>
        <w:t xml:space="preserve">Sustainable </w:t>
      </w:r>
      <w:r w:rsidR="00404FDE" w:rsidRPr="00DD0A22">
        <w:rPr>
          <w:rFonts w:asciiTheme="majorBidi" w:hAnsiTheme="majorBidi" w:cstheme="majorBidi"/>
        </w:rPr>
        <w:t>Application</w:t>
      </w:r>
      <w:r w:rsidR="00DD0A22" w:rsidRPr="001C6FA9">
        <w:rPr>
          <w:rFonts w:asciiTheme="majorBidi" w:hAnsiTheme="majorBidi" w:cstheme="majorBidi"/>
        </w:rPr>
        <w:t xml:space="preserve"> to various sectors in rural communities and agriculture such as </w:t>
      </w:r>
      <w:r w:rsidR="00404FDE" w:rsidRPr="001C6FA9">
        <w:rPr>
          <w:rFonts w:asciiTheme="majorBidi" w:hAnsiTheme="majorBidi" w:cstheme="majorBidi"/>
        </w:rPr>
        <w:t>fisheries, crop farming, livestock…</w:t>
      </w:r>
      <w:r w:rsidR="00DD0A22">
        <w:rPr>
          <w:rFonts w:asciiTheme="majorBidi" w:hAnsiTheme="majorBidi" w:cstheme="majorBidi"/>
        </w:rPr>
        <w:t xml:space="preserve"> and related Infrastructure. </w:t>
      </w:r>
      <w:commentRangeEnd w:id="23"/>
      <w:r w:rsidR="00286632">
        <w:rPr>
          <w:rStyle w:val="CommentReference"/>
        </w:rPr>
        <w:commentReference w:id="23"/>
      </w:r>
    </w:p>
    <w:bookmarkEnd w:id="22"/>
    <w:p w:rsidR="00DD0A22" w:rsidRPr="001C6FA9" w:rsidRDefault="00DD0A22" w:rsidP="001C6FA9">
      <w:pPr>
        <w:spacing w:line="276" w:lineRule="auto"/>
        <w:jc w:val="both"/>
        <w:rPr>
          <w:rFonts w:asciiTheme="majorBidi" w:hAnsiTheme="majorBidi" w:cstheme="majorBidi"/>
        </w:rPr>
      </w:pPr>
    </w:p>
    <w:tbl>
      <w:tblPr>
        <w:tblStyle w:val="TableGrid"/>
        <w:tblW w:w="0" w:type="auto"/>
        <w:tblLook w:val="04A0"/>
      </w:tblPr>
      <w:tblGrid>
        <w:gridCol w:w="486"/>
        <w:gridCol w:w="1518"/>
        <w:gridCol w:w="4039"/>
        <w:gridCol w:w="3812"/>
      </w:tblGrid>
      <w:tr w:rsidR="00073E82" w:rsidTr="003C088F">
        <w:tc>
          <w:tcPr>
            <w:tcW w:w="0" w:type="auto"/>
          </w:tcPr>
          <w:p w:rsidR="003C088F" w:rsidRPr="001C6FA9" w:rsidRDefault="003C088F" w:rsidP="003C088F">
            <w:pPr>
              <w:spacing w:line="276" w:lineRule="auto"/>
              <w:jc w:val="both"/>
              <w:rPr>
                <w:rFonts w:asciiTheme="majorBidi" w:hAnsiTheme="majorBidi" w:cstheme="majorBidi"/>
                <w:b/>
              </w:rPr>
            </w:pPr>
            <w:bookmarkStart w:id="24" w:name="_Hlk117262905"/>
            <w:r w:rsidRPr="001C6FA9">
              <w:rPr>
                <w:rFonts w:asciiTheme="majorBidi" w:hAnsiTheme="majorBidi" w:cstheme="majorBidi"/>
                <w:b/>
              </w:rPr>
              <w:t xml:space="preserve">No </w:t>
            </w:r>
          </w:p>
        </w:tc>
        <w:tc>
          <w:tcPr>
            <w:tcW w:w="0" w:type="auto"/>
          </w:tcPr>
          <w:p w:rsidR="003C088F" w:rsidRPr="001C6FA9" w:rsidRDefault="003C088F" w:rsidP="003C088F">
            <w:pPr>
              <w:spacing w:line="276" w:lineRule="auto"/>
              <w:jc w:val="both"/>
              <w:rPr>
                <w:rFonts w:asciiTheme="majorBidi" w:hAnsiTheme="majorBidi" w:cstheme="majorBidi"/>
                <w:b/>
              </w:rPr>
            </w:pPr>
            <w:r w:rsidRPr="001C6FA9">
              <w:rPr>
                <w:rFonts w:asciiTheme="majorBidi" w:hAnsiTheme="majorBidi" w:cstheme="majorBidi"/>
                <w:b/>
              </w:rPr>
              <w:t xml:space="preserve">Technology </w:t>
            </w:r>
          </w:p>
        </w:tc>
        <w:tc>
          <w:tcPr>
            <w:tcW w:w="0" w:type="auto"/>
          </w:tcPr>
          <w:p w:rsidR="003C088F" w:rsidRPr="001C6FA9" w:rsidRDefault="003C088F" w:rsidP="003C088F">
            <w:pPr>
              <w:spacing w:line="276" w:lineRule="auto"/>
              <w:jc w:val="both"/>
              <w:rPr>
                <w:rFonts w:asciiTheme="majorBidi" w:hAnsiTheme="majorBidi" w:cstheme="majorBidi"/>
                <w:b/>
              </w:rPr>
            </w:pPr>
            <w:r w:rsidRPr="001C6FA9">
              <w:rPr>
                <w:rFonts w:asciiTheme="majorBidi" w:hAnsiTheme="majorBidi" w:cstheme="majorBidi"/>
                <w:b/>
              </w:rPr>
              <w:t xml:space="preserve">Propose </w:t>
            </w:r>
            <w:r w:rsidR="001C2DDD">
              <w:rPr>
                <w:rFonts w:asciiTheme="majorBidi" w:hAnsiTheme="majorBidi" w:cstheme="majorBidi"/>
                <w:b/>
              </w:rPr>
              <w:t>U</w:t>
            </w:r>
            <w:r w:rsidRPr="001C6FA9">
              <w:rPr>
                <w:rFonts w:asciiTheme="majorBidi" w:hAnsiTheme="majorBidi" w:cstheme="majorBidi"/>
                <w:b/>
              </w:rPr>
              <w:t>sage</w:t>
            </w:r>
            <w:r w:rsidR="001C2DDD">
              <w:rPr>
                <w:rFonts w:asciiTheme="majorBidi" w:hAnsiTheme="majorBidi" w:cstheme="majorBidi"/>
                <w:b/>
              </w:rPr>
              <w:t xml:space="preserve"> and </w:t>
            </w:r>
            <w:r w:rsidR="0046281C">
              <w:rPr>
                <w:rFonts w:asciiTheme="majorBidi" w:hAnsiTheme="majorBidi" w:cstheme="majorBidi"/>
                <w:b/>
              </w:rPr>
              <w:t>Applications</w:t>
            </w:r>
          </w:p>
        </w:tc>
        <w:tc>
          <w:tcPr>
            <w:tcW w:w="0" w:type="auto"/>
          </w:tcPr>
          <w:p w:rsidR="003C088F" w:rsidRPr="001C6FA9" w:rsidRDefault="003C088F" w:rsidP="003C088F">
            <w:pPr>
              <w:spacing w:line="276" w:lineRule="auto"/>
              <w:jc w:val="both"/>
              <w:rPr>
                <w:rFonts w:asciiTheme="majorBidi" w:hAnsiTheme="majorBidi" w:cstheme="majorBidi"/>
                <w:b/>
              </w:rPr>
            </w:pPr>
            <w:r w:rsidRPr="001C6FA9">
              <w:rPr>
                <w:rFonts w:asciiTheme="majorBidi" w:hAnsiTheme="majorBidi" w:cstheme="majorBidi"/>
                <w:b/>
              </w:rPr>
              <w:t xml:space="preserve">Requisite adaptation </w:t>
            </w:r>
          </w:p>
        </w:tc>
      </w:tr>
      <w:tr w:rsidR="00073E82" w:rsidTr="003C088F">
        <w:tc>
          <w:tcPr>
            <w:tcW w:w="0" w:type="auto"/>
          </w:tcPr>
          <w:p w:rsidR="003C088F" w:rsidRDefault="003C088F" w:rsidP="003C088F">
            <w:pPr>
              <w:spacing w:line="276" w:lineRule="auto"/>
              <w:jc w:val="both"/>
              <w:rPr>
                <w:rFonts w:asciiTheme="majorBidi" w:hAnsiTheme="majorBidi" w:cstheme="majorBidi"/>
              </w:rPr>
            </w:pPr>
            <w:r>
              <w:rPr>
                <w:rFonts w:asciiTheme="majorBidi" w:hAnsiTheme="majorBidi" w:cstheme="majorBidi"/>
              </w:rPr>
              <w:t>1</w:t>
            </w:r>
          </w:p>
        </w:tc>
        <w:tc>
          <w:tcPr>
            <w:tcW w:w="0" w:type="auto"/>
          </w:tcPr>
          <w:p w:rsidR="003C088F" w:rsidRDefault="003C088F" w:rsidP="003C088F">
            <w:pPr>
              <w:spacing w:line="276" w:lineRule="auto"/>
              <w:jc w:val="both"/>
              <w:rPr>
                <w:rFonts w:asciiTheme="majorBidi" w:hAnsiTheme="majorBidi" w:cstheme="majorBidi"/>
              </w:rPr>
            </w:pPr>
            <w:r w:rsidRPr="00DA0801">
              <w:t xml:space="preserve">Artificial intelligence (AI), </w:t>
            </w:r>
          </w:p>
        </w:tc>
        <w:tc>
          <w:tcPr>
            <w:tcW w:w="0" w:type="auto"/>
          </w:tcPr>
          <w:p w:rsidR="003C088F" w:rsidRDefault="00A31694" w:rsidP="003C088F">
            <w:pPr>
              <w:spacing w:line="276" w:lineRule="auto"/>
              <w:jc w:val="both"/>
              <w:rPr>
                <w:rFonts w:asciiTheme="majorBidi" w:hAnsiTheme="majorBidi" w:cstheme="majorBidi"/>
              </w:rPr>
            </w:pPr>
            <w:r>
              <w:rPr>
                <w:rFonts w:asciiTheme="majorBidi" w:hAnsiTheme="majorBidi" w:cstheme="majorBidi"/>
              </w:rPr>
              <w:t xml:space="preserve">Analysis of data by AI helps to know with precision </w:t>
            </w:r>
            <w:proofErr w:type="gramStart"/>
            <w:r>
              <w:rPr>
                <w:rFonts w:asciiTheme="majorBidi" w:hAnsiTheme="majorBidi" w:cstheme="majorBidi"/>
              </w:rPr>
              <w:t>the extend</w:t>
            </w:r>
            <w:proofErr w:type="gramEnd"/>
            <w:r>
              <w:rPr>
                <w:rFonts w:asciiTheme="majorBidi" w:hAnsiTheme="majorBidi" w:cstheme="majorBidi"/>
              </w:rPr>
              <w:t xml:space="preserve"> of the agriculture exploitation to detect weeds and disease on the Soil culture and inform the quantity of </w:t>
            </w:r>
            <w:r>
              <w:rPr>
                <w:rFonts w:asciiTheme="majorBidi" w:hAnsiTheme="majorBidi" w:cstheme="majorBidi"/>
              </w:rPr>
              <w:lastRenderedPageBreak/>
              <w:t>fertilizer to be used. (</w:t>
            </w:r>
            <w:proofErr w:type="gramStart"/>
            <w:r>
              <w:rPr>
                <w:rFonts w:asciiTheme="majorBidi" w:hAnsiTheme="majorBidi" w:cstheme="majorBidi"/>
              </w:rPr>
              <w:t>soil</w:t>
            </w:r>
            <w:proofErr w:type="gramEnd"/>
            <w:r>
              <w:rPr>
                <w:rFonts w:asciiTheme="majorBidi" w:hAnsiTheme="majorBidi" w:cstheme="majorBidi"/>
              </w:rPr>
              <w:t xml:space="preserve"> sample testing before planting.)</w:t>
            </w:r>
          </w:p>
        </w:tc>
        <w:tc>
          <w:tcPr>
            <w:tcW w:w="0" w:type="auto"/>
          </w:tcPr>
          <w:p w:rsidR="003C088F" w:rsidRDefault="00A31694" w:rsidP="003C088F">
            <w:pPr>
              <w:spacing w:line="276" w:lineRule="auto"/>
              <w:jc w:val="both"/>
              <w:rPr>
                <w:rFonts w:asciiTheme="majorBidi" w:hAnsiTheme="majorBidi" w:cstheme="majorBidi"/>
              </w:rPr>
            </w:pPr>
            <w:r>
              <w:rPr>
                <w:rFonts w:asciiTheme="majorBidi" w:hAnsiTheme="majorBidi" w:cstheme="majorBidi"/>
              </w:rPr>
              <w:lastRenderedPageBreak/>
              <w:t>S</w:t>
            </w:r>
            <w:r w:rsidR="00404FDE">
              <w:rPr>
                <w:rFonts w:asciiTheme="majorBidi" w:hAnsiTheme="majorBidi" w:cstheme="majorBidi"/>
              </w:rPr>
              <w:t xml:space="preserve">oil testing and preseason works </w:t>
            </w:r>
          </w:p>
          <w:p w:rsidR="00404FDE" w:rsidRDefault="00404FDE" w:rsidP="003C088F">
            <w:pPr>
              <w:spacing w:line="276" w:lineRule="auto"/>
              <w:jc w:val="both"/>
              <w:rPr>
                <w:rFonts w:asciiTheme="majorBidi" w:hAnsiTheme="majorBidi" w:cstheme="majorBidi"/>
              </w:rPr>
            </w:pPr>
          </w:p>
        </w:tc>
      </w:tr>
      <w:tr w:rsidR="00073E82" w:rsidTr="003C088F">
        <w:tc>
          <w:tcPr>
            <w:tcW w:w="0" w:type="auto"/>
          </w:tcPr>
          <w:p w:rsidR="00404FDE" w:rsidRDefault="00404FDE" w:rsidP="003C088F">
            <w:pPr>
              <w:spacing w:line="276" w:lineRule="auto"/>
              <w:jc w:val="both"/>
              <w:rPr>
                <w:rFonts w:asciiTheme="majorBidi" w:hAnsiTheme="majorBidi" w:cstheme="majorBidi"/>
              </w:rPr>
            </w:pPr>
          </w:p>
        </w:tc>
        <w:tc>
          <w:tcPr>
            <w:tcW w:w="0" w:type="auto"/>
          </w:tcPr>
          <w:p w:rsidR="00404FDE" w:rsidRPr="00DA0801" w:rsidRDefault="00404FDE" w:rsidP="003C088F">
            <w:pPr>
              <w:spacing w:line="276" w:lineRule="auto"/>
              <w:jc w:val="both"/>
            </w:pPr>
          </w:p>
        </w:tc>
        <w:tc>
          <w:tcPr>
            <w:tcW w:w="0" w:type="auto"/>
          </w:tcPr>
          <w:p w:rsidR="00404FDE" w:rsidRDefault="00404FDE" w:rsidP="003C088F">
            <w:pPr>
              <w:spacing w:line="276" w:lineRule="auto"/>
              <w:jc w:val="both"/>
              <w:rPr>
                <w:rFonts w:asciiTheme="majorBidi" w:hAnsiTheme="majorBidi" w:cstheme="majorBidi"/>
              </w:rPr>
            </w:pPr>
            <w:r>
              <w:rPr>
                <w:rFonts w:asciiTheme="majorBidi" w:hAnsiTheme="majorBidi" w:cstheme="majorBidi"/>
              </w:rPr>
              <w:t xml:space="preserve">On irrigation, AI coupled with sensors makes it possible to manage the water supply automatically in the drier part of the plot/farm and hence reduce overall water needs. </w:t>
            </w:r>
          </w:p>
        </w:tc>
        <w:tc>
          <w:tcPr>
            <w:tcW w:w="0" w:type="auto"/>
          </w:tcPr>
          <w:p w:rsidR="00404FDE" w:rsidRDefault="00DD0A22" w:rsidP="001C6FA9">
            <w:pPr>
              <w:spacing w:line="276" w:lineRule="auto"/>
              <w:rPr>
                <w:rFonts w:asciiTheme="majorBidi" w:hAnsiTheme="majorBidi" w:cstheme="majorBidi"/>
              </w:rPr>
            </w:pPr>
            <w:r>
              <w:rPr>
                <w:rFonts w:asciiTheme="majorBidi" w:hAnsiTheme="majorBidi" w:cstheme="majorBidi"/>
              </w:rPr>
              <w:t>Alternative power supply e.g., Solar</w:t>
            </w:r>
          </w:p>
        </w:tc>
      </w:tr>
      <w:tr w:rsidR="00073E82" w:rsidTr="003C088F">
        <w:tc>
          <w:tcPr>
            <w:tcW w:w="0" w:type="auto"/>
          </w:tcPr>
          <w:p w:rsidR="003C088F" w:rsidRDefault="003C088F" w:rsidP="003C088F">
            <w:pPr>
              <w:spacing w:line="276" w:lineRule="auto"/>
              <w:jc w:val="both"/>
              <w:rPr>
                <w:rFonts w:asciiTheme="majorBidi" w:hAnsiTheme="majorBidi" w:cstheme="majorBidi"/>
              </w:rPr>
            </w:pPr>
            <w:r>
              <w:rPr>
                <w:rFonts w:asciiTheme="majorBidi" w:hAnsiTheme="majorBidi" w:cstheme="majorBidi"/>
              </w:rPr>
              <w:t>2</w:t>
            </w:r>
          </w:p>
        </w:tc>
        <w:tc>
          <w:tcPr>
            <w:tcW w:w="0" w:type="auto"/>
          </w:tcPr>
          <w:p w:rsidR="003C088F" w:rsidRDefault="003C088F" w:rsidP="003C088F">
            <w:pPr>
              <w:spacing w:line="276" w:lineRule="auto"/>
              <w:jc w:val="both"/>
              <w:rPr>
                <w:rFonts w:asciiTheme="majorBidi" w:hAnsiTheme="majorBidi" w:cstheme="majorBidi"/>
              </w:rPr>
            </w:pPr>
            <w:r w:rsidRPr="00DA0801">
              <w:t>Robotics</w:t>
            </w:r>
            <w:r>
              <w:t xml:space="preserve"> </w:t>
            </w:r>
            <w:r w:rsidR="00591E31">
              <w:t>()</w:t>
            </w:r>
          </w:p>
        </w:tc>
        <w:tc>
          <w:tcPr>
            <w:tcW w:w="0" w:type="auto"/>
          </w:tcPr>
          <w:p w:rsidR="003C088F" w:rsidRDefault="003C088F" w:rsidP="003C088F">
            <w:pPr>
              <w:spacing w:line="276" w:lineRule="auto"/>
              <w:jc w:val="both"/>
              <w:rPr>
                <w:rFonts w:asciiTheme="majorBidi" w:hAnsiTheme="majorBidi" w:cstheme="majorBidi"/>
              </w:rPr>
            </w:pPr>
            <w:r>
              <w:rPr>
                <w:rFonts w:asciiTheme="majorBidi" w:hAnsiTheme="majorBidi" w:cstheme="majorBidi"/>
              </w:rPr>
              <w:t xml:space="preserve">WITTRA </w:t>
            </w:r>
            <w:r w:rsidR="00591E31">
              <w:rPr>
                <w:rFonts w:asciiTheme="majorBidi" w:hAnsiTheme="majorBidi" w:cstheme="majorBidi"/>
              </w:rPr>
              <w:t xml:space="preserve">(Out of Box Wireless sensor) </w:t>
            </w:r>
            <w:r>
              <w:rPr>
                <w:rFonts w:asciiTheme="majorBidi" w:hAnsiTheme="majorBidi" w:cstheme="majorBidi"/>
              </w:rPr>
              <w:t xml:space="preserve">used along the </w:t>
            </w:r>
            <w:proofErr w:type="spellStart"/>
            <w:r>
              <w:rPr>
                <w:rFonts w:asciiTheme="majorBidi" w:hAnsiTheme="majorBidi" w:cstheme="majorBidi"/>
              </w:rPr>
              <w:t>IoT</w:t>
            </w:r>
            <w:proofErr w:type="spellEnd"/>
            <w:r>
              <w:rPr>
                <w:rFonts w:asciiTheme="majorBidi" w:hAnsiTheme="majorBidi" w:cstheme="majorBidi"/>
              </w:rPr>
              <w:t xml:space="preserve"> as an application</w:t>
            </w:r>
            <w:r w:rsidR="00591E31">
              <w:rPr>
                <w:rFonts w:asciiTheme="majorBidi" w:hAnsiTheme="majorBidi" w:cstheme="majorBidi"/>
              </w:rPr>
              <w:t xml:space="preserve"> for monitoring objects and assets in any environment. Used for soil management, crop monitoring, local or </w:t>
            </w:r>
            <w:proofErr w:type="spellStart"/>
            <w:r w:rsidR="00591E31">
              <w:rPr>
                <w:rFonts w:asciiTheme="majorBidi" w:hAnsiTheme="majorBidi" w:cstheme="majorBidi"/>
              </w:rPr>
              <w:t>zonal</w:t>
            </w:r>
            <w:proofErr w:type="spellEnd"/>
            <w:r w:rsidR="00591E31">
              <w:rPr>
                <w:rFonts w:asciiTheme="majorBidi" w:hAnsiTheme="majorBidi" w:cstheme="majorBidi"/>
              </w:rPr>
              <w:t xml:space="preserve"> temperature and humidity, pr</w:t>
            </w:r>
            <w:r w:rsidR="0046281C">
              <w:rPr>
                <w:rFonts w:asciiTheme="majorBidi" w:hAnsiTheme="majorBidi" w:cstheme="majorBidi"/>
              </w:rPr>
              <w:t>e</w:t>
            </w:r>
            <w:r w:rsidR="00591E31">
              <w:rPr>
                <w:rFonts w:asciiTheme="majorBidi" w:hAnsiTheme="majorBidi" w:cstheme="majorBidi"/>
              </w:rPr>
              <w:t xml:space="preserve">ventive maintenance, livestock monitoring and management automation. </w:t>
            </w:r>
            <w:r>
              <w:rPr>
                <w:rFonts w:asciiTheme="majorBidi" w:hAnsiTheme="majorBidi" w:cstheme="majorBidi"/>
              </w:rPr>
              <w:t xml:space="preserve"> </w:t>
            </w:r>
            <w:r w:rsidR="00591E31">
              <w:rPr>
                <w:rFonts w:asciiTheme="majorBidi" w:hAnsiTheme="majorBidi" w:cstheme="majorBidi"/>
              </w:rPr>
              <w:t>(Sweden)</w:t>
            </w:r>
            <w:r w:rsidR="0046281C">
              <w:rPr>
                <w:rFonts w:asciiTheme="majorBidi" w:hAnsiTheme="majorBidi" w:cstheme="majorBidi"/>
              </w:rPr>
              <w:t>.</w:t>
            </w:r>
          </w:p>
        </w:tc>
        <w:tc>
          <w:tcPr>
            <w:tcW w:w="0" w:type="auto"/>
          </w:tcPr>
          <w:p w:rsidR="003C088F" w:rsidRDefault="00591E31" w:rsidP="003C088F">
            <w:pPr>
              <w:spacing w:line="276" w:lineRule="auto"/>
              <w:jc w:val="both"/>
              <w:rPr>
                <w:rFonts w:asciiTheme="majorBidi" w:hAnsiTheme="majorBidi" w:cstheme="majorBidi"/>
              </w:rPr>
            </w:pPr>
            <w:r>
              <w:rPr>
                <w:rFonts w:asciiTheme="majorBidi" w:hAnsiTheme="majorBidi" w:cstheme="majorBidi"/>
              </w:rPr>
              <w:t>Adopt. Since robotics can outdo human resilience. Part of smart farming by use of technologies.</w:t>
            </w:r>
            <w:r w:rsidR="0046281C">
              <w:rPr>
                <w:rFonts w:asciiTheme="majorBidi" w:hAnsiTheme="majorBidi" w:cstheme="majorBidi"/>
              </w:rPr>
              <w:t xml:space="preserve"> </w:t>
            </w:r>
          </w:p>
        </w:tc>
      </w:tr>
      <w:tr w:rsidR="00073E82" w:rsidTr="003C088F">
        <w:tc>
          <w:tcPr>
            <w:tcW w:w="0" w:type="auto"/>
          </w:tcPr>
          <w:p w:rsidR="003C088F" w:rsidRDefault="003C088F" w:rsidP="003C088F">
            <w:pPr>
              <w:spacing w:line="276" w:lineRule="auto"/>
              <w:jc w:val="both"/>
              <w:rPr>
                <w:rFonts w:asciiTheme="majorBidi" w:hAnsiTheme="majorBidi" w:cstheme="majorBidi"/>
              </w:rPr>
            </w:pPr>
            <w:r>
              <w:rPr>
                <w:rFonts w:asciiTheme="majorBidi" w:hAnsiTheme="majorBidi" w:cstheme="majorBidi"/>
              </w:rPr>
              <w:t>3</w:t>
            </w:r>
          </w:p>
        </w:tc>
        <w:tc>
          <w:tcPr>
            <w:tcW w:w="0" w:type="auto"/>
          </w:tcPr>
          <w:p w:rsidR="003C088F" w:rsidRDefault="003C088F" w:rsidP="003C088F">
            <w:pPr>
              <w:spacing w:line="276" w:lineRule="auto"/>
              <w:jc w:val="both"/>
              <w:rPr>
                <w:rFonts w:asciiTheme="majorBidi" w:hAnsiTheme="majorBidi" w:cstheme="majorBidi"/>
              </w:rPr>
            </w:pPr>
            <w:proofErr w:type="spellStart"/>
            <w:r w:rsidRPr="00DA0801">
              <w:t>Blockchain</w:t>
            </w:r>
            <w:proofErr w:type="spellEnd"/>
            <w:r>
              <w:t xml:space="preserve"> </w:t>
            </w:r>
          </w:p>
        </w:tc>
        <w:tc>
          <w:tcPr>
            <w:tcW w:w="0" w:type="auto"/>
          </w:tcPr>
          <w:p w:rsidR="003C088F" w:rsidRDefault="00591E31" w:rsidP="003C088F">
            <w:pPr>
              <w:spacing w:line="276" w:lineRule="auto"/>
              <w:jc w:val="both"/>
              <w:rPr>
                <w:rFonts w:asciiTheme="majorBidi" w:hAnsiTheme="majorBidi" w:cstheme="majorBidi"/>
              </w:rPr>
            </w:pPr>
            <w:r>
              <w:rPr>
                <w:rFonts w:asciiTheme="majorBidi" w:hAnsiTheme="majorBidi" w:cstheme="majorBidi"/>
              </w:rPr>
              <w:t xml:space="preserve">Block chain can deliver transference to complex global food supply chains and has potential to guide current food production towards better sustainability and efficiency.  </w:t>
            </w:r>
          </w:p>
        </w:tc>
        <w:tc>
          <w:tcPr>
            <w:tcW w:w="0" w:type="auto"/>
          </w:tcPr>
          <w:p w:rsidR="003C088F" w:rsidRDefault="00591E31" w:rsidP="003C088F">
            <w:pPr>
              <w:spacing w:line="276" w:lineRule="auto"/>
              <w:jc w:val="both"/>
              <w:rPr>
                <w:rFonts w:asciiTheme="majorBidi" w:hAnsiTheme="majorBidi" w:cstheme="majorBidi"/>
              </w:rPr>
            </w:pPr>
            <w:r>
              <w:rPr>
                <w:rFonts w:asciiTheme="majorBidi" w:hAnsiTheme="majorBidi" w:cstheme="majorBidi"/>
              </w:rPr>
              <w:t>June 2022 paper by MDBI……</w:t>
            </w:r>
          </w:p>
        </w:tc>
      </w:tr>
      <w:tr w:rsidR="00073E82" w:rsidTr="003C088F">
        <w:tc>
          <w:tcPr>
            <w:tcW w:w="0" w:type="auto"/>
          </w:tcPr>
          <w:p w:rsidR="00A31694" w:rsidRDefault="00A31694" w:rsidP="003C088F">
            <w:pPr>
              <w:spacing w:line="276" w:lineRule="auto"/>
              <w:jc w:val="both"/>
              <w:rPr>
                <w:rFonts w:asciiTheme="majorBidi" w:hAnsiTheme="majorBidi" w:cstheme="majorBidi"/>
              </w:rPr>
            </w:pPr>
          </w:p>
        </w:tc>
        <w:tc>
          <w:tcPr>
            <w:tcW w:w="0" w:type="auto"/>
          </w:tcPr>
          <w:p w:rsidR="00A31694" w:rsidRPr="00DA0801" w:rsidRDefault="00A31694" w:rsidP="003C088F">
            <w:pPr>
              <w:spacing w:line="276" w:lineRule="auto"/>
              <w:jc w:val="both"/>
            </w:pPr>
          </w:p>
        </w:tc>
        <w:tc>
          <w:tcPr>
            <w:tcW w:w="0" w:type="auto"/>
          </w:tcPr>
          <w:p w:rsidR="00A31694" w:rsidRDefault="00A31694" w:rsidP="003C088F">
            <w:pPr>
              <w:spacing w:line="276" w:lineRule="auto"/>
              <w:jc w:val="both"/>
              <w:rPr>
                <w:rFonts w:asciiTheme="majorBidi" w:hAnsiTheme="majorBidi" w:cstheme="majorBidi"/>
              </w:rPr>
            </w:pPr>
            <w:r>
              <w:rPr>
                <w:rFonts w:asciiTheme="majorBidi" w:hAnsiTheme="majorBidi" w:cstheme="majorBidi"/>
              </w:rPr>
              <w:t xml:space="preserve">Can store and share data e.g. on Humidity and temperature during transportation and storage of food to prevent food-borne diseases, spoilage and household food waste. </w:t>
            </w:r>
          </w:p>
        </w:tc>
        <w:tc>
          <w:tcPr>
            <w:tcW w:w="0" w:type="auto"/>
          </w:tcPr>
          <w:p w:rsidR="00A31694" w:rsidRDefault="00A31694" w:rsidP="003C088F">
            <w:pPr>
              <w:spacing w:line="276" w:lineRule="auto"/>
              <w:jc w:val="both"/>
              <w:rPr>
                <w:rFonts w:asciiTheme="majorBidi" w:hAnsiTheme="majorBidi" w:cstheme="majorBidi"/>
              </w:rPr>
            </w:pPr>
          </w:p>
        </w:tc>
      </w:tr>
      <w:tr w:rsidR="00073E82" w:rsidTr="003C088F">
        <w:tc>
          <w:tcPr>
            <w:tcW w:w="0" w:type="auto"/>
          </w:tcPr>
          <w:p w:rsidR="003C088F" w:rsidRDefault="003C088F" w:rsidP="003C088F">
            <w:pPr>
              <w:spacing w:line="276" w:lineRule="auto"/>
              <w:jc w:val="both"/>
              <w:rPr>
                <w:rFonts w:asciiTheme="majorBidi" w:hAnsiTheme="majorBidi" w:cstheme="majorBidi"/>
              </w:rPr>
            </w:pPr>
            <w:r>
              <w:rPr>
                <w:rFonts w:asciiTheme="majorBidi" w:hAnsiTheme="majorBidi" w:cstheme="majorBidi"/>
              </w:rPr>
              <w:t>4</w:t>
            </w:r>
          </w:p>
        </w:tc>
        <w:tc>
          <w:tcPr>
            <w:tcW w:w="0" w:type="auto"/>
          </w:tcPr>
          <w:p w:rsidR="003C088F" w:rsidRDefault="003C088F" w:rsidP="003C088F">
            <w:pPr>
              <w:spacing w:line="276" w:lineRule="auto"/>
              <w:jc w:val="both"/>
              <w:rPr>
                <w:rFonts w:asciiTheme="majorBidi" w:hAnsiTheme="majorBidi" w:cstheme="majorBidi"/>
              </w:rPr>
            </w:pPr>
            <w:r w:rsidRPr="00DA0801">
              <w:t xml:space="preserve">High </w:t>
            </w:r>
            <w:r w:rsidR="00DD0A22">
              <w:t>P</w:t>
            </w:r>
            <w:r w:rsidRPr="00DA0801">
              <w:t>erformance</w:t>
            </w:r>
            <w:r>
              <w:t xml:space="preserve"> C</w:t>
            </w:r>
            <w:r w:rsidRPr="00DA0801">
              <w:t xml:space="preserve">omputing (HPC), </w:t>
            </w:r>
          </w:p>
        </w:tc>
        <w:tc>
          <w:tcPr>
            <w:tcW w:w="0" w:type="auto"/>
          </w:tcPr>
          <w:p w:rsidR="003C088F" w:rsidRPr="00073E82" w:rsidRDefault="00073E82" w:rsidP="00073E82">
            <w:pPr>
              <w:spacing w:line="276" w:lineRule="auto"/>
              <w:jc w:val="both"/>
              <w:rPr>
                <w:rFonts w:asciiTheme="majorBidi" w:hAnsiTheme="majorBidi" w:cstheme="majorBidi"/>
              </w:rPr>
            </w:pPr>
            <w:r w:rsidRPr="001C6FA9">
              <w:rPr>
                <w:rFonts w:asciiTheme="majorBidi" w:hAnsiTheme="majorBidi" w:cstheme="majorBidi"/>
              </w:rPr>
              <w:t>High performance computing (HPC) is the ability to process data and perform complex calculations at high speeds. To put it into perspective, a laptop or desktop with a 3 GHz processor can perform around 3 billion calculations per second. While that is much faster than any human can achieve, it pales in comparison to HPC solutions that can perform quadrillions of calculations per second</w:t>
            </w:r>
          </w:p>
        </w:tc>
        <w:tc>
          <w:tcPr>
            <w:tcW w:w="0" w:type="auto"/>
          </w:tcPr>
          <w:p w:rsidR="003C088F" w:rsidRDefault="00073E82" w:rsidP="003C088F">
            <w:pPr>
              <w:spacing w:line="276" w:lineRule="auto"/>
              <w:jc w:val="both"/>
              <w:rPr>
                <w:rFonts w:asciiTheme="majorBidi" w:hAnsiTheme="majorBidi" w:cstheme="majorBidi"/>
              </w:rPr>
            </w:pPr>
            <w:r>
              <w:rPr>
                <w:rFonts w:asciiTheme="majorBidi" w:hAnsiTheme="majorBidi" w:cstheme="majorBidi"/>
              </w:rPr>
              <w:t xml:space="preserve">Establishment of data centres to consolidate applications that rural feeds can be done and enhance speed of production. </w:t>
            </w:r>
          </w:p>
          <w:p w:rsidR="00073E82" w:rsidRDefault="00073E82" w:rsidP="00073E82">
            <w:pPr>
              <w:spacing w:line="276" w:lineRule="auto"/>
              <w:jc w:val="both"/>
              <w:rPr>
                <w:rFonts w:asciiTheme="majorBidi" w:hAnsiTheme="majorBidi" w:cstheme="majorBidi"/>
              </w:rPr>
            </w:pPr>
            <w:r w:rsidRPr="00073E82">
              <w:rPr>
                <w:rFonts w:asciiTheme="majorBidi" w:hAnsiTheme="majorBidi" w:cstheme="majorBidi"/>
              </w:rPr>
              <w:t xml:space="preserve">It is through data that </w:t>
            </w:r>
            <w:proofErr w:type="gramStart"/>
            <w:r w:rsidRPr="00073E82">
              <w:rPr>
                <w:rFonts w:asciiTheme="majorBidi" w:hAnsiTheme="majorBidi" w:cstheme="majorBidi"/>
              </w:rPr>
              <w:t>ground</w:t>
            </w:r>
            <w:r>
              <w:rPr>
                <w:rFonts w:asciiTheme="majorBidi" w:hAnsiTheme="majorBidi" w:cstheme="majorBidi"/>
              </w:rPr>
              <w:t xml:space="preserve"> </w:t>
            </w:r>
            <w:r w:rsidRPr="00073E82">
              <w:rPr>
                <w:rFonts w:asciiTheme="majorBidi" w:hAnsiTheme="majorBidi" w:cstheme="majorBidi"/>
              </w:rPr>
              <w:t>breaking scientific discoveries are</w:t>
            </w:r>
            <w:proofErr w:type="gramEnd"/>
            <w:r w:rsidRPr="00073E82">
              <w:rPr>
                <w:rFonts w:asciiTheme="majorBidi" w:hAnsiTheme="majorBidi" w:cstheme="majorBidi"/>
              </w:rPr>
              <w:t xml:space="preserve"> made, game-changing innovations are </w:t>
            </w:r>
            <w:proofErr w:type="spellStart"/>
            <w:r w:rsidRPr="00073E82">
              <w:rPr>
                <w:rFonts w:asciiTheme="majorBidi" w:hAnsiTheme="majorBidi" w:cstheme="majorBidi"/>
              </w:rPr>
              <w:t>fueled</w:t>
            </w:r>
            <w:proofErr w:type="spellEnd"/>
            <w:r w:rsidRPr="00073E82">
              <w:rPr>
                <w:rFonts w:asciiTheme="majorBidi" w:hAnsiTheme="majorBidi" w:cstheme="majorBidi"/>
              </w:rPr>
              <w:t>, and quality of life is improved for billions of people around the globe. HPC is the foundation for scientific, industrial, and societal advancements.</w:t>
            </w:r>
          </w:p>
        </w:tc>
      </w:tr>
      <w:tr w:rsidR="00073E82" w:rsidTr="003C088F">
        <w:tc>
          <w:tcPr>
            <w:tcW w:w="0" w:type="auto"/>
          </w:tcPr>
          <w:p w:rsidR="003C088F" w:rsidRDefault="003C088F" w:rsidP="003C088F">
            <w:pPr>
              <w:spacing w:line="276" w:lineRule="auto"/>
              <w:jc w:val="both"/>
              <w:rPr>
                <w:rFonts w:asciiTheme="majorBidi" w:hAnsiTheme="majorBidi" w:cstheme="majorBidi"/>
              </w:rPr>
            </w:pPr>
            <w:r>
              <w:rPr>
                <w:rFonts w:asciiTheme="majorBidi" w:hAnsiTheme="majorBidi" w:cstheme="majorBidi"/>
              </w:rPr>
              <w:t>5</w:t>
            </w:r>
          </w:p>
        </w:tc>
        <w:tc>
          <w:tcPr>
            <w:tcW w:w="0" w:type="auto"/>
          </w:tcPr>
          <w:p w:rsidR="003C088F" w:rsidRDefault="003C088F" w:rsidP="003C088F">
            <w:pPr>
              <w:spacing w:line="276" w:lineRule="auto"/>
              <w:jc w:val="both"/>
              <w:rPr>
                <w:rFonts w:asciiTheme="majorBidi" w:hAnsiTheme="majorBidi" w:cstheme="majorBidi"/>
              </w:rPr>
            </w:pPr>
            <w:r w:rsidRPr="00DA0801">
              <w:t>Internet of Things (</w:t>
            </w:r>
            <w:proofErr w:type="spellStart"/>
            <w:r w:rsidRPr="00DA0801">
              <w:t>IoT</w:t>
            </w:r>
            <w:proofErr w:type="spellEnd"/>
            <w:r w:rsidRPr="00DA0801">
              <w:t xml:space="preserve">) </w:t>
            </w:r>
          </w:p>
        </w:tc>
        <w:tc>
          <w:tcPr>
            <w:tcW w:w="0" w:type="auto"/>
          </w:tcPr>
          <w:p w:rsidR="003C088F" w:rsidRDefault="003C088F" w:rsidP="003C088F">
            <w:pPr>
              <w:spacing w:line="276" w:lineRule="auto"/>
              <w:jc w:val="both"/>
              <w:rPr>
                <w:rFonts w:asciiTheme="majorBidi" w:hAnsiTheme="majorBidi" w:cstheme="majorBidi"/>
              </w:rPr>
            </w:pPr>
          </w:p>
        </w:tc>
        <w:tc>
          <w:tcPr>
            <w:tcW w:w="0" w:type="auto"/>
          </w:tcPr>
          <w:p w:rsidR="003C088F" w:rsidRDefault="003C088F" w:rsidP="003C088F">
            <w:pPr>
              <w:spacing w:line="276" w:lineRule="auto"/>
              <w:jc w:val="both"/>
              <w:rPr>
                <w:rFonts w:asciiTheme="majorBidi" w:hAnsiTheme="majorBidi" w:cstheme="majorBidi"/>
              </w:rPr>
            </w:pPr>
          </w:p>
        </w:tc>
      </w:tr>
      <w:tr w:rsidR="00574C4A" w:rsidTr="003C088F">
        <w:tc>
          <w:tcPr>
            <w:tcW w:w="0" w:type="auto"/>
          </w:tcPr>
          <w:p w:rsidR="00574C4A" w:rsidRDefault="00574C4A" w:rsidP="00574C4A">
            <w:pPr>
              <w:spacing w:line="276" w:lineRule="auto"/>
              <w:jc w:val="both"/>
              <w:rPr>
                <w:rFonts w:asciiTheme="majorBidi" w:hAnsiTheme="majorBidi" w:cstheme="majorBidi"/>
              </w:rPr>
            </w:pPr>
            <w:r>
              <w:rPr>
                <w:rFonts w:asciiTheme="majorBidi" w:hAnsiTheme="majorBidi" w:cstheme="majorBidi"/>
              </w:rPr>
              <w:t>6</w:t>
            </w:r>
          </w:p>
        </w:tc>
        <w:tc>
          <w:tcPr>
            <w:tcW w:w="0" w:type="auto"/>
          </w:tcPr>
          <w:p w:rsidR="00574C4A" w:rsidRPr="00DA0801" w:rsidRDefault="00574C4A" w:rsidP="00574C4A">
            <w:pPr>
              <w:spacing w:line="276" w:lineRule="auto"/>
              <w:jc w:val="both"/>
            </w:pPr>
            <w:r>
              <w:t>5G technology</w:t>
            </w:r>
          </w:p>
        </w:tc>
        <w:tc>
          <w:tcPr>
            <w:tcW w:w="0" w:type="auto"/>
          </w:tcPr>
          <w:p w:rsidR="00574C4A" w:rsidRPr="00574C4A" w:rsidRDefault="00E91E35" w:rsidP="00574C4A">
            <w:pPr>
              <w:pStyle w:val="BodyText"/>
              <w:spacing w:line="276" w:lineRule="auto"/>
              <w:jc w:val="both"/>
              <w:rPr>
                <w:ins w:id="25" w:author="tec" w:date="2023-05-16T15:14:00Z"/>
              </w:rPr>
            </w:pPr>
            <w:ins w:id="26" w:author="tec" w:date="2023-05-16T15:14:00Z">
              <w:r w:rsidRPr="00E91E35">
                <w:t>5G</w:t>
              </w:r>
              <w:r w:rsidRPr="00E91E35">
                <w:rPr>
                  <w:spacing w:val="-8"/>
                </w:rPr>
                <w:t xml:space="preserve"> </w:t>
              </w:r>
              <w:r w:rsidRPr="00E91E35">
                <w:t>technology</w:t>
              </w:r>
              <w:r w:rsidRPr="00E91E35">
                <w:rPr>
                  <w:spacing w:val="-8"/>
                </w:rPr>
                <w:t xml:space="preserve"> </w:t>
              </w:r>
              <w:r w:rsidRPr="00E91E35">
                <w:t>will</w:t>
              </w:r>
              <w:r w:rsidRPr="00E91E35">
                <w:rPr>
                  <w:spacing w:val="-6"/>
                </w:rPr>
                <w:t xml:space="preserve"> </w:t>
              </w:r>
              <w:r w:rsidRPr="00E91E35">
                <w:t>provide</w:t>
              </w:r>
              <w:r w:rsidRPr="00E91E35">
                <w:rPr>
                  <w:spacing w:val="-5"/>
                </w:rPr>
                <w:t xml:space="preserve"> </w:t>
              </w:r>
              <w:r w:rsidRPr="00E91E35">
                <w:t>high</w:t>
              </w:r>
              <w:r w:rsidRPr="00E91E35">
                <w:rPr>
                  <w:spacing w:val="-7"/>
                </w:rPr>
                <w:t xml:space="preserve"> </w:t>
              </w:r>
              <w:r w:rsidRPr="00E91E35">
                <w:t>speed</w:t>
              </w:r>
              <w:r w:rsidRPr="00E91E35">
                <w:rPr>
                  <w:spacing w:val="-8"/>
                </w:rPr>
                <w:t xml:space="preserve"> </w:t>
              </w:r>
              <w:r w:rsidRPr="00E91E35">
                <w:t>internet</w:t>
              </w:r>
              <w:r w:rsidRPr="00E91E35">
                <w:rPr>
                  <w:spacing w:val="-47"/>
                </w:rPr>
                <w:t xml:space="preserve"> </w:t>
              </w:r>
              <w:r w:rsidRPr="00E91E35">
                <w:t>services (</w:t>
              </w:r>
              <w:proofErr w:type="spellStart"/>
              <w:r w:rsidRPr="00E91E35">
                <w:t>eMBB</w:t>
              </w:r>
              <w:proofErr w:type="spellEnd"/>
              <w:r w:rsidRPr="00E91E35">
                <w:t xml:space="preserve">), ultra-reliable Low Latency Communication </w:t>
              </w:r>
              <w:proofErr w:type="spellStart"/>
              <w:r w:rsidRPr="00E91E35">
                <w:t>uRLLC</w:t>
              </w:r>
              <w:proofErr w:type="spellEnd"/>
              <w:r w:rsidRPr="00E91E35">
                <w:t xml:space="preserve"> (latency &lt;1ms) and</w:t>
              </w:r>
              <w:r w:rsidRPr="00E91E35">
                <w:rPr>
                  <w:spacing w:val="1"/>
                </w:rPr>
                <w:t xml:space="preserve"> </w:t>
              </w:r>
              <w:r w:rsidRPr="00E91E35">
                <w:t>Massive</w:t>
              </w:r>
              <w:r w:rsidRPr="00E91E35">
                <w:rPr>
                  <w:spacing w:val="3"/>
                </w:rPr>
                <w:t xml:space="preserve"> </w:t>
              </w:r>
              <w:r w:rsidRPr="00E91E35">
                <w:t>MTC</w:t>
              </w:r>
              <w:r w:rsidRPr="00E91E35">
                <w:rPr>
                  <w:spacing w:val="4"/>
                </w:rPr>
                <w:t xml:space="preserve"> </w:t>
              </w:r>
              <w:r w:rsidRPr="00E91E35">
                <w:t>(large</w:t>
              </w:r>
              <w:r w:rsidRPr="00E91E35">
                <w:rPr>
                  <w:spacing w:val="8"/>
                </w:rPr>
                <w:t xml:space="preserve"> </w:t>
              </w:r>
              <w:r w:rsidRPr="00E91E35">
                <w:t>number</w:t>
              </w:r>
              <w:r w:rsidRPr="00E91E35">
                <w:rPr>
                  <w:spacing w:val="6"/>
                </w:rPr>
                <w:t xml:space="preserve"> </w:t>
              </w:r>
              <w:r w:rsidRPr="00E91E35">
                <w:t>of</w:t>
              </w:r>
              <w:r w:rsidRPr="00E91E35">
                <w:rPr>
                  <w:spacing w:val="6"/>
                </w:rPr>
                <w:t xml:space="preserve"> </w:t>
              </w:r>
              <w:r w:rsidRPr="00E91E35">
                <w:t>devices</w:t>
              </w:r>
              <w:r w:rsidRPr="00E91E35">
                <w:rPr>
                  <w:spacing w:val="6"/>
                </w:rPr>
                <w:t xml:space="preserve"> </w:t>
              </w:r>
              <w:r w:rsidRPr="00E91E35">
                <w:t>may</w:t>
              </w:r>
              <w:r w:rsidRPr="00E91E35">
                <w:rPr>
                  <w:spacing w:val="6"/>
                </w:rPr>
                <w:t xml:space="preserve"> </w:t>
              </w:r>
              <w:r w:rsidRPr="00E91E35">
                <w:t>be</w:t>
              </w:r>
              <w:r w:rsidRPr="00E91E35">
                <w:rPr>
                  <w:spacing w:val="4"/>
                </w:rPr>
                <w:t xml:space="preserve"> </w:t>
              </w:r>
              <w:r w:rsidRPr="00E91E35">
                <w:t>connected</w:t>
              </w:r>
              <w:r w:rsidRPr="00E91E35">
                <w:rPr>
                  <w:spacing w:val="5"/>
                </w:rPr>
                <w:t xml:space="preserve"> </w:t>
              </w:r>
              <w:r w:rsidRPr="00E91E35">
                <w:t>per</w:t>
              </w:r>
              <w:r w:rsidRPr="00E91E35">
                <w:rPr>
                  <w:spacing w:val="7"/>
                </w:rPr>
                <w:t xml:space="preserve"> </w:t>
              </w:r>
              <w:r w:rsidRPr="00E91E35">
                <w:t>square</w:t>
              </w:r>
              <w:r w:rsidRPr="00E91E35">
                <w:rPr>
                  <w:spacing w:val="8"/>
                </w:rPr>
                <w:t xml:space="preserve"> </w:t>
              </w:r>
              <w:r w:rsidRPr="00E91E35">
                <w:t>km).</w:t>
              </w:r>
              <w:r w:rsidRPr="00E91E35">
                <w:rPr>
                  <w:spacing w:val="12"/>
                </w:rPr>
                <w:t xml:space="preserve"> </w:t>
              </w:r>
              <w:r w:rsidRPr="00E91E35">
                <w:t>Once</w:t>
              </w:r>
              <w:r w:rsidRPr="00E91E35">
                <w:rPr>
                  <w:spacing w:val="4"/>
                </w:rPr>
                <w:t xml:space="preserve"> </w:t>
              </w:r>
              <w:r w:rsidRPr="00E91E35">
                <w:t>the</w:t>
              </w:r>
              <w:r w:rsidRPr="00E91E35">
                <w:rPr>
                  <w:spacing w:val="5"/>
                </w:rPr>
                <w:t xml:space="preserve"> </w:t>
              </w:r>
              <w:r w:rsidRPr="00E91E35">
                <w:t xml:space="preserve">5G technology is deployed in the country and the rural areas </w:t>
              </w:r>
              <w:r w:rsidRPr="00E91E35">
                <w:lastRenderedPageBreak/>
                <w:t>are covered then high speed</w:t>
              </w:r>
              <w:r w:rsidRPr="00E91E35">
                <w:rPr>
                  <w:spacing w:val="1"/>
                </w:rPr>
                <w:t xml:space="preserve"> </w:t>
              </w:r>
              <w:r w:rsidRPr="00E91E35">
                <w:t xml:space="preserve">connectivity may be used for various applications. 5G </w:t>
              </w:r>
              <w:proofErr w:type="gramStart"/>
              <w:r w:rsidRPr="00E91E35">
                <w:t>technology</w:t>
              </w:r>
              <w:proofErr w:type="gramEnd"/>
              <w:r w:rsidRPr="00E91E35">
                <w:t xml:space="preserve"> in precision agriculture will ensure greater profitability and efficient utilization of resources by use of automated tractors / harvesters, precision seeders, and automated weed &amp; pest controllers. Drones with 5G technology may be used efficient &amp; precise spraying of fertilizers in fields, and also to scan and identify unwanted weeds through the use of AI. It will help farmers to better organize and allocate their time and attention towards areas that really need it.</w:t>
              </w:r>
            </w:ins>
          </w:p>
          <w:p w:rsidR="00574C4A" w:rsidRPr="00574C4A" w:rsidRDefault="00E91E35" w:rsidP="00574C4A">
            <w:pPr>
              <w:spacing w:line="276" w:lineRule="auto"/>
              <w:jc w:val="both"/>
              <w:rPr>
                <w:rFonts w:asciiTheme="majorBidi" w:hAnsiTheme="majorBidi" w:cstheme="majorBidi"/>
              </w:rPr>
            </w:pPr>
            <w:ins w:id="27" w:author="tec" w:date="2023-05-16T15:14:00Z">
              <w:r w:rsidRPr="00E91E35">
                <w:t xml:space="preserve">Massive M2M and </w:t>
              </w:r>
              <w:proofErr w:type="spellStart"/>
              <w:r w:rsidRPr="00E91E35">
                <w:t>uRLLC</w:t>
              </w:r>
              <w:proofErr w:type="spellEnd"/>
              <w:r w:rsidRPr="00E91E35">
                <w:t xml:space="preserve"> features of 5G may also be used for remote monitoring and maintenance of machines centrally and that data could be transmitted in real-time. </w:t>
              </w:r>
            </w:ins>
          </w:p>
        </w:tc>
        <w:tc>
          <w:tcPr>
            <w:tcW w:w="0" w:type="auto"/>
          </w:tcPr>
          <w:p w:rsidR="00574C4A" w:rsidRPr="00574C4A" w:rsidRDefault="00E91E35" w:rsidP="00574C4A">
            <w:pPr>
              <w:pStyle w:val="ListParagraph"/>
              <w:numPr>
                <w:ilvl w:val="0"/>
                <w:numId w:val="19"/>
              </w:numPr>
              <w:spacing w:line="276" w:lineRule="auto"/>
              <w:jc w:val="both"/>
              <w:rPr>
                <w:ins w:id="28" w:author="tec" w:date="2023-05-16T15:14:00Z"/>
                <w:rFonts w:asciiTheme="majorBidi" w:hAnsiTheme="majorBidi" w:cstheme="majorBidi"/>
              </w:rPr>
            </w:pPr>
            <w:ins w:id="29" w:author="tec" w:date="2023-05-16T15:14:00Z">
              <w:r w:rsidRPr="00E91E35">
                <w:rPr>
                  <w:rFonts w:asciiTheme="majorBidi" w:hAnsiTheme="majorBidi" w:cstheme="majorBidi"/>
                </w:rPr>
                <w:lastRenderedPageBreak/>
                <w:t>e</w:t>
              </w:r>
              <w:r w:rsidRPr="00E91E35">
                <w:rPr>
                  <w:rFonts w:asciiTheme="majorBidi" w:hAnsiTheme="majorBidi" w:cs="Mangal"/>
                  <w:cs/>
                  <w:lang w:bidi="hi-IN"/>
                </w:rPr>
                <w:t>-</w:t>
              </w:r>
              <w:r w:rsidRPr="00E91E35">
                <w:rPr>
                  <w:rFonts w:asciiTheme="majorBidi" w:hAnsiTheme="majorBidi" w:cstheme="majorBidi"/>
                </w:rPr>
                <w:t>Governance</w:t>
              </w:r>
            </w:ins>
          </w:p>
          <w:p w:rsidR="00574C4A" w:rsidRPr="00574C4A" w:rsidRDefault="00E91E35" w:rsidP="00574C4A">
            <w:pPr>
              <w:pStyle w:val="ListParagraph"/>
              <w:numPr>
                <w:ilvl w:val="0"/>
                <w:numId w:val="19"/>
              </w:numPr>
              <w:spacing w:line="276" w:lineRule="auto"/>
              <w:jc w:val="both"/>
              <w:rPr>
                <w:ins w:id="30" w:author="tec" w:date="2023-05-16T15:14:00Z"/>
                <w:rFonts w:asciiTheme="majorBidi" w:hAnsiTheme="majorBidi" w:cstheme="majorBidi"/>
              </w:rPr>
            </w:pPr>
            <w:ins w:id="31" w:author="tec" w:date="2023-05-16T15:14:00Z">
              <w:r w:rsidRPr="00E91E35">
                <w:rPr>
                  <w:rFonts w:asciiTheme="majorBidi" w:hAnsiTheme="majorBidi" w:cstheme="majorBidi"/>
                </w:rPr>
                <w:t>Remote surgery</w:t>
              </w:r>
            </w:ins>
          </w:p>
          <w:p w:rsidR="00574C4A" w:rsidRPr="00574C4A" w:rsidRDefault="00E91E35" w:rsidP="00574C4A">
            <w:pPr>
              <w:pStyle w:val="ListParagraph"/>
              <w:numPr>
                <w:ilvl w:val="0"/>
                <w:numId w:val="19"/>
              </w:numPr>
              <w:spacing w:line="276" w:lineRule="auto"/>
              <w:jc w:val="both"/>
              <w:rPr>
                <w:ins w:id="32" w:author="tec" w:date="2023-05-16T15:14:00Z"/>
                <w:rFonts w:asciiTheme="majorBidi" w:hAnsiTheme="majorBidi" w:cstheme="majorBidi"/>
              </w:rPr>
            </w:pPr>
            <w:ins w:id="33" w:author="tec" w:date="2023-05-16T15:14:00Z">
              <w:r w:rsidRPr="00E91E35">
                <w:rPr>
                  <w:rFonts w:asciiTheme="majorBidi" w:hAnsiTheme="majorBidi" w:cstheme="majorBidi"/>
                </w:rPr>
                <w:t xml:space="preserve">Drones, </w:t>
              </w:r>
            </w:ins>
          </w:p>
          <w:p w:rsidR="00574C4A" w:rsidRPr="00574C4A" w:rsidRDefault="00E91E35" w:rsidP="00574C4A">
            <w:pPr>
              <w:pStyle w:val="ListParagraph"/>
              <w:numPr>
                <w:ilvl w:val="0"/>
                <w:numId w:val="19"/>
              </w:numPr>
              <w:spacing w:line="276" w:lineRule="auto"/>
              <w:jc w:val="both"/>
              <w:rPr>
                <w:ins w:id="34" w:author="tec" w:date="2023-05-16T15:14:00Z"/>
                <w:rFonts w:asciiTheme="majorBidi" w:hAnsiTheme="majorBidi" w:cstheme="majorBidi"/>
              </w:rPr>
            </w:pPr>
            <w:ins w:id="35" w:author="tec" w:date="2023-05-16T15:14:00Z">
              <w:r w:rsidRPr="00E91E35">
                <w:rPr>
                  <w:rFonts w:asciiTheme="majorBidi" w:hAnsiTheme="majorBidi" w:cstheme="majorBidi"/>
                </w:rPr>
                <w:t>Remote maintenance of machines</w:t>
              </w:r>
            </w:ins>
          </w:p>
          <w:p w:rsidR="00574C4A" w:rsidRDefault="00E91E35" w:rsidP="00574C4A">
            <w:pPr>
              <w:pStyle w:val="ListParagraph"/>
              <w:numPr>
                <w:ilvl w:val="0"/>
                <w:numId w:val="19"/>
              </w:numPr>
              <w:spacing w:line="276" w:lineRule="auto"/>
              <w:jc w:val="both"/>
              <w:rPr>
                <w:ins w:id="36" w:author="tec" w:date="2023-05-16T15:15:00Z"/>
                <w:rFonts w:asciiTheme="majorBidi" w:hAnsiTheme="majorBidi" w:cstheme="majorBidi"/>
              </w:rPr>
            </w:pPr>
            <w:ins w:id="37" w:author="tec" w:date="2023-05-16T15:14:00Z">
              <w:r w:rsidRPr="00E91E35">
                <w:rPr>
                  <w:rFonts w:asciiTheme="majorBidi" w:hAnsiTheme="majorBidi" w:cstheme="majorBidi"/>
                </w:rPr>
                <w:t>Precision agriculture</w:t>
              </w:r>
            </w:ins>
          </w:p>
          <w:p w:rsidR="00000000" w:rsidRDefault="00E91E35">
            <w:pPr>
              <w:pStyle w:val="ListParagraph"/>
              <w:numPr>
                <w:ilvl w:val="0"/>
                <w:numId w:val="19"/>
              </w:numPr>
              <w:spacing w:line="276" w:lineRule="auto"/>
              <w:jc w:val="both"/>
              <w:rPr>
                <w:rFonts w:asciiTheme="majorBidi" w:hAnsiTheme="majorBidi" w:cstheme="majorBidi"/>
              </w:rPr>
            </w:pPr>
            <w:ins w:id="38" w:author="tec" w:date="2023-05-16T15:14:00Z">
              <w:r w:rsidRPr="00E91E35">
                <w:rPr>
                  <w:rFonts w:asciiTheme="majorBidi" w:hAnsiTheme="majorBidi" w:cstheme="majorBidi"/>
                </w:rPr>
                <w:t>Livestock monitoring</w:t>
              </w:r>
              <w:r w:rsidRPr="00E91E35">
                <w:rPr>
                  <w:rFonts w:asciiTheme="majorBidi" w:hAnsiTheme="majorBidi" w:cs="Mangal"/>
                  <w:cs/>
                  <w:lang w:bidi="hi-IN"/>
                </w:rPr>
                <w:t xml:space="preserve"> </w:t>
              </w:r>
              <w:r w:rsidRPr="00E91E35">
                <w:rPr>
                  <w:rFonts w:asciiTheme="majorBidi" w:hAnsiTheme="majorBidi" w:cstheme="majorBidi"/>
                </w:rPr>
                <w:t xml:space="preserve">and </w:t>
              </w:r>
              <w:r w:rsidRPr="00E91E35">
                <w:rPr>
                  <w:rFonts w:asciiTheme="majorBidi" w:hAnsiTheme="majorBidi" w:cstheme="majorBidi"/>
                </w:rPr>
                <w:lastRenderedPageBreak/>
                <w:t>management</w:t>
              </w:r>
            </w:ins>
          </w:p>
        </w:tc>
      </w:tr>
      <w:tr w:rsidR="00574C4A" w:rsidTr="003C088F">
        <w:tc>
          <w:tcPr>
            <w:tcW w:w="0" w:type="auto"/>
          </w:tcPr>
          <w:p w:rsidR="00574C4A" w:rsidRDefault="00574C4A" w:rsidP="00574C4A">
            <w:pPr>
              <w:spacing w:line="276" w:lineRule="auto"/>
              <w:jc w:val="both"/>
              <w:rPr>
                <w:rFonts w:asciiTheme="majorBidi" w:hAnsiTheme="majorBidi" w:cstheme="majorBidi"/>
              </w:rPr>
            </w:pPr>
            <w:r>
              <w:rPr>
                <w:rFonts w:asciiTheme="majorBidi" w:hAnsiTheme="majorBidi" w:cstheme="majorBidi"/>
              </w:rPr>
              <w:lastRenderedPageBreak/>
              <w:t>7</w:t>
            </w:r>
          </w:p>
        </w:tc>
        <w:tc>
          <w:tcPr>
            <w:tcW w:w="0" w:type="auto"/>
          </w:tcPr>
          <w:p w:rsidR="00574C4A" w:rsidRDefault="00574C4A" w:rsidP="00574C4A">
            <w:pPr>
              <w:spacing w:line="276" w:lineRule="auto"/>
              <w:jc w:val="both"/>
            </w:pPr>
            <w:r>
              <w:t xml:space="preserve">Farm force, </w:t>
            </w:r>
            <w:proofErr w:type="spellStart"/>
            <w:r>
              <w:t>mAgri</w:t>
            </w:r>
            <w:proofErr w:type="spellEnd"/>
            <w:proofErr w:type="gramStart"/>
            <w:r>
              <w:t>..</w:t>
            </w:r>
            <w:proofErr w:type="gramEnd"/>
          </w:p>
        </w:tc>
        <w:tc>
          <w:tcPr>
            <w:tcW w:w="0" w:type="auto"/>
          </w:tcPr>
          <w:p w:rsidR="00574C4A" w:rsidRDefault="00574C4A" w:rsidP="00574C4A">
            <w:pPr>
              <w:spacing w:line="276" w:lineRule="auto"/>
              <w:jc w:val="both"/>
              <w:rPr>
                <w:rFonts w:asciiTheme="majorBidi" w:hAnsiTheme="majorBidi" w:cstheme="majorBidi"/>
              </w:rPr>
            </w:pPr>
            <w:r>
              <w:rPr>
                <w:rFonts w:asciiTheme="majorBidi" w:hAnsiTheme="majorBidi" w:cstheme="majorBidi"/>
              </w:rPr>
              <w:t>(to be explored for proper study and application)</w:t>
            </w:r>
          </w:p>
          <w:p w:rsidR="00574C4A" w:rsidRDefault="00574C4A" w:rsidP="00574C4A">
            <w:pPr>
              <w:spacing w:line="276" w:lineRule="auto"/>
              <w:jc w:val="both"/>
              <w:rPr>
                <w:rFonts w:asciiTheme="majorBidi" w:hAnsiTheme="majorBidi" w:cstheme="majorBidi"/>
              </w:rPr>
            </w:pPr>
            <w:r>
              <w:rPr>
                <w:rFonts w:asciiTheme="majorBidi" w:hAnsiTheme="majorBidi" w:cstheme="majorBidi"/>
              </w:rPr>
              <w:t>Is a mobile service that links small holder farmers to other actors in the agro-value chain</w:t>
            </w:r>
            <w:proofErr w:type="gramStart"/>
            <w:r>
              <w:rPr>
                <w:rFonts w:asciiTheme="majorBidi" w:hAnsiTheme="majorBidi" w:cstheme="majorBidi"/>
              </w:rPr>
              <w:t>…</w:t>
            </w:r>
            <w:proofErr w:type="gramEnd"/>
          </w:p>
        </w:tc>
        <w:tc>
          <w:tcPr>
            <w:tcW w:w="0" w:type="auto"/>
          </w:tcPr>
          <w:p w:rsidR="00574C4A" w:rsidRDefault="00574C4A" w:rsidP="00574C4A">
            <w:pPr>
              <w:spacing w:line="276" w:lineRule="auto"/>
              <w:jc w:val="both"/>
              <w:rPr>
                <w:rFonts w:asciiTheme="majorBidi" w:hAnsiTheme="majorBidi" w:cstheme="majorBidi"/>
              </w:rPr>
            </w:pPr>
            <w:r>
              <w:rPr>
                <w:rFonts w:asciiTheme="majorBidi" w:hAnsiTheme="majorBidi" w:cstheme="majorBidi"/>
              </w:rPr>
              <w:t>To be developed further</w:t>
            </w:r>
          </w:p>
        </w:tc>
      </w:tr>
      <w:tr w:rsidR="00574C4A" w:rsidTr="003C088F">
        <w:tc>
          <w:tcPr>
            <w:tcW w:w="0" w:type="auto"/>
          </w:tcPr>
          <w:p w:rsidR="00574C4A" w:rsidRDefault="00574C4A" w:rsidP="00574C4A">
            <w:pPr>
              <w:spacing w:line="276" w:lineRule="auto"/>
              <w:jc w:val="both"/>
              <w:rPr>
                <w:rFonts w:asciiTheme="majorBidi" w:hAnsiTheme="majorBidi" w:cstheme="majorBidi"/>
              </w:rPr>
            </w:pPr>
            <w:r>
              <w:rPr>
                <w:rFonts w:asciiTheme="majorBidi" w:hAnsiTheme="majorBidi" w:cstheme="majorBidi"/>
              </w:rPr>
              <w:t>8</w:t>
            </w:r>
          </w:p>
        </w:tc>
        <w:tc>
          <w:tcPr>
            <w:tcW w:w="0" w:type="auto"/>
          </w:tcPr>
          <w:p w:rsidR="00574C4A" w:rsidRDefault="00574C4A" w:rsidP="00574C4A">
            <w:pPr>
              <w:spacing w:line="276" w:lineRule="auto"/>
              <w:jc w:val="both"/>
            </w:pPr>
            <w:r w:rsidRPr="00B67AAE">
              <w:rPr>
                <w:rFonts w:asciiTheme="majorBidi" w:hAnsiTheme="majorBidi" w:cstheme="majorBidi"/>
              </w:rPr>
              <w:t>Immerse Reality</w:t>
            </w:r>
            <w:r>
              <w:rPr>
                <w:rFonts w:asciiTheme="majorBidi" w:hAnsiTheme="majorBidi" w:cstheme="majorBidi"/>
              </w:rPr>
              <w:t xml:space="preserve"> </w:t>
            </w:r>
          </w:p>
        </w:tc>
        <w:tc>
          <w:tcPr>
            <w:tcW w:w="0" w:type="auto"/>
          </w:tcPr>
          <w:p w:rsidR="00574C4A" w:rsidRDefault="00574C4A" w:rsidP="00574C4A">
            <w:pPr>
              <w:spacing w:line="276" w:lineRule="auto"/>
              <w:jc w:val="both"/>
              <w:rPr>
                <w:rFonts w:asciiTheme="majorBidi" w:hAnsiTheme="majorBidi" w:cstheme="majorBidi"/>
              </w:rPr>
            </w:pPr>
          </w:p>
        </w:tc>
        <w:tc>
          <w:tcPr>
            <w:tcW w:w="0" w:type="auto"/>
          </w:tcPr>
          <w:p w:rsidR="00574C4A" w:rsidRDefault="00574C4A" w:rsidP="00574C4A">
            <w:pPr>
              <w:spacing w:line="276" w:lineRule="auto"/>
              <w:jc w:val="both"/>
              <w:rPr>
                <w:rFonts w:asciiTheme="majorBidi" w:hAnsiTheme="majorBidi" w:cstheme="majorBidi"/>
              </w:rPr>
            </w:pPr>
            <w:r w:rsidRPr="0070648C">
              <w:rPr>
                <w:rFonts w:asciiTheme="majorBidi" w:hAnsiTheme="majorBidi" w:cstheme="majorBidi"/>
              </w:rPr>
              <w:t xml:space="preserve">To be developed further </w:t>
            </w:r>
          </w:p>
        </w:tc>
      </w:tr>
      <w:tr w:rsidR="00574C4A" w:rsidTr="003C088F">
        <w:tc>
          <w:tcPr>
            <w:tcW w:w="0" w:type="auto"/>
          </w:tcPr>
          <w:p w:rsidR="00574C4A" w:rsidRDefault="00574C4A" w:rsidP="00574C4A">
            <w:pPr>
              <w:spacing w:line="276" w:lineRule="auto"/>
              <w:jc w:val="both"/>
              <w:rPr>
                <w:rFonts w:asciiTheme="majorBidi" w:hAnsiTheme="majorBidi" w:cstheme="majorBidi"/>
              </w:rPr>
            </w:pPr>
            <w:r>
              <w:rPr>
                <w:rFonts w:asciiTheme="majorBidi" w:hAnsiTheme="majorBidi" w:cstheme="majorBidi"/>
              </w:rPr>
              <w:t>9</w:t>
            </w:r>
          </w:p>
        </w:tc>
        <w:tc>
          <w:tcPr>
            <w:tcW w:w="0" w:type="auto"/>
          </w:tcPr>
          <w:p w:rsidR="00574C4A" w:rsidRDefault="00574C4A" w:rsidP="00574C4A">
            <w:pPr>
              <w:spacing w:line="276" w:lineRule="auto"/>
              <w:jc w:val="both"/>
            </w:pPr>
            <w:r w:rsidRPr="00B67AAE">
              <w:rPr>
                <w:rFonts w:asciiTheme="majorBidi" w:hAnsiTheme="majorBidi" w:cstheme="majorBidi"/>
              </w:rPr>
              <w:t xml:space="preserve">Remote-sensing services </w:t>
            </w:r>
          </w:p>
        </w:tc>
        <w:tc>
          <w:tcPr>
            <w:tcW w:w="0" w:type="auto"/>
          </w:tcPr>
          <w:p w:rsidR="00574C4A" w:rsidRPr="00574C4A" w:rsidRDefault="00E91E35" w:rsidP="00574C4A">
            <w:pPr>
              <w:spacing w:line="276" w:lineRule="auto"/>
              <w:jc w:val="both"/>
              <w:rPr>
                <w:ins w:id="39" w:author="tec" w:date="2023-05-16T15:16:00Z"/>
              </w:rPr>
            </w:pPr>
            <w:ins w:id="40" w:author="tec" w:date="2023-05-16T15:16:00Z">
              <w:r w:rsidRPr="00E91E35">
                <w:rPr>
                  <w:rFonts w:asciiTheme="majorBidi" w:hAnsiTheme="majorBidi" w:cstheme="majorBidi"/>
                </w:rPr>
                <w:t>Remote</w:t>
              </w:r>
              <w:r w:rsidRPr="00E91E35">
                <w:rPr>
                  <w:spacing w:val="1"/>
                </w:rPr>
                <w:t xml:space="preserve"> </w:t>
              </w:r>
              <w:r w:rsidRPr="00E91E35">
                <w:t>sensors</w:t>
              </w:r>
              <w:r w:rsidRPr="00E91E35">
                <w:rPr>
                  <w:spacing w:val="1"/>
                </w:rPr>
                <w:t xml:space="preserve"> </w:t>
              </w:r>
              <w:r w:rsidRPr="00E91E35">
                <w:t>are</w:t>
              </w:r>
              <w:r w:rsidRPr="00E91E35">
                <w:rPr>
                  <w:spacing w:val="1"/>
                </w:rPr>
                <w:t xml:space="preserve"> </w:t>
              </w:r>
              <w:r w:rsidRPr="00E91E35">
                <w:t>used</w:t>
              </w:r>
              <w:r w:rsidRPr="00E91E35">
                <w:rPr>
                  <w:spacing w:val="1"/>
                </w:rPr>
                <w:t xml:space="preserve"> </w:t>
              </w:r>
              <w:r w:rsidRPr="00E91E35">
                <w:t>to</w:t>
              </w:r>
              <w:r w:rsidRPr="00E91E35">
                <w:rPr>
                  <w:spacing w:val="1"/>
                </w:rPr>
                <w:t xml:space="preserve"> </w:t>
              </w:r>
              <w:r w:rsidRPr="00E91E35">
                <w:t>capture</w:t>
              </w:r>
              <w:r w:rsidRPr="00E91E35">
                <w:rPr>
                  <w:spacing w:val="1"/>
                </w:rPr>
                <w:t xml:space="preserve"> </w:t>
              </w:r>
              <w:r w:rsidRPr="00E91E35">
                <w:t>and</w:t>
              </w:r>
              <w:r w:rsidRPr="00E91E35">
                <w:rPr>
                  <w:spacing w:val="1"/>
                </w:rPr>
                <w:t xml:space="preserve"> </w:t>
              </w:r>
              <w:r w:rsidRPr="00E91E35">
                <w:t>store</w:t>
              </w:r>
              <w:r w:rsidRPr="00E91E35">
                <w:rPr>
                  <w:spacing w:val="1"/>
                </w:rPr>
                <w:t xml:space="preserve"> </w:t>
              </w:r>
              <w:r w:rsidRPr="00E91E35">
                <w:t>the</w:t>
              </w:r>
              <w:r w:rsidRPr="00E91E35">
                <w:rPr>
                  <w:spacing w:val="1"/>
                </w:rPr>
                <w:t xml:space="preserve"> </w:t>
              </w:r>
              <w:r w:rsidRPr="00E91E35">
                <w:t>geographic</w:t>
              </w:r>
              <w:r w:rsidRPr="00E91E35">
                <w:rPr>
                  <w:spacing w:val="1"/>
                </w:rPr>
                <w:t xml:space="preserve"> </w:t>
              </w:r>
              <w:r w:rsidRPr="00E91E35">
                <w:t>information,</w:t>
              </w:r>
              <w:r w:rsidRPr="00E91E35">
                <w:rPr>
                  <w:spacing w:val="1"/>
                </w:rPr>
                <w:t xml:space="preserve"> </w:t>
              </w:r>
              <w:r w:rsidRPr="00E91E35">
                <w:t>further</w:t>
              </w:r>
              <w:r w:rsidRPr="00E91E35">
                <w:rPr>
                  <w:spacing w:val="1"/>
                </w:rPr>
                <w:t xml:space="preserve"> </w:t>
              </w:r>
              <w:r w:rsidRPr="00E91E35">
                <w:t>analyse, manipulate, manage and present all types of spatial or geographical data. These</w:t>
              </w:r>
              <w:r w:rsidRPr="00E91E35">
                <w:rPr>
                  <w:spacing w:val="-47"/>
                </w:rPr>
                <w:t xml:space="preserve"> </w:t>
              </w:r>
              <w:r w:rsidRPr="00E91E35">
                <w:t>sensors are used in various agriculture applications such as crop assessment, forecasting</w:t>
              </w:r>
              <w:r w:rsidRPr="00E91E35">
                <w:rPr>
                  <w:spacing w:val="1"/>
                </w:rPr>
                <w:t xml:space="preserve"> </w:t>
              </w:r>
              <w:r w:rsidRPr="00E91E35">
                <w:t>yield dates, yield modelling and forecasting, identification of plants and pests, land cover</w:t>
              </w:r>
              <w:r w:rsidRPr="00E91E35">
                <w:rPr>
                  <w:spacing w:val="-47"/>
                </w:rPr>
                <w:t xml:space="preserve"> </w:t>
              </w:r>
              <w:r w:rsidRPr="00E91E35">
                <w:t>and</w:t>
              </w:r>
              <w:r w:rsidRPr="00E91E35">
                <w:rPr>
                  <w:spacing w:val="-1"/>
                </w:rPr>
                <w:t xml:space="preserve"> </w:t>
              </w:r>
              <w:r w:rsidRPr="00E91E35">
                <w:t>degradation</w:t>
              </w:r>
              <w:r w:rsidRPr="00E91E35">
                <w:rPr>
                  <w:spacing w:val="-3"/>
                </w:rPr>
                <w:t xml:space="preserve"> </w:t>
              </w:r>
              <w:r w:rsidRPr="00E91E35">
                <w:t>mapping</w:t>
              </w:r>
              <w:r w:rsidRPr="00E91E35">
                <w:rPr>
                  <w:spacing w:val="-3"/>
                </w:rPr>
                <w:t xml:space="preserve"> </w:t>
              </w:r>
              <w:r w:rsidRPr="00E91E35">
                <w:t>etc.</w:t>
              </w:r>
            </w:ins>
          </w:p>
          <w:p w:rsidR="00574C4A" w:rsidRDefault="00574C4A" w:rsidP="00574C4A">
            <w:pPr>
              <w:spacing w:line="276" w:lineRule="auto"/>
              <w:jc w:val="both"/>
              <w:rPr>
                <w:rFonts w:asciiTheme="majorBidi" w:hAnsiTheme="majorBidi" w:cstheme="majorBidi"/>
              </w:rPr>
            </w:pPr>
          </w:p>
        </w:tc>
        <w:tc>
          <w:tcPr>
            <w:tcW w:w="0" w:type="auto"/>
          </w:tcPr>
          <w:p w:rsidR="00574C4A" w:rsidRPr="00574C4A" w:rsidRDefault="00E91E35" w:rsidP="00574C4A">
            <w:pPr>
              <w:spacing w:line="276" w:lineRule="auto"/>
              <w:jc w:val="both"/>
              <w:rPr>
                <w:ins w:id="41" w:author="tec" w:date="2023-05-16T15:16:00Z"/>
                <w:rFonts w:asciiTheme="majorBidi" w:hAnsiTheme="majorBidi" w:cstheme="majorBidi"/>
              </w:rPr>
            </w:pPr>
            <w:ins w:id="42" w:author="tec" w:date="2023-05-16T15:16:00Z">
              <w:r w:rsidRPr="00E91E35">
                <w:rPr>
                  <w:rFonts w:asciiTheme="majorBidi" w:hAnsiTheme="majorBidi" w:cstheme="majorBidi"/>
                </w:rPr>
                <w:t xml:space="preserve">Some of the common sensors of </w:t>
              </w:r>
              <w:proofErr w:type="spellStart"/>
              <w:r w:rsidRPr="00E91E35">
                <w:rPr>
                  <w:rFonts w:asciiTheme="majorBidi" w:hAnsiTheme="majorBidi" w:cstheme="majorBidi"/>
                </w:rPr>
                <w:t>smartphone</w:t>
              </w:r>
              <w:proofErr w:type="spellEnd"/>
              <w:r w:rsidRPr="00E91E35">
                <w:rPr>
                  <w:rFonts w:asciiTheme="majorBidi" w:hAnsiTheme="majorBidi" w:cstheme="majorBidi"/>
                </w:rPr>
                <w:t xml:space="preserve"> may have common agriculture usage: - </w:t>
              </w:r>
            </w:ins>
          </w:p>
          <w:p w:rsidR="00574C4A" w:rsidRPr="00574C4A" w:rsidRDefault="00E91E35" w:rsidP="00574C4A">
            <w:pPr>
              <w:pStyle w:val="ListParagraph"/>
              <w:numPr>
                <w:ilvl w:val="0"/>
                <w:numId w:val="20"/>
              </w:numPr>
              <w:spacing w:line="276" w:lineRule="auto"/>
              <w:ind w:left="431" w:hanging="431"/>
              <w:jc w:val="both"/>
              <w:rPr>
                <w:ins w:id="43" w:author="tec" w:date="2023-05-16T15:16:00Z"/>
              </w:rPr>
            </w:pPr>
            <w:ins w:id="44" w:author="tec" w:date="2023-05-16T15:16:00Z">
              <w:r w:rsidRPr="00E91E35">
                <w:t>Image Sensors</w:t>
              </w:r>
              <w:r w:rsidRPr="00E91E35">
                <w:rPr>
                  <w:spacing w:val="-47"/>
                </w:rPr>
                <w:t xml:space="preserve"> </w:t>
              </w:r>
              <w:r w:rsidRPr="00E91E35">
                <w:t>(Camera):- may be used in Disease detection, chlorophyll status, Fruit</w:t>
              </w:r>
              <w:r w:rsidRPr="00E91E35">
                <w:rPr>
                  <w:spacing w:val="-47"/>
                </w:rPr>
                <w:t xml:space="preserve"> </w:t>
              </w:r>
              <w:r w:rsidRPr="00E91E35">
                <w:t>ripeness,</w:t>
              </w:r>
              <w:r w:rsidRPr="00E91E35">
                <w:rPr>
                  <w:spacing w:val="-3"/>
                </w:rPr>
                <w:t xml:space="preserve"> </w:t>
              </w:r>
              <w:r w:rsidRPr="00E91E35">
                <w:t>Leaf</w:t>
              </w:r>
              <w:r w:rsidRPr="00E91E35">
                <w:rPr>
                  <w:spacing w:val="-1"/>
                </w:rPr>
                <w:t xml:space="preserve"> </w:t>
              </w:r>
              <w:r w:rsidRPr="00E91E35">
                <w:t>area index (LAI),</w:t>
              </w:r>
              <w:r w:rsidRPr="00E91E35">
                <w:rPr>
                  <w:spacing w:val="-1"/>
                </w:rPr>
                <w:t xml:space="preserve"> </w:t>
              </w:r>
              <w:r w:rsidRPr="00E91E35">
                <w:t>Harvest readiness,</w:t>
              </w:r>
              <w:r w:rsidRPr="00E91E35">
                <w:rPr>
                  <w:spacing w:val="1"/>
                </w:rPr>
                <w:t xml:space="preserve"> </w:t>
              </w:r>
              <w:r w:rsidRPr="00E91E35">
                <w:t>Soil erosion</w:t>
              </w:r>
              <w:r w:rsidRPr="00E91E35">
                <w:rPr>
                  <w:spacing w:val="-1"/>
                </w:rPr>
                <w:t xml:space="preserve"> </w:t>
              </w:r>
              <w:r w:rsidRPr="00E91E35">
                <w:t>and</w:t>
              </w:r>
              <w:r w:rsidRPr="00E91E35">
                <w:rPr>
                  <w:spacing w:val="-2"/>
                </w:rPr>
                <w:t xml:space="preserve"> </w:t>
              </w:r>
              <w:r w:rsidRPr="00E91E35">
                <w:t>other</w:t>
              </w:r>
              <w:r w:rsidRPr="00E91E35">
                <w:rPr>
                  <w:spacing w:val="-2"/>
                </w:rPr>
                <w:t xml:space="preserve"> </w:t>
              </w:r>
              <w:r w:rsidRPr="00E91E35">
                <w:t>analysis.</w:t>
              </w:r>
            </w:ins>
          </w:p>
          <w:p w:rsidR="00574C4A" w:rsidRPr="00574C4A" w:rsidRDefault="00E91E35" w:rsidP="00574C4A">
            <w:pPr>
              <w:pStyle w:val="ListParagraph"/>
              <w:numPr>
                <w:ilvl w:val="0"/>
                <w:numId w:val="20"/>
              </w:numPr>
              <w:spacing w:line="276" w:lineRule="auto"/>
              <w:ind w:left="431" w:hanging="431"/>
              <w:jc w:val="both"/>
              <w:rPr>
                <w:ins w:id="45" w:author="tec" w:date="2023-05-16T15:16:00Z"/>
              </w:rPr>
            </w:pPr>
            <w:ins w:id="46" w:author="tec" w:date="2023-05-16T15:16:00Z">
              <w:r w:rsidRPr="00E91E35">
                <w:t>Global</w:t>
              </w:r>
              <w:r w:rsidRPr="00E91E35">
                <w:rPr>
                  <w:spacing w:val="1"/>
                </w:rPr>
                <w:t xml:space="preserve"> </w:t>
              </w:r>
              <w:r w:rsidRPr="00E91E35">
                <w:t>Positioning</w:t>
              </w:r>
              <w:r w:rsidRPr="00E91E35">
                <w:rPr>
                  <w:spacing w:val="1"/>
                </w:rPr>
                <w:t xml:space="preserve"> </w:t>
              </w:r>
              <w:r w:rsidRPr="00E91E35">
                <w:t>System</w:t>
              </w:r>
              <w:r w:rsidRPr="00E91E35">
                <w:rPr>
                  <w:spacing w:val="-3"/>
                </w:rPr>
                <w:t xml:space="preserve"> </w:t>
              </w:r>
              <w:r w:rsidRPr="00E91E35">
                <w:t>(GPS):- used for machine driving &amp;</w:t>
              </w:r>
              <w:r w:rsidRPr="00E91E35">
                <w:rPr>
                  <w:spacing w:val="1"/>
                </w:rPr>
                <w:t xml:space="preserve"> </w:t>
              </w:r>
              <w:r w:rsidRPr="00E91E35">
                <w:t>control, and</w:t>
              </w:r>
              <w:r w:rsidRPr="00E91E35">
                <w:rPr>
                  <w:spacing w:val="-1"/>
                </w:rPr>
                <w:t xml:space="preserve"> </w:t>
              </w:r>
              <w:r w:rsidRPr="00E91E35">
                <w:t>tracking, land</w:t>
              </w:r>
              <w:r w:rsidRPr="00E91E35">
                <w:rPr>
                  <w:spacing w:val="-3"/>
                </w:rPr>
                <w:t xml:space="preserve"> </w:t>
              </w:r>
              <w:r w:rsidRPr="00E91E35">
                <w:t>management</w:t>
              </w:r>
              <w:r w:rsidRPr="00E91E35">
                <w:rPr>
                  <w:spacing w:val="-2"/>
                </w:rPr>
                <w:t xml:space="preserve"> </w:t>
              </w:r>
              <w:r w:rsidRPr="00E91E35">
                <w:t>and crop</w:t>
              </w:r>
              <w:r w:rsidRPr="00E91E35">
                <w:rPr>
                  <w:spacing w:val="-3"/>
                </w:rPr>
                <w:t xml:space="preserve"> </w:t>
              </w:r>
              <w:r w:rsidRPr="00E91E35">
                <w:t>mapping.</w:t>
              </w:r>
            </w:ins>
          </w:p>
          <w:p w:rsidR="00574C4A" w:rsidRDefault="00E91E35" w:rsidP="00574C4A">
            <w:pPr>
              <w:pStyle w:val="ListParagraph"/>
              <w:numPr>
                <w:ilvl w:val="0"/>
                <w:numId w:val="20"/>
              </w:numPr>
              <w:spacing w:line="276" w:lineRule="auto"/>
              <w:ind w:left="431" w:hanging="431"/>
              <w:jc w:val="both"/>
              <w:rPr>
                <w:ins w:id="47" w:author="tec" w:date="2023-05-16T15:16:00Z"/>
              </w:rPr>
            </w:pPr>
            <w:ins w:id="48" w:author="tec" w:date="2023-05-16T15:16:00Z">
              <w:r w:rsidRPr="00E91E35">
                <w:t>Barometer may be used to measure the elevation height in hilly</w:t>
              </w:r>
              <w:r w:rsidRPr="00E91E35">
                <w:rPr>
                  <w:spacing w:val="-47"/>
                </w:rPr>
                <w:t xml:space="preserve"> </w:t>
              </w:r>
              <w:r w:rsidRPr="00E91E35">
                <w:t>agriculture.</w:t>
              </w:r>
            </w:ins>
          </w:p>
          <w:p w:rsidR="00000000" w:rsidRDefault="00E91E35">
            <w:pPr>
              <w:pStyle w:val="ListParagraph"/>
              <w:numPr>
                <w:ilvl w:val="0"/>
                <w:numId w:val="20"/>
              </w:numPr>
              <w:spacing w:line="276" w:lineRule="auto"/>
              <w:ind w:left="431" w:hanging="431"/>
              <w:jc w:val="both"/>
            </w:pPr>
            <w:ins w:id="49" w:author="tec" w:date="2023-05-16T15:16:00Z">
              <w:r w:rsidRPr="00E91E35">
                <w:t xml:space="preserve">Microphone may be used for machine </w:t>
              </w:r>
              <w:proofErr w:type="gramStart"/>
              <w:r w:rsidRPr="00E91E35">
                <w:t>maintenance ,</w:t>
              </w:r>
              <w:proofErr w:type="gramEnd"/>
              <w:r w:rsidRPr="00E91E35">
                <w:t xml:space="preserve"> Bug detection to</w:t>
              </w:r>
              <w:r w:rsidRPr="00E91E35">
                <w:rPr>
                  <w:spacing w:val="-48"/>
                </w:rPr>
                <w:t xml:space="preserve"> </w:t>
              </w:r>
              <w:r w:rsidRPr="00E91E35">
                <w:t xml:space="preserve">make audio queries. </w:t>
              </w:r>
            </w:ins>
          </w:p>
        </w:tc>
      </w:tr>
      <w:tr w:rsidR="00574C4A" w:rsidTr="003C088F">
        <w:tc>
          <w:tcPr>
            <w:tcW w:w="0" w:type="auto"/>
          </w:tcPr>
          <w:p w:rsidR="00574C4A" w:rsidRDefault="00574C4A" w:rsidP="00574C4A">
            <w:pPr>
              <w:spacing w:line="276" w:lineRule="auto"/>
              <w:jc w:val="both"/>
              <w:rPr>
                <w:rFonts w:asciiTheme="majorBidi" w:hAnsiTheme="majorBidi" w:cstheme="majorBidi"/>
              </w:rPr>
            </w:pPr>
            <w:r>
              <w:rPr>
                <w:rFonts w:asciiTheme="majorBidi" w:hAnsiTheme="majorBidi" w:cstheme="majorBidi"/>
              </w:rPr>
              <w:t>10</w:t>
            </w:r>
          </w:p>
        </w:tc>
        <w:tc>
          <w:tcPr>
            <w:tcW w:w="0" w:type="auto"/>
          </w:tcPr>
          <w:p w:rsidR="00574C4A" w:rsidRDefault="00574C4A" w:rsidP="00574C4A">
            <w:pPr>
              <w:spacing w:line="276" w:lineRule="auto"/>
              <w:jc w:val="both"/>
            </w:pPr>
            <w:r w:rsidRPr="00B67AAE">
              <w:rPr>
                <w:rFonts w:asciiTheme="majorBidi" w:hAnsiTheme="majorBidi" w:cstheme="majorBidi"/>
              </w:rPr>
              <w:t xml:space="preserve">Distributed </w:t>
            </w:r>
            <w:r>
              <w:rPr>
                <w:rFonts w:asciiTheme="majorBidi" w:hAnsiTheme="majorBidi" w:cstheme="majorBidi"/>
              </w:rPr>
              <w:t>computing</w:t>
            </w:r>
          </w:p>
        </w:tc>
        <w:tc>
          <w:tcPr>
            <w:tcW w:w="0" w:type="auto"/>
          </w:tcPr>
          <w:p w:rsidR="00574C4A" w:rsidRDefault="00574C4A" w:rsidP="00574C4A">
            <w:pPr>
              <w:spacing w:line="276" w:lineRule="auto"/>
              <w:jc w:val="both"/>
              <w:rPr>
                <w:rFonts w:asciiTheme="majorBidi" w:hAnsiTheme="majorBidi" w:cstheme="majorBidi"/>
              </w:rPr>
            </w:pPr>
          </w:p>
        </w:tc>
        <w:tc>
          <w:tcPr>
            <w:tcW w:w="0" w:type="auto"/>
          </w:tcPr>
          <w:p w:rsidR="00574C4A" w:rsidRDefault="00574C4A" w:rsidP="00574C4A">
            <w:pPr>
              <w:spacing w:line="276" w:lineRule="auto"/>
              <w:jc w:val="both"/>
              <w:rPr>
                <w:rFonts w:asciiTheme="majorBidi" w:hAnsiTheme="majorBidi" w:cstheme="majorBidi"/>
              </w:rPr>
            </w:pPr>
            <w:r w:rsidRPr="0070648C">
              <w:rPr>
                <w:rFonts w:asciiTheme="majorBidi" w:hAnsiTheme="majorBidi" w:cstheme="majorBidi"/>
              </w:rPr>
              <w:t xml:space="preserve">To be developed further </w:t>
            </w:r>
          </w:p>
        </w:tc>
      </w:tr>
      <w:tr w:rsidR="00574C4A" w:rsidTr="003C088F">
        <w:tc>
          <w:tcPr>
            <w:tcW w:w="0" w:type="auto"/>
          </w:tcPr>
          <w:p w:rsidR="00574C4A" w:rsidRDefault="00574C4A" w:rsidP="00574C4A">
            <w:pPr>
              <w:spacing w:line="276" w:lineRule="auto"/>
              <w:jc w:val="both"/>
              <w:rPr>
                <w:rFonts w:asciiTheme="majorBidi" w:hAnsiTheme="majorBidi" w:cstheme="majorBidi"/>
              </w:rPr>
            </w:pPr>
            <w:r>
              <w:rPr>
                <w:rFonts w:asciiTheme="majorBidi" w:hAnsiTheme="majorBidi" w:cstheme="majorBidi"/>
              </w:rPr>
              <w:lastRenderedPageBreak/>
              <w:t>11</w:t>
            </w:r>
          </w:p>
        </w:tc>
        <w:tc>
          <w:tcPr>
            <w:tcW w:w="0" w:type="auto"/>
          </w:tcPr>
          <w:p w:rsidR="00574C4A" w:rsidRPr="00B67AAE" w:rsidRDefault="00574C4A" w:rsidP="00574C4A">
            <w:pPr>
              <w:spacing w:line="276" w:lineRule="auto"/>
              <w:jc w:val="both"/>
              <w:rPr>
                <w:rFonts w:asciiTheme="majorBidi" w:hAnsiTheme="majorBidi" w:cstheme="majorBidi"/>
              </w:rPr>
            </w:pPr>
            <w:r>
              <w:rPr>
                <w:rFonts w:asciiTheme="majorBidi" w:hAnsiTheme="majorBidi" w:cstheme="majorBidi"/>
              </w:rPr>
              <w:t>Technology Stewardship</w:t>
            </w:r>
          </w:p>
        </w:tc>
        <w:tc>
          <w:tcPr>
            <w:tcW w:w="0" w:type="auto"/>
          </w:tcPr>
          <w:p w:rsidR="00574C4A" w:rsidRDefault="00574C4A" w:rsidP="00574C4A">
            <w:pPr>
              <w:spacing w:line="276" w:lineRule="auto"/>
              <w:jc w:val="both"/>
              <w:rPr>
                <w:rFonts w:asciiTheme="majorBidi" w:hAnsiTheme="majorBidi" w:cstheme="majorBidi"/>
              </w:rPr>
            </w:pPr>
            <w:r>
              <w:rPr>
                <w:rFonts w:asciiTheme="majorBidi" w:hAnsiTheme="majorBidi" w:cstheme="majorBidi"/>
              </w:rPr>
              <w:t xml:space="preserve">This is a concept of bringing people together to use technology for adaptation to climate change challenges. </w:t>
            </w:r>
          </w:p>
        </w:tc>
        <w:tc>
          <w:tcPr>
            <w:tcW w:w="0" w:type="auto"/>
          </w:tcPr>
          <w:p w:rsidR="00574C4A" w:rsidRDefault="00574C4A" w:rsidP="00574C4A">
            <w:pPr>
              <w:spacing w:line="276" w:lineRule="auto"/>
              <w:jc w:val="both"/>
              <w:rPr>
                <w:rFonts w:asciiTheme="majorBidi" w:hAnsiTheme="majorBidi" w:cstheme="majorBidi"/>
              </w:rPr>
            </w:pPr>
            <w:r>
              <w:rPr>
                <w:rFonts w:asciiTheme="majorBidi" w:hAnsiTheme="majorBidi" w:cstheme="majorBidi"/>
              </w:rPr>
              <w:t xml:space="preserve">To be developed further </w:t>
            </w:r>
          </w:p>
        </w:tc>
      </w:tr>
      <w:bookmarkEnd w:id="24"/>
    </w:tbl>
    <w:p w:rsidR="003C088F" w:rsidRPr="001C6FA9" w:rsidRDefault="003C088F" w:rsidP="003C088F">
      <w:pPr>
        <w:spacing w:line="276" w:lineRule="auto"/>
        <w:jc w:val="both"/>
        <w:rPr>
          <w:rFonts w:asciiTheme="majorBidi" w:hAnsiTheme="majorBidi" w:cstheme="majorBidi"/>
        </w:rPr>
      </w:pPr>
    </w:p>
    <w:p w:rsidR="003C088F" w:rsidRDefault="003C088F" w:rsidP="003C088F">
      <w:pPr>
        <w:pStyle w:val="ListParagraph"/>
        <w:numPr>
          <w:ilvl w:val="0"/>
          <w:numId w:val="12"/>
        </w:numPr>
        <w:spacing w:line="276" w:lineRule="auto"/>
        <w:jc w:val="both"/>
        <w:rPr>
          <w:rFonts w:asciiTheme="majorBidi" w:hAnsiTheme="majorBidi" w:cstheme="majorBidi"/>
          <w:b/>
        </w:rPr>
      </w:pPr>
      <w:r w:rsidRPr="001C6FA9">
        <w:rPr>
          <w:rFonts w:asciiTheme="majorBidi" w:hAnsiTheme="majorBidi" w:cstheme="majorBidi"/>
          <w:b/>
        </w:rPr>
        <w:t xml:space="preserve">Adaptation and </w:t>
      </w:r>
      <w:r w:rsidR="0046281C">
        <w:rPr>
          <w:rFonts w:asciiTheme="majorBidi" w:hAnsiTheme="majorBidi" w:cstheme="majorBidi"/>
          <w:b/>
        </w:rPr>
        <w:t>S</w:t>
      </w:r>
      <w:r w:rsidRPr="001C6FA9">
        <w:rPr>
          <w:rFonts w:asciiTheme="majorBidi" w:hAnsiTheme="majorBidi" w:cstheme="majorBidi"/>
          <w:b/>
        </w:rPr>
        <w:t xml:space="preserve">ustainability </w:t>
      </w:r>
      <w:r w:rsidR="0046281C">
        <w:rPr>
          <w:rFonts w:asciiTheme="majorBidi" w:hAnsiTheme="majorBidi" w:cstheme="majorBidi"/>
          <w:b/>
        </w:rPr>
        <w:t>A</w:t>
      </w:r>
      <w:r w:rsidRPr="001C6FA9">
        <w:rPr>
          <w:rFonts w:asciiTheme="majorBidi" w:hAnsiTheme="majorBidi" w:cstheme="majorBidi"/>
          <w:b/>
        </w:rPr>
        <w:t xml:space="preserve">ctivities </w:t>
      </w:r>
    </w:p>
    <w:p w:rsidR="00574C4A" w:rsidRPr="00574C4A" w:rsidRDefault="00E91E35" w:rsidP="00574C4A">
      <w:pPr>
        <w:pStyle w:val="ListParagraph"/>
        <w:spacing w:line="276" w:lineRule="auto"/>
        <w:jc w:val="both"/>
        <w:rPr>
          <w:ins w:id="50" w:author="tec" w:date="2023-05-16T15:17:00Z"/>
          <w:rFonts w:asciiTheme="majorBidi" w:hAnsiTheme="majorBidi" w:cstheme="majorBidi"/>
        </w:rPr>
      </w:pPr>
      <w:ins w:id="51" w:author="tec" w:date="2023-05-16T15:17:00Z">
        <w:r w:rsidRPr="00E91E35">
          <w:rPr>
            <w:rFonts w:asciiTheme="majorBidi" w:hAnsiTheme="majorBidi" w:cstheme="majorBidi"/>
          </w:rPr>
          <w:t>Adaptation and sustainability activities in rural areas can help to improve the resilience of rural communities to the impacts of climate change and promote sustainable development. Here are some examples of such activities:</w:t>
        </w:r>
      </w:ins>
    </w:p>
    <w:p w:rsidR="00574C4A" w:rsidRPr="00574C4A" w:rsidRDefault="00E91E35" w:rsidP="00574C4A">
      <w:pPr>
        <w:numPr>
          <w:ilvl w:val="0"/>
          <w:numId w:val="21"/>
        </w:numPr>
        <w:spacing w:before="0"/>
        <w:ind w:left="992" w:hanging="425"/>
        <w:contextualSpacing/>
        <w:jc w:val="both"/>
        <w:rPr>
          <w:ins w:id="52" w:author="tec" w:date="2023-05-16T15:17:00Z"/>
          <w:rFonts w:eastAsia="Times New Roman"/>
        </w:rPr>
      </w:pPr>
      <w:proofErr w:type="spellStart"/>
      <w:ins w:id="53" w:author="tec" w:date="2023-05-16T15:17:00Z">
        <w:r w:rsidRPr="00E91E35">
          <w:rPr>
            <w:rFonts w:asciiTheme="majorBidi" w:hAnsiTheme="majorBidi" w:cstheme="majorBidi"/>
            <w:b/>
          </w:rPr>
          <w:t>Agroforestry</w:t>
        </w:r>
        <w:proofErr w:type="spellEnd"/>
        <w:r w:rsidRPr="00E91E35">
          <w:rPr>
            <w:rFonts w:asciiTheme="majorBidi" w:hAnsiTheme="majorBidi" w:cstheme="majorBidi"/>
          </w:rPr>
          <w:t xml:space="preserve">: Planting trees on farms and in communities can help to restore degraded land, provide shade for crops, and protect against soil erosion and desertification. </w:t>
        </w:r>
        <w:proofErr w:type="spellStart"/>
        <w:r w:rsidRPr="00E91E35">
          <w:rPr>
            <w:rFonts w:asciiTheme="majorBidi" w:hAnsiTheme="majorBidi" w:cstheme="majorBidi"/>
          </w:rPr>
          <w:t>Agroforestry</w:t>
        </w:r>
        <w:proofErr w:type="spellEnd"/>
        <w:r w:rsidRPr="00E91E35">
          <w:rPr>
            <w:rFonts w:asciiTheme="majorBidi" w:hAnsiTheme="majorBidi" w:cstheme="majorBidi"/>
          </w:rPr>
          <w:t xml:space="preserve"> can also promote biodiversity, improve soil fertility, and provide additional sources of income for farmers through the sale of timber, fruits, and other forest products. </w:t>
        </w:r>
        <w:r w:rsidRPr="00E91E35">
          <w:t xml:space="preserve">The role of surveillance in </w:t>
        </w:r>
        <w:proofErr w:type="spellStart"/>
        <w:r w:rsidRPr="00E91E35">
          <w:t>Agroforestry</w:t>
        </w:r>
        <w:proofErr w:type="spellEnd"/>
        <w:r w:rsidRPr="00E91E35">
          <w:t xml:space="preserve"> applications is highly</w:t>
        </w:r>
        <w:r w:rsidRPr="00E91E35">
          <w:rPr>
            <w:spacing w:val="1"/>
          </w:rPr>
          <w:t xml:space="preserve"> </w:t>
        </w:r>
        <w:r w:rsidRPr="00E91E35">
          <w:rPr>
            <w:spacing w:val="-1"/>
          </w:rPr>
          <w:t>critical,</w:t>
        </w:r>
        <w:r w:rsidRPr="00E91E35">
          <w:rPr>
            <w:spacing w:val="-12"/>
          </w:rPr>
          <w:t xml:space="preserve"> </w:t>
        </w:r>
        <w:r w:rsidRPr="00E91E35">
          <w:t>due</w:t>
        </w:r>
        <w:r w:rsidRPr="00E91E35">
          <w:rPr>
            <w:spacing w:val="-13"/>
          </w:rPr>
          <w:t xml:space="preserve"> </w:t>
        </w:r>
        <w:r w:rsidRPr="00E91E35">
          <w:t>to</w:t>
        </w:r>
        <w:r w:rsidRPr="00E91E35">
          <w:rPr>
            <w:spacing w:val="-11"/>
          </w:rPr>
          <w:t xml:space="preserve"> </w:t>
        </w:r>
        <w:r w:rsidRPr="00E91E35">
          <w:t>the</w:t>
        </w:r>
        <w:r w:rsidRPr="00E91E35">
          <w:rPr>
            <w:spacing w:val="-12"/>
          </w:rPr>
          <w:t xml:space="preserve"> </w:t>
        </w:r>
        <w:r w:rsidRPr="00E91E35">
          <w:t>need</w:t>
        </w:r>
        <w:r w:rsidRPr="00E91E35">
          <w:rPr>
            <w:spacing w:val="-9"/>
          </w:rPr>
          <w:t xml:space="preserve"> </w:t>
        </w:r>
        <w:r w:rsidRPr="00E91E35">
          <w:t>to</w:t>
        </w:r>
        <w:r w:rsidRPr="00E91E35">
          <w:rPr>
            <w:spacing w:val="-11"/>
          </w:rPr>
          <w:t xml:space="preserve"> </w:t>
        </w:r>
        <w:r w:rsidRPr="00E91E35">
          <w:t>cover</w:t>
        </w:r>
        <w:r w:rsidRPr="00E91E35">
          <w:rPr>
            <w:spacing w:val="-9"/>
          </w:rPr>
          <w:t xml:space="preserve"> </w:t>
        </w:r>
        <w:r w:rsidRPr="00E91E35">
          <w:t>large</w:t>
        </w:r>
        <w:r w:rsidRPr="00E91E35">
          <w:rPr>
            <w:spacing w:val="-11"/>
          </w:rPr>
          <w:t xml:space="preserve"> </w:t>
        </w:r>
        <w:r w:rsidRPr="00E91E35">
          <w:t>areas.</w:t>
        </w:r>
        <w:r w:rsidRPr="00E91E35">
          <w:rPr>
            <w:spacing w:val="-13"/>
          </w:rPr>
          <w:t xml:space="preserve"> </w:t>
        </w:r>
        <w:r w:rsidRPr="00E91E35">
          <w:rPr>
            <w:rFonts w:eastAsia="Times New Roman"/>
          </w:rPr>
          <w:t xml:space="preserve">Unmanned Aerial Vehicles </w:t>
        </w:r>
        <w:r w:rsidRPr="00E91E35">
          <w:rPr>
            <w:rFonts w:eastAsia="Times New Roman" w:cs="Mangal"/>
            <w:cs/>
            <w:lang w:bidi="hi-IN"/>
          </w:rPr>
          <w:t>(</w:t>
        </w:r>
        <w:r w:rsidRPr="00E91E35">
          <w:rPr>
            <w:rFonts w:eastAsia="Times New Roman"/>
          </w:rPr>
          <w:t>UAVs</w:t>
        </w:r>
        <w:r w:rsidRPr="00E91E35">
          <w:rPr>
            <w:rFonts w:eastAsia="Times New Roman" w:cs="Mangal"/>
            <w:cs/>
            <w:lang w:bidi="hi-IN"/>
          </w:rPr>
          <w:t xml:space="preserve">) </w:t>
        </w:r>
        <w:r w:rsidRPr="00E91E35">
          <w:rPr>
            <w:rFonts w:eastAsia="Times New Roman"/>
          </w:rPr>
          <w:t>with sensors and camera may enable surveillance of the crop field</w:t>
        </w:r>
        <w:r w:rsidRPr="00E91E35">
          <w:t xml:space="preserve">. </w:t>
        </w:r>
        <w:proofErr w:type="gramStart"/>
        <w:r w:rsidRPr="00E91E35">
          <w:t>One of the State of Indian Union Viz. Madhya</w:t>
        </w:r>
        <w:r w:rsidRPr="00E91E35">
          <w:rPr>
            <w:spacing w:val="-5"/>
          </w:rPr>
          <w:t xml:space="preserve"> </w:t>
        </w:r>
        <w:r w:rsidRPr="00E91E35">
          <w:t>Pradesh</w:t>
        </w:r>
        <w:proofErr w:type="gramEnd"/>
        <w:r w:rsidRPr="00E91E35">
          <w:t xml:space="preserve"> has</w:t>
        </w:r>
        <w:r w:rsidRPr="00E91E35">
          <w:rPr>
            <w:spacing w:val="9"/>
          </w:rPr>
          <w:t xml:space="preserve"> </w:t>
        </w:r>
        <w:r w:rsidRPr="00E91E35">
          <w:t>embarked</w:t>
        </w:r>
        <w:r w:rsidRPr="00E91E35">
          <w:rPr>
            <w:spacing w:val="12"/>
          </w:rPr>
          <w:t xml:space="preserve"> </w:t>
        </w:r>
        <w:r w:rsidRPr="00E91E35">
          <w:t>on</w:t>
        </w:r>
        <w:r w:rsidRPr="00E91E35">
          <w:rPr>
            <w:spacing w:val="8"/>
          </w:rPr>
          <w:t xml:space="preserve"> </w:t>
        </w:r>
        <w:r w:rsidRPr="00E91E35">
          <w:t>an</w:t>
        </w:r>
        <w:r w:rsidRPr="00E91E35">
          <w:rPr>
            <w:spacing w:val="11"/>
          </w:rPr>
          <w:t xml:space="preserve"> </w:t>
        </w:r>
        <w:r w:rsidRPr="00E91E35">
          <w:t>ambitious</w:t>
        </w:r>
        <w:r w:rsidRPr="00E91E35">
          <w:rPr>
            <w:spacing w:val="11"/>
          </w:rPr>
          <w:t xml:space="preserve"> </w:t>
        </w:r>
        <w:r w:rsidRPr="00E91E35">
          <w:t>plan</w:t>
        </w:r>
        <w:r w:rsidRPr="00E91E35">
          <w:rPr>
            <w:spacing w:val="8"/>
          </w:rPr>
          <w:t xml:space="preserve"> </w:t>
        </w:r>
        <w:r w:rsidRPr="00E91E35">
          <w:t>to</w:t>
        </w:r>
        <w:r w:rsidRPr="00E91E35">
          <w:rPr>
            <w:spacing w:val="14"/>
          </w:rPr>
          <w:t xml:space="preserve"> </w:t>
        </w:r>
        <w:r w:rsidRPr="00E91E35">
          <w:t>develop</w:t>
        </w:r>
        <w:r w:rsidRPr="00E91E35">
          <w:rPr>
            <w:spacing w:val="8"/>
          </w:rPr>
          <w:t xml:space="preserve"> </w:t>
        </w:r>
        <w:r w:rsidRPr="00E91E35">
          <w:t>1,100</w:t>
        </w:r>
        <w:r w:rsidRPr="00E91E35">
          <w:rPr>
            <w:spacing w:val="11"/>
          </w:rPr>
          <w:t xml:space="preserve"> </w:t>
        </w:r>
        <w:r w:rsidRPr="00E91E35">
          <w:t>‘climate-smart’</w:t>
        </w:r>
        <w:r w:rsidRPr="00E91E35">
          <w:rPr>
            <w:spacing w:val="9"/>
          </w:rPr>
          <w:t xml:space="preserve"> </w:t>
        </w:r>
        <w:r w:rsidRPr="00E91E35">
          <w:t>villages</w:t>
        </w:r>
        <w:r w:rsidRPr="00E91E35">
          <w:rPr>
            <w:spacing w:val="12"/>
          </w:rPr>
          <w:t xml:space="preserve"> </w:t>
        </w:r>
        <w:r w:rsidRPr="00E91E35">
          <w:t>with</w:t>
        </w:r>
        <w:r w:rsidRPr="00E91E35">
          <w:rPr>
            <w:spacing w:val="11"/>
          </w:rPr>
          <w:t xml:space="preserve"> </w:t>
        </w:r>
        <w:r w:rsidRPr="00E91E35">
          <w:t>the aim</w:t>
        </w:r>
        <w:r w:rsidRPr="00E91E35">
          <w:rPr>
            <w:spacing w:val="-10"/>
          </w:rPr>
          <w:t xml:space="preserve"> </w:t>
        </w:r>
        <w:r w:rsidRPr="00E91E35">
          <w:t>of</w:t>
        </w:r>
        <w:r w:rsidRPr="00E91E35">
          <w:rPr>
            <w:spacing w:val="-11"/>
          </w:rPr>
          <w:t xml:space="preserve"> </w:t>
        </w:r>
        <w:r w:rsidRPr="00E91E35">
          <w:t>preparing</w:t>
        </w:r>
        <w:r w:rsidRPr="00E91E35">
          <w:rPr>
            <w:spacing w:val="-11"/>
          </w:rPr>
          <w:t xml:space="preserve"> </w:t>
        </w:r>
        <w:r w:rsidRPr="00E91E35">
          <w:t>farmers</w:t>
        </w:r>
        <w:r w:rsidRPr="00E91E35">
          <w:rPr>
            <w:spacing w:val="-9"/>
          </w:rPr>
          <w:t xml:space="preserve"> </w:t>
        </w:r>
        <w:r w:rsidRPr="00E91E35">
          <w:t>to</w:t>
        </w:r>
        <w:r w:rsidRPr="00E91E35">
          <w:rPr>
            <w:spacing w:val="-12"/>
          </w:rPr>
          <w:t xml:space="preserve"> </w:t>
        </w:r>
        <w:r w:rsidRPr="00E91E35">
          <w:t>manage</w:t>
        </w:r>
        <w:r w:rsidRPr="00E91E35">
          <w:rPr>
            <w:spacing w:val="-10"/>
          </w:rPr>
          <w:t xml:space="preserve"> </w:t>
        </w:r>
        <w:r w:rsidRPr="00E91E35">
          <w:t>climate</w:t>
        </w:r>
        <w:r w:rsidRPr="00E91E35">
          <w:rPr>
            <w:spacing w:val="-10"/>
          </w:rPr>
          <w:t xml:space="preserve"> </w:t>
        </w:r>
        <w:r w:rsidRPr="00E91E35">
          <w:t>change</w:t>
        </w:r>
        <w:r w:rsidRPr="00E91E35">
          <w:rPr>
            <w:spacing w:val="-9"/>
          </w:rPr>
          <w:t xml:space="preserve"> </w:t>
        </w:r>
        <w:r w:rsidRPr="00E91E35">
          <w:t>risks</w:t>
        </w:r>
        <w:r w:rsidRPr="00E91E35">
          <w:rPr>
            <w:spacing w:val="-10"/>
          </w:rPr>
          <w:t xml:space="preserve"> </w:t>
        </w:r>
        <w:r w:rsidRPr="00E91E35">
          <w:t>timely</w:t>
        </w:r>
        <w:r w:rsidRPr="00E91E35">
          <w:rPr>
            <w:spacing w:val="-9"/>
          </w:rPr>
          <w:t xml:space="preserve"> </w:t>
        </w:r>
        <w:r w:rsidRPr="00E91E35">
          <w:t>and</w:t>
        </w:r>
        <w:r w:rsidRPr="00E91E35">
          <w:rPr>
            <w:spacing w:val="-11"/>
          </w:rPr>
          <w:t xml:space="preserve"> </w:t>
        </w:r>
        <w:r w:rsidRPr="00E91E35">
          <w:t>ensuring</w:t>
        </w:r>
        <w:r w:rsidRPr="00E91E35">
          <w:rPr>
            <w:spacing w:val="-8"/>
          </w:rPr>
          <w:t xml:space="preserve"> </w:t>
        </w:r>
        <w:r w:rsidRPr="00E91E35">
          <w:t>good</w:t>
        </w:r>
        <w:r w:rsidRPr="00E91E35">
          <w:rPr>
            <w:spacing w:val="-9"/>
          </w:rPr>
          <w:t xml:space="preserve"> </w:t>
        </w:r>
        <w:r w:rsidRPr="00E91E35">
          <w:t>productivity.</w:t>
        </w:r>
        <w:r w:rsidRPr="00E91E35">
          <w:rPr>
            <w:spacing w:val="-11"/>
          </w:rPr>
          <w:t xml:space="preserve"> </w:t>
        </w:r>
        <w:r w:rsidRPr="00E91E35">
          <w:t>The</w:t>
        </w:r>
        <w:r w:rsidRPr="00E91E35">
          <w:rPr>
            <w:spacing w:val="-10"/>
          </w:rPr>
          <w:t xml:space="preserve"> </w:t>
        </w:r>
        <w:r w:rsidRPr="00E91E35">
          <w:t>focus will be on integrated agriculture, comprising animal husbandry and fisheries, in addition to traditional</w:t>
        </w:r>
        <w:r w:rsidRPr="00E91E35">
          <w:rPr>
            <w:spacing w:val="1"/>
          </w:rPr>
          <w:t xml:space="preserve"> </w:t>
        </w:r>
        <w:r w:rsidRPr="00E91E35">
          <w:t>farming.</w:t>
        </w:r>
        <w:r w:rsidRPr="00E91E35">
          <w:rPr>
            <w:spacing w:val="-2"/>
          </w:rPr>
          <w:t xml:space="preserve"> </w:t>
        </w:r>
        <w:proofErr w:type="spellStart"/>
        <w:r w:rsidRPr="00E91E35">
          <w:t>Agroforestry</w:t>
        </w:r>
        <w:proofErr w:type="spellEnd"/>
        <w:r w:rsidRPr="00E91E35">
          <w:rPr>
            <w:spacing w:val="-2"/>
          </w:rPr>
          <w:t xml:space="preserve"> </w:t>
        </w:r>
        <w:r w:rsidRPr="00E91E35">
          <w:t>will also be</w:t>
        </w:r>
        <w:r w:rsidRPr="00E91E35">
          <w:rPr>
            <w:spacing w:val="-3"/>
          </w:rPr>
          <w:t xml:space="preserve"> </w:t>
        </w:r>
        <w:r w:rsidRPr="00E91E35">
          <w:t>adopted in</w:t>
        </w:r>
        <w:r w:rsidRPr="00E91E35">
          <w:rPr>
            <w:spacing w:val="-2"/>
          </w:rPr>
          <w:t xml:space="preserve"> </w:t>
        </w:r>
        <w:r w:rsidRPr="00E91E35">
          <w:t>these</w:t>
        </w:r>
        <w:r w:rsidRPr="00E91E35">
          <w:rPr>
            <w:spacing w:val="-2"/>
          </w:rPr>
          <w:t xml:space="preserve"> </w:t>
        </w:r>
        <w:r w:rsidRPr="00E91E35">
          <w:t xml:space="preserve">villages. </w:t>
        </w:r>
      </w:ins>
    </w:p>
    <w:p w:rsidR="00574C4A" w:rsidRPr="00574C4A" w:rsidRDefault="00574C4A" w:rsidP="00574C4A">
      <w:pPr>
        <w:spacing w:before="0"/>
        <w:ind w:left="992"/>
        <w:contextualSpacing/>
        <w:rPr>
          <w:ins w:id="54" w:author="tec" w:date="2023-05-16T15:17:00Z"/>
          <w:rFonts w:eastAsia="Times New Roman"/>
        </w:rPr>
      </w:pPr>
    </w:p>
    <w:p w:rsidR="00574C4A" w:rsidRPr="00574C4A" w:rsidRDefault="00E91E35" w:rsidP="00574C4A">
      <w:pPr>
        <w:numPr>
          <w:ilvl w:val="0"/>
          <w:numId w:val="21"/>
        </w:numPr>
        <w:spacing w:before="0"/>
        <w:ind w:left="992" w:hanging="425"/>
        <w:contextualSpacing/>
        <w:jc w:val="both"/>
        <w:rPr>
          <w:ins w:id="55" w:author="tec" w:date="2023-05-16T15:17:00Z"/>
        </w:rPr>
      </w:pPr>
      <w:ins w:id="56" w:author="tec" w:date="2023-05-16T15:17:00Z">
        <w:r w:rsidRPr="00E91E35">
          <w:rPr>
            <w:rFonts w:asciiTheme="majorBidi" w:hAnsiTheme="majorBidi" w:cstheme="majorBidi"/>
            <w:b/>
          </w:rPr>
          <w:t>Water conservation and management</w:t>
        </w:r>
        <w:r w:rsidRPr="00E91E35">
          <w:rPr>
            <w:rFonts w:asciiTheme="majorBidi" w:hAnsiTheme="majorBidi" w:cstheme="majorBidi"/>
          </w:rPr>
          <w:t xml:space="preserve">: Adopting water conservation and management practices, such as rainwater harvesting, smart irrigation, drip </w:t>
        </w:r>
        <w:proofErr w:type="gramStart"/>
        <w:r w:rsidRPr="00E91E35">
          <w:rPr>
            <w:rFonts w:asciiTheme="majorBidi" w:hAnsiTheme="majorBidi" w:cstheme="majorBidi"/>
          </w:rPr>
          <w:t>irrigation,</w:t>
        </w:r>
        <w:proofErr w:type="gramEnd"/>
        <w:r w:rsidRPr="00E91E35">
          <w:rPr>
            <w:rFonts w:asciiTheme="majorBidi" w:hAnsiTheme="majorBidi" w:cstheme="majorBidi"/>
          </w:rPr>
          <w:t xml:space="preserve"> and water recycling, can help to reduce water waste, increase crop yields, and improve water quality. This is particularly important in areas that are prone to drought or water scarcity. One of the use cases of smart irrigation may be taken from </w:t>
        </w:r>
        <w:proofErr w:type="spellStart"/>
        <w:r w:rsidRPr="00E91E35">
          <w:rPr>
            <w:rFonts w:asciiTheme="majorBidi" w:hAnsiTheme="majorBidi" w:cstheme="majorBidi"/>
          </w:rPr>
          <w:t>Maudiguda</w:t>
        </w:r>
        <w:proofErr w:type="spellEnd"/>
        <w:r w:rsidRPr="00E91E35">
          <w:rPr>
            <w:rFonts w:asciiTheme="majorBidi" w:hAnsiTheme="majorBidi" w:cstheme="majorBidi"/>
          </w:rPr>
          <w:t xml:space="preserve"> Village of an India State of </w:t>
        </w:r>
        <w:proofErr w:type="spellStart"/>
        <w:r w:rsidRPr="00E91E35">
          <w:rPr>
            <w:rFonts w:asciiTheme="majorBidi" w:hAnsiTheme="majorBidi" w:cstheme="majorBidi"/>
          </w:rPr>
          <w:t>Odisha</w:t>
        </w:r>
        <w:proofErr w:type="spellEnd"/>
        <w:r w:rsidRPr="00E91E35">
          <w:rPr>
            <w:rFonts w:asciiTheme="majorBidi" w:hAnsiTheme="majorBidi" w:cstheme="majorBidi"/>
          </w:rPr>
          <w:t xml:space="preserve">. </w:t>
        </w:r>
        <w:r w:rsidRPr="00E91E35">
          <w:t xml:space="preserve">Farmers in </w:t>
        </w:r>
        <w:proofErr w:type="spellStart"/>
        <w:r w:rsidRPr="00E91E35">
          <w:t>Maudiguda</w:t>
        </w:r>
        <w:proofErr w:type="spellEnd"/>
        <w:r w:rsidRPr="00E91E35">
          <w:t>, village were dependent on rain for</w:t>
        </w:r>
        <w:r w:rsidRPr="00E91E35">
          <w:rPr>
            <w:spacing w:val="-47"/>
          </w:rPr>
          <w:t xml:space="preserve"> </w:t>
        </w:r>
        <w:r w:rsidRPr="00E91E35">
          <w:t>agriculture.</w:t>
        </w:r>
        <w:r w:rsidRPr="00E91E35">
          <w:rPr>
            <w:spacing w:val="-1"/>
          </w:rPr>
          <w:t xml:space="preserve"> </w:t>
        </w:r>
        <w:r w:rsidRPr="00E91E35">
          <w:t>They</w:t>
        </w:r>
        <w:r w:rsidRPr="00E91E35">
          <w:rPr>
            <w:spacing w:val="-1"/>
          </w:rPr>
          <w:t xml:space="preserve"> </w:t>
        </w:r>
        <w:r w:rsidRPr="00E91E35">
          <w:t>had</w:t>
        </w:r>
        <w:r w:rsidRPr="00E91E35">
          <w:rPr>
            <w:spacing w:val="-2"/>
          </w:rPr>
          <w:t xml:space="preserve"> </w:t>
        </w:r>
        <w:r w:rsidRPr="00E91E35">
          <w:t>no</w:t>
        </w:r>
        <w:r w:rsidRPr="00E91E35">
          <w:rPr>
            <w:spacing w:val="-2"/>
          </w:rPr>
          <w:t xml:space="preserve"> </w:t>
        </w:r>
        <w:r w:rsidRPr="00E91E35">
          <w:t>access</w:t>
        </w:r>
        <w:r w:rsidRPr="00E91E35">
          <w:rPr>
            <w:spacing w:val="-2"/>
          </w:rPr>
          <w:t xml:space="preserve"> </w:t>
        </w:r>
        <w:r w:rsidRPr="00E91E35">
          <w:t>to</w:t>
        </w:r>
        <w:r w:rsidRPr="00E91E35">
          <w:rPr>
            <w:spacing w:val="-1"/>
          </w:rPr>
          <w:t xml:space="preserve"> </w:t>
        </w:r>
        <w:r w:rsidRPr="00E91E35">
          <w:t>any</w:t>
        </w:r>
        <w:r w:rsidRPr="00E91E35">
          <w:rPr>
            <w:spacing w:val="-2"/>
          </w:rPr>
          <w:t xml:space="preserve"> </w:t>
        </w:r>
        <w:r w:rsidRPr="00E91E35">
          <w:t>source</w:t>
        </w:r>
        <w:r w:rsidRPr="00E91E35">
          <w:rPr>
            <w:spacing w:val="-4"/>
          </w:rPr>
          <w:t xml:space="preserve"> </w:t>
        </w:r>
        <w:r w:rsidRPr="00E91E35">
          <w:t>of</w:t>
        </w:r>
        <w:r w:rsidRPr="00E91E35">
          <w:rPr>
            <w:spacing w:val="-2"/>
          </w:rPr>
          <w:t xml:space="preserve"> </w:t>
        </w:r>
        <w:r w:rsidRPr="00E91E35">
          <w:t>water</w:t>
        </w:r>
        <w:r w:rsidRPr="00E91E35">
          <w:rPr>
            <w:spacing w:val="-2"/>
          </w:rPr>
          <w:t xml:space="preserve"> </w:t>
        </w:r>
        <w:r w:rsidRPr="00E91E35">
          <w:t>for</w:t>
        </w:r>
        <w:r w:rsidRPr="00E91E35">
          <w:rPr>
            <w:spacing w:val="-3"/>
          </w:rPr>
          <w:t xml:space="preserve"> </w:t>
        </w:r>
        <w:r w:rsidRPr="00E91E35">
          <w:t>irrigation.</w:t>
        </w:r>
        <w:r w:rsidRPr="00E91E35">
          <w:rPr>
            <w:spacing w:val="47"/>
          </w:rPr>
          <w:t xml:space="preserve"> </w:t>
        </w:r>
        <w:r w:rsidRPr="00E91E35">
          <w:t>They could</w:t>
        </w:r>
        <w:r w:rsidRPr="00E91E35">
          <w:rPr>
            <w:spacing w:val="-4"/>
          </w:rPr>
          <w:t xml:space="preserve"> </w:t>
        </w:r>
        <w:r w:rsidRPr="00E91E35">
          <w:t>practice</w:t>
        </w:r>
        <w:r w:rsidRPr="00E91E35">
          <w:rPr>
            <w:spacing w:val="-2"/>
          </w:rPr>
          <w:t xml:space="preserve"> </w:t>
        </w:r>
        <w:r w:rsidRPr="00E91E35">
          <w:t>agriculture</w:t>
        </w:r>
        <w:r w:rsidRPr="00E91E35">
          <w:rPr>
            <w:spacing w:val="-2"/>
          </w:rPr>
          <w:t xml:space="preserve"> </w:t>
        </w:r>
        <w:r w:rsidRPr="00E91E35">
          <w:t>only</w:t>
        </w:r>
        <w:r w:rsidRPr="00E91E35">
          <w:rPr>
            <w:spacing w:val="-47"/>
          </w:rPr>
          <w:t xml:space="preserve"> </w:t>
        </w:r>
        <w:r w:rsidRPr="00E91E35">
          <w:t>once a year despite having fertile farmlands. The farmers approached a local company and under the</w:t>
        </w:r>
        <w:r w:rsidRPr="00E91E35">
          <w:rPr>
            <w:spacing w:val="1"/>
          </w:rPr>
          <w:t xml:space="preserve"> </w:t>
        </w:r>
        <w:r w:rsidRPr="00E91E35">
          <w:t xml:space="preserve">company’s CSR intervention </w:t>
        </w:r>
        <w:proofErr w:type="spellStart"/>
        <w:r w:rsidRPr="00E91E35">
          <w:t>SunMoksha’s</w:t>
        </w:r>
        <w:proofErr w:type="spellEnd"/>
        <w:r w:rsidRPr="00E91E35">
          <w:t xml:space="preserve"> </w:t>
        </w:r>
        <w:r w:rsidRPr="00E91E35">
          <w:rPr>
            <w:b/>
            <w:i/>
          </w:rPr>
          <w:t xml:space="preserve">Smart </w:t>
        </w:r>
        <w:proofErr w:type="spellStart"/>
        <w:r w:rsidRPr="00E91E35">
          <w:rPr>
            <w:b/>
            <w:i/>
          </w:rPr>
          <w:t>AQUAnet</w:t>
        </w:r>
        <w:proofErr w:type="spellEnd"/>
        <w:r w:rsidRPr="00E91E35">
          <w:rPr>
            <w:b/>
            <w:i/>
          </w:rPr>
          <w:t>™</w:t>
        </w:r>
        <w:r w:rsidRPr="00E91E35">
          <w:rPr>
            <w:i/>
          </w:rPr>
          <w:t xml:space="preserve">, </w:t>
        </w:r>
        <w:r w:rsidRPr="00E91E35">
          <w:t xml:space="preserve">an </w:t>
        </w:r>
        <w:proofErr w:type="spellStart"/>
        <w:r w:rsidRPr="00E91E35">
          <w:t>IoT</w:t>
        </w:r>
        <w:proofErr w:type="spellEnd"/>
        <w:r w:rsidRPr="00E91E35">
          <w:t xml:space="preserve"> based smart irrigation system, along</w:t>
        </w:r>
        <w:r w:rsidRPr="00E91E35">
          <w:rPr>
            <w:spacing w:val="-47"/>
          </w:rPr>
          <w:t xml:space="preserve"> </w:t>
        </w:r>
        <w:r w:rsidRPr="00E91E35">
          <w:t>with</w:t>
        </w:r>
        <w:r w:rsidRPr="00E91E35">
          <w:rPr>
            <w:spacing w:val="-1"/>
          </w:rPr>
          <w:t xml:space="preserve"> </w:t>
        </w:r>
        <w:r w:rsidRPr="00E91E35">
          <w:t>a solar</w:t>
        </w:r>
        <w:r w:rsidRPr="00E91E35">
          <w:rPr>
            <w:spacing w:val="-1"/>
          </w:rPr>
          <w:t xml:space="preserve"> </w:t>
        </w:r>
        <w:r w:rsidRPr="00E91E35">
          <w:t>pumping</w:t>
        </w:r>
        <w:r w:rsidRPr="00E91E35">
          <w:rPr>
            <w:spacing w:val="-1"/>
          </w:rPr>
          <w:t xml:space="preserve"> </w:t>
        </w:r>
        <w:r w:rsidRPr="00E91E35">
          <w:t>unit</w:t>
        </w:r>
        <w:r w:rsidRPr="00E91E35">
          <w:rPr>
            <w:spacing w:val="-2"/>
          </w:rPr>
          <w:t xml:space="preserve"> </w:t>
        </w:r>
        <w:r w:rsidRPr="00E91E35">
          <w:t>was selected and</w:t>
        </w:r>
        <w:r w:rsidRPr="00E91E35">
          <w:rPr>
            <w:spacing w:val="-2"/>
          </w:rPr>
          <w:t xml:space="preserve"> </w:t>
        </w:r>
        <w:r w:rsidRPr="00E91E35">
          <w:t>deployed.</w:t>
        </w:r>
      </w:ins>
    </w:p>
    <w:p w:rsidR="00574C4A" w:rsidRPr="00574C4A" w:rsidRDefault="00574C4A" w:rsidP="00574C4A">
      <w:pPr>
        <w:spacing w:before="0"/>
        <w:ind w:left="992"/>
        <w:contextualSpacing/>
        <w:jc w:val="both"/>
        <w:rPr>
          <w:ins w:id="57" w:author="tec" w:date="2023-05-16T15:17:00Z"/>
          <w:rFonts w:asciiTheme="majorBidi" w:hAnsiTheme="majorBidi" w:cstheme="majorBidi"/>
        </w:rPr>
      </w:pPr>
    </w:p>
    <w:p w:rsidR="00574C4A" w:rsidRPr="00574C4A" w:rsidRDefault="00E91E35" w:rsidP="00574C4A">
      <w:pPr>
        <w:spacing w:before="0"/>
        <w:ind w:left="992"/>
        <w:contextualSpacing/>
        <w:jc w:val="both"/>
        <w:rPr>
          <w:ins w:id="58" w:author="tec" w:date="2023-05-16T15:17:00Z"/>
        </w:rPr>
      </w:pPr>
      <w:ins w:id="59" w:author="tec" w:date="2023-05-16T15:17:00Z">
        <w:r w:rsidRPr="00E91E35">
          <w:rPr>
            <w:rFonts w:asciiTheme="majorBidi" w:hAnsiTheme="majorBidi" w:cstheme="majorBidi"/>
          </w:rPr>
          <w:t xml:space="preserve">From the initial survey it was found that </w:t>
        </w:r>
        <w:proofErr w:type="spellStart"/>
        <w:r w:rsidRPr="00E91E35">
          <w:rPr>
            <w:rFonts w:asciiTheme="majorBidi" w:hAnsiTheme="majorBidi" w:cstheme="majorBidi"/>
          </w:rPr>
          <w:t>borewell</w:t>
        </w:r>
        <w:proofErr w:type="spellEnd"/>
        <w:r w:rsidRPr="00E91E35">
          <w:rPr>
            <w:rFonts w:asciiTheme="majorBidi" w:hAnsiTheme="majorBidi" w:cstheme="majorBidi"/>
          </w:rPr>
          <w:t xml:space="preserve"> was the only source, and it had limited quantity of water. The field challenges were equitable distribution of water among 45 farmers with different landholdings, optimized usage of water to produce more </w:t>
        </w:r>
        <w:proofErr w:type="gramStart"/>
        <w:r w:rsidRPr="00E91E35">
          <w:rPr>
            <w:rFonts w:asciiTheme="majorBidi" w:hAnsiTheme="majorBidi" w:cstheme="majorBidi"/>
          </w:rPr>
          <w:t>yield</w:t>
        </w:r>
        <w:proofErr w:type="gramEnd"/>
        <w:r w:rsidRPr="00E91E35">
          <w:rPr>
            <w:rFonts w:asciiTheme="majorBidi" w:hAnsiTheme="majorBidi" w:cstheme="majorBidi"/>
          </w:rPr>
          <w:t xml:space="preserve">, build a sustainable business model and support the remote installation. Smart </w:t>
        </w:r>
        <w:proofErr w:type="spellStart"/>
        <w:r w:rsidRPr="00E91E35">
          <w:rPr>
            <w:rFonts w:asciiTheme="majorBidi" w:hAnsiTheme="majorBidi" w:cstheme="majorBidi"/>
          </w:rPr>
          <w:t>AQUAnet</w:t>
        </w:r>
        <w:proofErr w:type="spellEnd"/>
        <w:r w:rsidRPr="00E91E35">
          <w:rPr>
            <w:rFonts w:asciiTheme="majorBidi" w:hAnsiTheme="majorBidi" w:cstheme="majorBidi"/>
          </w:rPr>
          <w:t xml:space="preserve">™, through its </w:t>
        </w:r>
        <w:proofErr w:type="spellStart"/>
        <w:r w:rsidRPr="00E91E35">
          <w:rPr>
            <w:rFonts w:asciiTheme="majorBidi" w:hAnsiTheme="majorBidi" w:cstheme="majorBidi"/>
          </w:rPr>
          <w:t>IoT</w:t>
        </w:r>
        <w:proofErr w:type="spellEnd"/>
        <w:r w:rsidRPr="00E91E35">
          <w:rPr>
            <w:rFonts w:asciiTheme="majorBidi" w:hAnsiTheme="majorBidi" w:cstheme="majorBidi"/>
          </w:rPr>
          <w:t xml:space="preserve"> device and the cloud software is able to measure the quantity of water delivered to each farmer and thereby ensures equitable distribution among each of the 45 farmers. Its billing module helps build a sustainable business model. Smart </w:t>
        </w:r>
        <w:proofErr w:type="spellStart"/>
        <w:r w:rsidRPr="00E91E35">
          <w:rPr>
            <w:rFonts w:asciiTheme="majorBidi" w:hAnsiTheme="majorBidi" w:cstheme="majorBidi"/>
          </w:rPr>
          <w:t>AQUAnet</w:t>
        </w:r>
        <w:proofErr w:type="spellEnd"/>
        <w:r w:rsidRPr="00E91E35">
          <w:rPr>
            <w:rFonts w:asciiTheme="majorBidi" w:hAnsiTheme="majorBidi" w:cstheme="majorBidi"/>
          </w:rPr>
          <w:t xml:space="preserve">™ with its sensors is able to measure the moisture content, ambient conditions, soil temperature and based on the type of the crop, it recommends the quantity of water required, hence ensuring optimized usage. With </w:t>
        </w:r>
        <w:r w:rsidRPr="00E91E35">
          <w:t xml:space="preserve">real-time data and remote control features, </w:t>
        </w:r>
        <w:proofErr w:type="spellStart"/>
        <w:r w:rsidRPr="00E91E35">
          <w:t>SunMoksha</w:t>
        </w:r>
        <w:proofErr w:type="spellEnd"/>
        <w:r w:rsidRPr="00E91E35">
          <w:t xml:space="preserve"> is able to support this installation from their</w:t>
        </w:r>
        <w:r w:rsidRPr="00E91E35">
          <w:rPr>
            <w:spacing w:val="1"/>
          </w:rPr>
          <w:t xml:space="preserve"> </w:t>
        </w:r>
        <w:r w:rsidRPr="00E91E35">
          <w:t>command</w:t>
        </w:r>
        <w:r w:rsidRPr="00E91E35">
          <w:rPr>
            <w:spacing w:val="-1"/>
          </w:rPr>
          <w:t xml:space="preserve"> </w:t>
        </w:r>
        <w:proofErr w:type="spellStart"/>
        <w:r w:rsidRPr="00E91E35">
          <w:t>center</w:t>
        </w:r>
        <w:proofErr w:type="spellEnd"/>
        <w:r w:rsidRPr="00E91E35">
          <w:rPr>
            <w:spacing w:val="-1"/>
          </w:rPr>
          <w:t xml:space="preserve"> </w:t>
        </w:r>
        <w:r w:rsidRPr="00E91E35">
          <w:t>in</w:t>
        </w:r>
        <w:r w:rsidRPr="00E91E35">
          <w:rPr>
            <w:spacing w:val="-1"/>
          </w:rPr>
          <w:t xml:space="preserve"> </w:t>
        </w:r>
        <w:r w:rsidRPr="00E91E35">
          <w:t>Bangalore and</w:t>
        </w:r>
        <w:r w:rsidRPr="00E91E35">
          <w:rPr>
            <w:spacing w:val="-3"/>
          </w:rPr>
          <w:t xml:space="preserve"> </w:t>
        </w:r>
        <w:r w:rsidRPr="00E91E35">
          <w:t xml:space="preserve">Bhubaneswar. For this </w:t>
        </w:r>
        <w:r w:rsidRPr="00E91E35">
          <w:rPr>
            <w:b/>
            <w:i/>
          </w:rPr>
          <w:t>Smart</w:t>
        </w:r>
        <w:r w:rsidRPr="00E91E35">
          <w:rPr>
            <w:b/>
            <w:i/>
            <w:spacing w:val="1"/>
          </w:rPr>
          <w:t xml:space="preserve"> </w:t>
        </w:r>
        <w:proofErr w:type="spellStart"/>
        <w:r w:rsidRPr="00E91E35">
          <w:rPr>
            <w:b/>
            <w:i/>
          </w:rPr>
          <w:t>AQUAnet</w:t>
        </w:r>
        <w:proofErr w:type="spellEnd"/>
        <w:r w:rsidRPr="00E91E35">
          <w:rPr>
            <w:b/>
            <w:i/>
          </w:rPr>
          <w:t>™</w:t>
        </w:r>
        <w:r w:rsidRPr="00E91E35">
          <w:rPr>
            <w:b/>
            <w:i/>
            <w:spacing w:val="1"/>
          </w:rPr>
          <w:t xml:space="preserve"> </w:t>
        </w:r>
        <w:r w:rsidRPr="00E91E35">
          <w:t>won</w:t>
        </w:r>
        <w:r w:rsidRPr="00E91E35">
          <w:rPr>
            <w:spacing w:val="1"/>
          </w:rPr>
          <w:t xml:space="preserve"> </w:t>
        </w:r>
        <w:r w:rsidRPr="00E91E35">
          <w:t>GEF/UNIDO/BEE's</w:t>
        </w:r>
        <w:r w:rsidRPr="00E91E35">
          <w:rPr>
            <w:spacing w:val="1"/>
          </w:rPr>
          <w:t xml:space="preserve"> </w:t>
        </w:r>
        <w:r w:rsidRPr="00E91E35">
          <w:t>FLCTD</w:t>
        </w:r>
        <w:r w:rsidRPr="00E91E35">
          <w:rPr>
            <w:spacing w:val="1"/>
          </w:rPr>
          <w:t xml:space="preserve"> </w:t>
        </w:r>
        <w:r w:rsidRPr="00E91E35">
          <w:t>Award (Facility</w:t>
        </w:r>
        <w:r w:rsidRPr="00E91E35">
          <w:rPr>
            <w:spacing w:val="1"/>
          </w:rPr>
          <w:t xml:space="preserve"> </w:t>
        </w:r>
        <w:r w:rsidRPr="00E91E35">
          <w:t>for</w:t>
        </w:r>
        <w:r w:rsidRPr="00E91E35">
          <w:rPr>
            <w:spacing w:val="1"/>
          </w:rPr>
          <w:t xml:space="preserve"> </w:t>
        </w:r>
        <w:r w:rsidRPr="00E91E35">
          <w:t>Low</w:t>
        </w:r>
        <w:r w:rsidRPr="00E91E35">
          <w:rPr>
            <w:spacing w:val="1"/>
          </w:rPr>
          <w:t xml:space="preserve"> </w:t>
        </w:r>
        <w:r w:rsidRPr="00E91E35">
          <w:t>Carbon</w:t>
        </w:r>
        <w:r w:rsidRPr="00E91E35">
          <w:rPr>
            <w:spacing w:val="1"/>
          </w:rPr>
          <w:t xml:space="preserve"> </w:t>
        </w:r>
        <w:r w:rsidRPr="00E91E35">
          <w:t>Technology</w:t>
        </w:r>
        <w:r w:rsidRPr="00E91E35">
          <w:rPr>
            <w:spacing w:val="1"/>
          </w:rPr>
          <w:t xml:space="preserve"> </w:t>
        </w:r>
        <w:r w:rsidRPr="00E91E35">
          <w:t>Deployment)</w:t>
        </w:r>
        <w:r w:rsidRPr="00E91E35">
          <w:rPr>
            <w:spacing w:val="-3"/>
          </w:rPr>
          <w:t xml:space="preserve"> </w:t>
        </w:r>
        <w:r w:rsidRPr="00E91E35">
          <w:t>jointly</w:t>
        </w:r>
        <w:r w:rsidRPr="00E91E35">
          <w:rPr>
            <w:spacing w:val="-3"/>
          </w:rPr>
          <w:t xml:space="preserve"> </w:t>
        </w:r>
        <w:r w:rsidRPr="00E91E35">
          <w:t>managed</w:t>
        </w:r>
        <w:r w:rsidRPr="00E91E35">
          <w:rPr>
            <w:spacing w:val="-1"/>
          </w:rPr>
          <w:t xml:space="preserve"> </w:t>
        </w:r>
        <w:r w:rsidRPr="00E91E35">
          <w:t>by</w:t>
        </w:r>
        <w:r w:rsidRPr="00E91E35">
          <w:rPr>
            <w:spacing w:val="-2"/>
          </w:rPr>
          <w:t xml:space="preserve"> </w:t>
        </w:r>
        <w:r w:rsidRPr="00E91E35">
          <w:t>UNIDO (United Nations Industrial Development Organization)</w:t>
        </w:r>
        <w:r w:rsidRPr="00E91E35">
          <w:rPr>
            <w:spacing w:val="-1"/>
          </w:rPr>
          <w:t xml:space="preserve"> </w:t>
        </w:r>
        <w:r w:rsidRPr="00E91E35">
          <w:t>and</w:t>
        </w:r>
        <w:r w:rsidRPr="00E91E35">
          <w:rPr>
            <w:spacing w:val="-2"/>
          </w:rPr>
          <w:t xml:space="preserve"> </w:t>
        </w:r>
        <w:proofErr w:type="gramStart"/>
        <w:r w:rsidRPr="00E91E35">
          <w:t>BEE</w:t>
        </w:r>
        <w:r w:rsidRPr="00E91E35">
          <w:rPr>
            <w:spacing w:val="-1"/>
          </w:rPr>
          <w:t xml:space="preserve">  (</w:t>
        </w:r>
        <w:proofErr w:type="gramEnd"/>
        <w:r w:rsidRPr="00E91E35">
          <w:rPr>
            <w:spacing w:val="-1"/>
          </w:rPr>
          <w:t xml:space="preserve">Bureau of Energy Efficiency, India) </w:t>
        </w:r>
        <w:r w:rsidRPr="00E91E35">
          <w:t>and</w:t>
        </w:r>
        <w:r w:rsidRPr="00E91E35">
          <w:rPr>
            <w:spacing w:val="-2"/>
          </w:rPr>
          <w:t xml:space="preserve"> </w:t>
        </w:r>
        <w:r w:rsidRPr="00E91E35">
          <w:t>funded</w:t>
        </w:r>
        <w:r w:rsidRPr="00E91E35">
          <w:rPr>
            <w:spacing w:val="-1"/>
          </w:rPr>
          <w:t xml:space="preserve"> </w:t>
        </w:r>
        <w:r w:rsidRPr="00E91E35">
          <w:t>by</w:t>
        </w:r>
        <w:r w:rsidRPr="00E91E35">
          <w:rPr>
            <w:spacing w:val="-1"/>
          </w:rPr>
          <w:t xml:space="preserve"> </w:t>
        </w:r>
        <w:r w:rsidRPr="00E91E35">
          <w:t>Global</w:t>
        </w:r>
        <w:r w:rsidRPr="00E91E35">
          <w:rPr>
            <w:spacing w:val="-4"/>
          </w:rPr>
          <w:t xml:space="preserve"> </w:t>
        </w:r>
        <w:r w:rsidRPr="00E91E35">
          <w:t>Environmental</w:t>
        </w:r>
        <w:r w:rsidRPr="00E91E35">
          <w:rPr>
            <w:spacing w:val="-1"/>
          </w:rPr>
          <w:t xml:space="preserve"> </w:t>
        </w:r>
        <w:r w:rsidRPr="00E91E35">
          <w:t>Facility</w:t>
        </w:r>
        <w:r w:rsidRPr="00E91E35">
          <w:rPr>
            <w:spacing w:val="-1"/>
          </w:rPr>
          <w:t xml:space="preserve"> </w:t>
        </w:r>
        <w:r w:rsidRPr="00E91E35">
          <w:t>(GEF).</w:t>
        </w:r>
      </w:ins>
    </w:p>
    <w:p w:rsidR="00574C4A" w:rsidRPr="00574C4A" w:rsidRDefault="00574C4A" w:rsidP="00574C4A">
      <w:pPr>
        <w:spacing w:before="0"/>
        <w:ind w:left="992"/>
        <w:contextualSpacing/>
        <w:rPr>
          <w:ins w:id="60" w:author="tec" w:date="2023-05-16T15:17:00Z"/>
          <w:rFonts w:asciiTheme="majorBidi" w:hAnsiTheme="majorBidi" w:cstheme="majorBidi"/>
        </w:rPr>
      </w:pPr>
    </w:p>
    <w:p w:rsidR="00574C4A" w:rsidRPr="00574C4A" w:rsidRDefault="00574C4A" w:rsidP="00574C4A">
      <w:pPr>
        <w:spacing w:before="0"/>
        <w:ind w:left="992"/>
        <w:contextualSpacing/>
        <w:rPr>
          <w:ins w:id="61" w:author="tec" w:date="2023-05-16T15:17:00Z"/>
        </w:rPr>
      </w:pPr>
    </w:p>
    <w:p w:rsidR="00574C4A" w:rsidRPr="00574C4A" w:rsidRDefault="00E91E35" w:rsidP="00574C4A">
      <w:pPr>
        <w:numPr>
          <w:ilvl w:val="0"/>
          <w:numId w:val="21"/>
        </w:numPr>
        <w:spacing w:before="0"/>
        <w:ind w:left="992" w:hanging="425"/>
        <w:contextualSpacing/>
        <w:jc w:val="both"/>
        <w:rPr>
          <w:ins w:id="62" w:author="tec" w:date="2023-05-16T15:17:00Z"/>
          <w:rFonts w:asciiTheme="majorBidi" w:hAnsiTheme="majorBidi" w:cstheme="majorBidi"/>
        </w:rPr>
      </w:pPr>
      <w:ins w:id="63" w:author="tec" w:date="2023-05-16T15:17:00Z">
        <w:r w:rsidRPr="00E91E35">
          <w:rPr>
            <w:rFonts w:asciiTheme="majorBidi" w:hAnsiTheme="majorBidi" w:cstheme="majorBidi"/>
            <w:b/>
          </w:rPr>
          <w:t>Sustainable land management</w:t>
        </w:r>
        <w:r w:rsidRPr="00E91E35">
          <w:rPr>
            <w:rFonts w:asciiTheme="majorBidi" w:hAnsiTheme="majorBidi" w:cstheme="majorBidi"/>
          </w:rPr>
          <w:t xml:space="preserve">: Implementing sustainable land management practices, such as minimum tillage or no-till farming, cover cropping, and crop rotation, can help to conserve soil moisture, reduce erosion, and increase soil fertility. This can improve crop yields, reduce greenhouse gas emissions, and promote the long-term sustainability of agricultural production systems. </w:t>
        </w:r>
      </w:ins>
    </w:p>
    <w:p w:rsidR="00574C4A" w:rsidRPr="00574C4A" w:rsidRDefault="00E91E35" w:rsidP="00574C4A">
      <w:pPr>
        <w:spacing w:before="0"/>
        <w:ind w:left="992"/>
        <w:contextualSpacing/>
        <w:jc w:val="both"/>
        <w:rPr>
          <w:ins w:id="64" w:author="tec" w:date="2023-05-16T15:17:00Z"/>
        </w:rPr>
      </w:pPr>
      <w:ins w:id="65" w:author="tec" w:date="2023-05-16T15:17:00Z">
        <w:r w:rsidRPr="00E91E35">
          <w:t>The conventional soil testing methods, based on manual or mechanical soil sampling</w:t>
        </w:r>
        <w:r w:rsidRPr="00E91E35">
          <w:rPr>
            <w:spacing w:val="1"/>
          </w:rPr>
          <w:t xml:space="preserve"> </w:t>
        </w:r>
        <w:r w:rsidRPr="00E91E35">
          <w:t>and</w:t>
        </w:r>
        <w:r w:rsidRPr="00E91E35">
          <w:rPr>
            <w:spacing w:val="1"/>
          </w:rPr>
          <w:t xml:space="preserve"> </w:t>
        </w:r>
        <w:r w:rsidRPr="00E91E35">
          <w:t>colorimetric</w:t>
        </w:r>
        <w:r w:rsidRPr="00E91E35">
          <w:rPr>
            <w:spacing w:val="1"/>
          </w:rPr>
          <w:t xml:space="preserve"> </w:t>
        </w:r>
        <w:r w:rsidRPr="00E91E35">
          <w:t>or</w:t>
        </w:r>
        <w:r w:rsidRPr="00E91E35">
          <w:rPr>
            <w:spacing w:val="1"/>
          </w:rPr>
          <w:t xml:space="preserve"> </w:t>
        </w:r>
        <w:r w:rsidRPr="00E91E35">
          <w:t>atomic</w:t>
        </w:r>
        <w:r w:rsidRPr="00E91E35">
          <w:rPr>
            <w:spacing w:val="1"/>
          </w:rPr>
          <w:t xml:space="preserve"> </w:t>
        </w:r>
        <w:r w:rsidRPr="00E91E35">
          <w:t>emission</w:t>
        </w:r>
        <w:r w:rsidRPr="00E91E35">
          <w:rPr>
            <w:spacing w:val="1"/>
          </w:rPr>
          <w:t xml:space="preserve"> </w:t>
        </w:r>
        <w:r w:rsidRPr="00E91E35">
          <w:t>spectroscopy,</w:t>
        </w:r>
        <w:r w:rsidRPr="00E91E35">
          <w:rPr>
            <w:spacing w:val="1"/>
          </w:rPr>
          <w:t xml:space="preserve"> </w:t>
        </w:r>
        <w:r w:rsidRPr="00E91E35">
          <w:t>are</w:t>
        </w:r>
        <w:r w:rsidRPr="00E91E35">
          <w:rPr>
            <w:spacing w:val="1"/>
          </w:rPr>
          <w:t xml:space="preserve"> </w:t>
        </w:r>
        <w:r w:rsidRPr="00E91E35">
          <w:t>costly</w:t>
        </w:r>
        <w:r w:rsidRPr="00E91E35">
          <w:rPr>
            <w:spacing w:val="1"/>
          </w:rPr>
          <w:t xml:space="preserve"> </w:t>
        </w:r>
        <w:r w:rsidRPr="00E91E35">
          <w:t>and</w:t>
        </w:r>
        <w:r w:rsidRPr="00E91E35">
          <w:rPr>
            <w:spacing w:val="1"/>
          </w:rPr>
          <w:t xml:space="preserve"> </w:t>
        </w:r>
        <w:r w:rsidRPr="00E91E35">
          <w:t>time</w:t>
        </w:r>
        <w:r w:rsidRPr="00E91E35">
          <w:rPr>
            <w:spacing w:val="1"/>
          </w:rPr>
          <w:t xml:space="preserve"> </w:t>
        </w:r>
        <w:r w:rsidRPr="00E91E35">
          <w:t>consuming.</w:t>
        </w:r>
        <w:r w:rsidRPr="00E91E35">
          <w:rPr>
            <w:spacing w:val="1"/>
          </w:rPr>
          <w:t xml:space="preserve"> </w:t>
        </w:r>
        <w:r w:rsidRPr="00E91E35">
          <w:t>To</w:t>
        </w:r>
        <w:r w:rsidRPr="00E91E35">
          <w:rPr>
            <w:spacing w:val="1"/>
          </w:rPr>
          <w:t xml:space="preserve"> </w:t>
        </w:r>
        <w:r w:rsidRPr="00E91E35">
          <w:t>overcome</w:t>
        </w:r>
        <w:r w:rsidRPr="00E91E35">
          <w:rPr>
            <w:spacing w:val="1"/>
          </w:rPr>
          <w:t xml:space="preserve"> </w:t>
        </w:r>
        <w:r w:rsidRPr="00E91E35">
          <w:t xml:space="preserve">disadvantages associated with the conventional methods, M/s </w:t>
        </w:r>
        <w:proofErr w:type="spellStart"/>
        <w:r w:rsidRPr="00E91E35">
          <w:t>Agenttech</w:t>
        </w:r>
        <w:proofErr w:type="spellEnd"/>
        <w:r w:rsidRPr="00E91E35">
          <w:t>, Bangalore, India developed an AI</w:t>
        </w:r>
        <w:r w:rsidRPr="00E91E35">
          <w:rPr>
            <w:spacing w:val="1"/>
          </w:rPr>
          <w:t xml:space="preserve"> </w:t>
        </w:r>
        <w:r w:rsidRPr="00E91E35">
          <w:t>based</w:t>
        </w:r>
        <w:r w:rsidRPr="00E91E35">
          <w:rPr>
            <w:spacing w:val="-9"/>
          </w:rPr>
          <w:t xml:space="preserve"> </w:t>
        </w:r>
        <w:proofErr w:type="spellStart"/>
        <w:r w:rsidRPr="00E91E35">
          <w:t>IoT</w:t>
        </w:r>
        <w:proofErr w:type="spellEnd"/>
        <w:r w:rsidRPr="00E91E35">
          <w:rPr>
            <w:spacing w:val="-8"/>
          </w:rPr>
          <w:t xml:space="preserve"> </w:t>
        </w:r>
        <w:r w:rsidRPr="00E91E35">
          <w:t>product</w:t>
        </w:r>
        <w:r w:rsidRPr="00E91E35">
          <w:rPr>
            <w:spacing w:val="-7"/>
          </w:rPr>
          <w:t xml:space="preserve"> </w:t>
        </w:r>
        <w:r w:rsidRPr="00E91E35">
          <w:t>and</w:t>
        </w:r>
        <w:r w:rsidRPr="00E91E35">
          <w:rPr>
            <w:spacing w:val="-10"/>
          </w:rPr>
          <w:t xml:space="preserve"> </w:t>
        </w:r>
        <w:r w:rsidRPr="00E91E35">
          <w:t>solution</w:t>
        </w:r>
        <w:r w:rsidRPr="00E91E35">
          <w:rPr>
            <w:spacing w:val="-9"/>
          </w:rPr>
          <w:t xml:space="preserve"> </w:t>
        </w:r>
        <w:r w:rsidRPr="00E91E35">
          <w:t>named</w:t>
        </w:r>
        <w:r w:rsidRPr="00E91E35">
          <w:rPr>
            <w:spacing w:val="-10"/>
          </w:rPr>
          <w:t xml:space="preserve"> </w:t>
        </w:r>
        <w:r w:rsidRPr="00E91E35">
          <w:t>as</w:t>
        </w:r>
        <w:r w:rsidRPr="00E91E35">
          <w:rPr>
            <w:spacing w:val="-8"/>
          </w:rPr>
          <w:t xml:space="preserve"> </w:t>
        </w:r>
        <w:proofErr w:type="spellStart"/>
        <w:r w:rsidRPr="00E91E35">
          <w:t>SLiM</w:t>
        </w:r>
        <w:proofErr w:type="spellEnd"/>
        <w:r w:rsidRPr="00E91E35">
          <w:t xml:space="preserve"> (Live soil nutrient monitoring and management). This solution may be used for</w:t>
        </w:r>
      </w:ins>
    </w:p>
    <w:p w:rsidR="00574C4A" w:rsidRPr="00574C4A" w:rsidRDefault="00E91E35" w:rsidP="00574C4A">
      <w:pPr>
        <w:pStyle w:val="ListParagraph"/>
        <w:numPr>
          <w:ilvl w:val="0"/>
          <w:numId w:val="22"/>
        </w:numPr>
        <w:spacing w:before="0"/>
        <w:jc w:val="both"/>
        <w:rPr>
          <w:ins w:id="66" w:author="tec" w:date="2023-05-16T15:17:00Z"/>
        </w:rPr>
      </w:pPr>
      <w:ins w:id="67" w:author="tec" w:date="2023-05-16T15:17:00Z">
        <w:r w:rsidRPr="00E91E35">
          <w:rPr>
            <w:sz w:val="22"/>
          </w:rPr>
          <w:t>live monitoring of around twenty-four soil parameters,</w:t>
        </w:r>
        <w:r w:rsidRPr="00E91E35">
          <w:rPr>
            <w:spacing w:val="1"/>
            <w:sz w:val="22"/>
          </w:rPr>
          <w:t xml:space="preserve"> </w:t>
        </w:r>
        <w:r w:rsidRPr="00E91E35">
          <w:rPr>
            <w:sz w:val="22"/>
          </w:rPr>
          <w:t>primary</w:t>
        </w:r>
        <w:r w:rsidRPr="00E91E35">
          <w:rPr>
            <w:spacing w:val="1"/>
            <w:sz w:val="22"/>
          </w:rPr>
          <w:t xml:space="preserve"> </w:t>
        </w:r>
        <w:r w:rsidRPr="00E91E35">
          <w:rPr>
            <w:sz w:val="22"/>
          </w:rPr>
          <w:t>(NPK),</w:t>
        </w:r>
        <w:r w:rsidRPr="00E91E35">
          <w:rPr>
            <w:spacing w:val="1"/>
            <w:sz w:val="22"/>
          </w:rPr>
          <w:t xml:space="preserve"> </w:t>
        </w:r>
        <w:r w:rsidRPr="00E91E35">
          <w:rPr>
            <w:sz w:val="22"/>
          </w:rPr>
          <w:t>secondary,</w:t>
        </w:r>
        <w:r w:rsidRPr="00E91E35">
          <w:rPr>
            <w:spacing w:val="1"/>
            <w:sz w:val="22"/>
          </w:rPr>
          <w:t xml:space="preserve"> </w:t>
        </w:r>
        <w:r w:rsidRPr="00E91E35">
          <w:rPr>
            <w:sz w:val="22"/>
          </w:rPr>
          <w:t>tertiary</w:t>
        </w:r>
        <w:r w:rsidRPr="00E91E35">
          <w:rPr>
            <w:spacing w:val="1"/>
            <w:sz w:val="22"/>
          </w:rPr>
          <w:t xml:space="preserve"> </w:t>
        </w:r>
        <w:r w:rsidRPr="00E91E35">
          <w:rPr>
            <w:sz w:val="22"/>
          </w:rPr>
          <w:t>nutrients;</w:t>
        </w:r>
        <w:r w:rsidRPr="00E91E35">
          <w:rPr>
            <w:spacing w:val="1"/>
            <w:sz w:val="22"/>
          </w:rPr>
          <w:t xml:space="preserve"> </w:t>
        </w:r>
        <w:r w:rsidRPr="00E91E35">
          <w:rPr>
            <w:sz w:val="22"/>
          </w:rPr>
          <w:t>colour,</w:t>
        </w:r>
        <w:r w:rsidRPr="00E91E35">
          <w:rPr>
            <w:spacing w:val="1"/>
            <w:sz w:val="22"/>
          </w:rPr>
          <w:t xml:space="preserve"> </w:t>
        </w:r>
        <w:r w:rsidRPr="00E91E35">
          <w:rPr>
            <w:sz w:val="22"/>
          </w:rPr>
          <w:t>pH</w:t>
        </w:r>
        <w:r w:rsidRPr="00E91E35">
          <w:rPr>
            <w:spacing w:val="1"/>
            <w:sz w:val="22"/>
          </w:rPr>
          <w:t xml:space="preserve"> </w:t>
        </w:r>
        <w:r w:rsidRPr="00E91E35">
          <w:rPr>
            <w:sz w:val="22"/>
          </w:rPr>
          <w:t>value,</w:t>
        </w:r>
        <w:r w:rsidRPr="00E91E35">
          <w:rPr>
            <w:spacing w:val="1"/>
            <w:sz w:val="22"/>
          </w:rPr>
          <w:t xml:space="preserve"> </w:t>
        </w:r>
        <w:r w:rsidRPr="00E91E35">
          <w:rPr>
            <w:sz w:val="22"/>
          </w:rPr>
          <w:t>moisture,</w:t>
        </w:r>
        <w:r w:rsidRPr="00E91E35">
          <w:rPr>
            <w:spacing w:val="1"/>
            <w:sz w:val="22"/>
          </w:rPr>
          <w:t xml:space="preserve"> </w:t>
        </w:r>
        <w:r w:rsidRPr="00E91E35">
          <w:rPr>
            <w:sz w:val="22"/>
          </w:rPr>
          <w:t>conductivity,</w:t>
        </w:r>
        <w:r w:rsidRPr="00E91E35">
          <w:rPr>
            <w:spacing w:val="1"/>
            <w:sz w:val="22"/>
          </w:rPr>
          <w:t xml:space="preserve"> </w:t>
        </w:r>
        <w:r w:rsidRPr="00E91E35">
          <w:rPr>
            <w:sz w:val="22"/>
          </w:rPr>
          <w:t>temperature,</w:t>
        </w:r>
        <w:r w:rsidRPr="00E91E35">
          <w:rPr>
            <w:spacing w:val="-4"/>
            <w:sz w:val="22"/>
          </w:rPr>
          <w:t xml:space="preserve"> </w:t>
        </w:r>
        <w:r w:rsidRPr="00E91E35">
          <w:rPr>
            <w:sz w:val="22"/>
          </w:rPr>
          <w:t>GPS location</w:t>
        </w:r>
        <w:r w:rsidRPr="00E91E35">
          <w:rPr>
            <w:spacing w:val="-3"/>
            <w:sz w:val="22"/>
          </w:rPr>
          <w:t xml:space="preserve"> </w:t>
        </w:r>
        <w:r w:rsidRPr="00E91E35">
          <w:rPr>
            <w:sz w:val="22"/>
          </w:rPr>
          <w:t>along</w:t>
        </w:r>
        <w:r w:rsidRPr="00E91E35">
          <w:rPr>
            <w:spacing w:val="-1"/>
            <w:sz w:val="22"/>
          </w:rPr>
          <w:t xml:space="preserve"> </w:t>
        </w:r>
        <w:r w:rsidRPr="00E91E35">
          <w:rPr>
            <w:sz w:val="22"/>
          </w:rPr>
          <w:t>with</w:t>
        </w:r>
        <w:r w:rsidRPr="00E91E35">
          <w:rPr>
            <w:spacing w:val="-2"/>
            <w:sz w:val="22"/>
          </w:rPr>
          <w:t xml:space="preserve"> </w:t>
        </w:r>
        <w:r w:rsidRPr="00E91E35">
          <w:rPr>
            <w:sz w:val="22"/>
          </w:rPr>
          <w:t>audio and</w:t>
        </w:r>
        <w:r w:rsidRPr="00E91E35">
          <w:rPr>
            <w:spacing w:val="-3"/>
            <w:sz w:val="22"/>
          </w:rPr>
          <w:t xml:space="preserve"> </w:t>
        </w:r>
        <w:r w:rsidRPr="00E91E35">
          <w:rPr>
            <w:sz w:val="22"/>
          </w:rPr>
          <w:t>video.</w:t>
        </w:r>
      </w:ins>
    </w:p>
    <w:p w:rsidR="00574C4A" w:rsidRPr="00574C4A" w:rsidRDefault="00E91E35" w:rsidP="00574C4A">
      <w:pPr>
        <w:pStyle w:val="ListParagraph"/>
        <w:numPr>
          <w:ilvl w:val="0"/>
          <w:numId w:val="22"/>
        </w:numPr>
        <w:spacing w:before="0"/>
        <w:jc w:val="both"/>
        <w:rPr>
          <w:ins w:id="68" w:author="tec" w:date="2023-05-16T15:17:00Z"/>
        </w:rPr>
      </w:pPr>
      <w:ins w:id="69" w:author="tec" w:date="2023-05-16T15:17:00Z">
        <w:r w:rsidRPr="00E91E35">
          <w:rPr>
            <w:sz w:val="22"/>
          </w:rPr>
          <w:t>Farmers in mobile phone would receive their farm land soil nutrients parameters in less than 30</w:t>
        </w:r>
        <w:r w:rsidRPr="00E91E35">
          <w:rPr>
            <w:spacing w:val="1"/>
            <w:sz w:val="22"/>
          </w:rPr>
          <w:t xml:space="preserve"> </w:t>
        </w:r>
        <w:r w:rsidRPr="00E91E35">
          <w:rPr>
            <w:sz w:val="22"/>
          </w:rPr>
          <w:t>minutes.</w:t>
        </w:r>
      </w:ins>
    </w:p>
    <w:p w:rsidR="00574C4A" w:rsidRPr="00574C4A" w:rsidRDefault="00E91E35" w:rsidP="00574C4A">
      <w:pPr>
        <w:pStyle w:val="ListParagraph"/>
        <w:numPr>
          <w:ilvl w:val="0"/>
          <w:numId w:val="22"/>
        </w:numPr>
        <w:spacing w:before="0"/>
        <w:jc w:val="both"/>
        <w:rPr>
          <w:ins w:id="70" w:author="tec" w:date="2023-05-16T15:17:00Z"/>
        </w:rPr>
      </w:pPr>
      <w:proofErr w:type="gramStart"/>
      <w:ins w:id="71" w:author="tec" w:date="2023-05-16T15:17:00Z">
        <w:r w:rsidRPr="00E91E35">
          <w:rPr>
            <w:sz w:val="22"/>
          </w:rPr>
          <w:t>providing</w:t>
        </w:r>
        <w:proofErr w:type="gramEnd"/>
        <w:r w:rsidRPr="00E91E35">
          <w:rPr>
            <w:spacing w:val="6"/>
            <w:sz w:val="22"/>
          </w:rPr>
          <w:t xml:space="preserve"> </w:t>
        </w:r>
        <w:r w:rsidRPr="00E91E35">
          <w:rPr>
            <w:sz w:val="22"/>
          </w:rPr>
          <w:t>input</w:t>
        </w:r>
        <w:r w:rsidRPr="00E91E35">
          <w:rPr>
            <w:spacing w:val="4"/>
            <w:sz w:val="22"/>
          </w:rPr>
          <w:t xml:space="preserve"> </w:t>
        </w:r>
        <w:r w:rsidRPr="00E91E35">
          <w:rPr>
            <w:sz w:val="22"/>
          </w:rPr>
          <w:t>for</w:t>
        </w:r>
        <w:r w:rsidRPr="00E91E35">
          <w:rPr>
            <w:spacing w:val="4"/>
            <w:sz w:val="22"/>
          </w:rPr>
          <w:t xml:space="preserve"> </w:t>
        </w:r>
        <w:r w:rsidRPr="00E91E35">
          <w:rPr>
            <w:sz w:val="22"/>
          </w:rPr>
          <w:t>right</w:t>
        </w:r>
        <w:r w:rsidRPr="00E91E35">
          <w:rPr>
            <w:spacing w:val="7"/>
            <w:sz w:val="22"/>
          </w:rPr>
          <w:t xml:space="preserve"> </w:t>
        </w:r>
        <w:r w:rsidRPr="00E91E35">
          <w:rPr>
            <w:sz w:val="22"/>
          </w:rPr>
          <w:t>crop</w:t>
        </w:r>
        <w:r w:rsidRPr="00E91E35">
          <w:rPr>
            <w:spacing w:val="5"/>
            <w:sz w:val="22"/>
          </w:rPr>
          <w:t xml:space="preserve"> </w:t>
        </w:r>
        <w:r w:rsidRPr="00E91E35">
          <w:rPr>
            <w:sz w:val="22"/>
          </w:rPr>
          <w:t>for</w:t>
        </w:r>
        <w:r w:rsidRPr="00E91E35">
          <w:rPr>
            <w:spacing w:val="3"/>
            <w:sz w:val="22"/>
          </w:rPr>
          <w:t xml:space="preserve"> </w:t>
        </w:r>
        <w:r w:rsidRPr="00E91E35">
          <w:rPr>
            <w:sz w:val="22"/>
          </w:rPr>
          <w:t>the</w:t>
        </w:r>
        <w:r w:rsidRPr="00E91E35">
          <w:rPr>
            <w:spacing w:val="6"/>
            <w:sz w:val="22"/>
          </w:rPr>
          <w:t xml:space="preserve"> </w:t>
        </w:r>
        <w:r w:rsidRPr="00E91E35">
          <w:rPr>
            <w:sz w:val="22"/>
          </w:rPr>
          <w:t>reference</w:t>
        </w:r>
        <w:r w:rsidRPr="00E91E35">
          <w:rPr>
            <w:spacing w:val="7"/>
            <w:sz w:val="22"/>
          </w:rPr>
          <w:t xml:space="preserve"> </w:t>
        </w:r>
        <w:r w:rsidRPr="00E91E35">
          <w:rPr>
            <w:sz w:val="22"/>
          </w:rPr>
          <w:t>farm</w:t>
        </w:r>
        <w:r w:rsidRPr="00E91E35">
          <w:rPr>
            <w:spacing w:val="5"/>
            <w:sz w:val="22"/>
          </w:rPr>
          <w:t xml:space="preserve"> </w:t>
        </w:r>
        <w:r w:rsidRPr="00E91E35">
          <w:rPr>
            <w:sz w:val="22"/>
          </w:rPr>
          <w:t>to</w:t>
        </w:r>
        <w:r w:rsidRPr="00E91E35">
          <w:rPr>
            <w:spacing w:val="7"/>
            <w:sz w:val="22"/>
          </w:rPr>
          <w:t xml:space="preserve"> </w:t>
        </w:r>
        <w:r w:rsidRPr="00E91E35">
          <w:rPr>
            <w:sz w:val="22"/>
          </w:rPr>
          <w:t>be</w:t>
        </w:r>
        <w:r w:rsidRPr="00E91E35">
          <w:rPr>
            <w:spacing w:val="4"/>
            <w:sz w:val="22"/>
          </w:rPr>
          <w:t xml:space="preserve"> </w:t>
        </w:r>
        <w:r w:rsidRPr="00E91E35">
          <w:rPr>
            <w:sz w:val="22"/>
          </w:rPr>
          <w:t>cultivated</w:t>
        </w:r>
        <w:r w:rsidRPr="00E91E35">
          <w:rPr>
            <w:spacing w:val="3"/>
            <w:sz w:val="22"/>
          </w:rPr>
          <w:t xml:space="preserve"> </w:t>
        </w:r>
        <w:r w:rsidRPr="00E91E35">
          <w:rPr>
            <w:sz w:val="22"/>
          </w:rPr>
          <w:t>with</w:t>
        </w:r>
        <w:r w:rsidRPr="00E91E35">
          <w:rPr>
            <w:spacing w:val="4"/>
            <w:sz w:val="22"/>
          </w:rPr>
          <w:t xml:space="preserve"> </w:t>
        </w:r>
        <w:r w:rsidRPr="00E91E35">
          <w:rPr>
            <w:sz w:val="22"/>
          </w:rPr>
          <w:t>maximum</w:t>
        </w:r>
        <w:r w:rsidRPr="00E91E35">
          <w:rPr>
            <w:spacing w:val="-47"/>
            <w:sz w:val="22"/>
          </w:rPr>
          <w:t xml:space="preserve"> </w:t>
        </w:r>
        <w:r w:rsidRPr="00E91E35">
          <w:rPr>
            <w:sz w:val="22"/>
          </w:rPr>
          <w:t>profit</w:t>
        </w:r>
        <w:r w:rsidRPr="00E91E35">
          <w:rPr>
            <w:spacing w:val="-1"/>
            <w:sz w:val="22"/>
          </w:rPr>
          <w:t xml:space="preserve"> </w:t>
        </w:r>
        <w:r w:rsidRPr="00E91E35">
          <w:rPr>
            <w:sz w:val="22"/>
          </w:rPr>
          <w:t>in</w:t>
        </w:r>
        <w:r w:rsidRPr="00E91E35">
          <w:rPr>
            <w:spacing w:val="-1"/>
            <w:sz w:val="22"/>
          </w:rPr>
          <w:t xml:space="preserve"> </w:t>
        </w:r>
        <w:r w:rsidRPr="00E91E35">
          <w:rPr>
            <w:sz w:val="22"/>
          </w:rPr>
          <w:t>a</w:t>
        </w:r>
        <w:r w:rsidRPr="00E91E35">
          <w:rPr>
            <w:spacing w:val="-2"/>
            <w:sz w:val="22"/>
          </w:rPr>
          <w:t xml:space="preserve"> </w:t>
        </w:r>
        <w:r w:rsidRPr="00E91E35">
          <w:rPr>
            <w:sz w:val="22"/>
          </w:rPr>
          <w:t>timely</w:t>
        </w:r>
        <w:r w:rsidRPr="00E91E35">
          <w:rPr>
            <w:spacing w:val="-2"/>
            <w:sz w:val="22"/>
          </w:rPr>
          <w:t xml:space="preserve"> </w:t>
        </w:r>
        <w:r w:rsidRPr="00E91E35">
          <w:rPr>
            <w:sz w:val="22"/>
          </w:rPr>
          <w:t>manner for the</w:t>
        </w:r>
        <w:r w:rsidRPr="00E91E35">
          <w:rPr>
            <w:spacing w:val="-2"/>
            <w:sz w:val="22"/>
          </w:rPr>
          <w:t xml:space="preserve"> </w:t>
        </w:r>
        <w:r w:rsidRPr="00E91E35">
          <w:rPr>
            <w:sz w:val="22"/>
          </w:rPr>
          <w:t>farmer.</w:t>
        </w:r>
      </w:ins>
    </w:p>
    <w:p w:rsidR="00574C4A" w:rsidRPr="00574C4A" w:rsidRDefault="00E91E35" w:rsidP="00574C4A">
      <w:pPr>
        <w:pStyle w:val="ListParagraph"/>
        <w:numPr>
          <w:ilvl w:val="0"/>
          <w:numId w:val="22"/>
        </w:numPr>
        <w:spacing w:before="0"/>
        <w:jc w:val="both"/>
        <w:rPr>
          <w:ins w:id="72" w:author="tec" w:date="2023-05-16T15:17:00Z"/>
        </w:rPr>
      </w:pPr>
      <w:ins w:id="73" w:author="tec" w:date="2023-05-16T15:17:00Z">
        <w:r w:rsidRPr="00E91E35">
          <w:rPr>
            <w:sz w:val="22"/>
          </w:rPr>
          <w:t>Suggesting</w:t>
        </w:r>
        <w:r w:rsidRPr="00E91E35">
          <w:rPr>
            <w:spacing w:val="1"/>
            <w:sz w:val="22"/>
          </w:rPr>
          <w:t xml:space="preserve"> </w:t>
        </w:r>
        <w:r w:rsidRPr="00E91E35">
          <w:rPr>
            <w:sz w:val="22"/>
          </w:rPr>
          <w:t>site-specific</w:t>
        </w:r>
        <w:r w:rsidRPr="00E91E35">
          <w:rPr>
            <w:spacing w:val="1"/>
            <w:sz w:val="22"/>
          </w:rPr>
          <w:t xml:space="preserve"> </w:t>
        </w:r>
        <w:r w:rsidRPr="00E91E35">
          <w:rPr>
            <w:sz w:val="22"/>
          </w:rPr>
          <w:t>crop</w:t>
        </w:r>
        <w:r w:rsidRPr="00E91E35">
          <w:rPr>
            <w:spacing w:val="1"/>
            <w:sz w:val="22"/>
          </w:rPr>
          <w:t xml:space="preserve"> </w:t>
        </w:r>
        <w:r w:rsidRPr="00E91E35">
          <w:rPr>
            <w:sz w:val="22"/>
          </w:rPr>
          <w:t>management</w:t>
        </w:r>
        <w:r w:rsidRPr="00E91E35">
          <w:rPr>
            <w:spacing w:val="1"/>
            <w:sz w:val="22"/>
          </w:rPr>
          <w:t xml:space="preserve"> </w:t>
        </w:r>
        <w:r w:rsidRPr="00E91E35">
          <w:rPr>
            <w:sz w:val="22"/>
          </w:rPr>
          <w:t>as</w:t>
        </w:r>
        <w:r w:rsidRPr="00E91E35">
          <w:rPr>
            <w:spacing w:val="1"/>
            <w:sz w:val="22"/>
          </w:rPr>
          <w:t xml:space="preserve"> </w:t>
        </w:r>
        <w:r w:rsidRPr="00E91E35">
          <w:rPr>
            <w:sz w:val="22"/>
          </w:rPr>
          <w:t>per</w:t>
        </w:r>
        <w:r w:rsidRPr="00E91E35">
          <w:rPr>
            <w:spacing w:val="1"/>
            <w:sz w:val="22"/>
          </w:rPr>
          <w:t xml:space="preserve"> </w:t>
        </w:r>
        <w:r w:rsidRPr="00E91E35">
          <w:rPr>
            <w:sz w:val="22"/>
          </w:rPr>
          <w:t>local</w:t>
        </w:r>
        <w:r w:rsidRPr="00E91E35">
          <w:rPr>
            <w:spacing w:val="1"/>
            <w:sz w:val="22"/>
          </w:rPr>
          <w:t xml:space="preserve"> </w:t>
        </w:r>
        <w:r w:rsidRPr="00E91E35">
          <w:rPr>
            <w:sz w:val="22"/>
          </w:rPr>
          <w:t>supply</w:t>
        </w:r>
        <w:r w:rsidRPr="00E91E35">
          <w:rPr>
            <w:spacing w:val="1"/>
            <w:sz w:val="22"/>
          </w:rPr>
          <w:t xml:space="preserve"> </w:t>
        </w:r>
        <w:r w:rsidRPr="00E91E35">
          <w:rPr>
            <w:sz w:val="22"/>
          </w:rPr>
          <w:t>and</w:t>
        </w:r>
        <w:r w:rsidRPr="00E91E35">
          <w:rPr>
            <w:spacing w:val="1"/>
            <w:sz w:val="22"/>
          </w:rPr>
          <w:t xml:space="preserve"> </w:t>
        </w:r>
        <w:r w:rsidRPr="00E91E35">
          <w:rPr>
            <w:sz w:val="22"/>
          </w:rPr>
          <w:t>demand</w:t>
        </w:r>
        <w:r w:rsidRPr="00E91E35">
          <w:rPr>
            <w:spacing w:val="-47"/>
            <w:sz w:val="22"/>
          </w:rPr>
          <w:t xml:space="preserve"> </w:t>
        </w:r>
        <w:r w:rsidRPr="00E91E35">
          <w:rPr>
            <w:sz w:val="22"/>
          </w:rPr>
          <w:t>requirements.</w:t>
        </w:r>
      </w:ins>
    </w:p>
    <w:p w:rsidR="00574C4A" w:rsidRPr="00574C4A" w:rsidRDefault="00E91E35" w:rsidP="00574C4A">
      <w:pPr>
        <w:pStyle w:val="ListParagraph"/>
        <w:numPr>
          <w:ilvl w:val="0"/>
          <w:numId w:val="22"/>
        </w:numPr>
        <w:spacing w:before="0"/>
        <w:jc w:val="both"/>
        <w:rPr>
          <w:ins w:id="74" w:author="tec" w:date="2023-05-16T15:17:00Z"/>
        </w:rPr>
      </w:pPr>
      <w:ins w:id="75" w:author="tec" w:date="2023-05-16T15:17:00Z">
        <w:r w:rsidRPr="00E91E35">
          <w:rPr>
            <w:sz w:val="22"/>
          </w:rPr>
          <w:t>AI</w:t>
        </w:r>
        <w:r w:rsidRPr="00E91E35">
          <w:rPr>
            <w:spacing w:val="1"/>
            <w:sz w:val="22"/>
          </w:rPr>
          <w:t xml:space="preserve"> </w:t>
        </w:r>
        <w:r w:rsidRPr="00E91E35">
          <w:rPr>
            <w:sz w:val="22"/>
          </w:rPr>
          <w:t>and</w:t>
        </w:r>
        <w:r w:rsidRPr="00E91E35">
          <w:rPr>
            <w:spacing w:val="1"/>
            <w:sz w:val="22"/>
          </w:rPr>
          <w:t xml:space="preserve"> </w:t>
        </w:r>
        <w:proofErr w:type="spellStart"/>
        <w:r w:rsidRPr="00E91E35">
          <w:rPr>
            <w:sz w:val="22"/>
          </w:rPr>
          <w:t>IoT</w:t>
        </w:r>
        <w:proofErr w:type="spellEnd"/>
        <w:r w:rsidRPr="00E91E35">
          <w:rPr>
            <w:spacing w:val="1"/>
            <w:sz w:val="22"/>
          </w:rPr>
          <w:t xml:space="preserve"> </w:t>
        </w:r>
        <w:r w:rsidRPr="00E91E35">
          <w:rPr>
            <w:sz w:val="22"/>
          </w:rPr>
          <w:t>based</w:t>
        </w:r>
        <w:r w:rsidRPr="00E91E35">
          <w:rPr>
            <w:spacing w:val="1"/>
            <w:sz w:val="22"/>
          </w:rPr>
          <w:t xml:space="preserve"> </w:t>
        </w:r>
        <w:r w:rsidRPr="00E91E35">
          <w:rPr>
            <w:sz w:val="22"/>
          </w:rPr>
          <w:t>solution</w:t>
        </w:r>
        <w:r w:rsidRPr="00E91E35">
          <w:rPr>
            <w:spacing w:val="1"/>
            <w:sz w:val="22"/>
          </w:rPr>
          <w:t xml:space="preserve"> </w:t>
        </w:r>
        <w:r w:rsidRPr="00E91E35">
          <w:rPr>
            <w:sz w:val="22"/>
          </w:rPr>
          <w:t>guides</w:t>
        </w:r>
        <w:r w:rsidRPr="00E91E35">
          <w:rPr>
            <w:spacing w:val="1"/>
            <w:sz w:val="22"/>
          </w:rPr>
          <w:t xml:space="preserve"> </w:t>
        </w:r>
        <w:r w:rsidRPr="00E91E35">
          <w:rPr>
            <w:sz w:val="22"/>
          </w:rPr>
          <w:t>the</w:t>
        </w:r>
        <w:r w:rsidRPr="00E91E35">
          <w:rPr>
            <w:spacing w:val="1"/>
            <w:sz w:val="22"/>
          </w:rPr>
          <w:t xml:space="preserve"> </w:t>
        </w:r>
        <w:r w:rsidRPr="00E91E35">
          <w:rPr>
            <w:sz w:val="22"/>
          </w:rPr>
          <w:t>famers</w:t>
        </w:r>
        <w:r w:rsidRPr="00E91E35">
          <w:rPr>
            <w:spacing w:val="1"/>
            <w:sz w:val="22"/>
          </w:rPr>
          <w:t xml:space="preserve"> </w:t>
        </w:r>
        <w:r w:rsidRPr="00E91E35">
          <w:rPr>
            <w:sz w:val="22"/>
          </w:rPr>
          <w:t>to</w:t>
        </w:r>
        <w:r w:rsidRPr="00E91E35">
          <w:rPr>
            <w:spacing w:val="1"/>
            <w:sz w:val="22"/>
          </w:rPr>
          <w:t xml:space="preserve"> </w:t>
        </w:r>
        <w:r w:rsidRPr="00E91E35">
          <w:rPr>
            <w:sz w:val="22"/>
          </w:rPr>
          <w:t>efficiently</w:t>
        </w:r>
        <w:r w:rsidRPr="00E91E35">
          <w:rPr>
            <w:spacing w:val="1"/>
            <w:sz w:val="22"/>
          </w:rPr>
          <w:t xml:space="preserve"> </w:t>
        </w:r>
        <w:r w:rsidRPr="00E91E35">
          <w:rPr>
            <w:sz w:val="22"/>
          </w:rPr>
          <w:t>use</w:t>
        </w:r>
        <w:r w:rsidRPr="00E91E35">
          <w:rPr>
            <w:spacing w:val="1"/>
            <w:sz w:val="22"/>
          </w:rPr>
          <w:t xml:space="preserve"> </w:t>
        </w:r>
        <w:r w:rsidRPr="00E91E35">
          <w:rPr>
            <w:sz w:val="22"/>
          </w:rPr>
          <w:t>right</w:t>
        </w:r>
        <w:r w:rsidRPr="00E91E35">
          <w:rPr>
            <w:spacing w:val="1"/>
            <w:sz w:val="22"/>
          </w:rPr>
          <w:t xml:space="preserve"> </w:t>
        </w:r>
        <w:r w:rsidRPr="00E91E35">
          <w:rPr>
            <w:sz w:val="22"/>
          </w:rPr>
          <w:t>fertilizer,</w:t>
        </w:r>
        <w:r w:rsidRPr="00E91E35">
          <w:rPr>
            <w:spacing w:val="1"/>
            <w:sz w:val="22"/>
          </w:rPr>
          <w:t xml:space="preserve"> </w:t>
        </w:r>
        <w:r w:rsidRPr="00E91E35">
          <w:rPr>
            <w:sz w:val="22"/>
          </w:rPr>
          <w:t>manure,</w:t>
        </w:r>
        <w:r w:rsidRPr="00E91E35">
          <w:rPr>
            <w:spacing w:val="1"/>
            <w:sz w:val="22"/>
          </w:rPr>
          <w:t xml:space="preserve"> </w:t>
        </w:r>
        <w:r w:rsidRPr="00E91E35">
          <w:rPr>
            <w:sz w:val="22"/>
          </w:rPr>
          <w:t>and</w:t>
        </w:r>
        <w:r w:rsidRPr="00E91E35">
          <w:rPr>
            <w:spacing w:val="-47"/>
            <w:sz w:val="22"/>
          </w:rPr>
          <w:t xml:space="preserve"> </w:t>
        </w:r>
        <w:r w:rsidRPr="00E91E35">
          <w:rPr>
            <w:sz w:val="22"/>
          </w:rPr>
          <w:t>pesticides.</w:t>
        </w:r>
      </w:ins>
    </w:p>
    <w:p w:rsidR="00574C4A" w:rsidRPr="00574C4A" w:rsidRDefault="00574C4A" w:rsidP="00574C4A">
      <w:pPr>
        <w:pStyle w:val="ListParagraph"/>
        <w:spacing w:before="0"/>
        <w:ind w:left="1140"/>
        <w:jc w:val="both"/>
        <w:rPr>
          <w:ins w:id="76" w:author="tec" w:date="2023-05-16T15:17:00Z"/>
        </w:rPr>
      </w:pPr>
    </w:p>
    <w:p w:rsidR="00574C4A" w:rsidRPr="00574C4A" w:rsidRDefault="00E91E35" w:rsidP="00574C4A">
      <w:pPr>
        <w:numPr>
          <w:ilvl w:val="0"/>
          <w:numId w:val="21"/>
        </w:numPr>
        <w:spacing w:before="0"/>
        <w:ind w:left="992" w:hanging="425"/>
        <w:contextualSpacing/>
        <w:rPr>
          <w:ins w:id="77" w:author="tec" w:date="2023-05-16T15:17:00Z"/>
          <w:rFonts w:asciiTheme="majorBidi" w:hAnsiTheme="majorBidi" w:cstheme="majorBidi"/>
        </w:rPr>
      </w:pPr>
      <w:ins w:id="78" w:author="tec" w:date="2023-05-16T15:17:00Z">
        <w:r w:rsidRPr="00E91E35">
          <w:rPr>
            <w:rFonts w:asciiTheme="majorBidi" w:hAnsiTheme="majorBidi" w:cstheme="majorBidi"/>
            <w:b/>
          </w:rPr>
          <w:t>Renewable energy</w:t>
        </w:r>
        <w:r w:rsidRPr="00E91E35">
          <w:rPr>
            <w:rFonts w:asciiTheme="majorBidi" w:hAnsiTheme="majorBidi" w:cstheme="majorBidi"/>
          </w:rPr>
          <w:t>: Investing in renewable energy technologies, such as solar, wind, or biogas, can help to reduce reliance on fossil fuels and promote sustainable energy practices in rural communities. Renewable energy can also provide access to electricity in areas that are off-grid, improving rural livelihoods and enabling the use of modern technologies.</w:t>
        </w:r>
      </w:ins>
    </w:p>
    <w:p w:rsidR="00574C4A" w:rsidRPr="00574C4A" w:rsidRDefault="00E91E35" w:rsidP="00574C4A">
      <w:pPr>
        <w:spacing w:before="0"/>
        <w:ind w:left="992"/>
        <w:contextualSpacing/>
        <w:jc w:val="both"/>
        <w:rPr>
          <w:ins w:id="79" w:author="tec" w:date="2023-05-16T15:17:00Z"/>
        </w:rPr>
      </w:pPr>
      <w:proofErr w:type="spellStart"/>
      <w:ins w:id="80" w:author="tec" w:date="2023-05-16T15:17:00Z">
        <w:r w:rsidRPr="00E91E35">
          <w:rPr>
            <w:rFonts w:asciiTheme="majorBidi" w:hAnsiTheme="majorBidi" w:cstheme="majorBidi"/>
          </w:rPr>
          <w:t>Kudgaon</w:t>
        </w:r>
        <w:proofErr w:type="spellEnd"/>
        <w:r w:rsidRPr="00E91E35">
          <w:rPr>
            <w:sz w:val="22"/>
            <w:szCs w:val="22"/>
          </w:rPr>
          <w:t xml:space="preserve">, an Island on Mahanadi </w:t>
        </w:r>
        <w:proofErr w:type="gramStart"/>
        <w:r w:rsidRPr="00E91E35">
          <w:rPr>
            <w:sz w:val="22"/>
            <w:szCs w:val="22"/>
          </w:rPr>
          <w:t>river</w:t>
        </w:r>
        <w:proofErr w:type="gramEnd"/>
        <w:r w:rsidRPr="00E91E35">
          <w:rPr>
            <w:sz w:val="22"/>
            <w:szCs w:val="22"/>
          </w:rPr>
          <w:t xml:space="preserve"> in </w:t>
        </w:r>
        <w:proofErr w:type="spellStart"/>
        <w:r w:rsidRPr="00E91E35">
          <w:rPr>
            <w:sz w:val="22"/>
            <w:szCs w:val="22"/>
          </w:rPr>
          <w:t>Odisha</w:t>
        </w:r>
        <w:proofErr w:type="spellEnd"/>
        <w:r w:rsidRPr="00E91E35">
          <w:rPr>
            <w:sz w:val="22"/>
            <w:szCs w:val="22"/>
          </w:rPr>
          <w:t xml:space="preserve"> (India) is completely cut off from the mainland. Its inhabitants (85 Households, 300 people) were deprived of all services, especially energy. </w:t>
        </w:r>
        <w:proofErr w:type="spellStart"/>
        <w:r w:rsidRPr="00E91E35">
          <w:rPr>
            <w:sz w:val="22"/>
            <w:szCs w:val="22"/>
          </w:rPr>
          <w:t>SunMoksha</w:t>
        </w:r>
        <w:proofErr w:type="spellEnd"/>
        <w:r w:rsidRPr="00E91E35">
          <w:rPr>
            <w:sz w:val="22"/>
            <w:szCs w:val="22"/>
          </w:rPr>
          <w:t xml:space="preserve"> Power Pvt. Ltd., with financial assistance from CSTEP, Bangalore, set up a solar based smart </w:t>
        </w:r>
        <w:proofErr w:type="spellStart"/>
        <w:r w:rsidRPr="00E91E35">
          <w:rPr>
            <w:sz w:val="22"/>
            <w:szCs w:val="22"/>
          </w:rPr>
          <w:t>microgrid</w:t>
        </w:r>
        <w:proofErr w:type="spellEnd"/>
        <w:r w:rsidRPr="00E91E35">
          <w:rPr>
            <w:sz w:val="22"/>
            <w:szCs w:val="22"/>
          </w:rPr>
          <w:t xml:space="preserve"> system of 20kWp. The uniqueness of the system is in its smartness called </w:t>
        </w:r>
        <w:r w:rsidRPr="00E91E35">
          <w:rPr>
            <w:b/>
            <w:bCs/>
            <w:i/>
            <w:iCs/>
            <w:sz w:val="22"/>
            <w:szCs w:val="22"/>
          </w:rPr>
          <w:t xml:space="preserve">Smart </w:t>
        </w:r>
        <w:proofErr w:type="spellStart"/>
        <w:r w:rsidRPr="00E91E35">
          <w:rPr>
            <w:b/>
            <w:bCs/>
            <w:i/>
            <w:iCs/>
            <w:sz w:val="22"/>
            <w:szCs w:val="22"/>
          </w:rPr>
          <w:t>Nanogrid</w:t>
        </w:r>
        <w:proofErr w:type="spellEnd"/>
        <w:r w:rsidRPr="00E91E35">
          <w:rPr>
            <w:b/>
            <w:bCs/>
            <w:i/>
            <w:iCs/>
            <w:sz w:val="22"/>
            <w:szCs w:val="22"/>
          </w:rPr>
          <w:t>™</w:t>
        </w:r>
        <w:r w:rsidRPr="00E91E35">
          <w:rPr>
            <w:sz w:val="22"/>
            <w:szCs w:val="22"/>
          </w:rPr>
          <w:t xml:space="preserve">. The entire electrical infrastructure including generation and distribution is remotely monitored and controlled over the internet using </w:t>
        </w:r>
        <w:proofErr w:type="spellStart"/>
        <w:r w:rsidRPr="00E91E35">
          <w:rPr>
            <w:sz w:val="22"/>
            <w:szCs w:val="22"/>
          </w:rPr>
          <w:t>IoT</w:t>
        </w:r>
        <w:proofErr w:type="spellEnd"/>
        <w:r w:rsidRPr="00E91E35">
          <w:rPr>
            <w:sz w:val="22"/>
            <w:szCs w:val="22"/>
          </w:rPr>
          <w:t xml:space="preserve"> devices and its cloud software. The remoteness of the site and the complex operations and challenges of running a rural </w:t>
        </w:r>
        <w:proofErr w:type="spellStart"/>
        <w:r w:rsidRPr="00E91E35">
          <w:rPr>
            <w:sz w:val="22"/>
            <w:szCs w:val="22"/>
          </w:rPr>
          <w:t>microgrid</w:t>
        </w:r>
        <w:proofErr w:type="spellEnd"/>
        <w:r w:rsidRPr="00E91E35">
          <w:rPr>
            <w:sz w:val="22"/>
            <w:szCs w:val="22"/>
          </w:rPr>
          <w:t xml:space="preserve"> led to the development and deployment of </w:t>
        </w:r>
        <w:proofErr w:type="spellStart"/>
        <w:r w:rsidRPr="00E91E35">
          <w:rPr>
            <w:sz w:val="22"/>
            <w:szCs w:val="22"/>
          </w:rPr>
          <w:t>SunMoksha’s</w:t>
        </w:r>
        <w:proofErr w:type="spellEnd"/>
        <w:r w:rsidRPr="00E91E35">
          <w:rPr>
            <w:sz w:val="22"/>
            <w:szCs w:val="22"/>
          </w:rPr>
          <w:t xml:space="preserve"> </w:t>
        </w:r>
        <w:r w:rsidRPr="00E91E35">
          <w:rPr>
            <w:b/>
            <w:bCs/>
            <w:i/>
            <w:iCs/>
            <w:sz w:val="22"/>
            <w:szCs w:val="22"/>
          </w:rPr>
          <w:t xml:space="preserve">Smart </w:t>
        </w:r>
        <w:proofErr w:type="spellStart"/>
        <w:r w:rsidRPr="00E91E35">
          <w:rPr>
            <w:b/>
            <w:bCs/>
            <w:i/>
            <w:iCs/>
            <w:sz w:val="22"/>
            <w:szCs w:val="22"/>
          </w:rPr>
          <w:t>Nanogrid</w:t>
        </w:r>
        <w:proofErr w:type="spellEnd"/>
        <w:r w:rsidRPr="00E91E35">
          <w:rPr>
            <w:b/>
            <w:bCs/>
            <w:i/>
            <w:iCs/>
            <w:sz w:val="22"/>
            <w:szCs w:val="22"/>
          </w:rPr>
          <w:t>™</w:t>
        </w:r>
        <w:r w:rsidRPr="00E91E35">
          <w:rPr>
            <w:sz w:val="22"/>
            <w:szCs w:val="22"/>
          </w:rPr>
          <w:t xml:space="preserve">. It has eased the day-to-day operations of the </w:t>
        </w:r>
        <w:proofErr w:type="spellStart"/>
        <w:r w:rsidRPr="00E91E35">
          <w:rPr>
            <w:sz w:val="22"/>
            <w:szCs w:val="22"/>
          </w:rPr>
          <w:t>microgrid</w:t>
        </w:r>
        <w:proofErr w:type="spellEnd"/>
        <w:r w:rsidRPr="00E91E35">
          <w:rPr>
            <w:sz w:val="22"/>
            <w:szCs w:val="22"/>
          </w:rPr>
          <w:t xml:space="preserve"> such as real-time and dynamic demand-supply management, load limiting, billing, collection of payments etc., without compromising on the quality of service provided to the consumers. The </w:t>
        </w:r>
        <w:r w:rsidRPr="00E91E35">
          <w:rPr>
            <w:b/>
            <w:bCs/>
            <w:i/>
            <w:iCs/>
            <w:sz w:val="22"/>
            <w:szCs w:val="22"/>
          </w:rPr>
          <w:t xml:space="preserve">Smart </w:t>
        </w:r>
        <w:proofErr w:type="spellStart"/>
        <w:r w:rsidRPr="00E91E35">
          <w:rPr>
            <w:b/>
            <w:bCs/>
            <w:i/>
            <w:iCs/>
            <w:sz w:val="22"/>
            <w:szCs w:val="22"/>
          </w:rPr>
          <w:t>Nanogrid</w:t>
        </w:r>
        <w:proofErr w:type="spellEnd"/>
        <w:r w:rsidRPr="00E91E35">
          <w:rPr>
            <w:b/>
            <w:bCs/>
            <w:i/>
            <w:iCs/>
            <w:sz w:val="22"/>
            <w:szCs w:val="22"/>
          </w:rPr>
          <w:t xml:space="preserve">™ </w:t>
        </w:r>
        <w:r w:rsidRPr="00E91E35">
          <w:rPr>
            <w:sz w:val="22"/>
            <w:szCs w:val="22"/>
          </w:rPr>
          <w:t xml:space="preserve">system has helped </w:t>
        </w:r>
        <w:proofErr w:type="spellStart"/>
        <w:r w:rsidRPr="00E91E35">
          <w:rPr>
            <w:sz w:val="22"/>
            <w:szCs w:val="22"/>
          </w:rPr>
          <w:t>SunMoksha</w:t>
        </w:r>
        <w:proofErr w:type="spellEnd"/>
        <w:r w:rsidRPr="00E91E35">
          <w:rPr>
            <w:sz w:val="22"/>
            <w:szCs w:val="22"/>
          </w:rPr>
          <w:t xml:space="preserve"> to provide day-to-day support to this remote </w:t>
        </w:r>
        <w:proofErr w:type="spellStart"/>
        <w:r w:rsidRPr="00E91E35">
          <w:rPr>
            <w:sz w:val="22"/>
            <w:szCs w:val="22"/>
          </w:rPr>
          <w:t>microgrid</w:t>
        </w:r>
        <w:proofErr w:type="spellEnd"/>
        <w:r w:rsidRPr="00E91E35">
          <w:rPr>
            <w:sz w:val="22"/>
            <w:szCs w:val="22"/>
          </w:rPr>
          <w:t xml:space="preserve"> from their command centres in Bangalore and Bhubaneswar with minimum operational expenses.  </w:t>
        </w:r>
        <w:r w:rsidRPr="00E91E35">
          <w:rPr>
            <w:i/>
            <w:iCs/>
            <w:sz w:val="22"/>
            <w:szCs w:val="22"/>
          </w:rPr>
          <w:t xml:space="preserve">Smart </w:t>
        </w:r>
        <w:proofErr w:type="spellStart"/>
        <w:r w:rsidRPr="00E91E35">
          <w:rPr>
            <w:i/>
            <w:iCs/>
            <w:sz w:val="22"/>
            <w:szCs w:val="22"/>
          </w:rPr>
          <w:t>Nanogrid</w:t>
        </w:r>
        <w:proofErr w:type="spellEnd"/>
        <w:r w:rsidRPr="00E91E35">
          <w:rPr>
            <w:i/>
            <w:iCs/>
            <w:sz w:val="22"/>
            <w:szCs w:val="22"/>
          </w:rPr>
          <w:t xml:space="preserve">™ </w:t>
        </w:r>
        <w:r w:rsidRPr="00E91E35">
          <w:rPr>
            <w:sz w:val="22"/>
            <w:szCs w:val="22"/>
          </w:rPr>
          <w:t>won the Diamond Award from India Smart Grid Forum</w:t>
        </w:r>
        <w:r w:rsidRPr="00E91E35">
          <w:rPr>
            <w:sz w:val="14"/>
            <w:szCs w:val="14"/>
          </w:rPr>
          <w:t xml:space="preserve">93 </w:t>
        </w:r>
        <w:r w:rsidRPr="00E91E35">
          <w:rPr>
            <w:sz w:val="22"/>
            <w:szCs w:val="22"/>
          </w:rPr>
          <w:t>(A Govt of India PPP) for Best Smart Grid Project in India by Technology Company the Millennium Alliance Award</w:t>
        </w:r>
        <w:r w:rsidRPr="00E91E35">
          <w:rPr>
            <w:sz w:val="14"/>
            <w:szCs w:val="14"/>
          </w:rPr>
          <w:t xml:space="preserve">94 </w:t>
        </w:r>
        <w:r w:rsidRPr="00E91E35">
          <w:rPr>
            <w:sz w:val="22"/>
            <w:szCs w:val="22"/>
          </w:rPr>
          <w:t>jointly funded by US-</w:t>
        </w:r>
        <w:r w:rsidRPr="00E91E35">
          <w:t xml:space="preserve"> AID and Government of India.</w:t>
        </w:r>
      </w:ins>
    </w:p>
    <w:p w:rsidR="00574C4A" w:rsidRPr="00574C4A" w:rsidRDefault="00574C4A" w:rsidP="00574C4A">
      <w:pPr>
        <w:spacing w:before="0"/>
        <w:ind w:left="992"/>
        <w:contextualSpacing/>
        <w:jc w:val="both"/>
        <w:rPr>
          <w:ins w:id="81" w:author="tec" w:date="2023-05-16T15:17:00Z"/>
          <w:sz w:val="22"/>
          <w:szCs w:val="22"/>
        </w:rPr>
      </w:pPr>
    </w:p>
    <w:p w:rsidR="00000000" w:rsidRDefault="00E91E35">
      <w:pPr>
        <w:numPr>
          <w:ilvl w:val="0"/>
          <w:numId w:val="21"/>
        </w:numPr>
        <w:spacing w:before="0"/>
        <w:ind w:left="993" w:hanging="426"/>
        <w:contextualSpacing/>
        <w:jc w:val="both"/>
        <w:rPr>
          <w:ins w:id="82" w:author="tec" w:date="2023-05-16T15:19:00Z"/>
          <w:rFonts w:asciiTheme="majorBidi" w:hAnsiTheme="majorBidi" w:cstheme="majorBidi"/>
        </w:rPr>
      </w:pPr>
      <w:ins w:id="83" w:author="tec" w:date="2023-05-16T15:17:00Z">
        <w:r w:rsidRPr="00E91E35">
          <w:rPr>
            <w:rFonts w:asciiTheme="majorBidi" w:hAnsiTheme="majorBidi" w:cstheme="majorBidi"/>
            <w:b/>
          </w:rPr>
          <w:t>Sustainable forest management</w:t>
        </w:r>
        <w:r w:rsidRPr="00E91E35">
          <w:rPr>
            <w:rFonts w:asciiTheme="majorBidi" w:hAnsiTheme="majorBidi" w:cstheme="majorBidi"/>
          </w:rPr>
          <w:t>: Adopting sustainable forest management practices, such as reduced impact logging, forest restoration, and community-based forest management, can help to promote the conservation of forest ecosystems and biodiversity, while also providing sustainable sources of timber and other forest products.</w:t>
        </w:r>
      </w:ins>
    </w:p>
    <w:p w:rsidR="00000000" w:rsidRDefault="00A16400">
      <w:pPr>
        <w:spacing w:before="0"/>
        <w:ind w:left="993"/>
        <w:contextualSpacing/>
        <w:jc w:val="both"/>
        <w:rPr>
          <w:ins w:id="84" w:author="tec" w:date="2023-05-16T15:17:00Z"/>
          <w:rFonts w:asciiTheme="majorBidi" w:hAnsiTheme="majorBidi" w:cstheme="majorBidi"/>
        </w:rPr>
      </w:pPr>
    </w:p>
    <w:p w:rsidR="00000000" w:rsidRDefault="00E91E35">
      <w:pPr>
        <w:numPr>
          <w:ilvl w:val="0"/>
          <w:numId w:val="21"/>
        </w:numPr>
        <w:spacing w:before="0"/>
        <w:ind w:left="993" w:hanging="426"/>
        <w:contextualSpacing/>
        <w:jc w:val="both"/>
        <w:rPr>
          <w:ins w:id="85" w:author="tec" w:date="2023-05-16T15:19:00Z"/>
          <w:rFonts w:asciiTheme="majorBidi" w:hAnsiTheme="majorBidi" w:cstheme="majorBidi"/>
        </w:rPr>
      </w:pPr>
      <w:ins w:id="86" w:author="tec" w:date="2023-05-16T15:17:00Z">
        <w:r w:rsidRPr="00E91E35">
          <w:rPr>
            <w:rFonts w:asciiTheme="majorBidi" w:hAnsiTheme="majorBidi" w:cstheme="majorBidi"/>
            <w:b/>
          </w:rPr>
          <w:t>Climate-smart agriculture</w:t>
        </w:r>
        <w:r w:rsidRPr="00E91E35">
          <w:rPr>
            <w:rFonts w:asciiTheme="majorBidi" w:hAnsiTheme="majorBidi" w:cstheme="majorBidi"/>
          </w:rPr>
          <w:t>: Implementing climate-smart agriculture practices, such as crop diversification, improved seed varieties, and integrated pest management, can help to increase agricultural productivity and resilience while reducing greenhouse gas emissions and other negative environmental impacts.</w:t>
        </w:r>
      </w:ins>
    </w:p>
    <w:p w:rsidR="00000000" w:rsidRDefault="00A16400">
      <w:pPr>
        <w:spacing w:before="0"/>
        <w:ind w:left="993"/>
        <w:contextualSpacing/>
        <w:jc w:val="both"/>
        <w:rPr>
          <w:ins w:id="87" w:author="tec" w:date="2023-05-16T15:17:00Z"/>
          <w:rFonts w:asciiTheme="majorBidi" w:hAnsiTheme="majorBidi" w:cstheme="majorBidi"/>
        </w:rPr>
      </w:pPr>
    </w:p>
    <w:p w:rsidR="00A31694" w:rsidRDefault="00A31694" w:rsidP="003C088F">
      <w:pPr>
        <w:pStyle w:val="ListParagraph"/>
        <w:numPr>
          <w:ilvl w:val="0"/>
          <w:numId w:val="12"/>
        </w:numPr>
        <w:spacing w:line="276" w:lineRule="auto"/>
        <w:jc w:val="both"/>
        <w:rPr>
          <w:rFonts w:asciiTheme="majorBidi" w:hAnsiTheme="majorBidi" w:cstheme="majorBidi"/>
          <w:b/>
        </w:rPr>
      </w:pPr>
      <w:r>
        <w:rPr>
          <w:rFonts w:asciiTheme="majorBidi" w:hAnsiTheme="majorBidi" w:cstheme="majorBidi"/>
          <w:b/>
        </w:rPr>
        <w:t>Best Practice (case studies)</w:t>
      </w:r>
    </w:p>
    <w:p w:rsidR="00AB2CD9" w:rsidRDefault="00AB2CD9" w:rsidP="001C6FA9">
      <w:pPr>
        <w:pStyle w:val="ListParagraph"/>
        <w:spacing w:line="276" w:lineRule="auto"/>
        <w:jc w:val="both"/>
        <w:rPr>
          <w:rFonts w:asciiTheme="majorBidi" w:hAnsiTheme="majorBidi" w:cstheme="majorBidi"/>
          <w:b/>
        </w:rPr>
      </w:pPr>
    </w:p>
    <w:tbl>
      <w:tblPr>
        <w:tblStyle w:val="TableGrid1"/>
        <w:tblW w:w="0" w:type="auto"/>
        <w:tblLook w:val="04A0"/>
      </w:tblPr>
      <w:tblGrid>
        <w:gridCol w:w="510"/>
        <w:gridCol w:w="2459"/>
        <w:gridCol w:w="6886"/>
      </w:tblGrid>
      <w:tr w:rsidR="00AB2CD9" w:rsidRPr="00DD2B5B" w:rsidTr="009D1A3C">
        <w:tc>
          <w:tcPr>
            <w:tcW w:w="0" w:type="auto"/>
          </w:tcPr>
          <w:p w:rsidR="00AB2CD9" w:rsidRPr="00DD2B5B" w:rsidRDefault="00AB2CD9" w:rsidP="009D1A3C">
            <w:pPr>
              <w:overflowPunct w:val="0"/>
              <w:autoSpaceDE w:val="0"/>
              <w:autoSpaceDN w:val="0"/>
              <w:adjustRightInd w:val="0"/>
              <w:jc w:val="both"/>
              <w:textAlignment w:val="baseline"/>
              <w:rPr>
                <w:b/>
                <w:lang w:eastAsia="en-US"/>
              </w:rPr>
            </w:pPr>
            <w:r w:rsidRPr="00DD2B5B">
              <w:rPr>
                <w:b/>
                <w:lang w:eastAsia="en-US"/>
              </w:rPr>
              <w:t xml:space="preserve">No </w:t>
            </w:r>
          </w:p>
        </w:tc>
        <w:tc>
          <w:tcPr>
            <w:tcW w:w="0" w:type="auto"/>
          </w:tcPr>
          <w:p w:rsidR="00AB2CD9" w:rsidRPr="00DD2B5B" w:rsidRDefault="00AB2CD9" w:rsidP="009D1A3C">
            <w:pPr>
              <w:overflowPunct w:val="0"/>
              <w:autoSpaceDE w:val="0"/>
              <w:autoSpaceDN w:val="0"/>
              <w:adjustRightInd w:val="0"/>
              <w:jc w:val="both"/>
              <w:textAlignment w:val="baseline"/>
              <w:rPr>
                <w:b/>
                <w:lang w:eastAsia="en-US"/>
              </w:rPr>
            </w:pPr>
            <w:r w:rsidRPr="00DD2B5B">
              <w:rPr>
                <w:b/>
                <w:lang w:eastAsia="en-US"/>
              </w:rPr>
              <w:t xml:space="preserve">Sector </w:t>
            </w:r>
          </w:p>
        </w:tc>
        <w:tc>
          <w:tcPr>
            <w:tcW w:w="0" w:type="auto"/>
          </w:tcPr>
          <w:p w:rsidR="00AB2CD9" w:rsidRPr="00DD2B5B" w:rsidRDefault="00AB2CD9" w:rsidP="009D1A3C">
            <w:pPr>
              <w:overflowPunct w:val="0"/>
              <w:autoSpaceDE w:val="0"/>
              <w:autoSpaceDN w:val="0"/>
              <w:adjustRightInd w:val="0"/>
              <w:jc w:val="both"/>
              <w:textAlignment w:val="baseline"/>
              <w:rPr>
                <w:b/>
                <w:lang w:eastAsia="en-US"/>
              </w:rPr>
            </w:pPr>
            <w:r w:rsidRPr="00DD2B5B">
              <w:rPr>
                <w:b/>
                <w:lang w:eastAsia="en-US"/>
              </w:rPr>
              <w:t xml:space="preserve">Application </w:t>
            </w:r>
          </w:p>
        </w:tc>
      </w:tr>
      <w:tr w:rsidR="00AB2CD9" w:rsidRPr="00DD2B5B" w:rsidTr="009D1A3C">
        <w:tc>
          <w:tcPr>
            <w:tcW w:w="0" w:type="auto"/>
          </w:tcPr>
          <w:p w:rsidR="00AB2CD9" w:rsidRPr="00DD2B5B" w:rsidRDefault="00AB2CD9" w:rsidP="009D1A3C">
            <w:pPr>
              <w:overflowPunct w:val="0"/>
              <w:autoSpaceDE w:val="0"/>
              <w:autoSpaceDN w:val="0"/>
              <w:adjustRightInd w:val="0"/>
              <w:jc w:val="both"/>
              <w:textAlignment w:val="baseline"/>
              <w:rPr>
                <w:lang w:eastAsia="en-US"/>
              </w:rPr>
            </w:pPr>
            <w:r w:rsidRPr="00DD2B5B">
              <w:rPr>
                <w:lang w:eastAsia="en-US"/>
              </w:rPr>
              <w:t>1</w:t>
            </w:r>
          </w:p>
        </w:tc>
        <w:tc>
          <w:tcPr>
            <w:tcW w:w="0" w:type="auto"/>
          </w:tcPr>
          <w:p w:rsidR="00AB2CD9" w:rsidRPr="00DD2B5B" w:rsidRDefault="00AB2CD9" w:rsidP="009D1A3C">
            <w:pPr>
              <w:overflowPunct w:val="0"/>
              <w:autoSpaceDE w:val="0"/>
              <w:autoSpaceDN w:val="0"/>
              <w:adjustRightInd w:val="0"/>
              <w:jc w:val="both"/>
              <w:textAlignment w:val="baseline"/>
              <w:rPr>
                <w:lang w:eastAsia="en-US"/>
              </w:rPr>
            </w:pPr>
            <w:r w:rsidRPr="00DD2B5B">
              <w:rPr>
                <w:lang w:eastAsia="en-US"/>
              </w:rPr>
              <w:t>Food Security and Water Supply</w:t>
            </w:r>
          </w:p>
        </w:tc>
        <w:tc>
          <w:tcPr>
            <w:tcW w:w="0" w:type="auto"/>
          </w:tcPr>
          <w:p w:rsidR="00AB2CD9" w:rsidRPr="00DD2B5B" w:rsidRDefault="00AB2CD9" w:rsidP="009D1A3C">
            <w:pPr>
              <w:overflowPunct w:val="0"/>
              <w:autoSpaceDE w:val="0"/>
              <w:autoSpaceDN w:val="0"/>
              <w:adjustRightInd w:val="0"/>
              <w:jc w:val="both"/>
              <w:textAlignment w:val="baseline"/>
              <w:rPr>
                <w:b/>
                <w:lang w:eastAsia="en-US"/>
              </w:rPr>
            </w:pPr>
            <w:r w:rsidRPr="00DD2B5B">
              <w:rPr>
                <w:b/>
                <w:lang w:eastAsia="en-US"/>
              </w:rPr>
              <w:t xml:space="preserve">Scenario </w:t>
            </w:r>
          </w:p>
          <w:p w:rsidR="00AB2CD9" w:rsidRPr="00DD2B5B" w:rsidRDefault="00AB2CD9" w:rsidP="009D1A3C">
            <w:pPr>
              <w:overflowPunct w:val="0"/>
              <w:autoSpaceDE w:val="0"/>
              <w:autoSpaceDN w:val="0"/>
              <w:adjustRightInd w:val="0"/>
              <w:jc w:val="both"/>
              <w:textAlignment w:val="baseline"/>
              <w:rPr>
                <w:lang w:eastAsia="en-US"/>
              </w:rPr>
            </w:pPr>
            <w:r w:rsidRPr="00DD2B5B">
              <w:rPr>
                <w:lang w:eastAsia="en-US"/>
              </w:rPr>
              <w:t>Climate change endangers the quality and availability of water and food. Currently a large population of the world is experiencing increased water stress, and crop yields in some countries are expected to drop by half</w:t>
            </w:r>
            <w:proofErr w:type="gramStart"/>
            <w:r w:rsidRPr="00DD2B5B">
              <w:rPr>
                <w:lang w:eastAsia="en-US"/>
              </w:rPr>
              <w:t>..</w:t>
            </w:r>
            <w:proofErr w:type="gramEnd"/>
            <w:r w:rsidRPr="00DD2B5B">
              <w:rPr>
                <w:lang w:eastAsia="en-US"/>
              </w:rPr>
              <w:t xml:space="preserve"> The first step to address food security is to systematically monitor world food supplies, including the mapping of agricultural production and food shortages. Monitoring environmental and soil conditions using ICTs can make farming more profitable and sustainable. Better water management using ICTs can improve the overall efficiency of water use, providing significant savings and a more sustainable use of water resources.</w:t>
            </w:r>
          </w:p>
          <w:p w:rsidR="00AB2CD9" w:rsidRPr="00DD2B5B" w:rsidRDefault="00AB2CD9" w:rsidP="009D1A3C">
            <w:pPr>
              <w:overflowPunct w:val="0"/>
              <w:autoSpaceDE w:val="0"/>
              <w:autoSpaceDN w:val="0"/>
              <w:adjustRightInd w:val="0"/>
              <w:jc w:val="both"/>
              <w:textAlignment w:val="baseline"/>
              <w:rPr>
                <w:lang w:eastAsia="en-US"/>
              </w:rPr>
            </w:pPr>
          </w:p>
          <w:p w:rsidR="00AB2CD9" w:rsidRPr="00DD2B5B" w:rsidRDefault="00AB2CD9" w:rsidP="009D1A3C">
            <w:pPr>
              <w:spacing w:before="0"/>
              <w:jc w:val="both"/>
              <w:rPr>
                <w:b/>
                <w:lang w:eastAsia="en-US"/>
              </w:rPr>
            </w:pPr>
            <w:r w:rsidRPr="00DD2B5B">
              <w:rPr>
                <w:b/>
                <w:lang w:eastAsia="en-US"/>
              </w:rPr>
              <w:t xml:space="preserve">Application of Resilient Digital Technologies </w:t>
            </w:r>
          </w:p>
          <w:p w:rsidR="00AB2CD9" w:rsidRPr="00DD2B5B" w:rsidRDefault="00AB2CD9" w:rsidP="009D1A3C">
            <w:pPr>
              <w:spacing w:before="0"/>
              <w:jc w:val="both"/>
              <w:rPr>
                <w:lang w:val="en-US" w:eastAsia="en-US"/>
              </w:rPr>
            </w:pPr>
            <w:r w:rsidRPr="00DD2B5B">
              <w:rPr>
                <w:lang w:eastAsia="en-US"/>
              </w:rPr>
              <w:t>The deployment of ICTs will enable farmers to better-forecast crop yields and production. This data can then be shared to increase the number of farmers profiting from the information.</w:t>
            </w:r>
            <w:r w:rsidRPr="00DD2B5B">
              <w:rPr>
                <w:lang w:val="en-US" w:eastAsia="en-US"/>
              </w:rPr>
              <w:t xml:space="preserve"> </w:t>
            </w:r>
          </w:p>
          <w:p w:rsidR="00AB2CD9" w:rsidRPr="00DD2B5B" w:rsidRDefault="00AB2CD9" w:rsidP="009D1A3C">
            <w:pPr>
              <w:overflowPunct w:val="0"/>
              <w:autoSpaceDE w:val="0"/>
              <w:autoSpaceDN w:val="0"/>
              <w:adjustRightInd w:val="0"/>
              <w:jc w:val="both"/>
              <w:textAlignment w:val="baseline"/>
              <w:rPr>
                <w:lang w:eastAsia="en-US"/>
              </w:rPr>
            </w:pPr>
            <w:r w:rsidRPr="00DD2B5B">
              <w:rPr>
                <w:lang w:eastAsia="en-US"/>
              </w:rPr>
              <w:t>ICTs that can be used include:</w:t>
            </w:r>
          </w:p>
          <w:p w:rsidR="00AB2CD9" w:rsidRPr="00DD2B5B" w:rsidRDefault="00AB2CD9" w:rsidP="00AB2CD9">
            <w:pPr>
              <w:numPr>
                <w:ilvl w:val="0"/>
                <w:numId w:val="15"/>
              </w:numPr>
              <w:overflowPunct w:val="0"/>
              <w:autoSpaceDE w:val="0"/>
              <w:autoSpaceDN w:val="0"/>
              <w:adjustRightInd w:val="0"/>
              <w:contextualSpacing/>
              <w:jc w:val="both"/>
              <w:textAlignment w:val="baseline"/>
              <w:rPr>
                <w:lang w:val="en-US" w:eastAsia="en-US"/>
              </w:rPr>
            </w:pPr>
            <w:r w:rsidRPr="00DD2B5B">
              <w:rPr>
                <w:lang w:val="en-US" w:eastAsia="en-US"/>
              </w:rPr>
              <w:t>ICT tools used in agricultural and soil monitoring include sensors and telemetry units that measure and transmit parameters such as air temperature, humidity, leaf wetness and soil moisture over mobile networks to global databases</w:t>
            </w:r>
          </w:p>
          <w:p w:rsidR="00AB2CD9" w:rsidRPr="00DD2B5B" w:rsidRDefault="00AB2CD9" w:rsidP="00AB2CD9">
            <w:pPr>
              <w:numPr>
                <w:ilvl w:val="0"/>
                <w:numId w:val="15"/>
              </w:numPr>
              <w:overflowPunct w:val="0"/>
              <w:autoSpaceDE w:val="0"/>
              <w:autoSpaceDN w:val="0"/>
              <w:adjustRightInd w:val="0"/>
              <w:contextualSpacing/>
              <w:jc w:val="both"/>
              <w:textAlignment w:val="baseline"/>
              <w:rPr>
                <w:lang w:eastAsia="en-US"/>
              </w:rPr>
            </w:pPr>
            <w:r w:rsidRPr="00DD2B5B">
              <w:rPr>
                <w:lang w:eastAsia="en-US"/>
              </w:rPr>
              <w:t>Machine-to-machine (M2M) connectivity that supports remote sensing infrastructure, with high-resolution radiometers and moderate-resolution imaging spectrometers used to monitor food and water resources.</w:t>
            </w:r>
          </w:p>
          <w:p w:rsidR="00AB2CD9" w:rsidRPr="00DD2B5B" w:rsidRDefault="00AB2CD9" w:rsidP="00AB2CD9">
            <w:pPr>
              <w:numPr>
                <w:ilvl w:val="0"/>
                <w:numId w:val="15"/>
              </w:numPr>
              <w:overflowPunct w:val="0"/>
              <w:autoSpaceDE w:val="0"/>
              <w:autoSpaceDN w:val="0"/>
              <w:adjustRightInd w:val="0"/>
              <w:contextualSpacing/>
              <w:jc w:val="both"/>
              <w:textAlignment w:val="baseline"/>
              <w:rPr>
                <w:lang w:eastAsia="en-US"/>
              </w:rPr>
            </w:pPr>
            <w:r w:rsidRPr="00DD2B5B">
              <w:rPr>
                <w:lang w:eastAsia="en-US"/>
              </w:rPr>
              <w:t>PCs, mobile devices, servers, mainframes and network databases used for food security analysis, modelling and mapping.</w:t>
            </w:r>
          </w:p>
          <w:p w:rsidR="00AB2CD9" w:rsidRPr="00DD2B5B" w:rsidRDefault="00AB2CD9" w:rsidP="00AB2CD9">
            <w:pPr>
              <w:numPr>
                <w:ilvl w:val="0"/>
                <w:numId w:val="15"/>
              </w:numPr>
              <w:overflowPunct w:val="0"/>
              <w:autoSpaceDE w:val="0"/>
              <w:autoSpaceDN w:val="0"/>
              <w:adjustRightInd w:val="0"/>
              <w:contextualSpacing/>
              <w:jc w:val="both"/>
              <w:textAlignment w:val="baseline"/>
              <w:rPr>
                <w:lang w:eastAsia="en-US"/>
              </w:rPr>
            </w:pPr>
            <w:r w:rsidRPr="00DD2B5B">
              <w:rPr>
                <w:lang w:eastAsia="en-US"/>
              </w:rPr>
              <w:t>Communications infrastructure, including the Internet, to distribute information to farmers and consumers.</w:t>
            </w:r>
          </w:p>
        </w:tc>
      </w:tr>
      <w:tr w:rsidR="00AB2CD9" w:rsidRPr="00DD2B5B" w:rsidTr="009D1A3C">
        <w:tc>
          <w:tcPr>
            <w:tcW w:w="0" w:type="auto"/>
          </w:tcPr>
          <w:p w:rsidR="00AB2CD9" w:rsidRPr="00DD2B5B" w:rsidRDefault="00AB2CD9" w:rsidP="009D1A3C">
            <w:pPr>
              <w:overflowPunct w:val="0"/>
              <w:autoSpaceDE w:val="0"/>
              <w:autoSpaceDN w:val="0"/>
              <w:adjustRightInd w:val="0"/>
              <w:jc w:val="both"/>
              <w:textAlignment w:val="baseline"/>
              <w:rPr>
                <w:lang w:eastAsia="en-US"/>
              </w:rPr>
            </w:pPr>
            <w:r w:rsidRPr="00DD2B5B">
              <w:rPr>
                <w:lang w:eastAsia="en-US"/>
              </w:rPr>
              <w:t>2</w:t>
            </w:r>
          </w:p>
        </w:tc>
        <w:tc>
          <w:tcPr>
            <w:tcW w:w="0" w:type="auto"/>
          </w:tcPr>
          <w:p w:rsidR="00AB2CD9" w:rsidRPr="00DD2B5B" w:rsidRDefault="00AB2CD9" w:rsidP="009D1A3C">
            <w:pPr>
              <w:overflowPunct w:val="0"/>
              <w:autoSpaceDE w:val="0"/>
              <w:autoSpaceDN w:val="0"/>
              <w:adjustRightInd w:val="0"/>
              <w:jc w:val="both"/>
              <w:textAlignment w:val="baseline"/>
              <w:rPr>
                <w:lang w:eastAsia="en-US"/>
              </w:rPr>
            </w:pPr>
            <w:r w:rsidRPr="00DD2B5B">
              <w:rPr>
                <w:lang w:eastAsia="en-US"/>
              </w:rPr>
              <w:t xml:space="preserve">Deforestation and Waste Management </w:t>
            </w:r>
          </w:p>
        </w:tc>
        <w:tc>
          <w:tcPr>
            <w:tcW w:w="0" w:type="auto"/>
          </w:tcPr>
          <w:p w:rsidR="00AB2CD9" w:rsidRPr="00DD2B5B" w:rsidRDefault="00AB2CD9" w:rsidP="009D1A3C">
            <w:pPr>
              <w:spacing w:before="0"/>
              <w:jc w:val="both"/>
              <w:rPr>
                <w:b/>
                <w:lang w:val="en-US" w:eastAsia="en-US"/>
              </w:rPr>
            </w:pPr>
            <w:r w:rsidRPr="00DD2B5B">
              <w:rPr>
                <w:b/>
                <w:lang w:val="en-US" w:eastAsia="en-US"/>
              </w:rPr>
              <w:t>Scenario</w:t>
            </w:r>
          </w:p>
          <w:p w:rsidR="00AB2CD9" w:rsidRPr="00DD2B5B" w:rsidRDefault="00AB2CD9" w:rsidP="009D1A3C">
            <w:pPr>
              <w:spacing w:before="0"/>
              <w:jc w:val="both"/>
              <w:rPr>
                <w:b/>
                <w:lang w:val="en-US" w:eastAsia="en-US"/>
              </w:rPr>
            </w:pPr>
            <w:r w:rsidRPr="00DD2B5B">
              <w:rPr>
                <w:b/>
                <w:lang w:val="en-US" w:eastAsia="en-US"/>
              </w:rPr>
              <w:t xml:space="preserve">Deforestation is a phenomenon that has contributed heavily to the negative </w:t>
            </w:r>
            <w:proofErr w:type="spellStart"/>
            <w:r w:rsidRPr="00DD2B5B">
              <w:rPr>
                <w:b/>
                <w:lang w:val="en-US" w:eastAsia="en-US"/>
              </w:rPr>
              <w:t>cliamate</w:t>
            </w:r>
            <w:proofErr w:type="spellEnd"/>
            <w:r w:rsidRPr="00DD2B5B">
              <w:rPr>
                <w:b/>
                <w:lang w:val="en-US" w:eastAsia="en-US"/>
              </w:rPr>
              <w:t xml:space="preserve"> change. The </w:t>
            </w:r>
            <w:proofErr w:type="spellStart"/>
            <w:r w:rsidRPr="00DD2B5B">
              <w:rPr>
                <w:b/>
                <w:lang w:val="en-US" w:eastAsia="en-US"/>
              </w:rPr>
              <w:t>prolifereation</w:t>
            </w:r>
            <w:proofErr w:type="spellEnd"/>
            <w:r w:rsidRPr="00DD2B5B">
              <w:rPr>
                <w:b/>
                <w:lang w:val="en-US" w:eastAsia="en-US"/>
              </w:rPr>
              <w:t xml:space="preserve"> of electronic waste has made it worse as the demand for newer products push obsoleteness of current technologies at alarming rates. </w:t>
            </w:r>
          </w:p>
          <w:p w:rsidR="00AB2CD9" w:rsidRPr="00DD2B5B" w:rsidRDefault="00AB2CD9" w:rsidP="009D1A3C">
            <w:pPr>
              <w:spacing w:before="0"/>
              <w:jc w:val="both"/>
              <w:rPr>
                <w:b/>
                <w:lang w:val="en-US" w:eastAsia="en-US"/>
              </w:rPr>
            </w:pPr>
          </w:p>
          <w:p w:rsidR="00AB2CD9" w:rsidRPr="00DD2B5B" w:rsidRDefault="00AB2CD9" w:rsidP="009D1A3C">
            <w:pPr>
              <w:spacing w:before="0"/>
              <w:jc w:val="both"/>
              <w:rPr>
                <w:b/>
                <w:lang w:eastAsia="en-US"/>
              </w:rPr>
            </w:pPr>
            <w:r w:rsidRPr="00DD2B5B">
              <w:rPr>
                <w:b/>
                <w:lang w:eastAsia="en-US"/>
              </w:rPr>
              <w:t xml:space="preserve">Application of Resilient Digital Technologies </w:t>
            </w:r>
          </w:p>
          <w:p w:rsidR="00AB2CD9" w:rsidRPr="00DD2B5B" w:rsidRDefault="00AB2CD9" w:rsidP="009D1A3C">
            <w:pPr>
              <w:spacing w:before="0"/>
              <w:jc w:val="both"/>
              <w:rPr>
                <w:b/>
                <w:lang w:val="en-US" w:eastAsia="en-US"/>
              </w:rPr>
            </w:pPr>
          </w:p>
          <w:p w:rsidR="00AB2CD9" w:rsidRPr="00DD2B5B" w:rsidRDefault="00AB2CD9" w:rsidP="00AB2CD9">
            <w:pPr>
              <w:numPr>
                <w:ilvl w:val="0"/>
                <w:numId w:val="18"/>
              </w:numPr>
              <w:overflowPunct w:val="0"/>
              <w:autoSpaceDE w:val="0"/>
              <w:autoSpaceDN w:val="0"/>
              <w:adjustRightInd w:val="0"/>
              <w:spacing w:before="0"/>
              <w:contextualSpacing/>
              <w:jc w:val="both"/>
              <w:textAlignment w:val="baseline"/>
              <w:rPr>
                <w:lang w:val="en-US" w:eastAsia="en-US"/>
              </w:rPr>
            </w:pPr>
            <w:r w:rsidRPr="00DD2B5B">
              <w:rPr>
                <w:lang w:val="en-US" w:eastAsia="en-US"/>
              </w:rPr>
              <w:t xml:space="preserve">ICTs can contribute to this issue, for instance, by developing technological paths to sustainability and protection of tropical forest, as well as to enhance data collection on the condition of the forests. </w:t>
            </w:r>
          </w:p>
          <w:p w:rsidR="00AB2CD9" w:rsidRPr="00DD2B5B" w:rsidRDefault="00AB2CD9" w:rsidP="00AB2CD9">
            <w:pPr>
              <w:numPr>
                <w:ilvl w:val="0"/>
                <w:numId w:val="18"/>
              </w:numPr>
              <w:overflowPunct w:val="0"/>
              <w:autoSpaceDE w:val="0"/>
              <w:autoSpaceDN w:val="0"/>
              <w:adjustRightInd w:val="0"/>
              <w:spacing w:before="0"/>
              <w:contextualSpacing/>
              <w:jc w:val="both"/>
              <w:textAlignment w:val="baseline"/>
              <w:rPr>
                <w:lang w:val="en-US" w:eastAsia="en-US"/>
              </w:rPr>
            </w:pPr>
            <w:r w:rsidRPr="00DD2B5B">
              <w:rPr>
                <w:lang w:val="en-US" w:eastAsia="en-US"/>
              </w:rPr>
              <w:t xml:space="preserve">Satellites that are now able to take images through clouds and at night and remote sensing applications are critical for </w:t>
            </w:r>
            <w:r w:rsidRPr="00DD2B5B">
              <w:rPr>
                <w:lang w:val="en-US" w:eastAsia="en-US"/>
              </w:rPr>
              <w:lastRenderedPageBreak/>
              <w:t xml:space="preserve">monitoring the health of the world’s tropical forests trees and deforestation of these vast forests. </w:t>
            </w:r>
          </w:p>
          <w:p w:rsidR="00AB2CD9" w:rsidRPr="00DD2B5B" w:rsidRDefault="00AB2CD9" w:rsidP="00AB2CD9">
            <w:pPr>
              <w:numPr>
                <w:ilvl w:val="0"/>
                <w:numId w:val="18"/>
              </w:numPr>
              <w:overflowPunct w:val="0"/>
              <w:autoSpaceDE w:val="0"/>
              <w:autoSpaceDN w:val="0"/>
              <w:adjustRightInd w:val="0"/>
              <w:spacing w:before="0"/>
              <w:contextualSpacing/>
              <w:jc w:val="both"/>
              <w:textAlignment w:val="baseline"/>
              <w:rPr>
                <w:lang w:val="en-US" w:eastAsia="en-US"/>
              </w:rPr>
            </w:pPr>
            <w:r w:rsidRPr="00DD2B5B">
              <w:rPr>
                <w:lang w:val="en-US" w:eastAsia="en-US"/>
              </w:rPr>
              <w:t xml:space="preserve">ICTs can also play a role in environmental protection; waste management and environmentally friendly supply chain management. </w:t>
            </w:r>
          </w:p>
          <w:p w:rsidR="00AB2CD9" w:rsidRPr="00DD2B5B" w:rsidRDefault="00AB2CD9" w:rsidP="00AB2CD9">
            <w:pPr>
              <w:numPr>
                <w:ilvl w:val="0"/>
                <w:numId w:val="18"/>
              </w:numPr>
              <w:overflowPunct w:val="0"/>
              <w:autoSpaceDE w:val="0"/>
              <w:autoSpaceDN w:val="0"/>
              <w:adjustRightInd w:val="0"/>
              <w:spacing w:before="0"/>
              <w:contextualSpacing/>
              <w:jc w:val="both"/>
              <w:textAlignment w:val="baseline"/>
              <w:rPr>
                <w:lang w:val="en-US" w:eastAsia="en-US"/>
              </w:rPr>
            </w:pPr>
            <w:r w:rsidRPr="00DD2B5B">
              <w:rPr>
                <w:lang w:val="en-US" w:eastAsia="en-US"/>
              </w:rPr>
              <w:t xml:space="preserve">It is now possible to search websites for places to recycle ICT equipment, including mobile phones. </w:t>
            </w:r>
          </w:p>
          <w:p w:rsidR="00AB2CD9" w:rsidRPr="00DD2B5B" w:rsidRDefault="00AB2CD9" w:rsidP="00AB2CD9">
            <w:pPr>
              <w:numPr>
                <w:ilvl w:val="0"/>
                <w:numId w:val="18"/>
              </w:numPr>
              <w:overflowPunct w:val="0"/>
              <w:autoSpaceDE w:val="0"/>
              <w:autoSpaceDN w:val="0"/>
              <w:adjustRightInd w:val="0"/>
              <w:spacing w:before="0"/>
              <w:contextualSpacing/>
              <w:jc w:val="both"/>
              <w:textAlignment w:val="baseline"/>
              <w:rPr>
                <w:lang w:val="en-US" w:eastAsia="en-US"/>
              </w:rPr>
            </w:pPr>
            <w:r w:rsidRPr="00DD2B5B">
              <w:rPr>
                <w:lang w:val="en-US" w:eastAsia="en-US"/>
              </w:rPr>
              <w:t>ITU, together with the ICT industry, is developing standards for improved recycling of industrial waste, including a recommendation on communication formats</w:t>
            </w:r>
          </w:p>
          <w:p w:rsidR="00AB2CD9" w:rsidRPr="00DD2B5B" w:rsidRDefault="00AB2CD9" w:rsidP="009D1A3C">
            <w:pPr>
              <w:spacing w:before="0"/>
              <w:jc w:val="both"/>
              <w:rPr>
                <w:lang w:eastAsia="en-US"/>
              </w:rPr>
            </w:pPr>
          </w:p>
        </w:tc>
      </w:tr>
      <w:tr w:rsidR="00AB2CD9" w:rsidRPr="00DD2B5B" w:rsidTr="009D1A3C">
        <w:tc>
          <w:tcPr>
            <w:tcW w:w="0" w:type="auto"/>
          </w:tcPr>
          <w:p w:rsidR="00AB2CD9" w:rsidRPr="00DD2B5B" w:rsidRDefault="00AB2CD9" w:rsidP="009D1A3C">
            <w:pPr>
              <w:overflowPunct w:val="0"/>
              <w:autoSpaceDE w:val="0"/>
              <w:autoSpaceDN w:val="0"/>
              <w:adjustRightInd w:val="0"/>
              <w:jc w:val="both"/>
              <w:textAlignment w:val="baseline"/>
              <w:rPr>
                <w:lang w:eastAsia="en-US"/>
              </w:rPr>
            </w:pPr>
            <w:r w:rsidRPr="00DD2B5B">
              <w:rPr>
                <w:lang w:eastAsia="en-US"/>
              </w:rPr>
              <w:lastRenderedPageBreak/>
              <w:t>3</w:t>
            </w:r>
          </w:p>
        </w:tc>
        <w:tc>
          <w:tcPr>
            <w:tcW w:w="0" w:type="auto"/>
          </w:tcPr>
          <w:p w:rsidR="00AB2CD9" w:rsidRPr="00DD2B5B" w:rsidRDefault="00AB2CD9" w:rsidP="009D1A3C">
            <w:pPr>
              <w:overflowPunct w:val="0"/>
              <w:autoSpaceDE w:val="0"/>
              <w:autoSpaceDN w:val="0"/>
              <w:adjustRightInd w:val="0"/>
              <w:jc w:val="both"/>
              <w:textAlignment w:val="baseline"/>
              <w:rPr>
                <w:lang w:eastAsia="en-US"/>
              </w:rPr>
            </w:pPr>
            <w:r w:rsidRPr="00DD2B5B">
              <w:rPr>
                <w:lang w:eastAsia="en-US"/>
              </w:rPr>
              <w:t xml:space="preserve">Health Care and Medical Services </w:t>
            </w:r>
          </w:p>
        </w:tc>
        <w:tc>
          <w:tcPr>
            <w:tcW w:w="0" w:type="auto"/>
          </w:tcPr>
          <w:p w:rsidR="00AB2CD9" w:rsidRPr="00DD2B5B" w:rsidRDefault="00AB2CD9" w:rsidP="009D1A3C">
            <w:pPr>
              <w:spacing w:before="0"/>
              <w:jc w:val="both"/>
              <w:rPr>
                <w:lang w:val="en-US" w:eastAsia="en-US"/>
              </w:rPr>
            </w:pPr>
            <w:r w:rsidRPr="00DD2B5B">
              <w:rPr>
                <w:lang w:val="en-US" w:eastAsia="en-US"/>
              </w:rPr>
              <w:t xml:space="preserve">Scenario </w:t>
            </w:r>
          </w:p>
          <w:p w:rsidR="00AB2CD9" w:rsidRPr="00DD2B5B" w:rsidRDefault="00AB2CD9" w:rsidP="009D1A3C">
            <w:pPr>
              <w:spacing w:before="0"/>
              <w:jc w:val="both"/>
              <w:rPr>
                <w:lang w:val="en-US" w:eastAsia="en-US"/>
              </w:rPr>
            </w:pPr>
            <w:r w:rsidRPr="00DD2B5B">
              <w:rPr>
                <w:lang w:val="en-US" w:eastAsia="en-US"/>
              </w:rPr>
              <w:t>The world is encountering unprecedented changes in the atmosphere and depletion of soil fertility, aquifers, ocean fisheries and biodiversity in general. It is recognized that such changes will affect economic activities and infrastructure and poses risks to human health38. Seasonal death rates due to unexpected extremes in temperature are expected to increase and the seasonal pattern of vector borne diseases will change. Standard observational epidemiological methods can illuminate the health consequences of local climatic trends by comparison of data-sets. ICT enhances our capacity to process and share data and subsequently to estimate future impacts.</w:t>
            </w:r>
          </w:p>
          <w:p w:rsidR="00AB2CD9" w:rsidRPr="00DD2B5B" w:rsidRDefault="00AB2CD9" w:rsidP="009D1A3C">
            <w:pPr>
              <w:spacing w:before="0"/>
              <w:jc w:val="both"/>
              <w:rPr>
                <w:lang w:val="en-US" w:eastAsia="en-US"/>
              </w:rPr>
            </w:pPr>
          </w:p>
          <w:p w:rsidR="00AB2CD9" w:rsidRPr="00DD2B5B" w:rsidRDefault="00AB2CD9" w:rsidP="009D1A3C">
            <w:pPr>
              <w:spacing w:before="0"/>
              <w:jc w:val="both"/>
              <w:rPr>
                <w:b/>
                <w:lang w:eastAsia="en-US"/>
              </w:rPr>
            </w:pPr>
            <w:r w:rsidRPr="00DD2B5B">
              <w:rPr>
                <w:b/>
                <w:lang w:eastAsia="en-US"/>
              </w:rPr>
              <w:t xml:space="preserve">Application of Resilient Digital Technologies </w:t>
            </w:r>
          </w:p>
          <w:p w:rsidR="00AB2CD9" w:rsidRPr="00DD2B5B" w:rsidRDefault="00AB2CD9" w:rsidP="009D1A3C">
            <w:pPr>
              <w:spacing w:before="0"/>
              <w:rPr>
                <w:lang w:val="en-US" w:eastAsia="en-US"/>
              </w:rPr>
            </w:pPr>
          </w:p>
          <w:p w:rsidR="00AB2CD9" w:rsidRPr="00DD2B5B" w:rsidRDefault="00AB2CD9" w:rsidP="009D1A3C">
            <w:pPr>
              <w:spacing w:before="0"/>
              <w:jc w:val="both"/>
              <w:rPr>
                <w:lang w:val="en-US" w:eastAsia="en-US"/>
              </w:rPr>
            </w:pPr>
            <w:r w:rsidRPr="00DD2B5B">
              <w:rPr>
                <w:lang w:val="en-US" w:eastAsia="en-US"/>
              </w:rPr>
              <w:t>ICT improves self-help online education and information dissemination. For those who have internet access it is simple to obtain information about what to do to minimize health and climate risks using online encyclopedias, and then to find more detailed information through search engines.</w:t>
            </w:r>
          </w:p>
          <w:p w:rsidR="00AB2CD9" w:rsidRPr="00DD2B5B" w:rsidRDefault="00AB2CD9" w:rsidP="009D1A3C">
            <w:pPr>
              <w:spacing w:before="0"/>
              <w:jc w:val="both"/>
              <w:rPr>
                <w:lang w:val="en-US" w:eastAsia="en-US"/>
              </w:rPr>
            </w:pPr>
          </w:p>
          <w:p w:rsidR="00AB2CD9" w:rsidRPr="00DD2B5B" w:rsidRDefault="00AB2CD9" w:rsidP="009D1A3C">
            <w:pPr>
              <w:spacing w:before="0"/>
              <w:jc w:val="both"/>
              <w:rPr>
                <w:lang w:val="en-US" w:eastAsia="en-US"/>
              </w:rPr>
            </w:pPr>
            <w:r w:rsidRPr="00DD2B5B">
              <w:rPr>
                <w:lang w:val="en-US" w:eastAsia="en-US"/>
              </w:rPr>
              <w:t xml:space="preserve">Use of ICTs in healthcare is known as </w:t>
            </w:r>
            <w:proofErr w:type="spellStart"/>
            <w:r w:rsidRPr="00DD2B5B">
              <w:rPr>
                <w:lang w:val="en-US" w:eastAsia="en-US"/>
              </w:rPr>
              <w:t>eHealth</w:t>
            </w:r>
            <w:proofErr w:type="spellEnd"/>
            <w:r w:rsidRPr="00DD2B5B">
              <w:rPr>
                <w:lang w:val="en-US" w:eastAsia="en-US"/>
              </w:rPr>
              <w:t xml:space="preserve"> (or Health informatics). Healthcare practice supported by electronic processes and communication. </w:t>
            </w:r>
          </w:p>
          <w:p w:rsidR="00AB2CD9" w:rsidRPr="00DD2B5B" w:rsidRDefault="00AB2CD9" w:rsidP="009D1A3C">
            <w:pPr>
              <w:spacing w:before="0"/>
              <w:jc w:val="both"/>
              <w:rPr>
                <w:lang w:val="en-US" w:eastAsia="en-US"/>
              </w:rPr>
            </w:pPr>
          </w:p>
          <w:p w:rsidR="00AB2CD9" w:rsidRPr="00DD2B5B" w:rsidRDefault="00AB2CD9" w:rsidP="009D1A3C">
            <w:pPr>
              <w:spacing w:before="0"/>
              <w:jc w:val="both"/>
              <w:rPr>
                <w:lang w:val="en-US" w:eastAsia="en-US"/>
              </w:rPr>
            </w:pPr>
            <w:r w:rsidRPr="00DD2B5B">
              <w:rPr>
                <w:lang w:val="en-US" w:eastAsia="en-US"/>
              </w:rPr>
              <w:t xml:space="preserve">ICT tools used in </w:t>
            </w:r>
            <w:proofErr w:type="spellStart"/>
            <w:r w:rsidRPr="00DD2B5B">
              <w:rPr>
                <w:lang w:val="en-US" w:eastAsia="en-US"/>
              </w:rPr>
              <w:t>eHealth</w:t>
            </w:r>
            <w:proofErr w:type="spellEnd"/>
            <w:r w:rsidRPr="00DD2B5B">
              <w:rPr>
                <w:lang w:val="en-US" w:eastAsia="en-US"/>
              </w:rPr>
              <w:t xml:space="preserve"> include not only computers but also clinical guidelines, formal medical terminologies, and information and communication systems. It is applied to the areas of nursing, clinical care, dentistry, pharmacy, public health and (bio) medical research. </w:t>
            </w:r>
          </w:p>
          <w:p w:rsidR="00AB2CD9" w:rsidRPr="00DD2B5B" w:rsidRDefault="00AB2CD9" w:rsidP="009D1A3C">
            <w:pPr>
              <w:spacing w:before="0"/>
              <w:jc w:val="both"/>
              <w:rPr>
                <w:lang w:val="en-US" w:eastAsia="en-US"/>
              </w:rPr>
            </w:pPr>
          </w:p>
          <w:p w:rsidR="00AB2CD9" w:rsidRPr="00DD2B5B" w:rsidRDefault="00AB2CD9" w:rsidP="009D1A3C">
            <w:pPr>
              <w:spacing w:before="0"/>
              <w:jc w:val="both"/>
              <w:rPr>
                <w:lang w:val="en-US" w:eastAsia="en-US"/>
              </w:rPr>
            </w:pPr>
            <w:r w:rsidRPr="00DD2B5B">
              <w:rPr>
                <w:lang w:val="en-US" w:eastAsia="en-US"/>
              </w:rPr>
              <w:t>Remote health monitoring enables individuals to continue to lead independent lives in their own homes. Telemedicine can also provide patients with access to specialists outside their geographic area, using a broadband network. This removes the need for the patient to travel to the doctor’s office and so reduces GHG emissions.</w:t>
            </w:r>
          </w:p>
        </w:tc>
      </w:tr>
      <w:tr w:rsidR="00AB2CD9" w:rsidRPr="00DD2B5B" w:rsidTr="009D1A3C">
        <w:tc>
          <w:tcPr>
            <w:tcW w:w="0" w:type="auto"/>
          </w:tcPr>
          <w:p w:rsidR="00AB2CD9" w:rsidRPr="00DD2B5B" w:rsidRDefault="00AB2CD9" w:rsidP="009D1A3C">
            <w:pPr>
              <w:overflowPunct w:val="0"/>
              <w:autoSpaceDE w:val="0"/>
              <w:autoSpaceDN w:val="0"/>
              <w:adjustRightInd w:val="0"/>
              <w:jc w:val="both"/>
              <w:textAlignment w:val="baseline"/>
              <w:rPr>
                <w:lang w:eastAsia="en-US"/>
              </w:rPr>
            </w:pPr>
            <w:r w:rsidRPr="00DD2B5B">
              <w:rPr>
                <w:lang w:eastAsia="en-US"/>
              </w:rPr>
              <w:t>4</w:t>
            </w:r>
          </w:p>
        </w:tc>
        <w:tc>
          <w:tcPr>
            <w:tcW w:w="0" w:type="auto"/>
          </w:tcPr>
          <w:p w:rsidR="00AB2CD9" w:rsidRPr="00DD2B5B" w:rsidRDefault="00AB2CD9" w:rsidP="009D1A3C">
            <w:pPr>
              <w:overflowPunct w:val="0"/>
              <w:autoSpaceDE w:val="0"/>
              <w:autoSpaceDN w:val="0"/>
              <w:adjustRightInd w:val="0"/>
              <w:jc w:val="both"/>
              <w:textAlignment w:val="baseline"/>
              <w:rPr>
                <w:lang w:eastAsia="en-US"/>
              </w:rPr>
            </w:pPr>
            <w:r w:rsidRPr="00DD2B5B">
              <w:rPr>
                <w:lang w:eastAsia="en-US"/>
              </w:rPr>
              <w:t xml:space="preserve">Transport </w:t>
            </w:r>
            <w:r>
              <w:rPr>
                <w:lang w:eastAsia="en-US"/>
              </w:rPr>
              <w:t>and I</w:t>
            </w:r>
            <w:r w:rsidRPr="00DD2B5B">
              <w:rPr>
                <w:lang w:eastAsia="en-US"/>
              </w:rPr>
              <w:t xml:space="preserve">nfrastructure </w:t>
            </w:r>
          </w:p>
        </w:tc>
        <w:tc>
          <w:tcPr>
            <w:tcW w:w="0" w:type="auto"/>
          </w:tcPr>
          <w:p w:rsidR="00AB2CD9" w:rsidRPr="00DD2B5B" w:rsidRDefault="00AB2CD9" w:rsidP="009D1A3C">
            <w:pPr>
              <w:spacing w:before="0"/>
              <w:rPr>
                <w:b/>
                <w:lang w:val="en-US" w:eastAsia="en-US"/>
              </w:rPr>
            </w:pPr>
            <w:r w:rsidRPr="00DD2B5B">
              <w:rPr>
                <w:b/>
                <w:lang w:val="en-US" w:eastAsia="en-US"/>
              </w:rPr>
              <w:t xml:space="preserve">Use of Smart Logistics </w:t>
            </w:r>
          </w:p>
          <w:p w:rsidR="00AB2CD9" w:rsidRPr="00DD2B5B" w:rsidRDefault="00AB2CD9" w:rsidP="009D1A3C">
            <w:pPr>
              <w:spacing w:before="0"/>
              <w:jc w:val="both"/>
              <w:rPr>
                <w:lang w:val="en-US" w:eastAsia="en-US"/>
              </w:rPr>
            </w:pPr>
            <w:r w:rsidRPr="00DD2B5B">
              <w:rPr>
                <w:lang w:val="en-US" w:eastAsia="en-US"/>
              </w:rPr>
              <w:t xml:space="preserve">The potential systemic impact of ICTs is particularly apparent in the transport sector which, according to the Stern report, accounts for 14 per cent of total GHG emissions. Through a host of efficiencies in </w:t>
            </w:r>
            <w:r w:rsidRPr="00DD2B5B">
              <w:rPr>
                <w:lang w:val="en-US" w:eastAsia="en-US"/>
              </w:rPr>
              <w:lastRenderedPageBreak/>
              <w:t xml:space="preserve">transport and storage, smart logistics in Europe could deliver fuel, electricity and heating savings of 225 MtCO2 e. The global emissions savings from smart logistics in 2020 was estimated to reach 1.52 GtCO2 e, with energy savings worth USD 441.7 bn1. Although the main focus of Intelligent Transport Systems (ITS) is on the safety, management and efficiency of transport, ITS can also be used to reduce their environmental impact. For example: </w:t>
            </w:r>
          </w:p>
          <w:p w:rsidR="00AB2CD9" w:rsidRPr="00DD2B5B" w:rsidRDefault="00AB2CD9" w:rsidP="00AB2CD9">
            <w:pPr>
              <w:numPr>
                <w:ilvl w:val="0"/>
                <w:numId w:val="17"/>
              </w:numPr>
              <w:overflowPunct w:val="0"/>
              <w:autoSpaceDE w:val="0"/>
              <w:autoSpaceDN w:val="0"/>
              <w:adjustRightInd w:val="0"/>
              <w:spacing w:before="0"/>
              <w:contextualSpacing/>
              <w:textAlignment w:val="baseline"/>
              <w:rPr>
                <w:lang w:val="en-US" w:eastAsia="en-US"/>
              </w:rPr>
            </w:pPr>
            <w:r w:rsidRPr="00DD2B5B">
              <w:rPr>
                <w:lang w:val="en-US" w:eastAsia="en-US"/>
              </w:rPr>
              <w:t xml:space="preserve">Using GPS for navigation or vehicle dispatch can reduce journey times. Drivers with navigation saw their fuel efficiency increase 12 per cent, with fuel consumption falling from 8.3 to 7.3 l/100kms. This increase in fuel economy translates to a 91 </w:t>
            </w:r>
            <w:proofErr w:type="spellStart"/>
            <w:r w:rsidRPr="00DD2B5B">
              <w:rPr>
                <w:lang w:val="en-US" w:eastAsia="en-US"/>
              </w:rPr>
              <w:t>tonnes</w:t>
            </w:r>
            <w:proofErr w:type="spellEnd"/>
            <w:r w:rsidRPr="00DD2B5B">
              <w:rPr>
                <w:lang w:val="en-US" w:eastAsia="en-US"/>
              </w:rPr>
              <w:t xml:space="preserve"> decrease in carbon dioxide emissions every year per driver, or 24 per cent decrease over the amount that the average non-navigation user emits per year46. </w:t>
            </w:r>
          </w:p>
          <w:p w:rsidR="00AB2CD9" w:rsidRPr="00DD2B5B" w:rsidRDefault="00AB2CD9" w:rsidP="00AB2CD9">
            <w:pPr>
              <w:numPr>
                <w:ilvl w:val="0"/>
                <w:numId w:val="17"/>
              </w:numPr>
              <w:overflowPunct w:val="0"/>
              <w:autoSpaceDE w:val="0"/>
              <w:autoSpaceDN w:val="0"/>
              <w:adjustRightInd w:val="0"/>
              <w:spacing w:before="0"/>
              <w:contextualSpacing/>
              <w:textAlignment w:val="baseline"/>
              <w:rPr>
                <w:lang w:val="en-US" w:eastAsia="en-US"/>
              </w:rPr>
            </w:pPr>
            <w:r w:rsidRPr="00DD2B5B">
              <w:rPr>
                <w:lang w:val="en-US" w:eastAsia="en-US"/>
              </w:rPr>
              <w:t xml:space="preserve">Using the “always turn right rule”, or using a mobile phone (or PDA) to inform the driver of the next destination. </w:t>
            </w:r>
          </w:p>
          <w:p w:rsidR="00AB2CD9" w:rsidRPr="00DD2B5B" w:rsidRDefault="00AB2CD9" w:rsidP="00AB2CD9">
            <w:pPr>
              <w:numPr>
                <w:ilvl w:val="0"/>
                <w:numId w:val="17"/>
              </w:numPr>
              <w:overflowPunct w:val="0"/>
              <w:autoSpaceDE w:val="0"/>
              <w:autoSpaceDN w:val="0"/>
              <w:adjustRightInd w:val="0"/>
              <w:spacing w:before="0"/>
              <w:contextualSpacing/>
              <w:textAlignment w:val="baseline"/>
              <w:rPr>
                <w:lang w:val="en-US" w:eastAsia="en-US"/>
              </w:rPr>
            </w:pPr>
            <w:r w:rsidRPr="00DD2B5B">
              <w:rPr>
                <w:lang w:val="en-US" w:eastAsia="en-US"/>
              </w:rPr>
              <w:t xml:space="preserve">Smart traffic control, where traffic lights send out status signals to warn drivers if they need to slow down or stop. </w:t>
            </w:r>
          </w:p>
          <w:p w:rsidR="00AB2CD9" w:rsidRPr="00DD2B5B" w:rsidRDefault="00AB2CD9" w:rsidP="00AB2CD9">
            <w:pPr>
              <w:numPr>
                <w:ilvl w:val="0"/>
                <w:numId w:val="17"/>
              </w:numPr>
              <w:overflowPunct w:val="0"/>
              <w:autoSpaceDE w:val="0"/>
              <w:autoSpaceDN w:val="0"/>
              <w:adjustRightInd w:val="0"/>
              <w:spacing w:before="0"/>
              <w:contextualSpacing/>
              <w:textAlignment w:val="baseline"/>
              <w:rPr>
                <w:lang w:val="en-US" w:eastAsia="en-US"/>
              </w:rPr>
            </w:pPr>
            <w:r w:rsidRPr="00DD2B5B">
              <w:rPr>
                <w:lang w:val="en-US" w:eastAsia="en-US"/>
              </w:rPr>
              <w:t xml:space="preserve">Smart parking, where vehicles are directed to an empty space so that there is no need to drive around to find a slot. This reduces engine-running time. </w:t>
            </w:r>
          </w:p>
          <w:p w:rsidR="00AB2CD9" w:rsidRPr="00DD2B5B" w:rsidRDefault="00AB2CD9" w:rsidP="00AB2CD9">
            <w:pPr>
              <w:numPr>
                <w:ilvl w:val="0"/>
                <w:numId w:val="17"/>
              </w:numPr>
              <w:overflowPunct w:val="0"/>
              <w:autoSpaceDE w:val="0"/>
              <w:autoSpaceDN w:val="0"/>
              <w:adjustRightInd w:val="0"/>
              <w:spacing w:before="0"/>
              <w:contextualSpacing/>
              <w:textAlignment w:val="baseline"/>
              <w:rPr>
                <w:lang w:val="en-US" w:eastAsia="en-US"/>
              </w:rPr>
            </w:pPr>
            <w:r w:rsidRPr="00DD2B5B">
              <w:rPr>
                <w:lang w:val="en-US" w:eastAsia="en-US"/>
              </w:rPr>
              <w:t>Road pricing schemes, such as the congestion charge in London, can encourage greater use of public transport and reduce congestion, thereby reducing journey times.</w:t>
            </w:r>
          </w:p>
          <w:p w:rsidR="00AB2CD9" w:rsidRPr="00DD2B5B" w:rsidRDefault="00AB2CD9" w:rsidP="009D1A3C">
            <w:pPr>
              <w:overflowPunct w:val="0"/>
              <w:autoSpaceDE w:val="0"/>
              <w:autoSpaceDN w:val="0"/>
              <w:adjustRightInd w:val="0"/>
              <w:jc w:val="both"/>
              <w:textAlignment w:val="baseline"/>
              <w:rPr>
                <w:lang w:eastAsia="en-US"/>
              </w:rPr>
            </w:pPr>
          </w:p>
        </w:tc>
      </w:tr>
      <w:tr w:rsidR="00AB2CD9" w:rsidRPr="00DD2B5B" w:rsidTr="009D1A3C">
        <w:tc>
          <w:tcPr>
            <w:tcW w:w="0" w:type="auto"/>
          </w:tcPr>
          <w:p w:rsidR="00AB2CD9" w:rsidRPr="00DD2B5B" w:rsidRDefault="00AB2CD9" w:rsidP="009D1A3C">
            <w:pPr>
              <w:overflowPunct w:val="0"/>
              <w:autoSpaceDE w:val="0"/>
              <w:autoSpaceDN w:val="0"/>
              <w:adjustRightInd w:val="0"/>
              <w:jc w:val="both"/>
              <w:textAlignment w:val="baseline"/>
              <w:rPr>
                <w:lang w:eastAsia="en-US"/>
              </w:rPr>
            </w:pPr>
            <w:r w:rsidRPr="00DD2B5B">
              <w:rPr>
                <w:lang w:eastAsia="en-US"/>
              </w:rPr>
              <w:lastRenderedPageBreak/>
              <w:t>5</w:t>
            </w:r>
          </w:p>
        </w:tc>
        <w:tc>
          <w:tcPr>
            <w:tcW w:w="0" w:type="auto"/>
          </w:tcPr>
          <w:p w:rsidR="00AB2CD9" w:rsidRPr="00DD2B5B" w:rsidRDefault="00AB2CD9" w:rsidP="009D1A3C">
            <w:pPr>
              <w:overflowPunct w:val="0"/>
              <w:autoSpaceDE w:val="0"/>
              <w:autoSpaceDN w:val="0"/>
              <w:adjustRightInd w:val="0"/>
              <w:jc w:val="both"/>
              <w:textAlignment w:val="baseline"/>
              <w:rPr>
                <w:lang w:eastAsia="en-US"/>
              </w:rPr>
            </w:pPr>
            <w:r w:rsidRPr="00DD2B5B">
              <w:rPr>
                <w:lang w:eastAsia="en-US"/>
              </w:rPr>
              <w:t xml:space="preserve">Energy Efficiency </w:t>
            </w:r>
          </w:p>
        </w:tc>
        <w:tc>
          <w:tcPr>
            <w:tcW w:w="0" w:type="auto"/>
          </w:tcPr>
          <w:p w:rsidR="00AB2CD9" w:rsidRPr="00DD2B5B" w:rsidRDefault="00AB2CD9" w:rsidP="009D1A3C">
            <w:pPr>
              <w:overflowPunct w:val="0"/>
              <w:autoSpaceDE w:val="0"/>
              <w:autoSpaceDN w:val="0"/>
              <w:adjustRightInd w:val="0"/>
              <w:contextualSpacing/>
              <w:jc w:val="both"/>
              <w:textAlignment w:val="baseline"/>
              <w:rPr>
                <w:b/>
                <w:lang w:eastAsia="en-US"/>
              </w:rPr>
            </w:pPr>
            <w:r w:rsidRPr="00DD2B5B">
              <w:rPr>
                <w:b/>
                <w:lang w:eastAsia="en-US"/>
              </w:rPr>
              <w:t xml:space="preserve">Scenario </w:t>
            </w:r>
          </w:p>
          <w:p w:rsidR="00AB2CD9" w:rsidRPr="00DD2B5B" w:rsidRDefault="00AB2CD9" w:rsidP="009D1A3C">
            <w:pPr>
              <w:overflowPunct w:val="0"/>
              <w:autoSpaceDE w:val="0"/>
              <w:autoSpaceDN w:val="0"/>
              <w:adjustRightInd w:val="0"/>
              <w:contextualSpacing/>
              <w:jc w:val="both"/>
              <w:textAlignment w:val="baseline"/>
              <w:rPr>
                <w:lang w:eastAsia="en-US"/>
              </w:rPr>
            </w:pPr>
            <w:r w:rsidRPr="00DD2B5B">
              <w:rPr>
                <w:lang w:eastAsia="en-US"/>
              </w:rPr>
              <w:t>ICTs can be used to maximize the efficiency of power systems. Their computing and communications capabilities are essential if power from renewable resources such as geothermal, solar, wind, wave and tidal effects are to be harnessed efficiently and fed into the electricity grid in a smart way. ICTs are required to control the load on the grid by maximizing the utilisation of available solar, wind and tidal power</w:t>
            </w:r>
          </w:p>
          <w:p w:rsidR="00AB2CD9" w:rsidRPr="00DD2B5B" w:rsidRDefault="00AB2CD9" w:rsidP="009D1A3C">
            <w:pPr>
              <w:overflowPunct w:val="0"/>
              <w:autoSpaceDE w:val="0"/>
              <w:autoSpaceDN w:val="0"/>
              <w:adjustRightInd w:val="0"/>
              <w:jc w:val="both"/>
              <w:textAlignment w:val="baseline"/>
              <w:rPr>
                <w:lang w:eastAsia="en-US"/>
              </w:rPr>
            </w:pPr>
            <w:r w:rsidRPr="00DD2B5B">
              <w:rPr>
                <w:lang w:eastAsia="en-US"/>
              </w:rPr>
              <w:t>ICTs are able to model the real-time status of renewable energy systems taking into account local weather stations, so that transmission losses are minimized by selecting the shortest route from source to load.</w:t>
            </w:r>
          </w:p>
          <w:p w:rsidR="00AB2CD9" w:rsidRPr="00DD2B5B" w:rsidRDefault="00AB2CD9" w:rsidP="009D1A3C">
            <w:pPr>
              <w:overflowPunct w:val="0"/>
              <w:autoSpaceDE w:val="0"/>
              <w:autoSpaceDN w:val="0"/>
              <w:adjustRightInd w:val="0"/>
              <w:jc w:val="both"/>
              <w:textAlignment w:val="baseline"/>
              <w:rPr>
                <w:b/>
                <w:lang w:eastAsia="en-US"/>
              </w:rPr>
            </w:pPr>
            <w:r w:rsidRPr="00DD2B5B">
              <w:rPr>
                <w:b/>
                <w:lang w:eastAsia="en-US"/>
              </w:rPr>
              <w:t>Resilient Applications</w:t>
            </w:r>
          </w:p>
          <w:p w:rsidR="00AB2CD9" w:rsidRPr="00DD2B5B" w:rsidRDefault="00AB2CD9" w:rsidP="009D1A3C">
            <w:pPr>
              <w:shd w:val="clear" w:color="auto" w:fill="FFFFFF"/>
              <w:overflowPunct w:val="0"/>
              <w:autoSpaceDE w:val="0"/>
              <w:autoSpaceDN w:val="0"/>
              <w:adjustRightInd w:val="0"/>
              <w:jc w:val="both"/>
              <w:textAlignment w:val="baseline"/>
              <w:rPr>
                <w:bdr w:val="none" w:sz="0" w:space="0" w:color="auto" w:frame="1"/>
                <w:lang w:eastAsia="en-US"/>
              </w:rPr>
            </w:pPr>
            <w:r w:rsidRPr="00DD2B5B">
              <w:rPr>
                <w:bdr w:val="none" w:sz="0" w:space="0" w:color="auto" w:frame="1"/>
                <w:lang w:eastAsia="en-US"/>
              </w:rPr>
              <w:t xml:space="preserve">The efficiency of power and cooling systems in ICT networks, support development of energy efficiency ICT architectures/design. </w:t>
            </w:r>
          </w:p>
          <w:p w:rsidR="00AB2CD9" w:rsidRPr="00DD2B5B" w:rsidRDefault="00AB2CD9" w:rsidP="009D1A3C">
            <w:pPr>
              <w:shd w:val="clear" w:color="auto" w:fill="FFFFFF"/>
              <w:overflowPunct w:val="0"/>
              <w:autoSpaceDE w:val="0"/>
              <w:autoSpaceDN w:val="0"/>
              <w:adjustRightInd w:val="0"/>
              <w:jc w:val="both"/>
              <w:textAlignment w:val="baseline"/>
              <w:rPr>
                <w:bdr w:val="none" w:sz="0" w:space="0" w:color="auto" w:frame="1"/>
                <w:lang w:eastAsia="en-US"/>
              </w:rPr>
            </w:pPr>
            <w:r w:rsidRPr="00DD2B5B">
              <w:rPr>
                <w:bdr w:val="none" w:sz="0" w:space="0" w:color="auto" w:frame="1"/>
                <w:lang w:eastAsia="en-US"/>
              </w:rPr>
              <w:t xml:space="preserve">Added energy saving features to ICT equipment and applications, </w:t>
            </w:r>
          </w:p>
          <w:p w:rsidR="00AB2CD9" w:rsidRPr="00DD2B5B" w:rsidRDefault="00AB2CD9" w:rsidP="009D1A3C">
            <w:pPr>
              <w:shd w:val="clear" w:color="auto" w:fill="FFFFFF"/>
              <w:overflowPunct w:val="0"/>
              <w:autoSpaceDE w:val="0"/>
              <w:autoSpaceDN w:val="0"/>
              <w:adjustRightInd w:val="0"/>
              <w:jc w:val="both"/>
              <w:textAlignment w:val="baseline"/>
              <w:rPr>
                <w:bdr w:val="none" w:sz="0" w:space="0" w:color="auto" w:frame="1"/>
                <w:lang w:eastAsia="en-US"/>
              </w:rPr>
            </w:pPr>
            <w:r w:rsidRPr="00DD2B5B">
              <w:rPr>
                <w:bdr w:val="none" w:sz="0" w:space="0" w:color="auto" w:frame="1"/>
                <w:lang w:eastAsia="en-US"/>
              </w:rPr>
              <w:t>Improved airflow controlling technology, cooling technology and renewable energy systems and more. These features can improve energy efficiency and reduce carbon emissions of digital technologies.</w:t>
            </w:r>
          </w:p>
          <w:p w:rsidR="00AB2CD9" w:rsidRPr="00DD2B5B" w:rsidRDefault="00AB2CD9" w:rsidP="009D1A3C">
            <w:pPr>
              <w:overflowPunct w:val="0"/>
              <w:autoSpaceDE w:val="0"/>
              <w:autoSpaceDN w:val="0"/>
              <w:adjustRightInd w:val="0"/>
              <w:jc w:val="both"/>
              <w:textAlignment w:val="baseline"/>
              <w:rPr>
                <w:lang w:eastAsia="en-US"/>
              </w:rPr>
            </w:pPr>
          </w:p>
        </w:tc>
      </w:tr>
      <w:tr w:rsidR="00AB2CD9" w:rsidRPr="00DD2B5B" w:rsidTr="009D1A3C">
        <w:tc>
          <w:tcPr>
            <w:tcW w:w="0" w:type="auto"/>
          </w:tcPr>
          <w:p w:rsidR="00AB2CD9" w:rsidRPr="00DD2B5B" w:rsidRDefault="00AB2CD9" w:rsidP="009D1A3C">
            <w:pPr>
              <w:overflowPunct w:val="0"/>
              <w:autoSpaceDE w:val="0"/>
              <w:autoSpaceDN w:val="0"/>
              <w:adjustRightInd w:val="0"/>
              <w:jc w:val="both"/>
              <w:textAlignment w:val="baseline"/>
              <w:rPr>
                <w:lang w:eastAsia="en-US"/>
              </w:rPr>
            </w:pPr>
            <w:r w:rsidRPr="00DD2B5B">
              <w:rPr>
                <w:lang w:eastAsia="en-US"/>
              </w:rPr>
              <w:t>6</w:t>
            </w:r>
          </w:p>
        </w:tc>
        <w:tc>
          <w:tcPr>
            <w:tcW w:w="0" w:type="auto"/>
          </w:tcPr>
          <w:p w:rsidR="00AB2CD9" w:rsidRPr="00DD2B5B" w:rsidRDefault="00AB2CD9" w:rsidP="009D1A3C">
            <w:pPr>
              <w:overflowPunct w:val="0"/>
              <w:autoSpaceDE w:val="0"/>
              <w:autoSpaceDN w:val="0"/>
              <w:adjustRightInd w:val="0"/>
              <w:jc w:val="both"/>
              <w:textAlignment w:val="baseline"/>
              <w:rPr>
                <w:lang w:eastAsia="en-US"/>
              </w:rPr>
            </w:pPr>
            <w:r w:rsidRPr="00DD2B5B">
              <w:rPr>
                <w:lang w:eastAsia="en-US"/>
              </w:rPr>
              <w:t xml:space="preserve">Telecommunications </w:t>
            </w:r>
          </w:p>
        </w:tc>
        <w:tc>
          <w:tcPr>
            <w:tcW w:w="0" w:type="auto"/>
          </w:tcPr>
          <w:p w:rsidR="00AB2CD9" w:rsidRDefault="00AB2CD9" w:rsidP="009D1A3C">
            <w:pPr>
              <w:spacing w:before="0"/>
              <w:jc w:val="both"/>
              <w:rPr>
                <w:lang w:val="en-US" w:eastAsia="en-US"/>
              </w:rPr>
            </w:pPr>
            <w:r w:rsidRPr="00DD2B5B">
              <w:rPr>
                <w:lang w:val="en-US" w:eastAsia="en-US"/>
              </w:rPr>
              <w:t xml:space="preserve">The need for travel can be reduced by using </w:t>
            </w:r>
            <w:r w:rsidRPr="00B500CB">
              <w:rPr>
                <w:highlight w:val="yellow"/>
                <w:lang w:val="en-US" w:eastAsia="en-US"/>
              </w:rPr>
              <w:t>virtual meetings</w:t>
            </w:r>
            <w:r w:rsidRPr="00DD2B5B">
              <w:rPr>
                <w:lang w:val="en-US" w:eastAsia="en-US"/>
              </w:rPr>
              <w:t xml:space="preserve"> </w:t>
            </w:r>
            <w:r w:rsidRPr="00DD2B5B">
              <w:rPr>
                <w:lang w:val="en-US" w:eastAsia="en-US"/>
              </w:rPr>
              <w:lastRenderedPageBreak/>
              <w:t xml:space="preserve">accessible to all users. The most common are web-based conferencing services that require Internet access and web-based software, allowing virtual meetings from different locations, including the sharing and exchanging of documents. Other services include teleconferencing that allows for multiple participants in one phone call, and videoconferencing with both audio and video transmission of meeting activities. Both of these can replace or complement face-to-face meetings. </w:t>
            </w:r>
            <w:proofErr w:type="spellStart"/>
            <w:r w:rsidRPr="00DD2B5B">
              <w:rPr>
                <w:lang w:val="en-US" w:eastAsia="en-US"/>
              </w:rPr>
              <w:t>Telepresence</w:t>
            </w:r>
            <w:proofErr w:type="spellEnd"/>
            <w:r w:rsidRPr="00DD2B5B">
              <w:rPr>
                <w:lang w:val="en-US" w:eastAsia="en-US"/>
              </w:rPr>
              <w:t xml:space="preserve">, used especially by big companies and governmental organizations, provides high-definition video, life-sized images, spatial audio, imperceptible latency and easy set up and use. This requires one or more display screens with microphones, speakers and cameras specially designed for the </w:t>
            </w:r>
            <w:proofErr w:type="spellStart"/>
            <w:r w:rsidRPr="00DD2B5B">
              <w:rPr>
                <w:lang w:val="en-US" w:eastAsia="en-US"/>
              </w:rPr>
              <w:t>telepresence</w:t>
            </w:r>
            <w:proofErr w:type="spellEnd"/>
            <w:r w:rsidRPr="00DD2B5B">
              <w:rPr>
                <w:lang w:val="en-US" w:eastAsia="en-US"/>
              </w:rPr>
              <w:t xml:space="preserve"> system.</w:t>
            </w:r>
          </w:p>
          <w:p w:rsidR="00AB2CD9" w:rsidRPr="00B500CB" w:rsidRDefault="00AB2CD9" w:rsidP="009D1A3C">
            <w:pPr>
              <w:spacing w:before="0"/>
              <w:jc w:val="both"/>
              <w:rPr>
                <w:lang w:val="en-US" w:eastAsia="en-US"/>
              </w:rPr>
            </w:pPr>
            <w:r>
              <w:rPr>
                <w:lang w:val="en-US" w:eastAsia="en-US"/>
              </w:rPr>
              <w:t xml:space="preserve">Ordinary work can also be done remotely instead of requirement to have all participants in the seated build environment. This is widely adopted especially after the </w:t>
            </w:r>
            <w:proofErr w:type="spellStart"/>
            <w:r>
              <w:rPr>
                <w:lang w:val="en-US" w:eastAsia="en-US"/>
              </w:rPr>
              <w:t>Covid</w:t>
            </w:r>
            <w:proofErr w:type="spellEnd"/>
            <w:r>
              <w:rPr>
                <w:lang w:val="en-US" w:eastAsia="en-US"/>
              </w:rPr>
              <w:t xml:space="preserve"> 19 pandemic. </w:t>
            </w:r>
          </w:p>
        </w:tc>
      </w:tr>
      <w:tr w:rsidR="00AB2CD9" w:rsidRPr="00DD2B5B" w:rsidTr="009D1A3C">
        <w:tc>
          <w:tcPr>
            <w:tcW w:w="0" w:type="auto"/>
          </w:tcPr>
          <w:p w:rsidR="00AB2CD9" w:rsidRPr="00DD2B5B" w:rsidRDefault="00AB2CD9" w:rsidP="009D1A3C">
            <w:pPr>
              <w:overflowPunct w:val="0"/>
              <w:autoSpaceDE w:val="0"/>
              <w:autoSpaceDN w:val="0"/>
              <w:adjustRightInd w:val="0"/>
              <w:jc w:val="both"/>
              <w:textAlignment w:val="baseline"/>
              <w:rPr>
                <w:lang w:eastAsia="en-US"/>
              </w:rPr>
            </w:pPr>
            <w:r w:rsidRPr="00DD2B5B">
              <w:rPr>
                <w:lang w:eastAsia="en-US"/>
              </w:rPr>
              <w:lastRenderedPageBreak/>
              <w:t>7</w:t>
            </w:r>
          </w:p>
        </w:tc>
        <w:tc>
          <w:tcPr>
            <w:tcW w:w="0" w:type="auto"/>
          </w:tcPr>
          <w:p w:rsidR="00AB2CD9" w:rsidRPr="00DD2B5B" w:rsidRDefault="00AB2CD9" w:rsidP="009D1A3C">
            <w:pPr>
              <w:overflowPunct w:val="0"/>
              <w:autoSpaceDE w:val="0"/>
              <w:autoSpaceDN w:val="0"/>
              <w:adjustRightInd w:val="0"/>
              <w:jc w:val="both"/>
              <w:textAlignment w:val="baseline"/>
              <w:rPr>
                <w:lang w:eastAsia="en-US"/>
              </w:rPr>
            </w:pPr>
            <w:r w:rsidRPr="00DD2B5B">
              <w:rPr>
                <w:lang w:eastAsia="en-US"/>
              </w:rPr>
              <w:t xml:space="preserve">Fisheries and Marine </w:t>
            </w:r>
          </w:p>
          <w:p w:rsidR="00AB2CD9" w:rsidRPr="00DD2B5B" w:rsidRDefault="00AB2CD9" w:rsidP="009D1A3C">
            <w:pPr>
              <w:overflowPunct w:val="0"/>
              <w:autoSpaceDE w:val="0"/>
              <w:autoSpaceDN w:val="0"/>
              <w:adjustRightInd w:val="0"/>
              <w:jc w:val="both"/>
              <w:textAlignment w:val="baseline"/>
              <w:rPr>
                <w:lang w:eastAsia="en-US"/>
              </w:rPr>
            </w:pPr>
          </w:p>
        </w:tc>
        <w:tc>
          <w:tcPr>
            <w:tcW w:w="0" w:type="auto"/>
          </w:tcPr>
          <w:p w:rsidR="00AB2CD9" w:rsidRPr="00DD2B5B" w:rsidRDefault="00AB2CD9" w:rsidP="009D1A3C">
            <w:pPr>
              <w:overflowPunct w:val="0"/>
              <w:autoSpaceDE w:val="0"/>
              <w:autoSpaceDN w:val="0"/>
              <w:adjustRightInd w:val="0"/>
              <w:jc w:val="both"/>
              <w:textAlignment w:val="baseline"/>
              <w:rPr>
                <w:lang w:eastAsia="en-US"/>
              </w:rPr>
            </w:pPr>
            <w:commentRangeStart w:id="88"/>
            <w:r w:rsidRPr="00DD2B5B">
              <w:rPr>
                <w:lang w:eastAsia="en-US"/>
              </w:rPr>
              <w:t xml:space="preserve">The article on the role of ICTs in fisheries by the University of Nebraska </w:t>
            </w:r>
            <w:proofErr w:type="spellStart"/>
            <w:r w:rsidRPr="00DD2B5B">
              <w:rPr>
                <w:lang w:eastAsia="en-US"/>
              </w:rPr>
              <w:t>Lincolin</w:t>
            </w:r>
            <w:proofErr w:type="spellEnd"/>
            <w:r w:rsidRPr="00DD2B5B">
              <w:rPr>
                <w:lang w:eastAsia="en-US"/>
              </w:rPr>
              <w:t xml:space="preserve"> (2016) identifies the benefits to farmers using ICTs. </w:t>
            </w:r>
            <w:commentRangeEnd w:id="88"/>
            <w:r>
              <w:rPr>
                <w:rStyle w:val="CommentReference"/>
                <w:rFonts w:eastAsiaTheme="minorEastAsia"/>
              </w:rPr>
              <w:commentReference w:id="88"/>
            </w:r>
          </w:p>
          <w:p w:rsidR="00AB2CD9" w:rsidRPr="00DD2B5B" w:rsidRDefault="00AB2CD9" w:rsidP="009D1A3C">
            <w:pPr>
              <w:overflowPunct w:val="0"/>
              <w:autoSpaceDE w:val="0"/>
              <w:autoSpaceDN w:val="0"/>
              <w:adjustRightInd w:val="0"/>
              <w:jc w:val="both"/>
              <w:textAlignment w:val="baseline"/>
              <w:rPr>
                <w:lang w:eastAsia="en-US"/>
              </w:rPr>
            </w:pPr>
            <w:r w:rsidRPr="00DD2B5B">
              <w:rPr>
                <w:lang w:eastAsia="en-US"/>
              </w:rPr>
              <w:t xml:space="preserve">“The roles of ICTs are numerous and important in fish farming and production. It is shown that knowledge sharing among fish farmers and monitoring of illegal fishing are the major roles of ICTs in fish farming as indicated by 100% response. Other major roles were information exchange and emergency alerts (95.3%), sales and marketing (91.3%), prices information provisions (98.6%), food &amp; livestock security issues (83.3%), increasing safety at sea (91.3%), promotion of education/ training (94.6%), receiving weather reports (88.6%) and protecting local fisher-folk through surveillances with 98.6% response. </w:t>
            </w:r>
          </w:p>
          <w:p w:rsidR="00AB2CD9" w:rsidRPr="00DD2B5B" w:rsidRDefault="00AB2CD9" w:rsidP="009D1A3C">
            <w:pPr>
              <w:overflowPunct w:val="0"/>
              <w:autoSpaceDE w:val="0"/>
              <w:autoSpaceDN w:val="0"/>
              <w:adjustRightInd w:val="0"/>
              <w:jc w:val="both"/>
              <w:textAlignment w:val="baseline"/>
              <w:rPr>
                <w:lang w:eastAsia="en-US"/>
              </w:rPr>
            </w:pPr>
            <w:r w:rsidRPr="00DD2B5B">
              <w:rPr>
                <w:lang w:eastAsia="en-US"/>
              </w:rPr>
              <w:t>ICT also acts to reduce vulnerability among fisher folk (72.6%) and social inclusion (50%), which makes farmers have right sense of belonging.</w:t>
            </w:r>
          </w:p>
        </w:tc>
      </w:tr>
      <w:tr w:rsidR="00AB2CD9" w:rsidRPr="00DD2B5B" w:rsidTr="009D1A3C">
        <w:tc>
          <w:tcPr>
            <w:tcW w:w="0" w:type="auto"/>
          </w:tcPr>
          <w:p w:rsidR="00AB2CD9" w:rsidRPr="00DD2B5B" w:rsidRDefault="00AB2CD9" w:rsidP="009D1A3C">
            <w:pPr>
              <w:overflowPunct w:val="0"/>
              <w:autoSpaceDE w:val="0"/>
              <w:autoSpaceDN w:val="0"/>
              <w:adjustRightInd w:val="0"/>
              <w:jc w:val="both"/>
              <w:textAlignment w:val="baseline"/>
              <w:rPr>
                <w:lang w:eastAsia="en-US"/>
              </w:rPr>
            </w:pPr>
            <w:r w:rsidRPr="00DD2B5B">
              <w:rPr>
                <w:lang w:eastAsia="en-US"/>
              </w:rPr>
              <w:t>8</w:t>
            </w:r>
          </w:p>
        </w:tc>
        <w:tc>
          <w:tcPr>
            <w:tcW w:w="0" w:type="auto"/>
          </w:tcPr>
          <w:p w:rsidR="00AB2CD9" w:rsidRPr="00DD2B5B" w:rsidRDefault="00AB2CD9" w:rsidP="009D1A3C">
            <w:pPr>
              <w:overflowPunct w:val="0"/>
              <w:autoSpaceDE w:val="0"/>
              <w:autoSpaceDN w:val="0"/>
              <w:adjustRightInd w:val="0"/>
              <w:jc w:val="both"/>
              <w:textAlignment w:val="baseline"/>
              <w:rPr>
                <w:lang w:eastAsia="en-US"/>
              </w:rPr>
            </w:pPr>
            <w:r w:rsidRPr="00DD2B5B">
              <w:rPr>
                <w:lang w:eastAsia="en-US"/>
              </w:rPr>
              <w:t xml:space="preserve">Education </w:t>
            </w:r>
          </w:p>
          <w:p w:rsidR="00AB2CD9" w:rsidRPr="00DD2B5B" w:rsidRDefault="00AB2CD9" w:rsidP="009D1A3C">
            <w:pPr>
              <w:overflowPunct w:val="0"/>
              <w:autoSpaceDE w:val="0"/>
              <w:autoSpaceDN w:val="0"/>
              <w:adjustRightInd w:val="0"/>
              <w:jc w:val="both"/>
              <w:textAlignment w:val="baseline"/>
              <w:rPr>
                <w:lang w:eastAsia="en-US"/>
              </w:rPr>
            </w:pPr>
          </w:p>
        </w:tc>
        <w:tc>
          <w:tcPr>
            <w:tcW w:w="0" w:type="auto"/>
          </w:tcPr>
          <w:p w:rsidR="00AB2CD9" w:rsidRPr="00DD2B5B" w:rsidRDefault="00AB2CD9" w:rsidP="009D1A3C">
            <w:pPr>
              <w:spacing w:before="0"/>
              <w:jc w:val="both"/>
              <w:rPr>
                <w:lang w:val="en-US" w:eastAsia="en-US"/>
              </w:rPr>
            </w:pPr>
            <w:r w:rsidRPr="00DD2B5B">
              <w:rPr>
                <w:lang w:val="en-US" w:eastAsia="en-US"/>
              </w:rPr>
              <w:t xml:space="preserve">Using ICTs, educational content can be delivered to students in their home communities thus saving travel costs. Radio and television have been used widely as educational tools since the 1920s and the 1950s, respectively in the following areas: </w:t>
            </w:r>
          </w:p>
          <w:p w:rsidR="00AB2CD9" w:rsidRPr="00DD2B5B" w:rsidRDefault="00AB2CD9" w:rsidP="00AB2CD9">
            <w:pPr>
              <w:numPr>
                <w:ilvl w:val="0"/>
                <w:numId w:val="16"/>
              </w:numPr>
              <w:overflowPunct w:val="0"/>
              <w:autoSpaceDE w:val="0"/>
              <w:autoSpaceDN w:val="0"/>
              <w:adjustRightInd w:val="0"/>
              <w:spacing w:before="0"/>
              <w:contextualSpacing/>
              <w:jc w:val="both"/>
              <w:textAlignment w:val="baseline"/>
              <w:rPr>
                <w:lang w:val="en-US" w:eastAsia="en-US"/>
              </w:rPr>
            </w:pPr>
            <w:r w:rsidRPr="00DD2B5B">
              <w:rPr>
                <w:lang w:val="en-US" w:eastAsia="en-US"/>
              </w:rPr>
              <w:t xml:space="preserve">Direct class teaching, where broadcast programming substitutes for teachers on a temporary basis; </w:t>
            </w:r>
          </w:p>
          <w:p w:rsidR="00AB2CD9" w:rsidRPr="00DD2B5B" w:rsidRDefault="00AB2CD9" w:rsidP="00AB2CD9">
            <w:pPr>
              <w:numPr>
                <w:ilvl w:val="0"/>
                <w:numId w:val="16"/>
              </w:numPr>
              <w:overflowPunct w:val="0"/>
              <w:autoSpaceDE w:val="0"/>
              <w:autoSpaceDN w:val="0"/>
              <w:adjustRightInd w:val="0"/>
              <w:spacing w:before="0"/>
              <w:contextualSpacing/>
              <w:jc w:val="both"/>
              <w:textAlignment w:val="baseline"/>
              <w:rPr>
                <w:lang w:val="en-US" w:eastAsia="en-US"/>
              </w:rPr>
            </w:pPr>
            <w:r w:rsidRPr="00DD2B5B">
              <w:rPr>
                <w:lang w:val="en-US" w:eastAsia="en-US"/>
              </w:rPr>
              <w:t xml:space="preserve">School broadcasting, where broadcast programming provides complementary teaching and learning resources not otherwise available; and </w:t>
            </w:r>
          </w:p>
          <w:p w:rsidR="00AB2CD9" w:rsidRPr="00DD2B5B" w:rsidRDefault="00AB2CD9" w:rsidP="00AB2CD9">
            <w:pPr>
              <w:numPr>
                <w:ilvl w:val="0"/>
                <w:numId w:val="16"/>
              </w:numPr>
              <w:overflowPunct w:val="0"/>
              <w:autoSpaceDE w:val="0"/>
              <w:autoSpaceDN w:val="0"/>
              <w:adjustRightInd w:val="0"/>
              <w:spacing w:before="0"/>
              <w:contextualSpacing/>
              <w:jc w:val="both"/>
              <w:textAlignment w:val="baseline"/>
              <w:rPr>
                <w:lang w:val="en-US" w:eastAsia="en-US"/>
              </w:rPr>
            </w:pPr>
            <w:r w:rsidRPr="00DD2B5B">
              <w:rPr>
                <w:lang w:val="en-US" w:eastAsia="en-US"/>
              </w:rPr>
              <w:t xml:space="preserve">General educational programming over community, national and international stations which provide general and informal educational opportunities. </w:t>
            </w:r>
          </w:p>
          <w:p w:rsidR="00AB2CD9" w:rsidRPr="00DD2B5B" w:rsidRDefault="00AB2CD9" w:rsidP="009D1A3C">
            <w:pPr>
              <w:spacing w:before="0"/>
              <w:jc w:val="both"/>
              <w:rPr>
                <w:lang w:val="en-US" w:eastAsia="en-US"/>
              </w:rPr>
            </w:pPr>
            <w:r w:rsidRPr="00DD2B5B">
              <w:rPr>
                <w:lang w:val="en-US" w:eastAsia="en-US"/>
              </w:rPr>
              <w:t xml:space="preserve">Teleconferencing and audio conferencing are now used extensively in education. These involve the live (real-time) exchange of voice messages over a network. Text and images such as graphs, diagrams or pictures can be exchanged along with voice messages. Non-moving visuals are added using a computer keyboard or by drawing/writing on a graphics tablet or whiteboard. </w:t>
            </w:r>
            <w:r w:rsidRPr="00DD2B5B">
              <w:rPr>
                <w:lang w:val="en-US" w:eastAsia="en-US"/>
              </w:rPr>
              <w:lastRenderedPageBreak/>
              <w:t>Videoconferencing allows the exchange of moving images. Web-based conferencing involves the transmission of text, and graphic, audio and visual media via the Internet. Teleconferencing is used in both formal and non-formal learning contexts to facilitate teacher-learner and learner-learner discussions, as well as to access experts and other resources remotely. In open and distance learning, teleconferencing is a useful tool for providing direct instruction and learner support, minimizing learner isolation. Extensive broadband access now allows for educational content to be delivered direct to the students’ home thereby eliminating the need for student travel to distant schools when not required or when it is impractical.</w:t>
            </w:r>
          </w:p>
        </w:tc>
      </w:tr>
      <w:tr w:rsidR="00AB2CD9" w:rsidRPr="00DD2B5B" w:rsidTr="009D1A3C">
        <w:tc>
          <w:tcPr>
            <w:tcW w:w="0" w:type="auto"/>
          </w:tcPr>
          <w:p w:rsidR="00AB2CD9" w:rsidRPr="00DD2B5B" w:rsidRDefault="00AB2CD9" w:rsidP="009D1A3C">
            <w:pPr>
              <w:overflowPunct w:val="0"/>
              <w:autoSpaceDE w:val="0"/>
              <w:autoSpaceDN w:val="0"/>
              <w:adjustRightInd w:val="0"/>
              <w:jc w:val="both"/>
              <w:textAlignment w:val="baseline"/>
              <w:rPr>
                <w:lang w:eastAsia="en-US"/>
              </w:rPr>
            </w:pPr>
            <w:r w:rsidRPr="00DD2B5B">
              <w:rPr>
                <w:lang w:eastAsia="en-US"/>
              </w:rPr>
              <w:lastRenderedPageBreak/>
              <w:t>9</w:t>
            </w:r>
          </w:p>
        </w:tc>
        <w:tc>
          <w:tcPr>
            <w:tcW w:w="0" w:type="auto"/>
          </w:tcPr>
          <w:p w:rsidR="00AB2CD9" w:rsidRPr="00DD2B5B" w:rsidRDefault="00AB2CD9" w:rsidP="009D1A3C">
            <w:pPr>
              <w:overflowPunct w:val="0"/>
              <w:autoSpaceDE w:val="0"/>
              <w:autoSpaceDN w:val="0"/>
              <w:adjustRightInd w:val="0"/>
              <w:jc w:val="both"/>
              <w:textAlignment w:val="baseline"/>
              <w:rPr>
                <w:lang w:eastAsia="en-US"/>
              </w:rPr>
            </w:pPr>
            <w:r w:rsidRPr="00DD2B5B">
              <w:rPr>
                <w:lang w:eastAsia="en-US"/>
              </w:rPr>
              <w:t xml:space="preserve">Sporting </w:t>
            </w:r>
          </w:p>
          <w:p w:rsidR="00AB2CD9" w:rsidRPr="00DD2B5B" w:rsidRDefault="00AB2CD9" w:rsidP="009D1A3C">
            <w:pPr>
              <w:overflowPunct w:val="0"/>
              <w:autoSpaceDE w:val="0"/>
              <w:autoSpaceDN w:val="0"/>
              <w:adjustRightInd w:val="0"/>
              <w:jc w:val="both"/>
              <w:textAlignment w:val="baseline"/>
              <w:rPr>
                <w:lang w:eastAsia="en-US"/>
              </w:rPr>
            </w:pPr>
            <w:r w:rsidRPr="00DD2B5B">
              <w:rPr>
                <w:lang w:eastAsia="en-US"/>
              </w:rPr>
              <w:t>(</w:t>
            </w:r>
            <w:proofErr w:type="spellStart"/>
            <w:r w:rsidRPr="00DD2B5B">
              <w:rPr>
                <w:lang w:eastAsia="en-US"/>
              </w:rPr>
              <w:t>Etal</w:t>
            </w:r>
            <w:proofErr w:type="spellEnd"/>
            <w:r w:rsidRPr="00DD2B5B">
              <w:rPr>
                <w:lang w:eastAsia="en-US"/>
              </w:rPr>
              <w:t>)</w:t>
            </w:r>
          </w:p>
        </w:tc>
        <w:tc>
          <w:tcPr>
            <w:tcW w:w="0" w:type="auto"/>
          </w:tcPr>
          <w:p w:rsidR="00AB2CD9" w:rsidRPr="00B500CB" w:rsidRDefault="00AB2CD9" w:rsidP="009D1A3C">
            <w:pPr>
              <w:spacing w:before="0"/>
              <w:rPr>
                <w:lang w:val="en-US" w:eastAsia="en-US"/>
              </w:rPr>
            </w:pPr>
            <w:r w:rsidRPr="00DD2B5B">
              <w:rPr>
                <w:lang w:val="en-US" w:eastAsia="en-US"/>
              </w:rPr>
              <w:t xml:space="preserve">The use of ICT in PE makes the science of sport come to life by linking both physical and mental activity. It also helps to create full-fledged students who are able to concentrate better on both practical and theoretical work. Besides, it helps students to develop a better understanding of their own body parts and that of the human body in general. It also raises the profile of P.E within the establishment by making the subject not only interesting, but also attractive and effective. Furthermore, it brings enthusiasm and motivation for both PE teachers and students. Information and communications technology (ICT) describe the variety of technological tools and resources used to produce, distribute, store and manage information and knowledge. In the modern era, these tools have brought revolutions to training and teaching methodologies of sports and physical education. Rapid </w:t>
            </w:r>
            <w:proofErr w:type="gramStart"/>
            <w:r w:rsidRPr="00DD2B5B">
              <w:rPr>
                <w:lang w:val="en-US" w:eastAsia="en-US"/>
              </w:rPr>
              <w:t>development in ICT have</w:t>
            </w:r>
            <w:proofErr w:type="gramEnd"/>
            <w:r w:rsidRPr="00DD2B5B">
              <w:rPr>
                <w:lang w:val="en-US" w:eastAsia="en-US"/>
              </w:rPr>
              <w:t xml:space="preserve"> introduced innovation and increases the effectiveness of training program. Using these advanced ICT tools, performance. </w:t>
            </w:r>
            <w:proofErr w:type="gramStart"/>
            <w:r w:rsidRPr="00DD2B5B">
              <w:rPr>
                <w:lang w:val="en-US" w:eastAsia="en-US"/>
              </w:rPr>
              <w:t>level</w:t>
            </w:r>
            <w:proofErr w:type="gramEnd"/>
            <w:r w:rsidRPr="00DD2B5B">
              <w:rPr>
                <w:lang w:val="en-US" w:eastAsia="en-US"/>
              </w:rPr>
              <w:t xml:space="preserve"> continues to grow and expected level of performance increases to all time high ICT improves accessibility and expand digital environment to the field of sports and physical education. It not only let a user to earn knowledge, it also helps to connect and communicate with the world. It brings changes and reforms to pedagogy of physical education and sports.</w:t>
            </w:r>
            <w:r>
              <w:rPr>
                <w:lang w:val="en-US" w:eastAsia="en-US"/>
              </w:rPr>
              <w:t xml:space="preserve"> </w:t>
            </w:r>
            <w:r w:rsidRPr="00DD2B5B">
              <w:rPr>
                <w:lang w:val="en-US" w:eastAsia="en-US"/>
              </w:rPr>
              <w:t>Therefore, in the current study the researcher intends to discuss about some of the popularly used ICT tools in the field of sports and physical education.</w:t>
            </w:r>
          </w:p>
        </w:tc>
      </w:tr>
      <w:tr w:rsidR="00AB2CD9" w:rsidRPr="00DD2B5B" w:rsidTr="009D1A3C">
        <w:tc>
          <w:tcPr>
            <w:tcW w:w="0" w:type="auto"/>
          </w:tcPr>
          <w:p w:rsidR="00AB2CD9" w:rsidRPr="00DD2B5B" w:rsidRDefault="00AB2CD9" w:rsidP="009D1A3C">
            <w:pPr>
              <w:overflowPunct w:val="0"/>
              <w:autoSpaceDE w:val="0"/>
              <w:autoSpaceDN w:val="0"/>
              <w:adjustRightInd w:val="0"/>
              <w:jc w:val="both"/>
              <w:textAlignment w:val="baseline"/>
              <w:rPr>
                <w:lang w:eastAsia="en-US"/>
              </w:rPr>
            </w:pPr>
            <w:r w:rsidRPr="00DD2B5B">
              <w:rPr>
                <w:lang w:eastAsia="en-US"/>
              </w:rPr>
              <w:t>10</w:t>
            </w:r>
          </w:p>
        </w:tc>
        <w:tc>
          <w:tcPr>
            <w:tcW w:w="0" w:type="auto"/>
          </w:tcPr>
          <w:p w:rsidR="00AB2CD9" w:rsidRPr="00DD2B5B" w:rsidRDefault="00AB2CD9" w:rsidP="009D1A3C">
            <w:pPr>
              <w:overflowPunct w:val="0"/>
              <w:autoSpaceDE w:val="0"/>
              <w:autoSpaceDN w:val="0"/>
              <w:adjustRightInd w:val="0"/>
              <w:jc w:val="both"/>
              <w:textAlignment w:val="baseline"/>
              <w:rPr>
                <w:lang w:eastAsia="en-US"/>
              </w:rPr>
            </w:pPr>
            <w:r w:rsidRPr="00DD2B5B">
              <w:rPr>
                <w:lang w:eastAsia="en-US"/>
              </w:rPr>
              <w:t xml:space="preserve">Weather monitoring </w:t>
            </w:r>
          </w:p>
          <w:p w:rsidR="00AB2CD9" w:rsidRPr="00B500CB" w:rsidRDefault="00AB2CD9" w:rsidP="009D1A3C">
            <w:pPr>
              <w:overflowPunct w:val="0"/>
              <w:autoSpaceDE w:val="0"/>
              <w:autoSpaceDN w:val="0"/>
              <w:adjustRightInd w:val="0"/>
              <w:jc w:val="both"/>
              <w:textAlignment w:val="baseline"/>
              <w:rPr>
                <w:lang w:eastAsia="en-US"/>
              </w:rPr>
            </w:pPr>
          </w:p>
        </w:tc>
        <w:tc>
          <w:tcPr>
            <w:tcW w:w="0" w:type="auto"/>
          </w:tcPr>
          <w:p w:rsidR="00AB2CD9" w:rsidRPr="00DD2B5B" w:rsidRDefault="00AB2CD9" w:rsidP="00AB2CD9">
            <w:pPr>
              <w:numPr>
                <w:ilvl w:val="0"/>
                <w:numId w:val="14"/>
              </w:numPr>
              <w:overflowPunct w:val="0"/>
              <w:autoSpaceDE w:val="0"/>
              <w:autoSpaceDN w:val="0"/>
              <w:adjustRightInd w:val="0"/>
              <w:contextualSpacing/>
              <w:textAlignment w:val="baseline"/>
              <w:rPr>
                <w:lang w:val="en-US" w:eastAsia="en-US"/>
              </w:rPr>
            </w:pPr>
            <w:r w:rsidRPr="00DD2B5B">
              <w:rPr>
                <w:lang w:val="en-US" w:eastAsia="en-US"/>
              </w:rPr>
              <w:t>In 2008, floods on the Ecuadorian coast resulted in 3,000 million hectares of non-productive land, with economic losses of around 85 million EUR. An initiative to develop an early-warning system to reduce the impact of natural disasters was implemented by a leading Latin American telecommunication company, in conjunction with two institutions involved in monitoring the impact of El Niño Phenomena in Ecuador: the National Research Centre of El Niño Phenomena and the Hydrology and Meteorology National Institute. This resulted in the development of a mobile information system of climate alerts, warning inhabitants of the Ecuadorian coastal region of climate disasters using messages sent to their mobile phones, so they can disseminate this information to their communities.</w:t>
            </w:r>
          </w:p>
          <w:p w:rsidR="00AB2CD9" w:rsidRPr="00DD2B5B" w:rsidRDefault="00AB2CD9" w:rsidP="00AB2CD9">
            <w:pPr>
              <w:numPr>
                <w:ilvl w:val="0"/>
                <w:numId w:val="14"/>
              </w:numPr>
              <w:overflowPunct w:val="0"/>
              <w:autoSpaceDE w:val="0"/>
              <w:autoSpaceDN w:val="0"/>
              <w:adjustRightInd w:val="0"/>
              <w:contextualSpacing/>
              <w:textAlignment w:val="baseline"/>
              <w:rPr>
                <w:lang w:val="en-US" w:eastAsia="en-US"/>
              </w:rPr>
            </w:pPr>
            <w:r w:rsidRPr="00DD2B5B">
              <w:rPr>
                <w:lang w:val="en-US" w:eastAsia="en-US"/>
              </w:rPr>
              <w:t xml:space="preserve">Up to 5,000 automatic weather stations are to be deployed at cellular sites across Africa, where less than 300 are reporting </w:t>
            </w:r>
            <w:proofErr w:type="spellStart"/>
            <w:r w:rsidRPr="00DD2B5B">
              <w:rPr>
                <w:lang w:val="en-US" w:eastAsia="en-US"/>
              </w:rPr>
              <w:lastRenderedPageBreak/>
              <w:t>today.This</w:t>
            </w:r>
            <w:proofErr w:type="spellEnd"/>
            <w:r w:rsidRPr="00DD2B5B">
              <w:rPr>
                <w:lang w:val="en-US" w:eastAsia="en-US"/>
              </w:rPr>
              <w:t xml:space="preserve"> will increase accuracy of forecasts and provision of weather information via mobile phones to users and communities, including remote farmers and fishermen. The initial deployment focuses on the area around Lake Victoria in Kenya, United Republic of Tanzania and Uganda. The first19 automatic weather stations installed have doubled the weather monitoring capacity of the Lake Victoria region.</w:t>
            </w:r>
          </w:p>
          <w:p w:rsidR="00AB2CD9" w:rsidRPr="00DD2B5B" w:rsidRDefault="00AB2CD9" w:rsidP="009D1A3C">
            <w:pPr>
              <w:overflowPunct w:val="0"/>
              <w:autoSpaceDE w:val="0"/>
              <w:autoSpaceDN w:val="0"/>
              <w:adjustRightInd w:val="0"/>
              <w:ind w:left="360"/>
              <w:textAlignment w:val="baseline"/>
              <w:rPr>
                <w:lang w:eastAsia="en-US"/>
              </w:rPr>
            </w:pPr>
          </w:p>
        </w:tc>
      </w:tr>
      <w:tr w:rsidR="00AB2CD9" w:rsidRPr="00DD2B5B" w:rsidTr="009D1A3C">
        <w:tc>
          <w:tcPr>
            <w:tcW w:w="0" w:type="auto"/>
          </w:tcPr>
          <w:p w:rsidR="00AB2CD9" w:rsidRPr="00DD2B5B" w:rsidRDefault="00AB2CD9" w:rsidP="009D1A3C">
            <w:pPr>
              <w:overflowPunct w:val="0"/>
              <w:autoSpaceDE w:val="0"/>
              <w:autoSpaceDN w:val="0"/>
              <w:adjustRightInd w:val="0"/>
              <w:jc w:val="both"/>
              <w:textAlignment w:val="baseline"/>
              <w:rPr>
                <w:lang w:eastAsia="en-US"/>
              </w:rPr>
            </w:pPr>
          </w:p>
        </w:tc>
        <w:tc>
          <w:tcPr>
            <w:tcW w:w="0" w:type="auto"/>
          </w:tcPr>
          <w:p w:rsidR="00AB2CD9" w:rsidRPr="00DD2B5B" w:rsidRDefault="00AB2CD9" w:rsidP="009D1A3C">
            <w:pPr>
              <w:overflowPunct w:val="0"/>
              <w:autoSpaceDE w:val="0"/>
              <w:autoSpaceDN w:val="0"/>
              <w:adjustRightInd w:val="0"/>
              <w:jc w:val="both"/>
              <w:textAlignment w:val="baseline"/>
              <w:rPr>
                <w:lang w:eastAsia="en-US"/>
              </w:rPr>
            </w:pPr>
            <w:r>
              <w:rPr>
                <w:lang w:eastAsia="en-US"/>
              </w:rPr>
              <w:t>Waste</w:t>
            </w:r>
            <w:r w:rsidRPr="00DD2B5B">
              <w:rPr>
                <w:lang w:eastAsia="en-US"/>
              </w:rPr>
              <w:t xml:space="preserve"> </w:t>
            </w:r>
            <w:r>
              <w:rPr>
                <w:lang w:eastAsia="en-US"/>
              </w:rPr>
              <w:t>M</w:t>
            </w:r>
            <w:r w:rsidRPr="00DD2B5B">
              <w:rPr>
                <w:lang w:eastAsia="en-US"/>
              </w:rPr>
              <w:t>anagement</w:t>
            </w:r>
          </w:p>
        </w:tc>
        <w:tc>
          <w:tcPr>
            <w:tcW w:w="0" w:type="auto"/>
          </w:tcPr>
          <w:p w:rsidR="00AB2CD9" w:rsidRPr="00DD2B5B" w:rsidRDefault="00AB2CD9" w:rsidP="009D1A3C">
            <w:pPr>
              <w:spacing w:before="0"/>
              <w:jc w:val="both"/>
              <w:rPr>
                <w:lang w:val="en-US" w:eastAsia="en-US"/>
              </w:rPr>
            </w:pPr>
            <w:r w:rsidRPr="00DD2B5B">
              <w:rPr>
                <w:lang w:val="en-US" w:eastAsia="en-US"/>
              </w:rPr>
              <w:t>ICTs can also play a role in environmental protection; waste management and environmentally friendly supply chain management. It is now possible to search websites for places to recycle ICT equipment, including mobile phones. ITU, together with the ICT industry, is developing standards for improved recycling of industrial waste, including a recommendation on communication formats</w:t>
            </w:r>
          </w:p>
        </w:tc>
      </w:tr>
    </w:tbl>
    <w:p w:rsidR="00AB2CD9" w:rsidRDefault="00AB2CD9" w:rsidP="00AB2CD9">
      <w:pPr>
        <w:spacing w:line="276" w:lineRule="auto"/>
        <w:jc w:val="both"/>
        <w:rPr>
          <w:rFonts w:asciiTheme="majorBidi" w:hAnsiTheme="majorBidi" w:cstheme="majorBidi"/>
          <w:b/>
        </w:rPr>
      </w:pPr>
    </w:p>
    <w:p w:rsidR="00AB2CD9" w:rsidRPr="001C6FA9" w:rsidRDefault="00AB2CD9" w:rsidP="001C6FA9">
      <w:pPr>
        <w:spacing w:line="276" w:lineRule="auto"/>
        <w:jc w:val="both"/>
        <w:rPr>
          <w:rFonts w:asciiTheme="majorBidi" w:hAnsiTheme="majorBidi" w:cstheme="majorBidi"/>
          <w:b/>
        </w:rPr>
      </w:pPr>
    </w:p>
    <w:p w:rsidR="009A09E3" w:rsidRDefault="009A09E3" w:rsidP="003C088F">
      <w:pPr>
        <w:pStyle w:val="ListParagraph"/>
        <w:numPr>
          <w:ilvl w:val="0"/>
          <w:numId w:val="12"/>
        </w:numPr>
        <w:spacing w:line="276" w:lineRule="auto"/>
        <w:jc w:val="both"/>
        <w:rPr>
          <w:rFonts w:asciiTheme="majorBidi" w:hAnsiTheme="majorBidi" w:cstheme="majorBidi"/>
          <w:b/>
        </w:rPr>
      </w:pPr>
      <w:r>
        <w:rPr>
          <w:rFonts w:asciiTheme="majorBidi" w:hAnsiTheme="majorBidi" w:cstheme="majorBidi"/>
          <w:b/>
        </w:rPr>
        <w:t xml:space="preserve">Standardization process </w:t>
      </w:r>
    </w:p>
    <w:p w:rsidR="00FB076D" w:rsidRDefault="00FB076D" w:rsidP="00FB076D">
      <w:pPr>
        <w:pStyle w:val="ListParagraph"/>
        <w:spacing w:line="276" w:lineRule="auto"/>
        <w:jc w:val="both"/>
        <w:rPr>
          <w:rFonts w:asciiTheme="majorBidi" w:hAnsiTheme="majorBidi" w:cstheme="majorBidi"/>
          <w:b/>
        </w:rPr>
      </w:pPr>
    </w:p>
    <w:p w:rsidR="00FB076D" w:rsidRDefault="00FB076D" w:rsidP="00FB076D">
      <w:pPr>
        <w:pStyle w:val="ListParagraph"/>
        <w:spacing w:line="276" w:lineRule="auto"/>
        <w:jc w:val="both"/>
        <w:rPr>
          <w:rFonts w:asciiTheme="majorBidi" w:hAnsiTheme="majorBidi" w:cstheme="majorBidi"/>
          <w:b/>
        </w:rPr>
      </w:pPr>
    </w:p>
    <w:p w:rsidR="00FB076D" w:rsidRDefault="00FB076D" w:rsidP="00FB076D">
      <w:pPr>
        <w:pStyle w:val="ListParagraph"/>
        <w:spacing w:line="276" w:lineRule="auto"/>
        <w:jc w:val="both"/>
        <w:rPr>
          <w:rFonts w:asciiTheme="majorBidi" w:hAnsiTheme="majorBidi" w:cstheme="majorBidi"/>
          <w:b/>
        </w:rPr>
      </w:pPr>
    </w:p>
    <w:p w:rsidR="009A09E3" w:rsidRDefault="009A09E3" w:rsidP="003C088F">
      <w:pPr>
        <w:pStyle w:val="ListParagraph"/>
        <w:numPr>
          <w:ilvl w:val="0"/>
          <w:numId w:val="12"/>
        </w:numPr>
        <w:spacing w:line="276" w:lineRule="auto"/>
        <w:jc w:val="both"/>
        <w:rPr>
          <w:ins w:id="89" w:author="tec" w:date="2023-05-16T15:21:00Z"/>
          <w:rFonts w:asciiTheme="majorBidi" w:hAnsiTheme="majorBidi" w:cstheme="majorBidi"/>
          <w:b/>
        </w:rPr>
      </w:pPr>
      <w:r>
        <w:rPr>
          <w:rFonts w:asciiTheme="majorBidi" w:hAnsiTheme="majorBidi" w:cstheme="majorBidi"/>
          <w:b/>
        </w:rPr>
        <w:t xml:space="preserve">Recommendations and future use </w:t>
      </w:r>
    </w:p>
    <w:p w:rsidR="00574C4A" w:rsidRPr="00574C4A" w:rsidRDefault="00E91E35" w:rsidP="00574C4A">
      <w:pPr>
        <w:pStyle w:val="ListParagraph"/>
        <w:widowControl w:val="0"/>
        <w:numPr>
          <w:ilvl w:val="0"/>
          <w:numId w:val="23"/>
        </w:numPr>
        <w:tabs>
          <w:tab w:val="left" w:pos="1141"/>
        </w:tabs>
        <w:autoSpaceDE w:val="0"/>
        <w:autoSpaceDN w:val="0"/>
        <w:spacing w:before="0" w:line="276" w:lineRule="auto"/>
        <w:ind w:right="948"/>
        <w:contextualSpacing w:val="0"/>
        <w:jc w:val="both"/>
        <w:rPr>
          <w:ins w:id="90" w:author="tec" w:date="2023-05-16T15:21:00Z"/>
        </w:rPr>
      </w:pPr>
      <w:ins w:id="91" w:author="tec" w:date="2023-05-16T15:21:00Z">
        <w:r w:rsidRPr="00E91E35">
          <w:rPr>
            <w:sz w:val="22"/>
          </w:rPr>
          <w:t>Smart phones / Tablets/ Laptops may be out of the budget of the economically poor households.</w:t>
        </w:r>
        <w:r w:rsidRPr="00E91E35">
          <w:rPr>
            <w:spacing w:val="-47"/>
            <w:sz w:val="22"/>
          </w:rPr>
          <w:t xml:space="preserve"> </w:t>
        </w:r>
        <w:r w:rsidRPr="00E91E35">
          <w:rPr>
            <w:sz w:val="22"/>
          </w:rPr>
          <w:t>Low cost devices with minimum features such as Wi-Fi, Bluetooth, cellular connectivity and long</w:t>
        </w:r>
        <w:r w:rsidRPr="00E91E35">
          <w:rPr>
            <w:spacing w:val="1"/>
            <w:sz w:val="22"/>
          </w:rPr>
          <w:t xml:space="preserve"> </w:t>
        </w:r>
        <w:r w:rsidRPr="00E91E35">
          <w:rPr>
            <w:sz w:val="22"/>
          </w:rPr>
          <w:t>battery</w:t>
        </w:r>
        <w:r w:rsidRPr="00E91E35">
          <w:rPr>
            <w:spacing w:val="-3"/>
            <w:sz w:val="22"/>
          </w:rPr>
          <w:t xml:space="preserve"> </w:t>
        </w:r>
        <w:r w:rsidRPr="00E91E35">
          <w:rPr>
            <w:sz w:val="22"/>
          </w:rPr>
          <w:t>life</w:t>
        </w:r>
        <w:r w:rsidRPr="00E91E35">
          <w:rPr>
            <w:spacing w:val="-2"/>
            <w:sz w:val="22"/>
          </w:rPr>
          <w:t xml:space="preserve"> </w:t>
        </w:r>
        <w:r w:rsidRPr="00E91E35">
          <w:rPr>
            <w:sz w:val="22"/>
          </w:rPr>
          <w:t>are</w:t>
        </w:r>
        <w:r w:rsidRPr="00E91E35">
          <w:rPr>
            <w:spacing w:val="-3"/>
            <w:sz w:val="22"/>
          </w:rPr>
          <w:t xml:space="preserve"> </w:t>
        </w:r>
        <w:r w:rsidRPr="00E91E35">
          <w:rPr>
            <w:sz w:val="22"/>
          </w:rPr>
          <w:t>required to</w:t>
        </w:r>
        <w:r w:rsidRPr="00E91E35">
          <w:rPr>
            <w:spacing w:val="-4"/>
            <w:sz w:val="22"/>
          </w:rPr>
          <w:t xml:space="preserve"> </w:t>
        </w:r>
        <w:r w:rsidRPr="00E91E35">
          <w:rPr>
            <w:sz w:val="22"/>
          </w:rPr>
          <w:t>accelerate</w:t>
        </w:r>
        <w:r w:rsidRPr="00E91E35">
          <w:rPr>
            <w:spacing w:val="-2"/>
            <w:sz w:val="22"/>
          </w:rPr>
          <w:t xml:space="preserve"> </w:t>
        </w:r>
        <w:r w:rsidRPr="00E91E35">
          <w:rPr>
            <w:sz w:val="22"/>
          </w:rPr>
          <w:t>the</w:t>
        </w:r>
        <w:r w:rsidRPr="00E91E35">
          <w:rPr>
            <w:spacing w:val="-2"/>
            <w:sz w:val="22"/>
          </w:rPr>
          <w:t xml:space="preserve"> </w:t>
        </w:r>
        <w:r w:rsidRPr="00E91E35">
          <w:rPr>
            <w:sz w:val="22"/>
          </w:rPr>
          <w:t>use</w:t>
        </w:r>
        <w:r w:rsidRPr="00E91E35">
          <w:rPr>
            <w:spacing w:val="-3"/>
            <w:sz w:val="22"/>
          </w:rPr>
          <w:t xml:space="preserve"> </w:t>
        </w:r>
        <w:r w:rsidRPr="00E91E35">
          <w:rPr>
            <w:sz w:val="22"/>
          </w:rPr>
          <w:t>of</w:t>
        </w:r>
        <w:r w:rsidRPr="00E91E35">
          <w:rPr>
            <w:spacing w:val="-3"/>
            <w:sz w:val="22"/>
          </w:rPr>
          <w:t xml:space="preserve"> </w:t>
        </w:r>
        <w:r w:rsidRPr="00E91E35">
          <w:rPr>
            <w:sz w:val="22"/>
          </w:rPr>
          <w:t>technology</w:t>
        </w:r>
        <w:r w:rsidRPr="00E91E35">
          <w:rPr>
            <w:spacing w:val="-1"/>
            <w:sz w:val="22"/>
          </w:rPr>
          <w:t xml:space="preserve"> </w:t>
        </w:r>
        <w:r w:rsidRPr="00E91E35">
          <w:rPr>
            <w:sz w:val="22"/>
          </w:rPr>
          <w:t>in</w:t>
        </w:r>
        <w:r w:rsidRPr="00E91E35">
          <w:rPr>
            <w:spacing w:val="-3"/>
            <w:sz w:val="22"/>
          </w:rPr>
          <w:t xml:space="preserve"> </w:t>
        </w:r>
        <w:r w:rsidRPr="00E91E35">
          <w:rPr>
            <w:sz w:val="22"/>
          </w:rPr>
          <w:t>various</w:t>
        </w:r>
        <w:r w:rsidRPr="00E91E35">
          <w:rPr>
            <w:spacing w:val="-3"/>
            <w:sz w:val="22"/>
          </w:rPr>
          <w:t xml:space="preserve"> </w:t>
        </w:r>
        <w:r w:rsidRPr="00E91E35">
          <w:rPr>
            <w:sz w:val="22"/>
          </w:rPr>
          <w:t>applications in rural</w:t>
        </w:r>
        <w:r w:rsidRPr="00E91E35">
          <w:rPr>
            <w:spacing w:val="-5"/>
            <w:sz w:val="22"/>
          </w:rPr>
          <w:t xml:space="preserve"> </w:t>
        </w:r>
        <w:r w:rsidRPr="00E91E35">
          <w:rPr>
            <w:sz w:val="22"/>
          </w:rPr>
          <w:t>areas.</w:t>
        </w:r>
      </w:ins>
    </w:p>
    <w:p w:rsidR="00574C4A" w:rsidRPr="00574C4A" w:rsidRDefault="00E91E35" w:rsidP="00574C4A">
      <w:pPr>
        <w:pStyle w:val="ListParagraph"/>
        <w:widowControl w:val="0"/>
        <w:numPr>
          <w:ilvl w:val="0"/>
          <w:numId w:val="23"/>
        </w:numPr>
        <w:tabs>
          <w:tab w:val="left" w:pos="1141"/>
        </w:tabs>
        <w:autoSpaceDE w:val="0"/>
        <w:autoSpaceDN w:val="0"/>
        <w:spacing w:before="0" w:line="276" w:lineRule="auto"/>
        <w:ind w:right="947"/>
        <w:contextualSpacing w:val="0"/>
        <w:jc w:val="both"/>
        <w:rPr>
          <w:ins w:id="92" w:author="tec" w:date="2023-05-16T15:21:00Z"/>
        </w:rPr>
      </w:pPr>
      <w:ins w:id="93" w:author="tec" w:date="2023-05-16T15:21:00Z">
        <w:r w:rsidRPr="00E91E35">
          <w:rPr>
            <w:sz w:val="22"/>
          </w:rPr>
          <w:t xml:space="preserve">Sensors are at the bottom of pyramid for </w:t>
        </w:r>
        <w:proofErr w:type="spellStart"/>
        <w:r w:rsidRPr="00E91E35">
          <w:rPr>
            <w:sz w:val="22"/>
          </w:rPr>
          <w:t>IoT</w:t>
        </w:r>
        <w:proofErr w:type="spellEnd"/>
        <w:r w:rsidRPr="00E91E35">
          <w:rPr>
            <w:sz w:val="22"/>
          </w:rPr>
          <w:t xml:space="preserve"> systems, however, at present most of the typically</w:t>
        </w:r>
        <w:r w:rsidRPr="00E91E35">
          <w:rPr>
            <w:spacing w:val="1"/>
            <w:sz w:val="22"/>
          </w:rPr>
          <w:t xml:space="preserve"> </w:t>
        </w:r>
        <w:r w:rsidRPr="00E91E35">
          <w:rPr>
            <w:sz w:val="22"/>
          </w:rPr>
          <w:t>used sensors are imported. Further, there is a dire need to develop new sensors all the time.</w:t>
        </w:r>
        <w:r w:rsidRPr="00E91E35">
          <w:rPr>
            <w:spacing w:val="1"/>
            <w:sz w:val="22"/>
          </w:rPr>
          <w:t xml:space="preserve"> </w:t>
        </w:r>
        <w:r w:rsidRPr="00E91E35">
          <w:rPr>
            <w:spacing w:val="-1"/>
            <w:sz w:val="22"/>
          </w:rPr>
          <w:t>Looking</w:t>
        </w:r>
        <w:r w:rsidRPr="00E91E35">
          <w:rPr>
            <w:spacing w:val="-10"/>
            <w:sz w:val="22"/>
          </w:rPr>
          <w:t xml:space="preserve"> </w:t>
        </w:r>
        <w:r w:rsidRPr="00E91E35">
          <w:rPr>
            <w:spacing w:val="-1"/>
            <w:sz w:val="22"/>
          </w:rPr>
          <w:t>at</w:t>
        </w:r>
        <w:r w:rsidRPr="00E91E35">
          <w:rPr>
            <w:spacing w:val="-10"/>
            <w:sz w:val="22"/>
          </w:rPr>
          <w:t xml:space="preserve"> </w:t>
        </w:r>
        <w:r w:rsidRPr="00E91E35">
          <w:rPr>
            <w:spacing w:val="-1"/>
            <w:sz w:val="22"/>
          </w:rPr>
          <w:t>these</w:t>
        </w:r>
        <w:r w:rsidRPr="00E91E35">
          <w:rPr>
            <w:spacing w:val="-10"/>
            <w:sz w:val="22"/>
          </w:rPr>
          <w:t xml:space="preserve"> </w:t>
        </w:r>
        <w:r w:rsidRPr="00E91E35">
          <w:rPr>
            <w:spacing w:val="-1"/>
            <w:sz w:val="22"/>
          </w:rPr>
          <w:t>requirements,</w:t>
        </w:r>
        <w:r w:rsidRPr="00E91E35">
          <w:rPr>
            <w:spacing w:val="-8"/>
            <w:sz w:val="22"/>
          </w:rPr>
          <w:t xml:space="preserve"> </w:t>
        </w:r>
        <w:r w:rsidRPr="00E91E35">
          <w:rPr>
            <w:sz w:val="22"/>
          </w:rPr>
          <w:t>sensors</w:t>
        </w:r>
        <w:r w:rsidRPr="00E91E35">
          <w:rPr>
            <w:spacing w:val="-12"/>
            <w:sz w:val="22"/>
          </w:rPr>
          <w:t xml:space="preserve"> </w:t>
        </w:r>
        <w:r w:rsidRPr="00E91E35">
          <w:rPr>
            <w:sz w:val="22"/>
          </w:rPr>
          <w:t>need</w:t>
        </w:r>
        <w:r w:rsidRPr="00E91E35">
          <w:rPr>
            <w:spacing w:val="-8"/>
            <w:sz w:val="22"/>
          </w:rPr>
          <w:t xml:space="preserve"> </w:t>
        </w:r>
        <w:r w:rsidRPr="00E91E35">
          <w:rPr>
            <w:sz w:val="22"/>
          </w:rPr>
          <w:t>to</w:t>
        </w:r>
        <w:r w:rsidRPr="00E91E35">
          <w:rPr>
            <w:spacing w:val="-10"/>
            <w:sz w:val="22"/>
          </w:rPr>
          <w:t xml:space="preserve"> </w:t>
        </w:r>
        <w:r w:rsidRPr="00E91E35">
          <w:rPr>
            <w:sz w:val="22"/>
          </w:rPr>
          <w:t>be</w:t>
        </w:r>
        <w:r w:rsidRPr="00E91E35">
          <w:rPr>
            <w:spacing w:val="-8"/>
            <w:sz w:val="22"/>
          </w:rPr>
          <w:t xml:space="preserve"> </w:t>
        </w:r>
        <w:r w:rsidRPr="00E91E35">
          <w:rPr>
            <w:sz w:val="22"/>
          </w:rPr>
          <w:t>developed</w:t>
        </w:r>
        <w:r w:rsidRPr="00E91E35">
          <w:rPr>
            <w:spacing w:val="-11"/>
            <w:sz w:val="22"/>
          </w:rPr>
          <w:t xml:space="preserve"> </w:t>
        </w:r>
        <w:r w:rsidRPr="00E91E35">
          <w:rPr>
            <w:sz w:val="22"/>
          </w:rPr>
          <w:t>indigenously</w:t>
        </w:r>
        <w:r w:rsidRPr="00E91E35">
          <w:rPr>
            <w:spacing w:val="-14"/>
            <w:sz w:val="22"/>
          </w:rPr>
          <w:t xml:space="preserve"> </w:t>
        </w:r>
        <w:r w:rsidRPr="00E91E35">
          <w:rPr>
            <w:sz w:val="22"/>
          </w:rPr>
          <w:t>with</w:t>
        </w:r>
        <w:r w:rsidRPr="00E91E35">
          <w:rPr>
            <w:spacing w:val="-9"/>
            <w:sz w:val="22"/>
          </w:rPr>
          <w:t xml:space="preserve"> </w:t>
        </w:r>
        <w:r w:rsidRPr="00E91E35">
          <w:rPr>
            <w:sz w:val="22"/>
          </w:rPr>
          <w:t>focus</w:t>
        </w:r>
        <w:r w:rsidRPr="00E91E35">
          <w:rPr>
            <w:spacing w:val="-9"/>
            <w:sz w:val="22"/>
          </w:rPr>
          <w:t xml:space="preserve"> </w:t>
        </w:r>
        <w:r w:rsidRPr="00E91E35">
          <w:rPr>
            <w:sz w:val="22"/>
          </w:rPr>
          <w:t>on</w:t>
        </w:r>
        <w:r w:rsidRPr="00E91E35">
          <w:rPr>
            <w:spacing w:val="-12"/>
            <w:sz w:val="22"/>
          </w:rPr>
          <w:t xml:space="preserve"> </w:t>
        </w:r>
        <w:r w:rsidRPr="00E91E35">
          <w:rPr>
            <w:sz w:val="22"/>
          </w:rPr>
          <w:t>low</w:t>
        </w:r>
        <w:r w:rsidRPr="00E91E35">
          <w:rPr>
            <w:spacing w:val="-11"/>
            <w:sz w:val="22"/>
          </w:rPr>
          <w:t xml:space="preserve"> </w:t>
        </w:r>
        <w:r w:rsidRPr="00E91E35">
          <w:rPr>
            <w:sz w:val="22"/>
          </w:rPr>
          <w:t>cost,</w:t>
        </w:r>
        <w:r w:rsidRPr="00E91E35">
          <w:rPr>
            <w:spacing w:val="-47"/>
            <w:sz w:val="22"/>
          </w:rPr>
          <w:t xml:space="preserve"> </w:t>
        </w:r>
        <w:r w:rsidRPr="00E91E35">
          <w:rPr>
            <w:sz w:val="22"/>
          </w:rPr>
          <w:t>high</w:t>
        </w:r>
        <w:r w:rsidRPr="00E91E35">
          <w:rPr>
            <w:spacing w:val="-2"/>
            <w:sz w:val="22"/>
          </w:rPr>
          <w:t xml:space="preserve"> </w:t>
        </w:r>
        <w:r w:rsidRPr="00E91E35">
          <w:rPr>
            <w:sz w:val="22"/>
          </w:rPr>
          <w:t>throughput</w:t>
        </w:r>
        <w:r w:rsidRPr="00E91E35">
          <w:rPr>
            <w:spacing w:val="-1"/>
            <w:sz w:val="22"/>
          </w:rPr>
          <w:t xml:space="preserve"> </w:t>
        </w:r>
        <w:r w:rsidRPr="00E91E35">
          <w:rPr>
            <w:sz w:val="22"/>
          </w:rPr>
          <w:t>and</w:t>
        </w:r>
        <w:r w:rsidRPr="00E91E35">
          <w:rPr>
            <w:spacing w:val="-2"/>
            <w:sz w:val="22"/>
          </w:rPr>
          <w:t xml:space="preserve"> </w:t>
        </w:r>
        <w:r w:rsidRPr="00E91E35">
          <w:rPr>
            <w:sz w:val="22"/>
          </w:rPr>
          <w:t>scalable</w:t>
        </w:r>
        <w:r w:rsidRPr="00E91E35">
          <w:rPr>
            <w:spacing w:val="-1"/>
            <w:sz w:val="22"/>
          </w:rPr>
          <w:t xml:space="preserve"> </w:t>
        </w:r>
        <w:r w:rsidRPr="00E91E35">
          <w:rPr>
            <w:sz w:val="22"/>
          </w:rPr>
          <w:t>manufacturing</w:t>
        </w:r>
        <w:r w:rsidRPr="00E91E35">
          <w:rPr>
            <w:spacing w:val="-2"/>
            <w:sz w:val="22"/>
          </w:rPr>
          <w:t xml:space="preserve"> </w:t>
        </w:r>
        <w:r w:rsidRPr="00E91E35">
          <w:rPr>
            <w:sz w:val="22"/>
          </w:rPr>
          <w:t>techniques such</w:t>
        </w:r>
        <w:r w:rsidRPr="00E91E35">
          <w:rPr>
            <w:spacing w:val="-1"/>
            <w:sz w:val="22"/>
          </w:rPr>
          <w:t xml:space="preserve"> </w:t>
        </w:r>
        <w:r w:rsidRPr="00E91E35">
          <w:rPr>
            <w:sz w:val="22"/>
          </w:rPr>
          <w:t>as</w:t>
        </w:r>
        <w:r w:rsidRPr="00E91E35">
          <w:rPr>
            <w:spacing w:val="-3"/>
            <w:sz w:val="22"/>
          </w:rPr>
          <w:t xml:space="preserve"> </w:t>
        </w:r>
        <w:r w:rsidRPr="00E91E35">
          <w:rPr>
            <w:sz w:val="22"/>
          </w:rPr>
          <w:t>printing</w:t>
        </w:r>
        <w:r w:rsidRPr="00E91E35">
          <w:rPr>
            <w:spacing w:val="-2"/>
            <w:sz w:val="22"/>
          </w:rPr>
          <w:t xml:space="preserve"> </w:t>
        </w:r>
        <w:r w:rsidRPr="00E91E35">
          <w:rPr>
            <w:sz w:val="22"/>
          </w:rPr>
          <w:t>based</w:t>
        </w:r>
        <w:r w:rsidRPr="00E91E35">
          <w:rPr>
            <w:spacing w:val="-1"/>
            <w:sz w:val="22"/>
          </w:rPr>
          <w:t xml:space="preserve"> </w:t>
        </w:r>
        <w:r w:rsidRPr="00E91E35">
          <w:rPr>
            <w:sz w:val="22"/>
          </w:rPr>
          <w:t>techniques.</w:t>
        </w:r>
      </w:ins>
    </w:p>
    <w:p w:rsidR="00574C4A" w:rsidRPr="00574C4A" w:rsidRDefault="00E91E35" w:rsidP="00574C4A">
      <w:pPr>
        <w:pStyle w:val="ListParagraph"/>
        <w:widowControl w:val="0"/>
        <w:numPr>
          <w:ilvl w:val="0"/>
          <w:numId w:val="23"/>
        </w:numPr>
        <w:tabs>
          <w:tab w:val="left" w:pos="1141"/>
        </w:tabs>
        <w:autoSpaceDE w:val="0"/>
        <w:autoSpaceDN w:val="0"/>
        <w:spacing w:before="1" w:line="276" w:lineRule="auto"/>
        <w:ind w:right="947"/>
        <w:contextualSpacing w:val="0"/>
        <w:jc w:val="both"/>
        <w:rPr>
          <w:ins w:id="94" w:author="tec" w:date="2023-05-16T15:21:00Z"/>
        </w:rPr>
      </w:pPr>
      <w:ins w:id="95" w:author="tec" w:date="2023-05-16T15:21:00Z">
        <w:r w:rsidRPr="00E91E35">
          <w:rPr>
            <w:spacing w:val="-1"/>
            <w:sz w:val="22"/>
          </w:rPr>
          <w:t>An</w:t>
        </w:r>
        <w:r w:rsidRPr="00E91E35">
          <w:rPr>
            <w:spacing w:val="-13"/>
            <w:sz w:val="22"/>
          </w:rPr>
          <w:t xml:space="preserve"> </w:t>
        </w:r>
        <w:r w:rsidRPr="00E91E35">
          <w:rPr>
            <w:spacing w:val="-1"/>
            <w:sz w:val="22"/>
          </w:rPr>
          <w:t>eco-system</w:t>
        </w:r>
        <w:r w:rsidRPr="00E91E35">
          <w:rPr>
            <w:spacing w:val="-13"/>
            <w:sz w:val="22"/>
          </w:rPr>
          <w:t xml:space="preserve"> </w:t>
        </w:r>
        <w:r w:rsidRPr="00E91E35">
          <w:rPr>
            <w:spacing w:val="-1"/>
            <w:sz w:val="22"/>
          </w:rPr>
          <w:t>may</w:t>
        </w:r>
        <w:r w:rsidRPr="00E91E35">
          <w:rPr>
            <w:spacing w:val="-11"/>
            <w:sz w:val="22"/>
          </w:rPr>
          <w:t xml:space="preserve"> </w:t>
        </w:r>
        <w:r w:rsidRPr="00E91E35">
          <w:rPr>
            <w:spacing w:val="-1"/>
            <w:sz w:val="22"/>
          </w:rPr>
          <w:t>be</w:t>
        </w:r>
        <w:r w:rsidRPr="00E91E35">
          <w:rPr>
            <w:spacing w:val="-13"/>
            <w:sz w:val="22"/>
          </w:rPr>
          <w:t xml:space="preserve"> </w:t>
        </w:r>
        <w:r w:rsidRPr="00E91E35">
          <w:rPr>
            <w:spacing w:val="-1"/>
            <w:sz w:val="22"/>
          </w:rPr>
          <w:t>created</w:t>
        </w:r>
        <w:r w:rsidRPr="00E91E35">
          <w:rPr>
            <w:spacing w:val="-13"/>
            <w:sz w:val="22"/>
          </w:rPr>
          <w:t xml:space="preserve"> </w:t>
        </w:r>
        <w:r w:rsidRPr="00E91E35">
          <w:rPr>
            <w:sz w:val="22"/>
          </w:rPr>
          <w:t>for</w:t>
        </w:r>
        <w:r w:rsidRPr="00E91E35">
          <w:rPr>
            <w:spacing w:val="-12"/>
            <w:sz w:val="22"/>
          </w:rPr>
          <w:t xml:space="preserve"> </w:t>
        </w:r>
        <w:r w:rsidRPr="00E91E35">
          <w:rPr>
            <w:sz w:val="22"/>
          </w:rPr>
          <w:t>the</w:t>
        </w:r>
        <w:r w:rsidRPr="00E91E35">
          <w:rPr>
            <w:spacing w:val="-10"/>
            <w:sz w:val="22"/>
          </w:rPr>
          <w:t xml:space="preserve"> </w:t>
        </w:r>
        <w:r w:rsidRPr="00E91E35">
          <w:rPr>
            <w:sz w:val="22"/>
          </w:rPr>
          <w:t>research</w:t>
        </w:r>
        <w:r w:rsidRPr="00E91E35">
          <w:rPr>
            <w:spacing w:val="-15"/>
            <w:sz w:val="22"/>
          </w:rPr>
          <w:t xml:space="preserve"> </w:t>
        </w:r>
        <w:r w:rsidRPr="00E91E35">
          <w:rPr>
            <w:sz w:val="22"/>
          </w:rPr>
          <w:t>&amp;</w:t>
        </w:r>
        <w:r w:rsidRPr="00E91E35">
          <w:rPr>
            <w:spacing w:val="-14"/>
            <w:sz w:val="22"/>
          </w:rPr>
          <w:t xml:space="preserve"> </w:t>
        </w:r>
        <w:r w:rsidRPr="00E91E35">
          <w:rPr>
            <w:sz w:val="22"/>
          </w:rPr>
          <w:t>development</w:t>
        </w:r>
        <w:r w:rsidRPr="00E91E35">
          <w:rPr>
            <w:spacing w:val="-13"/>
            <w:sz w:val="22"/>
          </w:rPr>
          <w:t xml:space="preserve"> </w:t>
        </w:r>
        <w:r w:rsidRPr="00E91E35">
          <w:rPr>
            <w:sz w:val="22"/>
          </w:rPr>
          <w:t>of</w:t>
        </w:r>
        <w:r w:rsidRPr="00E91E35">
          <w:rPr>
            <w:spacing w:val="-15"/>
            <w:sz w:val="22"/>
          </w:rPr>
          <w:t xml:space="preserve"> </w:t>
        </w:r>
        <w:r w:rsidRPr="00E91E35">
          <w:rPr>
            <w:sz w:val="22"/>
          </w:rPr>
          <w:t>sensor</w:t>
        </w:r>
        <w:r w:rsidRPr="00E91E35">
          <w:rPr>
            <w:spacing w:val="-12"/>
            <w:sz w:val="22"/>
          </w:rPr>
          <w:t xml:space="preserve"> </w:t>
        </w:r>
        <w:r w:rsidRPr="00E91E35">
          <w:rPr>
            <w:sz w:val="22"/>
          </w:rPr>
          <w:t>based</w:t>
        </w:r>
        <w:r w:rsidRPr="00E91E35">
          <w:rPr>
            <w:spacing w:val="-12"/>
            <w:sz w:val="22"/>
          </w:rPr>
          <w:t xml:space="preserve"> </w:t>
        </w:r>
        <w:r w:rsidRPr="00E91E35">
          <w:rPr>
            <w:sz w:val="22"/>
          </w:rPr>
          <w:t>connected</w:t>
        </w:r>
        <w:r w:rsidRPr="00E91E35">
          <w:rPr>
            <w:spacing w:val="-11"/>
            <w:sz w:val="22"/>
          </w:rPr>
          <w:t xml:space="preserve"> </w:t>
        </w:r>
        <w:r w:rsidRPr="00E91E35">
          <w:rPr>
            <w:sz w:val="22"/>
          </w:rPr>
          <w:t>devices</w:t>
        </w:r>
        <w:r w:rsidRPr="00E91E35">
          <w:rPr>
            <w:spacing w:val="-48"/>
            <w:sz w:val="22"/>
          </w:rPr>
          <w:t xml:space="preserve"> </w:t>
        </w:r>
        <w:r w:rsidRPr="00E91E35">
          <w:rPr>
            <w:sz w:val="22"/>
          </w:rPr>
          <w:t>(</w:t>
        </w:r>
        <w:proofErr w:type="spellStart"/>
        <w:r w:rsidRPr="00E91E35">
          <w:rPr>
            <w:sz w:val="22"/>
          </w:rPr>
          <w:t>IoT</w:t>
        </w:r>
        <w:proofErr w:type="spellEnd"/>
        <w:r w:rsidRPr="00E91E35">
          <w:rPr>
            <w:sz w:val="22"/>
          </w:rPr>
          <w:t xml:space="preserve"> devices) to harness the advantages of using </w:t>
        </w:r>
        <w:proofErr w:type="spellStart"/>
        <w:r w:rsidRPr="00E91E35">
          <w:rPr>
            <w:sz w:val="22"/>
          </w:rPr>
          <w:t>IoT</w:t>
        </w:r>
        <w:proofErr w:type="spellEnd"/>
        <w:r w:rsidRPr="00E91E35">
          <w:rPr>
            <w:sz w:val="22"/>
          </w:rPr>
          <w:t xml:space="preserve"> in agriculture, fisheries, animal husbandry,</w:t>
        </w:r>
        <w:r w:rsidRPr="00E91E35">
          <w:rPr>
            <w:spacing w:val="1"/>
            <w:sz w:val="22"/>
          </w:rPr>
          <w:t xml:space="preserve"> </w:t>
        </w:r>
        <w:r w:rsidRPr="00E91E35">
          <w:rPr>
            <w:sz w:val="22"/>
          </w:rPr>
          <w:t>health</w:t>
        </w:r>
        <w:r w:rsidRPr="00E91E35">
          <w:rPr>
            <w:spacing w:val="1"/>
            <w:sz w:val="22"/>
          </w:rPr>
          <w:t xml:space="preserve"> </w:t>
        </w:r>
        <w:r w:rsidRPr="00E91E35">
          <w:rPr>
            <w:sz w:val="22"/>
          </w:rPr>
          <w:t>care</w:t>
        </w:r>
        <w:r w:rsidRPr="00E91E35">
          <w:rPr>
            <w:spacing w:val="1"/>
            <w:sz w:val="22"/>
          </w:rPr>
          <w:t xml:space="preserve"> </w:t>
        </w:r>
        <w:r w:rsidRPr="00E91E35">
          <w:rPr>
            <w:sz w:val="22"/>
          </w:rPr>
          <w:t>etc.</w:t>
        </w:r>
        <w:r w:rsidRPr="00E91E35">
          <w:rPr>
            <w:spacing w:val="1"/>
            <w:sz w:val="22"/>
          </w:rPr>
          <w:t xml:space="preserve"> </w:t>
        </w:r>
        <w:r w:rsidRPr="00E91E35">
          <w:rPr>
            <w:sz w:val="22"/>
          </w:rPr>
          <w:t>Indigenous</w:t>
        </w:r>
        <w:r w:rsidRPr="00E91E35">
          <w:rPr>
            <w:spacing w:val="1"/>
            <w:sz w:val="22"/>
          </w:rPr>
          <w:t xml:space="preserve"> </w:t>
        </w:r>
        <w:r w:rsidRPr="00E91E35">
          <w:rPr>
            <w:sz w:val="22"/>
          </w:rPr>
          <w:t>manufacturing</w:t>
        </w:r>
        <w:r w:rsidRPr="00E91E35">
          <w:rPr>
            <w:spacing w:val="1"/>
            <w:sz w:val="22"/>
          </w:rPr>
          <w:t xml:space="preserve"> </w:t>
        </w:r>
        <w:r w:rsidRPr="00E91E35">
          <w:rPr>
            <w:sz w:val="22"/>
          </w:rPr>
          <w:t>of</w:t>
        </w:r>
        <w:r w:rsidRPr="00E91E35">
          <w:rPr>
            <w:spacing w:val="1"/>
            <w:sz w:val="22"/>
          </w:rPr>
          <w:t xml:space="preserve"> </w:t>
        </w:r>
        <w:r w:rsidRPr="00E91E35">
          <w:rPr>
            <w:sz w:val="22"/>
          </w:rPr>
          <w:t>such</w:t>
        </w:r>
        <w:r w:rsidRPr="00E91E35">
          <w:rPr>
            <w:spacing w:val="1"/>
            <w:sz w:val="22"/>
          </w:rPr>
          <w:t xml:space="preserve"> </w:t>
        </w:r>
        <w:r w:rsidRPr="00E91E35">
          <w:rPr>
            <w:sz w:val="22"/>
          </w:rPr>
          <w:t>devices</w:t>
        </w:r>
        <w:r w:rsidRPr="00E91E35">
          <w:rPr>
            <w:spacing w:val="1"/>
            <w:sz w:val="22"/>
          </w:rPr>
          <w:t xml:space="preserve"> </w:t>
        </w:r>
        <w:r w:rsidRPr="00E91E35">
          <w:rPr>
            <w:sz w:val="22"/>
          </w:rPr>
          <w:t>will</w:t>
        </w:r>
        <w:r w:rsidRPr="00E91E35">
          <w:rPr>
            <w:spacing w:val="1"/>
            <w:sz w:val="22"/>
          </w:rPr>
          <w:t xml:space="preserve"> </w:t>
        </w:r>
        <w:r w:rsidRPr="00E91E35">
          <w:rPr>
            <w:sz w:val="22"/>
          </w:rPr>
          <w:t>make</w:t>
        </w:r>
        <w:r w:rsidRPr="00E91E35">
          <w:rPr>
            <w:spacing w:val="1"/>
            <w:sz w:val="22"/>
          </w:rPr>
          <w:t xml:space="preserve"> </w:t>
        </w:r>
        <w:r w:rsidRPr="00E91E35">
          <w:rPr>
            <w:sz w:val="22"/>
          </w:rPr>
          <w:t>them</w:t>
        </w:r>
        <w:r w:rsidRPr="00E91E35">
          <w:rPr>
            <w:spacing w:val="1"/>
            <w:sz w:val="22"/>
          </w:rPr>
          <w:t xml:space="preserve"> </w:t>
        </w:r>
        <w:r w:rsidRPr="00E91E35">
          <w:rPr>
            <w:sz w:val="22"/>
          </w:rPr>
          <w:t>affordable</w:t>
        </w:r>
        <w:r w:rsidRPr="00E91E35">
          <w:rPr>
            <w:spacing w:val="1"/>
            <w:sz w:val="22"/>
          </w:rPr>
          <w:t xml:space="preserve"> </w:t>
        </w:r>
        <w:r w:rsidRPr="00E91E35">
          <w:rPr>
            <w:sz w:val="22"/>
          </w:rPr>
          <w:t>for</w:t>
        </w:r>
        <w:r w:rsidRPr="00E91E35">
          <w:rPr>
            <w:spacing w:val="1"/>
            <w:sz w:val="22"/>
          </w:rPr>
          <w:t xml:space="preserve"> </w:t>
        </w:r>
        <w:r w:rsidRPr="00E91E35">
          <w:rPr>
            <w:sz w:val="22"/>
          </w:rPr>
          <w:t>deployment</w:t>
        </w:r>
        <w:r w:rsidRPr="00E91E35">
          <w:rPr>
            <w:spacing w:val="-2"/>
            <w:sz w:val="22"/>
          </w:rPr>
          <w:t xml:space="preserve"> </w:t>
        </w:r>
        <w:r w:rsidRPr="00E91E35">
          <w:rPr>
            <w:sz w:val="22"/>
          </w:rPr>
          <w:t>in rural</w:t>
        </w:r>
        <w:r w:rsidRPr="00E91E35">
          <w:rPr>
            <w:spacing w:val="-1"/>
            <w:sz w:val="22"/>
          </w:rPr>
          <w:t xml:space="preserve"> </w:t>
        </w:r>
        <w:r w:rsidRPr="00E91E35">
          <w:rPr>
            <w:sz w:val="22"/>
          </w:rPr>
          <w:t>areas.</w:t>
        </w:r>
      </w:ins>
    </w:p>
    <w:p w:rsidR="00574C4A" w:rsidRPr="00574C4A" w:rsidRDefault="00E91E35" w:rsidP="00574C4A">
      <w:pPr>
        <w:pStyle w:val="ListParagraph"/>
        <w:widowControl w:val="0"/>
        <w:numPr>
          <w:ilvl w:val="0"/>
          <w:numId w:val="23"/>
        </w:numPr>
        <w:tabs>
          <w:tab w:val="left" w:pos="1141"/>
        </w:tabs>
        <w:autoSpaceDE w:val="0"/>
        <w:autoSpaceDN w:val="0"/>
        <w:spacing w:before="1" w:line="276" w:lineRule="auto"/>
        <w:ind w:right="948"/>
        <w:contextualSpacing w:val="0"/>
        <w:jc w:val="both"/>
        <w:rPr>
          <w:ins w:id="96" w:author="tec" w:date="2023-05-16T15:21:00Z"/>
        </w:rPr>
      </w:pPr>
      <w:ins w:id="97" w:author="tec" w:date="2023-05-16T15:21:00Z">
        <w:r w:rsidRPr="00E91E35">
          <w:rPr>
            <w:sz w:val="22"/>
          </w:rPr>
          <w:t>To enhance the productivity of farmers, information generated by variety of sensors deployed in</w:t>
        </w:r>
        <w:r w:rsidRPr="00E91E35">
          <w:rPr>
            <w:spacing w:val="-47"/>
            <w:sz w:val="22"/>
          </w:rPr>
          <w:t xml:space="preserve"> </w:t>
        </w:r>
        <w:r w:rsidRPr="00E91E35">
          <w:rPr>
            <w:sz w:val="22"/>
          </w:rPr>
          <w:t>the field may be analysed by a cloud based smart agriculture app which may include crop</w:t>
        </w:r>
        <w:r w:rsidRPr="00E91E35">
          <w:rPr>
            <w:spacing w:val="1"/>
            <w:sz w:val="22"/>
          </w:rPr>
          <w:t xml:space="preserve"> </w:t>
        </w:r>
        <w:r w:rsidRPr="00E91E35">
          <w:rPr>
            <w:sz w:val="22"/>
          </w:rPr>
          <w:t>management through smart irrigation, smart pesticide control, proactive information sharing</w:t>
        </w:r>
        <w:r w:rsidRPr="00E91E35">
          <w:rPr>
            <w:spacing w:val="1"/>
            <w:sz w:val="22"/>
          </w:rPr>
          <w:t xml:space="preserve"> </w:t>
        </w:r>
        <w:r w:rsidRPr="00E91E35">
          <w:rPr>
            <w:spacing w:val="-1"/>
            <w:sz w:val="22"/>
          </w:rPr>
          <w:t>frameworks</w:t>
        </w:r>
        <w:r w:rsidRPr="00E91E35">
          <w:rPr>
            <w:spacing w:val="-12"/>
            <w:sz w:val="22"/>
          </w:rPr>
          <w:t xml:space="preserve"> </w:t>
        </w:r>
        <w:r w:rsidRPr="00E91E35">
          <w:rPr>
            <w:spacing w:val="-1"/>
            <w:sz w:val="22"/>
          </w:rPr>
          <w:t>on</w:t>
        </w:r>
        <w:r w:rsidRPr="00E91E35">
          <w:rPr>
            <w:spacing w:val="-10"/>
            <w:sz w:val="22"/>
          </w:rPr>
          <w:t xml:space="preserve"> </w:t>
        </w:r>
        <w:r w:rsidRPr="00E91E35">
          <w:rPr>
            <w:spacing w:val="-1"/>
            <w:sz w:val="22"/>
          </w:rPr>
          <w:t>crops</w:t>
        </w:r>
        <w:r w:rsidRPr="00E91E35">
          <w:rPr>
            <w:spacing w:val="-9"/>
            <w:sz w:val="22"/>
          </w:rPr>
          <w:t xml:space="preserve"> </w:t>
        </w:r>
        <w:r w:rsidRPr="00E91E35">
          <w:rPr>
            <w:sz w:val="22"/>
          </w:rPr>
          <w:t>and</w:t>
        </w:r>
        <w:r w:rsidRPr="00E91E35">
          <w:rPr>
            <w:spacing w:val="-10"/>
            <w:sz w:val="22"/>
          </w:rPr>
          <w:t xml:space="preserve"> </w:t>
        </w:r>
        <w:r w:rsidRPr="00E91E35">
          <w:rPr>
            <w:sz w:val="22"/>
          </w:rPr>
          <w:t>weather</w:t>
        </w:r>
        <w:r w:rsidRPr="00E91E35">
          <w:rPr>
            <w:spacing w:val="-9"/>
            <w:sz w:val="22"/>
          </w:rPr>
          <w:t xml:space="preserve"> </w:t>
        </w:r>
        <w:r w:rsidRPr="00E91E35">
          <w:rPr>
            <w:sz w:val="22"/>
          </w:rPr>
          <w:t>(using</w:t>
        </w:r>
        <w:r w:rsidRPr="00E91E35">
          <w:rPr>
            <w:spacing w:val="-10"/>
            <w:sz w:val="22"/>
          </w:rPr>
          <w:t xml:space="preserve"> </w:t>
        </w:r>
        <w:r w:rsidRPr="00E91E35">
          <w:rPr>
            <w:sz w:val="22"/>
          </w:rPr>
          <w:t>sensors,</w:t>
        </w:r>
        <w:r w:rsidRPr="00E91E35">
          <w:rPr>
            <w:spacing w:val="-9"/>
            <w:sz w:val="22"/>
          </w:rPr>
          <w:t xml:space="preserve"> </w:t>
        </w:r>
        <w:r w:rsidRPr="00E91E35">
          <w:rPr>
            <w:sz w:val="22"/>
          </w:rPr>
          <w:t>cameras,</w:t>
        </w:r>
        <w:r w:rsidRPr="00E91E35">
          <w:rPr>
            <w:spacing w:val="-9"/>
            <w:sz w:val="22"/>
          </w:rPr>
          <w:t xml:space="preserve"> </w:t>
        </w:r>
        <w:r w:rsidRPr="00E91E35">
          <w:rPr>
            <w:sz w:val="22"/>
          </w:rPr>
          <w:t>drones</w:t>
        </w:r>
        <w:r w:rsidRPr="00E91E35">
          <w:rPr>
            <w:spacing w:val="-9"/>
            <w:sz w:val="22"/>
          </w:rPr>
          <w:t xml:space="preserve"> </w:t>
        </w:r>
        <w:r w:rsidRPr="00E91E35">
          <w:rPr>
            <w:sz w:val="22"/>
          </w:rPr>
          <w:t>etc.).</w:t>
        </w:r>
        <w:r w:rsidRPr="00E91E35">
          <w:rPr>
            <w:spacing w:val="-11"/>
            <w:sz w:val="22"/>
          </w:rPr>
          <w:t xml:space="preserve"> </w:t>
        </w:r>
        <w:r w:rsidRPr="00E91E35">
          <w:rPr>
            <w:sz w:val="22"/>
          </w:rPr>
          <w:t>Options</w:t>
        </w:r>
        <w:r w:rsidRPr="00E91E35">
          <w:rPr>
            <w:spacing w:val="-12"/>
            <w:sz w:val="22"/>
          </w:rPr>
          <w:t xml:space="preserve"> </w:t>
        </w:r>
        <w:r w:rsidRPr="00E91E35">
          <w:rPr>
            <w:sz w:val="22"/>
          </w:rPr>
          <w:t>may</w:t>
        </w:r>
        <w:r w:rsidRPr="00E91E35">
          <w:rPr>
            <w:spacing w:val="-9"/>
            <w:sz w:val="22"/>
          </w:rPr>
          <w:t xml:space="preserve"> </w:t>
        </w:r>
        <w:r w:rsidRPr="00E91E35">
          <w:rPr>
            <w:sz w:val="22"/>
          </w:rPr>
          <w:t>be</w:t>
        </w:r>
        <w:r w:rsidRPr="00E91E35">
          <w:rPr>
            <w:spacing w:val="-9"/>
            <w:sz w:val="22"/>
          </w:rPr>
          <w:t xml:space="preserve"> </w:t>
        </w:r>
        <w:r w:rsidRPr="00E91E35">
          <w:rPr>
            <w:sz w:val="22"/>
          </w:rPr>
          <w:t>explored</w:t>
        </w:r>
        <w:r w:rsidRPr="00E91E35">
          <w:rPr>
            <w:spacing w:val="-47"/>
            <w:sz w:val="22"/>
          </w:rPr>
          <w:t xml:space="preserve"> </w:t>
        </w:r>
        <w:r w:rsidRPr="00E91E35">
          <w:rPr>
            <w:sz w:val="22"/>
          </w:rPr>
          <w:t>to</w:t>
        </w:r>
        <w:r w:rsidRPr="00E91E35">
          <w:rPr>
            <w:spacing w:val="-1"/>
            <w:sz w:val="22"/>
          </w:rPr>
          <w:t xml:space="preserve"> </w:t>
        </w:r>
        <w:r w:rsidRPr="00E91E35">
          <w:rPr>
            <w:sz w:val="22"/>
          </w:rPr>
          <w:t>share this</w:t>
        </w:r>
        <w:r w:rsidRPr="00E91E35">
          <w:rPr>
            <w:spacing w:val="-4"/>
            <w:sz w:val="22"/>
          </w:rPr>
          <w:t xml:space="preserve"> </w:t>
        </w:r>
        <w:r w:rsidRPr="00E91E35">
          <w:rPr>
            <w:sz w:val="22"/>
          </w:rPr>
          <w:t>data</w:t>
        </w:r>
        <w:r w:rsidRPr="00E91E35">
          <w:rPr>
            <w:spacing w:val="-3"/>
            <w:sz w:val="22"/>
          </w:rPr>
          <w:t xml:space="preserve"> </w:t>
        </w:r>
        <w:r w:rsidRPr="00E91E35">
          <w:rPr>
            <w:sz w:val="22"/>
          </w:rPr>
          <w:t>with</w:t>
        </w:r>
        <w:r w:rsidRPr="00E91E35">
          <w:rPr>
            <w:spacing w:val="-1"/>
            <w:sz w:val="22"/>
          </w:rPr>
          <w:t xml:space="preserve"> </w:t>
        </w:r>
        <w:r w:rsidRPr="00E91E35">
          <w:rPr>
            <w:sz w:val="22"/>
          </w:rPr>
          <w:t>Call</w:t>
        </w:r>
        <w:r w:rsidRPr="00E91E35">
          <w:rPr>
            <w:spacing w:val="-1"/>
            <w:sz w:val="22"/>
          </w:rPr>
          <w:t xml:space="preserve"> </w:t>
        </w:r>
        <w:r w:rsidRPr="00E91E35">
          <w:rPr>
            <w:sz w:val="22"/>
          </w:rPr>
          <w:t>Centre for</w:t>
        </w:r>
        <w:r w:rsidRPr="00E91E35">
          <w:rPr>
            <w:spacing w:val="-1"/>
            <w:sz w:val="22"/>
          </w:rPr>
          <w:t xml:space="preserve"> </w:t>
        </w:r>
        <w:r w:rsidRPr="00E91E35">
          <w:rPr>
            <w:sz w:val="22"/>
          </w:rPr>
          <w:t>the benefits</w:t>
        </w:r>
        <w:r w:rsidRPr="00E91E35">
          <w:rPr>
            <w:spacing w:val="-3"/>
            <w:sz w:val="22"/>
          </w:rPr>
          <w:t xml:space="preserve"> </w:t>
        </w:r>
        <w:r w:rsidRPr="00E91E35">
          <w:rPr>
            <w:sz w:val="22"/>
          </w:rPr>
          <w:t>of</w:t>
        </w:r>
        <w:r w:rsidRPr="00E91E35">
          <w:rPr>
            <w:spacing w:val="-2"/>
            <w:sz w:val="22"/>
          </w:rPr>
          <w:t xml:space="preserve"> </w:t>
        </w:r>
        <w:r w:rsidRPr="00E91E35">
          <w:rPr>
            <w:sz w:val="22"/>
          </w:rPr>
          <w:t>farmers.</w:t>
        </w:r>
      </w:ins>
    </w:p>
    <w:p w:rsidR="00574C4A" w:rsidRPr="00574C4A" w:rsidRDefault="00E91E35" w:rsidP="00574C4A">
      <w:pPr>
        <w:pStyle w:val="ListParagraph"/>
        <w:widowControl w:val="0"/>
        <w:numPr>
          <w:ilvl w:val="0"/>
          <w:numId w:val="23"/>
        </w:numPr>
        <w:tabs>
          <w:tab w:val="left" w:pos="1141"/>
        </w:tabs>
        <w:autoSpaceDE w:val="0"/>
        <w:autoSpaceDN w:val="0"/>
        <w:spacing w:before="0" w:line="276" w:lineRule="auto"/>
        <w:ind w:right="946"/>
        <w:contextualSpacing w:val="0"/>
        <w:jc w:val="both"/>
        <w:rPr>
          <w:ins w:id="98" w:author="tec" w:date="2023-05-16T15:21:00Z"/>
        </w:rPr>
      </w:pPr>
      <w:ins w:id="99" w:author="tec" w:date="2023-05-16T15:21:00Z">
        <w:r w:rsidRPr="00E91E35">
          <w:rPr>
            <w:sz w:val="22"/>
          </w:rPr>
          <w:t>Smart</w:t>
        </w:r>
        <w:r w:rsidRPr="00E91E35">
          <w:rPr>
            <w:spacing w:val="-8"/>
            <w:sz w:val="22"/>
          </w:rPr>
          <w:t xml:space="preserve"> </w:t>
        </w:r>
        <w:r w:rsidRPr="00E91E35">
          <w:rPr>
            <w:sz w:val="22"/>
          </w:rPr>
          <w:t>City</w:t>
        </w:r>
        <w:r w:rsidRPr="00E91E35">
          <w:rPr>
            <w:spacing w:val="-5"/>
            <w:sz w:val="22"/>
          </w:rPr>
          <w:t xml:space="preserve"> </w:t>
        </w:r>
        <w:r w:rsidRPr="00E91E35">
          <w:rPr>
            <w:sz w:val="22"/>
          </w:rPr>
          <w:t>platforms</w:t>
        </w:r>
        <w:r w:rsidRPr="00E91E35">
          <w:rPr>
            <w:spacing w:val="-8"/>
            <w:sz w:val="22"/>
          </w:rPr>
          <w:t xml:space="preserve"> </w:t>
        </w:r>
        <w:r w:rsidRPr="00E91E35">
          <w:rPr>
            <w:sz w:val="22"/>
          </w:rPr>
          <w:t>should</w:t>
        </w:r>
        <w:r w:rsidRPr="00E91E35">
          <w:rPr>
            <w:spacing w:val="-8"/>
            <w:sz w:val="22"/>
          </w:rPr>
          <w:t xml:space="preserve"> </w:t>
        </w:r>
        <w:r w:rsidRPr="00E91E35">
          <w:rPr>
            <w:sz w:val="22"/>
          </w:rPr>
          <w:t>be</w:t>
        </w:r>
        <w:r w:rsidRPr="00E91E35">
          <w:rPr>
            <w:spacing w:val="-7"/>
            <w:sz w:val="22"/>
          </w:rPr>
          <w:t xml:space="preserve"> </w:t>
        </w:r>
        <w:r w:rsidRPr="00E91E35">
          <w:rPr>
            <w:sz w:val="22"/>
          </w:rPr>
          <w:t>able</w:t>
        </w:r>
        <w:r w:rsidRPr="00E91E35">
          <w:rPr>
            <w:spacing w:val="-8"/>
            <w:sz w:val="22"/>
          </w:rPr>
          <w:t xml:space="preserve"> </w:t>
        </w:r>
        <w:r w:rsidRPr="00E91E35">
          <w:rPr>
            <w:sz w:val="22"/>
          </w:rPr>
          <w:t>to</w:t>
        </w:r>
        <w:r w:rsidRPr="00E91E35">
          <w:rPr>
            <w:spacing w:val="-8"/>
            <w:sz w:val="22"/>
          </w:rPr>
          <w:t xml:space="preserve"> </w:t>
        </w:r>
        <w:r w:rsidRPr="00E91E35">
          <w:rPr>
            <w:sz w:val="22"/>
          </w:rPr>
          <w:t>manage</w:t>
        </w:r>
        <w:r w:rsidRPr="00E91E35">
          <w:rPr>
            <w:spacing w:val="-7"/>
            <w:sz w:val="22"/>
          </w:rPr>
          <w:t xml:space="preserve"> </w:t>
        </w:r>
        <w:r w:rsidRPr="00E91E35">
          <w:rPr>
            <w:sz w:val="22"/>
          </w:rPr>
          <w:t>the</w:t>
        </w:r>
        <w:r w:rsidRPr="00E91E35">
          <w:rPr>
            <w:spacing w:val="-7"/>
            <w:sz w:val="22"/>
          </w:rPr>
          <w:t xml:space="preserve"> </w:t>
        </w:r>
        <w:r w:rsidRPr="00E91E35">
          <w:rPr>
            <w:sz w:val="22"/>
          </w:rPr>
          <w:t>emergency</w:t>
        </w:r>
        <w:r w:rsidRPr="00E91E35">
          <w:rPr>
            <w:spacing w:val="-8"/>
            <w:sz w:val="22"/>
          </w:rPr>
          <w:t xml:space="preserve"> </w:t>
        </w:r>
        <w:r w:rsidRPr="00E91E35">
          <w:rPr>
            <w:sz w:val="22"/>
          </w:rPr>
          <w:t>health</w:t>
        </w:r>
        <w:r w:rsidRPr="00E91E35">
          <w:rPr>
            <w:spacing w:val="-8"/>
            <w:sz w:val="22"/>
          </w:rPr>
          <w:t xml:space="preserve"> </w:t>
        </w:r>
        <w:r w:rsidRPr="00E91E35">
          <w:rPr>
            <w:sz w:val="22"/>
          </w:rPr>
          <w:t>services</w:t>
        </w:r>
        <w:r w:rsidRPr="00E91E35">
          <w:rPr>
            <w:spacing w:val="-7"/>
            <w:sz w:val="22"/>
          </w:rPr>
          <w:t xml:space="preserve"> </w:t>
        </w:r>
        <w:r w:rsidRPr="00E91E35">
          <w:rPr>
            <w:sz w:val="22"/>
          </w:rPr>
          <w:t>to</w:t>
        </w:r>
        <w:r w:rsidRPr="00E91E35">
          <w:rPr>
            <w:spacing w:val="-8"/>
            <w:sz w:val="22"/>
          </w:rPr>
          <w:t xml:space="preserve"> </w:t>
        </w:r>
        <w:r w:rsidRPr="00E91E35">
          <w:rPr>
            <w:sz w:val="22"/>
          </w:rPr>
          <w:t>the</w:t>
        </w:r>
        <w:r w:rsidRPr="00E91E35">
          <w:rPr>
            <w:spacing w:val="-8"/>
            <w:sz w:val="22"/>
          </w:rPr>
          <w:t xml:space="preserve"> </w:t>
        </w:r>
        <w:r w:rsidRPr="00E91E35">
          <w:rPr>
            <w:sz w:val="22"/>
          </w:rPr>
          <w:t>public</w:t>
        </w:r>
        <w:r w:rsidRPr="00E91E35">
          <w:rPr>
            <w:spacing w:val="-8"/>
            <w:sz w:val="22"/>
          </w:rPr>
          <w:t xml:space="preserve"> </w:t>
        </w:r>
        <w:r w:rsidRPr="00E91E35">
          <w:rPr>
            <w:sz w:val="22"/>
          </w:rPr>
          <w:t>of</w:t>
        </w:r>
        <w:r w:rsidRPr="00E91E35">
          <w:rPr>
            <w:spacing w:val="-8"/>
            <w:sz w:val="22"/>
          </w:rPr>
          <w:t xml:space="preserve"> </w:t>
        </w:r>
        <w:r w:rsidRPr="00E91E35">
          <w:rPr>
            <w:sz w:val="22"/>
          </w:rPr>
          <w:t>city</w:t>
        </w:r>
        <w:r w:rsidRPr="00E91E35">
          <w:rPr>
            <w:spacing w:val="-48"/>
            <w:sz w:val="22"/>
          </w:rPr>
          <w:t xml:space="preserve"> </w:t>
        </w:r>
        <w:r w:rsidRPr="00E91E35">
          <w:rPr>
            <w:sz w:val="22"/>
          </w:rPr>
          <w:t>as</w:t>
        </w:r>
        <w:r w:rsidRPr="00E91E35">
          <w:rPr>
            <w:spacing w:val="-6"/>
            <w:sz w:val="22"/>
          </w:rPr>
          <w:t xml:space="preserve"> </w:t>
        </w:r>
        <w:r w:rsidRPr="00E91E35">
          <w:rPr>
            <w:sz w:val="22"/>
          </w:rPr>
          <w:t>well</w:t>
        </w:r>
        <w:r w:rsidRPr="00E91E35">
          <w:rPr>
            <w:spacing w:val="-7"/>
            <w:sz w:val="22"/>
          </w:rPr>
          <w:t xml:space="preserve"> </w:t>
        </w:r>
        <w:r w:rsidRPr="00E91E35">
          <w:rPr>
            <w:sz w:val="22"/>
          </w:rPr>
          <w:t>as</w:t>
        </w:r>
        <w:r w:rsidRPr="00E91E35">
          <w:rPr>
            <w:spacing w:val="-6"/>
            <w:sz w:val="22"/>
          </w:rPr>
          <w:t xml:space="preserve"> </w:t>
        </w:r>
        <w:r w:rsidRPr="00E91E35">
          <w:rPr>
            <w:sz w:val="22"/>
          </w:rPr>
          <w:t>rural</w:t>
        </w:r>
        <w:r w:rsidRPr="00E91E35">
          <w:rPr>
            <w:spacing w:val="-5"/>
            <w:sz w:val="22"/>
          </w:rPr>
          <w:t xml:space="preserve"> </w:t>
        </w:r>
        <w:r w:rsidRPr="00E91E35">
          <w:rPr>
            <w:sz w:val="22"/>
          </w:rPr>
          <w:t>areas</w:t>
        </w:r>
        <w:r w:rsidRPr="00E91E35">
          <w:rPr>
            <w:spacing w:val="-5"/>
            <w:sz w:val="22"/>
          </w:rPr>
          <w:t xml:space="preserve"> </w:t>
        </w:r>
        <w:r w:rsidRPr="00E91E35">
          <w:rPr>
            <w:sz w:val="22"/>
          </w:rPr>
          <w:t>by</w:t>
        </w:r>
        <w:r w:rsidRPr="00E91E35">
          <w:rPr>
            <w:spacing w:val="-6"/>
            <w:sz w:val="22"/>
          </w:rPr>
          <w:t xml:space="preserve"> </w:t>
        </w:r>
        <w:r w:rsidRPr="00E91E35">
          <w:rPr>
            <w:sz w:val="22"/>
          </w:rPr>
          <w:t>analysing</w:t>
        </w:r>
        <w:r w:rsidRPr="00E91E35">
          <w:rPr>
            <w:spacing w:val="-6"/>
            <w:sz w:val="22"/>
          </w:rPr>
          <w:t xml:space="preserve"> </w:t>
        </w:r>
        <w:r w:rsidRPr="00E91E35">
          <w:rPr>
            <w:sz w:val="22"/>
          </w:rPr>
          <w:t>data</w:t>
        </w:r>
        <w:r w:rsidRPr="00E91E35">
          <w:rPr>
            <w:spacing w:val="-5"/>
            <w:sz w:val="22"/>
          </w:rPr>
          <w:t xml:space="preserve"> </w:t>
        </w:r>
        <w:r w:rsidRPr="00E91E35">
          <w:rPr>
            <w:sz w:val="22"/>
          </w:rPr>
          <w:t>from</w:t>
        </w:r>
        <w:r w:rsidRPr="00E91E35">
          <w:rPr>
            <w:spacing w:val="-5"/>
            <w:sz w:val="22"/>
          </w:rPr>
          <w:t xml:space="preserve"> </w:t>
        </w:r>
        <w:r w:rsidRPr="00E91E35">
          <w:rPr>
            <w:sz w:val="22"/>
          </w:rPr>
          <w:t>the</w:t>
        </w:r>
        <w:r w:rsidRPr="00E91E35">
          <w:rPr>
            <w:spacing w:val="-7"/>
            <w:sz w:val="22"/>
          </w:rPr>
          <w:t xml:space="preserve"> </w:t>
        </w:r>
        <w:r w:rsidRPr="00E91E35">
          <w:rPr>
            <w:sz w:val="22"/>
          </w:rPr>
          <w:t>connected</w:t>
        </w:r>
        <w:r w:rsidRPr="00E91E35">
          <w:rPr>
            <w:spacing w:val="-6"/>
            <w:sz w:val="22"/>
          </w:rPr>
          <w:t xml:space="preserve"> </w:t>
        </w:r>
        <w:r w:rsidRPr="00E91E35">
          <w:rPr>
            <w:sz w:val="22"/>
          </w:rPr>
          <w:t>health</w:t>
        </w:r>
        <w:r w:rsidRPr="00E91E35">
          <w:rPr>
            <w:spacing w:val="-5"/>
            <w:sz w:val="22"/>
          </w:rPr>
          <w:t xml:space="preserve"> </w:t>
        </w:r>
        <w:r w:rsidRPr="00E91E35">
          <w:rPr>
            <w:sz w:val="22"/>
          </w:rPr>
          <w:t>care</w:t>
        </w:r>
        <w:r w:rsidRPr="00E91E35">
          <w:rPr>
            <w:spacing w:val="-5"/>
            <w:sz w:val="22"/>
          </w:rPr>
          <w:t xml:space="preserve"> </w:t>
        </w:r>
        <w:r w:rsidRPr="00E91E35">
          <w:rPr>
            <w:sz w:val="22"/>
          </w:rPr>
          <w:t>devices</w:t>
        </w:r>
        <w:r w:rsidRPr="00E91E35">
          <w:rPr>
            <w:spacing w:val="-6"/>
            <w:sz w:val="22"/>
          </w:rPr>
          <w:t xml:space="preserve"> </w:t>
        </w:r>
        <w:r w:rsidRPr="00E91E35">
          <w:rPr>
            <w:sz w:val="22"/>
          </w:rPr>
          <w:t>as</w:t>
        </w:r>
        <w:r w:rsidRPr="00E91E35">
          <w:rPr>
            <w:spacing w:val="-6"/>
            <w:sz w:val="22"/>
          </w:rPr>
          <w:t xml:space="preserve"> </w:t>
        </w:r>
        <w:r w:rsidRPr="00E91E35">
          <w:rPr>
            <w:sz w:val="22"/>
          </w:rPr>
          <w:t>well</w:t>
        </w:r>
        <w:r w:rsidRPr="00E91E35">
          <w:rPr>
            <w:spacing w:val="-5"/>
            <w:sz w:val="22"/>
          </w:rPr>
          <w:t xml:space="preserve"> </w:t>
        </w:r>
        <w:r w:rsidRPr="00E91E35">
          <w:rPr>
            <w:sz w:val="22"/>
          </w:rPr>
          <w:t>as</w:t>
        </w:r>
        <w:r w:rsidRPr="00E91E35">
          <w:rPr>
            <w:spacing w:val="-5"/>
            <w:sz w:val="22"/>
          </w:rPr>
          <w:t xml:space="preserve"> </w:t>
        </w:r>
        <w:r w:rsidRPr="00E91E35">
          <w:rPr>
            <w:sz w:val="22"/>
          </w:rPr>
          <w:t>respond</w:t>
        </w:r>
        <w:r w:rsidRPr="00E91E35">
          <w:rPr>
            <w:spacing w:val="-48"/>
            <w:sz w:val="22"/>
          </w:rPr>
          <w:t xml:space="preserve"> </w:t>
        </w:r>
        <w:r w:rsidRPr="00E91E35">
          <w:rPr>
            <w:sz w:val="22"/>
          </w:rPr>
          <w:t>to</w:t>
        </w:r>
        <w:r w:rsidRPr="00E91E35">
          <w:rPr>
            <w:spacing w:val="-2"/>
            <w:sz w:val="22"/>
          </w:rPr>
          <w:t xml:space="preserve"> </w:t>
        </w:r>
        <w:r w:rsidRPr="00E91E35">
          <w:rPr>
            <w:sz w:val="22"/>
          </w:rPr>
          <w:t>the calls</w:t>
        </w:r>
        <w:r w:rsidRPr="00E91E35">
          <w:rPr>
            <w:spacing w:val="-3"/>
            <w:sz w:val="22"/>
          </w:rPr>
          <w:t xml:space="preserve"> </w:t>
        </w:r>
        <w:r w:rsidRPr="00E91E35">
          <w:rPr>
            <w:sz w:val="22"/>
          </w:rPr>
          <w:t>of</w:t>
        </w:r>
        <w:r w:rsidRPr="00E91E35">
          <w:rPr>
            <w:spacing w:val="-3"/>
            <w:sz w:val="22"/>
          </w:rPr>
          <w:t xml:space="preserve"> </w:t>
        </w:r>
        <w:r w:rsidRPr="00E91E35">
          <w:rPr>
            <w:sz w:val="22"/>
          </w:rPr>
          <w:t>the</w:t>
        </w:r>
        <w:r w:rsidRPr="00E91E35">
          <w:rPr>
            <w:spacing w:val="1"/>
            <w:sz w:val="22"/>
          </w:rPr>
          <w:t xml:space="preserve"> </w:t>
        </w:r>
        <w:r w:rsidRPr="00E91E35">
          <w:rPr>
            <w:sz w:val="22"/>
          </w:rPr>
          <w:t>public,</w:t>
        </w:r>
        <w:r w:rsidRPr="00E91E35">
          <w:rPr>
            <w:spacing w:val="-2"/>
            <w:sz w:val="22"/>
          </w:rPr>
          <w:t xml:space="preserve"> </w:t>
        </w:r>
        <w:r w:rsidRPr="00E91E35">
          <w:rPr>
            <w:sz w:val="22"/>
          </w:rPr>
          <w:t>especially in a</w:t>
        </w:r>
        <w:r w:rsidRPr="00E91E35">
          <w:rPr>
            <w:spacing w:val="-3"/>
            <w:sz w:val="22"/>
          </w:rPr>
          <w:t xml:space="preserve"> </w:t>
        </w:r>
        <w:r w:rsidRPr="00E91E35">
          <w:rPr>
            <w:sz w:val="22"/>
          </w:rPr>
          <w:t>pandemic situation.</w:t>
        </w:r>
      </w:ins>
    </w:p>
    <w:p w:rsidR="00574C4A" w:rsidRPr="00574C4A" w:rsidRDefault="00E91E35" w:rsidP="00574C4A">
      <w:pPr>
        <w:pStyle w:val="ListParagraph"/>
        <w:widowControl w:val="0"/>
        <w:numPr>
          <w:ilvl w:val="0"/>
          <w:numId w:val="23"/>
        </w:numPr>
        <w:tabs>
          <w:tab w:val="left" w:pos="1191"/>
        </w:tabs>
        <w:autoSpaceDE w:val="0"/>
        <w:autoSpaceDN w:val="0"/>
        <w:spacing w:before="0" w:line="276" w:lineRule="auto"/>
        <w:ind w:right="948"/>
        <w:contextualSpacing w:val="0"/>
        <w:jc w:val="both"/>
        <w:rPr>
          <w:ins w:id="100" w:author="tec" w:date="2023-05-16T15:21:00Z"/>
        </w:rPr>
      </w:pPr>
      <w:ins w:id="101" w:author="tec" w:date="2023-05-16T15:21:00Z">
        <w:r w:rsidRPr="00E91E35">
          <w:tab/>
        </w:r>
        <w:proofErr w:type="spellStart"/>
        <w:r w:rsidRPr="00E91E35">
          <w:rPr>
            <w:sz w:val="22"/>
          </w:rPr>
          <w:t>IoT</w:t>
        </w:r>
        <w:proofErr w:type="spellEnd"/>
        <w:r w:rsidRPr="00E91E35">
          <w:rPr>
            <w:sz w:val="22"/>
          </w:rPr>
          <w:t xml:space="preserve"> devices should be safe and secured. To ensure this, devices are required to be tested and</w:t>
        </w:r>
        <w:r w:rsidRPr="00E91E35">
          <w:rPr>
            <w:spacing w:val="1"/>
            <w:sz w:val="22"/>
          </w:rPr>
          <w:t xml:space="preserve"> </w:t>
        </w:r>
        <w:r w:rsidRPr="00E91E35">
          <w:rPr>
            <w:sz w:val="22"/>
          </w:rPr>
          <w:t>certified</w:t>
        </w:r>
        <w:r w:rsidRPr="00E91E35">
          <w:rPr>
            <w:spacing w:val="1"/>
            <w:sz w:val="22"/>
          </w:rPr>
          <w:t xml:space="preserve"> </w:t>
        </w:r>
        <w:r w:rsidRPr="00E91E35">
          <w:rPr>
            <w:sz w:val="22"/>
          </w:rPr>
          <w:t>in</w:t>
        </w:r>
        <w:r w:rsidRPr="00E91E35">
          <w:rPr>
            <w:spacing w:val="1"/>
            <w:sz w:val="22"/>
          </w:rPr>
          <w:t xml:space="preserve"> </w:t>
        </w:r>
        <w:r w:rsidRPr="00E91E35">
          <w:rPr>
            <w:sz w:val="22"/>
          </w:rPr>
          <w:t xml:space="preserve">prescribed labs. </w:t>
        </w:r>
      </w:ins>
    </w:p>
    <w:p w:rsidR="00574C4A" w:rsidRPr="00574C4A" w:rsidRDefault="00E91E35" w:rsidP="00574C4A">
      <w:pPr>
        <w:pStyle w:val="ListParagraph"/>
        <w:widowControl w:val="0"/>
        <w:numPr>
          <w:ilvl w:val="0"/>
          <w:numId w:val="23"/>
        </w:numPr>
        <w:tabs>
          <w:tab w:val="left" w:pos="1191"/>
        </w:tabs>
        <w:autoSpaceDE w:val="0"/>
        <w:autoSpaceDN w:val="0"/>
        <w:spacing w:before="0" w:line="276" w:lineRule="auto"/>
        <w:ind w:right="951"/>
        <w:contextualSpacing w:val="0"/>
        <w:jc w:val="both"/>
        <w:rPr>
          <w:ins w:id="102" w:author="tec" w:date="2023-05-16T15:21:00Z"/>
        </w:rPr>
      </w:pPr>
      <w:ins w:id="103" w:author="tec" w:date="2023-05-16T15:21:00Z">
        <w:r w:rsidRPr="00E91E35">
          <w:tab/>
        </w:r>
        <w:r w:rsidRPr="00E91E35">
          <w:rPr>
            <w:sz w:val="22"/>
          </w:rPr>
          <w:t xml:space="preserve">If any </w:t>
        </w:r>
        <w:proofErr w:type="spellStart"/>
        <w:r w:rsidRPr="00E91E35">
          <w:rPr>
            <w:sz w:val="22"/>
          </w:rPr>
          <w:t>IoT</w:t>
        </w:r>
        <w:proofErr w:type="spellEnd"/>
        <w:r w:rsidRPr="00E91E35">
          <w:rPr>
            <w:sz w:val="22"/>
          </w:rPr>
          <w:t xml:space="preserve"> device is hacked or exposed to any vulnerability, it should be reported. For this, a</w:t>
        </w:r>
        <w:r w:rsidRPr="00E91E35">
          <w:rPr>
            <w:spacing w:val="1"/>
            <w:sz w:val="22"/>
          </w:rPr>
          <w:t xml:space="preserve"> </w:t>
        </w:r>
        <w:r w:rsidRPr="00E91E35">
          <w:rPr>
            <w:sz w:val="22"/>
          </w:rPr>
          <w:t>suitable</w:t>
        </w:r>
        <w:r w:rsidRPr="00E91E35">
          <w:rPr>
            <w:spacing w:val="-4"/>
            <w:sz w:val="22"/>
          </w:rPr>
          <w:t xml:space="preserve"> </w:t>
        </w:r>
        <w:r w:rsidRPr="00E91E35">
          <w:rPr>
            <w:sz w:val="22"/>
          </w:rPr>
          <w:t>mechanism</w:t>
        </w:r>
        <w:r w:rsidRPr="00E91E35">
          <w:rPr>
            <w:spacing w:val="-3"/>
            <w:sz w:val="22"/>
          </w:rPr>
          <w:t xml:space="preserve"> </w:t>
        </w:r>
        <w:r w:rsidRPr="00E91E35">
          <w:rPr>
            <w:sz w:val="22"/>
          </w:rPr>
          <w:t>is</w:t>
        </w:r>
        <w:r w:rsidRPr="00E91E35">
          <w:rPr>
            <w:spacing w:val="-4"/>
            <w:sz w:val="22"/>
          </w:rPr>
          <w:t xml:space="preserve"> </w:t>
        </w:r>
        <w:r w:rsidRPr="00E91E35">
          <w:rPr>
            <w:sz w:val="22"/>
          </w:rPr>
          <w:t>required</w:t>
        </w:r>
        <w:r w:rsidRPr="00E91E35">
          <w:rPr>
            <w:spacing w:val="-2"/>
            <w:sz w:val="22"/>
          </w:rPr>
          <w:t xml:space="preserve"> </w:t>
        </w:r>
        <w:r w:rsidRPr="00E91E35">
          <w:rPr>
            <w:sz w:val="22"/>
          </w:rPr>
          <w:t>to</w:t>
        </w:r>
        <w:r w:rsidRPr="00E91E35">
          <w:rPr>
            <w:spacing w:val="-3"/>
            <w:sz w:val="22"/>
          </w:rPr>
          <w:t xml:space="preserve"> </w:t>
        </w:r>
        <w:r w:rsidRPr="00E91E35">
          <w:rPr>
            <w:sz w:val="22"/>
          </w:rPr>
          <w:t>be</w:t>
        </w:r>
        <w:r w:rsidRPr="00E91E35">
          <w:rPr>
            <w:spacing w:val="-5"/>
            <w:sz w:val="22"/>
          </w:rPr>
          <w:t xml:space="preserve"> </w:t>
        </w:r>
        <w:r w:rsidRPr="00E91E35">
          <w:rPr>
            <w:sz w:val="22"/>
          </w:rPr>
          <w:t>created</w:t>
        </w:r>
        <w:r w:rsidRPr="00E91E35">
          <w:rPr>
            <w:spacing w:val="-5"/>
            <w:sz w:val="22"/>
          </w:rPr>
          <w:t xml:space="preserve"> </w:t>
        </w:r>
        <w:r w:rsidRPr="00E91E35">
          <w:rPr>
            <w:sz w:val="22"/>
          </w:rPr>
          <w:t>for</w:t>
        </w:r>
        <w:r w:rsidRPr="00E91E35">
          <w:rPr>
            <w:spacing w:val="-4"/>
            <w:sz w:val="22"/>
          </w:rPr>
          <w:t xml:space="preserve"> </w:t>
        </w:r>
        <w:r w:rsidRPr="00E91E35">
          <w:rPr>
            <w:sz w:val="22"/>
          </w:rPr>
          <w:t>reporting</w:t>
        </w:r>
        <w:r w:rsidRPr="00E91E35">
          <w:rPr>
            <w:spacing w:val="-3"/>
            <w:sz w:val="22"/>
          </w:rPr>
          <w:t xml:space="preserve"> </w:t>
        </w:r>
        <w:r w:rsidRPr="00E91E35">
          <w:rPr>
            <w:sz w:val="22"/>
          </w:rPr>
          <w:t>of</w:t>
        </w:r>
        <w:r w:rsidRPr="00E91E35">
          <w:rPr>
            <w:spacing w:val="-6"/>
            <w:sz w:val="22"/>
          </w:rPr>
          <w:t xml:space="preserve"> </w:t>
        </w:r>
        <w:r w:rsidRPr="00E91E35">
          <w:rPr>
            <w:sz w:val="22"/>
          </w:rPr>
          <w:t>vulnerability</w:t>
        </w:r>
        <w:r w:rsidRPr="00E91E35">
          <w:rPr>
            <w:spacing w:val="-3"/>
            <w:sz w:val="22"/>
          </w:rPr>
          <w:t xml:space="preserve"> </w:t>
        </w:r>
        <w:r w:rsidRPr="00E91E35">
          <w:rPr>
            <w:sz w:val="22"/>
          </w:rPr>
          <w:t>by</w:t>
        </w:r>
        <w:r w:rsidRPr="00E91E35">
          <w:rPr>
            <w:spacing w:val="-6"/>
            <w:sz w:val="22"/>
          </w:rPr>
          <w:t xml:space="preserve"> </w:t>
        </w:r>
        <w:r w:rsidRPr="00E91E35">
          <w:rPr>
            <w:sz w:val="22"/>
          </w:rPr>
          <w:lastRenderedPageBreak/>
          <w:t>manufacturer,</w:t>
        </w:r>
        <w:r w:rsidRPr="00E91E35">
          <w:rPr>
            <w:spacing w:val="-4"/>
            <w:sz w:val="22"/>
          </w:rPr>
          <w:t xml:space="preserve"> </w:t>
        </w:r>
        <w:r w:rsidRPr="00E91E35">
          <w:rPr>
            <w:sz w:val="22"/>
          </w:rPr>
          <w:t>user</w:t>
        </w:r>
        <w:r w:rsidRPr="00E91E35">
          <w:rPr>
            <w:spacing w:val="-47"/>
            <w:sz w:val="22"/>
          </w:rPr>
          <w:t xml:space="preserve"> </w:t>
        </w:r>
        <w:r w:rsidRPr="00E91E35">
          <w:rPr>
            <w:sz w:val="22"/>
          </w:rPr>
          <w:t>or</w:t>
        </w:r>
        <w:r w:rsidRPr="00E91E35">
          <w:rPr>
            <w:spacing w:val="-1"/>
            <w:sz w:val="22"/>
          </w:rPr>
          <w:t xml:space="preserve"> </w:t>
        </w:r>
        <w:r w:rsidRPr="00E91E35">
          <w:rPr>
            <w:sz w:val="22"/>
          </w:rPr>
          <w:t>service</w:t>
        </w:r>
        <w:r w:rsidRPr="00E91E35">
          <w:rPr>
            <w:spacing w:val="1"/>
            <w:sz w:val="22"/>
          </w:rPr>
          <w:t xml:space="preserve"> </w:t>
        </w:r>
        <w:r w:rsidRPr="00E91E35">
          <w:rPr>
            <w:sz w:val="22"/>
          </w:rPr>
          <w:t>provider. All devices/gateways (to be connected directly to Public Switched Telephone Network (PSTN)/</w:t>
        </w:r>
        <w:r w:rsidRPr="00E91E35">
          <w:rPr>
            <w:spacing w:val="1"/>
            <w:sz w:val="22"/>
          </w:rPr>
          <w:t xml:space="preserve"> </w:t>
        </w:r>
        <w:r w:rsidRPr="00E91E35">
          <w:rPr>
            <w:sz w:val="22"/>
          </w:rPr>
          <w:t>Public</w:t>
        </w:r>
        <w:r w:rsidRPr="00E91E35">
          <w:rPr>
            <w:spacing w:val="-1"/>
            <w:sz w:val="22"/>
          </w:rPr>
          <w:t xml:space="preserve"> </w:t>
        </w:r>
        <w:r w:rsidRPr="00E91E35">
          <w:rPr>
            <w:sz w:val="22"/>
          </w:rPr>
          <w:t>Land</w:t>
        </w:r>
        <w:r w:rsidRPr="00E91E35">
          <w:rPr>
            <w:spacing w:val="-4"/>
            <w:sz w:val="22"/>
          </w:rPr>
          <w:t xml:space="preserve"> </w:t>
        </w:r>
        <w:r w:rsidRPr="00E91E35">
          <w:rPr>
            <w:sz w:val="22"/>
          </w:rPr>
          <w:t>Mobile Network (PLMN))</w:t>
        </w:r>
        <w:r w:rsidRPr="00E91E35">
          <w:rPr>
            <w:spacing w:val="-1"/>
            <w:sz w:val="22"/>
          </w:rPr>
          <w:t xml:space="preserve"> </w:t>
        </w:r>
        <w:r w:rsidRPr="00E91E35">
          <w:rPr>
            <w:sz w:val="22"/>
          </w:rPr>
          <w:t>should</w:t>
        </w:r>
        <w:r w:rsidRPr="00E91E35">
          <w:rPr>
            <w:spacing w:val="-2"/>
            <w:sz w:val="22"/>
          </w:rPr>
          <w:t xml:space="preserve"> </w:t>
        </w:r>
        <w:r w:rsidRPr="00E91E35">
          <w:rPr>
            <w:sz w:val="22"/>
          </w:rPr>
          <w:t>have</w:t>
        </w:r>
        <w:r w:rsidRPr="00E91E35">
          <w:rPr>
            <w:spacing w:val="-1"/>
            <w:sz w:val="22"/>
          </w:rPr>
          <w:t xml:space="preserve"> </w:t>
        </w:r>
        <w:r w:rsidRPr="00E91E35">
          <w:rPr>
            <w:sz w:val="22"/>
          </w:rPr>
          <w:t>IPv6</w:t>
        </w:r>
        <w:r w:rsidRPr="00E91E35">
          <w:rPr>
            <w:spacing w:val="-3"/>
            <w:sz w:val="22"/>
          </w:rPr>
          <w:t xml:space="preserve"> </w:t>
        </w:r>
        <w:r w:rsidRPr="00E91E35">
          <w:rPr>
            <w:sz w:val="22"/>
          </w:rPr>
          <w:t>or</w:t>
        </w:r>
        <w:r w:rsidRPr="00E91E35">
          <w:rPr>
            <w:spacing w:val="-1"/>
            <w:sz w:val="22"/>
          </w:rPr>
          <w:t xml:space="preserve"> </w:t>
        </w:r>
        <w:r w:rsidRPr="00E91E35">
          <w:rPr>
            <w:sz w:val="22"/>
          </w:rPr>
          <w:t>dual</w:t>
        </w:r>
        <w:r w:rsidRPr="00E91E35">
          <w:rPr>
            <w:spacing w:val="-1"/>
            <w:sz w:val="22"/>
          </w:rPr>
          <w:t xml:space="preserve"> </w:t>
        </w:r>
        <w:r w:rsidRPr="00E91E35">
          <w:rPr>
            <w:sz w:val="22"/>
          </w:rPr>
          <w:t>stack</w:t>
        </w:r>
        <w:r w:rsidRPr="00E91E35">
          <w:rPr>
            <w:spacing w:val="-3"/>
            <w:sz w:val="22"/>
          </w:rPr>
          <w:t xml:space="preserve"> </w:t>
        </w:r>
        <w:r w:rsidRPr="00E91E35">
          <w:rPr>
            <w:sz w:val="22"/>
          </w:rPr>
          <w:t>(IPv4</w:t>
        </w:r>
        <w:r w:rsidRPr="00E91E35">
          <w:rPr>
            <w:spacing w:val="-3"/>
            <w:sz w:val="22"/>
          </w:rPr>
          <w:t xml:space="preserve"> </w:t>
        </w:r>
        <w:r w:rsidRPr="00E91E35">
          <w:rPr>
            <w:sz w:val="22"/>
          </w:rPr>
          <w:t>and</w:t>
        </w:r>
        <w:r w:rsidRPr="00E91E35">
          <w:rPr>
            <w:spacing w:val="-2"/>
            <w:sz w:val="22"/>
          </w:rPr>
          <w:t xml:space="preserve"> </w:t>
        </w:r>
        <w:r w:rsidRPr="00E91E35">
          <w:rPr>
            <w:sz w:val="22"/>
          </w:rPr>
          <w:t>IPv6)</w:t>
        </w:r>
        <w:r w:rsidRPr="00E91E35">
          <w:rPr>
            <w:spacing w:val="-1"/>
            <w:sz w:val="22"/>
          </w:rPr>
          <w:t xml:space="preserve"> </w:t>
        </w:r>
        <w:r w:rsidRPr="00E91E35">
          <w:rPr>
            <w:sz w:val="22"/>
          </w:rPr>
          <w:t xml:space="preserve">capability. </w:t>
        </w:r>
      </w:ins>
    </w:p>
    <w:p w:rsidR="00574C4A" w:rsidRPr="00574C4A" w:rsidRDefault="00574C4A" w:rsidP="00574C4A">
      <w:pPr>
        <w:pStyle w:val="ListParagraph"/>
        <w:widowControl w:val="0"/>
        <w:tabs>
          <w:tab w:val="left" w:pos="1191"/>
        </w:tabs>
        <w:autoSpaceDE w:val="0"/>
        <w:autoSpaceDN w:val="0"/>
        <w:spacing w:before="0" w:line="276" w:lineRule="auto"/>
        <w:ind w:right="951"/>
        <w:contextualSpacing w:val="0"/>
        <w:jc w:val="both"/>
        <w:rPr>
          <w:ins w:id="104" w:author="tec" w:date="2023-05-16T15:21:00Z"/>
        </w:rPr>
      </w:pPr>
    </w:p>
    <w:p w:rsidR="00574C4A" w:rsidRPr="00574C4A" w:rsidRDefault="00574C4A" w:rsidP="00574C4A">
      <w:pPr>
        <w:pStyle w:val="ListParagraph"/>
        <w:numPr>
          <w:ilvl w:val="0"/>
          <w:numId w:val="12"/>
        </w:numPr>
        <w:spacing w:line="276" w:lineRule="auto"/>
        <w:jc w:val="both"/>
        <w:rPr>
          <w:ins w:id="105" w:author="tec" w:date="2023-05-16T15:21:00Z"/>
          <w:rFonts w:asciiTheme="majorBidi" w:hAnsiTheme="majorBidi" w:cstheme="majorBidi"/>
          <w:b/>
        </w:rPr>
      </w:pPr>
      <w:ins w:id="106" w:author="tec" w:date="2023-05-16T15:21:00Z">
        <w:r w:rsidRPr="00574C4A">
          <w:rPr>
            <w:rFonts w:asciiTheme="majorBidi" w:hAnsiTheme="majorBidi" w:cstheme="majorBidi"/>
            <w:b/>
          </w:rPr>
          <w:t xml:space="preserve"> Challenges and Way forward:-  </w:t>
        </w:r>
      </w:ins>
    </w:p>
    <w:p w:rsidR="00574C4A" w:rsidRPr="00574C4A" w:rsidRDefault="00A16400" w:rsidP="00574C4A">
      <w:pPr>
        <w:pStyle w:val="Heading1"/>
        <w:keepNext w:val="0"/>
        <w:keepLines w:val="0"/>
        <w:widowControl w:val="0"/>
        <w:tabs>
          <w:tab w:val="clear" w:pos="794"/>
          <w:tab w:val="clear" w:pos="1191"/>
          <w:tab w:val="clear" w:pos="1588"/>
          <w:tab w:val="clear" w:pos="1985"/>
          <w:tab w:val="left" w:pos="1140"/>
          <w:tab w:val="left" w:pos="1141"/>
        </w:tabs>
        <w:overflowPunct/>
        <w:adjustRightInd/>
        <w:spacing w:before="163"/>
        <w:ind w:left="0" w:firstLine="0"/>
        <w:textAlignment w:val="auto"/>
        <w:rPr>
          <w:ins w:id="107" w:author="tec" w:date="2023-05-16T15:21:00Z"/>
        </w:rPr>
      </w:pPr>
      <w:ins w:id="108" w:author="tec" w:date="2023-05-16T15:21:00Z">
        <w:r>
          <w:rPr>
            <w:noProof/>
            <w:lang w:val="en-US"/>
          </w:rPr>
          <w:drawing>
            <wp:anchor distT="0" distB="0" distL="0" distR="0" simplePos="0" relativeHeight="251659264" behindDoc="0" locked="0" layoutInCell="1" allowOverlap="1">
              <wp:simplePos x="0" y="0"/>
              <wp:positionH relativeFrom="page">
                <wp:posOffset>1752600</wp:posOffset>
              </wp:positionH>
              <wp:positionV relativeFrom="paragraph">
                <wp:posOffset>-4542790</wp:posOffset>
              </wp:positionV>
              <wp:extent cx="4187190" cy="3895725"/>
              <wp:effectExtent l="19050" t="0" r="3810" b="0"/>
              <wp:wrapTopAndBottom/>
              <wp:docPr id="1" name="image47.jpeg" descr="C:\Users\Namrata\Desktop\challeng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47.jpeg"/>
                      <pic:cNvPicPr/>
                    </pic:nvPicPr>
                    <pic:blipFill>
                      <a:blip r:embed="rId12" cstate="print"/>
                      <a:stretch>
                        <a:fillRect/>
                      </a:stretch>
                    </pic:blipFill>
                    <pic:spPr>
                      <a:xfrm>
                        <a:off x="0" y="0"/>
                        <a:ext cx="4187190" cy="3895725"/>
                      </a:xfrm>
                      <a:prstGeom prst="rect">
                        <a:avLst/>
                      </a:prstGeom>
                    </pic:spPr>
                  </pic:pic>
                </a:graphicData>
              </a:graphic>
            </wp:anchor>
          </w:drawing>
        </w:r>
        <w:bookmarkStart w:id="109" w:name="_bookmark85"/>
        <w:bookmarkStart w:id="110" w:name="_bookmark86"/>
        <w:bookmarkEnd w:id="109"/>
        <w:bookmarkEnd w:id="110"/>
      </w:ins>
    </w:p>
    <w:p w:rsidR="00574C4A" w:rsidRPr="00574C4A" w:rsidRDefault="00E91E35" w:rsidP="00574C4A">
      <w:pPr>
        <w:pStyle w:val="BodyText"/>
        <w:spacing w:before="1" w:line="276" w:lineRule="auto"/>
        <w:ind w:left="1140" w:right="940"/>
        <w:rPr>
          <w:ins w:id="111" w:author="tec" w:date="2023-05-16T15:21:00Z"/>
        </w:rPr>
      </w:pPr>
      <w:ins w:id="112" w:author="tec" w:date="2023-05-16T15:21:00Z">
        <w:r w:rsidRPr="00E91E35">
          <w:t>Apart from the technology related challenges mentioned in the above figure, following</w:t>
        </w:r>
        <w:r w:rsidRPr="00E91E35">
          <w:rPr>
            <w:spacing w:val="1"/>
          </w:rPr>
          <w:t xml:space="preserve"> </w:t>
        </w:r>
        <w:r w:rsidRPr="00E91E35">
          <w:t>challenges are</w:t>
        </w:r>
        <w:r w:rsidRPr="00E91E35">
          <w:rPr>
            <w:spacing w:val="-4"/>
          </w:rPr>
          <w:t xml:space="preserve"> </w:t>
        </w:r>
        <w:r w:rsidRPr="00E91E35">
          <w:t>also required</w:t>
        </w:r>
        <w:r w:rsidRPr="00E91E35">
          <w:rPr>
            <w:spacing w:val="-2"/>
          </w:rPr>
          <w:t xml:space="preserve"> </w:t>
        </w:r>
        <w:r w:rsidRPr="00E91E35">
          <w:t>to be addressed</w:t>
        </w:r>
        <w:r w:rsidRPr="00E91E35">
          <w:rPr>
            <w:spacing w:val="-1"/>
          </w:rPr>
          <w:t xml:space="preserve"> </w:t>
        </w:r>
        <w:r w:rsidRPr="00E91E35">
          <w:t>for</w:t>
        </w:r>
        <w:r w:rsidRPr="00E91E35">
          <w:rPr>
            <w:spacing w:val="-1"/>
          </w:rPr>
          <w:t xml:space="preserve"> </w:t>
        </w:r>
        <w:r w:rsidRPr="00E91E35">
          <w:t>the proper use of ICT solution for climate change adaptation:</w:t>
        </w:r>
      </w:ins>
    </w:p>
    <w:p w:rsidR="00574C4A" w:rsidRPr="00574C4A" w:rsidRDefault="00E91E35" w:rsidP="00574C4A">
      <w:pPr>
        <w:pStyle w:val="ListParagraph"/>
        <w:widowControl w:val="0"/>
        <w:numPr>
          <w:ilvl w:val="1"/>
          <w:numId w:val="24"/>
        </w:numPr>
        <w:tabs>
          <w:tab w:val="left" w:pos="1141"/>
        </w:tabs>
        <w:autoSpaceDE w:val="0"/>
        <w:autoSpaceDN w:val="0"/>
        <w:spacing w:before="0"/>
        <w:ind w:hanging="361"/>
        <w:contextualSpacing w:val="0"/>
        <w:jc w:val="both"/>
        <w:rPr>
          <w:ins w:id="113" w:author="tec" w:date="2023-05-16T15:21:00Z"/>
        </w:rPr>
      </w:pPr>
      <w:ins w:id="114" w:author="tec" w:date="2023-05-16T15:21:00Z">
        <w:r w:rsidRPr="00E91E35">
          <w:rPr>
            <w:sz w:val="22"/>
          </w:rPr>
          <w:t>Lack</w:t>
        </w:r>
        <w:r w:rsidRPr="00E91E35">
          <w:rPr>
            <w:spacing w:val="-3"/>
            <w:sz w:val="22"/>
          </w:rPr>
          <w:t xml:space="preserve"> </w:t>
        </w:r>
        <w:r w:rsidRPr="00E91E35">
          <w:rPr>
            <w:sz w:val="22"/>
          </w:rPr>
          <w:t>of adequate infrastructure</w:t>
        </w:r>
      </w:ins>
    </w:p>
    <w:p w:rsidR="00574C4A" w:rsidRPr="00574C4A" w:rsidRDefault="00E91E35" w:rsidP="00574C4A">
      <w:pPr>
        <w:pStyle w:val="BodyText"/>
        <w:spacing w:before="41" w:line="273" w:lineRule="auto"/>
        <w:ind w:left="1140" w:right="950"/>
        <w:jc w:val="both"/>
        <w:rPr>
          <w:ins w:id="115" w:author="tec" w:date="2023-05-16T15:21:00Z"/>
        </w:rPr>
      </w:pPr>
      <w:ins w:id="116" w:author="tec" w:date="2023-05-16T15:21:00Z">
        <w:r w:rsidRPr="00E91E35">
          <w:t>There is the shortage of required infrastructure like electricity, communication infrastructure for</w:t>
        </w:r>
        <w:r w:rsidRPr="00E91E35">
          <w:rPr>
            <w:spacing w:val="-47"/>
          </w:rPr>
          <w:t xml:space="preserve"> </w:t>
        </w:r>
        <w:r w:rsidRPr="00E91E35">
          <w:t>providing</w:t>
        </w:r>
        <w:r w:rsidRPr="00E91E35">
          <w:rPr>
            <w:spacing w:val="-2"/>
          </w:rPr>
          <w:t xml:space="preserve"> </w:t>
        </w:r>
        <w:r w:rsidRPr="00E91E35">
          <w:t>internet facility</w:t>
        </w:r>
        <w:r w:rsidRPr="00E91E35">
          <w:rPr>
            <w:spacing w:val="-1"/>
          </w:rPr>
          <w:t xml:space="preserve"> </w:t>
        </w:r>
        <w:r w:rsidRPr="00E91E35">
          <w:t>etc. in</w:t>
        </w:r>
        <w:r w:rsidRPr="00E91E35">
          <w:rPr>
            <w:spacing w:val="-1"/>
          </w:rPr>
          <w:t xml:space="preserve"> </w:t>
        </w:r>
        <w:r w:rsidRPr="00E91E35">
          <w:t>rural areas.</w:t>
        </w:r>
      </w:ins>
    </w:p>
    <w:p w:rsidR="00574C4A" w:rsidRPr="00574C4A" w:rsidRDefault="00E91E35" w:rsidP="00574C4A">
      <w:pPr>
        <w:pStyle w:val="ListParagraph"/>
        <w:widowControl w:val="0"/>
        <w:numPr>
          <w:ilvl w:val="1"/>
          <w:numId w:val="24"/>
        </w:numPr>
        <w:tabs>
          <w:tab w:val="left" w:pos="1141"/>
        </w:tabs>
        <w:autoSpaceDE w:val="0"/>
        <w:autoSpaceDN w:val="0"/>
        <w:spacing w:before="5"/>
        <w:ind w:hanging="361"/>
        <w:contextualSpacing w:val="0"/>
        <w:jc w:val="both"/>
        <w:rPr>
          <w:ins w:id="117" w:author="tec" w:date="2023-05-16T15:21:00Z"/>
        </w:rPr>
      </w:pPr>
      <w:ins w:id="118" w:author="tec" w:date="2023-05-16T15:21:00Z">
        <w:r w:rsidRPr="00E91E35">
          <w:rPr>
            <w:sz w:val="22"/>
          </w:rPr>
          <w:t>Illiteracy</w:t>
        </w:r>
        <w:r w:rsidRPr="00E91E35">
          <w:rPr>
            <w:spacing w:val="-3"/>
            <w:sz w:val="22"/>
          </w:rPr>
          <w:t xml:space="preserve"> </w:t>
        </w:r>
        <w:r w:rsidRPr="00E91E35">
          <w:rPr>
            <w:sz w:val="22"/>
          </w:rPr>
          <w:t>(Technical</w:t>
        </w:r>
        <w:r w:rsidRPr="00E91E35">
          <w:rPr>
            <w:spacing w:val="-2"/>
            <w:sz w:val="22"/>
          </w:rPr>
          <w:t xml:space="preserve"> </w:t>
        </w:r>
        <w:r w:rsidRPr="00E91E35">
          <w:rPr>
            <w:sz w:val="22"/>
          </w:rPr>
          <w:t>illiteracy)</w:t>
        </w:r>
      </w:ins>
    </w:p>
    <w:p w:rsidR="00574C4A" w:rsidRPr="00574C4A" w:rsidRDefault="00E91E35" w:rsidP="00574C4A">
      <w:pPr>
        <w:pStyle w:val="BodyText"/>
        <w:spacing w:before="41" w:line="276" w:lineRule="auto"/>
        <w:ind w:left="1140" w:right="948"/>
        <w:jc w:val="both"/>
        <w:rPr>
          <w:ins w:id="119" w:author="tec" w:date="2023-05-16T15:21:00Z"/>
        </w:rPr>
      </w:pPr>
      <w:ins w:id="120" w:author="tec" w:date="2023-05-16T15:21:00Z">
        <w:r w:rsidRPr="00E91E35">
          <w:t>There is need of literacy as well as technical literacy in India; there is a connection between</w:t>
        </w:r>
        <w:r w:rsidRPr="00E91E35">
          <w:rPr>
            <w:spacing w:val="1"/>
          </w:rPr>
          <w:t xml:space="preserve"> </w:t>
        </w:r>
        <w:r w:rsidRPr="00E91E35">
          <w:t>education level and use of electronic means or Internet. This is a major drawback in which the</w:t>
        </w:r>
        <w:r w:rsidRPr="00E91E35">
          <w:rPr>
            <w:spacing w:val="1"/>
          </w:rPr>
          <w:t xml:space="preserve"> </w:t>
        </w:r>
        <w:r w:rsidRPr="00E91E35">
          <w:t>users are not technically literate to use the technology. In India the literacy rate of the rural</w:t>
        </w:r>
        <w:r w:rsidRPr="00E91E35">
          <w:rPr>
            <w:spacing w:val="1"/>
          </w:rPr>
          <w:t xml:space="preserve"> </w:t>
        </w:r>
        <w:r w:rsidRPr="00E91E35">
          <w:t>population is much less than the urban population. The government is working on creating ways</w:t>
        </w:r>
        <w:r w:rsidRPr="00E91E35">
          <w:rPr>
            <w:spacing w:val="1"/>
          </w:rPr>
          <w:t xml:space="preserve"> </w:t>
        </w:r>
        <w:r w:rsidRPr="00E91E35">
          <w:t>to increase</w:t>
        </w:r>
        <w:r w:rsidRPr="00E91E35">
          <w:rPr>
            <w:spacing w:val="-2"/>
          </w:rPr>
          <w:t xml:space="preserve"> </w:t>
        </w:r>
        <w:r w:rsidRPr="00E91E35">
          <w:t>the</w:t>
        </w:r>
        <w:r w:rsidRPr="00E91E35">
          <w:rPr>
            <w:spacing w:val="1"/>
          </w:rPr>
          <w:t xml:space="preserve"> </w:t>
        </w:r>
        <w:r w:rsidRPr="00E91E35">
          <w:t>literacy rate</w:t>
        </w:r>
        <w:r w:rsidRPr="00E91E35">
          <w:rPr>
            <w:spacing w:val="1"/>
          </w:rPr>
          <w:t xml:space="preserve"> </w:t>
        </w:r>
        <w:r w:rsidRPr="00E91E35">
          <w:t>amongst</w:t>
        </w:r>
        <w:r w:rsidRPr="00E91E35">
          <w:rPr>
            <w:spacing w:val="-2"/>
          </w:rPr>
          <w:t xml:space="preserve"> </w:t>
        </w:r>
        <w:r w:rsidRPr="00E91E35">
          <w:t>rural</w:t>
        </w:r>
        <w:r w:rsidRPr="00E91E35">
          <w:rPr>
            <w:spacing w:val="-1"/>
          </w:rPr>
          <w:t xml:space="preserve"> </w:t>
        </w:r>
        <w:r w:rsidRPr="00E91E35">
          <w:t>population.</w:t>
        </w:r>
      </w:ins>
    </w:p>
    <w:p w:rsidR="00574C4A" w:rsidRPr="00574C4A" w:rsidRDefault="00E91E35" w:rsidP="00574C4A">
      <w:pPr>
        <w:pStyle w:val="ListParagraph"/>
        <w:widowControl w:val="0"/>
        <w:numPr>
          <w:ilvl w:val="1"/>
          <w:numId w:val="24"/>
        </w:numPr>
        <w:tabs>
          <w:tab w:val="left" w:pos="1141"/>
        </w:tabs>
        <w:autoSpaceDE w:val="0"/>
        <w:autoSpaceDN w:val="0"/>
        <w:spacing w:before="0" w:line="268" w:lineRule="exact"/>
        <w:ind w:hanging="361"/>
        <w:contextualSpacing w:val="0"/>
        <w:jc w:val="both"/>
        <w:rPr>
          <w:ins w:id="121" w:author="tec" w:date="2023-05-16T15:21:00Z"/>
        </w:rPr>
      </w:pPr>
      <w:ins w:id="122" w:author="tec" w:date="2023-05-16T15:21:00Z">
        <w:r w:rsidRPr="00E91E35">
          <w:rPr>
            <w:sz w:val="22"/>
          </w:rPr>
          <w:t>Affordability</w:t>
        </w:r>
      </w:ins>
    </w:p>
    <w:p w:rsidR="00574C4A" w:rsidRPr="00574C4A" w:rsidRDefault="00E91E35" w:rsidP="00574C4A">
      <w:pPr>
        <w:pStyle w:val="BodyText"/>
        <w:spacing w:before="41" w:line="276" w:lineRule="auto"/>
        <w:ind w:left="1140" w:right="951"/>
        <w:jc w:val="both"/>
        <w:rPr>
          <w:ins w:id="123" w:author="tec" w:date="2023-05-16T15:21:00Z"/>
        </w:rPr>
      </w:pPr>
      <w:ins w:id="124" w:author="tec" w:date="2023-05-16T15:21:00Z">
        <w:r w:rsidRPr="00E91E35">
          <w:t>In India the majority of population in rural areas depends on agriculture, animal husbandry like</w:t>
        </w:r>
        <w:r w:rsidRPr="00E91E35">
          <w:rPr>
            <w:spacing w:val="1"/>
          </w:rPr>
          <w:t xml:space="preserve"> </w:t>
        </w:r>
        <w:r w:rsidRPr="00E91E35">
          <w:t>practices</w:t>
        </w:r>
        <w:r w:rsidRPr="00E91E35">
          <w:rPr>
            <w:spacing w:val="-2"/>
          </w:rPr>
          <w:t xml:space="preserve"> </w:t>
        </w:r>
        <w:r w:rsidRPr="00E91E35">
          <w:t>to</w:t>
        </w:r>
        <w:r w:rsidRPr="00E91E35">
          <w:rPr>
            <w:spacing w:val="-1"/>
          </w:rPr>
          <w:t xml:space="preserve"> </w:t>
        </w:r>
        <w:r w:rsidRPr="00E91E35">
          <w:t>earn</w:t>
        </w:r>
        <w:r w:rsidRPr="00E91E35">
          <w:rPr>
            <w:spacing w:val="-3"/>
          </w:rPr>
          <w:t xml:space="preserve"> </w:t>
        </w:r>
        <w:r w:rsidRPr="00E91E35">
          <w:t>their daily</w:t>
        </w:r>
        <w:r w:rsidRPr="00E91E35">
          <w:rPr>
            <w:spacing w:val="-2"/>
          </w:rPr>
          <w:t xml:space="preserve"> </w:t>
        </w:r>
        <w:r w:rsidRPr="00E91E35">
          <w:t>living.</w:t>
        </w:r>
        <w:r w:rsidRPr="00E91E35">
          <w:rPr>
            <w:spacing w:val="-1"/>
          </w:rPr>
          <w:t xml:space="preserve"> </w:t>
        </w:r>
        <w:r w:rsidRPr="00E91E35">
          <w:t>For</w:t>
        </w:r>
        <w:r w:rsidRPr="00E91E35">
          <w:rPr>
            <w:spacing w:val="-3"/>
          </w:rPr>
          <w:t xml:space="preserve"> </w:t>
        </w:r>
        <w:r w:rsidRPr="00E91E35">
          <w:t>those</w:t>
        </w:r>
        <w:r w:rsidRPr="00E91E35">
          <w:rPr>
            <w:spacing w:val="1"/>
          </w:rPr>
          <w:t xml:space="preserve"> </w:t>
        </w:r>
        <w:r w:rsidRPr="00E91E35">
          <w:t>people,</w:t>
        </w:r>
        <w:r w:rsidRPr="00E91E35">
          <w:rPr>
            <w:spacing w:val="-2"/>
          </w:rPr>
          <w:t xml:space="preserve"> </w:t>
        </w:r>
        <w:r w:rsidRPr="00E91E35">
          <w:t>accessing</w:t>
        </w:r>
        <w:r w:rsidRPr="00E91E35">
          <w:rPr>
            <w:spacing w:val="-1"/>
          </w:rPr>
          <w:t xml:space="preserve"> </w:t>
        </w:r>
        <w:r w:rsidRPr="00E91E35">
          <w:t>Internet is</w:t>
        </w:r>
        <w:r w:rsidRPr="00E91E35">
          <w:rPr>
            <w:spacing w:val="-2"/>
          </w:rPr>
          <w:t xml:space="preserve"> </w:t>
        </w:r>
        <w:r w:rsidRPr="00E91E35">
          <w:t>a</w:t>
        </w:r>
        <w:r w:rsidRPr="00E91E35">
          <w:rPr>
            <w:spacing w:val="-1"/>
          </w:rPr>
          <w:t xml:space="preserve"> </w:t>
        </w:r>
        <w:r w:rsidRPr="00E91E35">
          <w:t>costly</w:t>
        </w:r>
        <w:r w:rsidRPr="00E91E35">
          <w:rPr>
            <w:spacing w:val="-2"/>
          </w:rPr>
          <w:t xml:space="preserve"> </w:t>
        </w:r>
        <w:r w:rsidRPr="00E91E35">
          <w:t>affair.</w:t>
        </w:r>
      </w:ins>
    </w:p>
    <w:p w:rsidR="00574C4A" w:rsidRPr="00574C4A" w:rsidRDefault="00E91E35" w:rsidP="00574C4A">
      <w:pPr>
        <w:pStyle w:val="ListParagraph"/>
        <w:widowControl w:val="0"/>
        <w:numPr>
          <w:ilvl w:val="1"/>
          <w:numId w:val="24"/>
        </w:numPr>
        <w:tabs>
          <w:tab w:val="left" w:pos="1141"/>
        </w:tabs>
        <w:autoSpaceDE w:val="0"/>
        <w:autoSpaceDN w:val="0"/>
        <w:spacing w:before="0" w:line="268" w:lineRule="exact"/>
        <w:ind w:hanging="361"/>
        <w:contextualSpacing w:val="0"/>
        <w:jc w:val="both"/>
        <w:rPr>
          <w:ins w:id="125" w:author="tec" w:date="2023-05-16T15:21:00Z"/>
        </w:rPr>
      </w:pPr>
      <w:ins w:id="126" w:author="tec" w:date="2023-05-16T15:21:00Z">
        <w:r w:rsidRPr="00E91E35">
          <w:rPr>
            <w:sz w:val="22"/>
          </w:rPr>
          <w:t>Language</w:t>
        </w:r>
        <w:r w:rsidRPr="00E91E35">
          <w:rPr>
            <w:spacing w:val="-1"/>
            <w:sz w:val="22"/>
          </w:rPr>
          <w:t xml:space="preserve"> </w:t>
        </w:r>
        <w:r w:rsidRPr="00E91E35">
          <w:rPr>
            <w:sz w:val="22"/>
          </w:rPr>
          <w:t>Dominance</w:t>
        </w:r>
      </w:ins>
    </w:p>
    <w:p w:rsidR="00574C4A" w:rsidRPr="00574C4A" w:rsidRDefault="00E91E35" w:rsidP="00574C4A">
      <w:pPr>
        <w:pStyle w:val="BodyText"/>
        <w:spacing w:before="57" w:line="276" w:lineRule="auto"/>
        <w:ind w:left="1140" w:right="950"/>
        <w:jc w:val="both"/>
        <w:rPr>
          <w:ins w:id="127" w:author="tec" w:date="2023-05-16T15:21:00Z"/>
        </w:rPr>
      </w:pPr>
      <w:ins w:id="128" w:author="tec" w:date="2023-05-16T15:21:00Z">
        <w:r w:rsidRPr="00E91E35">
          <w:t>The dominance of English language over the internet, limits the access of non-</w:t>
        </w:r>
        <w:proofErr w:type="spellStart"/>
        <w:r w:rsidRPr="00E91E35">
          <w:t>english</w:t>
        </w:r>
        <w:proofErr w:type="spellEnd"/>
        <w:r w:rsidRPr="00E91E35">
          <w:t xml:space="preserve"> speaking</w:t>
        </w:r>
        <w:r w:rsidRPr="00E91E35">
          <w:rPr>
            <w:spacing w:val="1"/>
          </w:rPr>
          <w:t xml:space="preserve"> </w:t>
        </w:r>
        <w:r w:rsidRPr="00E91E35">
          <w:t>population.</w:t>
        </w:r>
        <w:r w:rsidRPr="00E91E35">
          <w:rPr>
            <w:spacing w:val="8"/>
          </w:rPr>
          <w:t xml:space="preserve"> </w:t>
        </w:r>
        <w:r w:rsidRPr="00E91E35">
          <w:t>In</w:t>
        </w:r>
        <w:r w:rsidRPr="00E91E35">
          <w:rPr>
            <w:spacing w:val="8"/>
          </w:rPr>
          <w:t xml:space="preserve"> </w:t>
        </w:r>
        <w:r w:rsidRPr="00E91E35">
          <w:t>India,</w:t>
        </w:r>
        <w:r w:rsidRPr="00E91E35">
          <w:rPr>
            <w:spacing w:val="6"/>
          </w:rPr>
          <w:t xml:space="preserve"> </w:t>
        </w:r>
        <w:r w:rsidRPr="00E91E35">
          <w:t>most</w:t>
        </w:r>
        <w:r w:rsidRPr="00E91E35">
          <w:rPr>
            <w:spacing w:val="7"/>
          </w:rPr>
          <w:t xml:space="preserve"> </w:t>
        </w:r>
        <w:r w:rsidRPr="00E91E35">
          <w:t>of</w:t>
        </w:r>
        <w:r w:rsidRPr="00E91E35">
          <w:rPr>
            <w:spacing w:val="8"/>
          </w:rPr>
          <w:t xml:space="preserve"> </w:t>
        </w:r>
        <w:r w:rsidRPr="00E91E35">
          <w:t>the</w:t>
        </w:r>
        <w:r w:rsidRPr="00E91E35">
          <w:rPr>
            <w:spacing w:val="11"/>
          </w:rPr>
          <w:t xml:space="preserve"> </w:t>
        </w:r>
        <w:r w:rsidRPr="00E91E35">
          <w:t>population</w:t>
        </w:r>
        <w:r w:rsidRPr="00E91E35">
          <w:rPr>
            <w:spacing w:val="8"/>
          </w:rPr>
          <w:t xml:space="preserve"> </w:t>
        </w:r>
        <w:r w:rsidRPr="00E91E35">
          <w:t>speak</w:t>
        </w:r>
        <w:r w:rsidRPr="00E91E35">
          <w:rPr>
            <w:spacing w:val="9"/>
          </w:rPr>
          <w:t xml:space="preserve"> </w:t>
        </w:r>
        <w:r w:rsidRPr="00E91E35">
          <w:t>Hindi</w:t>
        </w:r>
        <w:r w:rsidRPr="00E91E35">
          <w:rPr>
            <w:spacing w:val="8"/>
          </w:rPr>
          <w:t xml:space="preserve"> </w:t>
        </w:r>
        <w:r w:rsidRPr="00E91E35">
          <w:t>or</w:t>
        </w:r>
        <w:r w:rsidRPr="00E91E35">
          <w:rPr>
            <w:spacing w:val="9"/>
          </w:rPr>
          <w:t xml:space="preserve"> </w:t>
        </w:r>
        <w:r w:rsidRPr="00E91E35">
          <w:t>their</w:t>
        </w:r>
        <w:r w:rsidRPr="00E91E35">
          <w:rPr>
            <w:spacing w:val="6"/>
          </w:rPr>
          <w:t xml:space="preserve"> </w:t>
        </w:r>
        <w:r w:rsidRPr="00E91E35">
          <w:t>regional</w:t>
        </w:r>
        <w:r w:rsidRPr="00E91E35">
          <w:rPr>
            <w:spacing w:val="9"/>
          </w:rPr>
          <w:t xml:space="preserve"> </w:t>
        </w:r>
        <w:r w:rsidRPr="00E91E35">
          <w:t>language.</w:t>
        </w:r>
        <w:r w:rsidRPr="00E91E35">
          <w:rPr>
            <w:spacing w:val="9"/>
          </w:rPr>
          <w:t xml:space="preserve"> </w:t>
        </w:r>
        <w:r w:rsidRPr="00E91E35">
          <w:t>Due</w:t>
        </w:r>
        <w:r w:rsidRPr="00E91E35">
          <w:rPr>
            <w:spacing w:val="7"/>
          </w:rPr>
          <w:t xml:space="preserve"> </w:t>
        </w:r>
        <w:r w:rsidRPr="00E91E35">
          <w:t>to</w:t>
        </w:r>
        <w:r w:rsidRPr="00E91E35">
          <w:rPr>
            <w:spacing w:val="10"/>
          </w:rPr>
          <w:t xml:space="preserve"> </w:t>
        </w:r>
        <w:r w:rsidRPr="00E91E35">
          <w:t>such irresistible</w:t>
        </w:r>
        <w:r w:rsidRPr="00E91E35">
          <w:rPr>
            <w:spacing w:val="1"/>
          </w:rPr>
          <w:t xml:space="preserve"> </w:t>
        </w:r>
        <w:r w:rsidRPr="00E91E35">
          <w:t>domination</w:t>
        </w:r>
        <w:r w:rsidRPr="00E91E35">
          <w:rPr>
            <w:spacing w:val="1"/>
          </w:rPr>
          <w:t xml:space="preserve"> </w:t>
        </w:r>
        <w:r w:rsidRPr="00E91E35">
          <w:t>of</w:t>
        </w:r>
        <w:r w:rsidRPr="00E91E35">
          <w:rPr>
            <w:spacing w:val="1"/>
          </w:rPr>
          <w:t xml:space="preserve"> </w:t>
        </w:r>
        <w:r w:rsidRPr="00E91E35">
          <w:lastRenderedPageBreak/>
          <w:t>English</w:t>
        </w:r>
        <w:r w:rsidRPr="00E91E35">
          <w:rPr>
            <w:spacing w:val="1"/>
          </w:rPr>
          <w:t xml:space="preserve"> </w:t>
        </w:r>
        <w:r w:rsidRPr="00E91E35">
          <w:t>over</w:t>
        </w:r>
        <w:r w:rsidRPr="00E91E35">
          <w:rPr>
            <w:spacing w:val="1"/>
          </w:rPr>
          <w:t xml:space="preserve"> </w:t>
        </w:r>
        <w:r w:rsidRPr="00E91E35">
          <w:t>these</w:t>
        </w:r>
        <w:r w:rsidRPr="00E91E35">
          <w:rPr>
            <w:spacing w:val="1"/>
          </w:rPr>
          <w:t xml:space="preserve"> </w:t>
        </w:r>
        <w:r w:rsidRPr="00E91E35">
          <w:t>communication</w:t>
        </w:r>
        <w:r w:rsidRPr="00E91E35">
          <w:rPr>
            <w:spacing w:val="1"/>
          </w:rPr>
          <w:t xml:space="preserve"> </w:t>
        </w:r>
        <w:r w:rsidRPr="00E91E35">
          <w:t>channels,</w:t>
        </w:r>
        <w:r w:rsidRPr="00E91E35">
          <w:rPr>
            <w:spacing w:val="1"/>
          </w:rPr>
          <w:t xml:space="preserve"> </w:t>
        </w:r>
        <w:r w:rsidRPr="00E91E35">
          <w:t>computers</w:t>
        </w:r>
        <w:r w:rsidRPr="00E91E35">
          <w:rPr>
            <w:spacing w:val="1"/>
          </w:rPr>
          <w:t xml:space="preserve"> </w:t>
        </w:r>
        <w:r w:rsidRPr="00E91E35">
          <w:t>and</w:t>
        </w:r>
        <w:r w:rsidRPr="00E91E35">
          <w:rPr>
            <w:spacing w:val="1"/>
          </w:rPr>
          <w:t xml:space="preserve"> </w:t>
        </w:r>
        <w:r w:rsidRPr="00E91E35">
          <w:t>the</w:t>
        </w:r>
        <w:r w:rsidRPr="00E91E35">
          <w:rPr>
            <w:spacing w:val="1"/>
          </w:rPr>
          <w:t xml:space="preserve"> </w:t>
        </w:r>
        <w:r w:rsidRPr="00E91E35">
          <w:t>internet,</w:t>
        </w:r>
        <w:r w:rsidRPr="00E91E35">
          <w:rPr>
            <w:spacing w:val="-1"/>
          </w:rPr>
          <w:t xml:space="preserve"> </w:t>
        </w:r>
        <w:r w:rsidRPr="00E91E35">
          <w:t>it becomes</w:t>
        </w:r>
        <w:r w:rsidRPr="00E91E35">
          <w:rPr>
            <w:spacing w:val="-3"/>
          </w:rPr>
          <w:t xml:space="preserve"> </w:t>
        </w:r>
        <w:r w:rsidRPr="00E91E35">
          <w:t>difficult for</w:t>
        </w:r>
        <w:r w:rsidRPr="00E91E35">
          <w:rPr>
            <w:spacing w:val="-3"/>
          </w:rPr>
          <w:t xml:space="preserve"> </w:t>
        </w:r>
        <w:r w:rsidRPr="00E91E35">
          <w:t>villagers</w:t>
        </w:r>
        <w:r w:rsidRPr="00E91E35">
          <w:rPr>
            <w:spacing w:val="-1"/>
          </w:rPr>
          <w:t xml:space="preserve"> </w:t>
        </w:r>
        <w:r w:rsidRPr="00E91E35">
          <w:t>and</w:t>
        </w:r>
        <w:r w:rsidRPr="00E91E35">
          <w:rPr>
            <w:spacing w:val="-1"/>
          </w:rPr>
          <w:t xml:space="preserve"> </w:t>
        </w:r>
        <w:r w:rsidRPr="00E91E35">
          <w:t>farmers</w:t>
        </w:r>
        <w:r w:rsidRPr="00E91E35">
          <w:rPr>
            <w:spacing w:val="-4"/>
          </w:rPr>
          <w:t xml:space="preserve"> </w:t>
        </w:r>
        <w:r w:rsidRPr="00E91E35">
          <w:t>to access</w:t>
        </w:r>
        <w:r w:rsidRPr="00E91E35">
          <w:rPr>
            <w:spacing w:val="-3"/>
          </w:rPr>
          <w:t xml:space="preserve"> </w:t>
        </w:r>
        <w:r w:rsidRPr="00E91E35">
          <w:t>these things.</w:t>
        </w:r>
      </w:ins>
    </w:p>
    <w:p w:rsidR="00574C4A" w:rsidRPr="00574C4A" w:rsidRDefault="00E91E35" w:rsidP="00574C4A">
      <w:pPr>
        <w:pStyle w:val="ListParagraph"/>
        <w:widowControl w:val="0"/>
        <w:numPr>
          <w:ilvl w:val="1"/>
          <w:numId w:val="24"/>
        </w:numPr>
        <w:tabs>
          <w:tab w:val="left" w:pos="1141"/>
        </w:tabs>
        <w:autoSpaceDE w:val="0"/>
        <w:autoSpaceDN w:val="0"/>
        <w:spacing w:before="0" w:line="268" w:lineRule="exact"/>
        <w:ind w:hanging="361"/>
        <w:contextualSpacing w:val="0"/>
        <w:jc w:val="both"/>
        <w:rPr>
          <w:ins w:id="129" w:author="tec" w:date="2023-05-16T15:21:00Z"/>
        </w:rPr>
      </w:pPr>
      <w:ins w:id="130" w:author="tec" w:date="2023-05-16T15:21:00Z">
        <w:r w:rsidRPr="00E91E35">
          <w:rPr>
            <w:sz w:val="22"/>
          </w:rPr>
          <w:t>Digital</w:t>
        </w:r>
        <w:r w:rsidRPr="00E91E35">
          <w:rPr>
            <w:spacing w:val="-1"/>
            <w:sz w:val="22"/>
          </w:rPr>
          <w:t xml:space="preserve"> </w:t>
        </w:r>
        <w:r w:rsidRPr="00E91E35">
          <w:rPr>
            <w:sz w:val="22"/>
          </w:rPr>
          <w:t>divide-</w:t>
        </w:r>
      </w:ins>
    </w:p>
    <w:p w:rsidR="00574C4A" w:rsidRPr="009E1233" w:rsidRDefault="00E91E35" w:rsidP="00574C4A">
      <w:pPr>
        <w:pStyle w:val="BodyText"/>
        <w:spacing w:before="41" w:line="276" w:lineRule="auto"/>
        <w:ind w:left="1140" w:right="948"/>
        <w:jc w:val="both"/>
        <w:rPr>
          <w:ins w:id="131" w:author="tec" w:date="2023-05-16T15:21:00Z"/>
        </w:rPr>
      </w:pPr>
      <w:ins w:id="132" w:author="tec" w:date="2023-05-16T15:21:00Z">
        <w:r w:rsidRPr="00E91E35">
          <w:t>The digital divide refers to the separation that exists between individuals, communities, and</w:t>
        </w:r>
        <w:r w:rsidRPr="00E91E35">
          <w:rPr>
            <w:spacing w:val="1"/>
          </w:rPr>
          <w:t xml:space="preserve"> </w:t>
        </w:r>
        <w:r w:rsidRPr="00E91E35">
          <w:t>businesses</w:t>
        </w:r>
        <w:r w:rsidRPr="00E91E35">
          <w:rPr>
            <w:spacing w:val="-9"/>
          </w:rPr>
          <w:t xml:space="preserve"> </w:t>
        </w:r>
        <w:r w:rsidRPr="00E91E35">
          <w:t>that</w:t>
        </w:r>
        <w:r w:rsidRPr="00E91E35">
          <w:rPr>
            <w:spacing w:val="-6"/>
          </w:rPr>
          <w:t xml:space="preserve"> </w:t>
        </w:r>
        <w:r w:rsidRPr="00E91E35">
          <w:t>have</w:t>
        </w:r>
        <w:r w:rsidRPr="00E91E35">
          <w:rPr>
            <w:spacing w:val="-7"/>
          </w:rPr>
          <w:t xml:space="preserve"> </w:t>
        </w:r>
        <w:r w:rsidRPr="00E91E35">
          <w:t>access</w:t>
        </w:r>
        <w:r w:rsidRPr="00E91E35">
          <w:rPr>
            <w:spacing w:val="-6"/>
          </w:rPr>
          <w:t xml:space="preserve"> </w:t>
        </w:r>
        <w:r w:rsidRPr="00E91E35">
          <w:t>to</w:t>
        </w:r>
        <w:r w:rsidRPr="00E91E35">
          <w:rPr>
            <w:spacing w:val="-5"/>
          </w:rPr>
          <w:t xml:space="preserve"> </w:t>
        </w:r>
        <w:r w:rsidRPr="00E91E35">
          <w:t>information</w:t>
        </w:r>
        <w:r w:rsidRPr="00E91E35">
          <w:rPr>
            <w:spacing w:val="-9"/>
          </w:rPr>
          <w:t xml:space="preserve"> </w:t>
        </w:r>
        <w:r w:rsidRPr="00E91E35">
          <w:t>and</w:t>
        </w:r>
        <w:r w:rsidRPr="00E91E35">
          <w:rPr>
            <w:spacing w:val="-6"/>
          </w:rPr>
          <w:t xml:space="preserve"> </w:t>
        </w:r>
        <w:r w:rsidRPr="00E91E35">
          <w:t>communication</w:t>
        </w:r>
        <w:r w:rsidRPr="00E91E35">
          <w:rPr>
            <w:spacing w:val="-6"/>
          </w:rPr>
          <w:t xml:space="preserve"> </w:t>
        </w:r>
        <w:r w:rsidRPr="00E91E35">
          <w:t>technology</w:t>
        </w:r>
        <w:r w:rsidRPr="00E91E35">
          <w:rPr>
            <w:spacing w:val="-7"/>
          </w:rPr>
          <w:t xml:space="preserve"> </w:t>
        </w:r>
        <w:r w:rsidRPr="00E91E35">
          <w:t>and</w:t>
        </w:r>
        <w:r w:rsidRPr="00E91E35">
          <w:rPr>
            <w:spacing w:val="-7"/>
          </w:rPr>
          <w:t xml:space="preserve"> </w:t>
        </w:r>
        <w:r w:rsidRPr="00E91E35">
          <w:t>those</w:t>
        </w:r>
        <w:r w:rsidRPr="00E91E35">
          <w:rPr>
            <w:spacing w:val="-8"/>
          </w:rPr>
          <w:t xml:space="preserve"> </w:t>
        </w:r>
        <w:r w:rsidRPr="00E91E35">
          <w:t>who</w:t>
        </w:r>
        <w:r w:rsidRPr="00E91E35">
          <w:rPr>
            <w:spacing w:val="-7"/>
          </w:rPr>
          <w:t xml:space="preserve"> </w:t>
        </w:r>
        <w:r w:rsidRPr="00E91E35">
          <w:t>do</w:t>
        </w:r>
        <w:r w:rsidRPr="00E91E35">
          <w:rPr>
            <w:spacing w:val="-7"/>
          </w:rPr>
          <w:t xml:space="preserve"> </w:t>
        </w:r>
        <w:r w:rsidRPr="00E91E35">
          <w:t>not</w:t>
        </w:r>
        <w:r w:rsidRPr="00E91E35">
          <w:rPr>
            <w:spacing w:val="-48"/>
          </w:rPr>
          <w:t xml:space="preserve"> </w:t>
        </w:r>
        <w:r w:rsidRPr="00E91E35">
          <w:t xml:space="preserve">have such access. An individual living below poverty line cannot afford a computer for </w:t>
        </w:r>
        <w:proofErr w:type="gramStart"/>
        <w:r w:rsidRPr="00E91E35">
          <w:t>himself</w:t>
        </w:r>
        <w:proofErr w:type="gramEnd"/>
        <w:r w:rsidRPr="00E91E35">
          <w:t xml:space="preserve"> to</w:t>
        </w:r>
        <w:r w:rsidRPr="00E91E35">
          <w:rPr>
            <w:spacing w:val="-47"/>
          </w:rPr>
          <w:t xml:space="preserve"> </w:t>
        </w:r>
        <w:r w:rsidRPr="00E91E35">
          <w:t>harness the benefits of e-governance and other online services. As the digital divide narrows,</w:t>
        </w:r>
        <w:r w:rsidRPr="00E91E35">
          <w:rPr>
            <w:spacing w:val="1"/>
          </w:rPr>
          <w:t xml:space="preserve"> </w:t>
        </w:r>
        <w:r w:rsidRPr="00E91E35">
          <w:t>broader adoption of e-governance in the public domain becomes possible. Economic poverty is</w:t>
        </w:r>
        <w:r w:rsidRPr="00E91E35">
          <w:rPr>
            <w:spacing w:val="1"/>
          </w:rPr>
          <w:t xml:space="preserve"> </w:t>
        </w:r>
        <w:r w:rsidRPr="00E91E35">
          <w:t>not the only cause of digital divide. It can also be caused by the lack of awareness among the</w:t>
        </w:r>
        <w:r w:rsidRPr="00E91E35">
          <w:rPr>
            <w:spacing w:val="1"/>
          </w:rPr>
          <w:t xml:space="preserve"> </w:t>
        </w:r>
        <w:r w:rsidRPr="00E91E35">
          <w:t>people.</w:t>
        </w:r>
      </w:ins>
    </w:p>
    <w:p w:rsidR="00000000" w:rsidRDefault="00A16400">
      <w:pPr>
        <w:pStyle w:val="ListParagraph"/>
        <w:spacing w:line="276" w:lineRule="auto"/>
        <w:jc w:val="both"/>
        <w:rPr>
          <w:rFonts w:asciiTheme="majorBidi" w:hAnsiTheme="majorBidi" w:cstheme="majorBidi"/>
          <w:b/>
        </w:rPr>
      </w:pPr>
    </w:p>
    <w:p w:rsidR="009A09E3" w:rsidRPr="001C6FA9" w:rsidRDefault="009A09E3" w:rsidP="003C088F">
      <w:pPr>
        <w:pStyle w:val="ListParagraph"/>
        <w:numPr>
          <w:ilvl w:val="0"/>
          <w:numId w:val="12"/>
        </w:numPr>
        <w:spacing w:line="276" w:lineRule="auto"/>
        <w:jc w:val="both"/>
        <w:rPr>
          <w:rFonts w:asciiTheme="majorBidi" w:hAnsiTheme="majorBidi" w:cstheme="majorBidi"/>
          <w:b/>
        </w:rPr>
      </w:pPr>
      <w:r>
        <w:rPr>
          <w:rFonts w:asciiTheme="majorBidi" w:hAnsiTheme="majorBidi" w:cstheme="majorBidi"/>
          <w:b/>
        </w:rPr>
        <w:t xml:space="preserve">References </w:t>
      </w:r>
    </w:p>
    <w:p w:rsidR="003C088F" w:rsidRPr="001C6FA9" w:rsidRDefault="003C088F" w:rsidP="001C6FA9">
      <w:pPr>
        <w:pStyle w:val="ListParagraph"/>
        <w:spacing w:line="276" w:lineRule="auto"/>
        <w:jc w:val="both"/>
        <w:rPr>
          <w:rFonts w:asciiTheme="majorBidi" w:hAnsiTheme="majorBidi" w:cstheme="majorBidi"/>
        </w:rPr>
      </w:pPr>
    </w:p>
    <w:p w:rsidR="009A09E3" w:rsidRDefault="00A31694" w:rsidP="00F77FC9">
      <w:pPr>
        <w:spacing w:line="276" w:lineRule="auto"/>
        <w:jc w:val="center"/>
        <w:rPr>
          <w:rFonts w:asciiTheme="majorBidi" w:hAnsiTheme="majorBidi" w:cstheme="majorBidi"/>
        </w:rPr>
      </w:pPr>
      <w:r>
        <w:rPr>
          <w:rFonts w:asciiTheme="majorBidi" w:hAnsiTheme="majorBidi" w:cstheme="majorBidi"/>
        </w:rPr>
        <w:t>Appendix</w:t>
      </w:r>
    </w:p>
    <w:p w:rsidR="00E946D6" w:rsidRPr="00B67AAE" w:rsidRDefault="00E946D6" w:rsidP="00F77FC9">
      <w:pPr>
        <w:spacing w:line="276" w:lineRule="auto"/>
        <w:jc w:val="center"/>
        <w:rPr>
          <w:rFonts w:asciiTheme="majorBidi" w:hAnsiTheme="majorBidi" w:cstheme="majorBidi"/>
        </w:rPr>
      </w:pPr>
      <w:r w:rsidRPr="00B67AAE">
        <w:rPr>
          <w:rFonts w:asciiTheme="majorBidi" w:hAnsiTheme="majorBidi" w:cstheme="majorBidi"/>
        </w:rPr>
        <w:t>_________</w:t>
      </w:r>
    </w:p>
    <w:p w:rsidR="00E946D6" w:rsidRPr="00B67AAE" w:rsidRDefault="00E946D6" w:rsidP="00F77FC9">
      <w:pPr>
        <w:spacing w:line="276" w:lineRule="auto"/>
        <w:jc w:val="both"/>
        <w:rPr>
          <w:rFonts w:asciiTheme="majorBidi" w:hAnsiTheme="majorBidi" w:cstheme="majorBidi"/>
        </w:rPr>
      </w:pPr>
    </w:p>
    <w:sectPr w:rsidR="00E946D6" w:rsidRPr="00B67AAE" w:rsidSect="00FE7264">
      <w:headerReference w:type="default" r:id="rId13"/>
      <w:pgSz w:w="11907" w:h="16840" w:code="9"/>
      <w:pgMar w:top="1134" w:right="1134" w:bottom="1134" w:left="1134" w:header="720" w:footer="720" w:gutter="0"/>
      <w:cols w:space="720"/>
      <w:titlePg/>
      <w:docGrid w:linePitch="36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comment w:id="23" w:author="Khamali, Derick Simiyu" w:date="2022-10-21T16:44:00Z" w:initials="KDS">
    <w:p w:rsidR="00286632" w:rsidRDefault="00286632">
      <w:pPr>
        <w:pStyle w:val="CommentText"/>
      </w:pPr>
      <w:r>
        <w:rPr>
          <w:rStyle w:val="CommentReference"/>
        </w:rPr>
        <w:annotationRef/>
      </w:r>
      <w:r>
        <w:t>This table to talk about the applications of technology and not describe the technology as this is done in SRDT</w:t>
      </w:r>
    </w:p>
  </w:comment>
  <w:comment w:id="88" w:author="Khamali, Derick Simiyu" w:date="2022-10-21T17:01:00Z" w:initials="KDS">
    <w:p w:rsidR="00AB2CD9" w:rsidRDefault="00AB2CD9" w:rsidP="00AB2CD9">
      <w:pPr>
        <w:pStyle w:val="CommentText"/>
      </w:pPr>
      <w:r>
        <w:rPr>
          <w:rStyle w:val="CommentReference"/>
        </w:rPr>
        <w:annotationRef/>
      </w:r>
      <w:r>
        <w:t xml:space="preserve">Consider revision </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58C9A477" w15:done="0"/>
  <w15:commentEx w15:paraId="5C646F0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6FD4AD0" w16cex:dateUtc="2022-10-21T14:44:00Z"/>
  <w16cex:commentExtensible w16cex:durableId="26FD4EEC" w16cex:dateUtc="2022-10-21T15:0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8C9A477" w16cid:durableId="26FD4AD0"/>
  <w16cid:commentId w16cid:paraId="5C646F04" w16cid:durableId="26FD4EEC"/>
</w16cid:commentsIds>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A16400" w:rsidRDefault="00A16400" w:rsidP="00C42125">
      <w:pPr>
        <w:spacing w:before="0"/>
      </w:pPr>
      <w:r>
        <w:separator/>
      </w:r>
    </w:p>
  </w:endnote>
  <w:endnote w:type="continuationSeparator" w:id="0">
    <w:p w:rsidR="00A16400" w:rsidRDefault="00A16400" w:rsidP="00C42125">
      <w:pPr>
        <w:spacing w:before="0"/>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
    <w:altName w:val="MS Mincho"/>
    <w:panose1 w:val="00000000000000000000"/>
    <w:charset w:val="80"/>
    <w:family w:val="auto"/>
    <w:notTrueType/>
    <w:pitch w:val="variable"/>
    <w:sig w:usb0="00000000" w:usb1="08070000" w:usb2="00000010" w:usb3="00000000" w:csb0="00020000" w:csb1="00000000"/>
  </w:font>
  <w:font w:name="MS Mincho">
    <w:altName w:val="ＭＳ 明朝"/>
    <w:panose1 w:val="02020609040205080304"/>
    <w:charset w:val="80"/>
    <w:family w:val="modern"/>
    <w:pitch w:val="fixed"/>
    <w:sig w:usb0="A00002BF" w:usb1="68C7FCFB" w:usb2="00000010" w:usb3="00000000" w:csb0="0002009F" w:csb1="00000000"/>
  </w:font>
  <w:font w:name="Batang">
    <w:altName w:val="바탕"/>
    <w:panose1 w:val="02030600000101010101"/>
    <w:charset w:val="81"/>
    <w:family w:val="auto"/>
    <w:notTrueType/>
    <w:pitch w:val="fixed"/>
    <w:sig w:usb0="00000001" w:usb1="09060000" w:usb2="00000010" w:usb3="00000000" w:csb0="0008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Mangal">
    <w:altName w:val="Courier New"/>
    <w:panose1 w:val="00000400000000000000"/>
    <w:charset w:val="01"/>
    <w:family w:val="roman"/>
    <w:notTrueType/>
    <w:pitch w:val="variable"/>
    <w:sig w:usb0="00002000" w:usb1="00000000" w:usb2="00000000" w:usb3="00000000" w:csb0="00000000"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A16400" w:rsidRDefault="00A16400" w:rsidP="00C42125">
      <w:pPr>
        <w:spacing w:before="0"/>
      </w:pPr>
      <w:r>
        <w:separator/>
      </w:r>
    </w:p>
  </w:footnote>
  <w:footnote w:type="continuationSeparator" w:id="0">
    <w:p w:rsidR="00A16400" w:rsidRDefault="00A16400" w:rsidP="00C42125">
      <w:pPr>
        <w:spacing w:before="0"/>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04FDE" w:rsidRPr="00FE7264" w:rsidRDefault="00FE7264" w:rsidP="00FE7264">
    <w:pPr>
      <w:pStyle w:val="Header"/>
    </w:pPr>
    <w:r w:rsidRPr="00FE7264">
      <w:t xml:space="preserve">- </w:t>
    </w:r>
    <w:r w:rsidR="00E91E35" w:rsidRPr="00FE7264">
      <w:fldChar w:fldCharType="begin"/>
    </w:r>
    <w:r w:rsidRPr="00FE7264">
      <w:instrText xml:space="preserve"> PAGE  \* MERGEFORMAT </w:instrText>
    </w:r>
    <w:r w:rsidR="00E91E35" w:rsidRPr="00FE7264">
      <w:fldChar w:fldCharType="separate"/>
    </w:r>
    <w:r w:rsidR="009F718C">
      <w:rPr>
        <w:noProof/>
      </w:rPr>
      <w:t>2</w:t>
    </w:r>
    <w:r w:rsidR="00E91E35" w:rsidRPr="00FE7264">
      <w:fldChar w:fldCharType="end"/>
    </w:r>
    <w:r w:rsidRPr="00FE7264">
      <w:t xml:space="preserve"> -</w:t>
    </w:r>
  </w:p>
  <w:p w:rsidR="00FE7264" w:rsidRPr="00FE7264" w:rsidRDefault="00E91E35" w:rsidP="00FE7264">
    <w:pPr>
      <w:pStyle w:val="Header"/>
      <w:spacing w:after="240"/>
    </w:pPr>
    <w:r w:rsidRPr="00FE7264">
      <w:fldChar w:fldCharType="begin"/>
    </w:r>
    <w:r w:rsidR="00FE7264" w:rsidRPr="00FE7264">
      <w:instrText xml:space="preserve"> STYLEREF  Docnumber  </w:instrText>
    </w:r>
    <w:r w:rsidRPr="00FE7264">
      <w:fldChar w:fldCharType="separate"/>
    </w:r>
    <w:r w:rsidR="009F718C">
      <w:rPr>
        <w:noProof/>
      </w:rPr>
      <w:t>SG5-xxxxx</w:t>
    </w:r>
    <w:r w:rsidRPr="00FE7264">
      <w:fldChar w:fldCharType="end"/>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DEFE3B40"/>
    <w:lvl w:ilvl="0">
      <w:start w:val="1"/>
      <w:numFmt w:val="decimal"/>
      <w:pStyle w:val="ListNumber5"/>
      <w:lvlText w:val="%1."/>
      <w:lvlJc w:val="left"/>
      <w:pPr>
        <w:tabs>
          <w:tab w:val="num" w:pos="1492"/>
        </w:tabs>
        <w:ind w:left="1492" w:hanging="360"/>
      </w:pPr>
    </w:lvl>
  </w:abstractNum>
  <w:abstractNum w:abstractNumId="1">
    <w:nsid w:val="FFFFFF7D"/>
    <w:multiLevelType w:val="singleLevel"/>
    <w:tmpl w:val="03D0A420"/>
    <w:lvl w:ilvl="0">
      <w:start w:val="1"/>
      <w:numFmt w:val="decimal"/>
      <w:pStyle w:val="ListNumber4"/>
      <w:lvlText w:val="%1."/>
      <w:lvlJc w:val="left"/>
      <w:pPr>
        <w:tabs>
          <w:tab w:val="num" w:pos="1209"/>
        </w:tabs>
        <w:ind w:left="1209" w:hanging="360"/>
      </w:pPr>
    </w:lvl>
  </w:abstractNum>
  <w:abstractNum w:abstractNumId="2">
    <w:nsid w:val="FFFFFF7E"/>
    <w:multiLevelType w:val="singleLevel"/>
    <w:tmpl w:val="064000FC"/>
    <w:lvl w:ilvl="0">
      <w:start w:val="1"/>
      <w:numFmt w:val="decimal"/>
      <w:pStyle w:val="ListNumber3"/>
      <w:lvlText w:val="%1."/>
      <w:lvlJc w:val="left"/>
      <w:pPr>
        <w:tabs>
          <w:tab w:val="num" w:pos="926"/>
        </w:tabs>
        <w:ind w:left="926" w:hanging="360"/>
      </w:pPr>
    </w:lvl>
  </w:abstractNum>
  <w:abstractNum w:abstractNumId="3">
    <w:nsid w:val="FFFFFF7F"/>
    <w:multiLevelType w:val="singleLevel"/>
    <w:tmpl w:val="8D5695D8"/>
    <w:lvl w:ilvl="0">
      <w:start w:val="1"/>
      <w:numFmt w:val="decimal"/>
      <w:pStyle w:val="ListNumber2"/>
      <w:lvlText w:val="%1."/>
      <w:lvlJc w:val="left"/>
      <w:pPr>
        <w:tabs>
          <w:tab w:val="num" w:pos="643"/>
        </w:tabs>
        <w:ind w:left="643" w:hanging="360"/>
      </w:pPr>
    </w:lvl>
  </w:abstractNum>
  <w:abstractNum w:abstractNumId="4">
    <w:nsid w:val="FFFFFF80"/>
    <w:multiLevelType w:val="singleLevel"/>
    <w:tmpl w:val="E0B4007E"/>
    <w:lvl w:ilvl="0">
      <w:start w:val="1"/>
      <w:numFmt w:val="bullet"/>
      <w:pStyle w:val="ListBullet5"/>
      <w:lvlText w:val=""/>
      <w:lvlJc w:val="left"/>
      <w:pPr>
        <w:tabs>
          <w:tab w:val="num" w:pos="1492"/>
        </w:tabs>
        <w:ind w:left="1492" w:hanging="360"/>
      </w:pPr>
      <w:rPr>
        <w:rFonts w:ascii="Symbol" w:hAnsi="Symbol" w:hint="default"/>
      </w:rPr>
    </w:lvl>
  </w:abstractNum>
  <w:abstractNum w:abstractNumId="5">
    <w:nsid w:val="FFFFFF81"/>
    <w:multiLevelType w:val="singleLevel"/>
    <w:tmpl w:val="B57CD12A"/>
    <w:lvl w:ilvl="0">
      <w:start w:val="1"/>
      <w:numFmt w:val="bullet"/>
      <w:pStyle w:val="ListBullet4"/>
      <w:lvlText w:val=""/>
      <w:lvlJc w:val="left"/>
      <w:pPr>
        <w:tabs>
          <w:tab w:val="num" w:pos="1209"/>
        </w:tabs>
        <w:ind w:left="1209" w:hanging="360"/>
      </w:pPr>
      <w:rPr>
        <w:rFonts w:ascii="Symbol" w:hAnsi="Symbol" w:hint="default"/>
      </w:rPr>
    </w:lvl>
  </w:abstractNum>
  <w:abstractNum w:abstractNumId="6">
    <w:nsid w:val="FFFFFF82"/>
    <w:multiLevelType w:val="singleLevel"/>
    <w:tmpl w:val="F7480A8A"/>
    <w:lvl w:ilvl="0">
      <w:start w:val="1"/>
      <w:numFmt w:val="bullet"/>
      <w:pStyle w:val="ListBullet3"/>
      <w:lvlText w:val=""/>
      <w:lvlJc w:val="left"/>
      <w:pPr>
        <w:tabs>
          <w:tab w:val="num" w:pos="926"/>
        </w:tabs>
        <w:ind w:left="926" w:hanging="360"/>
      </w:pPr>
      <w:rPr>
        <w:rFonts w:ascii="Symbol" w:hAnsi="Symbol" w:hint="default"/>
      </w:rPr>
    </w:lvl>
  </w:abstractNum>
  <w:abstractNum w:abstractNumId="7">
    <w:nsid w:val="FFFFFF83"/>
    <w:multiLevelType w:val="singleLevel"/>
    <w:tmpl w:val="50985226"/>
    <w:lvl w:ilvl="0">
      <w:start w:val="1"/>
      <w:numFmt w:val="bullet"/>
      <w:pStyle w:val="ListBullet2"/>
      <w:lvlText w:val=""/>
      <w:lvlJc w:val="left"/>
      <w:pPr>
        <w:tabs>
          <w:tab w:val="num" w:pos="643"/>
        </w:tabs>
        <w:ind w:left="643" w:hanging="360"/>
      </w:pPr>
      <w:rPr>
        <w:rFonts w:ascii="Symbol" w:hAnsi="Symbol" w:hint="default"/>
      </w:rPr>
    </w:lvl>
  </w:abstractNum>
  <w:abstractNum w:abstractNumId="8">
    <w:nsid w:val="FFFFFF88"/>
    <w:multiLevelType w:val="singleLevel"/>
    <w:tmpl w:val="36D2859E"/>
    <w:lvl w:ilvl="0">
      <w:start w:val="1"/>
      <w:numFmt w:val="decimal"/>
      <w:pStyle w:val="ListNumber"/>
      <w:lvlText w:val="%1."/>
      <w:lvlJc w:val="left"/>
      <w:pPr>
        <w:tabs>
          <w:tab w:val="num" w:pos="360"/>
        </w:tabs>
        <w:ind w:left="360" w:hanging="360"/>
      </w:pPr>
    </w:lvl>
  </w:abstractNum>
  <w:abstractNum w:abstractNumId="9">
    <w:nsid w:val="FFFFFF89"/>
    <w:multiLevelType w:val="singleLevel"/>
    <w:tmpl w:val="C8E6D7CC"/>
    <w:lvl w:ilvl="0">
      <w:start w:val="1"/>
      <w:numFmt w:val="bullet"/>
      <w:pStyle w:val="ListBullet"/>
      <w:lvlText w:val=""/>
      <w:lvlJc w:val="left"/>
      <w:pPr>
        <w:tabs>
          <w:tab w:val="num" w:pos="360"/>
        </w:tabs>
        <w:ind w:left="360" w:hanging="360"/>
      </w:pPr>
      <w:rPr>
        <w:rFonts w:ascii="Symbol" w:hAnsi="Symbol" w:hint="default"/>
      </w:rPr>
    </w:lvl>
  </w:abstractNum>
  <w:abstractNum w:abstractNumId="10">
    <w:nsid w:val="101C40F1"/>
    <w:multiLevelType w:val="hybridMultilevel"/>
    <w:tmpl w:val="1C589CE6"/>
    <w:lvl w:ilvl="0" w:tplc="C26E9D72">
      <w:start w:val="1"/>
      <w:numFmt w:val="decimal"/>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15BA4091"/>
    <w:multiLevelType w:val="hybridMultilevel"/>
    <w:tmpl w:val="76F04AA8"/>
    <w:lvl w:ilvl="0" w:tplc="C26E9D72">
      <w:start w:val="1"/>
      <w:numFmt w:val="decimal"/>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188B520D"/>
    <w:multiLevelType w:val="hybridMultilevel"/>
    <w:tmpl w:val="08EEDF5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nsid w:val="38C757F3"/>
    <w:multiLevelType w:val="hybridMultilevel"/>
    <w:tmpl w:val="AEB046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42FE40A7"/>
    <w:multiLevelType w:val="hybridMultilevel"/>
    <w:tmpl w:val="0F3CBC9C"/>
    <w:lvl w:ilvl="0" w:tplc="40090017">
      <w:start w:val="1"/>
      <w:numFmt w:val="lowerLetter"/>
      <w:lvlText w:val="%1)"/>
      <w:lvlJc w:val="left"/>
      <w:pPr>
        <w:ind w:left="1140" w:hanging="360"/>
        <w:jc w:val="left"/>
      </w:pPr>
      <w:rPr>
        <w:rFonts w:hint="default"/>
        <w:w w:val="100"/>
        <w:sz w:val="22"/>
        <w:szCs w:val="22"/>
        <w:lang w:val="en-US" w:eastAsia="en-US" w:bidi="ar-SA"/>
      </w:rPr>
    </w:lvl>
    <w:lvl w:ilvl="1" w:tplc="95AC5EAA">
      <w:numFmt w:val="bullet"/>
      <w:lvlText w:val="•"/>
      <w:lvlJc w:val="left"/>
      <w:pPr>
        <w:ind w:left="2100" w:hanging="360"/>
      </w:pPr>
      <w:rPr>
        <w:rFonts w:hint="default"/>
        <w:lang w:val="en-US" w:eastAsia="en-US" w:bidi="ar-SA"/>
      </w:rPr>
    </w:lvl>
    <w:lvl w:ilvl="2" w:tplc="09185A58">
      <w:numFmt w:val="bullet"/>
      <w:lvlText w:val="•"/>
      <w:lvlJc w:val="left"/>
      <w:pPr>
        <w:ind w:left="3061" w:hanging="360"/>
      </w:pPr>
      <w:rPr>
        <w:rFonts w:hint="default"/>
        <w:lang w:val="en-US" w:eastAsia="en-US" w:bidi="ar-SA"/>
      </w:rPr>
    </w:lvl>
    <w:lvl w:ilvl="3" w:tplc="441C5A98">
      <w:numFmt w:val="bullet"/>
      <w:lvlText w:val="•"/>
      <w:lvlJc w:val="left"/>
      <w:pPr>
        <w:ind w:left="4021" w:hanging="360"/>
      </w:pPr>
      <w:rPr>
        <w:rFonts w:hint="default"/>
        <w:lang w:val="en-US" w:eastAsia="en-US" w:bidi="ar-SA"/>
      </w:rPr>
    </w:lvl>
    <w:lvl w:ilvl="4" w:tplc="079097A0">
      <w:numFmt w:val="bullet"/>
      <w:lvlText w:val="•"/>
      <w:lvlJc w:val="left"/>
      <w:pPr>
        <w:ind w:left="4982" w:hanging="360"/>
      </w:pPr>
      <w:rPr>
        <w:rFonts w:hint="default"/>
        <w:lang w:val="en-US" w:eastAsia="en-US" w:bidi="ar-SA"/>
      </w:rPr>
    </w:lvl>
    <w:lvl w:ilvl="5" w:tplc="6202713C">
      <w:numFmt w:val="bullet"/>
      <w:lvlText w:val="•"/>
      <w:lvlJc w:val="left"/>
      <w:pPr>
        <w:ind w:left="5943" w:hanging="360"/>
      </w:pPr>
      <w:rPr>
        <w:rFonts w:hint="default"/>
        <w:lang w:val="en-US" w:eastAsia="en-US" w:bidi="ar-SA"/>
      </w:rPr>
    </w:lvl>
    <w:lvl w:ilvl="6" w:tplc="9F7E1AAA">
      <w:numFmt w:val="bullet"/>
      <w:lvlText w:val="•"/>
      <w:lvlJc w:val="left"/>
      <w:pPr>
        <w:ind w:left="6903" w:hanging="360"/>
      </w:pPr>
      <w:rPr>
        <w:rFonts w:hint="default"/>
        <w:lang w:val="en-US" w:eastAsia="en-US" w:bidi="ar-SA"/>
      </w:rPr>
    </w:lvl>
    <w:lvl w:ilvl="7" w:tplc="4480586A">
      <w:numFmt w:val="bullet"/>
      <w:lvlText w:val="•"/>
      <w:lvlJc w:val="left"/>
      <w:pPr>
        <w:ind w:left="7864" w:hanging="360"/>
      </w:pPr>
      <w:rPr>
        <w:rFonts w:hint="default"/>
        <w:lang w:val="en-US" w:eastAsia="en-US" w:bidi="ar-SA"/>
      </w:rPr>
    </w:lvl>
    <w:lvl w:ilvl="8" w:tplc="36220676">
      <w:numFmt w:val="bullet"/>
      <w:lvlText w:val="•"/>
      <w:lvlJc w:val="left"/>
      <w:pPr>
        <w:ind w:left="8825" w:hanging="360"/>
      </w:pPr>
      <w:rPr>
        <w:rFonts w:hint="default"/>
        <w:lang w:val="en-US" w:eastAsia="en-US" w:bidi="ar-SA"/>
      </w:rPr>
    </w:lvl>
  </w:abstractNum>
  <w:abstractNum w:abstractNumId="15">
    <w:nsid w:val="4934263F"/>
    <w:multiLevelType w:val="hybridMultilevel"/>
    <w:tmpl w:val="DD8CF5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4E362BBE"/>
    <w:multiLevelType w:val="hybridMultilevel"/>
    <w:tmpl w:val="9154CA82"/>
    <w:lvl w:ilvl="0" w:tplc="C26E9D72">
      <w:start w:val="1"/>
      <w:numFmt w:val="decimal"/>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4F536B32"/>
    <w:multiLevelType w:val="hybridMultilevel"/>
    <w:tmpl w:val="4CB8A038"/>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nsid w:val="54190422"/>
    <w:multiLevelType w:val="hybridMultilevel"/>
    <w:tmpl w:val="7116BB6C"/>
    <w:lvl w:ilvl="0" w:tplc="B040137C">
      <w:start w:val="9"/>
      <w:numFmt w:val="decimal"/>
      <w:lvlText w:val="%1."/>
      <w:lvlJc w:val="left"/>
      <w:pPr>
        <w:ind w:left="1140" w:hanging="720"/>
      </w:pPr>
      <w:rPr>
        <w:rFonts w:ascii="Cambria" w:eastAsia="Cambria" w:hAnsi="Cambria" w:cs="Cambria" w:hint="default"/>
        <w:b/>
        <w:bCs/>
        <w:spacing w:val="-1"/>
        <w:w w:val="100"/>
        <w:sz w:val="28"/>
        <w:szCs w:val="28"/>
        <w:lang w:val="en-US" w:eastAsia="en-US" w:bidi="ar-SA"/>
      </w:rPr>
    </w:lvl>
    <w:lvl w:ilvl="1" w:tplc="CC40606E">
      <w:start w:val="1"/>
      <w:numFmt w:val="decimal"/>
      <w:lvlText w:val="%2."/>
      <w:lvlJc w:val="left"/>
      <w:pPr>
        <w:ind w:left="1140" w:hanging="360"/>
      </w:pPr>
      <w:rPr>
        <w:rFonts w:ascii="Calibri" w:eastAsia="Calibri" w:hAnsi="Calibri" w:cs="Calibri" w:hint="default"/>
        <w:w w:val="100"/>
        <w:sz w:val="22"/>
        <w:szCs w:val="22"/>
        <w:lang w:val="en-US" w:eastAsia="en-US" w:bidi="ar-SA"/>
      </w:rPr>
    </w:lvl>
    <w:lvl w:ilvl="2" w:tplc="E9087A3C">
      <w:numFmt w:val="bullet"/>
      <w:lvlText w:val="•"/>
      <w:lvlJc w:val="left"/>
      <w:pPr>
        <w:ind w:left="3061" w:hanging="360"/>
      </w:pPr>
      <w:rPr>
        <w:rFonts w:hint="default"/>
        <w:lang w:val="en-US" w:eastAsia="en-US" w:bidi="ar-SA"/>
      </w:rPr>
    </w:lvl>
    <w:lvl w:ilvl="3" w:tplc="CAD00E76">
      <w:numFmt w:val="bullet"/>
      <w:lvlText w:val="•"/>
      <w:lvlJc w:val="left"/>
      <w:pPr>
        <w:ind w:left="4021" w:hanging="360"/>
      </w:pPr>
      <w:rPr>
        <w:rFonts w:hint="default"/>
        <w:lang w:val="en-US" w:eastAsia="en-US" w:bidi="ar-SA"/>
      </w:rPr>
    </w:lvl>
    <w:lvl w:ilvl="4" w:tplc="41F846F4">
      <w:numFmt w:val="bullet"/>
      <w:lvlText w:val="•"/>
      <w:lvlJc w:val="left"/>
      <w:pPr>
        <w:ind w:left="4982" w:hanging="360"/>
      </w:pPr>
      <w:rPr>
        <w:rFonts w:hint="default"/>
        <w:lang w:val="en-US" w:eastAsia="en-US" w:bidi="ar-SA"/>
      </w:rPr>
    </w:lvl>
    <w:lvl w:ilvl="5" w:tplc="76925F68">
      <w:numFmt w:val="bullet"/>
      <w:lvlText w:val="•"/>
      <w:lvlJc w:val="left"/>
      <w:pPr>
        <w:ind w:left="5943" w:hanging="360"/>
      </w:pPr>
      <w:rPr>
        <w:rFonts w:hint="default"/>
        <w:lang w:val="en-US" w:eastAsia="en-US" w:bidi="ar-SA"/>
      </w:rPr>
    </w:lvl>
    <w:lvl w:ilvl="6" w:tplc="742651CE">
      <w:numFmt w:val="bullet"/>
      <w:lvlText w:val="•"/>
      <w:lvlJc w:val="left"/>
      <w:pPr>
        <w:ind w:left="6903" w:hanging="360"/>
      </w:pPr>
      <w:rPr>
        <w:rFonts w:hint="default"/>
        <w:lang w:val="en-US" w:eastAsia="en-US" w:bidi="ar-SA"/>
      </w:rPr>
    </w:lvl>
    <w:lvl w:ilvl="7" w:tplc="E51AD4DC">
      <w:numFmt w:val="bullet"/>
      <w:lvlText w:val="•"/>
      <w:lvlJc w:val="left"/>
      <w:pPr>
        <w:ind w:left="7864" w:hanging="360"/>
      </w:pPr>
      <w:rPr>
        <w:rFonts w:hint="default"/>
        <w:lang w:val="en-US" w:eastAsia="en-US" w:bidi="ar-SA"/>
      </w:rPr>
    </w:lvl>
    <w:lvl w:ilvl="8" w:tplc="A4283C10">
      <w:numFmt w:val="bullet"/>
      <w:lvlText w:val="•"/>
      <w:lvlJc w:val="left"/>
      <w:pPr>
        <w:ind w:left="8825" w:hanging="360"/>
      </w:pPr>
      <w:rPr>
        <w:rFonts w:hint="default"/>
        <w:lang w:val="en-US" w:eastAsia="en-US" w:bidi="ar-SA"/>
      </w:rPr>
    </w:lvl>
  </w:abstractNum>
  <w:abstractNum w:abstractNumId="19">
    <w:nsid w:val="6275690E"/>
    <w:multiLevelType w:val="hybridMultilevel"/>
    <w:tmpl w:val="C39021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635332EE"/>
    <w:multiLevelType w:val="hybridMultilevel"/>
    <w:tmpl w:val="AC326B16"/>
    <w:lvl w:ilvl="0" w:tplc="2000000F">
      <w:start w:val="1"/>
      <w:numFmt w:val="decimal"/>
      <w:lvlText w:val="%1."/>
      <w:lvlJc w:val="lef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1">
    <w:nsid w:val="67741986"/>
    <w:multiLevelType w:val="hybridMultilevel"/>
    <w:tmpl w:val="A80A398A"/>
    <w:lvl w:ilvl="0" w:tplc="C26E9D72">
      <w:start w:val="1"/>
      <w:numFmt w:val="decimal"/>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6A8E1512"/>
    <w:multiLevelType w:val="hybridMultilevel"/>
    <w:tmpl w:val="EF88DB78"/>
    <w:lvl w:ilvl="0" w:tplc="20000011">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nsid w:val="7A8B67CB"/>
    <w:multiLevelType w:val="hybridMultilevel"/>
    <w:tmpl w:val="3446A7E8"/>
    <w:lvl w:ilvl="0" w:tplc="15BC5312">
      <w:start w:val="1"/>
      <w:numFmt w:val="decimal"/>
      <w:lvlText w:val="%1."/>
      <w:lvlJc w:val="left"/>
      <w:pPr>
        <w:ind w:left="1440" w:hanging="360"/>
      </w:pPr>
      <w:rPr>
        <w:rFonts w:hint="default"/>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7"/>
  </w:num>
  <w:num w:numId="12">
    <w:abstractNumId w:val="20"/>
  </w:num>
  <w:num w:numId="13">
    <w:abstractNumId w:val="22"/>
  </w:num>
  <w:num w:numId="14">
    <w:abstractNumId w:val="21"/>
  </w:num>
  <w:num w:numId="15">
    <w:abstractNumId w:val="16"/>
  </w:num>
  <w:num w:numId="16">
    <w:abstractNumId w:val="11"/>
  </w:num>
  <w:num w:numId="17">
    <w:abstractNumId w:val="10"/>
  </w:num>
  <w:num w:numId="18">
    <w:abstractNumId w:val="19"/>
  </w:num>
  <w:num w:numId="19">
    <w:abstractNumId w:val="15"/>
  </w:num>
  <w:num w:numId="20">
    <w:abstractNumId w:val="12"/>
  </w:num>
  <w:num w:numId="21">
    <w:abstractNumId w:val="23"/>
  </w:num>
  <w:num w:numId="22">
    <w:abstractNumId w:val="14"/>
  </w:num>
  <w:num w:numId="23">
    <w:abstractNumId w:val="13"/>
  </w:num>
  <w:num w:numId="24">
    <w:abstractNumId w:val="18"/>
  </w:num>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tec">
    <w15:presenceInfo w15:providerId="None" w15:userId="tec"/>
  </w15:person>
  <w15:person w15:author="Khamali, Derick Simiyu">
    <w15:presenceInfo w15:providerId="AD" w15:userId="S-1-5-21-1292428093-1580818891-839522115-4702"/>
  </w15:person>
</w15:people>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1721"/>
  <w:stylePaneSortMethod w:val="0000"/>
  <w:trackRevisions/>
  <w:defaultTabStop w:val="720"/>
  <w:hyphenationZone w:val="283"/>
  <w:characterSpacingControl w:val="doNotCompress"/>
  <w:hdrShapeDefaults>
    <o:shapedefaults v:ext="edit" spidmax="5122"/>
  </w:hdrShapeDefaults>
  <w:footnotePr>
    <w:footnote w:id="-1"/>
    <w:footnote w:id="0"/>
  </w:footnotePr>
  <w:endnotePr>
    <w:endnote w:id="-1"/>
    <w:endnote w:id="0"/>
  </w:endnotePr>
  <w:compat>
    <w:useFELayout/>
  </w:compat>
  <w:rsids>
    <w:rsidRoot w:val="005C0300"/>
    <w:rsid w:val="0000306E"/>
    <w:rsid w:val="000171DB"/>
    <w:rsid w:val="00023D9A"/>
    <w:rsid w:val="0002490E"/>
    <w:rsid w:val="00037538"/>
    <w:rsid w:val="00043D75"/>
    <w:rsid w:val="00054813"/>
    <w:rsid w:val="00057000"/>
    <w:rsid w:val="000640E0"/>
    <w:rsid w:val="00064226"/>
    <w:rsid w:val="00073E82"/>
    <w:rsid w:val="00084C12"/>
    <w:rsid w:val="000A5CA2"/>
    <w:rsid w:val="000B25B1"/>
    <w:rsid w:val="000B4523"/>
    <w:rsid w:val="000C3DDD"/>
    <w:rsid w:val="000F1B32"/>
    <w:rsid w:val="001251DA"/>
    <w:rsid w:val="00125432"/>
    <w:rsid w:val="00137F40"/>
    <w:rsid w:val="00165942"/>
    <w:rsid w:val="0017240B"/>
    <w:rsid w:val="001871EC"/>
    <w:rsid w:val="00191095"/>
    <w:rsid w:val="001A670F"/>
    <w:rsid w:val="001B1602"/>
    <w:rsid w:val="001C2DDD"/>
    <w:rsid w:val="001C3FE2"/>
    <w:rsid w:val="001C62B8"/>
    <w:rsid w:val="001C6FA9"/>
    <w:rsid w:val="001E7B0E"/>
    <w:rsid w:val="001F141D"/>
    <w:rsid w:val="00200A06"/>
    <w:rsid w:val="00206F71"/>
    <w:rsid w:val="002217B7"/>
    <w:rsid w:val="00225175"/>
    <w:rsid w:val="00231DC5"/>
    <w:rsid w:val="00235617"/>
    <w:rsid w:val="00241832"/>
    <w:rsid w:val="002534C9"/>
    <w:rsid w:val="00253DBE"/>
    <w:rsid w:val="002622FA"/>
    <w:rsid w:val="00263518"/>
    <w:rsid w:val="0027473D"/>
    <w:rsid w:val="002759E7"/>
    <w:rsid w:val="00275ED1"/>
    <w:rsid w:val="00277326"/>
    <w:rsid w:val="00286632"/>
    <w:rsid w:val="002A49E0"/>
    <w:rsid w:val="002C015C"/>
    <w:rsid w:val="002C26C0"/>
    <w:rsid w:val="002C2BC5"/>
    <w:rsid w:val="002E2053"/>
    <w:rsid w:val="002E79CB"/>
    <w:rsid w:val="002F1CFE"/>
    <w:rsid w:val="002F7F55"/>
    <w:rsid w:val="0030745F"/>
    <w:rsid w:val="00314630"/>
    <w:rsid w:val="0032090A"/>
    <w:rsid w:val="00321CDE"/>
    <w:rsid w:val="00327911"/>
    <w:rsid w:val="00333E15"/>
    <w:rsid w:val="00336046"/>
    <w:rsid w:val="00345FDC"/>
    <w:rsid w:val="00350492"/>
    <w:rsid w:val="0035343D"/>
    <w:rsid w:val="0037422B"/>
    <w:rsid w:val="0038715D"/>
    <w:rsid w:val="00394DBF"/>
    <w:rsid w:val="003957A6"/>
    <w:rsid w:val="00395C05"/>
    <w:rsid w:val="003A43EF"/>
    <w:rsid w:val="003A5982"/>
    <w:rsid w:val="003C088F"/>
    <w:rsid w:val="003C7445"/>
    <w:rsid w:val="003D2CC8"/>
    <w:rsid w:val="003F15A2"/>
    <w:rsid w:val="003F2BED"/>
    <w:rsid w:val="00401D2C"/>
    <w:rsid w:val="00404998"/>
    <w:rsid w:val="00404FDE"/>
    <w:rsid w:val="00433B4A"/>
    <w:rsid w:val="00440BA3"/>
    <w:rsid w:val="00443878"/>
    <w:rsid w:val="0044609F"/>
    <w:rsid w:val="00447D16"/>
    <w:rsid w:val="004539A8"/>
    <w:rsid w:val="0046281C"/>
    <w:rsid w:val="004712CA"/>
    <w:rsid w:val="004717B5"/>
    <w:rsid w:val="0047422E"/>
    <w:rsid w:val="00487C37"/>
    <w:rsid w:val="0049674B"/>
    <w:rsid w:val="004A10B1"/>
    <w:rsid w:val="004A5617"/>
    <w:rsid w:val="004C0673"/>
    <w:rsid w:val="004C4E4E"/>
    <w:rsid w:val="004F3816"/>
    <w:rsid w:val="004F6151"/>
    <w:rsid w:val="00507EAA"/>
    <w:rsid w:val="00511B7C"/>
    <w:rsid w:val="005155ED"/>
    <w:rsid w:val="00543D41"/>
    <w:rsid w:val="005464BF"/>
    <w:rsid w:val="00552142"/>
    <w:rsid w:val="00554AF0"/>
    <w:rsid w:val="005564F4"/>
    <w:rsid w:val="0055782F"/>
    <w:rsid w:val="00566EDA"/>
    <w:rsid w:val="00567F52"/>
    <w:rsid w:val="00572654"/>
    <w:rsid w:val="00574C4A"/>
    <w:rsid w:val="00577559"/>
    <w:rsid w:val="00583CED"/>
    <w:rsid w:val="005877A9"/>
    <w:rsid w:val="00591E31"/>
    <w:rsid w:val="00594484"/>
    <w:rsid w:val="005A0446"/>
    <w:rsid w:val="005B3023"/>
    <w:rsid w:val="005B5629"/>
    <w:rsid w:val="005C0300"/>
    <w:rsid w:val="005C4F27"/>
    <w:rsid w:val="005D15E0"/>
    <w:rsid w:val="005F4B6A"/>
    <w:rsid w:val="006010F3"/>
    <w:rsid w:val="00604127"/>
    <w:rsid w:val="00607EAA"/>
    <w:rsid w:val="00615A0A"/>
    <w:rsid w:val="006243D6"/>
    <w:rsid w:val="006333D4"/>
    <w:rsid w:val="006369B2"/>
    <w:rsid w:val="00642D16"/>
    <w:rsid w:val="00647525"/>
    <w:rsid w:val="006570B0"/>
    <w:rsid w:val="0069180E"/>
    <w:rsid w:val="00691C94"/>
    <w:rsid w:val="0069210B"/>
    <w:rsid w:val="006A4055"/>
    <w:rsid w:val="006A7457"/>
    <w:rsid w:val="006C34D2"/>
    <w:rsid w:val="006C5641"/>
    <w:rsid w:val="006D1089"/>
    <w:rsid w:val="006D1B86"/>
    <w:rsid w:val="006D7355"/>
    <w:rsid w:val="006F2ACE"/>
    <w:rsid w:val="006F4361"/>
    <w:rsid w:val="00715B22"/>
    <w:rsid w:val="00715CA6"/>
    <w:rsid w:val="00731135"/>
    <w:rsid w:val="007324AF"/>
    <w:rsid w:val="00735FB9"/>
    <w:rsid w:val="007409B4"/>
    <w:rsid w:val="00740FC8"/>
    <w:rsid w:val="00741974"/>
    <w:rsid w:val="0075525E"/>
    <w:rsid w:val="00756D3D"/>
    <w:rsid w:val="007664ED"/>
    <w:rsid w:val="007745D0"/>
    <w:rsid w:val="007806C2"/>
    <w:rsid w:val="007903F8"/>
    <w:rsid w:val="00794F4F"/>
    <w:rsid w:val="007974BE"/>
    <w:rsid w:val="007A0916"/>
    <w:rsid w:val="007A0DFD"/>
    <w:rsid w:val="007A59C4"/>
    <w:rsid w:val="007A6474"/>
    <w:rsid w:val="007B630B"/>
    <w:rsid w:val="007C7122"/>
    <w:rsid w:val="007D3F11"/>
    <w:rsid w:val="007D6BA3"/>
    <w:rsid w:val="007E53E4"/>
    <w:rsid w:val="007E5FD4"/>
    <w:rsid w:val="007E656A"/>
    <w:rsid w:val="007F664D"/>
    <w:rsid w:val="0081064E"/>
    <w:rsid w:val="008128CE"/>
    <w:rsid w:val="00841217"/>
    <w:rsid w:val="00842137"/>
    <w:rsid w:val="00844F3A"/>
    <w:rsid w:val="00855D14"/>
    <w:rsid w:val="0086776B"/>
    <w:rsid w:val="00887ED8"/>
    <w:rsid w:val="0089088E"/>
    <w:rsid w:val="00892297"/>
    <w:rsid w:val="00893996"/>
    <w:rsid w:val="008B6F4A"/>
    <w:rsid w:val="008C0DD5"/>
    <w:rsid w:val="008D0C7E"/>
    <w:rsid w:val="008E0172"/>
    <w:rsid w:val="008E370F"/>
    <w:rsid w:val="00914912"/>
    <w:rsid w:val="00932AB7"/>
    <w:rsid w:val="00934405"/>
    <w:rsid w:val="00934C5D"/>
    <w:rsid w:val="009406B5"/>
    <w:rsid w:val="00943FFC"/>
    <w:rsid w:val="00946166"/>
    <w:rsid w:val="00947A28"/>
    <w:rsid w:val="0095099F"/>
    <w:rsid w:val="00965B0D"/>
    <w:rsid w:val="00983164"/>
    <w:rsid w:val="009841E0"/>
    <w:rsid w:val="009972EF"/>
    <w:rsid w:val="009A09E3"/>
    <w:rsid w:val="009A3985"/>
    <w:rsid w:val="009A77B1"/>
    <w:rsid w:val="009B75B3"/>
    <w:rsid w:val="009C3160"/>
    <w:rsid w:val="009D5410"/>
    <w:rsid w:val="009E766E"/>
    <w:rsid w:val="009F1960"/>
    <w:rsid w:val="009F42B3"/>
    <w:rsid w:val="009F715E"/>
    <w:rsid w:val="009F718C"/>
    <w:rsid w:val="00A10DBB"/>
    <w:rsid w:val="00A122EE"/>
    <w:rsid w:val="00A16253"/>
    <w:rsid w:val="00A16400"/>
    <w:rsid w:val="00A304DD"/>
    <w:rsid w:val="00A31694"/>
    <w:rsid w:val="00A31D47"/>
    <w:rsid w:val="00A4013E"/>
    <w:rsid w:val="00A4045F"/>
    <w:rsid w:val="00A427CD"/>
    <w:rsid w:val="00A4600B"/>
    <w:rsid w:val="00A50506"/>
    <w:rsid w:val="00A51EF0"/>
    <w:rsid w:val="00A67A81"/>
    <w:rsid w:val="00A730A6"/>
    <w:rsid w:val="00A971A0"/>
    <w:rsid w:val="00AA1F22"/>
    <w:rsid w:val="00AA203F"/>
    <w:rsid w:val="00AB0B51"/>
    <w:rsid w:val="00AB2CD9"/>
    <w:rsid w:val="00AB7B0F"/>
    <w:rsid w:val="00AC6FE4"/>
    <w:rsid w:val="00AE38E1"/>
    <w:rsid w:val="00B05821"/>
    <w:rsid w:val="00B26C28"/>
    <w:rsid w:val="00B4174C"/>
    <w:rsid w:val="00B453F5"/>
    <w:rsid w:val="00B52517"/>
    <w:rsid w:val="00B56FD7"/>
    <w:rsid w:val="00B57342"/>
    <w:rsid w:val="00B61624"/>
    <w:rsid w:val="00B67AAE"/>
    <w:rsid w:val="00B718A5"/>
    <w:rsid w:val="00B8261A"/>
    <w:rsid w:val="00B82871"/>
    <w:rsid w:val="00BA2363"/>
    <w:rsid w:val="00BC1FAE"/>
    <w:rsid w:val="00BC62E2"/>
    <w:rsid w:val="00BE36F8"/>
    <w:rsid w:val="00BF0E60"/>
    <w:rsid w:val="00C22C5F"/>
    <w:rsid w:val="00C37FDD"/>
    <w:rsid w:val="00C42125"/>
    <w:rsid w:val="00C53F05"/>
    <w:rsid w:val="00C62814"/>
    <w:rsid w:val="00C64E07"/>
    <w:rsid w:val="00C74937"/>
    <w:rsid w:val="00CB381C"/>
    <w:rsid w:val="00CF2A26"/>
    <w:rsid w:val="00CF34A7"/>
    <w:rsid w:val="00CF4E51"/>
    <w:rsid w:val="00D261D5"/>
    <w:rsid w:val="00D448F7"/>
    <w:rsid w:val="00D44EEB"/>
    <w:rsid w:val="00D57D7F"/>
    <w:rsid w:val="00D71C83"/>
    <w:rsid w:val="00D73137"/>
    <w:rsid w:val="00D838A1"/>
    <w:rsid w:val="00DA0801"/>
    <w:rsid w:val="00DA313C"/>
    <w:rsid w:val="00DB1307"/>
    <w:rsid w:val="00DC0323"/>
    <w:rsid w:val="00DC48DC"/>
    <w:rsid w:val="00DD0A22"/>
    <w:rsid w:val="00DD1F87"/>
    <w:rsid w:val="00DD50DE"/>
    <w:rsid w:val="00DE3062"/>
    <w:rsid w:val="00E015D6"/>
    <w:rsid w:val="00E01E12"/>
    <w:rsid w:val="00E07600"/>
    <w:rsid w:val="00E204DD"/>
    <w:rsid w:val="00E2145E"/>
    <w:rsid w:val="00E24D43"/>
    <w:rsid w:val="00E353EC"/>
    <w:rsid w:val="00E3750F"/>
    <w:rsid w:val="00E45FE1"/>
    <w:rsid w:val="00E53C24"/>
    <w:rsid w:val="00E625BC"/>
    <w:rsid w:val="00E91E35"/>
    <w:rsid w:val="00E946D6"/>
    <w:rsid w:val="00E9674A"/>
    <w:rsid w:val="00EA0B2D"/>
    <w:rsid w:val="00EB444A"/>
    <w:rsid w:val="00EB444D"/>
    <w:rsid w:val="00F02294"/>
    <w:rsid w:val="00F174B8"/>
    <w:rsid w:val="00F25254"/>
    <w:rsid w:val="00F26655"/>
    <w:rsid w:val="00F35F57"/>
    <w:rsid w:val="00F403F5"/>
    <w:rsid w:val="00F50467"/>
    <w:rsid w:val="00F562A0"/>
    <w:rsid w:val="00F77C75"/>
    <w:rsid w:val="00F77FC9"/>
    <w:rsid w:val="00F8791A"/>
    <w:rsid w:val="00FA2177"/>
    <w:rsid w:val="00FA2E6D"/>
    <w:rsid w:val="00FA700A"/>
    <w:rsid w:val="00FB076D"/>
    <w:rsid w:val="00FB0A28"/>
    <w:rsid w:val="00FD01DA"/>
    <w:rsid w:val="00FD35D4"/>
    <w:rsid w:val="00FD439E"/>
    <w:rsid w:val="00FD76CB"/>
    <w:rsid w:val="00FE191C"/>
    <w:rsid w:val="00FE29C6"/>
    <w:rsid w:val="00FE4A72"/>
    <w:rsid w:val="00FE6E92"/>
    <w:rsid w:val="00FE7264"/>
    <w:rsid w:val="00FF4546"/>
    <w:rsid w:val="00FF538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lsdException w:name="heading 1" w:semiHidden="0" w:uiPriority="0" w:unhideWhenUsed="0"/>
    <w:lsdException w:name="heading 2" w:uiPriority="0"/>
    <w:lsdException w:name="heading 3" w:uiPriority="0"/>
    <w:lsdException w:name="heading 4" w:uiPriority="0" w:qFormat="1"/>
    <w:lsdException w:name="heading 5" w:uiPriority="0" w:qFormat="1"/>
    <w:lsdException w:name="heading 6" w:uiPriority="0"/>
    <w:lsdException w:name="heading 7" w:uiPriority="0"/>
    <w:lsdException w:name="heading 8" w:uiPriority="0"/>
    <w:lsdException w:name="heading 9" w:uiPriority="0"/>
    <w:lsdException w:name="toc 1" w:uiPriority="39"/>
    <w:lsdException w:name="toc 2" w:uiPriority="39"/>
    <w:lsdException w:name="toc 3" w:uiPriority="0"/>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lsdException w:name="Title" w:semiHidden="0" w:uiPriority="10" w:unhideWhenUsed="0"/>
    <w:lsdException w:name="Default Paragraph Font" w:uiPriority="1"/>
    <w:lsdException w:name="Subtitle" w:semiHidden="0" w:uiPriority="11" w:unhideWhenUsed="0"/>
    <w:lsdException w:name="Hyperlink" w:uiPriority="0"/>
    <w:lsdException w:name="Strong" w:semiHidden="0" w:uiPriority="22" w:unhideWhenUsed="0"/>
    <w:lsdException w:name="Emphasis" w:semiHidden="0" w:uiPriority="20" w:unhideWhenUsed="0"/>
    <w:lsdException w:name="Table Grid" w:semiHidden="0" w:uiPriority="3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latentStyles>
  <w:style w:type="paragraph" w:default="1" w:styleId="Normal">
    <w:name w:val="Normal"/>
    <w:rsid w:val="001B1602"/>
    <w:pPr>
      <w:spacing w:before="120" w:after="0" w:line="240" w:lineRule="auto"/>
    </w:pPr>
    <w:rPr>
      <w:rFonts w:ascii="Times New Roman" w:hAnsi="Times New Roman" w:cs="Times New Roman"/>
      <w:sz w:val="24"/>
      <w:szCs w:val="24"/>
      <w:lang w:val="en-GB" w:eastAsia="ja-JP"/>
    </w:rPr>
  </w:style>
  <w:style w:type="paragraph" w:styleId="Heading1">
    <w:name w:val="heading 1"/>
    <w:basedOn w:val="Normal"/>
    <w:next w:val="Normal"/>
    <w:link w:val="Heading1Char"/>
    <w:rsid w:val="00566EDA"/>
    <w:pPr>
      <w:keepNext/>
      <w:keepLines/>
      <w:tabs>
        <w:tab w:val="left" w:pos="794"/>
        <w:tab w:val="left" w:pos="1191"/>
        <w:tab w:val="left" w:pos="1588"/>
        <w:tab w:val="left" w:pos="1985"/>
      </w:tabs>
      <w:overflowPunct w:val="0"/>
      <w:autoSpaceDE w:val="0"/>
      <w:autoSpaceDN w:val="0"/>
      <w:adjustRightInd w:val="0"/>
      <w:spacing w:before="360"/>
      <w:ind w:left="794" w:hanging="794"/>
      <w:textAlignment w:val="baseline"/>
      <w:outlineLvl w:val="0"/>
    </w:pPr>
    <w:rPr>
      <w:rFonts w:eastAsia="Times New Roman"/>
      <w:b/>
      <w:szCs w:val="20"/>
      <w:lang w:eastAsia="en-US"/>
    </w:rPr>
  </w:style>
  <w:style w:type="paragraph" w:styleId="Heading2">
    <w:name w:val="heading 2"/>
    <w:basedOn w:val="Heading1"/>
    <w:next w:val="Normal"/>
    <w:link w:val="Heading2Char"/>
    <w:rsid w:val="00566EDA"/>
    <w:pPr>
      <w:spacing w:before="240"/>
      <w:outlineLvl w:val="1"/>
    </w:pPr>
  </w:style>
  <w:style w:type="paragraph" w:styleId="Heading3">
    <w:name w:val="heading 3"/>
    <w:basedOn w:val="Heading1"/>
    <w:next w:val="Normal"/>
    <w:link w:val="Heading3Char"/>
    <w:rsid w:val="00566EDA"/>
    <w:pPr>
      <w:spacing w:before="160"/>
      <w:outlineLvl w:val="2"/>
    </w:pPr>
  </w:style>
  <w:style w:type="paragraph" w:styleId="Heading4">
    <w:name w:val="heading 4"/>
    <w:basedOn w:val="Heading3"/>
    <w:next w:val="Normal"/>
    <w:link w:val="Heading4Char"/>
    <w:qFormat/>
    <w:rsid w:val="00566EDA"/>
    <w:pPr>
      <w:tabs>
        <w:tab w:val="clear" w:pos="794"/>
        <w:tab w:val="left" w:pos="1021"/>
      </w:tabs>
      <w:ind w:left="1021" w:hanging="1021"/>
      <w:outlineLvl w:val="3"/>
    </w:pPr>
  </w:style>
  <w:style w:type="paragraph" w:styleId="Heading5">
    <w:name w:val="heading 5"/>
    <w:basedOn w:val="Heading4"/>
    <w:next w:val="Normal"/>
    <w:link w:val="Heading5Char"/>
    <w:qFormat/>
    <w:rsid w:val="00566EDA"/>
    <w:pPr>
      <w:outlineLvl w:val="4"/>
    </w:pPr>
  </w:style>
  <w:style w:type="paragraph" w:styleId="Heading6">
    <w:name w:val="heading 6"/>
    <w:basedOn w:val="Heading4"/>
    <w:next w:val="Normal"/>
    <w:link w:val="Heading6Char"/>
    <w:rsid w:val="00566EDA"/>
    <w:pPr>
      <w:tabs>
        <w:tab w:val="clear" w:pos="1021"/>
        <w:tab w:val="clear" w:pos="1191"/>
      </w:tabs>
      <w:ind w:left="1588" w:hanging="1588"/>
      <w:outlineLvl w:val="5"/>
    </w:pPr>
  </w:style>
  <w:style w:type="paragraph" w:styleId="Heading7">
    <w:name w:val="heading 7"/>
    <w:basedOn w:val="Heading6"/>
    <w:next w:val="Normal"/>
    <w:link w:val="Heading7Char"/>
    <w:rsid w:val="00566EDA"/>
    <w:pPr>
      <w:outlineLvl w:val="6"/>
    </w:pPr>
  </w:style>
  <w:style w:type="paragraph" w:styleId="Heading8">
    <w:name w:val="heading 8"/>
    <w:basedOn w:val="Heading6"/>
    <w:next w:val="Normal"/>
    <w:link w:val="Heading8Char"/>
    <w:rsid w:val="00566EDA"/>
    <w:pPr>
      <w:outlineLvl w:val="7"/>
    </w:pPr>
  </w:style>
  <w:style w:type="paragraph" w:styleId="Heading9">
    <w:name w:val="heading 9"/>
    <w:basedOn w:val="Heading6"/>
    <w:next w:val="Normal"/>
    <w:link w:val="Heading9Char"/>
    <w:rsid w:val="00566EDA"/>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14630"/>
    <w:rPr>
      <w:rFonts w:ascii="Times New Roman" w:hAnsi="Times New Roman"/>
      <w:color w:val="808080"/>
    </w:rPr>
  </w:style>
  <w:style w:type="paragraph" w:customStyle="1" w:styleId="Docnumber">
    <w:name w:val="Docnumber"/>
    <w:basedOn w:val="Normal"/>
    <w:link w:val="DocnumberChar"/>
    <w:qFormat/>
    <w:rsid w:val="00314630"/>
    <w:pPr>
      <w:tabs>
        <w:tab w:val="left" w:pos="794"/>
        <w:tab w:val="left" w:pos="1191"/>
        <w:tab w:val="left" w:pos="1588"/>
        <w:tab w:val="left" w:pos="1985"/>
      </w:tabs>
      <w:overflowPunct w:val="0"/>
      <w:autoSpaceDE w:val="0"/>
      <w:autoSpaceDN w:val="0"/>
      <w:adjustRightInd w:val="0"/>
      <w:jc w:val="right"/>
      <w:textAlignment w:val="baseline"/>
    </w:pPr>
    <w:rPr>
      <w:rFonts w:eastAsia="SimSun"/>
      <w:b/>
      <w:sz w:val="32"/>
      <w:szCs w:val="20"/>
      <w:lang w:eastAsia="en-US"/>
    </w:rPr>
  </w:style>
  <w:style w:type="character" w:customStyle="1" w:styleId="DocnumberChar">
    <w:name w:val="Docnumber Char"/>
    <w:link w:val="Docnumber"/>
    <w:rsid w:val="00314630"/>
    <w:rPr>
      <w:rFonts w:ascii="Times New Roman" w:eastAsia="SimSun" w:hAnsi="Times New Roman" w:cs="Times New Roman"/>
      <w:b/>
      <w:sz w:val="32"/>
      <w:szCs w:val="20"/>
      <w:lang w:val="en-GB" w:eastAsia="en-US"/>
    </w:rPr>
  </w:style>
  <w:style w:type="paragraph" w:customStyle="1" w:styleId="AnnexNotitle">
    <w:name w:val="Annex_No &amp; title"/>
    <w:basedOn w:val="Normal"/>
    <w:next w:val="Normal"/>
    <w:rsid w:val="001B1602"/>
    <w:pPr>
      <w:keepNext/>
      <w:keepLines/>
      <w:tabs>
        <w:tab w:val="left" w:pos="794"/>
        <w:tab w:val="left" w:pos="1191"/>
        <w:tab w:val="left" w:pos="1588"/>
        <w:tab w:val="left" w:pos="1985"/>
      </w:tabs>
      <w:overflowPunct w:val="0"/>
      <w:autoSpaceDE w:val="0"/>
      <w:autoSpaceDN w:val="0"/>
      <w:adjustRightInd w:val="0"/>
      <w:spacing w:before="480"/>
      <w:jc w:val="center"/>
      <w:textAlignment w:val="baseline"/>
    </w:pPr>
    <w:rPr>
      <w:rFonts w:eastAsia="Times New Roman"/>
      <w:b/>
      <w:sz w:val="28"/>
      <w:szCs w:val="20"/>
      <w:lang w:eastAsia="en-US"/>
    </w:rPr>
  </w:style>
  <w:style w:type="paragraph" w:customStyle="1" w:styleId="AppendixNotitle">
    <w:name w:val="Appendix_No &amp; title"/>
    <w:basedOn w:val="AnnexNotitle"/>
    <w:next w:val="Normal"/>
    <w:rsid w:val="001B1602"/>
  </w:style>
  <w:style w:type="paragraph" w:customStyle="1" w:styleId="CorrectionSeparatorBegin">
    <w:name w:val="Correction Separator Begin"/>
    <w:basedOn w:val="Normal"/>
    <w:rsid w:val="001B1602"/>
    <w:pPr>
      <w:keepNext/>
      <w:pBdr>
        <w:bottom w:val="single" w:sz="12" w:space="1" w:color="auto"/>
      </w:pBdr>
      <w:spacing w:before="240" w:after="240"/>
      <w:ind w:left="1440" w:right="1440"/>
      <w:jc w:val="center"/>
    </w:pPr>
    <w:rPr>
      <w:rFonts w:eastAsia="Times New Roman"/>
      <w:b/>
      <w:i/>
      <w:sz w:val="20"/>
      <w:szCs w:val="20"/>
      <w:lang w:val="en-US" w:eastAsia="en-US"/>
    </w:rPr>
  </w:style>
  <w:style w:type="paragraph" w:customStyle="1" w:styleId="CorrectionSeparatorEnd">
    <w:name w:val="Correction Separator End"/>
    <w:basedOn w:val="Normal"/>
    <w:rsid w:val="001B1602"/>
    <w:pPr>
      <w:pBdr>
        <w:top w:val="single" w:sz="12" w:space="1" w:color="auto"/>
      </w:pBdr>
      <w:spacing w:before="240" w:after="240"/>
      <w:ind w:left="1440" w:right="1440"/>
      <w:jc w:val="center"/>
    </w:pPr>
    <w:rPr>
      <w:rFonts w:eastAsia="Times New Roman"/>
      <w:b/>
      <w:i/>
      <w:sz w:val="20"/>
      <w:szCs w:val="20"/>
      <w:lang w:val="en-US" w:eastAsia="en-US"/>
    </w:rPr>
  </w:style>
  <w:style w:type="paragraph" w:customStyle="1" w:styleId="Figure">
    <w:name w:val="Figure"/>
    <w:basedOn w:val="Normal"/>
    <w:next w:val="Normal"/>
    <w:rsid w:val="001B1602"/>
    <w:pPr>
      <w:keepNext/>
      <w:keepLines/>
      <w:tabs>
        <w:tab w:val="left" w:pos="794"/>
        <w:tab w:val="left" w:pos="1191"/>
        <w:tab w:val="left" w:pos="1588"/>
        <w:tab w:val="left" w:pos="1985"/>
      </w:tabs>
      <w:overflowPunct w:val="0"/>
      <w:autoSpaceDE w:val="0"/>
      <w:autoSpaceDN w:val="0"/>
      <w:adjustRightInd w:val="0"/>
      <w:spacing w:before="240" w:after="120"/>
      <w:jc w:val="center"/>
      <w:textAlignment w:val="baseline"/>
    </w:pPr>
    <w:rPr>
      <w:rFonts w:eastAsia="Times New Roman"/>
      <w:szCs w:val="20"/>
      <w:lang w:eastAsia="en-US"/>
    </w:rPr>
  </w:style>
  <w:style w:type="paragraph" w:customStyle="1" w:styleId="FigureNotitle">
    <w:name w:val="Figure_No &amp; title"/>
    <w:basedOn w:val="Normal"/>
    <w:next w:val="Normal"/>
    <w:qFormat/>
    <w:rsid w:val="001B1602"/>
    <w:pPr>
      <w:keepLines/>
      <w:tabs>
        <w:tab w:val="left" w:pos="794"/>
        <w:tab w:val="left" w:pos="1191"/>
        <w:tab w:val="left" w:pos="1588"/>
        <w:tab w:val="left" w:pos="1985"/>
      </w:tabs>
      <w:overflowPunct w:val="0"/>
      <w:autoSpaceDE w:val="0"/>
      <w:autoSpaceDN w:val="0"/>
      <w:adjustRightInd w:val="0"/>
      <w:spacing w:before="240" w:after="120"/>
      <w:jc w:val="center"/>
      <w:textAlignment w:val="baseline"/>
    </w:pPr>
    <w:rPr>
      <w:b/>
      <w:szCs w:val="20"/>
    </w:rPr>
  </w:style>
  <w:style w:type="paragraph" w:customStyle="1" w:styleId="Formal">
    <w:name w:val="Formal"/>
    <w:basedOn w:val="Normal"/>
    <w:rsid w:val="001B1602"/>
    <w:pPr>
      <w:tabs>
        <w:tab w:val="left" w:pos="567"/>
        <w:tab w:val="left" w:pos="1134"/>
        <w:tab w:val="left" w:pos="1701"/>
        <w:tab w:val="left" w:pos="2268"/>
        <w:tab w:val="left" w:pos="2835"/>
        <w:tab w:val="left" w:pos="3402"/>
        <w:tab w:val="left" w:pos="3969"/>
        <w:tab w:val="left" w:pos="4536"/>
        <w:tab w:val="left" w:pos="5103"/>
        <w:tab w:val="left" w:pos="5670"/>
      </w:tabs>
      <w:spacing w:before="0"/>
    </w:pPr>
    <w:rPr>
      <w:rFonts w:ascii="Courier New" w:eastAsia="SimSun" w:hAnsi="Courier New"/>
      <w:noProof/>
      <w:sz w:val="20"/>
      <w:szCs w:val="20"/>
      <w:lang w:val="en-US" w:eastAsia="en-US"/>
    </w:rPr>
  </w:style>
  <w:style w:type="paragraph" w:customStyle="1" w:styleId="Headingb">
    <w:name w:val="Heading_b"/>
    <w:basedOn w:val="Normal"/>
    <w:next w:val="Normal"/>
    <w:qFormat/>
    <w:rsid w:val="001B1602"/>
    <w:pPr>
      <w:keepNext/>
      <w:tabs>
        <w:tab w:val="left" w:pos="794"/>
        <w:tab w:val="left" w:pos="1191"/>
        <w:tab w:val="left" w:pos="1588"/>
        <w:tab w:val="left" w:pos="1985"/>
      </w:tabs>
      <w:overflowPunct w:val="0"/>
      <w:autoSpaceDE w:val="0"/>
      <w:autoSpaceDN w:val="0"/>
      <w:adjustRightInd w:val="0"/>
      <w:spacing w:before="160"/>
      <w:textAlignment w:val="baseline"/>
    </w:pPr>
    <w:rPr>
      <w:b/>
      <w:szCs w:val="20"/>
    </w:rPr>
  </w:style>
  <w:style w:type="paragraph" w:customStyle="1" w:styleId="Headingi">
    <w:name w:val="Heading_i"/>
    <w:basedOn w:val="Normal"/>
    <w:next w:val="Normal"/>
    <w:rsid w:val="001B1602"/>
    <w:pPr>
      <w:keepNext/>
      <w:tabs>
        <w:tab w:val="left" w:pos="794"/>
        <w:tab w:val="left" w:pos="1191"/>
        <w:tab w:val="left" w:pos="1588"/>
        <w:tab w:val="left" w:pos="1985"/>
      </w:tabs>
      <w:overflowPunct w:val="0"/>
      <w:autoSpaceDE w:val="0"/>
      <w:autoSpaceDN w:val="0"/>
      <w:adjustRightInd w:val="0"/>
      <w:spacing w:before="160"/>
      <w:textAlignment w:val="baseline"/>
    </w:pPr>
    <w:rPr>
      <w:i/>
      <w:szCs w:val="20"/>
    </w:rPr>
  </w:style>
  <w:style w:type="paragraph" w:customStyle="1" w:styleId="Headingib">
    <w:name w:val="Heading_ib"/>
    <w:basedOn w:val="Headingi"/>
    <w:next w:val="Normal"/>
    <w:qFormat/>
    <w:rsid w:val="001B1602"/>
    <w:rPr>
      <w:b/>
      <w:bCs/>
    </w:rPr>
  </w:style>
  <w:style w:type="paragraph" w:customStyle="1" w:styleId="Normalbeforetable">
    <w:name w:val="Normal before table"/>
    <w:basedOn w:val="Normal"/>
    <w:rsid w:val="001B1602"/>
    <w:pPr>
      <w:keepNext/>
      <w:spacing w:after="120"/>
    </w:pPr>
    <w:rPr>
      <w:rFonts w:eastAsia="????"/>
      <w:lang w:eastAsia="en-US"/>
    </w:rPr>
  </w:style>
  <w:style w:type="paragraph" w:customStyle="1" w:styleId="RecNo">
    <w:name w:val="Rec_No"/>
    <w:basedOn w:val="Normal"/>
    <w:next w:val="Normal"/>
    <w:rsid w:val="001B1602"/>
    <w:pPr>
      <w:keepNext/>
      <w:keepLines/>
      <w:tabs>
        <w:tab w:val="left" w:pos="794"/>
        <w:tab w:val="left" w:pos="1191"/>
        <w:tab w:val="left" w:pos="1588"/>
        <w:tab w:val="left" w:pos="1985"/>
      </w:tabs>
      <w:overflowPunct w:val="0"/>
      <w:autoSpaceDE w:val="0"/>
      <w:autoSpaceDN w:val="0"/>
      <w:adjustRightInd w:val="0"/>
      <w:spacing w:before="0"/>
      <w:textAlignment w:val="baseline"/>
    </w:pPr>
    <w:rPr>
      <w:b/>
      <w:sz w:val="28"/>
      <w:szCs w:val="20"/>
    </w:rPr>
  </w:style>
  <w:style w:type="paragraph" w:customStyle="1" w:styleId="Rectitle">
    <w:name w:val="Rec_title"/>
    <w:basedOn w:val="Normal"/>
    <w:next w:val="Normal"/>
    <w:rsid w:val="001B1602"/>
    <w:pPr>
      <w:keepNext/>
      <w:keepLines/>
      <w:tabs>
        <w:tab w:val="left" w:pos="794"/>
        <w:tab w:val="left" w:pos="1191"/>
        <w:tab w:val="left" w:pos="1588"/>
        <w:tab w:val="left" w:pos="1985"/>
      </w:tabs>
      <w:overflowPunct w:val="0"/>
      <w:autoSpaceDE w:val="0"/>
      <w:autoSpaceDN w:val="0"/>
      <w:adjustRightInd w:val="0"/>
      <w:spacing w:before="360"/>
      <w:jc w:val="center"/>
      <w:textAlignment w:val="baseline"/>
    </w:pPr>
    <w:rPr>
      <w:b/>
      <w:sz w:val="28"/>
      <w:szCs w:val="20"/>
    </w:rPr>
  </w:style>
  <w:style w:type="paragraph" w:customStyle="1" w:styleId="Reftext">
    <w:name w:val="Ref_text"/>
    <w:basedOn w:val="Normal"/>
    <w:rsid w:val="001B1602"/>
    <w:pPr>
      <w:overflowPunct w:val="0"/>
      <w:autoSpaceDE w:val="0"/>
      <w:autoSpaceDN w:val="0"/>
      <w:adjustRightInd w:val="0"/>
      <w:ind w:left="2268" w:hanging="2268"/>
      <w:textAlignment w:val="baseline"/>
    </w:pPr>
    <w:rPr>
      <w:rFonts w:eastAsia="Times New Roman"/>
      <w:szCs w:val="20"/>
      <w:lang w:eastAsia="en-US"/>
    </w:rPr>
  </w:style>
  <w:style w:type="paragraph" w:customStyle="1" w:styleId="Tablehead">
    <w:name w:val="Table_head"/>
    <w:basedOn w:val="Normal"/>
    <w:next w:val="Normal"/>
    <w:rsid w:val="001B1602"/>
    <w:pPr>
      <w:keepNext/>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80" w:after="80"/>
      <w:jc w:val="center"/>
      <w:textAlignment w:val="baseline"/>
    </w:pPr>
    <w:rPr>
      <w:rFonts w:eastAsia="Times New Roman"/>
      <w:b/>
      <w:sz w:val="22"/>
      <w:szCs w:val="20"/>
      <w:lang w:eastAsia="en-US"/>
    </w:rPr>
  </w:style>
  <w:style w:type="paragraph" w:customStyle="1" w:styleId="Tablelegend">
    <w:name w:val="Table_legend"/>
    <w:basedOn w:val="Normal"/>
    <w:rsid w:val="001B1602"/>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after="40"/>
      <w:textAlignment w:val="baseline"/>
    </w:pPr>
    <w:rPr>
      <w:rFonts w:eastAsia="Times New Roman"/>
      <w:sz w:val="22"/>
      <w:szCs w:val="20"/>
      <w:lang w:eastAsia="en-US"/>
    </w:rPr>
  </w:style>
  <w:style w:type="paragraph" w:customStyle="1" w:styleId="TableNotitle">
    <w:name w:val="Table_No &amp; title"/>
    <w:basedOn w:val="Normal"/>
    <w:next w:val="Normal"/>
    <w:qFormat/>
    <w:rsid w:val="001B1602"/>
    <w:pPr>
      <w:keepNext/>
      <w:keepLines/>
      <w:tabs>
        <w:tab w:val="left" w:pos="794"/>
        <w:tab w:val="left" w:pos="1191"/>
        <w:tab w:val="left" w:pos="1588"/>
        <w:tab w:val="left" w:pos="1985"/>
      </w:tabs>
      <w:overflowPunct w:val="0"/>
      <w:autoSpaceDE w:val="0"/>
      <w:autoSpaceDN w:val="0"/>
      <w:adjustRightInd w:val="0"/>
      <w:spacing w:before="360" w:after="120"/>
      <w:jc w:val="center"/>
      <w:textAlignment w:val="baseline"/>
    </w:pPr>
    <w:rPr>
      <w:b/>
      <w:szCs w:val="20"/>
    </w:rPr>
  </w:style>
  <w:style w:type="paragraph" w:customStyle="1" w:styleId="Tabletext">
    <w:name w:val="Table_text"/>
    <w:basedOn w:val="Normal"/>
    <w:rsid w:val="001B1602"/>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textAlignment w:val="baseline"/>
    </w:pPr>
    <w:rPr>
      <w:rFonts w:eastAsia="Times New Roman"/>
      <w:sz w:val="22"/>
      <w:szCs w:val="20"/>
      <w:lang w:eastAsia="en-US"/>
    </w:rPr>
  </w:style>
  <w:style w:type="paragraph" w:styleId="TableofFigures">
    <w:name w:val="table of figures"/>
    <w:basedOn w:val="Normal"/>
    <w:next w:val="Normal"/>
    <w:uiPriority w:val="99"/>
    <w:rsid w:val="001B1602"/>
    <w:pPr>
      <w:tabs>
        <w:tab w:val="right" w:leader="dot" w:pos="9639"/>
      </w:tabs>
    </w:pPr>
    <w:rPr>
      <w:rFonts w:eastAsia="MS Mincho"/>
    </w:rPr>
  </w:style>
  <w:style w:type="paragraph" w:styleId="TOC1">
    <w:name w:val="toc 1"/>
    <w:basedOn w:val="Normal"/>
    <w:uiPriority w:val="39"/>
    <w:rsid w:val="001B1602"/>
    <w:pPr>
      <w:keepLines/>
      <w:tabs>
        <w:tab w:val="left" w:pos="964"/>
        <w:tab w:val="right" w:leader="dot" w:pos="9639"/>
      </w:tabs>
      <w:overflowPunct w:val="0"/>
      <w:autoSpaceDE w:val="0"/>
      <w:autoSpaceDN w:val="0"/>
      <w:adjustRightInd w:val="0"/>
      <w:spacing w:before="240"/>
      <w:ind w:left="680" w:right="851" w:hanging="680"/>
      <w:textAlignment w:val="baseline"/>
    </w:pPr>
    <w:rPr>
      <w:rFonts w:eastAsia="Batang"/>
      <w:noProof/>
      <w:szCs w:val="20"/>
      <w:lang w:eastAsia="en-US"/>
    </w:rPr>
  </w:style>
  <w:style w:type="paragraph" w:styleId="TOC2">
    <w:name w:val="toc 2"/>
    <w:basedOn w:val="TOC1"/>
    <w:uiPriority w:val="39"/>
    <w:rsid w:val="001B1602"/>
    <w:pPr>
      <w:tabs>
        <w:tab w:val="clear" w:pos="964"/>
      </w:tabs>
      <w:spacing w:before="80"/>
      <w:ind w:left="1531" w:hanging="851"/>
    </w:pPr>
  </w:style>
  <w:style w:type="paragraph" w:styleId="TOC3">
    <w:name w:val="toc 3"/>
    <w:basedOn w:val="TOC2"/>
    <w:rsid w:val="001B1602"/>
    <w:pPr>
      <w:ind w:left="2269"/>
    </w:pPr>
  </w:style>
  <w:style w:type="character" w:styleId="Hyperlink">
    <w:name w:val="Hyperlink"/>
    <w:basedOn w:val="DefaultParagraphFont"/>
    <w:rsid w:val="001B1602"/>
    <w:rPr>
      <w:color w:val="0000FF"/>
      <w:u w:val="single"/>
    </w:rPr>
  </w:style>
  <w:style w:type="character" w:customStyle="1" w:styleId="Heading1Char">
    <w:name w:val="Heading 1 Char"/>
    <w:basedOn w:val="DefaultParagraphFont"/>
    <w:link w:val="Heading1"/>
    <w:rsid w:val="00394DBF"/>
    <w:rPr>
      <w:rFonts w:ascii="Times New Roman" w:eastAsia="Times New Roman" w:hAnsi="Times New Roman" w:cs="Times New Roman"/>
      <w:b/>
      <w:sz w:val="24"/>
      <w:szCs w:val="20"/>
      <w:lang w:val="en-GB" w:eastAsia="en-US"/>
    </w:rPr>
  </w:style>
  <w:style w:type="character" w:customStyle="1" w:styleId="Heading2Char">
    <w:name w:val="Heading 2 Char"/>
    <w:basedOn w:val="DefaultParagraphFont"/>
    <w:link w:val="Heading2"/>
    <w:rsid w:val="00394DBF"/>
    <w:rPr>
      <w:rFonts w:ascii="Times New Roman" w:eastAsia="Times New Roman" w:hAnsi="Times New Roman" w:cs="Times New Roman"/>
      <w:b/>
      <w:sz w:val="24"/>
      <w:szCs w:val="20"/>
      <w:lang w:val="en-GB" w:eastAsia="en-US"/>
    </w:rPr>
  </w:style>
  <w:style w:type="character" w:customStyle="1" w:styleId="Heading3Char">
    <w:name w:val="Heading 3 Char"/>
    <w:basedOn w:val="DefaultParagraphFont"/>
    <w:link w:val="Heading3"/>
    <w:rsid w:val="00394DBF"/>
    <w:rPr>
      <w:rFonts w:ascii="Times New Roman" w:eastAsia="Times New Roman" w:hAnsi="Times New Roman" w:cs="Times New Roman"/>
      <w:b/>
      <w:sz w:val="24"/>
      <w:szCs w:val="20"/>
      <w:lang w:val="en-GB" w:eastAsia="en-US"/>
    </w:rPr>
  </w:style>
  <w:style w:type="character" w:customStyle="1" w:styleId="Heading4Char">
    <w:name w:val="Heading 4 Char"/>
    <w:basedOn w:val="DefaultParagraphFont"/>
    <w:link w:val="Heading4"/>
    <w:rsid w:val="00394DBF"/>
    <w:rPr>
      <w:rFonts w:ascii="Times New Roman" w:eastAsia="Times New Roman" w:hAnsi="Times New Roman" w:cs="Times New Roman"/>
      <w:b/>
      <w:sz w:val="24"/>
      <w:szCs w:val="20"/>
      <w:lang w:val="en-GB" w:eastAsia="en-US"/>
    </w:rPr>
  </w:style>
  <w:style w:type="character" w:customStyle="1" w:styleId="Heading5Char">
    <w:name w:val="Heading 5 Char"/>
    <w:basedOn w:val="DefaultParagraphFont"/>
    <w:link w:val="Heading5"/>
    <w:rsid w:val="00394DBF"/>
    <w:rPr>
      <w:rFonts w:ascii="Times New Roman" w:eastAsia="Times New Roman" w:hAnsi="Times New Roman" w:cs="Times New Roman"/>
      <w:b/>
      <w:sz w:val="24"/>
      <w:szCs w:val="20"/>
      <w:lang w:val="en-GB" w:eastAsia="en-US"/>
    </w:rPr>
  </w:style>
  <w:style w:type="character" w:customStyle="1" w:styleId="Heading6Char">
    <w:name w:val="Heading 6 Char"/>
    <w:basedOn w:val="DefaultParagraphFont"/>
    <w:link w:val="Heading6"/>
    <w:rsid w:val="00394DBF"/>
    <w:rPr>
      <w:rFonts w:ascii="Times New Roman" w:eastAsia="Times New Roman" w:hAnsi="Times New Roman" w:cs="Times New Roman"/>
      <w:b/>
      <w:sz w:val="24"/>
      <w:szCs w:val="20"/>
      <w:lang w:val="en-GB" w:eastAsia="en-US"/>
    </w:rPr>
  </w:style>
  <w:style w:type="character" w:customStyle="1" w:styleId="Heading7Char">
    <w:name w:val="Heading 7 Char"/>
    <w:basedOn w:val="DefaultParagraphFont"/>
    <w:link w:val="Heading7"/>
    <w:rsid w:val="00394DBF"/>
    <w:rPr>
      <w:rFonts w:ascii="Times New Roman" w:eastAsia="Times New Roman" w:hAnsi="Times New Roman" w:cs="Times New Roman"/>
      <w:b/>
      <w:sz w:val="24"/>
      <w:szCs w:val="20"/>
      <w:lang w:val="en-GB" w:eastAsia="en-US"/>
    </w:rPr>
  </w:style>
  <w:style w:type="character" w:customStyle="1" w:styleId="Heading8Char">
    <w:name w:val="Heading 8 Char"/>
    <w:basedOn w:val="DefaultParagraphFont"/>
    <w:link w:val="Heading8"/>
    <w:rsid w:val="00394DBF"/>
    <w:rPr>
      <w:rFonts w:ascii="Times New Roman" w:eastAsia="Times New Roman" w:hAnsi="Times New Roman" w:cs="Times New Roman"/>
      <w:b/>
      <w:sz w:val="24"/>
      <w:szCs w:val="20"/>
      <w:lang w:val="en-GB" w:eastAsia="en-US"/>
    </w:rPr>
  </w:style>
  <w:style w:type="character" w:customStyle="1" w:styleId="Heading9Char">
    <w:name w:val="Heading 9 Char"/>
    <w:basedOn w:val="DefaultParagraphFont"/>
    <w:link w:val="Heading9"/>
    <w:rsid w:val="00394DBF"/>
    <w:rPr>
      <w:rFonts w:ascii="Times New Roman" w:eastAsia="Times New Roman" w:hAnsi="Times New Roman" w:cs="Times New Roman"/>
      <w:b/>
      <w:sz w:val="24"/>
      <w:szCs w:val="20"/>
      <w:lang w:val="en-GB" w:eastAsia="en-US"/>
    </w:rPr>
  </w:style>
  <w:style w:type="paragraph" w:styleId="Caption">
    <w:name w:val="caption"/>
    <w:basedOn w:val="Normal"/>
    <w:next w:val="Normal"/>
    <w:uiPriority w:val="35"/>
    <w:semiHidden/>
    <w:unhideWhenUsed/>
    <w:rsid w:val="00394DBF"/>
    <w:pPr>
      <w:spacing w:before="0" w:after="200"/>
    </w:pPr>
    <w:rPr>
      <w:i/>
      <w:iCs/>
      <w:color w:val="44546A" w:themeColor="text2"/>
      <w:sz w:val="18"/>
      <w:szCs w:val="18"/>
    </w:rPr>
  </w:style>
  <w:style w:type="paragraph" w:styleId="Header">
    <w:name w:val="header"/>
    <w:basedOn w:val="Normal"/>
    <w:link w:val="HeaderChar"/>
    <w:rsid w:val="001B1602"/>
    <w:pPr>
      <w:overflowPunct w:val="0"/>
      <w:autoSpaceDE w:val="0"/>
      <w:autoSpaceDN w:val="0"/>
      <w:adjustRightInd w:val="0"/>
      <w:spacing w:before="0"/>
      <w:jc w:val="center"/>
      <w:textAlignment w:val="baseline"/>
    </w:pPr>
    <w:rPr>
      <w:rFonts w:eastAsia="Times New Roman"/>
      <w:sz w:val="18"/>
      <w:szCs w:val="20"/>
      <w:lang w:eastAsia="en-US"/>
    </w:rPr>
  </w:style>
  <w:style w:type="character" w:customStyle="1" w:styleId="HeaderChar">
    <w:name w:val="Header Char"/>
    <w:basedOn w:val="DefaultParagraphFont"/>
    <w:link w:val="Header"/>
    <w:rsid w:val="001B1602"/>
    <w:rPr>
      <w:rFonts w:ascii="Times New Roman" w:eastAsia="Times New Roman" w:hAnsi="Times New Roman" w:cs="Times New Roman"/>
      <w:sz w:val="18"/>
      <w:szCs w:val="20"/>
      <w:lang w:val="en-GB" w:eastAsia="en-US"/>
    </w:rPr>
  </w:style>
  <w:style w:type="paragraph" w:styleId="Footer">
    <w:name w:val="footer"/>
    <w:basedOn w:val="Normal"/>
    <w:link w:val="FooterChar"/>
    <w:uiPriority w:val="99"/>
    <w:unhideWhenUsed/>
    <w:rsid w:val="00037538"/>
    <w:pPr>
      <w:tabs>
        <w:tab w:val="center" w:pos="4680"/>
        <w:tab w:val="right" w:pos="9360"/>
      </w:tabs>
      <w:spacing w:before="0"/>
    </w:pPr>
    <w:rPr>
      <w:sz w:val="20"/>
    </w:rPr>
  </w:style>
  <w:style w:type="character" w:customStyle="1" w:styleId="FooterChar">
    <w:name w:val="Footer Char"/>
    <w:basedOn w:val="DefaultParagraphFont"/>
    <w:link w:val="Footer"/>
    <w:uiPriority w:val="99"/>
    <w:rsid w:val="00037538"/>
    <w:rPr>
      <w:rFonts w:ascii="Times New Roman" w:hAnsi="Times New Roman" w:cs="Times New Roman"/>
      <w:sz w:val="20"/>
      <w:szCs w:val="24"/>
      <w:lang w:val="en-GB" w:eastAsia="ja-JP"/>
    </w:rPr>
  </w:style>
  <w:style w:type="character" w:styleId="Emphasis">
    <w:name w:val="Emphasis"/>
    <w:basedOn w:val="DefaultParagraphFont"/>
    <w:uiPriority w:val="20"/>
    <w:rsid w:val="00394DBF"/>
    <w:rPr>
      <w:i/>
      <w:iCs/>
    </w:rPr>
  </w:style>
  <w:style w:type="paragraph" w:styleId="Subtitle">
    <w:name w:val="Subtitle"/>
    <w:basedOn w:val="Normal"/>
    <w:next w:val="Normal"/>
    <w:link w:val="SubtitleChar"/>
    <w:uiPriority w:val="11"/>
    <w:rsid w:val="00394DBF"/>
    <w:pPr>
      <w:numPr>
        <w:ilvl w:val="1"/>
      </w:numPr>
      <w:spacing w:after="160"/>
    </w:pPr>
    <w:rPr>
      <w:rFonts w:asciiTheme="minorHAnsi"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394DBF"/>
    <w:rPr>
      <w:color w:val="5A5A5A" w:themeColor="text1" w:themeTint="A5"/>
      <w:spacing w:val="15"/>
      <w:lang w:val="en-GB" w:eastAsia="ja-JP"/>
    </w:rPr>
  </w:style>
  <w:style w:type="character" w:styleId="Strong">
    <w:name w:val="Strong"/>
    <w:basedOn w:val="DefaultParagraphFont"/>
    <w:uiPriority w:val="22"/>
    <w:rsid w:val="00394DBF"/>
    <w:rPr>
      <w:b/>
      <w:bCs/>
    </w:rPr>
  </w:style>
  <w:style w:type="paragraph" w:styleId="Quote">
    <w:name w:val="Quote"/>
    <w:basedOn w:val="Normal"/>
    <w:next w:val="Normal"/>
    <w:link w:val="QuoteChar"/>
    <w:uiPriority w:val="29"/>
    <w:rsid w:val="00394DBF"/>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394DBF"/>
    <w:rPr>
      <w:rFonts w:ascii="Times New Roman" w:hAnsi="Times New Roman" w:cs="Times New Roman"/>
      <w:i/>
      <w:iCs/>
      <w:color w:val="404040" w:themeColor="text1" w:themeTint="BF"/>
      <w:sz w:val="24"/>
      <w:szCs w:val="24"/>
      <w:lang w:val="en-GB" w:eastAsia="ja-JP"/>
    </w:rPr>
  </w:style>
  <w:style w:type="paragraph" w:customStyle="1" w:styleId="enumlev1">
    <w:name w:val="enumlev1"/>
    <w:basedOn w:val="Normal"/>
    <w:rsid w:val="00395C05"/>
    <w:pPr>
      <w:tabs>
        <w:tab w:val="left" w:pos="794"/>
        <w:tab w:val="left" w:pos="1191"/>
        <w:tab w:val="left" w:pos="1588"/>
        <w:tab w:val="left" w:pos="1985"/>
      </w:tabs>
      <w:overflowPunct w:val="0"/>
      <w:autoSpaceDE w:val="0"/>
      <w:autoSpaceDN w:val="0"/>
      <w:adjustRightInd w:val="0"/>
      <w:spacing w:before="80"/>
      <w:ind w:left="794" w:hanging="794"/>
      <w:textAlignment w:val="baseline"/>
    </w:pPr>
    <w:rPr>
      <w:rFonts w:eastAsia="Times New Roman"/>
      <w:szCs w:val="20"/>
      <w:lang w:eastAsia="en-US"/>
    </w:rPr>
  </w:style>
  <w:style w:type="paragraph" w:customStyle="1" w:styleId="enumlev2">
    <w:name w:val="enumlev2"/>
    <w:basedOn w:val="enumlev1"/>
    <w:rsid w:val="00395C05"/>
    <w:pPr>
      <w:ind w:left="1191" w:hanging="397"/>
    </w:pPr>
  </w:style>
  <w:style w:type="paragraph" w:customStyle="1" w:styleId="enumlev3">
    <w:name w:val="enumlev3"/>
    <w:basedOn w:val="enumlev2"/>
    <w:rsid w:val="00395C05"/>
    <w:pPr>
      <w:ind w:left="1588"/>
    </w:pPr>
  </w:style>
  <w:style w:type="paragraph" w:styleId="Revision">
    <w:name w:val="Revision"/>
    <w:hidden/>
    <w:uiPriority w:val="99"/>
    <w:semiHidden/>
    <w:rsid w:val="0095099F"/>
    <w:pPr>
      <w:spacing w:after="0" w:line="240" w:lineRule="auto"/>
    </w:pPr>
    <w:rPr>
      <w:rFonts w:ascii="Times New Roman" w:hAnsi="Times New Roman" w:cs="Times New Roman"/>
      <w:sz w:val="24"/>
      <w:szCs w:val="24"/>
      <w:lang w:val="en-GB" w:eastAsia="ja-JP"/>
    </w:rPr>
  </w:style>
  <w:style w:type="character" w:styleId="CommentReference">
    <w:name w:val="annotation reference"/>
    <w:basedOn w:val="DefaultParagraphFont"/>
    <w:uiPriority w:val="99"/>
    <w:semiHidden/>
    <w:unhideWhenUsed/>
    <w:rsid w:val="003A5982"/>
    <w:rPr>
      <w:sz w:val="16"/>
      <w:szCs w:val="16"/>
    </w:rPr>
  </w:style>
  <w:style w:type="paragraph" w:styleId="CommentText">
    <w:name w:val="annotation text"/>
    <w:basedOn w:val="Normal"/>
    <w:link w:val="CommentTextChar"/>
    <w:uiPriority w:val="99"/>
    <w:semiHidden/>
    <w:unhideWhenUsed/>
    <w:rsid w:val="003A5982"/>
    <w:rPr>
      <w:sz w:val="20"/>
      <w:szCs w:val="20"/>
    </w:rPr>
  </w:style>
  <w:style w:type="character" w:customStyle="1" w:styleId="CommentTextChar">
    <w:name w:val="Comment Text Char"/>
    <w:basedOn w:val="DefaultParagraphFont"/>
    <w:link w:val="CommentText"/>
    <w:uiPriority w:val="99"/>
    <w:semiHidden/>
    <w:rsid w:val="003A5982"/>
    <w:rPr>
      <w:rFonts w:ascii="Times New Roman" w:hAnsi="Times New Roman" w:cs="Times New Roman"/>
      <w:sz w:val="20"/>
      <w:szCs w:val="20"/>
      <w:lang w:val="en-GB" w:eastAsia="ja-JP"/>
    </w:rPr>
  </w:style>
  <w:style w:type="paragraph" w:styleId="CommentSubject">
    <w:name w:val="annotation subject"/>
    <w:basedOn w:val="CommentText"/>
    <w:next w:val="CommentText"/>
    <w:link w:val="CommentSubjectChar"/>
    <w:uiPriority w:val="99"/>
    <w:semiHidden/>
    <w:unhideWhenUsed/>
    <w:rsid w:val="003A5982"/>
    <w:rPr>
      <w:b/>
      <w:bCs/>
    </w:rPr>
  </w:style>
  <w:style w:type="character" w:customStyle="1" w:styleId="CommentSubjectChar">
    <w:name w:val="Comment Subject Char"/>
    <w:basedOn w:val="CommentTextChar"/>
    <w:link w:val="CommentSubject"/>
    <w:uiPriority w:val="99"/>
    <w:semiHidden/>
    <w:rsid w:val="003A5982"/>
    <w:rPr>
      <w:rFonts w:ascii="Times New Roman" w:hAnsi="Times New Roman" w:cs="Times New Roman"/>
      <w:b/>
      <w:bCs/>
      <w:sz w:val="20"/>
      <w:szCs w:val="20"/>
      <w:lang w:val="en-GB" w:eastAsia="ja-JP"/>
    </w:rPr>
  </w:style>
  <w:style w:type="paragraph" w:customStyle="1" w:styleId="VenueDate">
    <w:name w:val="VenueDate"/>
    <w:basedOn w:val="Normal"/>
    <w:qFormat/>
    <w:rsid w:val="000C3DDD"/>
    <w:pPr>
      <w:jc w:val="right"/>
    </w:pPr>
  </w:style>
  <w:style w:type="character" w:customStyle="1" w:styleId="ReftextArial9pt">
    <w:name w:val="Ref_text Arial 9 pt"/>
    <w:rsid w:val="001B1602"/>
    <w:rPr>
      <w:rFonts w:ascii="Arial" w:hAnsi="Arial" w:cs="Arial"/>
      <w:sz w:val="18"/>
      <w:szCs w:val="18"/>
    </w:rPr>
  </w:style>
  <w:style w:type="paragraph" w:customStyle="1" w:styleId="Title4">
    <w:name w:val="Title 4"/>
    <w:basedOn w:val="Normal"/>
    <w:next w:val="Heading1"/>
    <w:rsid w:val="001B1602"/>
    <w:pPr>
      <w:tabs>
        <w:tab w:val="left" w:pos="567"/>
        <w:tab w:val="left" w:pos="1134"/>
        <w:tab w:val="left" w:pos="1701"/>
        <w:tab w:val="left" w:pos="2268"/>
        <w:tab w:val="left" w:pos="2835"/>
      </w:tabs>
      <w:overflowPunct w:val="0"/>
      <w:autoSpaceDE w:val="0"/>
      <w:autoSpaceDN w:val="0"/>
      <w:adjustRightInd w:val="0"/>
      <w:spacing w:before="240"/>
      <w:jc w:val="center"/>
      <w:textAlignment w:val="baseline"/>
    </w:pPr>
    <w:rPr>
      <w:rFonts w:eastAsia="Times New Roman"/>
      <w:b/>
      <w:sz w:val="28"/>
      <w:szCs w:val="20"/>
      <w:lang w:eastAsia="en-US"/>
    </w:rPr>
  </w:style>
  <w:style w:type="paragraph" w:customStyle="1" w:styleId="Note">
    <w:name w:val="Note"/>
    <w:basedOn w:val="Normal"/>
    <w:rsid w:val="001B1602"/>
    <w:pPr>
      <w:tabs>
        <w:tab w:val="left" w:pos="794"/>
        <w:tab w:val="left" w:pos="1191"/>
        <w:tab w:val="left" w:pos="1588"/>
        <w:tab w:val="left" w:pos="1985"/>
      </w:tabs>
      <w:overflowPunct w:val="0"/>
      <w:autoSpaceDE w:val="0"/>
      <w:autoSpaceDN w:val="0"/>
      <w:adjustRightInd w:val="0"/>
      <w:spacing w:before="80"/>
      <w:textAlignment w:val="baseline"/>
    </w:pPr>
    <w:rPr>
      <w:rFonts w:eastAsia="Times New Roman"/>
      <w:szCs w:val="20"/>
      <w:lang w:eastAsia="en-US"/>
    </w:rPr>
  </w:style>
  <w:style w:type="paragraph" w:styleId="FootnoteText">
    <w:name w:val="footnote text"/>
    <w:basedOn w:val="Normal"/>
    <w:link w:val="FootnoteTextChar"/>
    <w:uiPriority w:val="99"/>
    <w:semiHidden/>
    <w:unhideWhenUsed/>
    <w:rsid w:val="008D0C7E"/>
    <w:pPr>
      <w:spacing w:before="0"/>
    </w:pPr>
    <w:rPr>
      <w:sz w:val="20"/>
      <w:szCs w:val="20"/>
    </w:rPr>
  </w:style>
  <w:style w:type="character" w:customStyle="1" w:styleId="FootnoteTextChar">
    <w:name w:val="Footnote Text Char"/>
    <w:basedOn w:val="DefaultParagraphFont"/>
    <w:link w:val="FootnoteText"/>
    <w:uiPriority w:val="99"/>
    <w:semiHidden/>
    <w:rsid w:val="008D0C7E"/>
    <w:rPr>
      <w:rFonts w:ascii="Times New Roman" w:hAnsi="Times New Roman" w:cs="Times New Roman"/>
      <w:sz w:val="20"/>
      <w:szCs w:val="20"/>
      <w:lang w:val="en-GB" w:eastAsia="ja-JP"/>
    </w:rPr>
  </w:style>
  <w:style w:type="character" w:styleId="FootnoteReference">
    <w:name w:val="footnote reference"/>
    <w:basedOn w:val="DefaultParagraphFont"/>
    <w:uiPriority w:val="99"/>
    <w:semiHidden/>
    <w:unhideWhenUsed/>
    <w:rsid w:val="008D0C7E"/>
    <w:rPr>
      <w:vertAlign w:val="superscript"/>
    </w:rPr>
  </w:style>
  <w:style w:type="paragraph" w:styleId="BalloonText">
    <w:name w:val="Balloon Text"/>
    <w:basedOn w:val="Normal"/>
    <w:link w:val="BalloonTextChar"/>
    <w:uiPriority w:val="99"/>
    <w:semiHidden/>
    <w:unhideWhenUsed/>
    <w:rsid w:val="008D0C7E"/>
    <w:pPr>
      <w:spacing w:before="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D0C7E"/>
    <w:rPr>
      <w:rFonts w:ascii="Segoe UI" w:hAnsi="Segoe UI" w:cs="Segoe UI"/>
      <w:sz w:val="18"/>
      <w:szCs w:val="18"/>
      <w:lang w:val="en-GB" w:eastAsia="ja-JP"/>
    </w:rPr>
  </w:style>
  <w:style w:type="paragraph" w:styleId="Bibliography">
    <w:name w:val="Bibliography"/>
    <w:basedOn w:val="Normal"/>
    <w:next w:val="Normal"/>
    <w:uiPriority w:val="37"/>
    <w:semiHidden/>
    <w:unhideWhenUsed/>
    <w:rsid w:val="008D0C7E"/>
  </w:style>
  <w:style w:type="paragraph" w:styleId="BlockText">
    <w:name w:val="Block Text"/>
    <w:basedOn w:val="Normal"/>
    <w:uiPriority w:val="99"/>
    <w:semiHidden/>
    <w:unhideWhenUsed/>
    <w:rsid w:val="008D0C7E"/>
    <w:pPr>
      <w:pBdr>
        <w:top w:val="single" w:sz="2" w:space="10" w:color="5B9BD5" w:themeColor="accent1"/>
        <w:left w:val="single" w:sz="2" w:space="10" w:color="5B9BD5" w:themeColor="accent1"/>
        <w:bottom w:val="single" w:sz="2" w:space="10" w:color="5B9BD5" w:themeColor="accent1"/>
        <w:right w:val="single" w:sz="2" w:space="10" w:color="5B9BD5" w:themeColor="accent1"/>
      </w:pBdr>
      <w:ind w:left="1152" w:right="1152"/>
    </w:pPr>
    <w:rPr>
      <w:rFonts w:asciiTheme="minorHAnsi" w:hAnsiTheme="minorHAnsi" w:cstheme="minorBidi"/>
      <w:i/>
      <w:iCs/>
      <w:color w:val="5B9BD5" w:themeColor="accent1"/>
    </w:rPr>
  </w:style>
  <w:style w:type="paragraph" w:styleId="BodyText">
    <w:name w:val="Body Text"/>
    <w:basedOn w:val="Normal"/>
    <w:link w:val="BodyTextChar"/>
    <w:uiPriority w:val="99"/>
    <w:semiHidden/>
    <w:unhideWhenUsed/>
    <w:rsid w:val="008D0C7E"/>
    <w:pPr>
      <w:spacing w:after="120"/>
    </w:pPr>
  </w:style>
  <w:style w:type="character" w:customStyle="1" w:styleId="BodyTextChar">
    <w:name w:val="Body Text Char"/>
    <w:basedOn w:val="DefaultParagraphFont"/>
    <w:link w:val="BodyText"/>
    <w:uiPriority w:val="99"/>
    <w:semiHidden/>
    <w:rsid w:val="008D0C7E"/>
    <w:rPr>
      <w:rFonts w:ascii="Times New Roman" w:hAnsi="Times New Roman" w:cs="Times New Roman"/>
      <w:sz w:val="24"/>
      <w:szCs w:val="24"/>
      <w:lang w:val="en-GB" w:eastAsia="ja-JP"/>
    </w:rPr>
  </w:style>
  <w:style w:type="paragraph" w:styleId="BodyText2">
    <w:name w:val="Body Text 2"/>
    <w:basedOn w:val="Normal"/>
    <w:link w:val="BodyText2Char"/>
    <w:uiPriority w:val="99"/>
    <w:semiHidden/>
    <w:unhideWhenUsed/>
    <w:rsid w:val="008D0C7E"/>
    <w:pPr>
      <w:spacing w:after="120" w:line="480" w:lineRule="auto"/>
    </w:pPr>
  </w:style>
  <w:style w:type="character" w:customStyle="1" w:styleId="BodyText2Char">
    <w:name w:val="Body Text 2 Char"/>
    <w:basedOn w:val="DefaultParagraphFont"/>
    <w:link w:val="BodyText2"/>
    <w:uiPriority w:val="99"/>
    <w:semiHidden/>
    <w:rsid w:val="008D0C7E"/>
    <w:rPr>
      <w:rFonts w:ascii="Times New Roman" w:hAnsi="Times New Roman" w:cs="Times New Roman"/>
      <w:sz w:val="24"/>
      <w:szCs w:val="24"/>
      <w:lang w:val="en-GB" w:eastAsia="ja-JP"/>
    </w:rPr>
  </w:style>
  <w:style w:type="paragraph" w:styleId="BodyText3">
    <w:name w:val="Body Text 3"/>
    <w:basedOn w:val="Normal"/>
    <w:link w:val="BodyText3Char"/>
    <w:uiPriority w:val="99"/>
    <w:semiHidden/>
    <w:unhideWhenUsed/>
    <w:rsid w:val="008D0C7E"/>
    <w:pPr>
      <w:spacing w:after="120"/>
    </w:pPr>
    <w:rPr>
      <w:sz w:val="16"/>
      <w:szCs w:val="16"/>
    </w:rPr>
  </w:style>
  <w:style w:type="character" w:customStyle="1" w:styleId="BodyText3Char">
    <w:name w:val="Body Text 3 Char"/>
    <w:basedOn w:val="DefaultParagraphFont"/>
    <w:link w:val="BodyText3"/>
    <w:uiPriority w:val="99"/>
    <w:semiHidden/>
    <w:rsid w:val="008D0C7E"/>
    <w:rPr>
      <w:rFonts w:ascii="Times New Roman" w:hAnsi="Times New Roman" w:cs="Times New Roman"/>
      <w:sz w:val="16"/>
      <w:szCs w:val="16"/>
      <w:lang w:val="en-GB" w:eastAsia="ja-JP"/>
    </w:rPr>
  </w:style>
  <w:style w:type="paragraph" w:styleId="BodyTextFirstIndent">
    <w:name w:val="Body Text First Indent"/>
    <w:basedOn w:val="BodyText"/>
    <w:link w:val="BodyTextFirstIndentChar"/>
    <w:uiPriority w:val="99"/>
    <w:semiHidden/>
    <w:unhideWhenUsed/>
    <w:rsid w:val="008D0C7E"/>
    <w:pPr>
      <w:spacing w:after="0"/>
      <w:ind w:firstLine="360"/>
    </w:pPr>
  </w:style>
  <w:style w:type="character" w:customStyle="1" w:styleId="BodyTextFirstIndentChar">
    <w:name w:val="Body Text First Indent Char"/>
    <w:basedOn w:val="BodyTextChar"/>
    <w:link w:val="BodyTextFirstIndent"/>
    <w:uiPriority w:val="99"/>
    <w:semiHidden/>
    <w:rsid w:val="008D0C7E"/>
    <w:rPr>
      <w:rFonts w:ascii="Times New Roman" w:hAnsi="Times New Roman" w:cs="Times New Roman"/>
      <w:sz w:val="24"/>
      <w:szCs w:val="24"/>
      <w:lang w:val="en-GB" w:eastAsia="ja-JP"/>
    </w:rPr>
  </w:style>
  <w:style w:type="paragraph" w:styleId="BodyTextIndent">
    <w:name w:val="Body Text Indent"/>
    <w:basedOn w:val="Normal"/>
    <w:link w:val="BodyTextIndentChar"/>
    <w:uiPriority w:val="99"/>
    <w:semiHidden/>
    <w:unhideWhenUsed/>
    <w:rsid w:val="008D0C7E"/>
    <w:pPr>
      <w:spacing w:after="120"/>
      <w:ind w:left="360"/>
    </w:pPr>
  </w:style>
  <w:style w:type="character" w:customStyle="1" w:styleId="BodyTextIndentChar">
    <w:name w:val="Body Text Indent Char"/>
    <w:basedOn w:val="DefaultParagraphFont"/>
    <w:link w:val="BodyTextIndent"/>
    <w:uiPriority w:val="99"/>
    <w:semiHidden/>
    <w:rsid w:val="008D0C7E"/>
    <w:rPr>
      <w:rFonts w:ascii="Times New Roman" w:hAnsi="Times New Roman" w:cs="Times New Roman"/>
      <w:sz w:val="24"/>
      <w:szCs w:val="24"/>
      <w:lang w:val="en-GB" w:eastAsia="ja-JP"/>
    </w:rPr>
  </w:style>
  <w:style w:type="paragraph" w:styleId="BodyTextFirstIndent2">
    <w:name w:val="Body Text First Indent 2"/>
    <w:basedOn w:val="BodyTextIndent"/>
    <w:link w:val="BodyTextFirstIndent2Char"/>
    <w:uiPriority w:val="99"/>
    <w:semiHidden/>
    <w:unhideWhenUsed/>
    <w:rsid w:val="008D0C7E"/>
    <w:pPr>
      <w:spacing w:after="0"/>
      <w:ind w:firstLine="360"/>
    </w:pPr>
  </w:style>
  <w:style w:type="character" w:customStyle="1" w:styleId="BodyTextFirstIndent2Char">
    <w:name w:val="Body Text First Indent 2 Char"/>
    <w:basedOn w:val="BodyTextIndentChar"/>
    <w:link w:val="BodyTextFirstIndent2"/>
    <w:uiPriority w:val="99"/>
    <w:semiHidden/>
    <w:rsid w:val="008D0C7E"/>
    <w:rPr>
      <w:rFonts w:ascii="Times New Roman" w:hAnsi="Times New Roman" w:cs="Times New Roman"/>
      <w:sz w:val="24"/>
      <w:szCs w:val="24"/>
      <w:lang w:val="en-GB" w:eastAsia="ja-JP"/>
    </w:rPr>
  </w:style>
  <w:style w:type="paragraph" w:styleId="BodyTextIndent2">
    <w:name w:val="Body Text Indent 2"/>
    <w:basedOn w:val="Normal"/>
    <w:link w:val="BodyTextIndent2Char"/>
    <w:uiPriority w:val="99"/>
    <w:semiHidden/>
    <w:unhideWhenUsed/>
    <w:rsid w:val="008D0C7E"/>
    <w:pPr>
      <w:spacing w:after="120" w:line="480" w:lineRule="auto"/>
      <w:ind w:left="360"/>
    </w:pPr>
  </w:style>
  <w:style w:type="character" w:customStyle="1" w:styleId="BodyTextIndent2Char">
    <w:name w:val="Body Text Indent 2 Char"/>
    <w:basedOn w:val="DefaultParagraphFont"/>
    <w:link w:val="BodyTextIndent2"/>
    <w:uiPriority w:val="99"/>
    <w:semiHidden/>
    <w:rsid w:val="008D0C7E"/>
    <w:rPr>
      <w:rFonts w:ascii="Times New Roman" w:hAnsi="Times New Roman" w:cs="Times New Roman"/>
      <w:sz w:val="24"/>
      <w:szCs w:val="24"/>
      <w:lang w:val="en-GB" w:eastAsia="ja-JP"/>
    </w:rPr>
  </w:style>
  <w:style w:type="paragraph" w:styleId="BodyTextIndent3">
    <w:name w:val="Body Text Indent 3"/>
    <w:basedOn w:val="Normal"/>
    <w:link w:val="BodyTextIndent3Char"/>
    <w:uiPriority w:val="99"/>
    <w:semiHidden/>
    <w:unhideWhenUsed/>
    <w:rsid w:val="008D0C7E"/>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8D0C7E"/>
    <w:rPr>
      <w:rFonts w:ascii="Times New Roman" w:hAnsi="Times New Roman" w:cs="Times New Roman"/>
      <w:sz w:val="16"/>
      <w:szCs w:val="16"/>
      <w:lang w:val="en-GB" w:eastAsia="ja-JP"/>
    </w:rPr>
  </w:style>
  <w:style w:type="character" w:styleId="BookTitle">
    <w:name w:val="Book Title"/>
    <w:basedOn w:val="DefaultParagraphFont"/>
    <w:uiPriority w:val="33"/>
    <w:rsid w:val="008D0C7E"/>
    <w:rPr>
      <w:b/>
      <w:bCs/>
      <w:i/>
      <w:iCs/>
      <w:spacing w:val="5"/>
    </w:rPr>
  </w:style>
  <w:style w:type="paragraph" w:styleId="Closing">
    <w:name w:val="Closing"/>
    <w:basedOn w:val="Normal"/>
    <w:link w:val="ClosingChar"/>
    <w:uiPriority w:val="99"/>
    <w:semiHidden/>
    <w:unhideWhenUsed/>
    <w:rsid w:val="008D0C7E"/>
    <w:pPr>
      <w:spacing w:before="0"/>
      <w:ind w:left="4320"/>
    </w:pPr>
  </w:style>
  <w:style w:type="character" w:customStyle="1" w:styleId="ClosingChar">
    <w:name w:val="Closing Char"/>
    <w:basedOn w:val="DefaultParagraphFont"/>
    <w:link w:val="Closing"/>
    <w:uiPriority w:val="99"/>
    <w:semiHidden/>
    <w:rsid w:val="008D0C7E"/>
    <w:rPr>
      <w:rFonts w:ascii="Times New Roman" w:hAnsi="Times New Roman" w:cs="Times New Roman"/>
      <w:sz w:val="24"/>
      <w:szCs w:val="24"/>
      <w:lang w:val="en-GB" w:eastAsia="ja-JP"/>
    </w:rPr>
  </w:style>
  <w:style w:type="paragraph" w:styleId="Date">
    <w:name w:val="Date"/>
    <w:basedOn w:val="Normal"/>
    <w:next w:val="Normal"/>
    <w:link w:val="DateChar"/>
    <w:uiPriority w:val="99"/>
    <w:semiHidden/>
    <w:unhideWhenUsed/>
    <w:rsid w:val="008D0C7E"/>
  </w:style>
  <w:style w:type="character" w:customStyle="1" w:styleId="DateChar">
    <w:name w:val="Date Char"/>
    <w:basedOn w:val="DefaultParagraphFont"/>
    <w:link w:val="Date"/>
    <w:uiPriority w:val="99"/>
    <w:semiHidden/>
    <w:rsid w:val="008D0C7E"/>
    <w:rPr>
      <w:rFonts w:ascii="Times New Roman" w:hAnsi="Times New Roman" w:cs="Times New Roman"/>
      <w:sz w:val="24"/>
      <w:szCs w:val="24"/>
      <w:lang w:val="en-GB" w:eastAsia="ja-JP"/>
    </w:rPr>
  </w:style>
  <w:style w:type="paragraph" w:styleId="DocumentMap">
    <w:name w:val="Document Map"/>
    <w:basedOn w:val="Normal"/>
    <w:link w:val="DocumentMapChar"/>
    <w:uiPriority w:val="99"/>
    <w:semiHidden/>
    <w:unhideWhenUsed/>
    <w:rsid w:val="008D0C7E"/>
    <w:pPr>
      <w:spacing w:before="0"/>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8D0C7E"/>
    <w:rPr>
      <w:rFonts w:ascii="Segoe UI" w:hAnsi="Segoe UI" w:cs="Segoe UI"/>
      <w:sz w:val="16"/>
      <w:szCs w:val="16"/>
      <w:lang w:val="en-GB" w:eastAsia="ja-JP"/>
    </w:rPr>
  </w:style>
  <w:style w:type="paragraph" w:styleId="E-mailSignature">
    <w:name w:val="E-mail Signature"/>
    <w:basedOn w:val="Normal"/>
    <w:link w:val="E-mailSignatureChar"/>
    <w:uiPriority w:val="99"/>
    <w:semiHidden/>
    <w:unhideWhenUsed/>
    <w:rsid w:val="008D0C7E"/>
    <w:pPr>
      <w:spacing w:before="0"/>
    </w:pPr>
  </w:style>
  <w:style w:type="character" w:customStyle="1" w:styleId="E-mailSignatureChar">
    <w:name w:val="E-mail Signature Char"/>
    <w:basedOn w:val="DefaultParagraphFont"/>
    <w:link w:val="E-mailSignature"/>
    <w:uiPriority w:val="99"/>
    <w:semiHidden/>
    <w:rsid w:val="008D0C7E"/>
    <w:rPr>
      <w:rFonts w:ascii="Times New Roman" w:hAnsi="Times New Roman" w:cs="Times New Roman"/>
      <w:sz w:val="24"/>
      <w:szCs w:val="24"/>
      <w:lang w:val="en-GB" w:eastAsia="ja-JP"/>
    </w:rPr>
  </w:style>
  <w:style w:type="character" w:styleId="EndnoteReference">
    <w:name w:val="endnote reference"/>
    <w:basedOn w:val="DefaultParagraphFont"/>
    <w:uiPriority w:val="99"/>
    <w:semiHidden/>
    <w:unhideWhenUsed/>
    <w:rsid w:val="008D0C7E"/>
    <w:rPr>
      <w:vertAlign w:val="superscript"/>
    </w:rPr>
  </w:style>
  <w:style w:type="paragraph" w:styleId="EndnoteText">
    <w:name w:val="endnote text"/>
    <w:basedOn w:val="Normal"/>
    <w:link w:val="EndnoteTextChar"/>
    <w:uiPriority w:val="99"/>
    <w:semiHidden/>
    <w:unhideWhenUsed/>
    <w:rsid w:val="008D0C7E"/>
    <w:pPr>
      <w:spacing w:before="0"/>
    </w:pPr>
    <w:rPr>
      <w:sz w:val="20"/>
      <w:szCs w:val="20"/>
    </w:rPr>
  </w:style>
  <w:style w:type="character" w:customStyle="1" w:styleId="EndnoteTextChar">
    <w:name w:val="Endnote Text Char"/>
    <w:basedOn w:val="DefaultParagraphFont"/>
    <w:link w:val="EndnoteText"/>
    <w:uiPriority w:val="99"/>
    <w:semiHidden/>
    <w:rsid w:val="008D0C7E"/>
    <w:rPr>
      <w:rFonts w:ascii="Times New Roman" w:hAnsi="Times New Roman" w:cs="Times New Roman"/>
      <w:sz w:val="20"/>
      <w:szCs w:val="20"/>
      <w:lang w:val="en-GB" w:eastAsia="ja-JP"/>
    </w:rPr>
  </w:style>
  <w:style w:type="paragraph" w:styleId="EnvelopeAddress">
    <w:name w:val="envelope address"/>
    <w:basedOn w:val="Normal"/>
    <w:uiPriority w:val="99"/>
    <w:semiHidden/>
    <w:unhideWhenUsed/>
    <w:rsid w:val="008D0C7E"/>
    <w:pPr>
      <w:framePr w:w="7920" w:h="1980" w:hRule="exact" w:hSpace="180" w:wrap="auto" w:hAnchor="page" w:xAlign="center" w:yAlign="bottom"/>
      <w:spacing w:before="0"/>
      <w:ind w:left="2880"/>
    </w:pPr>
    <w:rPr>
      <w:rFonts w:asciiTheme="majorHAnsi" w:eastAsiaTheme="majorEastAsia" w:hAnsiTheme="majorHAnsi" w:cstheme="majorBidi"/>
    </w:rPr>
  </w:style>
  <w:style w:type="paragraph" w:styleId="EnvelopeReturn">
    <w:name w:val="envelope return"/>
    <w:basedOn w:val="Normal"/>
    <w:uiPriority w:val="99"/>
    <w:semiHidden/>
    <w:unhideWhenUsed/>
    <w:rsid w:val="008D0C7E"/>
    <w:pPr>
      <w:spacing w:before="0"/>
    </w:pPr>
    <w:rPr>
      <w:rFonts w:asciiTheme="majorHAnsi" w:eastAsiaTheme="majorEastAsia" w:hAnsiTheme="majorHAnsi" w:cstheme="majorBidi"/>
      <w:sz w:val="20"/>
      <w:szCs w:val="20"/>
    </w:rPr>
  </w:style>
  <w:style w:type="character" w:styleId="FollowedHyperlink">
    <w:name w:val="FollowedHyperlink"/>
    <w:basedOn w:val="DefaultParagraphFont"/>
    <w:uiPriority w:val="99"/>
    <w:semiHidden/>
    <w:unhideWhenUsed/>
    <w:rsid w:val="008D0C7E"/>
    <w:rPr>
      <w:color w:val="954F72" w:themeColor="followedHyperlink"/>
      <w:u w:val="single"/>
    </w:rPr>
  </w:style>
  <w:style w:type="character" w:customStyle="1" w:styleId="Hashtag">
    <w:name w:val="Hashtag"/>
    <w:basedOn w:val="DefaultParagraphFont"/>
    <w:uiPriority w:val="99"/>
    <w:semiHidden/>
    <w:unhideWhenUsed/>
    <w:rsid w:val="008D0C7E"/>
    <w:rPr>
      <w:color w:val="2B579A"/>
      <w:shd w:val="clear" w:color="auto" w:fill="E1DFDD"/>
    </w:rPr>
  </w:style>
  <w:style w:type="character" w:styleId="HTMLAcronym">
    <w:name w:val="HTML Acronym"/>
    <w:basedOn w:val="DefaultParagraphFont"/>
    <w:uiPriority w:val="99"/>
    <w:semiHidden/>
    <w:unhideWhenUsed/>
    <w:rsid w:val="008D0C7E"/>
  </w:style>
  <w:style w:type="paragraph" w:styleId="HTMLAddress">
    <w:name w:val="HTML Address"/>
    <w:basedOn w:val="Normal"/>
    <w:link w:val="HTMLAddressChar"/>
    <w:uiPriority w:val="99"/>
    <w:semiHidden/>
    <w:unhideWhenUsed/>
    <w:rsid w:val="008D0C7E"/>
    <w:pPr>
      <w:spacing w:before="0"/>
    </w:pPr>
    <w:rPr>
      <w:i/>
      <w:iCs/>
    </w:rPr>
  </w:style>
  <w:style w:type="character" w:customStyle="1" w:styleId="HTMLAddressChar">
    <w:name w:val="HTML Address Char"/>
    <w:basedOn w:val="DefaultParagraphFont"/>
    <w:link w:val="HTMLAddress"/>
    <w:uiPriority w:val="99"/>
    <w:semiHidden/>
    <w:rsid w:val="008D0C7E"/>
    <w:rPr>
      <w:rFonts w:ascii="Times New Roman" w:hAnsi="Times New Roman" w:cs="Times New Roman"/>
      <w:i/>
      <w:iCs/>
      <w:sz w:val="24"/>
      <w:szCs w:val="24"/>
      <w:lang w:val="en-GB" w:eastAsia="ja-JP"/>
    </w:rPr>
  </w:style>
  <w:style w:type="character" w:styleId="HTMLCite">
    <w:name w:val="HTML Cite"/>
    <w:basedOn w:val="DefaultParagraphFont"/>
    <w:uiPriority w:val="99"/>
    <w:semiHidden/>
    <w:unhideWhenUsed/>
    <w:rsid w:val="008D0C7E"/>
    <w:rPr>
      <w:i/>
      <w:iCs/>
    </w:rPr>
  </w:style>
  <w:style w:type="character" w:styleId="HTMLCode">
    <w:name w:val="HTML Code"/>
    <w:basedOn w:val="DefaultParagraphFont"/>
    <w:uiPriority w:val="99"/>
    <w:semiHidden/>
    <w:unhideWhenUsed/>
    <w:rsid w:val="008D0C7E"/>
    <w:rPr>
      <w:rFonts w:ascii="Consolas" w:hAnsi="Consolas"/>
      <w:sz w:val="20"/>
      <w:szCs w:val="20"/>
    </w:rPr>
  </w:style>
  <w:style w:type="character" w:styleId="HTMLDefinition">
    <w:name w:val="HTML Definition"/>
    <w:basedOn w:val="DefaultParagraphFont"/>
    <w:uiPriority w:val="99"/>
    <w:semiHidden/>
    <w:unhideWhenUsed/>
    <w:rsid w:val="008D0C7E"/>
    <w:rPr>
      <w:i/>
      <w:iCs/>
    </w:rPr>
  </w:style>
  <w:style w:type="character" w:styleId="HTMLKeyboard">
    <w:name w:val="HTML Keyboard"/>
    <w:basedOn w:val="DefaultParagraphFont"/>
    <w:uiPriority w:val="99"/>
    <w:semiHidden/>
    <w:unhideWhenUsed/>
    <w:rsid w:val="008D0C7E"/>
    <w:rPr>
      <w:rFonts w:ascii="Consolas" w:hAnsi="Consolas"/>
      <w:sz w:val="20"/>
      <w:szCs w:val="20"/>
    </w:rPr>
  </w:style>
  <w:style w:type="paragraph" w:styleId="HTMLPreformatted">
    <w:name w:val="HTML Preformatted"/>
    <w:basedOn w:val="Normal"/>
    <w:link w:val="HTMLPreformattedChar"/>
    <w:uiPriority w:val="99"/>
    <w:semiHidden/>
    <w:unhideWhenUsed/>
    <w:rsid w:val="008D0C7E"/>
    <w:pPr>
      <w:spacing w:before="0"/>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8D0C7E"/>
    <w:rPr>
      <w:rFonts w:ascii="Consolas" w:hAnsi="Consolas" w:cs="Times New Roman"/>
      <w:sz w:val="20"/>
      <w:szCs w:val="20"/>
      <w:lang w:val="en-GB" w:eastAsia="ja-JP"/>
    </w:rPr>
  </w:style>
  <w:style w:type="character" w:styleId="HTMLSample">
    <w:name w:val="HTML Sample"/>
    <w:basedOn w:val="DefaultParagraphFont"/>
    <w:uiPriority w:val="99"/>
    <w:semiHidden/>
    <w:unhideWhenUsed/>
    <w:rsid w:val="008D0C7E"/>
    <w:rPr>
      <w:rFonts w:ascii="Consolas" w:hAnsi="Consolas"/>
      <w:sz w:val="24"/>
      <w:szCs w:val="24"/>
    </w:rPr>
  </w:style>
  <w:style w:type="character" w:styleId="HTMLTypewriter">
    <w:name w:val="HTML Typewriter"/>
    <w:basedOn w:val="DefaultParagraphFont"/>
    <w:uiPriority w:val="99"/>
    <w:semiHidden/>
    <w:unhideWhenUsed/>
    <w:rsid w:val="008D0C7E"/>
    <w:rPr>
      <w:rFonts w:ascii="Consolas" w:hAnsi="Consolas"/>
      <w:sz w:val="20"/>
      <w:szCs w:val="20"/>
    </w:rPr>
  </w:style>
  <w:style w:type="character" w:styleId="HTMLVariable">
    <w:name w:val="HTML Variable"/>
    <w:basedOn w:val="DefaultParagraphFont"/>
    <w:uiPriority w:val="99"/>
    <w:semiHidden/>
    <w:unhideWhenUsed/>
    <w:rsid w:val="008D0C7E"/>
    <w:rPr>
      <w:i/>
      <w:iCs/>
    </w:rPr>
  </w:style>
  <w:style w:type="paragraph" w:styleId="Index1">
    <w:name w:val="index 1"/>
    <w:basedOn w:val="Normal"/>
    <w:next w:val="Normal"/>
    <w:autoRedefine/>
    <w:uiPriority w:val="99"/>
    <w:semiHidden/>
    <w:unhideWhenUsed/>
    <w:rsid w:val="008D0C7E"/>
    <w:pPr>
      <w:spacing w:before="0"/>
      <w:ind w:left="240" w:hanging="240"/>
    </w:pPr>
  </w:style>
  <w:style w:type="paragraph" w:styleId="Index2">
    <w:name w:val="index 2"/>
    <w:basedOn w:val="Normal"/>
    <w:next w:val="Normal"/>
    <w:autoRedefine/>
    <w:uiPriority w:val="99"/>
    <w:semiHidden/>
    <w:unhideWhenUsed/>
    <w:rsid w:val="008D0C7E"/>
    <w:pPr>
      <w:spacing w:before="0"/>
      <w:ind w:left="480" w:hanging="240"/>
    </w:pPr>
  </w:style>
  <w:style w:type="paragraph" w:styleId="Index3">
    <w:name w:val="index 3"/>
    <w:basedOn w:val="Normal"/>
    <w:next w:val="Normal"/>
    <w:autoRedefine/>
    <w:uiPriority w:val="99"/>
    <w:semiHidden/>
    <w:unhideWhenUsed/>
    <w:rsid w:val="008D0C7E"/>
    <w:pPr>
      <w:spacing w:before="0"/>
      <w:ind w:left="720" w:hanging="240"/>
    </w:pPr>
  </w:style>
  <w:style w:type="paragraph" w:styleId="Index4">
    <w:name w:val="index 4"/>
    <w:basedOn w:val="Normal"/>
    <w:next w:val="Normal"/>
    <w:autoRedefine/>
    <w:uiPriority w:val="99"/>
    <w:semiHidden/>
    <w:unhideWhenUsed/>
    <w:rsid w:val="008D0C7E"/>
    <w:pPr>
      <w:spacing w:before="0"/>
      <w:ind w:left="960" w:hanging="240"/>
    </w:pPr>
  </w:style>
  <w:style w:type="paragraph" w:styleId="Index5">
    <w:name w:val="index 5"/>
    <w:basedOn w:val="Normal"/>
    <w:next w:val="Normal"/>
    <w:autoRedefine/>
    <w:uiPriority w:val="99"/>
    <w:semiHidden/>
    <w:unhideWhenUsed/>
    <w:rsid w:val="008D0C7E"/>
    <w:pPr>
      <w:spacing w:before="0"/>
      <w:ind w:left="1200" w:hanging="240"/>
    </w:pPr>
  </w:style>
  <w:style w:type="paragraph" w:styleId="Index6">
    <w:name w:val="index 6"/>
    <w:basedOn w:val="Normal"/>
    <w:next w:val="Normal"/>
    <w:autoRedefine/>
    <w:uiPriority w:val="99"/>
    <w:semiHidden/>
    <w:unhideWhenUsed/>
    <w:rsid w:val="008D0C7E"/>
    <w:pPr>
      <w:spacing w:before="0"/>
      <w:ind w:left="1440" w:hanging="240"/>
    </w:pPr>
  </w:style>
  <w:style w:type="paragraph" w:styleId="Index7">
    <w:name w:val="index 7"/>
    <w:basedOn w:val="Normal"/>
    <w:next w:val="Normal"/>
    <w:autoRedefine/>
    <w:uiPriority w:val="99"/>
    <w:semiHidden/>
    <w:unhideWhenUsed/>
    <w:rsid w:val="008D0C7E"/>
    <w:pPr>
      <w:spacing w:before="0"/>
      <w:ind w:left="1680" w:hanging="240"/>
    </w:pPr>
  </w:style>
  <w:style w:type="paragraph" w:styleId="Index8">
    <w:name w:val="index 8"/>
    <w:basedOn w:val="Normal"/>
    <w:next w:val="Normal"/>
    <w:autoRedefine/>
    <w:uiPriority w:val="99"/>
    <w:semiHidden/>
    <w:unhideWhenUsed/>
    <w:rsid w:val="008D0C7E"/>
    <w:pPr>
      <w:spacing w:before="0"/>
      <w:ind w:left="1920" w:hanging="240"/>
    </w:pPr>
  </w:style>
  <w:style w:type="paragraph" w:styleId="Index9">
    <w:name w:val="index 9"/>
    <w:basedOn w:val="Normal"/>
    <w:next w:val="Normal"/>
    <w:autoRedefine/>
    <w:uiPriority w:val="99"/>
    <w:semiHidden/>
    <w:unhideWhenUsed/>
    <w:rsid w:val="008D0C7E"/>
    <w:pPr>
      <w:spacing w:before="0"/>
      <w:ind w:left="2160" w:hanging="240"/>
    </w:pPr>
  </w:style>
  <w:style w:type="paragraph" w:styleId="IndexHeading">
    <w:name w:val="index heading"/>
    <w:basedOn w:val="Normal"/>
    <w:next w:val="Index1"/>
    <w:uiPriority w:val="99"/>
    <w:semiHidden/>
    <w:unhideWhenUsed/>
    <w:rsid w:val="008D0C7E"/>
    <w:rPr>
      <w:rFonts w:asciiTheme="majorHAnsi" w:eastAsiaTheme="majorEastAsia" w:hAnsiTheme="majorHAnsi" w:cstheme="majorBidi"/>
      <w:b/>
      <w:bCs/>
    </w:rPr>
  </w:style>
  <w:style w:type="character" w:styleId="IntenseEmphasis">
    <w:name w:val="Intense Emphasis"/>
    <w:basedOn w:val="DefaultParagraphFont"/>
    <w:uiPriority w:val="21"/>
    <w:rsid w:val="008D0C7E"/>
    <w:rPr>
      <w:i/>
      <w:iCs/>
      <w:color w:val="5B9BD5" w:themeColor="accent1"/>
    </w:rPr>
  </w:style>
  <w:style w:type="paragraph" w:styleId="IntenseQuote">
    <w:name w:val="Intense Quote"/>
    <w:basedOn w:val="Normal"/>
    <w:next w:val="Normal"/>
    <w:link w:val="IntenseQuoteChar"/>
    <w:uiPriority w:val="30"/>
    <w:rsid w:val="008D0C7E"/>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8D0C7E"/>
    <w:rPr>
      <w:rFonts w:ascii="Times New Roman" w:hAnsi="Times New Roman" w:cs="Times New Roman"/>
      <w:i/>
      <w:iCs/>
      <w:color w:val="5B9BD5" w:themeColor="accent1"/>
      <w:sz w:val="24"/>
      <w:szCs w:val="24"/>
      <w:lang w:val="en-GB" w:eastAsia="ja-JP"/>
    </w:rPr>
  </w:style>
  <w:style w:type="character" w:styleId="IntenseReference">
    <w:name w:val="Intense Reference"/>
    <w:basedOn w:val="DefaultParagraphFont"/>
    <w:uiPriority w:val="32"/>
    <w:rsid w:val="008D0C7E"/>
    <w:rPr>
      <w:b/>
      <w:bCs/>
      <w:smallCaps/>
      <w:color w:val="5B9BD5" w:themeColor="accent1"/>
      <w:spacing w:val="5"/>
    </w:rPr>
  </w:style>
  <w:style w:type="character" w:styleId="LineNumber">
    <w:name w:val="line number"/>
    <w:basedOn w:val="DefaultParagraphFont"/>
    <w:uiPriority w:val="99"/>
    <w:semiHidden/>
    <w:unhideWhenUsed/>
    <w:rsid w:val="008D0C7E"/>
  </w:style>
  <w:style w:type="paragraph" w:styleId="List">
    <w:name w:val="List"/>
    <w:basedOn w:val="Normal"/>
    <w:uiPriority w:val="99"/>
    <w:semiHidden/>
    <w:unhideWhenUsed/>
    <w:rsid w:val="008D0C7E"/>
    <w:pPr>
      <w:ind w:left="360" w:hanging="360"/>
      <w:contextualSpacing/>
    </w:pPr>
  </w:style>
  <w:style w:type="paragraph" w:styleId="List2">
    <w:name w:val="List 2"/>
    <w:basedOn w:val="Normal"/>
    <w:uiPriority w:val="99"/>
    <w:semiHidden/>
    <w:unhideWhenUsed/>
    <w:rsid w:val="008D0C7E"/>
    <w:pPr>
      <w:ind w:left="720" w:hanging="360"/>
      <w:contextualSpacing/>
    </w:pPr>
  </w:style>
  <w:style w:type="paragraph" w:styleId="List3">
    <w:name w:val="List 3"/>
    <w:basedOn w:val="Normal"/>
    <w:uiPriority w:val="99"/>
    <w:semiHidden/>
    <w:unhideWhenUsed/>
    <w:rsid w:val="008D0C7E"/>
    <w:pPr>
      <w:ind w:left="1080" w:hanging="360"/>
      <w:contextualSpacing/>
    </w:pPr>
  </w:style>
  <w:style w:type="paragraph" w:styleId="List4">
    <w:name w:val="List 4"/>
    <w:basedOn w:val="Normal"/>
    <w:uiPriority w:val="99"/>
    <w:semiHidden/>
    <w:unhideWhenUsed/>
    <w:rsid w:val="008D0C7E"/>
    <w:pPr>
      <w:ind w:left="1440" w:hanging="360"/>
      <w:contextualSpacing/>
    </w:pPr>
  </w:style>
  <w:style w:type="paragraph" w:styleId="List5">
    <w:name w:val="List 5"/>
    <w:basedOn w:val="Normal"/>
    <w:uiPriority w:val="99"/>
    <w:semiHidden/>
    <w:unhideWhenUsed/>
    <w:rsid w:val="008D0C7E"/>
    <w:pPr>
      <w:ind w:left="1800" w:hanging="360"/>
      <w:contextualSpacing/>
    </w:pPr>
  </w:style>
  <w:style w:type="paragraph" w:styleId="ListBullet">
    <w:name w:val="List Bullet"/>
    <w:basedOn w:val="Normal"/>
    <w:uiPriority w:val="99"/>
    <w:semiHidden/>
    <w:unhideWhenUsed/>
    <w:rsid w:val="008D0C7E"/>
    <w:pPr>
      <w:numPr>
        <w:numId w:val="1"/>
      </w:numPr>
      <w:contextualSpacing/>
    </w:pPr>
  </w:style>
  <w:style w:type="paragraph" w:styleId="ListBullet2">
    <w:name w:val="List Bullet 2"/>
    <w:basedOn w:val="Normal"/>
    <w:uiPriority w:val="99"/>
    <w:semiHidden/>
    <w:unhideWhenUsed/>
    <w:rsid w:val="008D0C7E"/>
    <w:pPr>
      <w:numPr>
        <w:numId w:val="2"/>
      </w:numPr>
      <w:contextualSpacing/>
    </w:pPr>
  </w:style>
  <w:style w:type="paragraph" w:styleId="ListBullet3">
    <w:name w:val="List Bullet 3"/>
    <w:basedOn w:val="Normal"/>
    <w:uiPriority w:val="99"/>
    <w:semiHidden/>
    <w:unhideWhenUsed/>
    <w:rsid w:val="008D0C7E"/>
    <w:pPr>
      <w:numPr>
        <w:numId w:val="3"/>
      </w:numPr>
      <w:contextualSpacing/>
    </w:pPr>
  </w:style>
  <w:style w:type="paragraph" w:styleId="ListBullet4">
    <w:name w:val="List Bullet 4"/>
    <w:basedOn w:val="Normal"/>
    <w:uiPriority w:val="99"/>
    <w:semiHidden/>
    <w:unhideWhenUsed/>
    <w:rsid w:val="008D0C7E"/>
    <w:pPr>
      <w:numPr>
        <w:numId w:val="4"/>
      </w:numPr>
      <w:contextualSpacing/>
    </w:pPr>
  </w:style>
  <w:style w:type="paragraph" w:styleId="ListBullet5">
    <w:name w:val="List Bullet 5"/>
    <w:basedOn w:val="Normal"/>
    <w:uiPriority w:val="99"/>
    <w:semiHidden/>
    <w:unhideWhenUsed/>
    <w:rsid w:val="008D0C7E"/>
    <w:pPr>
      <w:numPr>
        <w:numId w:val="5"/>
      </w:numPr>
      <w:contextualSpacing/>
    </w:pPr>
  </w:style>
  <w:style w:type="paragraph" w:styleId="ListContinue">
    <w:name w:val="List Continue"/>
    <w:basedOn w:val="Normal"/>
    <w:uiPriority w:val="99"/>
    <w:semiHidden/>
    <w:unhideWhenUsed/>
    <w:rsid w:val="008D0C7E"/>
    <w:pPr>
      <w:spacing w:after="120"/>
      <w:ind w:left="360"/>
      <w:contextualSpacing/>
    </w:pPr>
  </w:style>
  <w:style w:type="paragraph" w:styleId="ListContinue2">
    <w:name w:val="List Continue 2"/>
    <w:basedOn w:val="Normal"/>
    <w:uiPriority w:val="99"/>
    <w:semiHidden/>
    <w:unhideWhenUsed/>
    <w:rsid w:val="008D0C7E"/>
    <w:pPr>
      <w:spacing w:after="120"/>
      <w:ind w:left="720"/>
      <w:contextualSpacing/>
    </w:pPr>
  </w:style>
  <w:style w:type="paragraph" w:styleId="ListContinue3">
    <w:name w:val="List Continue 3"/>
    <w:basedOn w:val="Normal"/>
    <w:uiPriority w:val="99"/>
    <w:semiHidden/>
    <w:unhideWhenUsed/>
    <w:rsid w:val="008D0C7E"/>
    <w:pPr>
      <w:spacing w:after="120"/>
      <w:ind w:left="1080"/>
      <w:contextualSpacing/>
    </w:pPr>
  </w:style>
  <w:style w:type="paragraph" w:styleId="ListContinue4">
    <w:name w:val="List Continue 4"/>
    <w:basedOn w:val="Normal"/>
    <w:uiPriority w:val="99"/>
    <w:semiHidden/>
    <w:unhideWhenUsed/>
    <w:rsid w:val="008D0C7E"/>
    <w:pPr>
      <w:spacing w:after="120"/>
      <w:ind w:left="1440"/>
      <w:contextualSpacing/>
    </w:pPr>
  </w:style>
  <w:style w:type="paragraph" w:styleId="ListContinue5">
    <w:name w:val="List Continue 5"/>
    <w:basedOn w:val="Normal"/>
    <w:uiPriority w:val="99"/>
    <w:semiHidden/>
    <w:unhideWhenUsed/>
    <w:rsid w:val="008D0C7E"/>
    <w:pPr>
      <w:spacing w:after="120"/>
      <w:ind w:left="1800"/>
      <w:contextualSpacing/>
    </w:pPr>
  </w:style>
  <w:style w:type="paragraph" w:styleId="ListNumber">
    <w:name w:val="List Number"/>
    <w:basedOn w:val="Normal"/>
    <w:uiPriority w:val="99"/>
    <w:semiHidden/>
    <w:unhideWhenUsed/>
    <w:rsid w:val="008D0C7E"/>
    <w:pPr>
      <w:numPr>
        <w:numId w:val="6"/>
      </w:numPr>
      <w:contextualSpacing/>
    </w:pPr>
  </w:style>
  <w:style w:type="paragraph" w:styleId="ListNumber2">
    <w:name w:val="List Number 2"/>
    <w:basedOn w:val="Normal"/>
    <w:uiPriority w:val="99"/>
    <w:semiHidden/>
    <w:unhideWhenUsed/>
    <w:rsid w:val="008D0C7E"/>
    <w:pPr>
      <w:numPr>
        <w:numId w:val="7"/>
      </w:numPr>
      <w:contextualSpacing/>
    </w:pPr>
  </w:style>
  <w:style w:type="paragraph" w:styleId="ListNumber3">
    <w:name w:val="List Number 3"/>
    <w:basedOn w:val="Normal"/>
    <w:uiPriority w:val="99"/>
    <w:semiHidden/>
    <w:unhideWhenUsed/>
    <w:rsid w:val="008D0C7E"/>
    <w:pPr>
      <w:numPr>
        <w:numId w:val="8"/>
      </w:numPr>
      <w:contextualSpacing/>
    </w:pPr>
  </w:style>
  <w:style w:type="paragraph" w:styleId="ListNumber4">
    <w:name w:val="List Number 4"/>
    <w:basedOn w:val="Normal"/>
    <w:uiPriority w:val="99"/>
    <w:semiHidden/>
    <w:unhideWhenUsed/>
    <w:rsid w:val="008D0C7E"/>
    <w:pPr>
      <w:numPr>
        <w:numId w:val="9"/>
      </w:numPr>
      <w:contextualSpacing/>
    </w:pPr>
  </w:style>
  <w:style w:type="paragraph" w:styleId="ListNumber5">
    <w:name w:val="List Number 5"/>
    <w:basedOn w:val="Normal"/>
    <w:uiPriority w:val="99"/>
    <w:semiHidden/>
    <w:unhideWhenUsed/>
    <w:rsid w:val="008D0C7E"/>
    <w:pPr>
      <w:numPr>
        <w:numId w:val="10"/>
      </w:numPr>
      <w:contextualSpacing/>
    </w:pPr>
  </w:style>
  <w:style w:type="paragraph" w:styleId="ListParagraph">
    <w:name w:val="List Paragraph"/>
    <w:aliases w:val="Resume Title,Ref,Use Case List Paragraph,Bullet List Paragraph,List Paragraph11,List Paragraph111,List Paragraph Option,EG Bullet 1,Bulleted List1,b1,Bullet for no #'s,Body Bullet,Table Number Paragraph,List Paragraph 1,B1,- Bullets"/>
    <w:basedOn w:val="Normal"/>
    <w:link w:val="ListParagraphChar"/>
    <w:uiPriority w:val="1"/>
    <w:qFormat/>
    <w:rsid w:val="008D0C7E"/>
    <w:pPr>
      <w:ind w:left="720"/>
      <w:contextualSpacing/>
    </w:pPr>
  </w:style>
  <w:style w:type="paragraph" w:styleId="MacroText">
    <w:name w:val="macro"/>
    <w:link w:val="MacroTextChar"/>
    <w:uiPriority w:val="99"/>
    <w:semiHidden/>
    <w:unhideWhenUsed/>
    <w:rsid w:val="008D0C7E"/>
    <w:pPr>
      <w:tabs>
        <w:tab w:val="left" w:pos="480"/>
        <w:tab w:val="left" w:pos="960"/>
        <w:tab w:val="left" w:pos="1440"/>
        <w:tab w:val="left" w:pos="1920"/>
        <w:tab w:val="left" w:pos="2400"/>
        <w:tab w:val="left" w:pos="2880"/>
        <w:tab w:val="left" w:pos="3360"/>
        <w:tab w:val="left" w:pos="3840"/>
        <w:tab w:val="left" w:pos="4320"/>
      </w:tabs>
      <w:spacing w:before="120" w:after="0" w:line="240" w:lineRule="auto"/>
    </w:pPr>
    <w:rPr>
      <w:rFonts w:ascii="Consolas" w:hAnsi="Consolas" w:cs="Times New Roman"/>
      <w:sz w:val="20"/>
      <w:szCs w:val="20"/>
      <w:lang w:val="en-GB" w:eastAsia="ja-JP"/>
    </w:rPr>
  </w:style>
  <w:style w:type="character" w:customStyle="1" w:styleId="MacroTextChar">
    <w:name w:val="Macro Text Char"/>
    <w:basedOn w:val="DefaultParagraphFont"/>
    <w:link w:val="MacroText"/>
    <w:uiPriority w:val="99"/>
    <w:semiHidden/>
    <w:rsid w:val="008D0C7E"/>
    <w:rPr>
      <w:rFonts w:ascii="Consolas" w:hAnsi="Consolas" w:cs="Times New Roman"/>
      <w:sz w:val="20"/>
      <w:szCs w:val="20"/>
      <w:lang w:val="en-GB" w:eastAsia="ja-JP"/>
    </w:rPr>
  </w:style>
  <w:style w:type="character" w:customStyle="1" w:styleId="Mention">
    <w:name w:val="Mention"/>
    <w:basedOn w:val="DefaultParagraphFont"/>
    <w:uiPriority w:val="99"/>
    <w:semiHidden/>
    <w:unhideWhenUsed/>
    <w:rsid w:val="008D0C7E"/>
    <w:rPr>
      <w:color w:val="2B579A"/>
      <w:shd w:val="clear" w:color="auto" w:fill="E1DFDD"/>
    </w:rPr>
  </w:style>
  <w:style w:type="paragraph" w:styleId="MessageHeader">
    <w:name w:val="Message Header"/>
    <w:basedOn w:val="Normal"/>
    <w:link w:val="MessageHeaderChar"/>
    <w:uiPriority w:val="99"/>
    <w:semiHidden/>
    <w:unhideWhenUsed/>
    <w:rsid w:val="008D0C7E"/>
    <w:pPr>
      <w:pBdr>
        <w:top w:val="single" w:sz="6" w:space="1" w:color="auto"/>
        <w:left w:val="single" w:sz="6" w:space="1" w:color="auto"/>
        <w:bottom w:val="single" w:sz="6" w:space="1" w:color="auto"/>
        <w:right w:val="single" w:sz="6" w:space="1" w:color="auto"/>
      </w:pBdr>
      <w:shd w:val="pct20" w:color="auto" w:fill="auto"/>
      <w:spacing w:before="0"/>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sid w:val="008D0C7E"/>
    <w:rPr>
      <w:rFonts w:asciiTheme="majorHAnsi" w:eastAsiaTheme="majorEastAsia" w:hAnsiTheme="majorHAnsi" w:cstheme="majorBidi"/>
      <w:sz w:val="24"/>
      <w:szCs w:val="24"/>
      <w:shd w:val="pct20" w:color="auto" w:fill="auto"/>
      <w:lang w:val="en-GB" w:eastAsia="ja-JP"/>
    </w:rPr>
  </w:style>
  <w:style w:type="paragraph" w:styleId="NoSpacing">
    <w:name w:val="No Spacing"/>
    <w:uiPriority w:val="1"/>
    <w:rsid w:val="008D0C7E"/>
    <w:pPr>
      <w:spacing w:after="0" w:line="240" w:lineRule="auto"/>
    </w:pPr>
    <w:rPr>
      <w:rFonts w:ascii="Times New Roman" w:hAnsi="Times New Roman" w:cs="Times New Roman"/>
      <w:sz w:val="24"/>
      <w:szCs w:val="24"/>
      <w:lang w:val="en-GB" w:eastAsia="ja-JP"/>
    </w:rPr>
  </w:style>
  <w:style w:type="paragraph" w:styleId="NormalWeb">
    <w:name w:val="Normal (Web)"/>
    <w:basedOn w:val="Normal"/>
    <w:uiPriority w:val="99"/>
    <w:semiHidden/>
    <w:unhideWhenUsed/>
    <w:rsid w:val="008D0C7E"/>
  </w:style>
  <w:style w:type="paragraph" w:styleId="NormalIndent">
    <w:name w:val="Normal Indent"/>
    <w:basedOn w:val="Normal"/>
    <w:uiPriority w:val="99"/>
    <w:semiHidden/>
    <w:unhideWhenUsed/>
    <w:rsid w:val="008D0C7E"/>
    <w:pPr>
      <w:ind w:left="720"/>
    </w:pPr>
  </w:style>
  <w:style w:type="paragraph" w:styleId="NoteHeading">
    <w:name w:val="Note Heading"/>
    <w:basedOn w:val="Normal"/>
    <w:next w:val="Normal"/>
    <w:link w:val="NoteHeadingChar"/>
    <w:uiPriority w:val="99"/>
    <w:semiHidden/>
    <w:unhideWhenUsed/>
    <w:rsid w:val="008D0C7E"/>
    <w:pPr>
      <w:spacing w:before="0"/>
    </w:pPr>
  </w:style>
  <w:style w:type="character" w:customStyle="1" w:styleId="NoteHeadingChar">
    <w:name w:val="Note Heading Char"/>
    <w:basedOn w:val="DefaultParagraphFont"/>
    <w:link w:val="NoteHeading"/>
    <w:uiPriority w:val="99"/>
    <w:semiHidden/>
    <w:rsid w:val="008D0C7E"/>
    <w:rPr>
      <w:rFonts w:ascii="Times New Roman" w:hAnsi="Times New Roman" w:cs="Times New Roman"/>
      <w:sz w:val="24"/>
      <w:szCs w:val="24"/>
      <w:lang w:val="en-GB" w:eastAsia="ja-JP"/>
    </w:rPr>
  </w:style>
  <w:style w:type="character" w:styleId="PageNumber">
    <w:name w:val="page number"/>
    <w:basedOn w:val="DefaultParagraphFont"/>
    <w:uiPriority w:val="99"/>
    <w:semiHidden/>
    <w:unhideWhenUsed/>
    <w:rsid w:val="008D0C7E"/>
  </w:style>
  <w:style w:type="paragraph" w:styleId="PlainText">
    <w:name w:val="Plain Text"/>
    <w:basedOn w:val="Normal"/>
    <w:link w:val="PlainTextChar"/>
    <w:uiPriority w:val="99"/>
    <w:semiHidden/>
    <w:unhideWhenUsed/>
    <w:rsid w:val="008D0C7E"/>
    <w:pPr>
      <w:spacing w:before="0"/>
    </w:pPr>
    <w:rPr>
      <w:rFonts w:ascii="Consolas" w:hAnsi="Consolas"/>
      <w:sz w:val="21"/>
      <w:szCs w:val="21"/>
    </w:rPr>
  </w:style>
  <w:style w:type="character" w:customStyle="1" w:styleId="PlainTextChar">
    <w:name w:val="Plain Text Char"/>
    <w:basedOn w:val="DefaultParagraphFont"/>
    <w:link w:val="PlainText"/>
    <w:uiPriority w:val="99"/>
    <w:semiHidden/>
    <w:rsid w:val="008D0C7E"/>
    <w:rPr>
      <w:rFonts w:ascii="Consolas" w:hAnsi="Consolas" w:cs="Times New Roman"/>
      <w:sz w:val="21"/>
      <w:szCs w:val="21"/>
      <w:lang w:val="en-GB" w:eastAsia="ja-JP"/>
    </w:rPr>
  </w:style>
  <w:style w:type="paragraph" w:styleId="Salutation">
    <w:name w:val="Salutation"/>
    <w:basedOn w:val="Normal"/>
    <w:next w:val="Normal"/>
    <w:link w:val="SalutationChar"/>
    <w:uiPriority w:val="99"/>
    <w:semiHidden/>
    <w:unhideWhenUsed/>
    <w:rsid w:val="008D0C7E"/>
  </w:style>
  <w:style w:type="character" w:customStyle="1" w:styleId="SalutationChar">
    <w:name w:val="Salutation Char"/>
    <w:basedOn w:val="DefaultParagraphFont"/>
    <w:link w:val="Salutation"/>
    <w:uiPriority w:val="99"/>
    <w:semiHidden/>
    <w:rsid w:val="008D0C7E"/>
    <w:rPr>
      <w:rFonts w:ascii="Times New Roman" w:hAnsi="Times New Roman" w:cs="Times New Roman"/>
      <w:sz w:val="24"/>
      <w:szCs w:val="24"/>
      <w:lang w:val="en-GB" w:eastAsia="ja-JP"/>
    </w:rPr>
  </w:style>
  <w:style w:type="paragraph" w:styleId="Signature">
    <w:name w:val="Signature"/>
    <w:basedOn w:val="Normal"/>
    <w:link w:val="SignatureChar"/>
    <w:uiPriority w:val="99"/>
    <w:semiHidden/>
    <w:unhideWhenUsed/>
    <w:rsid w:val="008D0C7E"/>
    <w:pPr>
      <w:spacing w:before="0"/>
      <w:ind w:left="4320"/>
    </w:pPr>
  </w:style>
  <w:style w:type="character" w:customStyle="1" w:styleId="SignatureChar">
    <w:name w:val="Signature Char"/>
    <w:basedOn w:val="DefaultParagraphFont"/>
    <w:link w:val="Signature"/>
    <w:uiPriority w:val="99"/>
    <w:semiHidden/>
    <w:rsid w:val="008D0C7E"/>
    <w:rPr>
      <w:rFonts w:ascii="Times New Roman" w:hAnsi="Times New Roman" w:cs="Times New Roman"/>
      <w:sz w:val="24"/>
      <w:szCs w:val="24"/>
      <w:lang w:val="en-GB" w:eastAsia="ja-JP"/>
    </w:rPr>
  </w:style>
  <w:style w:type="character" w:customStyle="1" w:styleId="SmartHyperlink">
    <w:name w:val="Smart Hyperlink"/>
    <w:basedOn w:val="DefaultParagraphFont"/>
    <w:uiPriority w:val="99"/>
    <w:semiHidden/>
    <w:unhideWhenUsed/>
    <w:rsid w:val="008D0C7E"/>
    <w:rPr>
      <w:u w:val="dotted"/>
    </w:rPr>
  </w:style>
  <w:style w:type="character" w:customStyle="1" w:styleId="SmartLink1">
    <w:name w:val="SmartLink1"/>
    <w:basedOn w:val="DefaultParagraphFont"/>
    <w:uiPriority w:val="99"/>
    <w:semiHidden/>
    <w:unhideWhenUsed/>
    <w:rsid w:val="008D0C7E"/>
    <w:rPr>
      <w:color w:val="0000FF"/>
      <w:u w:val="single"/>
      <w:shd w:val="clear" w:color="auto" w:fill="F3F2F1"/>
    </w:rPr>
  </w:style>
  <w:style w:type="character" w:styleId="SubtleEmphasis">
    <w:name w:val="Subtle Emphasis"/>
    <w:basedOn w:val="DefaultParagraphFont"/>
    <w:uiPriority w:val="19"/>
    <w:rsid w:val="008D0C7E"/>
    <w:rPr>
      <w:i/>
      <w:iCs/>
      <w:color w:val="404040" w:themeColor="text1" w:themeTint="BF"/>
    </w:rPr>
  </w:style>
  <w:style w:type="character" w:styleId="SubtleReference">
    <w:name w:val="Subtle Reference"/>
    <w:basedOn w:val="DefaultParagraphFont"/>
    <w:uiPriority w:val="31"/>
    <w:rsid w:val="008D0C7E"/>
    <w:rPr>
      <w:smallCaps/>
      <w:color w:val="5A5A5A" w:themeColor="text1" w:themeTint="A5"/>
    </w:rPr>
  </w:style>
  <w:style w:type="paragraph" w:styleId="TableofAuthorities">
    <w:name w:val="table of authorities"/>
    <w:basedOn w:val="Normal"/>
    <w:next w:val="Normal"/>
    <w:uiPriority w:val="99"/>
    <w:semiHidden/>
    <w:unhideWhenUsed/>
    <w:rsid w:val="008D0C7E"/>
    <w:pPr>
      <w:ind w:left="240" w:hanging="240"/>
    </w:pPr>
  </w:style>
  <w:style w:type="paragraph" w:styleId="Title">
    <w:name w:val="Title"/>
    <w:basedOn w:val="Normal"/>
    <w:next w:val="Normal"/>
    <w:link w:val="TitleChar"/>
    <w:uiPriority w:val="10"/>
    <w:rsid w:val="008D0C7E"/>
    <w:pPr>
      <w:spacing w:before="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0C7E"/>
    <w:rPr>
      <w:rFonts w:asciiTheme="majorHAnsi" w:eastAsiaTheme="majorEastAsia" w:hAnsiTheme="majorHAnsi" w:cstheme="majorBidi"/>
      <w:spacing w:val="-10"/>
      <w:kern w:val="28"/>
      <w:sz w:val="56"/>
      <w:szCs w:val="56"/>
      <w:lang w:val="en-GB" w:eastAsia="ja-JP"/>
    </w:rPr>
  </w:style>
  <w:style w:type="paragraph" w:styleId="TOAHeading">
    <w:name w:val="toa heading"/>
    <w:basedOn w:val="Normal"/>
    <w:next w:val="Normal"/>
    <w:uiPriority w:val="99"/>
    <w:semiHidden/>
    <w:unhideWhenUsed/>
    <w:rsid w:val="008D0C7E"/>
    <w:rPr>
      <w:rFonts w:asciiTheme="majorHAnsi" w:eastAsiaTheme="majorEastAsia" w:hAnsiTheme="majorHAnsi" w:cstheme="majorBidi"/>
      <w:b/>
      <w:bCs/>
    </w:rPr>
  </w:style>
  <w:style w:type="paragraph" w:styleId="TOC4">
    <w:name w:val="toc 4"/>
    <w:basedOn w:val="Normal"/>
    <w:next w:val="Normal"/>
    <w:autoRedefine/>
    <w:uiPriority w:val="39"/>
    <w:semiHidden/>
    <w:unhideWhenUsed/>
    <w:rsid w:val="008D0C7E"/>
    <w:pPr>
      <w:spacing w:after="100"/>
      <w:ind w:left="720"/>
    </w:pPr>
  </w:style>
  <w:style w:type="paragraph" w:styleId="TOC5">
    <w:name w:val="toc 5"/>
    <w:basedOn w:val="Normal"/>
    <w:next w:val="Normal"/>
    <w:autoRedefine/>
    <w:uiPriority w:val="39"/>
    <w:semiHidden/>
    <w:unhideWhenUsed/>
    <w:rsid w:val="008D0C7E"/>
    <w:pPr>
      <w:spacing w:after="100"/>
      <w:ind w:left="960"/>
    </w:pPr>
  </w:style>
  <w:style w:type="paragraph" w:styleId="TOC6">
    <w:name w:val="toc 6"/>
    <w:basedOn w:val="Normal"/>
    <w:next w:val="Normal"/>
    <w:autoRedefine/>
    <w:uiPriority w:val="39"/>
    <w:semiHidden/>
    <w:unhideWhenUsed/>
    <w:rsid w:val="008D0C7E"/>
    <w:pPr>
      <w:spacing w:after="100"/>
      <w:ind w:left="1200"/>
    </w:pPr>
  </w:style>
  <w:style w:type="paragraph" w:styleId="TOC7">
    <w:name w:val="toc 7"/>
    <w:basedOn w:val="Normal"/>
    <w:next w:val="Normal"/>
    <w:autoRedefine/>
    <w:uiPriority w:val="39"/>
    <w:semiHidden/>
    <w:unhideWhenUsed/>
    <w:rsid w:val="008D0C7E"/>
    <w:pPr>
      <w:spacing w:after="100"/>
      <w:ind w:left="1440"/>
    </w:pPr>
  </w:style>
  <w:style w:type="paragraph" w:styleId="TOC8">
    <w:name w:val="toc 8"/>
    <w:basedOn w:val="Normal"/>
    <w:next w:val="Normal"/>
    <w:autoRedefine/>
    <w:uiPriority w:val="39"/>
    <w:semiHidden/>
    <w:unhideWhenUsed/>
    <w:rsid w:val="008D0C7E"/>
    <w:pPr>
      <w:spacing w:after="100"/>
      <w:ind w:left="1680"/>
    </w:pPr>
  </w:style>
  <w:style w:type="paragraph" w:styleId="TOC9">
    <w:name w:val="toc 9"/>
    <w:basedOn w:val="Normal"/>
    <w:next w:val="Normal"/>
    <w:autoRedefine/>
    <w:uiPriority w:val="39"/>
    <w:semiHidden/>
    <w:unhideWhenUsed/>
    <w:rsid w:val="008D0C7E"/>
    <w:pPr>
      <w:spacing w:after="100"/>
      <w:ind w:left="1920"/>
    </w:pPr>
  </w:style>
  <w:style w:type="paragraph" w:styleId="TOCHeading">
    <w:name w:val="TOC Heading"/>
    <w:basedOn w:val="Heading1"/>
    <w:next w:val="Normal"/>
    <w:uiPriority w:val="39"/>
    <w:semiHidden/>
    <w:unhideWhenUsed/>
    <w:rsid w:val="008D0C7E"/>
    <w:pPr>
      <w:tabs>
        <w:tab w:val="clear" w:pos="794"/>
        <w:tab w:val="clear" w:pos="1191"/>
        <w:tab w:val="clear" w:pos="1588"/>
        <w:tab w:val="clear" w:pos="1985"/>
      </w:tabs>
      <w:overflowPunct/>
      <w:autoSpaceDE/>
      <w:autoSpaceDN/>
      <w:adjustRightInd/>
      <w:spacing w:before="240"/>
      <w:ind w:left="0" w:firstLine="0"/>
      <w:textAlignment w:val="auto"/>
      <w:outlineLvl w:val="9"/>
    </w:pPr>
    <w:rPr>
      <w:rFonts w:asciiTheme="majorHAnsi" w:eastAsiaTheme="majorEastAsia" w:hAnsiTheme="majorHAnsi" w:cstheme="majorBidi"/>
      <w:b w:val="0"/>
      <w:color w:val="2E74B5" w:themeColor="accent1" w:themeShade="BF"/>
      <w:sz w:val="32"/>
      <w:szCs w:val="32"/>
      <w:lang w:eastAsia="ja-JP"/>
    </w:rPr>
  </w:style>
  <w:style w:type="character" w:customStyle="1" w:styleId="UnresolvedMention">
    <w:name w:val="Unresolved Mention"/>
    <w:basedOn w:val="DefaultParagraphFont"/>
    <w:uiPriority w:val="99"/>
    <w:semiHidden/>
    <w:unhideWhenUsed/>
    <w:rsid w:val="008D0C7E"/>
    <w:rPr>
      <w:color w:val="605E5C"/>
      <w:shd w:val="clear" w:color="auto" w:fill="E1DFDD"/>
    </w:rPr>
  </w:style>
  <w:style w:type="paragraph" w:customStyle="1" w:styleId="TSBHeaderRight14">
    <w:name w:val="TSBHeaderRight14"/>
    <w:basedOn w:val="Normal"/>
    <w:qFormat/>
    <w:rsid w:val="006F4361"/>
    <w:pPr>
      <w:jc w:val="right"/>
    </w:pPr>
    <w:rPr>
      <w:b/>
      <w:bCs/>
      <w:sz w:val="28"/>
      <w:szCs w:val="28"/>
    </w:rPr>
  </w:style>
  <w:style w:type="paragraph" w:customStyle="1" w:styleId="TSBHeaderQuestion">
    <w:name w:val="TSBHeaderQuestion"/>
    <w:basedOn w:val="Normal"/>
    <w:qFormat/>
    <w:rsid w:val="002534C9"/>
  </w:style>
  <w:style w:type="paragraph" w:customStyle="1" w:styleId="TSBHeaderSource">
    <w:name w:val="TSBHeaderSource"/>
    <w:basedOn w:val="Normal"/>
    <w:qFormat/>
    <w:rsid w:val="002534C9"/>
  </w:style>
  <w:style w:type="paragraph" w:customStyle="1" w:styleId="TSBHeaderTitle">
    <w:name w:val="TSBHeaderTitle"/>
    <w:basedOn w:val="Normal"/>
    <w:qFormat/>
    <w:rsid w:val="00054813"/>
  </w:style>
  <w:style w:type="paragraph" w:customStyle="1" w:styleId="TSBHeaderSummary">
    <w:name w:val="TSBHeaderSummary"/>
    <w:basedOn w:val="Normal"/>
    <w:rsid w:val="00054813"/>
  </w:style>
  <w:style w:type="table" w:styleId="TableGrid">
    <w:name w:val="Table Grid"/>
    <w:basedOn w:val="TableNormal"/>
    <w:uiPriority w:val="39"/>
    <w:rsid w:val="005A044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
    <w:name w:val="Table Grid1"/>
    <w:basedOn w:val="TableNormal"/>
    <w:next w:val="TableGrid"/>
    <w:rsid w:val="00AB2CD9"/>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ListParagraphChar">
    <w:name w:val="List Paragraph Char"/>
    <w:aliases w:val="Resume Title Char,Ref Char,Use Case List Paragraph Char,Bullet List Paragraph Char,List Paragraph11 Char,List Paragraph111 Char,List Paragraph Option Char,EG Bullet 1 Char,Bulleted List1 Char,b1 Char,Bullet for no #'s Char,B1 Char"/>
    <w:link w:val="ListParagraph"/>
    <w:uiPriority w:val="34"/>
    <w:qFormat/>
    <w:locked/>
    <w:rsid w:val="00574C4A"/>
    <w:rPr>
      <w:rFonts w:ascii="Times New Roman" w:hAnsi="Times New Roman" w:cs="Times New Roman"/>
      <w:sz w:val="24"/>
      <w:szCs w:val="24"/>
      <w:lang w:val="en-GB" w:eastAsia="ja-JP"/>
    </w:rPr>
  </w:style>
</w:styles>
</file>

<file path=word/webSettings.xml><?xml version="1.0" encoding="utf-8"?>
<w:webSettings xmlns:r="http://schemas.openxmlformats.org/officeDocument/2006/relationships" xmlns:w="http://schemas.openxmlformats.org/wordprocessingml/2006/main">
  <w:divs>
    <w:div w:id="85074059">
      <w:bodyDiv w:val="1"/>
      <w:marLeft w:val="0"/>
      <w:marRight w:val="0"/>
      <w:marTop w:val="0"/>
      <w:marBottom w:val="0"/>
      <w:divBdr>
        <w:top w:val="none" w:sz="0" w:space="0" w:color="auto"/>
        <w:left w:val="none" w:sz="0" w:space="0" w:color="auto"/>
        <w:bottom w:val="none" w:sz="0" w:space="0" w:color="auto"/>
        <w:right w:val="none" w:sz="0" w:space="0" w:color="auto"/>
      </w:divBdr>
    </w:div>
    <w:div w:id="756487091">
      <w:bodyDiv w:val="1"/>
      <w:marLeft w:val="0"/>
      <w:marRight w:val="0"/>
      <w:marTop w:val="0"/>
      <w:marBottom w:val="0"/>
      <w:divBdr>
        <w:top w:val="none" w:sz="0" w:space="0" w:color="auto"/>
        <w:left w:val="none" w:sz="0" w:space="0" w:color="auto"/>
        <w:bottom w:val="none" w:sz="0" w:space="0" w:color="auto"/>
        <w:right w:val="none" w:sz="0" w:space="0" w:color="auto"/>
      </w:divBdr>
    </w:div>
    <w:div w:id="898517995">
      <w:bodyDiv w:val="1"/>
      <w:marLeft w:val="0"/>
      <w:marRight w:val="0"/>
      <w:marTop w:val="0"/>
      <w:marBottom w:val="0"/>
      <w:divBdr>
        <w:top w:val="none" w:sz="0" w:space="0" w:color="auto"/>
        <w:left w:val="none" w:sz="0" w:space="0" w:color="auto"/>
        <w:bottom w:val="none" w:sz="0" w:space="0" w:color="auto"/>
        <w:right w:val="none" w:sz="0" w:space="0" w:color="auto"/>
      </w:divBdr>
    </w:div>
    <w:div w:id="16394571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18" Type="http://schemas.microsoft.com/office/2018/08/relationships/commentsExtensible" Target="commentsExtensi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2.jpeg"/><Relationship Id="rId2" Type="http://schemas.openxmlformats.org/officeDocument/2006/relationships/customXml" Target="../customXml/item2.xml"/><Relationship Id="rId16" Type="http://schemas.microsoft.com/office/2011/relationships/people" Target="people.xml"/><Relationship Id="rId20" Type="http://schemas.microsoft.com/office/2016/09/relationships/commentsIds" Target="commentsIds.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comments" Target="comments.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png"/><Relationship Id="rId19" Type="http://schemas.microsoft.com/office/2011/relationships/commentsExtended" Target="commentsExtended.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B2338E4BF82AF64C8975C65DD52FAE3E" ma:contentTypeVersion="6" ma:contentTypeDescription="Create a new document." ma:contentTypeScope="" ma:versionID="02ebf0fc6f19e435affb07af72de078c">
  <xsd:schema xmlns:xsd="http://www.w3.org/2001/XMLSchema" xmlns:xs="http://www.w3.org/2001/XMLSchema" xmlns:p="http://schemas.microsoft.com/office/2006/metadata/properties" xmlns:ns2="c90385a7-5e94-4852-9398-ec888c07ca90" xmlns:ns3="0f208774-d51b-4573-a67b-89dea6922a77" targetNamespace="http://schemas.microsoft.com/office/2006/metadata/properties" ma:root="true" ma:fieldsID="b0182cba9c490d4c934699f91de62b59" ns2:_="" ns3:_="">
    <xsd:import namespace="c90385a7-5e94-4852-9398-ec888c07ca90"/>
    <xsd:import namespace="0f208774-d51b-4573-a67b-89dea6922a7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90385a7-5e94-4852-9398-ec888c07ca9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f208774-d51b-4573-a67b-89dea6922a7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3751D69-C054-4D4D-81C3-C6AE3340C6F4}">
  <ds:schemaRefs>
    <ds:schemaRef ds:uri="http://schemas.microsoft.com/sharepoint/v3/contenttype/forms"/>
  </ds:schemaRefs>
</ds:datastoreItem>
</file>

<file path=customXml/itemProps2.xml><?xml version="1.0" encoding="utf-8"?>
<ds:datastoreItem xmlns:ds="http://schemas.openxmlformats.org/officeDocument/2006/customXml" ds:itemID="{EF8523CC-DEB2-463D-9A27-DF0B8D2CAEC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473D7CB0-C68D-4066-8539-302FF9011E3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90385a7-5e94-4852-9398-ec888c07ca90"/>
    <ds:schemaRef ds:uri="0f208774-d51b-4573-a67b-89dea6922a7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18</Pages>
  <Words>6122</Words>
  <Characters>34902</Characters>
  <Application>Microsoft Office Word</Application>
  <DocSecurity>0</DocSecurity>
  <Lines>290</Lines>
  <Paragraphs>81</Paragraphs>
  <ScaleCrop>false</ScaleCrop>
  <HeadingPairs>
    <vt:vector size="4" baseType="variant">
      <vt:variant>
        <vt:lpstr>Title</vt:lpstr>
      </vt:variant>
      <vt:variant>
        <vt:i4>1</vt:i4>
      </vt:variant>
      <vt:variant>
        <vt:lpstr>Titolo</vt:lpstr>
      </vt:variant>
      <vt:variant>
        <vt:i4>1</vt:i4>
      </vt:variant>
    </vt:vector>
  </HeadingPairs>
  <TitlesOfParts>
    <vt:vector size="2" baseType="lpstr">
      <vt:lpstr>Draft Recommendation ITU-T L.CArural "Low-cost sustainable ICT solutions for climate change adaptation in rural areas and communities"</vt:lpstr>
      <vt:lpstr>DDP template for SG05 (2022-2024 study period)</vt:lpstr>
    </vt:vector>
  </TitlesOfParts>
  <Manager>ITU-T</Manager>
  <Company>International Telecommunication Union (ITU)</Company>
  <LinksUpToDate>false</LinksUpToDate>
  <CharactersWithSpaces>40943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Draft Recommendation ITU-T L.CArural "Low-cost sustainable ICT solutions for climate change adaptation in rural areas and communities"</dc:title>
  <dc:subject/>
  <dc:creator>Communications Authority of Kenya (CA)</dc:creator>
  <cp:keywords/>
  <dc:description>SG5-TD531/GEN  For: Rome, 17-27 October 2022_x000d_Document date: _x000d_Saved by ITU51014277 at 10:34:49 on 22.10.22</dc:description>
  <cp:lastModifiedBy>ADET-612A</cp:lastModifiedBy>
  <cp:revision>9</cp:revision>
  <cp:lastPrinted>2017-02-22T09:55:00Z</cp:lastPrinted>
  <dcterms:created xsi:type="dcterms:W3CDTF">2023-05-10T16:29:00Z</dcterms:created>
  <dcterms:modified xsi:type="dcterms:W3CDTF">2023-05-22T05:53:00Z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0x010100B2338E4BF82AF64C8975C65DD52FAE3E</vt:lpwstr>
  </property>
  <property fmtid="{D5CDD505-2E9C-101B-9397-08002B2CF9AE}" pid="3" name="SourceC">
    <vt:lpwstr/>
  </property>
  <property fmtid="{D5CDD505-2E9C-101B-9397-08002B2CF9AE}" pid="4" name="Order">
    <vt:r8>500</vt:r8>
  </property>
  <property fmtid="{D5CDD505-2E9C-101B-9397-08002B2CF9AE}" pid="5" name="FileDirRef">
    <vt:lpwstr>mtgctd/My MTG Template doc</vt:lpwstr>
  </property>
  <property fmtid="{D5CDD505-2E9C-101B-9397-08002B2CF9AE}" pid="6" name="FileLeafRef">
    <vt:lpwstr>mtgdoc_template.docx</vt:lpwstr>
  </property>
  <property fmtid="{D5CDD505-2E9C-101B-9397-08002B2CF9AE}" pid="7" name="FSObjType">
    <vt:lpwstr>0</vt:lpwstr>
  </property>
  <property fmtid="{D5CDD505-2E9C-101B-9397-08002B2CF9AE}" pid="8" name="Question">
    <vt:lpwstr/>
  </property>
  <property fmtid="{D5CDD505-2E9C-101B-9397-08002B2CF9AE}" pid="9" name="Questions">
    <vt:lpwstr/>
  </property>
  <property fmtid="{D5CDD505-2E9C-101B-9397-08002B2CF9AE}" pid="10" name="Docnum">
    <vt:lpwstr>SG5-TD531/GEN</vt:lpwstr>
  </property>
  <property fmtid="{D5CDD505-2E9C-101B-9397-08002B2CF9AE}" pid="11" name="Docdate">
    <vt:lpwstr/>
  </property>
  <property fmtid="{D5CDD505-2E9C-101B-9397-08002B2CF9AE}" pid="12" name="Docorlang">
    <vt:lpwstr/>
  </property>
  <property fmtid="{D5CDD505-2E9C-101B-9397-08002B2CF9AE}" pid="13" name="Docbluepink">
    <vt:lpwstr>12/5</vt:lpwstr>
  </property>
  <property fmtid="{D5CDD505-2E9C-101B-9397-08002B2CF9AE}" pid="14" name="Docdest">
    <vt:lpwstr>Rome, 17-27 October 2022</vt:lpwstr>
  </property>
  <property fmtid="{D5CDD505-2E9C-101B-9397-08002B2CF9AE}" pid="15" name="Docauthor">
    <vt:lpwstr>Communications Authority of Kenya (CA)</vt:lpwstr>
  </property>
</Properties>
</file>