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svg" ContentType="image/svg+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40" w:type="dxa"/>
        <w:jc w:val="center"/>
        <w:tblLayout w:type="fixed"/>
        <w:tblCellMar>
          <w:left w:w="57" w:type="dxa"/>
          <w:right w:w="57" w:type="dxa"/>
        </w:tblCellMar>
        <w:tblLook w:val="0000"/>
      </w:tblPr>
      <w:tblGrid>
        <w:gridCol w:w="1134"/>
        <w:gridCol w:w="284"/>
        <w:gridCol w:w="3685"/>
        <w:gridCol w:w="142"/>
        <w:gridCol w:w="284"/>
        <w:gridCol w:w="4111"/>
      </w:tblGrid>
      <w:tr w:rsidR="008612FF" w:rsidRPr="0037415F" w:rsidTr="00BC05A8">
        <w:trPr>
          <w:cantSplit/>
          <w:jc w:val="center"/>
        </w:trPr>
        <w:tc>
          <w:tcPr>
            <w:tcW w:w="1134" w:type="dxa"/>
            <w:vMerge w:val="restart"/>
            <w:vAlign w:val="center"/>
          </w:tcPr>
          <w:p w:rsidR="008612FF" w:rsidRPr="00567F52" w:rsidRDefault="008612FF" w:rsidP="00BC05A8">
            <w:pPr>
              <w:spacing w:before="0"/>
              <w:jc w:val="center"/>
            </w:pPr>
            <w:r>
              <w:rPr>
                <w:noProof/>
                <w:lang w:val="en-US" w:eastAsia="en-US"/>
              </w:rPr>
              <w:drawing>
                <wp:inline distT="0" distB="0" distL="0" distR="0">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rsidR="008612FF" w:rsidRPr="00F70513" w:rsidRDefault="008612FF" w:rsidP="00BC05A8">
            <w:pPr>
              <w:rPr>
                <w:sz w:val="16"/>
                <w:szCs w:val="16"/>
              </w:rPr>
            </w:pPr>
            <w:r w:rsidRPr="00F70513">
              <w:rPr>
                <w:sz w:val="16"/>
                <w:szCs w:val="16"/>
              </w:rPr>
              <w:t>INTERNATIONAL TELECOMMUNICATION UNION</w:t>
            </w:r>
          </w:p>
          <w:p w:rsidR="008612FF" w:rsidRPr="006264C9" w:rsidRDefault="008612FF" w:rsidP="00BC05A8">
            <w:pPr>
              <w:rPr>
                <w:b/>
                <w:bCs/>
                <w:sz w:val="26"/>
                <w:szCs w:val="26"/>
              </w:rPr>
            </w:pPr>
            <w:r w:rsidRPr="006264C9">
              <w:rPr>
                <w:b/>
                <w:bCs/>
                <w:sz w:val="26"/>
                <w:szCs w:val="26"/>
              </w:rPr>
              <w:t>TELECOMMUNICATION</w:t>
            </w:r>
            <w:r w:rsidRPr="006264C9">
              <w:rPr>
                <w:b/>
                <w:bCs/>
                <w:sz w:val="26"/>
                <w:szCs w:val="26"/>
              </w:rPr>
              <w:br/>
              <w:t>STANDARDIZATION SECTOR</w:t>
            </w:r>
          </w:p>
          <w:p w:rsidR="008612FF" w:rsidRPr="007F664D" w:rsidRDefault="008612FF" w:rsidP="00BC05A8">
            <w:pPr>
              <w:rPr>
                <w:sz w:val="20"/>
                <w:szCs w:val="20"/>
              </w:rPr>
            </w:pPr>
            <w:r w:rsidRPr="006264C9">
              <w:rPr>
                <w:sz w:val="20"/>
                <w:szCs w:val="20"/>
              </w:rPr>
              <w:t xml:space="preserve">STUDY PERIOD </w:t>
            </w:r>
            <w:r>
              <w:rPr>
                <w:sz w:val="20"/>
                <w:szCs w:val="20"/>
              </w:rPr>
              <w:t>2022-2024</w:t>
            </w:r>
          </w:p>
        </w:tc>
        <w:tc>
          <w:tcPr>
            <w:tcW w:w="4537" w:type="dxa"/>
            <w:gridSpan w:val="3"/>
            <w:vAlign w:val="center"/>
          </w:tcPr>
          <w:p w:rsidR="008612FF" w:rsidRPr="0095099F" w:rsidRDefault="008612FF" w:rsidP="00BC05A8">
            <w:pPr>
              <w:pStyle w:val="Docnumber"/>
              <w:rPr>
                <w:highlight w:val="yellow"/>
              </w:rPr>
            </w:pPr>
            <w:r w:rsidRPr="000A7D00">
              <w:rPr>
                <w:noProof/>
              </w:rPr>
              <w:t>SG11-C</w:t>
            </w:r>
            <w:r>
              <w:rPr>
                <w:noProof/>
              </w:rPr>
              <w:t>0YYY</w:t>
            </w:r>
          </w:p>
        </w:tc>
      </w:tr>
      <w:tr w:rsidR="008612FF" w:rsidRPr="0095099F" w:rsidTr="00BC05A8">
        <w:trPr>
          <w:cantSplit/>
          <w:jc w:val="center"/>
        </w:trPr>
        <w:tc>
          <w:tcPr>
            <w:tcW w:w="1134" w:type="dxa"/>
            <w:vMerge/>
          </w:tcPr>
          <w:p w:rsidR="008612FF" w:rsidRPr="00072A4E" w:rsidRDefault="008612FF" w:rsidP="00BC05A8">
            <w:pPr>
              <w:rPr>
                <w:smallCaps/>
                <w:sz w:val="20"/>
              </w:rPr>
            </w:pPr>
          </w:p>
        </w:tc>
        <w:tc>
          <w:tcPr>
            <w:tcW w:w="3969" w:type="dxa"/>
            <w:gridSpan w:val="2"/>
            <w:vMerge/>
          </w:tcPr>
          <w:p w:rsidR="008612FF" w:rsidRPr="00072A4E" w:rsidRDefault="008612FF" w:rsidP="00BC05A8">
            <w:pPr>
              <w:rPr>
                <w:smallCaps/>
                <w:sz w:val="20"/>
              </w:rPr>
            </w:pPr>
          </w:p>
        </w:tc>
        <w:tc>
          <w:tcPr>
            <w:tcW w:w="4537" w:type="dxa"/>
            <w:gridSpan w:val="3"/>
          </w:tcPr>
          <w:p w:rsidR="008612FF" w:rsidRPr="0095099F" w:rsidRDefault="008612FF" w:rsidP="00BC05A8">
            <w:pPr>
              <w:pStyle w:val="TSBHeaderRight14"/>
            </w:pPr>
            <w:r w:rsidRPr="001970B3">
              <w:rPr>
                <w:noProof/>
              </w:rPr>
              <w:t>STUDY GROUP 11</w:t>
            </w:r>
          </w:p>
        </w:tc>
      </w:tr>
      <w:tr w:rsidR="008612FF" w:rsidRPr="0037415F" w:rsidTr="00BC05A8">
        <w:trPr>
          <w:cantSplit/>
          <w:jc w:val="center"/>
        </w:trPr>
        <w:tc>
          <w:tcPr>
            <w:tcW w:w="1134" w:type="dxa"/>
            <w:vMerge/>
            <w:tcBorders>
              <w:bottom w:val="single" w:sz="12" w:space="0" w:color="auto"/>
            </w:tcBorders>
          </w:tcPr>
          <w:p w:rsidR="008612FF" w:rsidRPr="0037415F" w:rsidRDefault="008612FF" w:rsidP="00BC05A8">
            <w:pPr>
              <w:rPr>
                <w:b/>
                <w:bCs/>
                <w:sz w:val="26"/>
              </w:rPr>
            </w:pPr>
          </w:p>
        </w:tc>
        <w:tc>
          <w:tcPr>
            <w:tcW w:w="3969" w:type="dxa"/>
            <w:gridSpan w:val="2"/>
            <w:vMerge/>
            <w:tcBorders>
              <w:bottom w:val="single" w:sz="12" w:space="0" w:color="auto"/>
            </w:tcBorders>
          </w:tcPr>
          <w:p w:rsidR="008612FF" w:rsidRPr="0037415F" w:rsidRDefault="008612FF" w:rsidP="00BC05A8">
            <w:pPr>
              <w:rPr>
                <w:b/>
                <w:bCs/>
                <w:sz w:val="26"/>
              </w:rPr>
            </w:pPr>
          </w:p>
        </w:tc>
        <w:tc>
          <w:tcPr>
            <w:tcW w:w="4537" w:type="dxa"/>
            <w:gridSpan w:val="3"/>
            <w:tcBorders>
              <w:bottom w:val="single" w:sz="12" w:space="0" w:color="auto"/>
            </w:tcBorders>
            <w:vAlign w:val="center"/>
          </w:tcPr>
          <w:p w:rsidR="008612FF" w:rsidRPr="000A7D00" w:rsidRDefault="008612FF" w:rsidP="00BC05A8">
            <w:pPr>
              <w:pStyle w:val="TSBHeaderRight14"/>
            </w:pPr>
            <w:r w:rsidRPr="000A7D00">
              <w:t>Original: English</w:t>
            </w:r>
          </w:p>
        </w:tc>
      </w:tr>
      <w:tr w:rsidR="008612FF" w:rsidRPr="0037415F" w:rsidTr="00BC05A8">
        <w:trPr>
          <w:cantSplit/>
          <w:jc w:val="center"/>
        </w:trPr>
        <w:tc>
          <w:tcPr>
            <w:tcW w:w="1418" w:type="dxa"/>
            <w:gridSpan w:val="2"/>
          </w:tcPr>
          <w:p w:rsidR="008612FF" w:rsidRPr="0037415F" w:rsidRDefault="008612FF" w:rsidP="00BC05A8">
            <w:pPr>
              <w:rPr>
                <w:b/>
                <w:bCs/>
              </w:rPr>
            </w:pPr>
            <w:r w:rsidRPr="0037415F">
              <w:rPr>
                <w:b/>
                <w:bCs/>
              </w:rPr>
              <w:t>Question(s):</w:t>
            </w:r>
          </w:p>
        </w:tc>
        <w:tc>
          <w:tcPr>
            <w:tcW w:w="3827" w:type="dxa"/>
            <w:gridSpan w:val="2"/>
          </w:tcPr>
          <w:p w:rsidR="008612FF" w:rsidRPr="000A7D00" w:rsidRDefault="008612FF" w:rsidP="00BC05A8">
            <w:pPr>
              <w:pStyle w:val="TSBHeaderQuestion"/>
            </w:pPr>
            <w:r w:rsidRPr="000A7D00">
              <w:rPr>
                <w:noProof/>
              </w:rPr>
              <w:t>12/11</w:t>
            </w:r>
          </w:p>
        </w:tc>
        <w:tc>
          <w:tcPr>
            <w:tcW w:w="4395" w:type="dxa"/>
            <w:gridSpan w:val="2"/>
          </w:tcPr>
          <w:p w:rsidR="008612FF" w:rsidRPr="000A7D00" w:rsidRDefault="00A62A1E" w:rsidP="00A62A1E">
            <w:pPr>
              <w:pStyle w:val="VenueDate"/>
            </w:pPr>
            <w:r>
              <w:t>Geneva,10-19 May 2023</w:t>
            </w:r>
          </w:p>
        </w:tc>
      </w:tr>
      <w:tr w:rsidR="008612FF" w:rsidRPr="00A4045F" w:rsidTr="00BC05A8">
        <w:trPr>
          <w:cantSplit/>
          <w:jc w:val="center"/>
        </w:trPr>
        <w:tc>
          <w:tcPr>
            <w:tcW w:w="9640" w:type="dxa"/>
            <w:gridSpan w:val="6"/>
          </w:tcPr>
          <w:p w:rsidR="008612FF" w:rsidRPr="000A7D00" w:rsidRDefault="008612FF" w:rsidP="00BC05A8">
            <w:pPr>
              <w:jc w:val="center"/>
              <w:rPr>
                <w:b/>
                <w:bCs/>
              </w:rPr>
            </w:pPr>
            <w:r w:rsidRPr="000A7D00">
              <w:rPr>
                <w:b/>
                <w:bCs/>
              </w:rPr>
              <w:t>CONTRIBUTION</w:t>
            </w:r>
          </w:p>
        </w:tc>
      </w:tr>
      <w:tr w:rsidR="008612FF" w:rsidRPr="0037415F" w:rsidTr="00BC05A8">
        <w:trPr>
          <w:cantSplit/>
          <w:jc w:val="center"/>
        </w:trPr>
        <w:tc>
          <w:tcPr>
            <w:tcW w:w="1418" w:type="dxa"/>
            <w:gridSpan w:val="2"/>
          </w:tcPr>
          <w:p w:rsidR="008612FF" w:rsidRPr="0037415F" w:rsidRDefault="008612FF" w:rsidP="00BC05A8">
            <w:pPr>
              <w:rPr>
                <w:b/>
                <w:bCs/>
              </w:rPr>
            </w:pPr>
            <w:r>
              <w:rPr>
                <w:b/>
                <w:bCs/>
              </w:rPr>
              <w:t>Source:</w:t>
            </w:r>
          </w:p>
        </w:tc>
        <w:tc>
          <w:tcPr>
            <w:tcW w:w="8222" w:type="dxa"/>
            <w:gridSpan w:val="4"/>
          </w:tcPr>
          <w:p w:rsidR="008612FF" w:rsidRPr="000A7D00" w:rsidRDefault="008612FF" w:rsidP="00BC05A8">
            <w:pPr>
              <w:pStyle w:val="TSBHeaderSource"/>
            </w:pPr>
            <w:r w:rsidRPr="000A7D00">
              <w:rPr>
                <w:lang w:val="en-US"/>
              </w:rPr>
              <w:t>India, Ministry of Communication</w:t>
            </w:r>
          </w:p>
        </w:tc>
      </w:tr>
      <w:tr w:rsidR="008612FF" w:rsidRPr="0037415F" w:rsidTr="00BC05A8">
        <w:trPr>
          <w:cantSplit/>
          <w:jc w:val="center"/>
        </w:trPr>
        <w:tc>
          <w:tcPr>
            <w:tcW w:w="1418" w:type="dxa"/>
            <w:gridSpan w:val="2"/>
          </w:tcPr>
          <w:p w:rsidR="008612FF" w:rsidRPr="0037415F" w:rsidRDefault="008612FF" w:rsidP="00BC05A8">
            <w:r w:rsidRPr="0037415F">
              <w:rPr>
                <w:b/>
                <w:bCs/>
              </w:rPr>
              <w:t>Title:</w:t>
            </w:r>
          </w:p>
        </w:tc>
        <w:tc>
          <w:tcPr>
            <w:tcW w:w="8222" w:type="dxa"/>
            <w:gridSpan w:val="4"/>
          </w:tcPr>
          <w:p w:rsidR="008612FF" w:rsidRPr="00FA2E6D" w:rsidRDefault="008612FF" w:rsidP="008612FF">
            <w:pPr>
              <w:pStyle w:val="TSBHeaderTitle"/>
              <w:rPr>
                <w:highlight w:val="yellow"/>
              </w:rPr>
            </w:pPr>
            <w:r>
              <w:t xml:space="preserve">Proposal to advance baseline text of draft </w:t>
            </w:r>
            <w:r w:rsidRPr="008612FF">
              <w:t xml:space="preserve">ITU-T </w:t>
            </w:r>
            <w:r>
              <w:t>Recommendation Q.TSRT_IoT “</w:t>
            </w:r>
            <w:r w:rsidRPr="009A48FF">
              <w:t>Test specifications for remote testing of Internet of Things using the probes</w:t>
            </w:r>
            <w:r>
              <w:t>”</w:t>
            </w:r>
          </w:p>
        </w:tc>
      </w:tr>
      <w:tr w:rsidR="008612FF" w:rsidRPr="0037415F" w:rsidTr="00BC05A8">
        <w:trPr>
          <w:cantSplit/>
          <w:jc w:val="center"/>
        </w:trPr>
        <w:tc>
          <w:tcPr>
            <w:tcW w:w="1418" w:type="dxa"/>
            <w:gridSpan w:val="2"/>
            <w:tcBorders>
              <w:top w:val="single" w:sz="6" w:space="0" w:color="auto"/>
              <w:bottom w:val="single" w:sz="6" w:space="0" w:color="auto"/>
            </w:tcBorders>
          </w:tcPr>
          <w:p w:rsidR="008612FF" w:rsidRPr="008F7104" w:rsidRDefault="008612FF" w:rsidP="00BC05A8">
            <w:pPr>
              <w:rPr>
                <w:b/>
                <w:bCs/>
              </w:rPr>
            </w:pPr>
            <w:r w:rsidRPr="008F7104">
              <w:rPr>
                <w:b/>
                <w:bCs/>
              </w:rPr>
              <w:t>Contact:</w:t>
            </w:r>
          </w:p>
        </w:tc>
        <w:tc>
          <w:tcPr>
            <w:tcW w:w="4111" w:type="dxa"/>
            <w:gridSpan w:val="3"/>
            <w:tcBorders>
              <w:top w:val="single" w:sz="6" w:space="0" w:color="auto"/>
              <w:bottom w:val="single" w:sz="6" w:space="0" w:color="auto"/>
            </w:tcBorders>
          </w:tcPr>
          <w:p w:rsidR="008612FF" w:rsidRPr="000A7D00" w:rsidRDefault="008612FF" w:rsidP="00BC05A8">
            <w:r>
              <w:t>Anshul Kumar Gupta</w:t>
            </w:r>
            <w:r>
              <w:br/>
              <w:t>TEC, DoT</w:t>
            </w:r>
            <w:r w:rsidRPr="000A7D00">
              <w:br/>
            </w:r>
            <w:r w:rsidRPr="00986BD4">
              <w:rPr>
                <w:lang w:val="en-US"/>
              </w:rPr>
              <w:t>Ministry of Communication, India</w:t>
            </w:r>
          </w:p>
        </w:tc>
        <w:tc>
          <w:tcPr>
            <w:tcW w:w="4111" w:type="dxa"/>
            <w:tcBorders>
              <w:top w:val="single" w:sz="6" w:space="0" w:color="auto"/>
              <w:bottom w:val="single" w:sz="6" w:space="0" w:color="auto"/>
            </w:tcBorders>
          </w:tcPr>
          <w:p w:rsidR="008612FF" w:rsidRPr="000A7D00" w:rsidRDefault="008612FF" w:rsidP="00BC05A8">
            <w:pPr>
              <w:tabs>
                <w:tab w:val="left" w:pos="794"/>
              </w:tabs>
            </w:pPr>
            <w:r w:rsidRPr="000A7D00">
              <w:t>Tel:</w:t>
            </w:r>
            <w:r w:rsidRPr="000A7D00">
              <w:tab/>
              <w:t>+</w:t>
            </w:r>
            <w:r>
              <w:t>91 9785951159</w:t>
            </w:r>
            <w:r w:rsidRPr="000A7D00">
              <w:br/>
              <w:t>E-mail:</w:t>
            </w:r>
            <w:r w:rsidRPr="000A7D00">
              <w:tab/>
            </w:r>
            <w:hyperlink r:id="rId12" w:history="1">
              <w:r w:rsidRPr="00BD1691">
                <w:rPr>
                  <w:rStyle w:val="Hyperlink"/>
                </w:rPr>
                <w:t>anshulkr.gupta@gov.in</w:t>
              </w:r>
            </w:hyperlink>
          </w:p>
        </w:tc>
      </w:tr>
    </w:tbl>
    <w:p w:rsidR="008612FF" w:rsidRPr="00E7495B" w:rsidRDefault="008612FF" w:rsidP="008612FF">
      <w:pPr>
        <w:rPr>
          <w:lang w:val="fr-CH"/>
        </w:rPr>
      </w:pPr>
    </w:p>
    <w:tbl>
      <w:tblPr>
        <w:tblW w:w="9640" w:type="dxa"/>
        <w:jc w:val="center"/>
        <w:tblLayout w:type="fixed"/>
        <w:tblCellMar>
          <w:left w:w="57" w:type="dxa"/>
          <w:right w:w="57" w:type="dxa"/>
        </w:tblCellMar>
        <w:tblLook w:val="0000"/>
      </w:tblPr>
      <w:tblGrid>
        <w:gridCol w:w="1418"/>
        <w:gridCol w:w="8222"/>
      </w:tblGrid>
      <w:tr w:rsidR="008612FF" w:rsidRPr="00B6687A" w:rsidTr="008B46CF">
        <w:trPr>
          <w:cantSplit/>
          <w:trHeight w:val="1070"/>
          <w:jc w:val="center"/>
        </w:trPr>
        <w:tc>
          <w:tcPr>
            <w:tcW w:w="1418" w:type="dxa"/>
          </w:tcPr>
          <w:p w:rsidR="008612FF" w:rsidRPr="008F7104" w:rsidRDefault="008612FF" w:rsidP="00BC05A8">
            <w:pPr>
              <w:rPr>
                <w:b/>
                <w:bCs/>
              </w:rPr>
            </w:pPr>
            <w:r w:rsidRPr="008F7104">
              <w:rPr>
                <w:b/>
                <w:bCs/>
              </w:rPr>
              <w:t>Abstract:</w:t>
            </w:r>
          </w:p>
        </w:tc>
        <w:tc>
          <w:tcPr>
            <w:tcW w:w="8222" w:type="dxa"/>
          </w:tcPr>
          <w:p w:rsidR="008612FF" w:rsidRPr="00B6687A" w:rsidRDefault="008B46CF" w:rsidP="00A62A1E">
            <w:pPr>
              <w:pStyle w:val="TSBHeaderSummary"/>
              <w:jc w:val="both"/>
              <w:rPr>
                <w:lang w:val="en-US"/>
              </w:rPr>
            </w:pPr>
            <w:r>
              <w:t xml:space="preserve">In last </w:t>
            </w:r>
            <w:r w:rsidR="00A62A1E" w:rsidRPr="00504D15">
              <w:t xml:space="preserve">interim </w:t>
            </w:r>
            <w:r w:rsidR="00A62A1E">
              <w:t>SG-11 Rapporteur Group M</w:t>
            </w:r>
            <w:r w:rsidR="00A62A1E" w:rsidRPr="00504D15">
              <w:t>eeting (Geneva, 28 November - 7 December 2022</w:t>
            </w:r>
            <w:r>
              <w:t xml:space="preserve">, the </w:t>
            </w:r>
            <w:r w:rsidRPr="00153420">
              <w:t xml:space="preserve">output </w:t>
            </w:r>
            <w:r>
              <w:t xml:space="preserve">document </w:t>
            </w:r>
            <w:ins w:id="0" w:author="HP" w:date="2023-04-06T00:26:00Z">
              <w:r w:rsidR="00F475CA">
                <w:fldChar w:fldCharType="begin"/>
              </w:r>
              <w:r w:rsidR="002A70E7">
                <w:instrText xml:space="preserve"> HYPERLINK "https://www.itu.int/md/T22-SG11-221207-TD-WP3-0035" </w:instrText>
              </w:r>
              <w:r w:rsidR="00F475CA">
                <w:fldChar w:fldCharType="separate"/>
              </w:r>
              <w:r w:rsidR="00A62A1E" w:rsidRPr="002A70E7">
                <w:rPr>
                  <w:rStyle w:val="Hyperlink"/>
                </w:rPr>
                <w:t>SG11-TD35/WP3</w:t>
              </w:r>
              <w:r w:rsidR="00F475CA">
                <w:fldChar w:fldCharType="end"/>
              </w:r>
            </w:ins>
            <w:r w:rsidR="00A62A1E">
              <w:t xml:space="preserve"> </w:t>
            </w:r>
            <w:r w:rsidRPr="00153420">
              <w:t>of draft Recommendation ITU-T Q.TSRT_IoT “Test specifications for remote testing of Internet of Things using the probes</w:t>
            </w:r>
            <w:r>
              <w:t xml:space="preserve">”  was prepared which was </w:t>
            </w:r>
            <w:r w:rsidRPr="008B46CF">
              <w:t>based on</w:t>
            </w:r>
            <w:r w:rsidR="00A62A1E">
              <w:t xml:space="preserve"> </w:t>
            </w:r>
            <w:r w:rsidR="00A62A1E" w:rsidRPr="00504D15">
              <w:t>SG11-TD22/WP3</w:t>
            </w:r>
            <w:r w:rsidRPr="008B46CF">
              <w:t>.</w:t>
            </w:r>
            <w:r w:rsidR="0045787E">
              <w:t xml:space="preserve">This contribution advances the baseline text of draft </w:t>
            </w:r>
            <w:r w:rsidR="0045787E" w:rsidRPr="008612FF">
              <w:t xml:space="preserve">ITU-T </w:t>
            </w:r>
            <w:r w:rsidR="0045787E">
              <w:t>Recommendation Q.TSRT_IoT “</w:t>
            </w:r>
            <w:r w:rsidR="0045787E" w:rsidRPr="009A48FF">
              <w:t>Test specifications for remote testing of Internet of Things using the probes</w:t>
            </w:r>
            <w:r w:rsidR="0045787E">
              <w:t>”</w:t>
            </w:r>
          </w:p>
        </w:tc>
      </w:tr>
    </w:tbl>
    <w:p w:rsidR="008612FF" w:rsidRDefault="008612FF" w:rsidP="008612FF"/>
    <w:p w:rsidR="00825A2B" w:rsidRPr="00825A2B" w:rsidRDefault="008612FF" w:rsidP="00825A2B">
      <w:pPr>
        <w:ind w:left="1440" w:hanging="1350"/>
        <w:rPr>
          <w:rPrChange w:id="1" w:author="HP" w:date="2023-04-08T18:07:00Z">
            <w:rPr>
              <w:b/>
            </w:rPr>
          </w:rPrChange>
        </w:rPr>
      </w:pPr>
      <w:r w:rsidRPr="00833472">
        <w:rPr>
          <w:b/>
          <w:bCs/>
        </w:rPr>
        <w:t xml:space="preserve">Proposal: </w:t>
      </w:r>
      <w:r w:rsidRPr="00833472">
        <w:rPr>
          <w:b/>
          <w:bCs/>
        </w:rPr>
        <w:tab/>
      </w:r>
      <w:r w:rsidR="004272D4" w:rsidRPr="004272D4">
        <w:t>This contribution advance the baseline text of draft ITU-T Recommendation Q.TSRT_IoT “Test specifications for remote testing of Internet of Things using the probes”</w:t>
      </w:r>
      <w:r w:rsidR="004272D4">
        <w:t>based on</w:t>
      </w:r>
      <w:r w:rsidR="00A62A1E">
        <w:t xml:space="preserve"> </w:t>
      </w:r>
      <w:hyperlink r:id="rId13" w:history="1">
        <w:r w:rsidR="002A70E7" w:rsidRPr="002A70E7">
          <w:rPr>
            <w:rStyle w:val="Hyperlink"/>
          </w:rPr>
          <w:t>SG11-TD35/WP3</w:t>
        </w:r>
      </w:hyperlink>
      <w:r w:rsidR="004272D4">
        <w:t>.</w:t>
      </w:r>
      <w:r w:rsidR="00825A2B">
        <w:t xml:space="preserve">This contribution </w:t>
      </w:r>
      <w:r w:rsidR="00825A2B" w:rsidRPr="00825A2B">
        <w:t xml:space="preserve">proposes </w:t>
      </w:r>
      <w:r w:rsidR="00825A2B">
        <w:t xml:space="preserve">clause </w:t>
      </w:r>
      <w:r w:rsidR="00F475CA" w:rsidRPr="00F475CA">
        <w:rPr>
          <w:rPrChange w:id="2" w:author="HP" w:date="2023-04-08T18:07:00Z">
            <w:rPr>
              <w:b/>
            </w:rPr>
          </w:rPrChange>
        </w:rPr>
        <w:t>7.2.2 IoT devices without OS (only firmware)</w:t>
      </w:r>
      <w:r w:rsidR="00825A2B">
        <w:t xml:space="preserve"> of this document.</w:t>
      </w:r>
    </w:p>
    <w:p w:rsidR="008612FF" w:rsidRPr="00833472" w:rsidRDefault="008612FF" w:rsidP="008612FF">
      <w:pPr>
        <w:ind w:left="1440" w:hanging="1350"/>
        <w:jc w:val="both"/>
        <w:rPr>
          <w:lang w:val="en-US"/>
        </w:rPr>
      </w:pPr>
    </w:p>
    <w:p w:rsidR="00A85834" w:rsidRDefault="00A85834" w:rsidP="00DE3062"/>
    <w:p w:rsidR="00A85834" w:rsidRDefault="00A85834" w:rsidP="00DE3062"/>
    <w:p w:rsidR="00A85834" w:rsidRDefault="00A85834" w:rsidP="00DE3062"/>
    <w:p w:rsidR="00A85834" w:rsidRDefault="00A85834" w:rsidP="00DE3062"/>
    <w:p w:rsidR="00A85834" w:rsidRDefault="00A85834" w:rsidP="00DE3062"/>
    <w:p w:rsidR="00A85834" w:rsidRDefault="00A85834" w:rsidP="00DE3062"/>
    <w:p w:rsidR="00A85834" w:rsidRDefault="00A85834" w:rsidP="00DE3062"/>
    <w:p w:rsidR="00A85834" w:rsidRDefault="00A85834" w:rsidP="00DE3062"/>
    <w:p w:rsidR="008612FF" w:rsidRDefault="008612FF" w:rsidP="00DE3062"/>
    <w:p w:rsidR="008612FF" w:rsidRDefault="008612FF" w:rsidP="00DE3062"/>
    <w:p w:rsidR="008612FF" w:rsidRDefault="008612FF" w:rsidP="00DE3062"/>
    <w:p w:rsidR="008612FF" w:rsidRDefault="008612FF" w:rsidP="00DE3062"/>
    <w:p w:rsidR="00A85834" w:rsidRDefault="00A85834" w:rsidP="00DE3062"/>
    <w:p w:rsidR="00A85834" w:rsidRDefault="00A85834" w:rsidP="00DE3062"/>
    <w:p w:rsidR="008903F2" w:rsidRDefault="008903F2" w:rsidP="00DE3062"/>
    <w:p w:rsidR="008903F2" w:rsidRDefault="008903F2" w:rsidP="00DE3062"/>
    <w:p w:rsidR="008903F2" w:rsidRDefault="008903F2" w:rsidP="008903F2">
      <w:pPr>
        <w:pStyle w:val="RecNo"/>
        <w:jc w:val="center"/>
      </w:pPr>
      <w:r w:rsidRPr="003212F9">
        <w:t>Draft new Recommendation ITU-T Q.TSRT_IoT</w:t>
      </w:r>
    </w:p>
    <w:p w:rsidR="008903F2" w:rsidRPr="00CD7726" w:rsidRDefault="008903F2" w:rsidP="008903F2">
      <w:pPr>
        <w:pStyle w:val="Rectitle"/>
      </w:pPr>
      <w:r w:rsidRPr="003212F9">
        <w:t>Test specifications for remote testing of Internet of Things using the probes</w:t>
      </w:r>
    </w:p>
    <w:p w:rsidR="008903F2" w:rsidRPr="006D0148" w:rsidRDefault="008903F2" w:rsidP="008903F2">
      <w:pPr>
        <w:keepNext/>
        <w:tabs>
          <w:tab w:val="left" w:pos="794"/>
          <w:tab w:val="left" w:pos="1191"/>
          <w:tab w:val="left" w:pos="1588"/>
          <w:tab w:val="left" w:pos="1985"/>
        </w:tabs>
        <w:overflowPunct w:val="0"/>
        <w:spacing w:before="160"/>
        <w:textAlignment w:val="baseline"/>
        <w:rPr>
          <w:rFonts w:eastAsia="Times New Roman"/>
          <w:b/>
          <w:szCs w:val="20"/>
          <w:lang w:eastAsia="en-US"/>
        </w:rPr>
      </w:pPr>
      <w:r w:rsidRPr="006D0148">
        <w:rPr>
          <w:rFonts w:eastAsia="Times New Roman"/>
          <w:b/>
          <w:szCs w:val="20"/>
          <w:lang w:eastAsia="en-US"/>
        </w:rPr>
        <w:t>Summary</w:t>
      </w:r>
    </w:p>
    <w:p w:rsidR="008903F2" w:rsidRDefault="008903F2" w:rsidP="008903F2">
      <w:pPr>
        <w:jc w:val="both"/>
      </w:pPr>
      <w:r w:rsidRPr="006D0148">
        <w:rPr>
          <w:rFonts w:eastAsia="SimSun"/>
          <w:lang w:val="en-US" w:eastAsia="zh-CN"/>
        </w:rPr>
        <w:t>Internet of Things, defined in Recommendation ITU-T Y.2060, nowadays plays an important role for telecommunication and information technologies.</w:t>
      </w:r>
      <w:r>
        <w:t>The Internet of things (IoT) is one of the global infrastructures for the information society, delivering advanced services by interconnecting things based on, existing and evolving, interoperable information and communication technologies.</w:t>
      </w:r>
    </w:p>
    <w:p w:rsidR="008903F2" w:rsidRPr="000213C2" w:rsidRDefault="008903F2" w:rsidP="008903F2">
      <w:pPr>
        <w:jc w:val="both"/>
        <w:rPr>
          <w:rFonts w:eastAsia="SimSun"/>
          <w:lang w:val="en-US" w:eastAsia="zh-CN"/>
        </w:rPr>
      </w:pPr>
      <w:r w:rsidRPr="000213C2">
        <w:rPr>
          <w:rFonts w:eastAsia="SimSun"/>
          <w:lang w:val="en-US" w:eastAsia="zh-CN"/>
        </w:rPr>
        <w:t>Currently, methods of remote testing of network equipment are actively used. During testing, special attention is paid to the quality of service parameters (delays, losses, jitter, bandwidth and etc.), however, in relation to the specifics of the IoT devices, it is most appropriate to control the parameters of the functioning for end devices. IoT devices, as a rule, have battery power and monitoring of their operation parameters will allow timely adjustments to the algorithms of their functioning in order to extend the battery life.</w:t>
      </w:r>
    </w:p>
    <w:p w:rsidR="008903F2" w:rsidRDefault="008903F2" w:rsidP="008903F2">
      <w:pPr>
        <w:jc w:val="both"/>
        <w:rPr>
          <w:rFonts w:eastAsia="SimSun"/>
          <w:lang w:eastAsia="zh-CN"/>
        </w:rPr>
      </w:pPr>
      <w:r w:rsidRPr="000213C2">
        <w:rPr>
          <w:rFonts w:eastAsia="SimSun"/>
          <w:lang w:val="en-US" w:eastAsia="zh-CN"/>
        </w:rPr>
        <w:t>The use of probes will allow to address the IoT device and conduct remote testing of various parameters of the Internet of Things devices, such as: power consumption, memory and processor operation, open interfaces, etc. The description of the test specifications for testing will allow us to develop a unified approach for conducting appropriate tests IoT devices.</w:t>
      </w:r>
    </w:p>
    <w:p w:rsidR="008903F2" w:rsidRDefault="008903F2" w:rsidP="008903F2">
      <w:pPr>
        <w:jc w:val="both"/>
        <w:rPr>
          <w:rFonts w:eastAsia="SimSun"/>
          <w:lang w:eastAsia="zh-CN"/>
        </w:rPr>
      </w:pPr>
      <w:r w:rsidRPr="00933982">
        <w:rPr>
          <w:rFonts w:eastAsia="SimSun"/>
          <w:b/>
          <w:bCs/>
          <w:lang w:eastAsia="zh-CN"/>
        </w:rPr>
        <w:t>Keywords:</w:t>
      </w:r>
      <w:r w:rsidRPr="00933982">
        <w:rPr>
          <w:rFonts w:eastAsia="SimSun"/>
          <w:lang w:eastAsia="zh-CN"/>
        </w:rPr>
        <w:tab/>
        <w:t>Internet of things, Test specification, Remote testing, Probe</w:t>
      </w:r>
    </w:p>
    <w:p w:rsidR="008903F2" w:rsidRDefault="008903F2" w:rsidP="008903F2">
      <w:pPr>
        <w:spacing w:before="0" w:after="160" w:line="259" w:lineRule="auto"/>
        <w:rPr>
          <w:rFonts w:eastAsia="SimSun"/>
          <w:lang w:eastAsia="zh-CN"/>
        </w:rPr>
      </w:pPr>
      <w:r>
        <w:rPr>
          <w:rFonts w:eastAsia="SimSun"/>
          <w:lang w:eastAsia="zh-CN"/>
        </w:rPr>
        <w:br w:type="page"/>
      </w:r>
    </w:p>
    <w:p w:rsidR="008903F2" w:rsidRDefault="008903F2" w:rsidP="008903F2">
      <w:pPr>
        <w:pStyle w:val="RecNo"/>
      </w:pPr>
      <w:bookmarkStart w:id="3" w:name="_Toc490485680"/>
      <w:r w:rsidRPr="003212F9">
        <w:lastRenderedPageBreak/>
        <w:t>Draft new Recommendation ITU-T Q.TSRT_IoT</w:t>
      </w:r>
    </w:p>
    <w:p w:rsidR="008903F2" w:rsidRPr="00CD7726" w:rsidRDefault="008903F2" w:rsidP="008903F2">
      <w:pPr>
        <w:pStyle w:val="Rectitle"/>
      </w:pPr>
      <w:r w:rsidRPr="003212F9">
        <w:t>Test specifications for remote testing of Internet of Things using the probes</w:t>
      </w:r>
    </w:p>
    <w:p w:rsidR="008903F2" w:rsidRPr="006D0148" w:rsidRDefault="008903F2" w:rsidP="008903F2">
      <w:pPr>
        <w:keepNext/>
        <w:keepLines/>
        <w:tabs>
          <w:tab w:val="left" w:pos="794"/>
          <w:tab w:val="left" w:pos="1191"/>
          <w:tab w:val="left" w:pos="1588"/>
          <w:tab w:val="left" w:pos="1985"/>
        </w:tabs>
        <w:overflowPunct w:val="0"/>
        <w:spacing w:before="360"/>
        <w:ind w:left="794" w:hanging="794"/>
        <w:textAlignment w:val="baseline"/>
        <w:outlineLvl w:val="0"/>
        <w:rPr>
          <w:rFonts w:eastAsia="SimSun"/>
          <w:b/>
          <w:bCs/>
          <w:szCs w:val="20"/>
          <w:lang w:eastAsia="en-US"/>
        </w:rPr>
      </w:pPr>
      <w:r w:rsidRPr="006D0148">
        <w:rPr>
          <w:rFonts w:eastAsia="Times New Roman"/>
          <w:b/>
          <w:szCs w:val="20"/>
          <w:lang w:eastAsia="en-US"/>
        </w:rPr>
        <w:t>1</w:t>
      </w:r>
      <w:r w:rsidRPr="006D0148">
        <w:rPr>
          <w:rFonts w:eastAsia="Times New Roman"/>
          <w:b/>
          <w:szCs w:val="20"/>
          <w:lang w:eastAsia="en-US"/>
        </w:rPr>
        <w:tab/>
        <w:t>Scope</w:t>
      </w:r>
      <w:bookmarkEnd w:id="3"/>
    </w:p>
    <w:p w:rsidR="008903F2" w:rsidRDefault="008903F2" w:rsidP="008903F2">
      <w:pPr>
        <w:jc w:val="both"/>
        <w:rPr>
          <w:rFonts w:eastAsia="SimSun"/>
          <w:lang w:val="en-US" w:eastAsia="zh-CN"/>
        </w:rPr>
      </w:pPr>
      <w:bookmarkStart w:id="4" w:name="_Toc434254796"/>
      <w:bookmarkStart w:id="5" w:name="_Toc434254991"/>
      <w:bookmarkStart w:id="6" w:name="_Toc490485681"/>
      <w:bookmarkEnd w:id="4"/>
      <w:bookmarkEnd w:id="5"/>
      <w:r w:rsidRPr="000213C2">
        <w:rPr>
          <w:rFonts w:eastAsia="SimSun"/>
          <w:lang w:val="en-US" w:eastAsia="zh-CN"/>
        </w:rPr>
        <w:t>This recommendation describes test specifications for remote testing of Internet of Things devices using the probes.</w:t>
      </w:r>
    </w:p>
    <w:p w:rsidR="008903F2" w:rsidRPr="006D0148" w:rsidRDefault="008903F2" w:rsidP="008903F2">
      <w:pPr>
        <w:keepNext/>
        <w:keepLines/>
        <w:tabs>
          <w:tab w:val="left" w:pos="794"/>
          <w:tab w:val="left" w:pos="1191"/>
          <w:tab w:val="left" w:pos="1588"/>
          <w:tab w:val="left" w:pos="1985"/>
        </w:tabs>
        <w:overflowPunct w:val="0"/>
        <w:spacing w:before="360"/>
        <w:ind w:left="794" w:hanging="794"/>
        <w:textAlignment w:val="baseline"/>
        <w:outlineLvl w:val="0"/>
        <w:rPr>
          <w:rFonts w:eastAsia="SimSun"/>
          <w:bCs/>
          <w:kern w:val="2"/>
          <w:szCs w:val="20"/>
          <w:lang w:eastAsia="zh-CN"/>
        </w:rPr>
      </w:pPr>
      <w:r w:rsidRPr="006D0148">
        <w:rPr>
          <w:rFonts w:eastAsia="Times New Roman"/>
          <w:b/>
          <w:kern w:val="2"/>
          <w:szCs w:val="20"/>
          <w:lang w:eastAsia="zh-CN"/>
        </w:rPr>
        <w:t>2</w:t>
      </w:r>
      <w:r w:rsidRPr="006D0148">
        <w:rPr>
          <w:rFonts w:eastAsia="Times New Roman"/>
          <w:b/>
          <w:kern w:val="2"/>
          <w:szCs w:val="20"/>
          <w:lang w:eastAsia="zh-CN"/>
        </w:rPr>
        <w:tab/>
        <w:t>References</w:t>
      </w:r>
      <w:bookmarkEnd w:id="6"/>
    </w:p>
    <w:p w:rsidR="008903F2" w:rsidRPr="006D0148" w:rsidRDefault="008903F2" w:rsidP="008903F2">
      <w:pPr>
        <w:jc w:val="both"/>
        <w:rPr>
          <w:rFonts w:eastAsia="Times New Roman"/>
          <w:iCs/>
          <w:lang w:val="en-US" w:eastAsia="zh-CN"/>
        </w:rPr>
      </w:pPr>
      <w:r w:rsidRPr="006D0148">
        <w:rPr>
          <w:rFonts w:eastAsia="SimSun"/>
          <w:lang w:eastAsia="zh-CN"/>
        </w:rP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rsidR="008903F2" w:rsidRPr="006D0148" w:rsidRDefault="008903F2" w:rsidP="008903F2">
      <w:pPr>
        <w:overflowPunct w:val="0"/>
        <w:ind w:left="2268" w:hanging="2268"/>
        <w:textAlignment w:val="baseline"/>
        <w:rPr>
          <w:rFonts w:eastAsia="Times New Roman"/>
          <w:szCs w:val="20"/>
          <w:lang w:val="en-US" w:eastAsia="en-US"/>
        </w:rPr>
      </w:pPr>
    </w:p>
    <w:p w:rsidR="008903F2" w:rsidRDefault="008903F2" w:rsidP="008903F2">
      <w:pPr>
        <w:overflowPunct w:val="0"/>
        <w:ind w:left="2268" w:hanging="2268"/>
        <w:textAlignment w:val="baseline"/>
        <w:rPr>
          <w:rFonts w:eastAsia="Times New Roman"/>
          <w:szCs w:val="20"/>
          <w:lang w:val="en-US" w:eastAsia="en-US"/>
        </w:rPr>
      </w:pPr>
      <w:r w:rsidRPr="006D0148">
        <w:rPr>
          <w:rFonts w:eastAsia="Times New Roman"/>
          <w:szCs w:val="20"/>
          <w:lang w:val="en-US" w:eastAsia="en-US"/>
        </w:rPr>
        <w:t xml:space="preserve">[ITU-T </w:t>
      </w:r>
      <w:r w:rsidRPr="00F57D1C">
        <w:rPr>
          <w:rFonts w:eastAsia="Times New Roman"/>
          <w:szCs w:val="20"/>
          <w:lang w:val="en-US" w:eastAsia="en-US"/>
        </w:rPr>
        <w:t>Q.3056</w:t>
      </w:r>
      <w:r w:rsidRPr="006D0148">
        <w:rPr>
          <w:rFonts w:eastAsia="Times New Roman"/>
          <w:szCs w:val="20"/>
          <w:lang w:val="en-US" w:eastAsia="en-US"/>
        </w:rPr>
        <w:t>]</w:t>
      </w:r>
      <w:r w:rsidRPr="006D0148">
        <w:rPr>
          <w:rFonts w:eastAsia="Times New Roman"/>
          <w:szCs w:val="20"/>
          <w:lang w:val="en-US" w:eastAsia="en-US"/>
        </w:rPr>
        <w:tab/>
        <w:t xml:space="preserve">Recommendation ITU-T </w:t>
      </w:r>
      <w:r>
        <w:rPr>
          <w:rFonts w:eastAsia="Times New Roman"/>
          <w:szCs w:val="20"/>
          <w:lang w:val="en-US" w:eastAsia="en-US"/>
        </w:rPr>
        <w:t>Q.3056,</w:t>
      </w:r>
      <w:r w:rsidRPr="000213C2">
        <w:rPr>
          <w:rFonts w:eastAsia="Times New Roman"/>
          <w:i/>
          <w:szCs w:val="20"/>
          <w:lang w:val="en-US" w:eastAsia="en-US"/>
        </w:rPr>
        <w:t>Signaling procedures of the probes to be used for remote testing of network parameters</w:t>
      </w:r>
    </w:p>
    <w:p w:rsidR="008903F2" w:rsidRPr="005648DA" w:rsidRDefault="008903F2" w:rsidP="008903F2">
      <w:pPr>
        <w:pStyle w:val="Reftext"/>
        <w:tabs>
          <w:tab w:val="left" w:pos="2410"/>
        </w:tabs>
        <w:ind w:left="2410" w:hanging="2410"/>
      </w:pPr>
      <w:r w:rsidRPr="005648DA">
        <w:t>[ITU-T Q.3952]</w:t>
      </w:r>
      <w:r>
        <w:tab/>
      </w:r>
      <w:r w:rsidRPr="005648DA">
        <w:t xml:space="preserve">Recommendation ITU-T Q.3952, </w:t>
      </w:r>
      <w:r w:rsidRPr="005648DA">
        <w:rPr>
          <w:i/>
        </w:rPr>
        <w:t>The architecture and facilities of a model network for Internet of things testing</w:t>
      </w:r>
      <w:r w:rsidRPr="005648DA">
        <w:t>.</w:t>
      </w:r>
    </w:p>
    <w:p w:rsidR="008903F2" w:rsidRDefault="008903F2" w:rsidP="008903F2">
      <w:pPr>
        <w:overflowPunct w:val="0"/>
        <w:ind w:left="2268" w:hanging="2268"/>
        <w:textAlignment w:val="baseline"/>
        <w:rPr>
          <w:rFonts w:eastAsia="Times New Roman"/>
          <w:szCs w:val="20"/>
          <w:lang w:val="en-US" w:eastAsia="en-US"/>
        </w:rPr>
      </w:pPr>
      <w:r w:rsidRPr="007406A8">
        <w:rPr>
          <w:rFonts w:eastAsia="Times New Roman"/>
          <w:szCs w:val="20"/>
          <w:lang w:eastAsia="en-US"/>
        </w:rPr>
        <w:t>[ITU-T Q.4062]</w:t>
      </w:r>
      <w:r>
        <w:rPr>
          <w:rFonts w:eastAsia="Times New Roman"/>
          <w:b/>
          <w:bCs/>
          <w:szCs w:val="20"/>
          <w:lang w:eastAsia="en-US"/>
        </w:rPr>
        <w:tab/>
      </w:r>
      <w:r w:rsidRPr="006D0148">
        <w:rPr>
          <w:rFonts w:eastAsia="Times New Roman"/>
          <w:szCs w:val="20"/>
          <w:lang w:val="en-US" w:eastAsia="en-US"/>
        </w:rPr>
        <w:t xml:space="preserve">Recommendation ITU-T </w:t>
      </w:r>
      <w:r>
        <w:rPr>
          <w:rFonts w:eastAsia="Times New Roman"/>
          <w:szCs w:val="20"/>
          <w:lang w:val="en-US" w:eastAsia="en-US"/>
        </w:rPr>
        <w:t xml:space="preserve">Q.4062, </w:t>
      </w:r>
      <w:r w:rsidRPr="000213C2">
        <w:rPr>
          <w:rFonts w:eastAsia="Times New Roman"/>
          <w:i/>
          <w:szCs w:val="20"/>
          <w:lang w:eastAsia="en-US"/>
        </w:rPr>
        <w:t>Framework for IoT testing</w:t>
      </w:r>
    </w:p>
    <w:p w:rsidR="008903F2" w:rsidRPr="006D4487" w:rsidRDefault="008903F2" w:rsidP="008903F2">
      <w:pPr>
        <w:overflowPunct w:val="0"/>
        <w:ind w:left="2268" w:hanging="2268"/>
        <w:textAlignment w:val="baseline"/>
        <w:rPr>
          <w:rFonts w:eastAsia="Times New Roman"/>
          <w:szCs w:val="20"/>
          <w:lang w:val="en-IN" w:eastAsia="en-US"/>
        </w:rPr>
      </w:pPr>
      <w:r w:rsidRPr="006D0148">
        <w:rPr>
          <w:rFonts w:eastAsia="Times New Roman"/>
          <w:szCs w:val="20"/>
          <w:lang w:val="en-US" w:eastAsia="en-US"/>
        </w:rPr>
        <w:t xml:space="preserve">[ITU-T </w:t>
      </w:r>
      <w:r>
        <w:rPr>
          <w:rFonts w:eastAsia="Times New Roman"/>
          <w:szCs w:val="20"/>
          <w:lang w:val="en-US" w:eastAsia="en-US"/>
        </w:rPr>
        <w:t>Q.4063</w:t>
      </w:r>
      <w:r w:rsidRPr="006D0148">
        <w:rPr>
          <w:rFonts w:eastAsia="Times New Roman"/>
          <w:szCs w:val="20"/>
          <w:lang w:val="en-US" w:eastAsia="en-US"/>
        </w:rPr>
        <w:t>]</w:t>
      </w:r>
      <w:r w:rsidRPr="00C75720">
        <w:rPr>
          <w:rFonts w:eastAsia="Times New Roman"/>
          <w:szCs w:val="20"/>
          <w:lang w:val="en-US" w:eastAsia="en-US"/>
        </w:rPr>
        <w:tab/>
      </w:r>
      <w:r w:rsidRPr="006D0148">
        <w:rPr>
          <w:rFonts w:eastAsia="Times New Roman"/>
          <w:szCs w:val="20"/>
          <w:lang w:val="en-US" w:eastAsia="en-US"/>
        </w:rPr>
        <w:t xml:space="preserve">Recommendation ITU-T </w:t>
      </w:r>
      <w:r w:rsidRPr="00C75720">
        <w:rPr>
          <w:rFonts w:eastAsia="Times New Roman"/>
          <w:szCs w:val="20"/>
          <w:lang w:val="en-US" w:eastAsia="en-US"/>
        </w:rPr>
        <w:t>Q.4063</w:t>
      </w:r>
      <w:r>
        <w:rPr>
          <w:rFonts w:eastAsia="Times New Roman"/>
          <w:szCs w:val="20"/>
          <w:lang w:val="en-US" w:eastAsia="en-US"/>
        </w:rPr>
        <w:t>,</w:t>
      </w:r>
      <w:r w:rsidRPr="000213C2">
        <w:rPr>
          <w:rFonts w:eastAsia="Times New Roman"/>
          <w:i/>
          <w:szCs w:val="20"/>
          <w:lang w:val="en-US" w:eastAsia="en-US"/>
        </w:rPr>
        <w:t xml:space="preserve"> Framework for testing identification systems used in Internet of things</w:t>
      </w:r>
    </w:p>
    <w:p w:rsidR="008903F2" w:rsidRPr="006D0148" w:rsidRDefault="008903F2" w:rsidP="008903F2">
      <w:pPr>
        <w:overflowPunct w:val="0"/>
        <w:ind w:left="2268" w:hanging="2268"/>
        <w:textAlignment w:val="baseline"/>
        <w:rPr>
          <w:rFonts w:eastAsia="Times New Roman"/>
          <w:szCs w:val="20"/>
          <w:lang w:val="en-US" w:eastAsia="en-US"/>
        </w:rPr>
      </w:pPr>
      <w:r w:rsidRPr="006D0148">
        <w:rPr>
          <w:rFonts w:eastAsia="Times New Roman"/>
          <w:szCs w:val="20"/>
          <w:lang w:val="en-US" w:eastAsia="en-US"/>
        </w:rPr>
        <w:t>[ITU-T Y.2060]</w:t>
      </w:r>
      <w:r w:rsidRPr="006D0148">
        <w:rPr>
          <w:rFonts w:eastAsia="Times New Roman"/>
          <w:szCs w:val="20"/>
          <w:lang w:val="en-US" w:eastAsia="en-US"/>
        </w:rPr>
        <w:tab/>
        <w:t xml:space="preserve">Recommendation ITU-T Y.2060, </w:t>
      </w:r>
      <w:r w:rsidRPr="006D0148">
        <w:rPr>
          <w:rFonts w:eastAsia="Times New Roman"/>
          <w:i/>
          <w:szCs w:val="20"/>
          <w:lang w:val="en-US" w:eastAsia="en-US"/>
        </w:rPr>
        <w:t>Overview of Internet of Things.</w:t>
      </w:r>
    </w:p>
    <w:p w:rsidR="008903F2" w:rsidRPr="006D0148" w:rsidRDefault="008903F2" w:rsidP="008903F2">
      <w:pPr>
        <w:overflowPunct w:val="0"/>
        <w:ind w:left="2268" w:hanging="2268"/>
        <w:textAlignment w:val="baseline"/>
        <w:rPr>
          <w:rFonts w:eastAsia="Times New Roman"/>
          <w:szCs w:val="20"/>
          <w:lang w:val="en-US" w:eastAsia="en-US"/>
        </w:rPr>
      </w:pPr>
      <w:r w:rsidRPr="006D0148">
        <w:rPr>
          <w:rFonts w:eastAsia="Times New Roman"/>
          <w:szCs w:val="20"/>
          <w:lang w:val="en-US" w:eastAsia="en-US"/>
        </w:rPr>
        <w:t>[ITU-T Y.2066]</w:t>
      </w:r>
      <w:r w:rsidRPr="006D0148">
        <w:rPr>
          <w:rFonts w:eastAsia="Times New Roman"/>
          <w:szCs w:val="20"/>
          <w:lang w:val="en-US" w:eastAsia="en-US"/>
        </w:rPr>
        <w:tab/>
        <w:t xml:space="preserve">Recommendation ITU-T Y.2066, </w:t>
      </w:r>
      <w:r w:rsidRPr="006D0148">
        <w:rPr>
          <w:rFonts w:eastAsia="Times New Roman"/>
          <w:i/>
          <w:szCs w:val="20"/>
          <w:lang w:val="en-US" w:eastAsia="en-US"/>
        </w:rPr>
        <w:t>Common requirements of the Internet of Things.</w:t>
      </w:r>
    </w:p>
    <w:p w:rsidR="008903F2" w:rsidRPr="006D0148" w:rsidRDefault="008903F2" w:rsidP="008903F2">
      <w:pPr>
        <w:overflowPunct w:val="0"/>
        <w:ind w:left="2268" w:hanging="2268"/>
        <w:textAlignment w:val="baseline"/>
        <w:rPr>
          <w:rFonts w:eastAsia="Times New Roman"/>
          <w:szCs w:val="20"/>
          <w:lang w:val="en-US" w:eastAsia="en-US"/>
        </w:rPr>
      </w:pPr>
      <w:r w:rsidRPr="006D0148">
        <w:rPr>
          <w:rFonts w:eastAsia="Times New Roman"/>
          <w:szCs w:val="20"/>
          <w:lang w:val="en-US" w:eastAsia="en-US"/>
        </w:rPr>
        <w:t>[ITU-T Y.2067]</w:t>
      </w:r>
      <w:r w:rsidRPr="006D0148">
        <w:rPr>
          <w:rFonts w:eastAsia="Times New Roman"/>
          <w:szCs w:val="20"/>
          <w:lang w:val="en-US" w:eastAsia="en-US"/>
        </w:rPr>
        <w:tab/>
        <w:t xml:space="preserve">Recommendation ITU-T Y.2067, </w:t>
      </w:r>
      <w:r w:rsidRPr="006D0148">
        <w:rPr>
          <w:rFonts w:eastAsia="Times New Roman"/>
          <w:i/>
          <w:szCs w:val="20"/>
          <w:lang w:val="en-US" w:eastAsia="en-US"/>
        </w:rPr>
        <w:t>Common requirements and capabilities of the gateway for Internet of Things applications.</w:t>
      </w:r>
    </w:p>
    <w:p w:rsidR="008903F2" w:rsidRDefault="008903F2" w:rsidP="008903F2">
      <w:pPr>
        <w:overflowPunct w:val="0"/>
        <w:ind w:left="2268" w:hanging="2268"/>
        <w:textAlignment w:val="baseline"/>
        <w:rPr>
          <w:rFonts w:eastAsia="Times New Roman"/>
          <w:i/>
          <w:szCs w:val="20"/>
          <w:lang w:val="en-US" w:eastAsia="en-US"/>
        </w:rPr>
      </w:pPr>
      <w:r w:rsidRPr="006D0148">
        <w:rPr>
          <w:rFonts w:eastAsia="Times New Roman"/>
          <w:szCs w:val="20"/>
          <w:lang w:val="en-US" w:eastAsia="en-US"/>
        </w:rPr>
        <w:t>[ITU-T Y.2069]</w:t>
      </w:r>
      <w:r w:rsidRPr="006D0148">
        <w:rPr>
          <w:rFonts w:eastAsia="Times New Roman"/>
          <w:szCs w:val="20"/>
          <w:lang w:val="en-US" w:eastAsia="en-US"/>
        </w:rPr>
        <w:tab/>
        <w:t xml:space="preserve">Recommendation ITU-T Y.2069, </w:t>
      </w:r>
      <w:r w:rsidRPr="006D0148">
        <w:rPr>
          <w:rFonts w:eastAsia="Times New Roman"/>
          <w:i/>
          <w:szCs w:val="20"/>
          <w:lang w:val="en-US" w:eastAsia="en-US"/>
        </w:rPr>
        <w:t>Terms and definitions for the Internet of Things.</w:t>
      </w:r>
    </w:p>
    <w:p w:rsidR="008903F2" w:rsidRPr="005648DA" w:rsidRDefault="008903F2" w:rsidP="008903F2">
      <w:pPr>
        <w:pStyle w:val="Reftext"/>
        <w:tabs>
          <w:tab w:val="left" w:pos="2410"/>
        </w:tabs>
        <w:ind w:left="2410" w:hanging="2410"/>
      </w:pPr>
      <w:r w:rsidRPr="005648DA">
        <w:t>[ITU-T Y.4500.15]</w:t>
      </w:r>
      <w:r w:rsidRPr="005648DA">
        <w:tab/>
        <w:t xml:space="preserve">Recommendation ITU-T Y.4500.15/Q.3955, </w:t>
      </w:r>
      <w:r w:rsidRPr="005648DA">
        <w:rPr>
          <w:i/>
          <w:iCs/>
        </w:rPr>
        <w:t>oneM2M – Testing framework</w:t>
      </w:r>
      <w:r w:rsidRPr="005648DA">
        <w:t>.</w:t>
      </w:r>
    </w:p>
    <w:p w:rsidR="008903F2" w:rsidRPr="00C025B4" w:rsidRDefault="008903F2" w:rsidP="008903F2">
      <w:pPr>
        <w:rPr>
          <w:rFonts w:eastAsia="Times New Roman"/>
          <w:i/>
          <w:kern w:val="2"/>
          <w:lang w:eastAsia="zh-CN"/>
        </w:rPr>
      </w:pPr>
      <w:r w:rsidRPr="00C025B4">
        <w:rPr>
          <w:rFonts w:eastAsia="Times New Roman"/>
          <w:i/>
          <w:kern w:val="2"/>
          <w:lang w:eastAsia="zh-CN"/>
        </w:rPr>
        <w:t>TBD</w:t>
      </w:r>
    </w:p>
    <w:p w:rsidR="008903F2" w:rsidRPr="00C025B4" w:rsidRDefault="008903F2" w:rsidP="008903F2">
      <w:pPr>
        <w:keepNext/>
        <w:keepLines/>
        <w:tabs>
          <w:tab w:val="left" w:pos="794"/>
          <w:tab w:val="left" w:pos="1191"/>
          <w:tab w:val="left" w:pos="1588"/>
          <w:tab w:val="left" w:pos="1985"/>
        </w:tabs>
        <w:overflowPunct w:val="0"/>
        <w:spacing w:before="360"/>
        <w:ind w:left="794" w:hanging="794"/>
        <w:textAlignment w:val="baseline"/>
        <w:outlineLvl w:val="0"/>
        <w:rPr>
          <w:rFonts w:eastAsia="Times New Roman"/>
          <w:b/>
          <w:szCs w:val="20"/>
          <w:lang w:eastAsia="en-US"/>
        </w:rPr>
      </w:pPr>
      <w:r w:rsidRPr="00C025B4">
        <w:rPr>
          <w:rFonts w:eastAsia="Times New Roman"/>
          <w:b/>
          <w:szCs w:val="20"/>
          <w:lang w:eastAsia="en-US"/>
        </w:rPr>
        <w:t>3</w:t>
      </w:r>
      <w:r w:rsidRPr="00C025B4">
        <w:rPr>
          <w:rFonts w:eastAsia="Times New Roman"/>
          <w:b/>
          <w:szCs w:val="20"/>
          <w:lang w:eastAsia="en-US"/>
        </w:rPr>
        <w:tab/>
        <w:t>Definitions</w:t>
      </w:r>
    </w:p>
    <w:p w:rsidR="008903F2" w:rsidRPr="00C025B4" w:rsidRDefault="008903F2" w:rsidP="008903F2">
      <w:pPr>
        <w:keepNext/>
        <w:keepLines/>
        <w:tabs>
          <w:tab w:val="left" w:pos="794"/>
          <w:tab w:val="left" w:pos="1191"/>
          <w:tab w:val="left" w:pos="1588"/>
          <w:tab w:val="left" w:pos="1985"/>
        </w:tabs>
        <w:overflowPunct w:val="0"/>
        <w:spacing w:before="360"/>
        <w:ind w:left="794" w:hanging="794"/>
        <w:textAlignment w:val="baseline"/>
        <w:outlineLvl w:val="0"/>
        <w:rPr>
          <w:rFonts w:eastAsia="Times New Roman"/>
          <w:b/>
          <w:szCs w:val="20"/>
          <w:lang w:eastAsia="en-US"/>
        </w:rPr>
      </w:pPr>
      <w:r w:rsidRPr="00C025B4">
        <w:rPr>
          <w:rFonts w:eastAsia="Times New Roman"/>
          <w:b/>
          <w:szCs w:val="20"/>
          <w:lang w:eastAsia="en-US"/>
        </w:rPr>
        <w:t xml:space="preserve">3.1 </w:t>
      </w:r>
      <w:r w:rsidRPr="00C025B4">
        <w:rPr>
          <w:rFonts w:eastAsia="Times New Roman"/>
          <w:b/>
          <w:szCs w:val="20"/>
          <w:lang w:eastAsia="en-US"/>
        </w:rPr>
        <w:tab/>
        <w:t xml:space="preserve">Terms defined elsewhere </w:t>
      </w:r>
    </w:p>
    <w:p w:rsidR="008903F2" w:rsidRDefault="008903F2" w:rsidP="008903F2">
      <w:r>
        <w:t>This Recommendation uses the following terms defined elsewhere:</w:t>
      </w:r>
    </w:p>
    <w:p w:rsidR="008903F2" w:rsidRPr="005648DA" w:rsidRDefault="008903F2" w:rsidP="008903F2">
      <w:r w:rsidRPr="005648DA">
        <w:rPr>
          <w:b/>
          <w:bCs/>
        </w:rPr>
        <w:t>3.1.1</w:t>
      </w:r>
      <w:r w:rsidRPr="005648DA">
        <w:tab/>
      </w:r>
      <w:r w:rsidRPr="005648DA">
        <w:rPr>
          <w:b/>
          <w:bCs/>
        </w:rPr>
        <w:t>device</w:t>
      </w:r>
      <w:r w:rsidRPr="000213C2">
        <w:rPr>
          <w:b/>
        </w:rPr>
        <w:t>[ITU-TY.2060]</w:t>
      </w:r>
      <w:r w:rsidRPr="005648DA">
        <w:t>: With regard to the Internet of things, this is a piece of equipment with the mandatory capabilities of communication and the optional capabilities of sensing, actuation, data capture, data storage and data processing.</w:t>
      </w:r>
    </w:p>
    <w:p w:rsidR="008903F2" w:rsidRDefault="008903F2" w:rsidP="008903F2">
      <w:pPr>
        <w:jc w:val="both"/>
      </w:pPr>
      <w:r w:rsidRPr="008D734C">
        <w:rPr>
          <w:b/>
          <w:bCs/>
        </w:rPr>
        <w:lastRenderedPageBreak/>
        <w:t>3.1.</w:t>
      </w:r>
      <w:r>
        <w:rPr>
          <w:b/>
          <w:bCs/>
        </w:rPr>
        <w:t>2</w:t>
      </w:r>
      <w:r w:rsidRPr="008D734C">
        <w:rPr>
          <w:b/>
          <w:bCs/>
        </w:rPr>
        <w:tab/>
        <w:t xml:space="preserve"> Internet of things (IoT) [ITU-T Y.2060</w:t>
      </w:r>
      <w:r>
        <w:t>]: A global infrastructure for the information society, enabling advanced services by interconnecting (physical and virtual) things based on existing and evolving interoperable information and communication technologies.</w:t>
      </w:r>
    </w:p>
    <w:p w:rsidR="008903F2" w:rsidRPr="006D0148" w:rsidRDefault="008903F2" w:rsidP="008903F2">
      <w:pPr>
        <w:keepNext/>
        <w:keepLines/>
        <w:tabs>
          <w:tab w:val="left" w:pos="794"/>
          <w:tab w:val="left" w:pos="1191"/>
          <w:tab w:val="left" w:pos="1588"/>
          <w:tab w:val="left" w:pos="1985"/>
        </w:tabs>
        <w:overflowPunct w:val="0"/>
        <w:spacing w:before="360"/>
        <w:ind w:left="794" w:hanging="794"/>
        <w:textAlignment w:val="baseline"/>
        <w:outlineLvl w:val="0"/>
        <w:rPr>
          <w:rFonts w:eastAsia="MS Mincho"/>
          <w:b/>
          <w:bCs/>
          <w:szCs w:val="20"/>
          <w:lang w:val="en-US" w:eastAsia="en-US"/>
        </w:rPr>
      </w:pPr>
      <w:bookmarkStart w:id="7" w:name="_Toc490485683"/>
      <w:r w:rsidRPr="006D0148">
        <w:rPr>
          <w:rFonts w:eastAsia="Times New Roman"/>
          <w:b/>
          <w:szCs w:val="20"/>
          <w:lang w:eastAsia="en-US"/>
        </w:rPr>
        <w:t>4</w:t>
      </w:r>
      <w:r w:rsidRPr="006D0148">
        <w:rPr>
          <w:rFonts w:eastAsia="Times New Roman"/>
          <w:b/>
          <w:szCs w:val="20"/>
          <w:lang w:eastAsia="en-US"/>
        </w:rPr>
        <w:tab/>
        <w:t>Abbreviations and acronyms</w:t>
      </w:r>
      <w:bookmarkEnd w:id="7"/>
    </w:p>
    <w:p w:rsidR="008903F2" w:rsidRDefault="008903F2" w:rsidP="008903F2">
      <w:pPr>
        <w:rPr>
          <w:rFonts w:eastAsia="SimSun"/>
          <w:lang w:val="en-US" w:eastAsia="zh-CN"/>
        </w:rPr>
      </w:pPr>
      <w:r w:rsidRPr="006D0148">
        <w:rPr>
          <w:rFonts w:eastAsia="SimSun"/>
          <w:lang w:val="en-US" w:eastAsia="zh-CN"/>
        </w:rPr>
        <w:t>This Recommendation uses the following abbreviations and acronyms:</w:t>
      </w:r>
    </w:p>
    <w:p w:rsidR="008903F2" w:rsidRPr="00A45E5D" w:rsidRDefault="008903F2" w:rsidP="008903F2">
      <w:r w:rsidRPr="00A45E5D">
        <w:t>CoAP</w:t>
      </w:r>
      <w:r w:rsidRPr="00A45E5D">
        <w:tab/>
        <w:t>Constrained Application Protocol</w:t>
      </w:r>
    </w:p>
    <w:p w:rsidR="008903F2" w:rsidRPr="00A45E5D" w:rsidRDefault="008903F2" w:rsidP="008903F2">
      <w:r w:rsidRPr="005648DA">
        <w:t>DUT</w:t>
      </w:r>
      <w:r>
        <w:tab/>
      </w:r>
      <w:r w:rsidRPr="005648DA">
        <w:t>Device Under Test</w:t>
      </w:r>
    </w:p>
    <w:p w:rsidR="008903F2" w:rsidRPr="00A45E5D" w:rsidRDefault="008903F2" w:rsidP="008903F2">
      <w:r w:rsidRPr="00A45E5D">
        <w:t>HTTP</w:t>
      </w:r>
      <w:r>
        <w:tab/>
      </w:r>
      <w:r w:rsidRPr="00A45E5D">
        <w:t>Hypertext Transfer Protocol</w:t>
      </w:r>
    </w:p>
    <w:p w:rsidR="008903F2" w:rsidRPr="00A45E5D" w:rsidRDefault="008903F2" w:rsidP="008903F2">
      <w:r w:rsidRPr="00A45E5D">
        <w:t>GW</w:t>
      </w:r>
      <w:r>
        <w:tab/>
      </w:r>
      <w:r w:rsidRPr="00A45E5D">
        <w:t>Gateway</w:t>
      </w:r>
    </w:p>
    <w:p w:rsidR="008903F2" w:rsidRPr="00A45E5D" w:rsidRDefault="008903F2" w:rsidP="008903F2">
      <w:r w:rsidRPr="00A45E5D">
        <w:t>IANA</w:t>
      </w:r>
      <w:r w:rsidRPr="00A45E5D">
        <w:tab/>
        <w:t>Internet Assigned Numbers Authority</w:t>
      </w:r>
    </w:p>
    <w:p w:rsidR="008903F2" w:rsidRPr="00A45E5D" w:rsidRDefault="008903F2" w:rsidP="008903F2">
      <w:r w:rsidRPr="00A45E5D">
        <w:t>MQTT</w:t>
      </w:r>
      <w:r w:rsidRPr="00A45E5D">
        <w:tab/>
        <w:t>Message Queue Telemetry Transport</w:t>
      </w:r>
    </w:p>
    <w:p w:rsidR="008903F2" w:rsidRPr="00A45E5D" w:rsidRDefault="008903F2" w:rsidP="008903F2">
      <w:r w:rsidRPr="00A45E5D">
        <w:t>TCP</w:t>
      </w:r>
      <w:r w:rsidRPr="00A45E5D">
        <w:tab/>
        <w:t>Transmission Control Protocol</w:t>
      </w:r>
    </w:p>
    <w:p w:rsidR="008903F2" w:rsidRDefault="008903F2" w:rsidP="008903F2">
      <w:r w:rsidRPr="00A45E5D">
        <w:t>UDP</w:t>
      </w:r>
      <w:r w:rsidRPr="00A45E5D">
        <w:tab/>
        <w:t>User Datagram Protocol</w:t>
      </w:r>
    </w:p>
    <w:p w:rsidR="008903F2" w:rsidRPr="00A45E5D" w:rsidRDefault="008903F2" w:rsidP="008903F2">
      <w:r>
        <w:t>OS</w:t>
      </w:r>
      <w:r>
        <w:tab/>
        <w:t>Operating System</w:t>
      </w:r>
    </w:p>
    <w:p w:rsidR="008903F2" w:rsidRPr="001409BA" w:rsidRDefault="008903F2" w:rsidP="008903F2">
      <w:pPr>
        <w:rPr>
          <w:rFonts w:eastAsia="SimSun"/>
          <w:i/>
          <w:lang w:eastAsia="zh-CN"/>
        </w:rPr>
      </w:pPr>
      <w:r w:rsidRPr="001409BA">
        <w:rPr>
          <w:rFonts w:eastAsia="SimSun"/>
          <w:i/>
          <w:lang w:eastAsia="zh-CN"/>
        </w:rPr>
        <w:t>TBD</w:t>
      </w:r>
    </w:p>
    <w:p w:rsidR="008903F2" w:rsidRPr="006D0148" w:rsidRDefault="008903F2" w:rsidP="008903F2">
      <w:pPr>
        <w:keepNext/>
        <w:keepLines/>
        <w:tabs>
          <w:tab w:val="left" w:pos="794"/>
          <w:tab w:val="left" w:pos="1191"/>
          <w:tab w:val="left" w:pos="1588"/>
          <w:tab w:val="left" w:pos="1985"/>
        </w:tabs>
        <w:overflowPunct w:val="0"/>
        <w:spacing w:before="360"/>
        <w:ind w:left="794" w:hanging="794"/>
        <w:textAlignment w:val="baseline"/>
        <w:outlineLvl w:val="0"/>
        <w:rPr>
          <w:rFonts w:eastAsia="MS Mincho"/>
          <w:b/>
          <w:bCs/>
          <w:szCs w:val="20"/>
          <w:lang w:eastAsia="en-US"/>
        </w:rPr>
      </w:pPr>
      <w:bookmarkStart w:id="8" w:name="_Toc490485684"/>
      <w:r w:rsidRPr="006D0148">
        <w:rPr>
          <w:rFonts w:eastAsia="Times New Roman"/>
          <w:b/>
          <w:szCs w:val="20"/>
          <w:lang w:eastAsia="en-US"/>
        </w:rPr>
        <w:t>5</w:t>
      </w:r>
      <w:r w:rsidRPr="006D0148">
        <w:rPr>
          <w:rFonts w:eastAsia="Times New Roman"/>
          <w:b/>
          <w:szCs w:val="20"/>
          <w:lang w:eastAsia="en-US"/>
        </w:rPr>
        <w:tab/>
        <w:t>Endorsement</w:t>
      </w:r>
      <w:bookmarkEnd w:id="8"/>
    </w:p>
    <w:p w:rsidR="008903F2" w:rsidRDefault="008903F2" w:rsidP="008903F2">
      <w:pPr>
        <w:rPr>
          <w:rFonts w:eastAsia="SimSun"/>
          <w:lang w:eastAsia="zh-CN"/>
        </w:rPr>
      </w:pPr>
      <w:r>
        <w:rPr>
          <w:rFonts w:eastAsia="SimSun"/>
          <w:lang w:eastAsia="zh-CN"/>
        </w:rPr>
        <w:t>N</w:t>
      </w:r>
      <w:r w:rsidRPr="006D0148">
        <w:rPr>
          <w:rFonts w:eastAsia="SimSun"/>
          <w:lang w:eastAsia="zh-CN"/>
        </w:rPr>
        <w:t>one.</w:t>
      </w:r>
    </w:p>
    <w:p w:rsidR="008903F2" w:rsidRDefault="008903F2" w:rsidP="008903F2">
      <w:pPr>
        <w:pStyle w:val="Heading3"/>
        <w:rPr>
          <w:rFonts w:eastAsia="Calibri"/>
        </w:rPr>
      </w:pPr>
      <w:r>
        <w:rPr>
          <w:rFonts w:eastAsia="SimSun"/>
          <w:lang w:eastAsia="zh-CN"/>
        </w:rPr>
        <w:t>6.</w:t>
      </w:r>
      <w:r>
        <w:rPr>
          <w:rFonts w:eastAsia="SimSun"/>
          <w:lang w:eastAsia="zh-CN"/>
        </w:rPr>
        <w:tab/>
        <w:t>Architecture of system for r</w:t>
      </w:r>
      <w:r w:rsidRPr="005648DA">
        <w:rPr>
          <w:rFonts w:eastAsia="Calibri"/>
        </w:rPr>
        <w:t>emote testing of IoT-devices</w:t>
      </w:r>
      <w:r>
        <w:rPr>
          <w:rFonts w:eastAsia="Calibri"/>
        </w:rPr>
        <w:t xml:space="preserve"> using probes:</w:t>
      </w:r>
    </w:p>
    <w:p w:rsidR="008903F2" w:rsidRPr="00A55D65" w:rsidRDefault="00F475CA" w:rsidP="008903F2">
      <w:pPr>
        <w:ind w:left="4950"/>
      </w:pPr>
      <w:r w:rsidRPr="00F475CA">
        <w:rPr>
          <w:noProof/>
          <w:lang w:val="ru-RU" w:eastAsia="ru-RU"/>
        </w:rPr>
        <w:pict>
          <v:rect id=" 2" o:spid="_x0000_s1051" style="position:absolute;left:0;text-align:left;margin-left:26.65pt;margin-top:13.55pt;width:73.6pt;height:57.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">
            <v:path arrowok="t"/>
            <v:textbox>
              <w:txbxContent>
                <w:p w:rsidR="00BC05A8" w:rsidRPr="005955EB" w:rsidRDefault="00BC05A8" w:rsidP="008903F2">
                  <w:pPr>
                    <w:rPr>
                      <w:sz w:val="20"/>
                      <w:szCs w:val="20"/>
                      <w:lang w:val="en-IN"/>
                    </w:rPr>
                  </w:pPr>
                  <w:r w:rsidRPr="005955EB">
                    <w:rPr>
                      <w:sz w:val="20"/>
                      <w:szCs w:val="20"/>
                      <w:lang w:val="en-IN"/>
                    </w:rPr>
                    <w:t xml:space="preserve">IOT </w:t>
                  </w:r>
                  <w:r>
                    <w:rPr>
                      <w:sz w:val="20"/>
                      <w:szCs w:val="20"/>
                      <w:lang w:val="en-IN"/>
                    </w:rPr>
                    <w:t>devices under test (Without OS)</w:t>
                  </w:r>
                </w:p>
                <w:p w:rsidR="00BC05A8" w:rsidRDefault="00BC05A8" w:rsidP="008903F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779"/>
                  </w:tblGrid>
                  <w:tr w:rsidR="00BC05A8" w:rsidTr="00BC05A8">
                    <w:trPr>
                      <w:trHeight w:val="413"/>
                    </w:trPr>
                    <w:tc>
                      <w:tcPr>
                        <w:tcW w:w="4266" w:type="dxa"/>
                      </w:tcPr>
                      <w:p w:rsidR="00BC05A8" w:rsidRPr="00084303" w:rsidRDefault="00BC05A8" w:rsidP="00BC05A8">
                        <w:pPr>
                          <w:ind w:left="450"/>
                        </w:pPr>
                        <w:r w:rsidRPr="00084303">
                          <w:t>Wi</w:t>
                        </w:r>
                        <w:r>
                          <w:t>-</w:t>
                        </w:r>
                        <w:r w:rsidRPr="00084303">
                          <w:t>fi,</w:t>
                        </w:r>
                        <w:r>
                          <w:t xml:space="preserve"> BLE,</w:t>
                        </w:r>
                        <w:r w:rsidRPr="00084303">
                          <w:t xml:space="preserve"> Lora,</w:t>
                        </w:r>
                        <w:r>
                          <w:t>Sigfox,</w:t>
                        </w:r>
                        <w:r w:rsidRPr="00084303">
                          <w:t xml:space="preserve"> LTE, 6Low PAN</w:t>
                        </w:r>
                        <w:r>
                          <w:t xml:space="preserve">, </w:t>
                        </w:r>
                        <w:r w:rsidRPr="00084303">
                          <w:t>ZWave</w:t>
                        </w:r>
                        <w:r>
                          <w:t xml:space="preserve">, </w:t>
                        </w:r>
                        <w:r w:rsidRPr="00084303">
                          <w:t>ZigBee</w:t>
                        </w:r>
                      </w:p>
                    </w:tc>
                  </w:tr>
                </w:tbl>
                <w:p w:rsidR="00BC05A8" w:rsidRPr="005955EB" w:rsidRDefault="00BC05A8" w:rsidP="008903F2">
                  <w:pPr>
                    <w:rPr>
                      <w:sz w:val="20"/>
                      <w:szCs w:val="20"/>
                      <w:lang w:val="en-IN"/>
                    </w:rPr>
                  </w:pPr>
                  <w:r w:rsidRPr="005955EB">
                    <w:rPr>
                      <w:sz w:val="20"/>
                      <w:szCs w:val="20"/>
                      <w:lang w:val="en-IN"/>
                    </w:rPr>
                    <w:t xml:space="preserve"> IOT device under test</w:t>
                  </w:r>
                </w:p>
              </w:txbxContent>
            </v:textbox>
          </v:rect>
        </w:pict>
      </w:r>
    </w:p>
    <w:p w:rsidR="008903F2" w:rsidRDefault="00F475CA" w:rsidP="008903F2">
      <w:pPr>
        <w:spacing w:before="0"/>
        <w:rPr>
          <w:lang w:val="fr-CH"/>
        </w:rPr>
      </w:pPr>
      <w:r w:rsidRPr="00F475CA">
        <w:rPr>
          <w:noProof/>
          <w:lang w:val="ru-RU" w:eastAsia="ru-RU"/>
        </w:rPr>
        <w:pict>
          <v:rect id=" 3" o:spid="_x0000_s1052" style="position:absolute;margin-left:272.1pt;margin-top:7.9pt;width:54.6pt;height:64.2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">
            <v:path arrowok="t"/>
            <v:textbox>
              <w:txbxContent>
                <w:p w:rsidR="00BC05A8" w:rsidRPr="004A19A7" w:rsidRDefault="00BC05A8" w:rsidP="008903F2">
                  <w:pPr>
                    <w:jc w:val="center"/>
                    <w:rPr>
                      <w:sz w:val="20"/>
                      <w:szCs w:val="20"/>
                      <w:lang w:val="en-IN"/>
                    </w:rPr>
                  </w:pPr>
                  <w:r w:rsidRPr="004A19A7">
                    <w:rPr>
                      <w:sz w:val="20"/>
                      <w:szCs w:val="20"/>
                      <w:lang w:val="en-IN"/>
                    </w:rPr>
                    <w:t>IoT  Gateway</w:t>
                  </w:r>
                </w:p>
                <w:p w:rsidR="00BC05A8" w:rsidRDefault="00BC05A8" w:rsidP="008903F2"/>
                <w:p w:rsidR="00BC05A8" w:rsidRDefault="00BC05A8" w:rsidP="008903F2"/>
                <w:p w:rsidR="00BC05A8" w:rsidRPr="004A19A7" w:rsidRDefault="00BC05A8" w:rsidP="008903F2">
                  <w:pPr>
                    <w:jc w:val="center"/>
                    <w:rPr>
                      <w:sz w:val="20"/>
                      <w:szCs w:val="20"/>
                      <w:lang w:val="en-IN"/>
                    </w:rPr>
                  </w:pPr>
                  <w:r w:rsidRPr="004A19A7">
                    <w:rPr>
                      <w:sz w:val="20"/>
                      <w:szCs w:val="20"/>
                      <w:lang w:val="en-IN"/>
                    </w:rPr>
                    <w:t>IoT  Gateway</w:t>
                  </w:r>
                </w:p>
                <w:p w:rsidR="00BC05A8" w:rsidRDefault="00BC05A8" w:rsidP="008903F2"/>
              </w:txbxContent>
            </v:textbox>
          </v:rect>
        </w:pict>
      </w:r>
      <w:r w:rsidRPr="00F475CA">
        <w:rPr>
          <w:noProof/>
          <w:lang w:val="ru-RU" w:eastAsia="ru-RU"/>
        </w:rPr>
        <w:pict>
          <v:shapetype id="_x0000_t32" coordsize="21600,21600" o:spt="32" o:oned="t" path="m,l21600,21600e" filled="f">
            <v:path arrowok="t" fillok="f" o:connecttype="none"/>
            <o:lock v:ext="edit" shapetype="t"/>
          </v:shapetype>
          <v:shape id="AutoShape 61" o:spid="_x0000_s1053" type="#_x0000_t32" style="position:absolute;margin-left:100.5pt;margin-top:3.7pt;width:171.4pt;height:10.4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">
            <v:stroke startarrow="block" endarrow="block"/>
          </v:shape>
        </w:pict>
      </w:r>
    </w:p>
    <w:p w:rsidR="008903F2" w:rsidRDefault="008903F2" w:rsidP="008903F2">
      <w:pPr>
        <w:spacing w:before="0"/>
        <w:ind w:left="1440" w:firstLine="720"/>
        <w:rPr>
          <w:sz w:val="22"/>
          <w:szCs w:val="22"/>
          <w:lang w:val="fr-CH"/>
        </w:rPr>
      </w:pPr>
      <w:r w:rsidRPr="00E7495B">
        <w:rPr>
          <w:sz w:val="22"/>
          <w:szCs w:val="22"/>
          <w:lang w:val="fr-CH"/>
        </w:rPr>
        <w:t xml:space="preserve">Wi-fi, BLE, Lora, Sigfox, </w:t>
      </w:r>
    </w:p>
    <w:p w:rsidR="008903F2" w:rsidRPr="00A55D65" w:rsidRDefault="008903F2" w:rsidP="008903F2">
      <w:pPr>
        <w:spacing w:before="0"/>
      </w:pPr>
      <w:r>
        <w:rPr>
          <w:sz w:val="22"/>
          <w:szCs w:val="22"/>
        </w:rPr>
        <w:t xml:space="preserve">                                       </w:t>
      </w:r>
      <w:r w:rsidRPr="009F4584">
        <w:rPr>
          <w:sz w:val="22"/>
          <w:szCs w:val="22"/>
        </w:rPr>
        <w:t>LTE,6Low PAN, ZWave , ZigBe</w:t>
      </w:r>
      <w:r>
        <w:rPr>
          <w:sz w:val="22"/>
          <w:szCs w:val="22"/>
        </w:rPr>
        <w:t>e</w:t>
      </w:r>
    </w:p>
    <w:p w:rsidR="008903F2" w:rsidRPr="00A55D65" w:rsidRDefault="00F475CA" w:rsidP="008903F2">
      <w:r w:rsidRPr="00F475CA">
        <w:rPr>
          <w:noProof/>
          <w:lang w:val="ru-RU" w:eastAsia="ru-RU"/>
        </w:rPr>
        <w:pict>
          <v:shape id="AutoShape 74" o:spid="_x0000_s1059" type="#_x0000_t32" style="position:absolute;margin-left:326.65pt;margin-top:6.45pt;width:64.65pt;height:70.6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">
            <v:stroke startarrow="block" endarrow="block"/>
          </v:shape>
        </w:pict>
      </w:r>
    </w:p>
    <w:p w:rsidR="008903F2" w:rsidRDefault="00F475CA" w:rsidP="008903F2">
      <w:pPr>
        <w:tabs>
          <w:tab w:val="left" w:pos="2410"/>
        </w:tabs>
        <w:spacing w:before="0"/>
      </w:pPr>
      <w:r w:rsidRPr="00F475CA">
        <w:rPr>
          <w:noProof/>
          <w:lang w:val="ru-RU" w:eastAsia="ru-RU"/>
        </w:rPr>
        <w:pict>
          <v:shape id="_x0000_s1067" type="#_x0000_t32" style="position:absolute;margin-left:100.5pt;margin-top:9.05pt;width:171.6pt;height:26.8pt;flip:y;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">
            <v:stroke startarrow="block" endarrow="block"/>
          </v:shape>
        </w:pict>
      </w:r>
      <w:r w:rsidRPr="00F475CA">
        <w:rPr>
          <w:noProof/>
          <w:lang w:val="ru-RU" w:eastAsia="ru-RU"/>
        </w:rPr>
        <w:pict>
          <v:rect id="_x0000_s1066" style="position:absolute;margin-left:26.65pt;margin-top:5.6pt;width:72.95pt;height:52pt;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">
            <v:path arrowok="t"/>
            <v:textbox>
              <w:txbxContent>
                <w:p w:rsidR="00BC05A8" w:rsidRPr="005955EB" w:rsidRDefault="00BC05A8" w:rsidP="008903F2">
                  <w:pPr>
                    <w:rPr>
                      <w:sz w:val="20"/>
                      <w:szCs w:val="20"/>
                      <w:lang w:val="en-IN"/>
                    </w:rPr>
                  </w:pPr>
                  <w:r w:rsidRPr="005955EB">
                    <w:rPr>
                      <w:sz w:val="20"/>
                      <w:szCs w:val="20"/>
                      <w:lang w:val="en-IN"/>
                    </w:rPr>
                    <w:t xml:space="preserve">IOT </w:t>
                  </w:r>
                  <w:r>
                    <w:rPr>
                      <w:sz w:val="20"/>
                      <w:szCs w:val="20"/>
                      <w:lang w:val="en-IN"/>
                    </w:rPr>
                    <w:t>devices under test (with OS)</w:t>
                  </w:r>
                </w:p>
                <w:p w:rsidR="00BC05A8" w:rsidRDefault="00BC05A8" w:rsidP="008903F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779"/>
                  </w:tblGrid>
                  <w:tr w:rsidR="00BC05A8" w:rsidTr="00BC05A8">
                    <w:trPr>
                      <w:trHeight w:val="413"/>
                    </w:trPr>
                    <w:tc>
                      <w:tcPr>
                        <w:tcW w:w="4266" w:type="dxa"/>
                      </w:tcPr>
                      <w:p w:rsidR="00BC05A8" w:rsidRPr="00084303" w:rsidRDefault="00BC05A8" w:rsidP="00BC05A8">
                        <w:pPr>
                          <w:ind w:left="450"/>
                        </w:pPr>
                        <w:r w:rsidRPr="00084303">
                          <w:t>Wi</w:t>
                        </w:r>
                        <w:r>
                          <w:t>-</w:t>
                        </w:r>
                        <w:r w:rsidRPr="00084303">
                          <w:t>fi,</w:t>
                        </w:r>
                        <w:r>
                          <w:t xml:space="preserve"> BLE,</w:t>
                        </w:r>
                        <w:r w:rsidRPr="00084303">
                          <w:t xml:space="preserve"> Lora,</w:t>
                        </w:r>
                        <w:r>
                          <w:t>Sigfox,</w:t>
                        </w:r>
                        <w:r w:rsidRPr="00084303">
                          <w:t xml:space="preserve"> LTE, 6Low PAN</w:t>
                        </w:r>
                        <w:r>
                          <w:t xml:space="preserve">, </w:t>
                        </w:r>
                        <w:r w:rsidRPr="00084303">
                          <w:t>ZWave</w:t>
                        </w:r>
                        <w:r>
                          <w:t xml:space="preserve">, </w:t>
                        </w:r>
                        <w:r w:rsidRPr="00084303">
                          <w:t>ZigBee</w:t>
                        </w:r>
                      </w:p>
                    </w:tc>
                  </w:tr>
                </w:tbl>
                <w:p w:rsidR="00BC05A8" w:rsidRPr="005955EB" w:rsidRDefault="00BC05A8" w:rsidP="008903F2">
                  <w:pPr>
                    <w:rPr>
                      <w:sz w:val="20"/>
                      <w:szCs w:val="20"/>
                      <w:lang w:val="en-IN"/>
                    </w:rPr>
                  </w:pPr>
                  <w:r w:rsidRPr="005955EB">
                    <w:rPr>
                      <w:sz w:val="20"/>
                      <w:szCs w:val="20"/>
                      <w:lang w:val="en-IN"/>
                    </w:rPr>
                    <w:t xml:space="preserve"> IOT device under test</w:t>
                  </w:r>
                </w:p>
              </w:txbxContent>
            </v:textbox>
          </v:rect>
        </w:pict>
      </w:r>
      <w:r w:rsidR="008903F2">
        <w:tab/>
      </w:r>
      <w:r w:rsidR="008903F2" w:rsidRPr="009F4584">
        <w:rPr>
          <w:sz w:val="22"/>
          <w:szCs w:val="22"/>
        </w:rPr>
        <w:t>MQTT, COAP, HTTP</w:t>
      </w:r>
      <w:r w:rsidR="008903F2">
        <w:rPr>
          <w:sz w:val="22"/>
          <w:szCs w:val="22"/>
        </w:rPr>
        <w:t>,AMQP</w:t>
      </w:r>
    </w:p>
    <w:p w:rsidR="008903F2" w:rsidRPr="009F4584" w:rsidRDefault="008903F2" w:rsidP="008903F2">
      <w:pPr>
        <w:tabs>
          <w:tab w:val="left" w:pos="2590"/>
        </w:tabs>
        <w:spacing w:before="0"/>
        <w:rPr>
          <w:sz w:val="22"/>
          <w:szCs w:val="22"/>
        </w:rPr>
      </w:pPr>
      <w:r>
        <w:tab/>
      </w:r>
    </w:p>
    <w:p w:rsidR="008903F2" w:rsidRPr="00A55D65" w:rsidRDefault="008903F2" w:rsidP="008903F2"/>
    <w:tbl>
      <w:tblPr>
        <w:tblStyle w:val="TableGrid"/>
        <w:tblpPr w:leftFromText="180" w:rightFromText="180" w:vertAnchor="text" w:horzAnchor="page" w:tblpX="2783" w:tblpY="1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985"/>
      </w:tblGrid>
      <w:tr w:rsidR="008903F2" w:rsidRPr="00084303" w:rsidTr="00BC05A8">
        <w:trPr>
          <w:trHeight w:val="267"/>
        </w:trPr>
        <w:tc>
          <w:tcPr>
            <w:tcW w:w="3985" w:type="dxa"/>
          </w:tcPr>
          <w:p w:rsidR="008903F2" w:rsidRPr="00084303" w:rsidRDefault="008903F2" w:rsidP="00BC05A8"/>
        </w:tc>
      </w:tr>
    </w:tbl>
    <w:p w:rsidR="008903F2" w:rsidRDefault="00F475CA" w:rsidP="008903F2">
      <w:r w:rsidRPr="00F475CA">
        <w:rPr>
          <w:noProof/>
          <w:lang w:val="ru-RU" w:eastAsia="ru-RU"/>
        </w:rPr>
        <w:pict>
          <v:shape id="_x0000_s1068" type="#_x0000_t32" style="position:absolute;margin-left:59.3pt;margin-top:8.65pt;width:0;height:13.5pt;z-index:2516797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">
            <v:stroke startarrow="block" endarrow="block"/>
          </v:shape>
        </w:pict>
      </w:r>
      <w:r w:rsidRPr="00F475CA">
        <w:rPr>
          <w:noProof/>
          <w:lang w:val="ru-RU" w:eastAsia="ru-RU"/>
        </w:rPr>
        <w:pict>
          <v:rect id="Rectangle 81" o:spid="_x0000_s1049" style="position:absolute;margin-left:217.65pt;margin-top:14.15pt;width:108pt;height:159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"/>
        </w:pict>
      </w:r>
      <w:r w:rsidRPr="00F475CA">
        <w:rPr>
          <w:noProof/>
          <w:lang w:val="ru-RU" w:eastAsia="ru-RU"/>
        </w:rPr>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83" o:spid="_x0000_s1064" type="#_x0000_t106" style="position:absolute;margin-left:355.3pt;margin-top:1.6pt;width:110.05pt;height:99.85pt;z-index:2516756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" adj="1982,22152">
            <v:textbox>
              <w:txbxContent>
                <w:p w:rsidR="00BC05A8" w:rsidRDefault="00BC05A8" w:rsidP="008903F2">
                  <w:pPr>
                    <w:jc w:val="center"/>
                    <w:rPr>
                      <w:lang w:val="en-US"/>
                    </w:rPr>
                  </w:pPr>
                </w:p>
                <w:p w:rsidR="00BC05A8" w:rsidRPr="007E51F6" w:rsidRDefault="00BC05A8" w:rsidP="008903F2">
                  <w:pPr>
                    <w:jc w:val="center"/>
                    <w:rPr>
                      <w:sz w:val="22"/>
                      <w:szCs w:val="22"/>
                      <w:lang w:val="en-US"/>
                    </w:rPr>
                  </w:pPr>
                  <w:r w:rsidRPr="007E51F6">
                    <w:rPr>
                      <w:sz w:val="22"/>
                      <w:szCs w:val="22"/>
                      <w:lang w:val="en-US"/>
                    </w:rPr>
                    <w:t>Internet</w:t>
                  </w:r>
                </w:p>
              </w:txbxContent>
            </v:textbox>
          </v:shape>
        </w:pict>
      </w:r>
    </w:p>
    <w:p w:rsidR="008903F2" w:rsidRDefault="00F475CA" w:rsidP="008903F2">
      <w:r w:rsidRPr="00F475CA">
        <w:rPr>
          <w:noProof/>
          <w:lang w:val="ru-RU" w:eastAsia="ru-RU"/>
        </w:rPr>
        <w:pict>
          <v:rect id="Rectangle 75" o:spid="_x0000_s1065" style="position:absolute;margin-left:38pt;margin-top:3.4pt;width:44.65pt;height:27.35pt;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">
            <v:textbox>
              <w:txbxContent>
                <w:p w:rsidR="00BC05A8" w:rsidRPr="008C35DF" w:rsidRDefault="00BC05A8" w:rsidP="008903F2">
                  <w:pPr>
                    <w:jc w:val="center"/>
                    <w:rPr>
                      <w:sz w:val="20"/>
                      <w:szCs w:val="20"/>
                      <w:lang w:val="en-US"/>
                    </w:rPr>
                  </w:pPr>
                  <w:r w:rsidRPr="008C35DF">
                    <w:rPr>
                      <w:sz w:val="20"/>
                      <w:szCs w:val="20"/>
                      <w:lang w:val="en-US"/>
                    </w:rPr>
                    <w:t>Probe</w:t>
                  </w:r>
                </w:p>
              </w:txbxContent>
            </v:textbox>
          </v:rect>
        </w:pict>
      </w:r>
      <w:r w:rsidRPr="00F475CA">
        <w:rPr>
          <w:noProof/>
          <w:lang w:val="ru-RU" w:eastAsia="ru-RU"/>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69" o:spid="_x0000_s1057" type="#_x0000_t176" style="position:absolute;margin-left:229.45pt;margin-top:8.9pt;width:84.35pt;height:59.6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">
            <v:textbox>
              <w:txbxContent>
                <w:p w:rsidR="00BC05A8" w:rsidRPr="008C35DF" w:rsidRDefault="00BC05A8" w:rsidP="008903F2">
                  <w:pPr>
                    <w:jc w:val="center"/>
                    <w:rPr>
                      <w:sz w:val="20"/>
                      <w:szCs w:val="20"/>
                      <w:lang w:val="en-US"/>
                    </w:rPr>
                  </w:pPr>
                  <w:r w:rsidRPr="008C35DF">
                    <w:rPr>
                      <w:sz w:val="20"/>
                      <w:szCs w:val="20"/>
                      <w:lang w:val="en-US"/>
                    </w:rPr>
                    <w:t>IoT Test Server</w:t>
                  </w:r>
                </w:p>
                <w:p w:rsidR="00BC05A8" w:rsidRDefault="00BC05A8" w:rsidP="008903F2"/>
                <w:p w:rsidR="00BC05A8" w:rsidRPr="006E37A4" w:rsidRDefault="00BC05A8" w:rsidP="008903F2">
                  <w:pPr>
                    <w:jc w:val="center"/>
                    <w:rPr>
                      <w:lang w:val="en-US"/>
                    </w:rPr>
                  </w:pPr>
                </w:p>
              </w:txbxContent>
            </v:textbox>
          </v:shape>
        </w:pict>
      </w:r>
    </w:p>
    <w:p w:rsidR="008903F2" w:rsidRPr="00A55D65" w:rsidRDefault="008903F2" w:rsidP="008903F2"/>
    <w:p w:rsidR="008903F2" w:rsidRPr="00A55D65" w:rsidRDefault="00F475CA" w:rsidP="008903F2">
      <w:r w:rsidRPr="00F475CA">
        <w:rPr>
          <w:noProof/>
          <w:lang w:val="ru-RU" w:eastAsia="ru-RU"/>
        </w:rPr>
        <w:pict>
          <v:shape id="AutoShape 71" o:spid="_x0000_s1058" type="#_x0000_t32" style="position:absolute;margin-left:326.65pt;margin-top:.4pt;width:34.65pt;height:4pt;flip:y;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">
            <v:stroke startarrow="block" endarrow="block"/>
          </v:shape>
        </w:pict>
      </w:r>
    </w:p>
    <w:p w:rsidR="008903F2" w:rsidRPr="00A55D65" w:rsidRDefault="00F475CA" w:rsidP="008903F2">
      <w:r w:rsidRPr="00F475CA">
        <w:rPr>
          <w:noProof/>
          <w:lang w:val="ru-RU" w:eastAsia="ru-RU"/>
        </w:rPr>
        <w:pict>
          <v:shape id="AutoShape 80" o:spid="_x0000_s1063" type="#_x0000_t32" style="position:absolute;margin-left:450.3pt;margin-top:.3pt;width:24pt;height:32.5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">
            <v:stroke startarrow="block" endarrow="block"/>
          </v:shape>
        </w:pict>
      </w:r>
      <w:r w:rsidRPr="00F475CA">
        <w:rPr>
          <w:noProof/>
          <w:lang w:val="ru-RU" w:eastAsia="ru-RU"/>
        </w:rPr>
        <w:pict>
          <v:shape id="AutoShape 76" o:spid="_x0000_s1061" type="#_x0000_t32" style="position:absolute;margin-left:271.8pt;margin-top:7.1pt;width:0;height:13.5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">
            <v:stroke startarrow="block" endarrow="block"/>
          </v:shape>
        </w:pict>
      </w:r>
      <w:r w:rsidRPr="00F475CA">
        <w:rPr>
          <w:noProof/>
          <w:lang w:val="ru-RU" w:eastAsia="ru-RU"/>
        </w:rPr>
        <w:pict>
          <v:shape id="AutoShape 67" o:spid="_x0000_s1056" type="#_x0000_t32" style="position:absolute;margin-left:151.95pt;margin-top:2.85pt;width:79.6pt;height:34.25pt;flip:y;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">
            <v:stroke startarrow="block" endarrow="block"/>
          </v:shape>
        </w:pict>
      </w:r>
      <w:r w:rsidRPr="00F475CA">
        <w:rPr>
          <w:noProof/>
          <w:lang w:val="ru-RU" w:eastAsia="ru-RU"/>
        </w:rPr>
        <w:pict>
          <v:roundrect id="AutoShape 66" o:spid="_x0000_s1055" style="position:absolute;margin-left:100.2pt;margin-top:14.95pt;width:54.75pt;height:48pt;z-index:25166643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">
            <v:textbox>
              <w:txbxContent>
                <w:p w:rsidR="00BC05A8" w:rsidRPr="004A19A7" w:rsidRDefault="00BC05A8" w:rsidP="008903F2">
                  <w:pPr>
                    <w:jc w:val="center"/>
                    <w:rPr>
                      <w:sz w:val="20"/>
                      <w:szCs w:val="20"/>
                      <w:lang w:val="en-US"/>
                    </w:rPr>
                  </w:pPr>
                  <w:r w:rsidRPr="004A19A7">
                    <w:rPr>
                      <w:sz w:val="20"/>
                      <w:szCs w:val="20"/>
                      <w:lang w:val="en-US"/>
                    </w:rPr>
                    <w:t>Web interface</w:t>
                  </w:r>
                </w:p>
                <w:p w:rsidR="00BC05A8" w:rsidRDefault="00BC05A8" w:rsidP="008903F2"/>
                <w:p w:rsidR="00BC05A8" w:rsidRPr="004A19A7" w:rsidRDefault="00BC05A8" w:rsidP="008903F2">
                  <w:pPr>
                    <w:jc w:val="center"/>
                    <w:rPr>
                      <w:sz w:val="20"/>
                      <w:szCs w:val="20"/>
                      <w:lang w:val="en-US"/>
                    </w:rPr>
                  </w:pPr>
                  <w:r w:rsidRPr="004A19A7">
                    <w:rPr>
                      <w:sz w:val="20"/>
                      <w:szCs w:val="20"/>
                      <w:lang w:val="en-US"/>
                    </w:rPr>
                    <w:t>Web interface</w:t>
                  </w:r>
                </w:p>
              </w:txbxContent>
            </v:textbox>
          </v:roundrect>
        </w:pict>
      </w:r>
    </w:p>
    <w:p w:rsidR="008903F2" w:rsidRDefault="00F475CA" w:rsidP="008903F2">
      <w:pPr>
        <w:rPr>
          <w:lang w:eastAsia="en-US"/>
        </w:rPr>
      </w:pPr>
      <w:r w:rsidRPr="00F475CA">
        <w:rPr>
          <w:noProof/>
          <w:lang w:val="ru-RU" w:eastAsia="ru-RU"/>
        </w:rPr>
        <w:pict>
          <v:rect id="_x0000_s1060" style="position:absolute;margin-left:233.95pt;margin-top:3pt;width:72.65pt;height:44.5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">
            <v:textbox>
              <w:txbxContent>
                <w:p w:rsidR="00BC05A8" w:rsidRPr="008C35DF" w:rsidRDefault="00BC05A8" w:rsidP="008903F2">
                  <w:pPr>
                    <w:jc w:val="center"/>
                    <w:rPr>
                      <w:sz w:val="20"/>
                      <w:szCs w:val="20"/>
                      <w:lang w:val="en-US"/>
                    </w:rPr>
                  </w:pPr>
                  <w:r w:rsidRPr="008C35DF">
                    <w:rPr>
                      <w:sz w:val="20"/>
                      <w:szCs w:val="20"/>
                      <w:lang w:val="en-US"/>
                    </w:rPr>
                    <w:t>Probe</w:t>
                  </w:r>
                </w:p>
              </w:txbxContent>
            </v:textbox>
          </v:rect>
        </w:pict>
      </w:r>
      <w:r w:rsidRPr="00F475CA">
        <w:rPr>
          <w:noProof/>
          <w:lang w:val="ru-RU" w:eastAsia="ru-RU"/>
        </w:rPr>
        <w:pict>
          <v:oval id="Oval 79" o:spid="_x0000_s1062" style="position:absolute;margin-left:437.8pt;margin-top:11.2pt;width:86pt;height:73.5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">
            <v:textbox>
              <w:txbxContent>
                <w:p w:rsidR="00BC05A8" w:rsidRPr="008C35DF" w:rsidRDefault="00BC05A8" w:rsidP="008903F2">
                  <w:pPr>
                    <w:jc w:val="center"/>
                    <w:rPr>
                      <w:sz w:val="20"/>
                      <w:szCs w:val="20"/>
                      <w:lang w:val="en-US"/>
                    </w:rPr>
                  </w:pPr>
                  <w:r>
                    <w:rPr>
                      <w:sz w:val="20"/>
                      <w:szCs w:val="20"/>
                      <w:lang w:val="en-US"/>
                    </w:rPr>
                    <w:t>IoT Cloud server</w:t>
                  </w:r>
                </w:p>
              </w:txbxContent>
            </v:textbox>
          </v:oval>
        </w:pict>
      </w:r>
      <w:r w:rsidRPr="00F475CA">
        <w:rPr>
          <w:noProof/>
          <w:lang w:val="ru-RU" w:eastAsia="ru-RU"/>
        </w:rPr>
        <w:pict>
          <v:oval id="Oval 52" o:spid="_x0000_s1050" style="position:absolute;margin-left:-9.4pt;margin-top:13pt;width:63.3pt;height:66.65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">
            <v:textbox>
              <w:txbxContent>
                <w:p w:rsidR="00BC05A8" w:rsidRDefault="00BC05A8" w:rsidP="008903F2">
                  <w:pPr>
                    <w:rPr>
                      <w:lang w:val="en-US"/>
                    </w:rPr>
                  </w:pPr>
                  <w:r>
                    <w:rPr>
                      <w:noProof/>
                      <w:lang w:val="en-US" w:eastAsia="en-US"/>
                    </w:rPr>
                    <w:drawing>
                      <wp:inline distT="0" distB="0" distL="0" distR="0">
                        <wp:extent cx="437299" cy="184150"/>
                        <wp:effectExtent l="0" t="0" r="0" b="0"/>
                        <wp:docPr id="2" name="Picture 4" descr="C:\Users\dell\AppData\Local\Microsoft\Windows\INetCache\IE\R6F0R21C\user-icon-vecto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IE\R6F0R21C\user-icon-vector[1].jpg"/>
                                <pic:cNvPicPr>
                                  <a:picLocks noChangeAspect="1" noChangeArrowheads="1"/>
                                </pic:cNvPicPr>
                              </pic:nvPicPr>
                              <pic:blipFill>
                                <a:blip r:embed="rId14"/>
                                <a:srcRect/>
                                <a:stretch>
                                  <a:fillRect/>
                                </a:stretch>
                              </pic:blipFill>
                              <pic:spPr bwMode="auto">
                                <a:xfrm>
                                  <a:off x="0" y="0"/>
                                  <a:ext cx="509228" cy="214440"/>
                                </a:xfrm>
                                <a:prstGeom prst="rect">
                                  <a:avLst/>
                                </a:prstGeom>
                                <a:noFill/>
                                <a:ln w="9525">
                                  <a:noFill/>
                                  <a:miter lim="800000"/>
                                  <a:headEnd/>
                                  <a:tailEnd/>
                                </a:ln>
                              </pic:spPr>
                            </pic:pic>
                          </a:graphicData>
                        </a:graphic>
                      </wp:inline>
                    </w:drawing>
                  </w:r>
                </w:p>
                <w:p w:rsidR="00BC05A8" w:rsidRPr="00E60D7D" w:rsidRDefault="00BC05A8" w:rsidP="008903F2">
                  <w:pPr>
                    <w:rPr>
                      <w:lang w:val="en-US"/>
                    </w:rPr>
                  </w:pPr>
                  <w:r>
                    <w:rPr>
                      <w:lang w:val="en-US"/>
                    </w:rPr>
                    <w:t xml:space="preserve">  User</w:t>
                  </w:r>
                </w:p>
                <w:p w:rsidR="00BC05A8" w:rsidRDefault="00BC05A8" w:rsidP="008903F2"/>
                <w:p w:rsidR="00BC05A8" w:rsidRDefault="00BC05A8" w:rsidP="008903F2">
                  <w:pPr>
                    <w:rPr>
                      <w:lang w:val="en-US"/>
                    </w:rPr>
                  </w:pPr>
                  <w:r>
                    <w:rPr>
                      <w:noProof/>
                      <w:lang w:val="en-US" w:eastAsia="en-US"/>
                    </w:rPr>
                    <w:drawing>
                      <wp:inline distT="0" distB="0" distL="0" distR="0">
                        <wp:extent cx="437299" cy="184150"/>
                        <wp:effectExtent l="0" t="0" r="0" b="0"/>
                        <wp:docPr id="5" name="Picture 2" descr="C:\Users\dell\AppData\Local\Microsoft\Windows\INetCache\IE\R6F0R21C\user-icon-vecto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IE\R6F0R21C\user-icon-vector[1].jpg"/>
                                <pic:cNvPicPr>
                                  <a:picLocks noChangeAspect="1" noChangeArrowheads="1"/>
                                </pic:cNvPicPr>
                              </pic:nvPicPr>
                              <pic:blipFill>
                                <a:blip r:embed="rId14"/>
                                <a:srcRect/>
                                <a:stretch>
                                  <a:fillRect/>
                                </a:stretch>
                              </pic:blipFill>
                              <pic:spPr bwMode="auto">
                                <a:xfrm>
                                  <a:off x="0" y="0"/>
                                  <a:ext cx="509228" cy="214440"/>
                                </a:xfrm>
                                <a:prstGeom prst="rect">
                                  <a:avLst/>
                                </a:prstGeom>
                                <a:noFill/>
                                <a:ln w="9525">
                                  <a:noFill/>
                                  <a:miter lim="800000"/>
                                  <a:headEnd/>
                                  <a:tailEnd/>
                                </a:ln>
                              </pic:spPr>
                            </pic:pic>
                          </a:graphicData>
                        </a:graphic>
                      </wp:inline>
                    </w:drawing>
                  </w:r>
                </w:p>
                <w:p w:rsidR="00BC05A8" w:rsidRPr="00E60D7D" w:rsidRDefault="00BC05A8" w:rsidP="008903F2">
                  <w:pPr>
                    <w:rPr>
                      <w:lang w:val="en-US"/>
                    </w:rPr>
                  </w:pPr>
                  <w:r>
                    <w:rPr>
                      <w:lang w:val="en-US"/>
                    </w:rPr>
                    <w:t xml:space="preserve">  User</w:t>
                  </w:r>
                </w:p>
              </w:txbxContent>
            </v:textbox>
          </v:oval>
        </w:pict>
      </w:r>
    </w:p>
    <w:p w:rsidR="008903F2" w:rsidRDefault="00F475CA" w:rsidP="008903F2">
      <w:pPr>
        <w:rPr>
          <w:lang w:eastAsia="en-US"/>
        </w:rPr>
      </w:pPr>
      <w:r w:rsidRPr="00F475CA">
        <w:rPr>
          <w:noProof/>
          <w:lang w:val="ru-RU" w:eastAsia="ru-RU"/>
        </w:rPr>
        <w:pict>
          <v:shape id="AutoShape 65" o:spid="_x0000_s1054" type="#_x0000_t32" style="position:absolute;margin-left:53.9pt;margin-top:6pt;width:46.3pt;height:14.7pt;flip:y;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">
            <v:stroke startarrow="block" endarrow="block"/>
          </v:shape>
        </w:pict>
      </w:r>
      <w:r w:rsidR="008903F2">
        <w:rPr>
          <w:noProof/>
          <w:lang w:val="en-US" w:eastAsia="en-US"/>
        </w:rPr>
        <w:drawing>
          <wp:inline distT="0" distB="0" distL="0" distR="0">
            <wp:extent cx="584200" cy="336550"/>
            <wp:effectExtent l="0" t="0" r="0" b="0"/>
            <wp:docPr id="6" name="Graphic 7"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User with solid fill"/>
                    <pic:cNvPicPr/>
                  </pic:nvPicPr>
                  <pic:blipFill>
                    <a:blip r:embed="rId15"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wpc="http://schemas.microsoft.com/office/word/2010/wordprocessingCanvas" xmlns:cx="http://schemas.microsoft.com/office/drawing/2014/chartex" xmlns:cx1="http://schemas.microsoft.com/office/drawing/2015/9/8/chartex" xmlns:mc="http://schemas.openxmlformats.org/markup-compatibility/2006" xmlns:wp14="http://schemas.microsoft.com/office/word/2010/wordprocessingDrawing"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rto="http://schemas.microsoft.com/office/word/2006/arto"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0"/>
                        </a:ext>
                      </a:extLst>
                    </a:blip>
                    <a:stretch>
                      <a:fillRect/>
                    </a:stretch>
                  </pic:blipFill>
                  <pic:spPr>
                    <a:xfrm>
                      <a:off x="0" y="0"/>
                      <a:ext cx="584200" cy="336550"/>
                    </a:xfrm>
                    <a:prstGeom prst="rect">
                      <a:avLst/>
                    </a:prstGeom>
                  </pic:spPr>
                </pic:pic>
              </a:graphicData>
            </a:graphic>
          </wp:inline>
        </w:drawing>
      </w:r>
    </w:p>
    <w:p w:rsidR="008903F2" w:rsidRDefault="008903F2" w:rsidP="008903F2">
      <w:pPr>
        <w:tabs>
          <w:tab w:val="left" w:pos="1310"/>
        </w:tabs>
        <w:rPr>
          <w:lang w:eastAsia="en-US"/>
        </w:rPr>
      </w:pPr>
    </w:p>
    <w:p w:rsidR="008903F2" w:rsidRPr="003E2388" w:rsidRDefault="008903F2" w:rsidP="008903F2">
      <w:pPr>
        <w:pStyle w:val="FigureNoTitle0"/>
        <w:tabs>
          <w:tab w:val="clear" w:pos="794"/>
          <w:tab w:val="left" w:pos="360"/>
          <w:tab w:val="left" w:pos="3510"/>
          <w:tab w:val="center" w:pos="4819"/>
        </w:tabs>
      </w:pPr>
      <w:r w:rsidRPr="003E2388">
        <w:t>Figure 1</w:t>
      </w:r>
      <w:r w:rsidRPr="003E2388">
        <w:rPr>
          <w:bCs/>
        </w:rPr>
        <w:t>–</w:t>
      </w:r>
      <w:r w:rsidRPr="003E2388">
        <w:t xml:space="preserve"> Architecture of a system for </w:t>
      </w:r>
      <w:r>
        <w:rPr>
          <w:rFonts w:eastAsia="SimSun"/>
          <w:lang w:eastAsia="zh-CN"/>
        </w:rPr>
        <w:t>r</w:t>
      </w:r>
      <w:r w:rsidRPr="005648DA">
        <w:rPr>
          <w:rFonts w:eastAsia="Calibri"/>
        </w:rPr>
        <w:t>emote testing of IoT-devices</w:t>
      </w:r>
      <w:r>
        <w:rPr>
          <w:rFonts w:eastAsia="Calibri"/>
        </w:rPr>
        <w:t xml:space="preserve"> using probes</w:t>
      </w:r>
    </w:p>
    <w:p w:rsidR="008903F2" w:rsidRDefault="008903F2" w:rsidP="008903F2">
      <w:pPr>
        <w:jc w:val="both"/>
        <w:rPr>
          <w:lang w:eastAsia="ru-RU"/>
        </w:rPr>
      </w:pPr>
      <w:r w:rsidRPr="003E2388">
        <w:rPr>
          <w:lang w:eastAsia="ru-RU"/>
        </w:rPr>
        <w:lastRenderedPageBreak/>
        <w:t>Depending on the particular features of the network construction and the tasks, all the elements and subsystems indicated in this clause may be used joi</w:t>
      </w:r>
      <w:r>
        <w:rPr>
          <w:lang w:eastAsia="ru-RU"/>
        </w:rPr>
        <w:t xml:space="preserve">ntly or separately in different </w:t>
      </w:r>
      <w:r w:rsidRPr="003E2388">
        <w:rPr>
          <w:lang w:eastAsia="ru-RU"/>
        </w:rPr>
        <w:t>combinations, including in a single hardware system.</w:t>
      </w:r>
    </w:p>
    <w:p w:rsidR="008903F2" w:rsidRDefault="008903F2" w:rsidP="008903F2">
      <w:pPr>
        <w:jc w:val="both"/>
      </w:pPr>
      <w:r w:rsidRPr="003E2388">
        <w:t xml:space="preserve">A </w:t>
      </w:r>
      <w:r w:rsidRPr="003E2388">
        <w:rPr>
          <w:bCs/>
        </w:rPr>
        <w:t>system for remote testing of</w:t>
      </w:r>
      <w:r w:rsidRPr="005648DA">
        <w:rPr>
          <w:rFonts w:eastAsia="Calibri"/>
        </w:rPr>
        <w:t>IoT-devices</w:t>
      </w:r>
      <w:r w:rsidRPr="003E2388">
        <w:t xml:space="preserve">has </w:t>
      </w:r>
      <w:r>
        <w:t xml:space="preserve">user </w:t>
      </w:r>
      <w:r w:rsidRPr="003E2388">
        <w:t>client</w:t>
      </w:r>
      <w:r w:rsidRPr="003E2388">
        <w:noBreakHyphen/>
      </w:r>
      <w:r>
        <w:t xml:space="preserve"> cloud </w:t>
      </w:r>
      <w:r w:rsidRPr="003E2388">
        <w:t>server architecture and comprises the following elements:</w:t>
      </w:r>
    </w:p>
    <w:p w:rsidR="008903F2" w:rsidRDefault="008903F2" w:rsidP="008903F2">
      <w:pPr>
        <w:tabs>
          <w:tab w:val="left" w:pos="851"/>
        </w:tabs>
        <w:ind w:left="426" w:hanging="426"/>
        <w:rPr>
          <w:lang w:eastAsia="ru-RU"/>
        </w:rPr>
      </w:pPr>
      <w:r w:rsidRPr="00032A70">
        <w:rPr>
          <w:b/>
          <w:bCs/>
        </w:rPr>
        <w:t>Probe</w:t>
      </w:r>
      <w:r w:rsidRPr="003E2388">
        <w:t xml:space="preserve"> –</w:t>
      </w:r>
      <w:r>
        <w:rPr>
          <w:lang w:eastAsia="ru-RU"/>
        </w:rPr>
        <w:t xml:space="preserve"> A test tool </w:t>
      </w:r>
      <w:r w:rsidRPr="003E2388">
        <w:t>which uses probing packets to collect measurements</w:t>
      </w:r>
      <w:r>
        <w:t xml:space="preserve"> of </w:t>
      </w:r>
      <w:r w:rsidRPr="00A97AFD">
        <w:rPr>
          <w:rFonts w:eastAsia="SimSun"/>
          <w:lang w:eastAsia="zh-CN"/>
        </w:rPr>
        <w:t>various parameters of the IoT device</w:t>
      </w:r>
      <w:r>
        <w:rPr>
          <w:rFonts w:eastAsia="SimSun"/>
          <w:lang w:eastAsia="zh-CN"/>
        </w:rPr>
        <w:t xml:space="preserve"> under test</w:t>
      </w:r>
      <w:r>
        <w:t xml:space="preserve">. </w:t>
      </w:r>
      <w:r w:rsidRPr="003E2388">
        <w:rPr>
          <w:lang w:eastAsia="ru-RU"/>
        </w:rPr>
        <w:t xml:space="preserve">It can </w:t>
      </w:r>
      <w:r>
        <w:rPr>
          <w:lang w:eastAsia="ru-RU"/>
        </w:rPr>
        <w:t xml:space="preserve">either </w:t>
      </w:r>
      <w:r w:rsidRPr="003E2388">
        <w:rPr>
          <w:lang w:eastAsia="ru-RU"/>
        </w:rPr>
        <w:t xml:space="preserve">be </w:t>
      </w:r>
      <w:r>
        <w:rPr>
          <w:lang w:eastAsia="ru-RU"/>
        </w:rPr>
        <w:t xml:space="preserve">a hardware and/or software. </w:t>
      </w:r>
    </w:p>
    <w:p w:rsidR="008903F2" w:rsidRPr="00D835A2" w:rsidRDefault="008903F2" w:rsidP="008903F2">
      <w:pPr>
        <w:keepNext/>
        <w:keepLines/>
        <w:tabs>
          <w:tab w:val="left" w:pos="794"/>
          <w:tab w:val="left" w:pos="1191"/>
          <w:tab w:val="left" w:pos="1588"/>
          <w:tab w:val="left" w:pos="1985"/>
        </w:tabs>
        <w:overflowPunct w:val="0"/>
        <w:spacing w:before="360"/>
        <w:ind w:left="794" w:hanging="794"/>
        <w:textAlignment w:val="baseline"/>
        <w:outlineLvl w:val="0"/>
        <w:rPr>
          <w:rFonts w:eastAsia="Times New Roman"/>
          <w:b/>
          <w:szCs w:val="20"/>
          <w:lang w:eastAsia="en-US"/>
        </w:rPr>
      </w:pPr>
      <w:r>
        <w:rPr>
          <w:rFonts w:eastAsia="Times New Roman"/>
          <w:b/>
          <w:szCs w:val="20"/>
          <w:lang w:eastAsia="en-US"/>
        </w:rPr>
        <w:t>6.1</w:t>
      </w:r>
      <w:r w:rsidR="007B673D">
        <w:rPr>
          <w:rFonts w:eastAsia="Times New Roman"/>
          <w:b/>
          <w:szCs w:val="20"/>
          <w:lang w:eastAsia="en-US"/>
        </w:rPr>
        <w:t xml:space="preserve">  </w:t>
      </w:r>
      <w:r w:rsidRPr="00D835A2">
        <w:rPr>
          <w:rFonts w:eastAsia="Times New Roman"/>
          <w:b/>
          <w:szCs w:val="20"/>
          <w:lang w:eastAsia="en-US"/>
        </w:rPr>
        <w:t>IoT Test Server</w:t>
      </w:r>
    </w:p>
    <w:p w:rsidR="008903F2" w:rsidRPr="001409BA" w:rsidRDefault="008903F2" w:rsidP="008903F2">
      <w:pPr>
        <w:pStyle w:val="ListParagraph"/>
        <w:ind w:left="0" w:firstLine="426"/>
        <w:jc w:val="both"/>
        <w:rPr>
          <w:lang w:val="en-US"/>
        </w:rPr>
      </w:pPr>
      <w:r w:rsidRPr="001409BA">
        <w:rPr>
          <w:lang w:val="en-US"/>
        </w:rPr>
        <w:t xml:space="preserve">The block diagram of the service core is shown in Figure </w:t>
      </w:r>
      <w:r>
        <w:rPr>
          <w:lang w:val="en-US"/>
        </w:rPr>
        <w:t>2</w:t>
      </w:r>
      <w:r w:rsidRPr="001409BA">
        <w:rPr>
          <w:lang w:val="en-US"/>
        </w:rPr>
        <w:t xml:space="preserve"> and includes a cloud server and a database management system.</w:t>
      </w:r>
    </w:p>
    <w:p w:rsidR="008903F2" w:rsidRPr="001409BA" w:rsidRDefault="008903F2" w:rsidP="008903F2">
      <w:pPr>
        <w:pStyle w:val="ListParagraph"/>
        <w:ind w:left="0" w:firstLine="426"/>
        <w:jc w:val="both"/>
        <w:rPr>
          <w:lang w:val="en-US"/>
        </w:rPr>
      </w:pPr>
      <w:r w:rsidRPr="001409BA">
        <w:rPr>
          <w:lang w:val="en-US"/>
        </w:rPr>
        <w:t>Information transmitted via MQTT, CoAP, XMPP, DDS, AMQP, HTTP data transfer protocols can be in any format (platform independent). As a client of the software platform, it is assumed to use a PC or a smartphone with a browser (Chrome, Internet Explorer, Firefox).</w:t>
      </w:r>
    </w:p>
    <w:p w:rsidR="008903F2" w:rsidRPr="001409BA" w:rsidRDefault="008903F2" w:rsidP="008903F2">
      <w:pPr>
        <w:pStyle w:val="ListParagraph"/>
        <w:ind w:left="0" w:firstLine="426"/>
        <w:jc w:val="both"/>
        <w:rPr>
          <w:lang w:val="en-US"/>
        </w:rPr>
      </w:pPr>
      <w:r w:rsidRPr="001409BA">
        <w:rPr>
          <w:lang w:val="en-US"/>
        </w:rPr>
        <w:t>The key functions of the software platform service core are:</w:t>
      </w:r>
    </w:p>
    <w:p w:rsidR="008903F2" w:rsidRPr="001409BA" w:rsidRDefault="008903F2" w:rsidP="008903F2">
      <w:pPr>
        <w:pStyle w:val="ListParagraph"/>
        <w:ind w:left="0" w:firstLine="426"/>
        <w:jc w:val="both"/>
        <w:rPr>
          <w:lang w:val="en-US"/>
        </w:rPr>
      </w:pPr>
      <w:r w:rsidRPr="001409BA">
        <w:rPr>
          <w:lang w:val="en-US"/>
        </w:rPr>
        <w:t>- Registration, modification and removal of user devices in the system.</w:t>
      </w:r>
    </w:p>
    <w:p w:rsidR="008903F2" w:rsidRPr="001409BA" w:rsidRDefault="008903F2" w:rsidP="008903F2">
      <w:pPr>
        <w:pStyle w:val="ListParagraph"/>
        <w:ind w:left="0" w:firstLine="426"/>
        <w:jc w:val="both"/>
        <w:rPr>
          <w:lang w:val="en-US"/>
        </w:rPr>
      </w:pPr>
      <w:r w:rsidRPr="001409BA">
        <w:rPr>
          <w:lang w:val="en-US"/>
        </w:rPr>
        <w:t>- Ensuring interaction with user devices through data transfer protocols MQTT, CoAP, XMPP, DDS, AMQP, HTTP.</w:t>
      </w:r>
    </w:p>
    <w:p w:rsidR="008903F2" w:rsidRPr="001409BA" w:rsidRDefault="008903F2" w:rsidP="008903F2">
      <w:pPr>
        <w:pStyle w:val="ListParagraph"/>
        <w:ind w:left="0" w:firstLine="426"/>
        <w:jc w:val="both"/>
        <w:rPr>
          <w:lang w:val="en-US"/>
        </w:rPr>
      </w:pPr>
      <w:r w:rsidRPr="001409BA">
        <w:rPr>
          <w:lang w:val="en-US"/>
        </w:rPr>
        <w:t>- Automated collection and processing of data coming from user devices with various protocols and interfaces.</w:t>
      </w:r>
    </w:p>
    <w:p w:rsidR="008903F2" w:rsidRPr="001409BA" w:rsidRDefault="008903F2" w:rsidP="008903F2">
      <w:pPr>
        <w:pStyle w:val="ListParagraph"/>
        <w:ind w:left="0" w:firstLine="426"/>
        <w:jc w:val="both"/>
        <w:rPr>
          <w:lang w:val="en-US"/>
        </w:rPr>
      </w:pPr>
      <w:r w:rsidRPr="001409BA">
        <w:rPr>
          <w:lang w:val="en-US"/>
        </w:rPr>
        <w:t>- Providing system users with a template for generating recommended signatures for data transfer protocols MQTT, CoAP</w:t>
      </w:r>
      <w:r>
        <w:rPr>
          <w:lang w:val="en-US"/>
        </w:rPr>
        <w:t xml:space="preserve">, </w:t>
      </w:r>
      <w:r w:rsidRPr="001409BA">
        <w:rPr>
          <w:lang w:val="en-US"/>
        </w:rPr>
        <w:t>XMPP, DDS, AMQP, HTTP.</w:t>
      </w:r>
    </w:p>
    <w:p w:rsidR="008903F2" w:rsidRPr="001409BA" w:rsidRDefault="008903F2" w:rsidP="008903F2">
      <w:pPr>
        <w:pStyle w:val="ListParagraph"/>
        <w:ind w:left="0" w:firstLine="426"/>
        <w:jc w:val="both"/>
        <w:rPr>
          <w:b/>
          <w:lang w:val="en-US"/>
        </w:rPr>
      </w:pPr>
      <w:r w:rsidRPr="001409BA">
        <w:rPr>
          <w:lang w:val="en-US"/>
        </w:rPr>
        <w:t>- Creation, storage and modification of user signatures and use cases.</w:t>
      </w:r>
    </w:p>
    <w:p w:rsidR="008903F2" w:rsidRDefault="008903F2" w:rsidP="008903F2">
      <w:pPr>
        <w:pStyle w:val="ListParagraph"/>
        <w:ind w:left="360"/>
        <w:jc w:val="both"/>
        <w:rPr>
          <w:b/>
          <w:lang w:val="ru-RU"/>
        </w:rPr>
      </w:pPr>
      <w:r>
        <w:rPr>
          <w:noProof/>
          <w:lang w:val="en-US" w:eastAsia="en-US"/>
        </w:rPr>
        <w:lastRenderedPageBreak/>
        <w:drawing>
          <wp:inline distT="0" distB="0" distL="0" distR="0">
            <wp:extent cx="6120765" cy="7695565"/>
            <wp:effectExtent l="0" t="0" r="0" b="0"/>
            <wp:docPr id="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765" cy="7695565"/>
                    </a:xfrm>
                    <a:prstGeom prst="rect">
                      <a:avLst/>
                    </a:prstGeom>
                  </pic:spPr>
                </pic:pic>
              </a:graphicData>
            </a:graphic>
          </wp:inline>
        </w:drawing>
      </w:r>
    </w:p>
    <w:p w:rsidR="008903F2" w:rsidRPr="00D835A2" w:rsidRDefault="008903F2" w:rsidP="008903F2">
      <w:pPr>
        <w:jc w:val="center"/>
        <w:rPr>
          <w:b/>
          <w:highlight w:val="white"/>
          <w:lang w:val="en-US"/>
        </w:rPr>
      </w:pPr>
      <w:r w:rsidRPr="00D835A2">
        <w:rPr>
          <w:b/>
          <w:lang w:val="en-US"/>
        </w:rPr>
        <w:t>Figure 2 - Structural diagram of IoT Test Server</w:t>
      </w:r>
    </w:p>
    <w:p w:rsidR="008903F2" w:rsidRPr="001409BA" w:rsidRDefault="008903F2" w:rsidP="008903F2">
      <w:pPr>
        <w:pStyle w:val="ListParagraph"/>
        <w:ind w:left="360"/>
        <w:jc w:val="both"/>
        <w:rPr>
          <w:b/>
          <w:lang w:val="en-US"/>
        </w:rPr>
      </w:pPr>
    </w:p>
    <w:p w:rsidR="008903F2" w:rsidRPr="001409BA" w:rsidRDefault="008903F2" w:rsidP="008903F2">
      <w:pPr>
        <w:pStyle w:val="ListParagraph"/>
        <w:ind w:left="0" w:firstLine="426"/>
        <w:jc w:val="both"/>
        <w:rPr>
          <w:lang w:val="en-US"/>
        </w:rPr>
      </w:pPr>
      <w:r w:rsidRPr="001409BA">
        <w:rPr>
          <w:lang w:val="en-US"/>
        </w:rPr>
        <w:t>The block diagram reflects the architecture of the service core of the software platform, consisting of:</w:t>
      </w:r>
    </w:p>
    <w:p w:rsidR="008903F2" w:rsidRPr="001409BA" w:rsidRDefault="008903F2" w:rsidP="008903F2">
      <w:pPr>
        <w:pStyle w:val="ListParagraph"/>
        <w:ind w:left="0" w:firstLine="426"/>
        <w:jc w:val="both"/>
        <w:rPr>
          <w:lang w:val="en-US"/>
        </w:rPr>
      </w:pPr>
      <w:r w:rsidRPr="001409BA">
        <w:rPr>
          <w:lang w:val="en-US"/>
        </w:rPr>
        <w:t>- IoT Test Server</w:t>
      </w:r>
    </w:p>
    <w:p w:rsidR="008903F2" w:rsidRPr="001409BA" w:rsidRDefault="008903F2" w:rsidP="008903F2">
      <w:pPr>
        <w:pStyle w:val="ListParagraph"/>
        <w:ind w:left="0" w:firstLine="426"/>
        <w:jc w:val="both"/>
        <w:rPr>
          <w:lang w:val="en-US"/>
        </w:rPr>
      </w:pPr>
      <w:r w:rsidRPr="001409BA">
        <w:rPr>
          <w:lang w:val="en-US"/>
        </w:rPr>
        <w:t>- Database management systems - a cluster of an object-relational database management system to improve the fault tolerance of the platform.</w:t>
      </w:r>
    </w:p>
    <w:p w:rsidR="008903F2" w:rsidRPr="001409BA" w:rsidRDefault="008903F2" w:rsidP="008903F2">
      <w:pPr>
        <w:pStyle w:val="ListParagraph"/>
        <w:ind w:left="0" w:firstLine="426"/>
        <w:jc w:val="both"/>
        <w:rPr>
          <w:lang w:val="en-US"/>
        </w:rPr>
      </w:pPr>
      <w:r w:rsidRPr="001409BA">
        <w:rPr>
          <w:lang w:val="en-US"/>
        </w:rPr>
        <w:t>- Software platform service cores:</w:t>
      </w:r>
    </w:p>
    <w:p w:rsidR="008903F2" w:rsidRPr="001409BA" w:rsidRDefault="008903F2" w:rsidP="008903F2">
      <w:pPr>
        <w:pStyle w:val="ListParagraph"/>
        <w:ind w:left="0" w:firstLine="426"/>
        <w:jc w:val="both"/>
        <w:rPr>
          <w:lang w:val="en-US"/>
        </w:rPr>
      </w:pPr>
      <w:r w:rsidRPr="001409BA">
        <w:rPr>
          <w:lang w:val="en-US"/>
        </w:rPr>
        <w:lastRenderedPageBreak/>
        <w:t>• DDS Helper - implements the publisher-subscriber pattern of the DDS machine-to-machine communication protocol, the helper can simultaneously act as a subscriber and publisher. Also provides customization of user-selected QoS policy.</w:t>
      </w:r>
    </w:p>
    <w:p w:rsidR="008903F2" w:rsidRPr="001409BA" w:rsidRDefault="008903F2" w:rsidP="008903F2">
      <w:pPr>
        <w:pStyle w:val="ListParagraph"/>
        <w:ind w:left="0" w:firstLine="426"/>
        <w:jc w:val="both"/>
        <w:rPr>
          <w:lang w:val="en-US"/>
        </w:rPr>
      </w:pPr>
      <w:r w:rsidRPr="001409BA">
        <w:rPr>
          <w:lang w:val="en-US"/>
        </w:rPr>
        <w:t>• XMPP Helper - Authorizes in a third-party XMPP server selected by the user, creates and/or joins private chats and group rooms, sends invitations to initiate chats to other users and IoT devices.</w:t>
      </w:r>
    </w:p>
    <w:p w:rsidR="008903F2" w:rsidRPr="001409BA" w:rsidRDefault="008903F2" w:rsidP="008903F2">
      <w:pPr>
        <w:pStyle w:val="ListParagraph"/>
        <w:ind w:left="0" w:firstLine="426"/>
        <w:jc w:val="both"/>
        <w:rPr>
          <w:lang w:val="en-US"/>
        </w:rPr>
      </w:pPr>
      <w:r w:rsidRPr="001409BA">
        <w:rPr>
          <w:lang w:val="en-US"/>
        </w:rPr>
        <w:t>• AMQP Helper - Performs queuing and dequeuing, message sending and receiving, and connection and authorization, thro</w:t>
      </w:r>
      <w:r>
        <w:rPr>
          <w:lang w:val="en-US"/>
        </w:rPr>
        <w:t>ugh standard authentication or X.</w:t>
      </w:r>
      <w:r w:rsidRPr="001409BA">
        <w:rPr>
          <w:lang w:val="en-US"/>
        </w:rPr>
        <w:t>509 certificate peer verification, in a third-party or custom AMQP broker.</w:t>
      </w:r>
    </w:p>
    <w:p w:rsidR="008903F2" w:rsidRPr="001409BA" w:rsidRDefault="008903F2" w:rsidP="008903F2">
      <w:pPr>
        <w:pStyle w:val="ListParagraph"/>
        <w:ind w:left="0" w:firstLine="426"/>
        <w:jc w:val="both"/>
        <w:rPr>
          <w:lang w:val="en-US"/>
        </w:rPr>
      </w:pPr>
      <w:r w:rsidRPr="001409BA">
        <w:rPr>
          <w:lang w:val="en-US"/>
        </w:rPr>
        <w:t>• HTTP Helper - Listens on the standard HTTP (80) and HTTPS (443) application layer protocol ports. Implements the identification of users' Internet of Things devices through tokens and Basic authorization. If there are no authentication fields, it is required to transfer data by device identifier number (if this method is specified as allowed)</w:t>
      </w:r>
    </w:p>
    <w:p w:rsidR="008903F2" w:rsidRPr="001409BA" w:rsidRDefault="008903F2" w:rsidP="008903F2">
      <w:pPr>
        <w:pStyle w:val="ListParagraph"/>
        <w:ind w:left="0" w:firstLine="426"/>
        <w:jc w:val="both"/>
        <w:rPr>
          <w:lang w:val="en-US"/>
        </w:rPr>
      </w:pPr>
      <w:r w:rsidRPr="001409BA">
        <w:rPr>
          <w:lang w:val="en-US"/>
        </w:rPr>
        <w:t>• MQTT Helper - Performs connection and authorization in a third party or custom MQTT broker. Implements a mechanism for creating modifications and deleting subscriptions. It also allows the software platform and the user to act as a publisher.</w:t>
      </w:r>
    </w:p>
    <w:p w:rsidR="008903F2" w:rsidRDefault="008903F2" w:rsidP="008903F2">
      <w:pPr>
        <w:pStyle w:val="ListParagraph"/>
        <w:ind w:left="0" w:firstLine="426"/>
        <w:jc w:val="both"/>
        <w:rPr>
          <w:lang w:val="en-US"/>
        </w:rPr>
      </w:pPr>
      <w:r w:rsidRPr="001409BA">
        <w:rPr>
          <w:lang w:val="en-US"/>
        </w:rPr>
        <w:t>• System Services – is a layer that provides interaction between the external interfaces of the software platform and the DBMS cluster.</w:t>
      </w:r>
    </w:p>
    <w:p w:rsidR="008903F2" w:rsidRPr="005954F9" w:rsidRDefault="008903F2" w:rsidP="008903F2">
      <w:pPr>
        <w:rPr>
          <w:bCs/>
          <w:i/>
          <w:lang w:val="en-US"/>
        </w:rPr>
      </w:pPr>
      <w:r w:rsidRPr="005954F9">
        <w:rPr>
          <w:bCs/>
          <w:i/>
          <w:lang w:val="en-US"/>
        </w:rPr>
        <w:t>TBD</w:t>
      </w:r>
    </w:p>
    <w:p w:rsidR="008903F2" w:rsidRDefault="008903F2" w:rsidP="008903F2">
      <w:pPr>
        <w:pStyle w:val="ListParagraph"/>
        <w:ind w:left="360"/>
        <w:jc w:val="both"/>
        <w:rPr>
          <w:b/>
          <w:lang w:val="en-US"/>
        </w:rPr>
      </w:pPr>
    </w:p>
    <w:p w:rsidR="008903F2" w:rsidRPr="00D835A2" w:rsidRDefault="008903F2" w:rsidP="008903F2">
      <w:pPr>
        <w:keepNext/>
        <w:keepLines/>
        <w:tabs>
          <w:tab w:val="left" w:pos="794"/>
          <w:tab w:val="left" w:pos="1191"/>
          <w:tab w:val="left" w:pos="1588"/>
          <w:tab w:val="left" w:pos="1985"/>
        </w:tabs>
        <w:overflowPunct w:val="0"/>
        <w:spacing w:before="360"/>
        <w:ind w:left="794" w:hanging="794"/>
        <w:textAlignment w:val="baseline"/>
        <w:outlineLvl w:val="0"/>
        <w:rPr>
          <w:rFonts w:eastAsia="Times New Roman"/>
          <w:b/>
          <w:szCs w:val="20"/>
          <w:lang w:eastAsia="en-US"/>
        </w:rPr>
      </w:pPr>
      <w:r w:rsidRPr="00D835A2">
        <w:rPr>
          <w:rFonts w:eastAsia="Times New Roman"/>
          <w:b/>
          <w:szCs w:val="20"/>
          <w:lang w:eastAsia="en-US"/>
        </w:rPr>
        <w:t>7.Remote testing of IoT device using probes</w:t>
      </w:r>
    </w:p>
    <w:p w:rsidR="008903F2" w:rsidRPr="00D835A2" w:rsidRDefault="008903F2" w:rsidP="008903F2">
      <w:pPr>
        <w:keepNext/>
        <w:keepLines/>
        <w:tabs>
          <w:tab w:val="left" w:pos="794"/>
          <w:tab w:val="left" w:pos="1191"/>
          <w:tab w:val="left" w:pos="1588"/>
          <w:tab w:val="left" w:pos="1985"/>
        </w:tabs>
        <w:overflowPunct w:val="0"/>
        <w:spacing w:before="360"/>
        <w:ind w:left="794" w:hanging="794"/>
        <w:textAlignment w:val="baseline"/>
        <w:outlineLvl w:val="0"/>
        <w:rPr>
          <w:rFonts w:eastAsia="Times New Roman"/>
          <w:b/>
          <w:szCs w:val="20"/>
          <w:lang w:eastAsia="en-US"/>
        </w:rPr>
      </w:pPr>
      <w:r w:rsidRPr="00D835A2">
        <w:rPr>
          <w:rFonts w:eastAsia="Times New Roman"/>
          <w:b/>
          <w:szCs w:val="20"/>
          <w:lang w:eastAsia="en-US"/>
        </w:rPr>
        <w:t>7.1 Probes for IoT device detection and classification</w:t>
      </w:r>
    </w:p>
    <w:p w:rsidR="008903F2" w:rsidRPr="005648DA" w:rsidRDefault="008903F2" w:rsidP="008903F2">
      <w:pPr>
        <w:rPr>
          <w:rFonts w:eastAsia="Calibri"/>
          <w:szCs w:val="22"/>
        </w:rPr>
      </w:pPr>
      <w:r w:rsidRPr="005648DA">
        <w:rPr>
          <w:rFonts w:eastAsia="Calibri"/>
          <w:szCs w:val="22"/>
        </w:rPr>
        <w:t>IoT device detection is one of the most important preliminary stages. Scanning open network p</w:t>
      </w:r>
      <w:r>
        <w:rPr>
          <w:rFonts w:eastAsia="Calibri"/>
          <w:szCs w:val="22"/>
        </w:rPr>
        <w:t xml:space="preserve">orts might be used for detection of </w:t>
      </w:r>
      <w:r w:rsidRPr="005648DA">
        <w:rPr>
          <w:rFonts w:eastAsia="Calibri"/>
          <w:szCs w:val="22"/>
        </w:rPr>
        <w:t>IoT devices.</w:t>
      </w:r>
    </w:p>
    <w:p w:rsidR="008903F2" w:rsidRDefault="008903F2" w:rsidP="008903F2">
      <w:pPr>
        <w:jc w:val="both"/>
        <w:rPr>
          <w:rFonts w:eastAsia="Calibri"/>
          <w:szCs w:val="22"/>
        </w:rPr>
      </w:pPr>
      <w:r>
        <w:rPr>
          <w:rFonts w:eastAsia="Calibri"/>
          <w:szCs w:val="22"/>
        </w:rPr>
        <w:t>For the purpose of detection and classification of IoT devices, the probes may be generally categorized as:</w:t>
      </w:r>
    </w:p>
    <w:p w:rsidR="008903F2" w:rsidRPr="00B74164" w:rsidRDefault="008903F2" w:rsidP="008903F2">
      <w:pPr>
        <w:jc w:val="both"/>
        <w:rPr>
          <w:b/>
          <w:bCs/>
          <w:color w:val="161B1C"/>
          <w:shd w:val="clear" w:color="auto" w:fill="FFFFFF"/>
        </w:rPr>
      </w:pPr>
      <w:r w:rsidRPr="00F95505">
        <w:rPr>
          <w:b/>
          <w:bCs/>
          <w:color w:val="161B1C"/>
          <w:shd w:val="clear" w:color="auto" w:fill="FFFFFF"/>
        </w:rPr>
        <w:t xml:space="preserve">7.1.1 </w:t>
      </w:r>
      <w:r w:rsidRPr="00F95505">
        <w:rPr>
          <w:rFonts w:eastAsia="Calibri"/>
          <w:b/>
          <w:bCs/>
          <w:szCs w:val="22"/>
        </w:rPr>
        <w:t>Port</w:t>
      </w:r>
      <w:r w:rsidRPr="00F95505">
        <w:rPr>
          <w:b/>
          <w:bCs/>
          <w:color w:val="161B1C"/>
          <w:shd w:val="clear" w:color="auto" w:fill="FFFFFF"/>
        </w:rPr>
        <w:t xml:space="preserve"> scanning probe: </w:t>
      </w:r>
      <w:r>
        <w:rPr>
          <w:color w:val="161B1C"/>
          <w:shd w:val="clear" w:color="auto" w:fill="FFFFFF"/>
        </w:rPr>
        <w:t xml:space="preserve"> It f</w:t>
      </w:r>
      <w:r w:rsidRPr="00782594">
        <w:rPr>
          <w:color w:val="161B1C"/>
          <w:shd w:val="clear" w:color="auto" w:fill="FFFFFF"/>
        </w:rPr>
        <w:t>inds active IoT device</w:t>
      </w:r>
      <w:r>
        <w:rPr>
          <w:color w:val="161B1C"/>
          <w:shd w:val="clear" w:color="auto" w:fill="FFFFFF"/>
        </w:rPr>
        <w:t>s in the network</w:t>
      </w:r>
      <w:r w:rsidRPr="00782594">
        <w:rPr>
          <w:color w:val="161B1C"/>
          <w:shd w:val="clear" w:color="auto" w:fill="FFFFFF"/>
        </w:rPr>
        <w:t xml:space="preserve"> by scanning ports on specified IP address</w:t>
      </w:r>
      <w:r>
        <w:rPr>
          <w:color w:val="161B1C"/>
          <w:shd w:val="clear" w:color="auto" w:fill="FFFFFF"/>
        </w:rPr>
        <w:t>es</w:t>
      </w:r>
      <w:r w:rsidRPr="00782594">
        <w:rPr>
          <w:color w:val="161B1C"/>
          <w:shd w:val="clear" w:color="auto" w:fill="FFFFFF"/>
        </w:rPr>
        <w:t xml:space="preserve">. </w:t>
      </w:r>
      <w:r w:rsidRPr="008D5E79">
        <w:rPr>
          <w:color w:val="161B1C"/>
          <w:shd w:val="clear" w:color="auto" w:fill="FFFFFF"/>
        </w:rPr>
        <w:t>The port</w:t>
      </w:r>
      <w:r>
        <w:rPr>
          <w:color w:val="161B1C"/>
          <w:shd w:val="clear" w:color="auto" w:fill="FFFFFF"/>
        </w:rPr>
        <w:t xml:space="preserve"> scanning</w:t>
      </w:r>
      <w:r w:rsidRPr="008D5E79">
        <w:rPr>
          <w:color w:val="161B1C"/>
          <w:shd w:val="clear" w:color="auto" w:fill="FFFFFF"/>
        </w:rPr>
        <w:t xml:space="preserve"> probes scan common ports</w:t>
      </w:r>
      <w:r>
        <w:rPr>
          <w:color w:val="161B1C"/>
          <w:shd w:val="clear" w:color="auto" w:fill="FFFFFF"/>
        </w:rPr>
        <w:t xml:space="preserve"> using TCP connect scanand detects</w:t>
      </w:r>
      <w:r w:rsidRPr="00782594">
        <w:rPr>
          <w:color w:val="161B1C"/>
          <w:shd w:val="clear" w:color="auto" w:fill="FFFFFF"/>
        </w:rPr>
        <w:t xml:space="preserve"> open </w:t>
      </w:r>
      <w:r>
        <w:rPr>
          <w:color w:val="161B1C"/>
          <w:shd w:val="clear" w:color="auto" w:fill="FFFFFF"/>
        </w:rPr>
        <w:t xml:space="preserve">network </w:t>
      </w:r>
      <w:r w:rsidRPr="00782594">
        <w:rPr>
          <w:color w:val="161B1C"/>
          <w:shd w:val="clear" w:color="auto" w:fill="FFFFFF"/>
        </w:rPr>
        <w:t>ports on device</w:t>
      </w:r>
      <w:r>
        <w:rPr>
          <w:color w:val="161B1C"/>
          <w:shd w:val="clear" w:color="auto" w:fill="FFFFFF"/>
        </w:rPr>
        <w:t xml:space="preserve"> which respond to port scan query. </w:t>
      </w:r>
      <w:r>
        <w:t>The probe results different combination of open ports for each device.</w:t>
      </w:r>
    </w:p>
    <w:p w:rsidR="008903F2" w:rsidRPr="00F95505" w:rsidRDefault="008903F2" w:rsidP="008903F2">
      <w:pPr>
        <w:jc w:val="both"/>
        <w:rPr>
          <w:rFonts w:eastAsia="Calibri"/>
          <w:b/>
          <w:bCs/>
          <w:szCs w:val="22"/>
        </w:rPr>
      </w:pPr>
      <w:r w:rsidRPr="00F95505">
        <w:rPr>
          <w:rFonts w:eastAsia="Calibri"/>
          <w:b/>
          <w:bCs/>
          <w:szCs w:val="22"/>
        </w:rPr>
        <w:t>7.1.2 Classifi</w:t>
      </w:r>
      <w:r>
        <w:rPr>
          <w:rFonts w:eastAsia="Calibri"/>
          <w:b/>
          <w:bCs/>
          <w:szCs w:val="22"/>
        </w:rPr>
        <w:t>er</w:t>
      </w:r>
      <w:r w:rsidRPr="00F95505">
        <w:rPr>
          <w:rFonts w:eastAsia="Calibri"/>
          <w:b/>
          <w:bCs/>
          <w:szCs w:val="22"/>
        </w:rPr>
        <w:t xml:space="preserve"> probe: </w:t>
      </w:r>
      <w:r w:rsidRPr="006C6A2E">
        <w:rPr>
          <w:rFonts w:eastAsia="Calibri"/>
          <w:szCs w:val="22"/>
        </w:rPr>
        <w:t>After the port scanning probe, the classifier probe may be initiated.</w:t>
      </w:r>
      <w:r w:rsidRPr="007242B6">
        <w:rPr>
          <w:rFonts w:eastAsia="Calibri"/>
          <w:szCs w:val="22"/>
        </w:rPr>
        <w:t>It c</w:t>
      </w:r>
      <w:r w:rsidRPr="00B74164">
        <w:rPr>
          <w:rFonts w:eastAsia="Calibri"/>
          <w:szCs w:val="22"/>
        </w:rPr>
        <w:t>lassify theIoT device</w:t>
      </w:r>
      <w:r>
        <w:rPr>
          <w:rFonts w:eastAsia="Calibri"/>
          <w:szCs w:val="22"/>
        </w:rPr>
        <w:t xml:space="preserve"> based on open network ports number</w:t>
      </w:r>
      <w:r w:rsidRPr="005648DA">
        <w:rPr>
          <w:rFonts w:eastAsia="Calibri"/>
          <w:szCs w:val="22"/>
        </w:rPr>
        <w:t xml:space="preserve"> and the application data transfer protocol used on this network port</w:t>
      </w:r>
      <w:r>
        <w:rPr>
          <w:rFonts w:eastAsia="Calibri"/>
          <w:szCs w:val="22"/>
        </w:rPr>
        <w:t>.</w:t>
      </w:r>
      <w:r>
        <w:t>A hierarchical approach with optimal probing may be used by which device may be classified correctly.</w:t>
      </w:r>
    </w:p>
    <w:p w:rsidR="008903F2" w:rsidRPr="005648DA" w:rsidRDefault="008903F2" w:rsidP="008903F2">
      <w:pPr>
        <w:jc w:val="both"/>
        <w:rPr>
          <w:rFonts w:eastAsia="Calibri"/>
          <w:szCs w:val="22"/>
        </w:rPr>
      </w:pPr>
      <w:r>
        <w:t>Most of the IoT devices are manufactured for specific (and limited) tasks, they expose different sets of protocols operating on port numbers specific to the device.</w:t>
      </w:r>
      <w:r>
        <w:rPr>
          <w:rFonts w:eastAsia="Calibri"/>
          <w:szCs w:val="22"/>
        </w:rPr>
        <w:t>For example C</w:t>
      </w:r>
      <w:r w:rsidRPr="005648DA">
        <w:rPr>
          <w:rFonts w:eastAsia="Calibri"/>
          <w:szCs w:val="22"/>
        </w:rPr>
        <w:t xml:space="preserve">onstrained </w:t>
      </w:r>
      <w:r>
        <w:rPr>
          <w:rFonts w:eastAsia="Calibri"/>
          <w:szCs w:val="22"/>
        </w:rPr>
        <w:t>A</w:t>
      </w:r>
      <w:r w:rsidRPr="005648DA">
        <w:rPr>
          <w:rFonts w:eastAsia="Calibri"/>
          <w:szCs w:val="22"/>
        </w:rPr>
        <w:t xml:space="preserve">pplication </w:t>
      </w:r>
      <w:r>
        <w:rPr>
          <w:rFonts w:eastAsia="Calibri"/>
          <w:szCs w:val="22"/>
        </w:rPr>
        <w:t>Protocol (CoAP), Message Queue Telemetry T</w:t>
      </w:r>
      <w:r w:rsidRPr="005648DA">
        <w:rPr>
          <w:rFonts w:eastAsia="Calibri"/>
          <w:szCs w:val="22"/>
        </w:rPr>
        <w:t xml:space="preserve">ransport (MQTT), </w:t>
      </w:r>
      <w:r>
        <w:rPr>
          <w:rFonts w:eastAsia="Calibri"/>
          <w:szCs w:val="22"/>
        </w:rPr>
        <w:t>H</w:t>
      </w:r>
      <w:r w:rsidRPr="005648DA">
        <w:rPr>
          <w:rFonts w:eastAsia="Calibri"/>
          <w:szCs w:val="22"/>
        </w:rPr>
        <w:t xml:space="preserve">ypertext </w:t>
      </w:r>
      <w:r>
        <w:rPr>
          <w:rFonts w:eastAsia="Calibri"/>
          <w:szCs w:val="22"/>
        </w:rPr>
        <w:t>T</w:t>
      </w:r>
      <w:r w:rsidRPr="005648DA">
        <w:rPr>
          <w:rFonts w:eastAsia="Calibri"/>
          <w:szCs w:val="22"/>
        </w:rPr>
        <w:t>r</w:t>
      </w:r>
      <w:r>
        <w:rPr>
          <w:rFonts w:eastAsia="Calibri"/>
          <w:szCs w:val="22"/>
        </w:rPr>
        <w:t xml:space="preserve">ansfer Protocol (HTTP) </w:t>
      </w:r>
      <w:r w:rsidRPr="005648DA">
        <w:rPr>
          <w:rFonts w:eastAsia="Calibri"/>
          <w:szCs w:val="22"/>
        </w:rPr>
        <w:t>etc. The non-profit organization "Internet Assigned Numbers Authority" (hereinafter "IANA"</w:t>
      </w:r>
      <w:r>
        <w:rPr>
          <w:rFonts w:eastAsia="Calibri"/>
          <w:szCs w:val="22"/>
        </w:rPr>
        <w:t>) determines the fixed port</w:t>
      </w:r>
      <w:r w:rsidRPr="005648DA">
        <w:rPr>
          <w:rFonts w:eastAsia="Calibri"/>
          <w:szCs w:val="22"/>
        </w:rPr>
        <w:t xml:space="preserve"> numbers which are used for certain purposes and establishes a correspondence between them, and the application-layer protocols applied. By comparing the list of detected network ports on the scanned device and the IANA database, the application data transfer protocol used on this network port can be determined.</w:t>
      </w:r>
    </w:p>
    <w:p w:rsidR="008903F2" w:rsidRPr="005648DA" w:rsidRDefault="008903F2" w:rsidP="008903F2">
      <w:pPr>
        <w:jc w:val="both"/>
        <w:rPr>
          <w:rFonts w:eastAsia="Calibri"/>
          <w:szCs w:val="22"/>
        </w:rPr>
      </w:pPr>
      <w:r w:rsidRPr="005648DA">
        <w:rPr>
          <w:rFonts w:eastAsia="Calibri"/>
          <w:szCs w:val="22"/>
        </w:rPr>
        <w:t>Other ports not listed in</w:t>
      </w:r>
      <w:r>
        <w:rPr>
          <w:rFonts w:eastAsia="Calibri"/>
          <w:szCs w:val="22"/>
        </w:rPr>
        <w:t xml:space="preserve"> the IANA database that use </w:t>
      </w:r>
      <w:r w:rsidRPr="005648DA">
        <w:rPr>
          <w:rFonts w:eastAsia="Calibri"/>
          <w:szCs w:val="22"/>
        </w:rPr>
        <w:t>TCP protocol for data transfer typically send a response to any request. The response received from the device allows determining of which application-layer protocol the port is using.</w:t>
      </w:r>
    </w:p>
    <w:p w:rsidR="008903F2" w:rsidRDefault="008903F2" w:rsidP="008903F2">
      <w:pPr>
        <w:jc w:val="both"/>
      </w:pPr>
      <w:r>
        <w:rPr>
          <w:b/>
          <w:bCs/>
        </w:rPr>
        <w:t xml:space="preserve">7.1.3 </w:t>
      </w:r>
      <w:r w:rsidRPr="008D5E79">
        <w:rPr>
          <w:b/>
          <w:bCs/>
        </w:rPr>
        <w:t>Identification</w:t>
      </w:r>
      <w:r>
        <w:rPr>
          <w:b/>
          <w:bCs/>
        </w:rPr>
        <w:t xml:space="preserve"> Probe:</w:t>
      </w:r>
      <w:r>
        <w:rPr>
          <w:rFonts w:eastAsia="Calibri"/>
          <w:szCs w:val="22"/>
        </w:rPr>
        <w:t>Depending on the classification of IoT device</w:t>
      </w:r>
      <w:r w:rsidRPr="006C6A2E">
        <w:rPr>
          <w:rFonts w:eastAsia="Calibri"/>
          <w:szCs w:val="22"/>
        </w:rPr>
        <w:t>, the</w:t>
      </w:r>
      <w:r>
        <w:rPr>
          <w:rFonts w:eastAsia="Calibri"/>
          <w:szCs w:val="22"/>
        </w:rPr>
        <w:t xml:space="preserve"> identification probe</w:t>
      </w:r>
      <w:r w:rsidRPr="006C6A2E">
        <w:rPr>
          <w:rFonts w:eastAsia="Calibri"/>
          <w:szCs w:val="22"/>
        </w:rPr>
        <w:t>may be initiated</w:t>
      </w:r>
      <w:r>
        <w:rPr>
          <w:rFonts w:eastAsia="Calibri"/>
          <w:szCs w:val="22"/>
        </w:rPr>
        <w:t>. It</w:t>
      </w:r>
      <w:r w:rsidRPr="005648DA">
        <w:rPr>
          <w:rFonts w:eastAsia="Calibri"/>
          <w:szCs w:val="22"/>
        </w:rPr>
        <w:t>determine</w:t>
      </w:r>
      <w:r>
        <w:rPr>
          <w:rFonts w:eastAsia="Calibri"/>
          <w:szCs w:val="22"/>
        </w:rPr>
        <w:t>s</w:t>
      </w:r>
      <w:r w:rsidRPr="005648DA">
        <w:rPr>
          <w:rFonts w:eastAsia="Calibri"/>
          <w:szCs w:val="22"/>
        </w:rPr>
        <w:t xml:space="preserve"> the type of IoT devices</w:t>
      </w:r>
      <w:r>
        <w:rPr>
          <w:rFonts w:eastAsia="Calibri"/>
          <w:szCs w:val="22"/>
        </w:rPr>
        <w:t xml:space="preserve"> by analysing</w:t>
      </w:r>
      <w:r w:rsidRPr="005648DA">
        <w:rPr>
          <w:rFonts w:eastAsia="Calibri"/>
          <w:szCs w:val="22"/>
        </w:rPr>
        <w:t xml:space="preserve"> the </w:t>
      </w:r>
      <w:r>
        <w:rPr>
          <w:rFonts w:eastAsia="Calibri"/>
          <w:szCs w:val="22"/>
        </w:rPr>
        <w:t xml:space="preserve">information </w:t>
      </w:r>
      <w:r w:rsidRPr="005648DA">
        <w:rPr>
          <w:rFonts w:eastAsia="Calibri"/>
          <w:szCs w:val="22"/>
        </w:rPr>
        <w:t xml:space="preserve">contained </w:t>
      </w:r>
      <w:r w:rsidRPr="005648DA">
        <w:rPr>
          <w:rFonts w:eastAsia="Calibri"/>
          <w:szCs w:val="22"/>
        </w:rPr>
        <w:lastRenderedPageBreak/>
        <w:t>in the data field of the received packets</w:t>
      </w:r>
      <w:r>
        <w:rPr>
          <w:rFonts w:eastAsia="Calibri"/>
          <w:szCs w:val="22"/>
        </w:rPr>
        <w:t>.</w:t>
      </w:r>
      <w:r w:rsidRPr="00576522">
        <w:rPr>
          <w:rFonts w:eastAsia="Calibri"/>
          <w:szCs w:val="22"/>
        </w:rPr>
        <w:t xml:space="preserve">The identification probe </w:t>
      </w:r>
      <w:r>
        <w:rPr>
          <w:rFonts w:eastAsia="Calibri"/>
          <w:szCs w:val="22"/>
        </w:rPr>
        <w:t xml:space="preserve">will also </w:t>
      </w:r>
      <w:r w:rsidRPr="004845DB">
        <w:t>gather additional information about the device, like the applications running it, and additional attributes, such as memory, network cards, and drivers</w:t>
      </w:r>
      <w:r>
        <w:t>.</w:t>
      </w:r>
    </w:p>
    <w:p w:rsidR="008903F2" w:rsidRPr="005954F9" w:rsidRDefault="008903F2" w:rsidP="008903F2">
      <w:pPr>
        <w:rPr>
          <w:bCs/>
          <w:i/>
          <w:lang w:val="en-US"/>
        </w:rPr>
      </w:pPr>
      <w:r w:rsidRPr="005954F9">
        <w:rPr>
          <w:bCs/>
          <w:i/>
          <w:lang w:val="en-US"/>
        </w:rPr>
        <w:t>TBD</w:t>
      </w:r>
    </w:p>
    <w:p w:rsidR="008903F2" w:rsidRDefault="008903F2" w:rsidP="008903F2">
      <w:pPr>
        <w:keepNext/>
        <w:keepLines/>
        <w:tabs>
          <w:tab w:val="left" w:pos="794"/>
          <w:tab w:val="left" w:pos="1191"/>
          <w:tab w:val="left" w:pos="1588"/>
          <w:tab w:val="left" w:pos="1985"/>
        </w:tabs>
        <w:overflowPunct w:val="0"/>
        <w:spacing w:before="360"/>
        <w:ind w:left="794" w:hanging="794"/>
        <w:textAlignment w:val="baseline"/>
        <w:outlineLvl w:val="0"/>
        <w:rPr>
          <w:b/>
        </w:rPr>
      </w:pPr>
      <w:r>
        <w:rPr>
          <w:rFonts w:eastAsia="Times New Roman"/>
          <w:b/>
          <w:szCs w:val="20"/>
          <w:lang w:eastAsia="en-US"/>
        </w:rPr>
        <w:t xml:space="preserve">7.2 </w:t>
      </w:r>
      <w:r w:rsidRPr="00ED6F6A">
        <w:rPr>
          <w:rFonts w:eastAsia="Times New Roman"/>
          <w:b/>
          <w:szCs w:val="20"/>
          <w:lang w:eastAsia="en-US"/>
        </w:rPr>
        <w:t>Methodology for polling IoT devices using probes</w:t>
      </w:r>
    </w:p>
    <w:p w:rsidR="008903F2" w:rsidRPr="00E81B56" w:rsidRDefault="008903F2" w:rsidP="008903F2">
      <w:pPr>
        <w:pStyle w:val="ListParagraph"/>
        <w:ind w:left="360"/>
        <w:jc w:val="both"/>
        <w:rPr>
          <w:b/>
          <w:lang w:val="en-US"/>
        </w:rPr>
      </w:pPr>
      <w:r>
        <w:rPr>
          <w:b/>
          <w:lang w:val="en-US"/>
        </w:rPr>
        <w:t>7.2.1 IoT devices with OS</w:t>
      </w:r>
    </w:p>
    <w:p w:rsidR="008903F2" w:rsidRPr="00ED6F6A" w:rsidRDefault="008903F2" w:rsidP="008903F2">
      <w:pPr>
        <w:pStyle w:val="ListParagraph"/>
        <w:ind w:left="0" w:firstLine="426"/>
        <w:jc w:val="both"/>
      </w:pPr>
      <w:r w:rsidRPr="00E22896">
        <w:t xml:space="preserve">After </w:t>
      </w:r>
      <w:r w:rsidRPr="00ED6F6A">
        <w:t>the previous</w:t>
      </w:r>
      <w:r w:rsidRPr="00E22896">
        <w:t xml:space="preserve">stage </w:t>
      </w:r>
      <w:r w:rsidRPr="00167EB7">
        <w:rPr>
          <w:lang w:val="en-US"/>
        </w:rPr>
        <w:t>IoT device detection and classification</w:t>
      </w:r>
      <w:r w:rsidRPr="00E22896">
        <w:t>, the list of IoT devices and their parameters is fixed in the system: information about the device and a set of protocols used.</w:t>
      </w:r>
    </w:p>
    <w:p w:rsidR="008903F2" w:rsidRPr="00ED6F6A" w:rsidRDefault="008903F2" w:rsidP="008903F2">
      <w:pPr>
        <w:pStyle w:val="ListParagraph"/>
        <w:ind w:left="0"/>
        <w:jc w:val="both"/>
      </w:pPr>
      <w:r w:rsidRPr="00E22896">
        <w:t xml:space="preserve">Based on the set of protocols used, a request </w:t>
      </w:r>
      <w:r>
        <w:t>queue</w:t>
      </w:r>
      <w:r w:rsidR="007B673D">
        <w:t xml:space="preserve"> </w:t>
      </w:r>
      <w:r w:rsidRPr="00E22896">
        <w:t>is formed to periodically poll the probe</w:t>
      </w:r>
      <w:r>
        <w:t xml:space="preserve"> of IoT device</w:t>
      </w:r>
      <w:r w:rsidRPr="00E22896">
        <w:t>. An association is formed between the request and the value received.</w:t>
      </w:r>
    </w:p>
    <w:p w:rsidR="008903F2" w:rsidRPr="00153420" w:rsidRDefault="008903F2" w:rsidP="008903F2">
      <w:pPr>
        <w:pStyle w:val="ListParagraph"/>
        <w:ind w:left="0"/>
        <w:jc w:val="both"/>
        <w:rPr>
          <w:lang w:val="en-US"/>
        </w:rPr>
      </w:pPr>
      <w:r w:rsidRPr="00E22896">
        <w:t>Values are passed as a byte string. The use of byte strings is due to a decrease in the load on both the IoT device and the communication network.</w:t>
      </w:r>
    </w:p>
    <w:p w:rsidR="008903F2" w:rsidRDefault="008903F2" w:rsidP="008903F2">
      <w:pPr>
        <w:pStyle w:val="ListParagraph"/>
        <w:ind w:left="0"/>
        <w:jc w:val="both"/>
      </w:pPr>
    </w:p>
    <w:p w:rsidR="008903F2" w:rsidRDefault="008903F2" w:rsidP="008903F2">
      <w:pPr>
        <w:jc w:val="both"/>
        <w:rPr>
          <w:rFonts w:eastAsia="SimSun"/>
          <w:highlight w:val="yellow"/>
        </w:rPr>
      </w:pPr>
      <w:r>
        <w:rPr>
          <w:rFonts w:eastAsia="SimSun"/>
        </w:rPr>
        <w:t>Table </w:t>
      </w:r>
      <w:r w:rsidRPr="00E22896">
        <w:rPr>
          <w:rFonts w:eastAsia="SimSun"/>
          <w:lang w:val="en-US"/>
        </w:rPr>
        <w:t>7</w:t>
      </w:r>
      <w:r>
        <w:rPr>
          <w:rFonts w:eastAsia="SimSun"/>
          <w:lang w:eastAsia="zh-CN"/>
        </w:rPr>
        <w:t>-1</w:t>
      </w:r>
      <w:r>
        <w:rPr>
          <w:rFonts w:eastAsia="SimSun"/>
        </w:rPr>
        <w:t>Example</w:t>
      </w:r>
      <w:r w:rsidR="007B673D">
        <w:rPr>
          <w:rFonts w:eastAsia="SimSun"/>
        </w:rPr>
        <w:t xml:space="preserve"> </w:t>
      </w:r>
      <w:r>
        <w:rPr>
          <w:rFonts w:eastAsia="SimSun"/>
        </w:rPr>
        <w:t xml:space="preserve">describes the server </w:t>
      </w:r>
      <w:r>
        <w:rPr>
          <w:rFonts w:hint="eastAsia"/>
          <w:lang w:val="en-US" w:eastAsia="zh-CN"/>
        </w:rPr>
        <w:t>request</w:t>
      </w:r>
      <w:r>
        <w:rPr>
          <w:lang w:val="en-US" w:eastAsia="zh-CN"/>
        </w:rPr>
        <w:t xml:space="preserve"> from probe</w:t>
      </w:r>
      <w:r>
        <w:rPr>
          <w:rFonts w:eastAsia="SimSun"/>
        </w:rPr>
        <w:t>:</w:t>
      </w:r>
    </w:p>
    <w:p w:rsidR="008903F2" w:rsidRDefault="008903F2" w:rsidP="008903F2">
      <w:pPr>
        <w:pStyle w:val="FigureNoTitle0"/>
        <w:rPr>
          <w:rFonts w:eastAsia="SimSun"/>
          <w:sz w:val="22"/>
          <w:szCs w:val="22"/>
        </w:rPr>
      </w:pPr>
      <w:r>
        <w:rPr>
          <w:rFonts w:eastAsia="SimSun"/>
          <w:sz w:val="22"/>
          <w:szCs w:val="22"/>
        </w:rPr>
        <w:t xml:space="preserve">Table 7-1 </w:t>
      </w:r>
      <w:r>
        <w:rPr>
          <w:rFonts w:eastAsia="SimSun"/>
        </w:rPr>
        <w:t>Example</w:t>
      </w:r>
      <w:r>
        <w:rPr>
          <w:rFonts w:eastAsia="SimSun"/>
          <w:lang w:val="en-US"/>
        </w:rPr>
        <w:t xml:space="preserve"> of</w:t>
      </w:r>
      <w:r w:rsidR="007B673D">
        <w:rPr>
          <w:rFonts w:eastAsia="SimSun"/>
          <w:lang w:val="en-US"/>
        </w:rPr>
        <w:t xml:space="preserve"> </w:t>
      </w:r>
      <w:r>
        <w:rPr>
          <w:rFonts w:eastAsia="SimSun"/>
          <w:lang w:val="en-US"/>
        </w:rPr>
        <w:t>structure</w:t>
      </w:r>
      <w:r w:rsidR="007B673D">
        <w:rPr>
          <w:rFonts w:eastAsia="SimSun"/>
          <w:lang w:val="en-US"/>
        </w:rPr>
        <w:t xml:space="preserve"> </w:t>
      </w:r>
      <w:r>
        <w:rPr>
          <w:rFonts w:eastAsia="SimSun"/>
        </w:rPr>
        <w:t xml:space="preserve">for the server </w:t>
      </w:r>
      <w:r>
        <w:rPr>
          <w:rFonts w:hint="eastAsia"/>
          <w:lang w:val="en-US" w:eastAsia="zh-CN"/>
        </w:rPr>
        <w:t>request</w:t>
      </w:r>
      <w:r>
        <w:rPr>
          <w:lang w:val="en-US" w:eastAsia="zh-CN"/>
        </w:rPr>
        <w:t xml:space="preserve"> from probe</w:t>
      </w:r>
    </w:p>
    <w:tbl>
      <w:tblPr>
        <w:tblStyle w:val="TableGrid"/>
        <w:tblW w:w="0" w:type="auto"/>
        <w:jc w:val="center"/>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tblPr>
      <w:tblGrid>
        <w:gridCol w:w="1395"/>
        <w:gridCol w:w="1395"/>
        <w:gridCol w:w="1395"/>
      </w:tblGrid>
      <w:tr w:rsidR="008903F2" w:rsidTr="00BC05A8">
        <w:trPr>
          <w:trHeight w:val="315"/>
          <w:jc w:val="center"/>
        </w:trPr>
        <w:tc>
          <w:tcPr>
            <w:tcW w:w="1395" w:type="dxa"/>
            <w:tcBorders>
              <w:top w:val="single" w:sz="6" w:space="0" w:color="000000"/>
              <w:left w:val="single" w:sz="6" w:space="0" w:color="000000"/>
              <w:bottom w:val="single" w:sz="6" w:space="0" w:color="000000"/>
              <w:right w:val="single" w:sz="6" w:space="0" w:color="000000"/>
            </w:tcBorders>
            <w:shd w:val="clear" w:color="FFF2CC" w:fill="FFF2CC"/>
            <w:tcMar>
              <w:top w:w="30" w:type="dxa"/>
              <w:left w:w="45" w:type="dxa"/>
              <w:bottom w:w="30" w:type="dxa"/>
              <w:right w:w="45" w:type="dxa"/>
            </w:tcMar>
            <w:vAlign w:val="center"/>
          </w:tcPr>
          <w:p w:rsidR="008903F2" w:rsidRDefault="008903F2" w:rsidP="00BC05A8">
            <w:pPr>
              <w:spacing w:line="57" w:lineRule="atLeast"/>
              <w:jc w:val="center"/>
            </w:pPr>
            <w:r w:rsidRPr="00B801A0">
              <w:rPr>
                <w:rFonts w:ascii="Arial" w:eastAsia="Arial" w:hAnsi="Arial" w:cs="Arial"/>
                <w:color w:val="000000"/>
                <w:sz w:val="20"/>
              </w:rPr>
              <w:t>Start sequence</w:t>
            </w:r>
          </w:p>
        </w:tc>
        <w:tc>
          <w:tcPr>
            <w:tcW w:w="1395" w:type="dxa"/>
            <w:tcBorders>
              <w:top w:val="single" w:sz="6" w:space="0" w:color="000000"/>
              <w:left w:val="single" w:sz="6" w:space="0" w:color="CCCCCC"/>
              <w:bottom w:val="single" w:sz="6" w:space="0" w:color="000000"/>
              <w:right w:val="single" w:sz="6" w:space="0" w:color="000000"/>
            </w:tcBorders>
            <w:shd w:val="clear" w:color="FFF2CC" w:fill="FFF2CC"/>
            <w:tcMar>
              <w:top w:w="30" w:type="dxa"/>
              <w:left w:w="45" w:type="dxa"/>
              <w:bottom w:w="30" w:type="dxa"/>
              <w:right w:w="45" w:type="dxa"/>
            </w:tcMar>
            <w:vAlign w:val="center"/>
          </w:tcPr>
          <w:p w:rsidR="008903F2" w:rsidRDefault="008903F2" w:rsidP="00BC05A8">
            <w:pPr>
              <w:spacing w:line="57" w:lineRule="atLeast"/>
              <w:jc w:val="center"/>
            </w:pPr>
            <w:r>
              <w:t>Length</w:t>
            </w:r>
          </w:p>
        </w:tc>
        <w:tc>
          <w:tcPr>
            <w:tcW w:w="1395" w:type="dxa"/>
            <w:tcBorders>
              <w:top w:val="single" w:sz="6" w:space="0" w:color="000000"/>
              <w:left w:val="single" w:sz="6" w:space="0" w:color="CCCCCC"/>
              <w:bottom w:val="single" w:sz="6" w:space="0" w:color="000000"/>
              <w:right w:val="single" w:sz="6" w:space="0" w:color="000000"/>
            </w:tcBorders>
            <w:shd w:val="clear" w:color="FFF2CC" w:fill="FFF2CC"/>
            <w:tcMar>
              <w:top w:w="30" w:type="dxa"/>
              <w:left w:w="45" w:type="dxa"/>
              <w:bottom w:w="30" w:type="dxa"/>
              <w:right w:w="45" w:type="dxa"/>
            </w:tcMar>
            <w:vAlign w:val="center"/>
          </w:tcPr>
          <w:p w:rsidR="008903F2" w:rsidRDefault="008903F2" w:rsidP="00BC05A8">
            <w:pPr>
              <w:spacing w:line="57" w:lineRule="atLeast"/>
              <w:jc w:val="center"/>
            </w:pPr>
            <w:r>
              <w:t>Device ID</w:t>
            </w:r>
          </w:p>
        </w:tc>
      </w:tr>
      <w:tr w:rsidR="008903F2" w:rsidTr="00BC05A8">
        <w:trPr>
          <w:trHeight w:val="315"/>
          <w:jc w:val="center"/>
        </w:trPr>
        <w:tc>
          <w:tcPr>
            <w:tcW w:w="13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rsidR="008903F2" w:rsidRDefault="008903F2" w:rsidP="00BC05A8">
            <w:pPr>
              <w:spacing w:line="57" w:lineRule="atLeast"/>
              <w:jc w:val="center"/>
            </w:pPr>
            <w:r>
              <w:rPr>
                <w:rFonts w:ascii="Arial" w:eastAsia="Arial" w:hAnsi="Arial" w:cs="Arial"/>
                <w:color w:val="000000"/>
                <w:sz w:val="20"/>
              </w:rPr>
              <w:t xml:space="preserve">4 </w:t>
            </w:r>
            <w:r w:rsidRPr="00E45A78">
              <w:rPr>
                <w:rFonts w:ascii="Arial" w:eastAsia="Arial" w:hAnsi="Arial" w:cs="Arial"/>
                <w:color w:val="000000"/>
                <w:sz w:val="20"/>
              </w:rPr>
              <w:t>bytes</w:t>
            </w:r>
          </w:p>
        </w:tc>
        <w:tc>
          <w:tcPr>
            <w:tcW w:w="13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rsidR="008903F2" w:rsidRDefault="008903F2" w:rsidP="00BC05A8">
            <w:pPr>
              <w:spacing w:line="57" w:lineRule="atLeast"/>
              <w:jc w:val="center"/>
            </w:pPr>
            <w:r>
              <w:rPr>
                <w:rFonts w:ascii="Arial" w:eastAsia="Arial" w:hAnsi="Arial" w:cs="Arial"/>
                <w:color w:val="000000"/>
                <w:sz w:val="20"/>
              </w:rPr>
              <w:t xml:space="preserve">2 </w:t>
            </w:r>
            <w:r w:rsidRPr="00E45A78">
              <w:rPr>
                <w:rFonts w:ascii="Arial" w:eastAsia="Arial" w:hAnsi="Arial" w:cs="Arial"/>
                <w:color w:val="000000"/>
                <w:sz w:val="20"/>
              </w:rPr>
              <w:t>bytes</w:t>
            </w:r>
          </w:p>
        </w:tc>
        <w:tc>
          <w:tcPr>
            <w:tcW w:w="13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rsidR="008903F2" w:rsidRDefault="008903F2" w:rsidP="00BC05A8">
            <w:pPr>
              <w:spacing w:line="57" w:lineRule="atLeast"/>
              <w:jc w:val="center"/>
            </w:pPr>
            <w:r>
              <w:rPr>
                <w:rFonts w:ascii="Arial" w:eastAsia="Arial" w:hAnsi="Arial" w:cs="Arial"/>
                <w:color w:val="000000"/>
                <w:sz w:val="20"/>
              </w:rPr>
              <w:t xml:space="preserve">8 </w:t>
            </w:r>
            <w:r w:rsidRPr="00E45A78">
              <w:rPr>
                <w:rFonts w:ascii="Arial" w:eastAsia="Arial" w:hAnsi="Arial" w:cs="Arial"/>
                <w:color w:val="000000"/>
                <w:sz w:val="20"/>
              </w:rPr>
              <w:t>bytes</w:t>
            </w:r>
          </w:p>
        </w:tc>
      </w:tr>
      <w:tr w:rsidR="008903F2" w:rsidTr="00BC05A8">
        <w:trPr>
          <w:trHeight w:val="315"/>
          <w:jc w:val="center"/>
        </w:trPr>
        <w:tc>
          <w:tcPr>
            <w:tcW w:w="1395" w:type="dxa"/>
            <w:tcBorders>
              <w:top w:val="single" w:sz="6" w:space="0" w:color="CCCCCC"/>
              <w:left w:val="single" w:sz="6" w:space="0" w:color="000000"/>
              <w:bottom w:val="single" w:sz="6" w:space="0" w:color="000000"/>
              <w:right w:val="single" w:sz="6" w:space="0" w:color="000000"/>
            </w:tcBorders>
            <w:shd w:val="clear" w:color="FFF2CC" w:fill="FFF2CC"/>
            <w:tcMar>
              <w:top w:w="30" w:type="dxa"/>
              <w:left w:w="45" w:type="dxa"/>
              <w:bottom w:w="30" w:type="dxa"/>
              <w:right w:w="45" w:type="dxa"/>
            </w:tcMar>
            <w:vAlign w:val="center"/>
          </w:tcPr>
          <w:p w:rsidR="008903F2" w:rsidRDefault="008903F2" w:rsidP="00BC05A8">
            <w:pPr>
              <w:spacing w:line="57" w:lineRule="atLeast"/>
              <w:jc w:val="center"/>
            </w:pPr>
            <w:r>
              <w:t>Message ID</w:t>
            </w:r>
          </w:p>
        </w:tc>
        <w:tc>
          <w:tcPr>
            <w:tcW w:w="1395" w:type="dxa"/>
            <w:tcBorders>
              <w:top w:val="single" w:sz="6" w:space="0" w:color="CCCCCC"/>
              <w:left w:val="single" w:sz="6" w:space="0" w:color="CCCCCC"/>
              <w:bottom w:val="single" w:sz="6" w:space="0" w:color="000000"/>
              <w:right w:val="single" w:sz="6" w:space="0" w:color="000000"/>
            </w:tcBorders>
            <w:shd w:val="clear" w:color="FFF2CC" w:fill="FFF2CC"/>
            <w:tcMar>
              <w:top w:w="30" w:type="dxa"/>
              <w:left w:w="45" w:type="dxa"/>
              <w:bottom w:w="30" w:type="dxa"/>
              <w:right w:w="45" w:type="dxa"/>
            </w:tcMar>
            <w:vAlign w:val="center"/>
          </w:tcPr>
          <w:p w:rsidR="008903F2" w:rsidRDefault="008903F2" w:rsidP="00BC05A8">
            <w:pPr>
              <w:spacing w:line="57" w:lineRule="atLeast"/>
              <w:jc w:val="center"/>
            </w:pPr>
            <w:r>
              <w:rPr>
                <w:rFonts w:ascii="Arial" w:eastAsia="Arial" w:hAnsi="Arial" w:cs="Arial"/>
                <w:color w:val="000000"/>
                <w:sz w:val="20"/>
              </w:rPr>
              <w:t xml:space="preserve">Timestamp </w:t>
            </w:r>
          </w:p>
        </w:tc>
        <w:tc>
          <w:tcPr>
            <w:tcW w:w="1395" w:type="dxa"/>
            <w:tcBorders>
              <w:top w:val="single" w:sz="6" w:space="0" w:color="CCCCCC"/>
              <w:left w:val="single" w:sz="6" w:space="0" w:color="CCCCCC"/>
              <w:bottom w:val="single" w:sz="6" w:space="0" w:color="000000"/>
              <w:right w:val="single" w:sz="6" w:space="0" w:color="000000"/>
            </w:tcBorders>
            <w:shd w:val="clear" w:color="FFF2CC" w:fill="FFF2CC"/>
            <w:tcMar>
              <w:top w:w="30" w:type="dxa"/>
              <w:left w:w="45" w:type="dxa"/>
              <w:bottom w:w="30" w:type="dxa"/>
              <w:right w:w="45" w:type="dxa"/>
            </w:tcMar>
            <w:vAlign w:val="center"/>
          </w:tcPr>
          <w:p w:rsidR="008903F2" w:rsidRDefault="008903F2" w:rsidP="00BC05A8">
            <w:pPr>
              <w:spacing w:line="57" w:lineRule="atLeast"/>
              <w:jc w:val="center"/>
            </w:pPr>
            <w:r>
              <w:t>Message type</w:t>
            </w:r>
          </w:p>
        </w:tc>
      </w:tr>
      <w:tr w:rsidR="008903F2" w:rsidTr="00BC05A8">
        <w:trPr>
          <w:trHeight w:val="315"/>
          <w:jc w:val="center"/>
        </w:trPr>
        <w:tc>
          <w:tcPr>
            <w:tcW w:w="13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rsidR="008903F2" w:rsidRDefault="008903F2" w:rsidP="00BC05A8">
            <w:pPr>
              <w:spacing w:line="57" w:lineRule="atLeast"/>
              <w:jc w:val="center"/>
            </w:pPr>
            <w:r>
              <w:rPr>
                <w:rFonts w:ascii="Arial" w:eastAsia="Arial" w:hAnsi="Arial" w:cs="Arial"/>
                <w:color w:val="000000"/>
                <w:sz w:val="20"/>
              </w:rPr>
              <w:t xml:space="preserve">1 </w:t>
            </w:r>
            <w:r w:rsidRPr="00E45A78">
              <w:rPr>
                <w:rFonts w:ascii="Arial" w:eastAsia="Arial" w:hAnsi="Arial" w:cs="Arial"/>
                <w:color w:val="000000"/>
                <w:sz w:val="20"/>
              </w:rPr>
              <w:t>bytes</w:t>
            </w:r>
          </w:p>
        </w:tc>
        <w:tc>
          <w:tcPr>
            <w:tcW w:w="13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rsidR="008903F2" w:rsidRDefault="008903F2" w:rsidP="00BC05A8">
            <w:pPr>
              <w:spacing w:line="57" w:lineRule="atLeast"/>
              <w:jc w:val="center"/>
            </w:pPr>
            <w:r>
              <w:rPr>
                <w:rFonts w:ascii="Arial" w:eastAsia="Arial" w:hAnsi="Arial" w:cs="Arial"/>
                <w:color w:val="000000"/>
                <w:sz w:val="20"/>
              </w:rPr>
              <w:t xml:space="preserve">8 </w:t>
            </w:r>
            <w:r w:rsidRPr="00E45A78">
              <w:rPr>
                <w:rFonts w:ascii="Arial" w:eastAsia="Arial" w:hAnsi="Arial" w:cs="Arial"/>
                <w:color w:val="000000"/>
                <w:sz w:val="20"/>
              </w:rPr>
              <w:t xml:space="preserve">bytes </w:t>
            </w:r>
            <w:r>
              <w:rPr>
                <w:rFonts w:ascii="Arial" w:eastAsia="Arial" w:hAnsi="Arial" w:cs="Arial"/>
                <w:color w:val="000000"/>
                <w:sz w:val="20"/>
              </w:rPr>
              <w:t>т</w:t>
            </w:r>
          </w:p>
        </w:tc>
        <w:tc>
          <w:tcPr>
            <w:tcW w:w="13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rsidR="008903F2" w:rsidRDefault="008903F2" w:rsidP="00BC05A8">
            <w:pPr>
              <w:spacing w:line="57" w:lineRule="atLeast"/>
              <w:jc w:val="center"/>
            </w:pPr>
            <w:r>
              <w:rPr>
                <w:rFonts w:ascii="Arial" w:eastAsia="Arial" w:hAnsi="Arial" w:cs="Arial"/>
                <w:color w:val="000000"/>
                <w:sz w:val="20"/>
              </w:rPr>
              <w:t xml:space="preserve">1 </w:t>
            </w:r>
            <w:r w:rsidRPr="00E45A78">
              <w:rPr>
                <w:rFonts w:ascii="Arial" w:eastAsia="Arial" w:hAnsi="Arial" w:cs="Arial"/>
                <w:color w:val="000000"/>
                <w:sz w:val="20"/>
              </w:rPr>
              <w:t>byte</w:t>
            </w:r>
          </w:p>
        </w:tc>
      </w:tr>
      <w:tr w:rsidR="008903F2" w:rsidTr="00BC05A8">
        <w:trPr>
          <w:trHeight w:val="315"/>
          <w:jc w:val="center"/>
        </w:trPr>
        <w:tc>
          <w:tcPr>
            <w:tcW w:w="2790" w:type="dxa"/>
            <w:gridSpan w:val="2"/>
            <w:tcBorders>
              <w:top w:val="single" w:sz="6" w:space="0" w:color="CCCCCC"/>
              <w:left w:val="single" w:sz="6" w:space="0" w:color="000000"/>
              <w:bottom w:val="single" w:sz="6" w:space="0" w:color="000000"/>
              <w:right w:val="single" w:sz="6" w:space="0" w:color="000000"/>
            </w:tcBorders>
            <w:shd w:val="clear" w:color="FFF2CC" w:fill="FFF2CC"/>
            <w:tcMar>
              <w:top w:w="30" w:type="dxa"/>
              <w:left w:w="45" w:type="dxa"/>
              <w:bottom w:w="30" w:type="dxa"/>
              <w:right w:w="45" w:type="dxa"/>
            </w:tcMar>
            <w:vAlign w:val="center"/>
          </w:tcPr>
          <w:p w:rsidR="008903F2" w:rsidRDefault="008903F2" w:rsidP="00BC05A8">
            <w:pPr>
              <w:spacing w:line="57" w:lineRule="atLeast"/>
              <w:jc w:val="center"/>
            </w:pPr>
            <w:r>
              <w:t>Payload</w:t>
            </w:r>
          </w:p>
        </w:tc>
        <w:tc>
          <w:tcPr>
            <w:tcW w:w="1395" w:type="dxa"/>
            <w:tcBorders>
              <w:top w:val="single" w:sz="6" w:space="0" w:color="CCCCCC"/>
              <w:left w:val="single" w:sz="6" w:space="0" w:color="CCCCCC"/>
              <w:bottom w:val="single" w:sz="6" w:space="0" w:color="000000"/>
              <w:right w:val="single" w:sz="6" w:space="0" w:color="000000"/>
            </w:tcBorders>
            <w:shd w:val="clear" w:color="FFF2CC" w:fill="FFF2CC"/>
            <w:tcMar>
              <w:top w:w="30" w:type="dxa"/>
              <w:left w:w="45" w:type="dxa"/>
              <w:bottom w:w="30" w:type="dxa"/>
              <w:right w:w="45" w:type="dxa"/>
            </w:tcMar>
            <w:vAlign w:val="center"/>
          </w:tcPr>
          <w:p w:rsidR="008903F2" w:rsidRDefault="008903F2" w:rsidP="00BC05A8">
            <w:pPr>
              <w:spacing w:line="57" w:lineRule="atLeast"/>
              <w:jc w:val="center"/>
            </w:pPr>
            <w:r>
              <w:t>End sequence</w:t>
            </w:r>
          </w:p>
        </w:tc>
      </w:tr>
      <w:tr w:rsidR="008903F2" w:rsidTr="00BC05A8">
        <w:trPr>
          <w:trHeight w:val="315"/>
          <w:jc w:val="center"/>
        </w:trPr>
        <w:tc>
          <w:tcPr>
            <w:tcW w:w="2790" w:type="dxa"/>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rsidR="008903F2" w:rsidRDefault="008903F2" w:rsidP="00BC05A8">
            <w:pPr>
              <w:spacing w:line="57" w:lineRule="atLeast"/>
              <w:jc w:val="center"/>
            </w:pPr>
            <w:r>
              <w:rPr>
                <w:rFonts w:ascii="Arial" w:eastAsia="Arial" w:hAnsi="Arial" w:cs="Arial"/>
                <w:color w:val="000000"/>
                <w:sz w:val="20"/>
              </w:rPr>
              <w:t>[***]</w:t>
            </w:r>
          </w:p>
        </w:tc>
        <w:tc>
          <w:tcPr>
            <w:tcW w:w="13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rsidR="008903F2" w:rsidRDefault="008903F2" w:rsidP="00BC05A8">
            <w:pPr>
              <w:spacing w:line="57" w:lineRule="atLeast"/>
              <w:jc w:val="center"/>
            </w:pPr>
            <w:r>
              <w:rPr>
                <w:rFonts w:ascii="Arial" w:eastAsia="Arial" w:hAnsi="Arial" w:cs="Arial"/>
                <w:color w:val="000000"/>
                <w:sz w:val="20"/>
              </w:rPr>
              <w:t xml:space="preserve">4 </w:t>
            </w:r>
            <w:r w:rsidRPr="00E45A78">
              <w:rPr>
                <w:rFonts w:ascii="Arial" w:eastAsia="Arial" w:hAnsi="Arial" w:cs="Arial"/>
                <w:color w:val="000000"/>
                <w:sz w:val="20"/>
              </w:rPr>
              <w:t>bytes</w:t>
            </w:r>
          </w:p>
        </w:tc>
      </w:tr>
    </w:tbl>
    <w:p w:rsidR="008903F2" w:rsidRDefault="008903F2" w:rsidP="008903F2">
      <w:pPr>
        <w:pStyle w:val="ListParagraph"/>
        <w:ind w:left="0"/>
        <w:jc w:val="both"/>
      </w:pPr>
    </w:p>
    <w:p w:rsidR="008903F2" w:rsidRDefault="008903F2" w:rsidP="008903F2">
      <w:pPr>
        <w:pStyle w:val="ListParagraph"/>
        <w:ind w:left="0" w:firstLine="426"/>
        <w:jc w:val="both"/>
      </w:pPr>
      <w:r w:rsidRPr="00E22896">
        <w:rPr>
          <w:i/>
        </w:rPr>
        <w:t>Start and end sequence</w:t>
      </w:r>
      <w:r>
        <w:t xml:space="preserve"> - a fixed set of bytes indicating the beginning and end of the message.</w:t>
      </w:r>
    </w:p>
    <w:p w:rsidR="008903F2" w:rsidRDefault="008903F2" w:rsidP="008903F2">
      <w:pPr>
        <w:pStyle w:val="ListParagraph"/>
        <w:ind w:left="0" w:firstLine="426"/>
        <w:jc w:val="both"/>
      </w:pPr>
      <w:r w:rsidRPr="00E22896">
        <w:rPr>
          <w:i/>
        </w:rPr>
        <w:t xml:space="preserve">Length </w:t>
      </w:r>
      <w:r>
        <w:t>- the number of bytes occupied by all fields, except for the payload length, start and end sequence fields.</w:t>
      </w:r>
    </w:p>
    <w:p w:rsidR="008903F2" w:rsidRDefault="008903F2" w:rsidP="008903F2">
      <w:pPr>
        <w:pStyle w:val="ListParagraph"/>
        <w:ind w:left="0" w:firstLine="426"/>
        <w:jc w:val="both"/>
      </w:pPr>
      <w:r w:rsidRPr="00E22896">
        <w:rPr>
          <w:i/>
        </w:rPr>
        <w:t>Device ID</w:t>
      </w:r>
      <w:r>
        <w:t xml:space="preserve"> - a unique value assigned by the information collection platform for this device</w:t>
      </w:r>
    </w:p>
    <w:p w:rsidR="008903F2" w:rsidRDefault="008903F2" w:rsidP="008903F2">
      <w:pPr>
        <w:pStyle w:val="ListParagraph"/>
        <w:ind w:left="0" w:firstLine="426"/>
        <w:jc w:val="both"/>
      </w:pPr>
      <w:r w:rsidRPr="00E22896">
        <w:rPr>
          <w:i/>
        </w:rPr>
        <w:t xml:space="preserve">Message </w:t>
      </w:r>
      <w:r>
        <w:rPr>
          <w:i/>
          <w:lang w:val="en-US"/>
        </w:rPr>
        <w:t>ID</w:t>
      </w:r>
      <w:r>
        <w:t>- message number. Changes cyclically from 0 to 255, to avoid re-counting messages and skipping replies.</w:t>
      </w:r>
    </w:p>
    <w:p w:rsidR="008903F2" w:rsidRDefault="008903F2" w:rsidP="008903F2">
      <w:pPr>
        <w:pStyle w:val="ListParagraph"/>
        <w:ind w:left="0" w:firstLine="426"/>
        <w:jc w:val="both"/>
      </w:pPr>
      <w:r w:rsidRPr="00E22896">
        <w:rPr>
          <w:i/>
        </w:rPr>
        <w:t>Timestamp</w:t>
      </w:r>
      <w:r>
        <w:t xml:space="preserve"> - the time of relevance of the transmitted data.</w:t>
      </w:r>
    </w:p>
    <w:p w:rsidR="008903F2" w:rsidRDefault="008903F2" w:rsidP="008903F2">
      <w:pPr>
        <w:pStyle w:val="ListParagraph"/>
        <w:ind w:left="0" w:firstLine="426"/>
        <w:jc w:val="both"/>
      </w:pPr>
      <w:r w:rsidRPr="00E22896">
        <w:rPr>
          <w:i/>
        </w:rPr>
        <w:t>Message type</w:t>
      </w:r>
      <w:r>
        <w:t xml:space="preserve"> is a value associated in the system with event types to understand the level of importance of the message.</w:t>
      </w:r>
    </w:p>
    <w:p w:rsidR="008903F2" w:rsidRDefault="008903F2" w:rsidP="008903F2">
      <w:pPr>
        <w:pStyle w:val="ListParagraph"/>
        <w:ind w:left="0" w:firstLine="426"/>
        <w:jc w:val="both"/>
      </w:pPr>
      <w:r w:rsidRPr="00E22896">
        <w:rPr>
          <w:i/>
        </w:rPr>
        <w:t>Payload</w:t>
      </w:r>
      <w:r>
        <w:t xml:space="preserve"> - directly data transmitted from the device.</w:t>
      </w:r>
    </w:p>
    <w:p w:rsidR="008903F2" w:rsidRDefault="008903F2" w:rsidP="008903F2">
      <w:pPr>
        <w:pStyle w:val="ListParagraph"/>
        <w:ind w:left="0" w:firstLine="426"/>
        <w:jc w:val="both"/>
      </w:pPr>
    </w:p>
    <w:p w:rsidR="008903F2" w:rsidRDefault="008903F2" w:rsidP="008903F2">
      <w:pPr>
        <w:pStyle w:val="ListParagraph"/>
        <w:ind w:left="0" w:firstLine="426"/>
        <w:jc w:val="both"/>
      </w:pPr>
      <w:r>
        <w:t>Probes are polled from the server at certain time intervals. If there is no response from the probe, a record is generated and a new attempt to establish a connection is placed in the request queue.</w:t>
      </w:r>
    </w:p>
    <w:p w:rsidR="008903F2" w:rsidRDefault="008903F2" w:rsidP="008903F2">
      <w:pPr>
        <w:pStyle w:val="ListParagraph"/>
        <w:ind w:left="0" w:firstLine="426"/>
        <w:jc w:val="both"/>
      </w:pPr>
      <w:r>
        <w:t>The system has a single query execution queue between the server and the probe to prevent simultaneous polling of all probes and creating a heavy load on the communication network.</w:t>
      </w:r>
    </w:p>
    <w:p w:rsidR="008903F2" w:rsidRDefault="008903F2" w:rsidP="008903F2">
      <w:pPr>
        <w:pStyle w:val="ListParagraph"/>
        <w:ind w:left="0" w:firstLine="426"/>
        <w:jc w:val="both"/>
      </w:pPr>
      <w:r>
        <w:t>Reference parameters for comparison are a set of primary data obtained from the probe or values set for a specific type of IoT device.</w:t>
      </w:r>
    </w:p>
    <w:p w:rsidR="008903F2" w:rsidRDefault="008903F2" w:rsidP="008903F2">
      <w:pPr>
        <w:pStyle w:val="ListParagraph"/>
        <w:ind w:left="0" w:firstLine="426"/>
        <w:jc w:val="both"/>
      </w:pPr>
      <w:r>
        <w:t>After collection, the data is recorded in a single event format, which records the type of event, source, time and transmitted data.</w:t>
      </w:r>
    </w:p>
    <w:p w:rsidR="008903F2" w:rsidRDefault="008903F2" w:rsidP="008903F2">
      <w:pPr>
        <w:pStyle w:val="ListParagraph"/>
        <w:ind w:left="0" w:firstLine="426"/>
        <w:jc w:val="both"/>
      </w:pPr>
      <w:r>
        <w:t>Depending on the type of message, it either immediately generates an alert for the administrator, or waits in line to write to the database.</w:t>
      </w:r>
    </w:p>
    <w:p w:rsidR="008903F2" w:rsidRDefault="008903F2" w:rsidP="008903F2">
      <w:pPr>
        <w:pStyle w:val="ListParagraph"/>
        <w:ind w:left="0" w:firstLine="426"/>
        <w:jc w:val="both"/>
      </w:pPr>
      <w:r>
        <w:lastRenderedPageBreak/>
        <w:t>Thus, all parameters of IoT devices in the communication network are constantly monitored. However, each IoT device with a probe can report a sudden state change.</w:t>
      </w:r>
    </w:p>
    <w:p w:rsidR="008903F2" w:rsidRDefault="008903F2" w:rsidP="008903F2">
      <w:pPr>
        <w:pStyle w:val="ListParagraph"/>
        <w:ind w:left="0" w:firstLine="426"/>
        <w:jc w:val="both"/>
      </w:pPr>
      <w:r>
        <w:t>The division of all records into events allows you to analyze both changes in a specific IoT device and changes in the entire communication network both in time and in any other parameters.</w:t>
      </w:r>
    </w:p>
    <w:p w:rsidR="008903F2" w:rsidRDefault="008903F2" w:rsidP="008903F2">
      <w:pPr>
        <w:pStyle w:val="ListParagraph"/>
        <w:ind w:left="0" w:firstLine="426"/>
        <w:jc w:val="both"/>
      </w:pPr>
      <w:r>
        <w:t>For example, if processor utilization increases or open software ports appear.</w:t>
      </w:r>
    </w:p>
    <w:p w:rsidR="008903F2" w:rsidRDefault="008903F2" w:rsidP="008903F2">
      <w:pPr>
        <w:pStyle w:val="ListParagraph"/>
        <w:ind w:left="0" w:firstLine="426"/>
        <w:jc w:val="both"/>
      </w:pPr>
    </w:p>
    <w:p w:rsidR="008903F2" w:rsidRDefault="008903F2" w:rsidP="008903F2">
      <w:pPr>
        <w:pStyle w:val="ListParagraph"/>
        <w:ind w:left="0" w:firstLine="426"/>
        <w:jc w:val="both"/>
      </w:pPr>
      <w:r w:rsidRPr="002F7723">
        <w:t>To monitor the status of IoT devices using a microprocessor, it is possible to implement two types: by polling or automatic sending, as well as a combined option, when the IoT device sends the basic set of parameters on its own, and the extended set is issued only upon request.</w:t>
      </w:r>
    </w:p>
    <w:p w:rsidR="008903F2" w:rsidRDefault="008903F2" w:rsidP="008903F2">
      <w:pPr>
        <w:pStyle w:val="ListParagraph"/>
        <w:ind w:left="0" w:firstLine="426"/>
        <w:jc w:val="both"/>
      </w:pPr>
    </w:p>
    <w:p w:rsidR="008903F2" w:rsidRPr="00912F99" w:rsidRDefault="008903F2" w:rsidP="008903F2">
      <w:pPr>
        <w:pStyle w:val="ListParagraph"/>
        <w:ind w:left="0" w:firstLine="426"/>
        <w:jc w:val="both"/>
        <w:rPr>
          <w:b/>
        </w:rPr>
      </w:pPr>
      <w:r w:rsidRPr="00E22896">
        <w:rPr>
          <w:b/>
        </w:rPr>
        <w:t>7.2.2 IoT devices without OS (only firmware)</w:t>
      </w:r>
    </w:p>
    <w:p w:rsidR="008903F2" w:rsidRDefault="008903F2" w:rsidP="008903F2">
      <w:pPr>
        <w:pStyle w:val="ListParagraph"/>
        <w:ind w:left="0"/>
        <w:jc w:val="both"/>
        <w:rPr>
          <w:i/>
          <w:lang w:val="en-US"/>
        </w:rPr>
      </w:pPr>
    </w:p>
    <w:p w:rsidR="004D050F" w:rsidRPr="00C21579" w:rsidRDefault="004D050F" w:rsidP="004D050F">
      <w:pPr>
        <w:pStyle w:val="ListParagraph"/>
        <w:numPr>
          <w:ilvl w:val="0"/>
          <w:numId w:val="18"/>
        </w:numPr>
        <w:jc w:val="both"/>
        <w:rPr>
          <w:i/>
          <w:lang w:val="en-US"/>
        </w:rPr>
      </w:pPr>
      <w:moveToRangeStart w:id="9" w:author="HP" w:date="2023-04-06T13:10:00Z" w:name="move131679029"/>
      <w:moveTo w:id="10" w:author="HP" w:date="2023-04-06T13:10:00Z">
        <w:r w:rsidRPr="00C21579">
          <w:rPr>
            <w:i/>
            <w:lang w:val="en-US"/>
          </w:rPr>
          <w:t>IoT devices working with server directly</w:t>
        </w:r>
      </w:moveTo>
      <w:ins w:id="11" w:author="HP" w:date="2023-04-06T13:10:00Z">
        <w:r>
          <w:rPr>
            <w:i/>
            <w:lang w:val="en-US"/>
          </w:rPr>
          <w:t>:-</w:t>
        </w:r>
      </w:ins>
    </w:p>
    <w:moveToRangeEnd w:id="9"/>
    <w:p w:rsidR="004D050F" w:rsidRDefault="004D050F" w:rsidP="008903F2">
      <w:pPr>
        <w:pStyle w:val="ListParagraph"/>
        <w:ind w:left="0" w:firstLine="426"/>
        <w:jc w:val="both"/>
        <w:rPr>
          <w:ins w:id="12" w:author="HP" w:date="2023-04-06T13:10:00Z"/>
          <w:lang w:val="en-US"/>
        </w:rPr>
      </w:pPr>
    </w:p>
    <w:p w:rsidR="008903F2" w:rsidRDefault="008903F2" w:rsidP="008903F2">
      <w:pPr>
        <w:pStyle w:val="ListParagraph"/>
        <w:ind w:left="0" w:firstLine="426"/>
        <w:jc w:val="both"/>
        <w:rPr>
          <w:lang w:val="en-US"/>
        </w:rPr>
      </w:pPr>
      <w:r w:rsidRPr="00FC16E7">
        <w:rPr>
          <w:lang w:val="en-US"/>
        </w:rPr>
        <w:t>To track the status of IoT devices using a microprocessor, it is possible to implement either the ability to respond to requests with the transfer of the necessary parameters, or to send data independently at a certain time. The choice of implementation depends on the functions of the IoT device (either it is constantly connected to the network, or it is in sleep mode and wakes up only during the measurement and data transfer.</w:t>
      </w:r>
    </w:p>
    <w:p w:rsidR="008903F2" w:rsidRPr="00FC16E7" w:rsidRDefault="008903F2" w:rsidP="008903F2">
      <w:pPr>
        <w:pStyle w:val="ListParagraph"/>
        <w:ind w:left="0" w:firstLine="426"/>
        <w:jc w:val="both"/>
        <w:rPr>
          <w:lang w:val="en-US"/>
        </w:rPr>
      </w:pPr>
      <w:r w:rsidRPr="00FC16E7">
        <w:rPr>
          <w:lang w:val="en-US"/>
        </w:rPr>
        <w:t>It is assumed that only devices using the operating system for microcontrollers (for example, RTOS) will be able to use the tracking functionality, in other cases, the implementation of support falls entirely on the shoulders of hardware software developers.</w:t>
      </w:r>
    </w:p>
    <w:p w:rsidR="008903F2" w:rsidRDefault="008903F2" w:rsidP="008903F2">
      <w:pPr>
        <w:pStyle w:val="ListParagraph"/>
        <w:ind w:left="0"/>
        <w:jc w:val="both"/>
        <w:rPr>
          <w:lang w:val="en-US"/>
        </w:rPr>
      </w:pPr>
    </w:p>
    <w:p w:rsidR="008903F2" w:rsidRPr="00C21579" w:rsidRDefault="008903F2" w:rsidP="008903F2">
      <w:pPr>
        <w:pStyle w:val="ListParagraph"/>
        <w:numPr>
          <w:ilvl w:val="0"/>
          <w:numId w:val="18"/>
        </w:numPr>
        <w:jc w:val="both"/>
        <w:rPr>
          <w:i/>
          <w:lang w:val="en-US"/>
        </w:rPr>
      </w:pPr>
      <w:r>
        <w:rPr>
          <w:i/>
          <w:lang w:val="en-US"/>
        </w:rPr>
        <w:t xml:space="preserve">IoT devices </w:t>
      </w:r>
      <w:r w:rsidRPr="00C21579">
        <w:rPr>
          <w:i/>
          <w:lang w:val="en-US"/>
        </w:rPr>
        <w:t>working with server via broker</w:t>
      </w:r>
      <w:ins w:id="13" w:author="HP" w:date="2023-04-06T13:10:00Z">
        <w:r w:rsidR="004D050F">
          <w:rPr>
            <w:i/>
            <w:lang w:val="en-US"/>
          </w:rPr>
          <w:t>:-</w:t>
        </w:r>
      </w:ins>
    </w:p>
    <w:p w:rsidR="008903F2" w:rsidRDefault="008903F2" w:rsidP="008903F2">
      <w:pPr>
        <w:pStyle w:val="ListParagraph"/>
        <w:ind w:left="0"/>
        <w:jc w:val="both"/>
        <w:rPr>
          <w:lang w:val="en-US"/>
        </w:rPr>
      </w:pPr>
    </w:p>
    <w:p w:rsidR="00000000" w:rsidRDefault="00C5412A">
      <w:pPr>
        <w:pStyle w:val="ListParagraph"/>
        <w:ind w:left="0" w:firstLine="360"/>
        <w:jc w:val="both"/>
        <w:rPr>
          <w:ins w:id="14" w:author="HP" w:date="2023-04-08T16:04:00Z"/>
        </w:rPr>
        <w:pPrChange w:id="15" w:author="HP" w:date="2023-04-06T13:10:00Z">
          <w:pPr>
            <w:pStyle w:val="ListParagraph"/>
            <w:ind w:left="0"/>
            <w:jc w:val="both"/>
          </w:pPr>
        </w:pPrChange>
      </w:pPr>
      <w:ins w:id="16" w:author="HP" w:date="2023-04-06T11:34:00Z">
        <w:r>
          <w:rPr>
            <w:lang w:val="en-US"/>
          </w:rPr>
          <w:t xml:space="preserve">IoT devices </w:t>
        </w:r>
      </w:ins>
      <w:ins w:id="17" w:author="HP" w:date="2023-04-06T12:49:00Z">
        <w:r w:rsidR="00FA4EDB">
          <w:rPr>
            <w:lang w:val="en-US"/>
          </w:rPr>
          <w:t>using protocol like MQTT, AM</w:t>
        </w:r>
      </w:ins>
      <w:ins w:id="18" w:author="HP" w:date="2023-04-06T12:50:00Z">
        <w:r w:rsidR="00FA4EDB">
          <w:rPr>
            <w:lang w:val="en-US"/>
          </w:rPr>
          <w:t>QP co</w:t>
        </w:r>
      </w:ins>
      <w:ins w:id="19" w:author="HP" w:date="2023-04-06T12:52:00Z">
        <w:r w:rsidR="00FA4EDB">
          <w:rPr>
            <w:lang w:val="en-US"/>
          </w:rPr>
          <w:t>mmunicate</w:t>
        </w:r>
      </w:ins>
      <w:ins w:id="20" w:author="HP" w:date="2023-04-06T12:51:00Z">
        <w:r w:rsidR="00FA4EDB">
          <w:rPr>
            <w:lang w:val="en-US"/>
          </w:rPr>
          <w:t xml:space="preserve"> </w:t>
        </w:r>
      </w:ins>
      <w:ins w:id="21" w:author="HP" w:date="2023-04-08T15:54:00Z">
        <w:r w:rsidR="005D34D9">
          <w:rPr>
            <w:lang w:val="en-US"/>
          </w:rPr>
          <w:t>to net</w:t>
        </w:r>
      </w:ins>
      <w:ins w:id="22" w:author="HP" w:date="2023-04-08T15:55:00Z">
        <w:r w:rsidR="005D34D9">
          <w:rPr>
            <w:lang w:val="en-US"/>
          </w:rPr>
          <w:t xml:space="preserve">work </w:t>
        </w:r>
      </w:ins>
      <w:ins w:id="23" w:author="HP" w:date="2023-04-06T12:51:00Z">
        <w:r w:rsidR="00FA4EDB">
          <w:rPr>
            <w:lang w:val="en-US"/>
          </w:rPr>
          <w:t>through brok</w:t>
        </w:r>
      </w:ins>
      <w:ins w:id="24" w:author="HP" w:date="2023-04-06T12:52:00Z">
        <w:r w:rsidR="005D34D9">
          <w:rPr>
            <w:lang w:val="en-US"/>
          </w:rPr>
          <w:t>er server which is based</w:t>
        </w:r>
      </w:ins>
      <w:ins w:id="25" w:author="HP" w:date="2023-04-08T15:55:00Z">
        <w:r w:rsidR="005D34D9">
          <w:rPr>
            <w:lang w:val="en-US"/>
          </w:rPr>
          <w:t xml:space="preserve"> </w:t>
        </w:r>
      </w:ins>
      <w:ins w:id="26" w:author="HP" w:date="2023-04-06T12:52:00Z">
        <w:r w:rsidR="00FA4EDB">
          <w:rPr>
            <w:lang w:val="en-US"/>
          </w:rPr>
          <w:t xml:space="preserve">on </w:t>
        </w:r>
      </w:ins>
      <w:ins w:id="27" w:author="HP" w:date="2023-04-06T12:53:00Z">
        <w:r w:rsidR="00FA4EDB">
          <w:rPr>
            <w:lang w:val="en-US"/>
          </w:rPr>
          <w:t>P</w:t>
        </w:r>
      </w:ins>
      <w:ins w:id="28" w:author="HP" w:date="2023-04-06T12:52:00Z">
        <w:r w:rsidR="00FA4EDB">
          <w:rPr>
            <w:lang w:val="en-US"/>
          </w:rPr>
          <w:t>u</w:t>
        </w:r>
      </w:ins>
      <w:ins w:id="29" w:author="HP" w:date="2023-04-06T12:53:00Z">
        <w:r w:rsidR="00FA4EDB">
          <w:rPr>
            <w:lang w:val="en-US"/>
          </w:rPr>
          <w:t xml:space="preserve">blish/Subscribe </w:t>
        </w:r>
      </w:ins>
      <w:ins w:id="30" w:author="HP" w:date="2023-04-06T12:57:00Z">
        <w:r w:rsidR="00FA4EDB">
          <w:rPr>
            <w:lang w:val="en-US"/>
          </w:rPr>
          <w:t xml:space="preserve">messaging </w:t>
        </w:r>
      </w:ins>
      <w:ins w:id="31" w:author="HP" w:date="2023-04-06T12:53:00Z">
        <w:r w:rsidR="00FA4EDB">
          <w:rPr>
            <w:lang w:val="en-US"/>
          </w:rPr>
          <w:t>method.</w:t>
        </w:r>
      </w:ins>
      <w:ins w:id="32" w:author="HP" w:date="2023-04-06T15:02:00Z">
        <w:r w:rsidR="00577A15">
          <w:rPr>
            <w:lang w:val="en-US"/>
          </w:rPr>
          <w:t xml:space="preserve"> Broker </w:t>
        </w:r>
        <w:r w:rsidR="00577A15" w:rsidRPr="00577A15">
          <w:t>is responsible for receiving netw</w:t>
        </w:r>
        <w:r w:rsidR="00297421">
          <w:t>ork connections from the client</w:t>
        </w:r>
      </w:ins>
      <w:ins w:id="33" w:author="HP" w:date="2023-04-06T15:19:00Z">
        <w:r w:rsidR="00297421">
          <w:t xml:space="preserve"> IoT devices </w:t>
        </w:r>
      </w:ins>
      <w:ins w:id="34" w:author="HP" w:date="2023-04-06T15:02:00Z">
        <w:r w:rsidR="005D34D9">
          <w:t>and handling the clien</w:t>
        </w:r>
      </w:ins>
      <w:ins w:id="35" w:author="HP" w:date="2023-04-08T15:58:00Z">
        <w:r w:rsidR="005D34D9">
          <w:t>t’s</w:t>
        </w:r>
      </w:ins>
      <w:ins w:id="36" w:author="HP" w:date="2023-04-06T15:02:00Z">
        <w:r w:rsidR="00577A15" w:rsidRPr="00577A15">
          <w:t xml:space="preserve"> requests of Subscribe/Unsubscribe and Publish</w:t>
        </w:r>
      </w:ins>
      <w:ins w:id="37" w:author="HP" w:date="2023-04-08T16:02:00Z">
        <w:r w:rsidR="000B242E">
          <w:t xml:space="preserve"> to the topic</w:t>
        </w:r>
      </w:ins>
      <w:ins w:id="38" w:author="HP" w:date="2023-04-06T15:02:00Z">
        <w:r w:rsidR="00577A15" w:rsidRPr="00577A15">
          <w:t xml:space="preserve">, as well as forwarding the messages published by the </w:t>
        </w:r>
      </w:ins>
      <w:ins w:id="39" w:author="HP" w:date="2023-04-08T16:03:00Z">
        <w:r w:rsidR="000B242E">
          <w:t xml:space="preserve">publisher </w:t>
        </w:r>
      </w:ins>
      <w:ins w:id="40" w:author="HP" w:date="2023-04-06T15:02:00Z">
        <w:r w:rsidR="00577A15" w:rsidRPr="00577A15">
          <w:t>client</w:t>
        </w:r>
      </w:ins>
      <w:ins w:id="41" w:author="HP" w:date="2023-04-08T15:58:00Z">
        <w:r w:rsidR="005D34D9">
          <w:t xml:space="preserve"> </w:t>
        </w:r>
      </w:ins>
      <w:ins w:id="42" w:author="HP" w:date="2023-04-08T15:59:00Z">
        <w:r w:rsidR="005D34D9">
          <w:t>I</w:t>
        </w:r>
      </w:ins>
      <w:ins w:id="43" w:author="HP" w:date="2023-04-08T15:58:00Z">
        <w:r w:rsidR="005D34D9">
          <w:t>ot device on</w:t>
        </w:r>
      </w:ins>
      <w:ins w:id="44" w:author="HP" w:date="2023-04-08T15:59:00Z">
        <w:r w:rsidR="005D34D9">
          <w:t xml:space="preserve"> </w:t>
        </w:r>
      </w:ins>
      <w:ins w:id="45" w:author="HP" w:date="2023-04-08T16:03:00Z">
        <w:r w:rsidR="000B242E">
          <w:t xml:space="preserve">a </w:t>
        </w:r>
      </w:ins>
      <w:ins w:id="46" w:author="HP" w:date="2023-04-08T15:59:00Z">
        <w:r w:rsidR="005D34D9">
          <w:t>t</w:t>
        </w:r>
      </w:ins>
      <w:ins w:id="47" w:author="HP" w:date="2023-04-08T16:00:00Z">
        <w:r w:rsidR="005D34D9">
          <w:t>opic</w:t>
        </w:r>
      </w:ins>
      <w:ins w:id="48" w:author="HP" w:date="2023-04-06T15:02:00Z">
        <w:r w:rsidR="00577A15" w:rsidRPr="00577A15">
          <w:t xml:space="preserve"> to other subscribers</w:t>
        </w:r>
      </w:ins>
      <w:ins w:id="49" w:author="HP" w:date="2023-04-08T16:03:00Z">
        <w:r w:rsidR="000B242E">
          <w:t xml:space="preserve"> </w:t>
        </w:r>
      </w:ins>
      <w:ins w:id="50" w:author="HP" w:date="2023-04-08T16:04:00Z">
        <w:r w:rsidR="000B242E">
          <w:t>IoT devices of that topic.</w:t>
        </w:r>
      </w:ins>
    </w:p>
    <w:p w:rsidR="00000000" w:rsidRDefault="000B242E">
      <w:pPr>
        <w:pStyle w:val="ListParagraph"/>
        <w:ind w:left="0" w:firstLine="360"/>
        <w:jc w:val="both"/>
        <w:rPr>
          <w:ins w:id="51" w:author="HP" w:date="2023-04-08T17:50:00Z"/>
          <w:lang w:val="en-US"/>
        </w:rPr>
        <w:pPrChange w:id="52" w:author="HP" w:date="2023-04-06T13:10:00Z">
          <w:pPr>
            <w:pStyle w:val="ListParagraph"/>
            <w:ind w:left="0"/>
            <w:jc w:val="both"/>
          </w:pPr>
        </w:pPrChange>
      </w:pPr>
      <w:ins w:id="53" w:author="HP" w:date="2023-04-08T16:08:00Z">
        <w:r>
          <w:rPr>
            <w:lang w:val="en-US"/>
          </w:rPr>
          <w:t>To</w:t>
        </w:r>
      </w:ins>
      <w:ins w:id="54" w:author="HP" w:date="2023-04-08T17:12:00Z">
        <w:r w:rsidR="00FB704D">
          <w:rPr>
            <w:lang w:val="en-US"/>
          </w:rPr>
          <w:t xml:space="preserve"> </w:t>
        </w:r>
      </w:ins>
      <w:ins w:id="55" w:author="HP" w:date="2023-04-08T17:15:00Z">
        <w:r w:rsidR="00FB704D">
          <w:rPr>
            <w:lang w:val="en-US"/>
          </w:rPr>
          <w:t>track status of IoT devices</w:t>
        </w:r>
      </w:ins>
      <w:ins w:id="56" w:author="HP" w:date="2023-04-08T16:08:00Z">
        <w:r>
          <w:rPr>
            <w:lang w:val="en-US"/>
          </w:rPr>
          <w:t xml:space="preserve"> </w:t>
        </w:r>
      </w:ins>
      <w:ins w:id="57" w:author="HP" w:date="2023-04-08T16:09:00Z">
        <w:r>
          <w:rPr>
            <w:lang w:val="en-US"/>
          </w:rPr>
          <w:t xml:space="preserve">, </w:t>
        </w:r>
      </w:ins>
      <w:ins w:id="58" w:author="HP" w:date="2023-04-08T17:16:00Z">
        <w:r w:rsidR="00FB704D">
          <w:rPr>
            <w:lang w:val="en-US"/>
          </w:rPr>
          <w:t xml:space="preserve">a parent topic </w:t>
        </w:r>
      </w:ins>
      <w:ins w:id="59" w:author="HP" w:date="2023-04-08T17:17:00Z">
        <w:r w:rsidR="00FB704D">
          <w:rPr>
            <w:lang w:val="en-US"/>
          </w:rPr>
          <w:t>i.e.</w:t>
        </w:r>
      </w:ins>
      <w:ins w:id="60" w:author="HP" w:date="2023-04-08T17:18:00Z">
        <w:r w:rsidR="00FB704D">
          <w:rPr>
            <w:lang w:val="en-US"/>
          </w:rPr>
          <w:t xml:space="preserve"> Test</w:t>
        </w:r>
      </w:ins>
      <w:ins w:id="61" w:author="HP" w:date="2023-04-08T17:31:00Z">
        <w:r w:rsidR="00BC05A8">
          <w:rPr>
            <w:lang w:val="en-US"/>
          </w:rPr>
          <w:t>probe</w:t>
        </w:r>
      </w:ins>
      <w:ins w:id="62" w:author="HP" w:date="2023-04-08T17:17:00Z">
        <w:r w:rsidR="00FB704D">
          <w:rPr>
            <w:lang w:val="en-US"/>
          </w:rPr>
          <w:t xml:space="preserve"> </w:t>
        </w:r>
      </w:ins>
      <w:ins w:id="63" w:author="HP" w:date="2023-04-08T17:16:00Z">
        <w:r w:rsidR="00FB704D">
          <w:rPr>
            <w:lang w:val="en-US"/>
          </w:rPr>
          <w:t xml:space="preserve">may be </w:t>
        </w:r>
      </w:ins>
      <w:ins w:id="64" w:author="HP" w:date="2023-04-08T17:20:00Z">
        <w:r w:rsidR="00FB704D">
          <w:rPr>
            <w:lang w:val="en-US"/>
          </w:rPr>
          <w:t xml:space="preserve">created </w:t>
        </w:r>
      </w:ins>
      <w:ins w:id="65" w:author="HP" w:date="2023-04-08T17:18:00Z">
        <w:r w:rsidR="00FB704D">
          <w:rPr>
            <w:lang w:val="en-US"/>
          </w:rPr>
          <w:t>to broker</w:t>
        </w:r>
      </w:ins>
      <w:ins w:id="66" w:author="HP" w:date="2023-04-08T17:17:00Z">
        <w:r w:rsidR="00FB704D">
          <w:rPr>
            <w:lang w:val="en-US"/>
          </w:rPr>
          <w:t xml:space="preserve"> </w:t>
        </w:r>
      </w:ins>
      <w:ins w:id="67" w:author="HP" w:date="2023-04-08T17:20:00Z">
        <w:r w:rsidR="00FB704D">
          <w:rPr>
            <w:lang w:val="en-US"/>
          </w:rPr>
          <w:t>from</w:t>
        </w:r>
      </w:ins>
      <w:ins w:id="68" w:author="HP" w:date="2023-04-08T17:18:00Z">
        <w:r w:rsidR="00FB704D">
          <w:rPr>
            <w:lang w:val="en-US"/>
          </w:rPr>
          <w:t xml:space="preserve"> </w:t>
        </w:r>
      </w:ins>
      <w:ins w:id="69" w:author="HP" w:date="2023-04-08T17:22:00Z">
        <w:r w:rsidR="00BC05A8">
          <w:rPr>
            <w:lang w:val="en-US"/>
          </w:rPr>
          <w:t xml:space="preserve">remote </w:t>
        </w:r>
      </w:ins>
      <w:ins w:id="70" w:author="HP" w:date="2023-04-08T16:54:00Z">
        <w:r w:rsidR="00FC79F3">
          <w:rPr>
            <w:lang w:val="en-US"/>
          </w:rPr>
          <w:t>test</w:t>
        </w:r>
      </w:ins>
      <w:ins w:id="71" w:author="HP" w:date="2023-04-08T17:22:00Z">
        <w:r w:rsidR="00BC05A8">
          <w:rPr>
            <w:lang w:val="en-US"/>
          </w:rPr>
          <w:t>/user</w:t>
        </w:r>
      </w:ins>
      <w:ins w:id="72" w:author="HP" w:date="2023-04-08T17:15:00Z">
        <w:r w:rsidR="00FB704D">
          <w:rPr>
            <w:lang w:val="en-US"/>
          </w:rPr>
          <w:t xml:space="preserve"> c</w:t>
        </w:r>
      </w:ins>
      <w:ins w:id="73" w:author="HP" w:date="2023-04-08T17:16:00Z">
        <w:r w:rsidR="00FB704D">
          <w:rPr>
            <w:lang w:val="en-US"/>
          </w:rPr>
          <w:t xml:space="preserve">lient </w:t>
        </w:r>
      </w:ins>
      <w:ins w:id="74" w:author="HP" w:date="2023-04-08T17:18:00Z">
        <w:r w:rsidR="00FB704D">
          <w:rPr>
            <w:lang w:val="en-US"/>
          </w:rPr>
          <w:t xml:space="preserve">by </w:t>
        </w:r>
      </w:ins>
      <w:ins w:id="75" w:author="HP" w:date="2023-04-08T17:16:00Z">
        <w:r w:rsidR="00FB704D">
          <w:rPr>
            <w:lang w:val="en-US"/>
          </w:rPr>
          <w:t>publish</w:t>
        </w:r>
      </w:ins>
      <w:ins w:id="76" w:author="HP" w:date="2023-04-08T17:19:00Z">
        <w:r w:rsidR="00FB704D">
          <w:rPr>
            <w:lang w:val="en-US"/>
          </w:rPr>
          <w:t xml:space="preserve">ing </w:t>
        </w:r>
      </w:ins>
      <w:ins w:id="77" w:author="HP" w:date="2023-04-08T17:20:00Z">
        <w:r w:rsidR="00FB704D">
          <w:rPr>
            <w:lang w:val="en-US"/>
          </w:rPr>
          <w:t xml:space="preserve">to topic </w:t>
        </w:r>
      </w:ins>
      <w:ins w:id="78" w:author="HP" w:date="2023-04-08T17:19:00Z">
        <w:r w:rsidR="00FB704D">
          <w:rPr>
            <w:lang w:val="en-US"/>
          </w:rPr>
          <w:t xml:space="preserve">and </w:t>
        </w:r>
      </w:ins>
      <w:ins w:id="79" w:author="HP" w:date="2023-04-08T17:20:00Z">
        <w:r w:rsidR="00FB704D">
          <w:rPr>
            <w:lang w:val="en-US"/>
          </w:rPr>
          <w:t>other IoT device</w:t>
        </w:r>
      </w:ins>
      <w:ins w:id="80" w:author="HP" w:date="2023-04-08T17:45:00Z">
        <w:r w:rsidR="00506B4E">
          <w:rPr>
            <w:lang w:val="en-US"/>
          </w:rPr>
          <w:t>s</w:t>
        </w:r>
      </w:ins>
      <w:ins w:id="81" w:author="HP" w:date="2023-04-08T17:20:00Z">
        <w:r w:rsidR="00FB704D">
          <w:rPr>
            <w:lang w:val="en-US"/>
          </w:rPr>
          <w:t xml:space="preserve"> connected</w:t>
        </w:r>
      </w:ins>
      <w:ins w:id="82" w:author="HP" w:date="2023-04-08T17:46:00Z">
        <w:r w:rsidR="00506B4E">
          <w:rPr>
            <w:lang w:val="en-US"/>
          </w:rPr>
          <w:t>,</w:t>
        </w:r>
      </w:ins>
      <w:ins w:id="83" w:author="HP" w:date="2023-04-08T17:20:00Z">
        <w:r w:rsidR="00FB704D">
          <w:rPr>
            <w:lang w:val="en-US"/>
          </w:rPr>
          <w:t xml:space="preserve"> can subscribe to</w:t>
        </w:r>
      </w:ins>
      <w:ins w:id="84" w:author="HP" w:date="2023-04-08T17:21:00Z">
        <w:r w:rsidR="00FB704D">
          <w:rPr>
            <w:lang w:val="en-US"/>
          </w:rPr>
          <w:t xml:space="preserve"> </w:t>
        </w:r>
        <w:r w:rsidR="00BC05A8">
          <w:rPr>
            <w:lang w:val="en-US"/>
          </w:rPr>
          <w:t>the parent topic.</w:t>
        </w:r>
      </w:ins>
      <w:ins w:id="85" w:author="HP" w:date="2023-04-08T17:22:00Z">
        <w:r w:rsidR="00BC05A8">
          <w:rPr>
            <w:lang w:val="en-US"/>
          </w:rPr>
          <w:t xml:space="preserve"> </w:t>
        </w:r>
      </w:ins>
      <w:ins w:id="86" w:author="HP" w:date="2023-04-08T17:23:00Z">
        <w:r w:rsidR="00BC05A8">
          <w:rPr>
            <w:lang w:val="en-US"/>
          </w:rPr>
          <w:t>The parent topic may contain the message</w:t>
        </w:r>
      </w:ins>
      <w:ins w:id="87" w:author="HP" w:date="2023-04-08T17:44:00Z">
        <w:r w:rsidR="00506B4E">
          <w:rPr>
            <w:lang w:val="en-US"/>
          </w:rPr>
          <w:t xml:space="preserve"> for </w:t>
        </w:r>
      </w:ins>
      <w:ins w:id="88" w:author="HP" w:date="2023-04-08T17:45:00Z">
        <w:r w:rsidR="00506B4E">
          <w:rPr>
            <w:lang w:val="en-US"/>
          </w:rPr>
          <w:t>subscriber</w:t>
        </w:r>
      </w:ins>
      <w:ins w:id="89" w:author="HP" w:date="2023-04-08T17:23:00Z">
        <w:r w:rsidR="00BC05A8">
          <w:rPr>
            <w:lang w:val="en-US"/>
          </w:rPr>
          <w:t xml:space="preserve"> </w:t>
        </w:r>
      </w:ins>
      <w:ins w:id="90" w:author="HP" w:date="2023-04-08T17:45:00Z">
        <w:r w:rsidR="00506B4E">
          <w:rPr>
            <w:lang w:val="en-US"/>
          </w:rPr>
          <w:t xml:space="preserve">IoT devices </w:t>
        </w:r>
      </w:ins>
      <w:ins w:id="91" w:author="HP" w:date="2023-04-08T17:23:00Z">
        <w:r w:rsidR="00BC05A8">
          <w:rPr>
            <w:lang w:val="en-US"/>
          </w:rPr>
          <w:t>to transfer the necessary para</w:t>
        </w:r>
      </w:ins>
      <w:ins w:id="92" w:author="HP" w:date="2023-04-08T17:24:00Z">
        <w:r w:rsidR="00BC05A8">
          <w:rPr>
            <w:lang w:val="en-US"/>
          </w:rPr>
          <w:t xml:space="preserve">meters for subscriber IoT devices. The </w:t>
        </w:r>
      </w:ins>
      <w:ins w:id="93" w:author="HP" w:date="2023-04-08T17:25:00Z">
        <w:r w:rsidR="00C74B4A">
          <w:rPr>
            <w:lang w:val="en-US"/>
          </w:rPr>
          <w:t>subscriber Iot device</w:t>
        </w:r>
        <w:r w:rsidR="00BC05A8">
          <w:rPr>
            <w:lang w:val="en-US"/>
          </w:rPr>
          <w:t xml:space="preserve"> </w:t>
        </w:r>
      </w:ins>
      <w:ins w:id="94" w:author="HP" w:date="2023-04-08T17:30:00Z">
        <w:r w:rsidR="00BC05A8">
          <w:rPr>
            <w:lang w:val="en-US"/>
          </w:rPr>
          <w:t>of the</w:t>
        </w:r>
      </w:ins>
      <w:ins w:id="95" w:author="HP" w:date="2023-04-08T17:25:00Z">
        <w:r w:rsidR="00BC05A8">
          <w:rPr>
            <w:lang w:val="en-US"/>
          </w:rPr>
          <w:t xml:space="preserve"> parent topic may also publish anoth</w:t>
        </w:r>
      </w:ins>
      <w:ins w:id="96" w:author="HP" w:date="2023-04-08T17:26:00Z">
        <w:r w:rsidR="00BC05A8">
          <w:rPr>
            <w:lang w:val="en-US"/>
          </w:rPr>
          <w:t xml:space="preserve">er </w:t>
        </w:r>
      </w:ins>
      <w:ins w:id="97" w:author="HP" w:date="2023-04-08T17:29:00Z">
        <w:r w:rsidR="00BC05A8">
          <w:rPr>
            <w:lang w:val="en-US"/>
          </w:rPr>
          <w:t>topic i.e. Test</w:t>
        </w:r>
      </w:ins>
      <w:ins w:id="98" w:author="HP" w:date="2023-04-08T17:31:00Z">
        <w:r w:rsidR="00BC05A8">
          <w:rPr>
            <w:lang w:val="en-US"/>
          </w:rPr>
          <w:t>p</w:t>
        </w:r>
      </w:ins>
      <w:ins w:id="99" w:author="HP" w:date="2023-04-08T17:32:00Z">
        <w:r w:rsidR="00BC05A8">
          <w:rPr>
            <w:lang w:val="en-US"/>
          </w:rPr>
          <w:t>robe</w:t>
        </w:r>
      </w:ins>
      <w:ins w:id="100" w:author="HP" w:date="2023-04-08T17:43:00Z">
        <w:r w:rsidR="00506B4E">
          <w:rPr>
            <w:lang w:val="en-US"/>
          </w:rPr>
          <w:t xml:space="preserve">/IoT-1 </w:t>
        </w:r>
      </w:ins>
      <w:ins w:id="101" w:author="HP" w:date="2023-04-08T17:50:00Z">
        <w:r w:rsidR="00506B4E">
          <w:rPr>
            <w:lang w:val="en-US"/>
          </w:rPr>
          <w:t>to which test/user client may subscribe.</w:t>
        </w:r>
      </w:ins>
    </w:p>
    <w:p w:rsidR="00000000" w:rsidRDefault="00F431E0">
      <w:pPr>
        <w:pStyle w:val="ListParagraph"/>
        <w:ind w:left="0" w:firstLine="360"/>
        <w:jc w:val="both"/>
        <w:rPr>
          <w:del w:id="102" w:author="HP" w:date="2023-04-08T18:05:00Z"/>
          <w:lang w:val="en-US"/>
        </w:rPr>
        <w:pPrChange w:id="103" w:author="HP" w:date="2023-04-06T13:10:00Z">
          <w:pPr>
            <w:pStyle w:val="ListParagraph"/>
            <w:ind w:left="0"/>
            <w:jc w:val="both"/>
          </w:pPr>
        </w:pPrChange>
      </w:pPr>
      <w:ins w:id="104" w:author="HP" w:date="2023-04-08T17:56:00Z">
        <w:r>
          <w:rPr>
            <w:lang w:val="en-US"/>
          </w:rPr>
          <w:t>For getting parameters from IoT devices, a</w:t>
        </w:r>
      </w:ins>
      <w:ins w:id="105" w:author="HP" w:date="2023-04-08T17:55:00Z">
        <w:r>
          <w:rPr>
            <w:lang w:val="en-US"/>
          </w:rPr>
          <w:t xml:space="preserve"> test/user client </w:t>
        </w:r>
      </w:ins>
      <w:ins w:id="106" w:author="HP" w:date="2023-04-08T18:00:00Z">
        <w:r>
          <w:rPr>
            <w:lang w:val="en-US"/>
          </w:rPr>
          <w:t>sends</w:t>
        </w:r>
      </w:ins>
      <w:ins w:id="107" w:author="HP" w:date="2023-04-08T17:55:00Z">
        <w:r>
          <w:rPr>
            <w:lang w:val="en-US"/>
          </w:rPr>
          <w:t xml:space="preserve"> </w:t>
        </w:r>
      </w:ins>
      <w:ins w:id="108" w:author="HP" w:date="2023-04-08T18:00:00Z">
        <w:r>
          <w:rPr>
            <w:lang w:val="en-US"/>
          </w:rPr>
          <w:t>message</w:t>
        </w:r>
      </w:ins>
      <w:ins w:id="109" w:author="HP" w:date="2023-04-08T18:02:00Z">
        <w:r>
          <w:rPr>
            <w:lang w:val="en-US"/>
          </w:rPr>
          <w:t>/command</w:t>
        </w:r>
      </w:ins>
      <w:ins w:id="110" w:author="HP" w:date="2023-04-08T18:00:00Z">
        <w:r>
          <w:rPr>
            <w:lang w:val="en-US"/>
          </w:rPr>
          <w:t xml:space="preserve"> </w:t>
        </w:r>
      </w:ins>
      <w:ins w:id="111" w:author="HP" w:date="2023-04-08T18:01:00Z">
        <w:r>
          <w:rPr>
            <w:lang w:val="en-US"/>
          </w:rPr>
          <w:t xml:space="preserve">for </w:t>
        </w:r>
      </w:ins>
      <w:ins w:id="112" w:author="HP" w:date="2023-04-08T17:56:00Z">
        <w:r>
          <w:rPr>
            <w:lang w:val="en-US"/>
          </w:rPr>
          <w:t>publish</w:t>
        </w:r>
      </w:ins>
      <w:ins w:id="113" w:author="HP" w:date="2023-04-08T18:00:00Z">
        <w:r>
          <w:rPr>
            <w:lang w:val="en-US"/>
          </w:rPr>
          <w:t xml:space="preserve"> </w:t>
        </w:r>
      </w:ins>
      <w:ins w:id="114" w:author="HP" w:date="2023-04-08T17:56:00Z">
        <w:r>
          <w:rPr>
            <w:lang w:val="en-US"/>
          </w:rPr>
          <w:t xml:space="preserve">the topic i.e </w:t>
        </w:r>
      </w:ins>
      <w:ins w:id="115" w:author="HP" w:date="2023-04-08T17:57:00Z">
        <w:r>
          <w:rPr>
            <w:lang w:val="en-US"/>
          </w:rPr>
          <w:t>Testprobe to broker through n</w:t>
        </w:r>
      </w:ins>
      <w:ins w:id="116" w:author="HP" w:date="2023-04-08T17:58:00Z">
        <w:r>
          <w:rPr>
            <w:lang w:val="en-US"/>
          </w:rPr>
          <w:t xml:space="preserve">etwork which </w:t>
        </w:r>
      </w:ins>
      <w:ins w:id="117" w:author="HP" w:date="2023-04-08T17:59:00Z">
        <w:r>
          <w:rPr>
            <w:lang w:val="en-US"/>
          </w:rPr>
          <w:t>sends message</w:t>
        </w:r>
      </w:ins>
      <w:ins w:id="118" w:author="HP" w:date="2023-04-08T18:02:00Z">
        <w:r>
          <w:rPr>
            <w:lang w:val="en-US"/>
          </w:rPr>
          <w:t>/command</w:t>
        </w:r>
      </w:ins>
      <w:ins w:id="119" w:author="HP" w:date="2023-04-08T17:59:00Z">
        <w:r>
          <w:rPr>
            <w:lang w:val="en-US"/>
          </w:rPr>
          <w:t xml:space="preserve"> </w:t>
        </w:r>
      </w:ins>
      <w:ins w:id="120" w:author="HP" w:date="2023-04-08T18:01:00Z">
        <w:r>
          <w:rPr>
            <w:lang w:val="en-US"/>
          </w:rPr>
          <w:t xml:space="preserve">to subscriber </w:t>
        </w:r>
      </w:ins>
      <w:ins w:id="121" w:author="HP" w:date="2023-04-08T17:58:00Z">
        <w:r>
          <w:rPr>
            <w:lang w:val="en-US"/>
          </w:rPr>
          <w:t>IoT devices</w:t>
        </w:r>
      </w:ins>
      <w:ins w:id="122" w:author="HP" w:date="2023-04-08T18:01:00Z">
        <w:r>
          <w:rPr>
            <w:lang w:val="en-US"/>
          </w:rPr>
          <w:t xml:space="preserve">. In response, IoT </w:t>
        </w:r>
      </w:ins>
      <w:ins w:id="123" w:author="HP" w:date="2023-04-08T18:02:00Z">
        <w:r>
          <w:rPr>
            <w:lang w:val="en-US"/>
          </w:rPr>
          <w:t xml:space="preserve">devices will be publishing to </w:t>
        </w:r>
        <w:r w:rsidR="000A59DD">
          <w:rPr>
            <w:lang w:val="en-US"/>
          </w:rPr>
          <w:t xml:space="preserve">parameter </w:t>
        </w:r>
      </w:ins>
      <w:ins w:id="124" w:author="HP" w:date="2023-04-08T18:03:00Z">
        <w:r w:rsidR="000A59DD">
          <w:rPr>
            <w:lang w:val="en-US"/>
          </w:rPr>
          <w:t xml:space="preserve">data to broker for topic i.e. Testprobe/IoT-1 and broker send the parameter data to </w:t>
        </w:r>
      </w:ins>
      <w:ins w:id="125" w:author="HP" w:date="2023-04-08T18:04:00Z">
        <w:r w:rsidR="000A59DD">
          <w:rPr>
            <w:lang w:val="en-US"/>
          </w:rPr>
          <w:t xml:space="preserve">test/user client. The data may be recorded in </w:t>
        </w:r>
      </w:ins>
      <w:ins w:id="126" w:author="HP" w:date="2023-04-08T18:05:00Z">
        <w:r w:rsidR="000A59DD">
          <w:rPr>
            <w:lang w:val="en-US"/>
          </w:rPr>
          <w:t>server for analysis</w:t>
        </w:r>
      </w:ins>
      <w:ins w:id="127" w:author="HP" w:date="2023-04-08T18:06:00Z">
        <w:r w:rsidR="000A59DD">
          <w:rPr>
            <w:lang w:val="en-US"/>
          </w:rPr>
          <w:t>.</w:t>
        </w:r>
      </w:ins>
    </w:p>
    <w:p w:rsidR="00000000" w:rsidRDefault="002F653B">
      <w:pPr>
        <w:pStyle w:val="ListParagraph"/>
        <w:ind w:left="0" w:firstLine="360"/>
        <w:jc w:val="both"/>
        <w:rPr>
          <w:lang w:val="en-US"/>
        </w:rPr>
        <w:pPrChange w:id="128" w:author="HP" w:date="2023-04-08T18:05:00Z">
          <w:pPr>
            <w:pStyle w:val="ListParagraph"/>
            <w:ind w:left="0"/>
            <w:jc w:val="both"/>
          </w:pPr>
        </w:pPrChange>
      </w:pPr>
    </w:p>
    <w:p w:rsidR="008903F2" w:rsidRPr="00C21579" w:rsidDel="004D050F" w:rsidRDefault="008903F2" w:rsidP="008903F2">
      <w:pPr>
        <w:pStyle w:val="ListParagraph"/>
        <w:numPr>
          <w:ilvl w:val="0"/>
          <w:numId w:val="18"/>
        </w:numPr>
        <w:jc w:val="both"/>
        <w:rPr>
          <w:i/>
          <w:lang w:val="en-US"/>
        </w:rPr>
      </w:pPr>
      <w:moveFromRangeStart w:id="129" w:author="HP" w:date="2023-04-06T13:10:00Z" w:name="move131679029"/>
      <w:moveFrom w:id="130" w:author="HP" w:date="2023-04-06T13:10:00Z">
        <w:r w:rsidRPr="00C21579" w:rsidDel="004D050F">
          <w:rPr>
            <w:i/>
            <w:lang w:val="en-US"/>
          </w:rPr>
          <w:t>IoT devices working with server directly</w:t>
        </w:r>
      </w:moveFrom>
    </w:p>
    <w:moveFromRangeEnd w:id="129"/>
    <w:p w:rsidR="008903F2" w:rsidRDefault="008903F2" w:rsidP="008903F2">
      <w:pPr>
        <w:pStyle w:val="ListParagraph"/>
        <w:ind w:left="0"/>
        <w:jc w:val="both"/>
        <w:rPr>
          <w:lang w:val="en-US"/>
        </w:rPr>
      </w:pPr>
    </w:p>
    <w:p w:rsidR="008903F2" w:rsidRPr="00863C5C" w:rsidDel="00F35134" w:rsidRDefault="008903F2" w:rsidP="008903F2">
      <w:pPr>
        <w:pStyle w:val="ListParagraph"/>
        <w:ind w:left="0"/>
        <w:jc w:val="both"/>
        <w:rPr>
          <w:del w:id="131" w:author="HP" w:date="2023-04-06T13:12:00Z"/>
          <w:i/>
          <w:lang w:val="en-US"/>
        </w:rPr>
      </w:pPr>
      <w:del w:id="132" w:author="HP" w:date="2023-04-06T13:12:00Z">
        <w:r w:rsidRPr="00863C5C" w:rsidDel="00F35134">
          <w:rPr>
            <w:i/>
            <w:lang w:val="en-US"/>
          </w:rPr>
          <w:delText>TBD</w:delText>
        </w:r>
      </w:del>
    </w:p>
    <w:p w:rsidR="008903F2" w:rsidRDefault="008903F2" w:rsidP="008903F2">
      <w:pPr>
        <w:pStyle w:val="ListParagraph"/>
        <w:ind w:left="0" w:firstLine="426"/>
        <w:jc w:val="both"/>
      </w:pPr>
    </w:p>
    <w:p w:rsidR="008903F2" w:rsidRPr="00912F99" w:rsidRDefault="008903F2" w:rsidP="008903F2">
      <w:pPr>
        <w:pStyle w:val="ListParagraph"/>
        <w:ind w:left="0" w:firstLine="426"/>
        <w:jc w:val="both"/>
        <w:rPr>
          <w:b/>
          <w:lang w:val="en-US"/>
        </w:rPr>
      </w:pPr>
      <w:r w:rsidRPr="00E22896">
        <w:rPr>
          <w:b/>
        </w:rPr>
        <w:t xml:space="preserve">7.2.3 </w:t>
      </w:r>
      <w:r w:rsidRPr="00E22896">
        <w:rPr>
          <w:b/>
          <w:lang w:val="en-US"/>
        </w:rPr>
        <w:t>P</w:t>
      </w:r>
      <w:r w:rsidRPr="00E22896">
        <w:rPr>
          <w:b/>
        </w:rPr>
        <w:t>roprietary</w:t>
      </w:r>
      <w:ins w:id="133" w:author="HP" w:date="2023-04-08T16:07:00Z">
        <w:r w:rsidR="000B242E">
          <w:rPr>
            <w:b/>
          </w:rPr>
          <w:t xml:space="preserve"> </w:t>
        </w:r>
      </w:ins>
      <w:r w:rsidRPr="00E22896">
        <w:rPr>
          <w:b/>
        </w:rPr>
        <w:t>IoT devices</w:t>
      </w:r>
    </w:p>
    <w:p w:rsidR="008903F2" w:rsidRDefault="008903F2" w:rsidP="008903F2">
      <w:pPr>
        <w:pStyle w:val="ListParagraph"/>
        <w:ind w:left="0" w:firstLine="426"/>
        <w:jc w:val="both"/>
      </w:pPr>
    </w:p>
    <w:p w:rsidR="008903F2" w:rsidRPr="00FC16E7" w:rsidRDefault="008903F2" w:rsidP="008903F2">
      <w:pPr>
        <w:pStyle w:val="ListParagraph"/>
        <w:ind w:left="0" w:firstLine="426"/>
        <w:jc w:val="both"/>
        <w:rPr>
          <w:lang w:val="en-US"/>
        </w:rPr>
      </w:pPr>
      <w:r w:rsidRPr="00FC16E7">
        <w:rPr>
          <w:lang w:val="en-US"/>
        </w:rPr>
        <w:t>To track the state of IoT devices, the hardware software of which cannot be changed, a support module is created in the core of the software platform. Such modules for interacting with the IoT device implement API calls available for the IoT device, provided by the manufacturer, or it is possible to parse the configuration WEB page, and format the data in the required format to write to the service database.</w:t>
      </w:r>
    </w:p>
    <w:p w:rsidR="008903F2" w:rsidRPr="002F7723" w:rsidRDefault="008903F2" w:rsidP="008903F2">
      <w:pPr>
        <w:pStyle w:val="ListParagraph"/>
        <w:ind w:left="0" w:firstLine="426"/>
        <w:jc w:val="both"/>
        <w:rPr>
          <w:lang w:val="en-US"/>
        </w:rPr>
      </w:pPr>
    </w:p>
    <w:p w:rsidR="008903F2" w:rsidRDefault="008903F2" w:rsidP="008903F2">
      <w:pPr>
        <w:pStyle w:val="ListParagraph"/>
        <w:ind w:left="0" w:firstLine="426"/>
        <w:jc w:val="both"/>
      </w:pPr>
    </w:p>
    <w:p w:rsidR="008903F2" w:rsidRDefault="008903F2" w:rsidP="008903F2">
      <w:pPr>
        <w:pStyle w:val="ListParagraph"/>
        <w:ind w:left="0"/>
        <w:jc w:val="both"/>
        <w:rPr>
          <w:i/>
          <w:lang w:val="en-US"/>
        </w:rPr>
      </w:pPr>
      <w:r w:rsidRPr="00E22896">
        <w:rPr>
          <w:i/>
          <w:lang w:val="en-US"/>
        </w:rPr>
        <w:t>TBD</w:t>
      </w:r>
    </w:p>
    <w:p w:rsidR="008903F2" w:rsidRDefault="008903F2" w:rsidP="008903F2">
      <w:pPr>
        <w:pStyle w:val="ListParagraph"/>
        <w:ind w:left="0"/>
        <w:jc w:val="both"/>
        <w:rPr>
          <w:i/>
          <w:lang w:val="en-US"/>
        </w:rPr>
      </w:pPr>
    </w:p>
    <w:p w:rsidR="008903F2" w:rsidRPr="00D835A2" w:rsidRDefault="008903F2" w:rsidP="008903F2">
      <w:pPr>
        <w:keepNext/>
        <w:keepLines/>
        <w:tabs>
          <w:tab w:val="left" w:pos="794"/>
          <w:tab w:val="left" w:pos="1191"/>
          <w:tab w:val="left" w:pos="1588"/>
          <w:tab w:val="left" w:pos="1985"/>
        </w:tabs>
        <w:overflowPunct w:val="0"/>
        <w:spacing w:before="360"/>
        <w:ind w:left="794" w:hanging="794"/>
        <w:textAlignment w:val="baseline"/>
        <w:outlineLvl w:val="0"/>
        <w:rPr>
          <w:rFonts w:eastAsia="Times New Roman"/>
          <w:b/>
          <w:szCs w:val="20"/>
          <w:lang w:eastAsia="en-US"/>
        </w:rPr>
      </w:pPr>
      <w:r w:rsidRPr="00D835A2">
        <w:rPr>
          <w:rFonts w:eastAsia="Times New Roman"/>
          <w:b/>
          <w:szCs w:val="20"/>
          <w:lang w:eastAsia="en-US"/>
        </w:rPr>
        <w:t>8. Collected data analysis module</w:t>
      </w:r>
    </w:p>
    <w:p w:rsidR="008903F2" w:rsidRPr="00D835A2" w:rsidRDefault="008903F2" w:rsidP="008903F2">
      <w:pPr>
        <w:keepNext/>
        <w:keepLines/>
        <w:tabs>
          <w:tab w:val="left" w:pos="794"/>
          <w:tab w:val="left" w:pos="1191"/>
          <w:tab w:val="left" w:pos="1588"/>
          <w:tab w:val="left" w:pos="1985"/>
        </w:tabs>
        <w:overflowPunct w:val="0"/>
        <w:spacing w:before="360"/>
        <w:ind w:left="794" w:hanging="794"/>
        <w:textAlignment w:val="baseline"/>
        <w:outlineLvl w:val="0"/>
        <w:rPr>
          <w:rFonts w:eastAsia="Times New Roman"/>
          <w:b/>
          <w:szCs w:val="20"/>
          <w:lang w:eastAsia="en-US"/>
        </w:rPr>
      </w:pPr>
      <w:r w:rsidRPr="00D835A2">
        <w:rPr>
          <w:rFonts w:eastAsia="Times New Roman"/>
          <w:b/>
          <w:szCs w:val="20"/>
          <w:lang w:eastAsia="en-US"/>
        </w:rPr>
        <w:t>8.1 Static characteristics and dynamic characteristics</w:t>
      </w:r>
    </w:p>
    <w:p w:rsidR="008903F2" w:rsidRDefault="008903F2" w:rsidP="008903F2">
      <w:pPr>
        <w:ind w:firstLine="426"/>
        <w:jc w:val="both"/>
        <w:rPr>
          <w:lang w:val="en-US"/>
        </w:rPr>
      </w:pPr>
      <w:r w:rsidRPr="001409BA">
        <w:rPr>
          <w:lang w:val="en-US"/>
        </w:rPr>
        <w:t xml:space="preserve">All data transmitted from devices can be divided into 2 categories: static characteristics and dynamic characteristics. </w:t>
      </w:r>
    </w:p>
    <w:p w:rsidR="008903F2" w:rsidRPr="001409BA" w:rsidRDefault="008903F2" w:rsidP="008903F2">
      <w:pPr>
        <w:ind w:firstLine="426"/>
        <w:jc w:val="both"/>
        <w:rPr>
          <w:lang w:val="en-US"/>
        </w:rPr>
      </w:pPr>
      <w:r w:rsidRPr="001409BA">
        <w:rPr>
          <w:lang w:val="en-US"/>
        </w:rPr>
        <w:t>For ESP8266 and ESP32 devices, the following categories can be obtained.</w:t>
      </w:r>
    </w:p>
    <w:p w:rsidR="008903F2" w:rsidRPr="001409BA" w:rsidRDefault="008903F2" w:rsidP="008903F2">
      <w:pPr>
        <w:ind w:firstLine="426"/>
        <w:jc w:val="both"/>
        <w:rPr>
          <w:lang w:val="en-US"/>
        </w:rPr>
      </w:pPr>
      <w:r w:rsidRPr="001409BA">
        <w:rPr>
          <w:lang w:val="en-US"/>
        </w:rPr>
        <w:t>The static</w:t>
      </w:r>
      <w:r>
        <w:rPr>
          <w:lang w:val="en-US"/>
        </w:rPr>
        <w:t>characteristics include</w:t>
      </w:r>
      <w:r w:rsidRPr="001409BA">
        <w:rPr>
          <w:lang w:val="en-US"/>
        </w:rPr>
        <w:t>:</w:t>
      </w:r>
    </w:p>
    <w:p w:rsidR="008903F2" w:rsidRPr="001409BA" w:rsidRDefault="008903F2" w:rsidP="008903F2">
      <w:pPr>
        <w:ind w:firstLine="426"/>
        <w:jc w:val="both"/>
        <w:rPr>
          <w:lang w:val="en-US"/>
        </w:rPr>
      </w:pPr>
      <w:r w:rsidRPr="001409BA">
        <w:rPr>
          <w:lang w:val="en-US"/>
        </w:rPr>
        <w:t>● MAC address of the device</w:t>
      </w:r>
    </w:p>
    <w:p w:rsidR="008903F2" w:rsidRPr="001409BA" w:rsidRDefault="008903F2" w:rsidP="008903F2">
      <w:pPr>
        <w:ind w:firstLine="426"/>
        <w:jc w:val="both"/>
        <w:rPr>
          <w:lang w:val="en-US"/>
        </w:rPr>
      </w:pPr>
      <w:r w:rsidRPr="001409BA">
        <w:rPr>
          <w:lang w:val="en-US"/>
        </w:rPr>
        <w:t>● Device IP address</w:t>
      </w:r>
    </w:p>
    <w:p w:rsidR="008903F2" w:rsidRPr="001409BA" w:rsidRDefault="008903F2" w:rsidP="008903F2">
      <w:pPr>
        <w:ind w:firstLine="426"/>
        <w:jc w:val="both"/>
        <w:rPr>
          <w:lang w:val="en-US"/>
        </w:rPr>
      </w:pPr>
      <w:r w:rsidRPr="001409BA">
        <w:rPr>
          <w:lang w:val="en-US"/>
        </w:rPr>
        <w:t>● Software version</w:t>
      </w:r>
    </w:p>
    <w:p w:rsidR="008903F2" w:rsidRPr="001409BA" w:rsidRDefault="008903F2" w:rsidP="008903F2">
      <w:pPr>
        <w:ind w:firstLine="426"/>
        <w:jc w:val="both"/>
        <w:rPr>
          <w:lang w:val="en-US"/>
        </w:rPr>
      </w:pPr>
      <w:r w:rsidRPr="001409BA">
        <w:rPr>
          <w:lang w:val="en-US"/>
        </w:rPr>
        <w:t>● Device name</w:t>
      </w:r>
    </w:p>
    <w:p w:rsidR="008903F2" w:rsidRPr="001409BA" w:rsidRDefault="008903F2" w:rsidP="008903F2">
      <w:pPr>
        <w:ind w:firstLine="426"/>
        <w:jc w:val="both"/>
        <w:rPr>
          <w:lang w:val="en-US"/>
        </w:rPr>
      </w:pPr>
      <w:r w:rsidRPr="001409BA">
        <w:rPr>
          <w:lang w:val="en-US"/>
        </w:rPr>
        <w:t>Dynamic characteristics include:</w:t>
      </w:r>
    </w:p>
    <w:p w:rsidR="008903F2" w:rsidRPr="001409BA" w:rsidRDefault="008903F2" w:rsidP="008903F2">
      <w:pPr>
        <w:ind w:firstLine="426"/>
        <w:jc w:val="both"/>
        <w:rPr>
          <w:lang w:val="en-US"/>
        </w:rPr>
      </w:pPr>
      <w:r w:rsidRPr="001409BA">
        <w:rPr>
          <w:lang w:val="en-US"/>
        </w:rPr>
        <w:t>● Used RAM</w:t>
      </w:r>
    </w:p>
    <w:p w:rsidR="008903F2" w:rsidRPr="001409BA" w:rsidRDefault="008903F2" w:rsidP="008903F2">
      <w:pPr>
        <w:ind w:firstLine="426"/>
        <w:jc w:val="both"/>
        <w:rPr>
          <w:lang w:val="en-US"/>
        </w:rPr>
      </w:pPr>
      <w:r w:rsidRPr="001409BA">
        <w:rPr>
          <w:lang w:val="en-US"/>
        </w:rPr>
        <w:t>● Temperature</w:t>
      </w:r>
    </w:p>
    <w:p w:rsidR="008903F2" w:rsidRPr="001409BA" w:rsidRDefault="008903F2" w:rsidP="008903F2">
      <w:pPr>
        <w:ind w:firstLine="426"/>
        <w:jc w:val="both"/>
        <w:rPr>
          <w:lang w:val="en-US"/>
        </w:rPr>
      </w:pPr>
    </w:p>
    <w:p w:rsidR="008903F2" w:rsidRPr="001409BA" w:rsidRDefault="008903F2" w:rsidP="008903F2">
      <w:pPr>
        <w:ind w:firstLine="426"/>
        <w:jc w:val="both"/>
        <w:rPr>
          <w:lang w:val="en-US"/>
        </w:rPr>
      </w:pPr>
      <w:r w:rsidRPr="001409BA">
        <w:rPr>
          <w:lang w:val="en-US"/>
        </w:rPr>
        <w:t>In the case of devices with Linux operating system (for example, devices of the Raspberry Pi family), a greater number of device characteristics, both static and dynamic, can be obtained.</w:t>
      </w:r>
    </w:p>
    <w:p w:rsidR="008903F2" w:rsidRPr="001409BA" w:rsidRDefault="008903F2" w:rsidP="008903F2">
      <w:pPr>
        <w:ind w:firstLine="426"/>
        <w:jc w:val="both"/>
        <w:rPr>
          <w:lang w:val="en-US"/>
        </w:rPr>
      </w:pPr>
      <w:r w:rsidRPr="001409BA">
        <w:rPr>
          <w:lang w:val="en-US"/>
        </w:rPr>
        <w:t xml:space="preserve">The static </w:t>
      </w:r>
      <w:r>
        <w:rPr>
          <w:lang w:val="en-US"/>
        </w:rPr>
        <w:t>characteristic include</w:t>
      </w:r>
      <w:r w:rsidRPr="001409BA">
        <w:rPr>
          <w:lang w:val="en-US"/>
        </w:rPr>
        <w:t>:</w:t>
      </w:r>
    </w:p>
    <w:p w:rsidR="008903F2" w:rsidRPr="001409BA" w:rsidRDefault="008903F2" w:rsidP="008903F2">
      <w:pPr>
        <w:ind w:firstLine="426"/>
        <w:jc w:val="both"/>
        <w:rPr>
          <w:lang w:val="en-US"/>
        </w:rPr>
      </w:pPr>
      <w:r w:rsidRPr="001409BA">
        <w:rPr>
          <w:lang w:val="en-US"/>
        </w:rPr>
        <w:t>● MAC address of the device</w:t>
      </w:r>
    </w:p>
    <w:p w:rsidR="008903F2" w:rsidRPr="001409BA" w:rsidRDefault="008903F2" w:rsidP="008903F2">
      <w:pPr>
        <w:ind w:firstLine="426"/>
        <w:jc w:val="both"/>
        <w:rPr>
          <w:lang w:val="en-US"/>
        </w:rPr>
      </w:pPr>
      <w:r w:rsidRPr="001409BA">
        <w:rPr>
          <w:lang w:val="en-US"/>
        </w:rPr>
        <w:t>● Device IP address</w:t>
      </w:r>
    </w:p>
    <w:p w:rsidR="008903F2" w:rsidRPr="001409BA" w:rsidRDefault="008903F2" w:rsidP="008903F2">
      <w:pPr>
        <w:ind w:firstLine="426"/>
        <w:jc w:val="both"/>
        <w:rPr>
          <w:lang w:val="en-US"/>
        </w:rPr>
      </w:pPr>
      <w:r w:rsidRPr="001409BA">
        <w:rPr>
          <w:lang w:val="en-US"/>
        </w:rPr>
        <w:t>● Software version</w:t>
      </w:r>
    </w:p>
    <w:p w:rsidR="008903F2" w:rsidRPr="001409BA" w:rsidRDefault="008903F2" w:rsidP="008903F2">
      <w:pPr>
        <w:ind w:firstLine="426"/>
        <w:jc w:val="both"/>
        <w:rPr>
          <w:lang w:val="en-US"/>
        </w:rPr>
      </w:pPr>
      <w:r w:rsidRPr="001409BA">
        <w:rPr>
          <w:lang w:val="en-US"/>
        </w:rPr>
        <w:t>● Device name</w:t>
      </w:r>
    </w:p>
    <w:p w:rsidR="008903F2" w:rsidRPr="001409BA" w:rsidRDefault="008903F2" w:rsidP="008903F2">
      <w:pPr>
        <w:ind w:firstLine="426"/>
        <w:jc w:val="both"/>
        <w:rPr>
          <w:lang w:val="en-US"/>
        </w:rPr>
      </w:pPr>
      <w:r w:rsidRPr="001409BA">
        <w:rPr>
          <w:lang w:val="en-US"/>
        </w:rPr>
        <w:t>● Number of processor cores</w:t>
      </w:r>
    </w:p>
    <w:p w:rsidR="008903F2" w:rsidRPr="001409BA" w:rsidRDefault="008903F2" w:rsidP="008903F2">
      <w:pPr>
        <w:ind w:firstLine="426"/>
        <w:jc w:val="both"/>
        <w:rPr>
          <w:lang w:val="en-US"/>
        </w:rPr>
      </w:pPr>
      <w:r w:rsidRPr="001409BA">
        <w:rPr>
          <w:lang w:val="en-US"/>
        </w:rPr>
        <w:t>● The amount of disk space for each logical partition. In connection with the virtual fragmentation of the disk into parts, which are called partitions</w:t>
      </w:r>
    </w:p>
    <w:p w:rsidR="008903F2" w:rsidRDefault="008903F2" w:rsidP="008903F2">
      <w:pPr>
        <w:ind w:firstLine="426"/>
        <w:jc w:val="both"/>
        <w:rPr>
          <w:lang w:val="en-US"/>
        </w:rPr>
      </w:pPr>
      <w:r w:rsidRPr="001409BA">
        <w:rPr>
          <w:lang w:val="en-US"/>
        </w:rPr>
        <w:t>● Network interfaces, etc.</w:t>
      </w:r>
    </w:p>
    <w:p w:rsidR="008903F2" w:rsidRPr="001409BA" w:rsidRDefault="008903F2" w:rsidP="008903F2">
      <w:pPr>
        <w:ind w:firstLine="426"/>
        <w:jc w:val="both"/>
        <w:rPr>
          <w:lang w:val="en-US"/>
        </w:rPr>
      </w:pPr>
    </w:p>
    <w:p w:rsidR="008903F2" w:rsidRPr="001409BA" w:rsidRDefault="008903F2" w:rsidP="008903F2">
      <w:pPr>
        <w:ind w:firstLine="426"/>
        <w:jc w:val="both"/>
        <w:rPr>
          <w:lang w:val="en-US"/>
        </w:rPr>
      </w:pPr>
      <w:r w:rsidRPr="001409BA">
        <w:rPr>
          <w:lang w:val="en-US"/>
        </w:rPr>
        <w:t>Dynamic characteristics include:</w:t>
      </w:r>
    </w:p>
    <w:p w:rsidR="008903F2" w:rsidRPr="001409BA" w:rsidRDefault="008903F2" w:rsidP="008903F2">
      <w:pPr>
        <w:ind w:firstLine="426"/>
        <w:jc w:val="both"/>
        <w:rPr>
          <w:lang w:val="en-US"/>
        </w:rPr>
      </w:pPr>
      <w:r w:rsidRPr="001409BA">
        <w:rPr>
          <w:lang w:val="en-US"/>
        </w:rPr>
        <w:t>● Used RAM</w:t>
      </w:r>
    </w:p>
    <w:p w:rsidR="008903F2" w:rsidRPr="001409BA" w:rsidRDefault="008903F2" w:rsidP="008903F2">
      <w:pPr>
        <w:ind w:firstLine="426"/>
        <w:jc w:val="both"/>
        <w:rPr>
          <w:lang w:val="en-US"/>
        </w:rPr>
      </w:pPr>
      <w:r w:rsidRPr="001409BA">
        <w:rPr>
          <w:lang w:val="en-US"/>
        </w:rPr>
        <w:t>● Graphics card temperature</w:t>
      </w:r>
    </w:p>
    <w:p w:rsidR="008903F2" w:rsidRPr="001409BA" w:rsidRDefault="008903F2" w:rsidP="008903F2">
      <w:pPr>
        <w:ind w:firstLine="426"/>
        <w:jc w:val="both"/>
        <w:rPr>
          <w:lang w:val="en-US"/>
        </w:rPr>
      </w:pPr>
      <w:r w:rsidRPr="001409BA">
        <w:rPr>
          <w:lang w:val="en-US"/>
        </w:rPr>
        <w:t>● The number of transmitted network packets;</w:t>
      </w:r>
    </w:p>
    <w:p w:rsidR="008903F2" w:rsidRPr="001409BA" w:rsidRDefault="008903F2" w:rsidP="008903F2">
      <w:pPr>
        <w:ind w:firstLine="426"/>
        <w:jc w:val="both"/>
        <w:rPr>
          <w:lang w:val="en-US"/>
        </w:rPr>
      </w:pPr>
      <w:r w:rsidRPr="001409BA">
        <w:rPr>
          <w:lang w:val="en-US"/>
        </w:rPr>
        <w:t>● Number of network packets received;</w:t>
      </w:r>
    </w:p>
    <w:p w:rsidR="008903F2" w:rsidRPr="001409BA" w:rsidRDefault="008903F2" w:rsidP="008903F2">
      <w:pPr>
        <w:ind w:firstLine="426"/>
        <w:jc w:val="both"/>
        <w:rPr>
          <w:lang w:val="en-US"/>
        </w:rPr>
      </w:pPr>
      <w:r w:rsidRPr="001409BA">
        <w:rPr>
          <w:lang w:val="en-US"/>
        </w:rPr>
        <w:t>● The amount of disk space for each logical partition. In connection with the virtual fragmentation of the disk into parts, which are called partitions;</w:t>
      </w:r>
    </w:p>
    <w:p w:rsidR="008903F2" w:rsidRPr="001409BA" w:rsidRDefault="008903F2" w:rsidP="008903F2">
      <w:pPr>
        <w:ind w:firstLine="426"/>
        <w:jc w:val="both"/>
        <w:rPr>
          <w:lang w:val="en-US"/>
        </w:rPr>
      </w:pPr>
      <w:r w:rsidRPr="001409BA">
        <w:rPr>
          <w:lang w:val="en-US"/>
        </w:rPr>
        <w:t>● The amount of used disk space for each logical partition;</w:t>
      </w:r>
    </w:p>
    <w:p w:rsidR="008903F2" w:rsidRPr="001409BA" w:rsidRDefault="008903F2" w:rsidP="008903F2">
      <w:pPr>
        <w:ind w:firstLine="426"/>
        <w:jc w:val="both"/>
        <w:rPr>
          <w:lang w:val="en-US"/>
        </w:rPr>
      </w:pPr>
      <w:r w:rsidRPr="001409BA">
        <w:rPr>
          <w:lang w:val="en-US"/>
        </w:rPr>
        <w:lastRenderedPageBreak/>
        <w:t>● Load per processor core, etc.</w:t>
      </w:r>
    </w:p>
    <w:p w:rsidR="008903F2" w:rsidRDefault="008903F2" w:rsidP="008903F2">
      <w:pPr>
        <w:ind w:firstLine="426"/>
        <w:jc w:val="both"/>
        <w:rPr>
          <w:lang w:val="en-US"/>
        </w:rPr>
      </w:pPr>
      <w:r w:rsidRPr="001409BA">
        <w:rPr>
          <w:lang w:val="en-US"/>
        </w:rPr>
        <w:t xml:space="preserve">Static data processing does not require additional software implementation. Working with such data involves tracking changes in their state and transferring information about changes in static characteristics to an administrator or user. </w:t>
      </w:r>
      <w:r>
        <w:rPr>
          <w:lang w:val="en-US"/>
        </w:rPr>
        <w:t>These</w:t>
      </w:r>
      <w:r w:rsidRPr="001409BA">
        <w:rPr>
          <w:lang w:val="en-US"/>
        </w:rPr>
        <w:t xml:space="preserve"> change</w:t>
      </w:r>
      <w:r>
        <w:rPr>
          <w:lang w:val="en-US"/>
        </w:rPr>
        <w:t>s</w:t>
      </w:r>
      <w:r w:rsidRPr="001409BA">
        <w:rPr>
          <w:lang w:val="en-US"/>
        </w:rPr>
        <w:t xml:space="preserve"> can be an important indicator in case of emergency situations with the device, up to access to the device by third parties and detection of the fact of an attack on the device.</w:t>
      </w:r>
    </w:p>
    <w:p w:rsidR="008903F2" w:rsidRPr="001409BA" w:rsidRDefault="008903F2" w:rsidP="008903F2">
      <w:pPr>
        <w:ind w:firstLine="426"/>
        <w:jc w:val="both"/>
        <w:rPr>
          <w:lang w:val="en-US"/>
        </w:rPr>
      </w:pPr>
      <w:r w:rsidRPr="001409BA">
        <w:rPr>
          <w:lang w:val="en-US"/>
        </w:rPr>
        <w:t>Processing dynamic data requires additional software implementation. Working with such data involves tracking changes in these indicators over time. As a result of the analysis, tables with processed data are formed. Based on this data, graphs are subsequently dynamically drawn, which clearly demonstrate changes in parameters over time. In addition, some parameters are subjected to additional mathematical processing in order to calculate the resulting value of the parameter. For example, the percentage of successfully sent and received network packets. Thus, the data analysis module allows you to sort and process the data received in the monitoring module into special tables, each of which is responsible for a specific characteristic (parameter).</w:t>
      </w:r>
    </w:p>
    <w:p w:rsidR="008903F2" w:rsidRDefault="008903F2" w:rsidP="008903F2">
      <w:pPr>
        <w:ind w:firstLine="426"/>
        <w:jc w:val="both"/>
        <w:rPr>
          <w:lang w:val="en-US"/>
        </w:rPr>
      </w:pPr>
      <w:r w:rsidRPr="001409BA">
        <w:rPr>
          <w:lang w:val="en-US"/>
        </w:rPr>
        <w:t>Also, the collected data analysis module allows you to assess the state of Internet of Things devices by analyzing the frequency of changes in transmitted information. If the response from the device was not received within the expected period of time, actions are taken similar to those in case of a change in the static characteristics of devices.</w:t>
      </w:r>
    </w:p>
    <w:p w:rsidR="008903F2" w:rsidRPr="0091068A" w:rsidRDefault="008903F2" w:rsidP="008903F2">
      <w:pPr>
        <w:keepNext/>
        <w:keepLines/>
        <w:tabs>
          <w:tab w:val="left" w:pos="794"/>
          <w:tab w:val="left" w:pos="1191"/>
          <w:tab w:val="left" w:pos="1588"/>
          <w:tab w:val="left" w:pos="1985"/>
        </w:tabs>
        <w:overflowPunct w:val="0"/>
        <w:spacing w:before="360"/>
        <w:ind w:left="794" w:hanging="794"/>
        <w:textAlignment w:val="baseline"/>
        <w:outlineLvl w:val="0"/>
        <w:rPr>
          <w:rFonts w:eastAsia="Times New Roman"/>
          <w:b/>
          <w:szCs w:val="20"/>
          <w:lang w:eastAsia="en-US"/>
        </w:rPr>
      </w:pPr>
      <w:r w:rsidRPr="00D835A2">
        <w:rPr>
          <w:rFonts w:eastAsia="Times New Roman"/>
          <w:b/>
          <w:szCs w:val="20"/>
          <w:lang w:eastAsia="en-US"/>
        </w:rPr>
        <w:t>8.</w:t>
      </w:r>
      <w:r>
        <w:rPr>
          <w:rFonts w:eastAsia="Times New Roman"/>
          <w:b/>
          <w:szCs w:val="20"/>
          <w:lang w:eastAsia="en-US"/>
        </w:rPr>
        <w:t>2</w:t>
      </w:r>
      <w:ins w:id="134" w:author="HP" w:date="2023-04-06T13:18:00Z">
        <w:r w:rsidR="00A30ED1">
          <w:rPr>
            <w:rFonts w:eastAsia="Times New Roman"/>
            <w:b/>
            <w:szCs w:val="20"/>
            <w:lang w:eastAsia="en-US"/>
          </w:rPr>
          <w:t xml:space="preserve"> </w:t>
        </w:r>
      </w:ins>
      <w:r w:rsidRPr="0091068A">
        <w:rPr>
          <w:rFonts w:eastAsia="Times New Roman"/>
          <w:b/>
          <w:szCs w:val="20"/>
          <w:lang w:eastAsia="en-US"/>
        </w:rPr>
        <w:t>Set of parameters for monitoring Internet of things devices collected by probes</w:t>
      </w:r>
    </w:p>
    <w:p w:rsidR="008903F2" w:rsidRPr="0091068A" w:rsidRDefault="008903F2" w:rsidP="008903F2">
      <w:pPr>
        <w:jc w:val="both"/>
        <w:rPr>
          <w:lang w:val="en-US"/>
        </w:rPr>
      </w:pPr>
      <w:r w:rsidRPr="0091068A">
        <w:rPr>
          <w:lang w:val="en-US"/>
        </w:rPr>
        <w:t>The set of parameters for monitoring Internet of things devices can be different and depends on the characteristics of the Internet of things device itself. IoT devices can</w:t>
      </w:r>
      <w:r>
        <w:rPr>
          <w:lang w:val="en-US"/>
        </w:rPr>
        <w:t xml:space="preserve"> be</w:t>
      </w:r>
      <w:r w:rsidRPr="0091068A">
        <w:rPr>
          <w:lang w:val="en-US"/>
        </w:rPr>
        <w:t xml:space="preserve"> classified with and without an operating system, with a microprocessor and a microcontroller, etc.</w:t>
      </w:r>
    </w:p>
    <w:p w:rsidR="008903F2" w:rsidRPr="0091068A" w:rsidRDefault="008903F2" w:rsidP="008903F2">
      <w:pPr>
        <w:jc w:val="both"/>
        <w:rPr>
          <w:lang w:val="en-US"/>
        </w:rPr>
      </w:pPr>
      <w:r w:rsidRPr="0091068A">
        <w:rPr>
          <w:lang w:val="en-US"/>
        </w:rPr>
        <w:t>To systematize</w:t>
      </w:r>
      <w:r>
        <w:rPr>
          <w:lang w:val="en-US"/>
        </w:rPr>
        <w:t>,</w:t>
      </w:r>
      <w:r w:rsidRPr="0091068A">
        <w:rPr>
          <w:lang w:val="en-US"/>
        </w:rPr>
        <w:t xml:space="preserve"> the set of parameters for monitoring </w:t>
      </w:r>
      <w:r>
        <w:rPr>
          <w:lang w:val="en-US"/>
        </w:rPr>
        <w:t xml:space="preserve">of </w:t>
      </w:r>
      <w:r w:rsidRPr="0091068A">
        <w:rPr>
          <w:lang w:val="en-US"/>
        </w:rPr>
        <w:t xml:space="preserve">Internet of things devices </w:t>
      </w:r>
      <w:r>
        <w:rPr>
          <w:lang w:val="en-US"/>
        </w:rPr>
        <w:t xml:space="preserve">is </w:t>
      </w:r>
      <w:r w:rsidRPr="0091068A">
        <w:rPr>
          <w:lang w:val="en-US"/>
        </w:rPr>
        <w:t xml:space="preserve">present at Recommendation ITU-T Q.3913 «Set of parameters for monitoring Internet of things devices» (08/2014). </w:t>
      </w:r>
    </w:p>
    <w:p w:rsidR="008903F2" w:rsidRDefault="008903F2" w:rsidP="008903F2">
      <w:pPr>
        <w:jc w:val="both"/>
        <w:rPr>
          <w:lang w:val="en-US"/>
        </w:rPr>
      </w:pPr>
      <w:r w:rsidRPr="0091068A">
        <w:rPr>
          <w:lang w:val="en-US"/>
        </w:rPr>
        <w:t>Below are the main set of parametersfor monitoring Internet of things devices collected by probes.</w:t>
      </w:r>
    </w:p>
    <w:p w:rsidR="008903F2" w:rsidRPr="0091068A" w:rsidRDefault="008903F2" w:rsidP="008903F2">
      <w:pPr>
        <w:jc w:val="both"/>
        <w:rPr>
          <w:lang w:val="en-US"/>
        </w:rPr>
      </w:pPr>
    </w:p>
    <w:p w:rsidR="008903F2" w:rsidRPr="0091068A" w:rsidRDefault="008903F2" w:rsidP="008903F2">
      <w:pPr>
        <w:numPr>
          <w:ilvl w:val="0"/>
          <w:numId w:val="13"/>
        </w:numPr>
        <w:ind w:left="284"/>
        <w:contextualSpacing/>
        <w:jc w:val="both"/>
        <w:rPr>
          <w:lang w:val="en-US"/>
        </w:rPr>
      </w:pPr>
      <w:r w:rsidRPr="0091068A">
        <w:rPr>
          <w:i/>
          <w:lang w:val="en-US"/>
        </w:rPr>
        <w:t>Traffic parameters.</w:t>
      </w:r>
      <w:r w:rsidRPr="0091068A">
        <w:rPr>
          <w:lang w:val="en-US"/>
        </w:rPr>
        <w:t xml:space="preserve"> Traffic measurement</w:t>
      </w:r>
      <w:r w:rsidRPr="0091068A">
        <w:rPr>
          <w:rFonts w:hint="eastAsia"/>
          <w:lang w:val="en-US"/>
        </w:rPr>
        <w:t xml:space="preserve">can be </w:t>
      </w:r>
      <w:r w:rsidRPr="0091068A">
        <w:rPr>
          <w:lang w:val="en-US"/>
        </w:rPr>
        <w:t>applied in</w:t>
      </w:r>
      <w:r w:rsidRPr="0091068A">
        <w:rPr>
          <w:rFonts w:hint="eastAsia"/>
          <w:lang w:val="en-US"/>
        </w:rPr>
        <w:t xml:space="preserve"> u</w:t>
      </w:r>
      <w:r w:rsidRPr="0091068A">
        <w:rPr>
          <w:lang w:val="en-US"/>
        </w:rPr>
        <w:t xml:space="preserve">sage-based </w:t>
      </w:r>
      <w:r w:rsidRPr="0091068A">
        <w:rPr>
          <w:rFonts w:hint="eastAsia"/>
          <w:lang w:val="en-US"/>
        </w:rPr>
        <w:t>a</w:t>
      </w:r>
      <w:r w:rsidRPr="0091068A">
        <w:rPr>
          <w:lang w:val="en-US"/>
        </w:rPr>
        <w:t>ccounting</w:t>
      </w:r>
      <w:r w:rsidRPr="0091068A">
        <w:rPr>
          <w:rFonts w:hint="eastAsia"/>
          <w:lang w:val="en-US"/>
        </w:rPr>
        <w:t>, t</w:t>
      </w:r>
      <w:r w:rsidRPr="0091068A">
        <w:rPr>
          <w:lang w:val="en-US"/>
        </w:rPr>
        <w:t xml:space="preserve">raffic </w:t>
      </w:r>
      <w:r w:rsidRPr="0091068A">
        <w:rPr>
          <w:rFonts w:hint="eastAsia"/>
          <w:lang w:val="en-US"/>
        </w:rPr>
        <w:t>p</w:t>
      </w:r>
      <w:r w:rsidRPr="0091068A">
        <w:rPr>
          <w:lang w:val="en-US"/>
        </w:rPr>
        <w:t>rofiling</w:t>
      </w:r>
      <w:r w:rsidRPr="0091068A">
        <w:rPr>
          <w:rFonts w:hint="eastAsia"/>
          <w:lang w:val="en-US"/>
        </w:rPr>
        <w:t>,t</w:t>
      </w:r>
      <w:r w:rsidRPr="0091068A">
        <w:rPr>
          <w:lang w:val="en-US"/>
        </w:rPr>
        <w:t xml:space="preserve">raffic </w:t>
      </w:r>
      <w:r w:rsidRPr="0091068A">
        <w:rPr>
          <w:rFonts w:hint="eastAsia"/>
          <w:lang w:val="en-US"/>
        </w:rPr>
        <w:t>e</w:t>
      </w:r>
      <w:r w:rsidRPr="0091068A">
        <w:rPr>
          <w:lang w:val="en-US"/>
        </w:rPr>
        <w:t xml:space="preserve">ngineering, </w:t>
      </w:r>
      <w:r w:rsidRPr="0091068A">
        <w:rPr>
          <w:rFonts w:hint="eastAsia"/>
          <w:lang w:val="en-US"/>
        </w:rPr>
        <w:t>a</w:t>
      </w:r>
      <w:r w:rsidRPr="0091068A">
        <w:rPr>
          <w:lang w:val="en-US"/>
        </w:rPr>
        <w:t>ttack/</w:t>
      </w:r>
      <w:r w:rsidRPr="0091068A">
        <w:rPr>
          <w:rFonts w:hint="eastAsia"/>
          <w:lang w:val="en-US"/>
        </w:rPr>
        <w:t>i</w:t>
      </w:r>
      <w:r w:rsidRPr="0091068A">
        <w:rPr>
          <w:lang w:val="en-US"/>
        </w:rPr>
        <w:t xml:space="preserve">ntrusion </w:t>
      </w:r>
      <w:r w:rsidRPr="0091068A">
        <w:rPr>
          <w:rFonts w:hint="eastAsia"/>
          <w:lang w:val="en-US"/>
        </w:rPr>
        <w:t>d</w:t>
      </w:r>
      <w:r w:rsidRPr="0091068A">
        <w:rPr>
          <w:lang w:val="en-US"/>
        </w:rPr>
        <w:t>etectionand QoS</w:t>
      </w:r>
      <w:r w:rsidRPr="0091068A">
        <w:rPr>
          <w:rFonts w:hint="eastAsia"/>
          <w:lang w:val="en-US"/>
        </w:rPr>
        <w:t>m</w:t>
      </w:r>
      <w:r w:rsidRPr="0091068A">
        <w:rPr>
          <w:lang w:val="en-US"/>
        </w:rPr>
        <w:t>onitoring</w:t>
      </w:r>
      <w:r w:rsidRPr="0091068A">
        <w:rPr>
          <w:rFonts w:hint="eastAsia"/>
          <w:lang w:val="en-US"/>
        </w:rPr>
        <w:t xml:space="preserve">. </w:t>
      </w:r>
      <w:r w:rsidRPr="0091068A">
        <w:rPr>
          <w:lang w:val="en-US"/>
        </w:rPr>
        <w:t xml:space="preserve">For example, flow-based </w:t>
      </w:r>
      <w:r w:rsidRPr="0091068A">
        <w:rPr>
          <w:rFonts w:hint="eastAsia"/>
          <w:lang w:val="en-US"/>
        </w:rPr>
        <w:t xml:space="preserve">traffic measurement </w:t>
      </w:r>
      <w:r w:rsidRPr="0091068A">
        <w:rPr>
          <w:lang w:val="en-US"/>
        </w:rPr>
        <w:t>can be used to help determine device performance or behaviour throughthe</w:t>
      </w:r>
      <w:r w:rsidRPr="0091068A">
        <w:rPr>
          <w:rFonts w:hint="eastAsia"/>
          <w:lang w:val="en-US"/>
        </w:rPr>
        <w:t xml:space="preserve"> analysis of the measurement parameter value</w:t>
      </w:r>
      <w:r w:rsidRPr="0091068A">
        <w:rPr>
          <w:lang w:val="en-US"/>
        </w:rPr>
        <w:t>s.</w:t>
      </w:r>
    </w:p>
    <w:p w:rsidR="008903F2" w:rsidRPr="0091068A" w:rsidRDefault="008903F2" w:rsidP="008903F2">
      <w:pPr>
        <w:numPr>
          <w:ilvl w:val="0"/>
          <w:numId w:val="14"/>
        </w:numPr>
        <w:contextualSpacing/>
        <w:rPr>
          <w:lang w:val="en-US"/>
        </w:rPr>
      </w:pPr>
      <w:r w:rsidRPr="0091068A">
        <w:rPr>
          <w:lang w:val="en-US"/>
        </w:rPr>
        <w:t>General</w:t>
      </w:r>
    </w:p>
    <w:p w:rsidR="008903F2" w:rsidRPr="0091068A" w:rsidRDefault="008903F2" w:rsidP="008903F2">
      <w:pPr>
        <w:numPr>
          <w:ilvl w:val="0"/>
          <w:numId w:val="14"/>
        </w:numPr>
        <w:contextualSpacing/>
        <w:rPr>
          <w:lang w:val="en-US"/>
        </w:rPr>
      </w:pPr>
      <w:r w:rsidRPr="0091068A">
        <w:rPr>
          <w:lang w:val="en-US"/>
        </w:rPr>
        <w:t>Flow-based IP traffic measurements</w:t>
      </w:r>
    </w:p>
    <w:p w:rsidR="008903F2" w:rsidRPr="0091068A" w:rsidRDefault="008903F2" w:rsidP="008903F2">
      <w:pPr>
        <w:ind w:left="720"/>
        <w:contextualSpacing/>
        <w:rPr>
          <w:lang w:val="en-US"/>
        </w:rPr>
      </w:pPr>
    </w:p>
    <w:p w:rsidR="008903F2" w:rsidRPr="0091068A" w:rsidRDefault="008903F2" w:rsidP="008903F2">
      <w:pPr>
        <w:numPr>
          <w:ilvl w:val="0"/>
          <w:numId w:val="13"/>
        </w:numPr>
        <w:ind w:left="284"/>
        <w:contextualSpacing/>
        <w:jc w:val="both"/>
        <w:rPr>
          <w:color w:val="000000"/>
          <w:lang w:val="en-US"/>
        </w:rPr>
      </w:pPr>
      <w:r w:rsidRPr="00E22896">
        <w:rPr>
          <w:i/>
        </w:rPr>
        <w:t>Anomalous behaviour and events parameters.</w:t>
      </w:r>
      <w:r w:rsidRPr="0091068A">
        <w:rPr>
          <w:color w:val="000000"/>
          <w:lang w:val="en-US"/>
        </w:rPr>
        <w:t>Monitoring anomalous behaviour or events is an important aspect of security threat detection. A baseline of normal behaviour must be identified over a period of time. Once certain parameters have been defined as normal, any departure from one or more of these parameters is flagged as anomalous. Many anomaly detection algorithms have been proposed that differ in the information used for analysis and in the techniques that are employed to detect deviations from normal behaviour. Examples of anomaly detection methods include statistical methods, rule based methods, profiling methods and model-based approaches.</w:t>
      </w:r>
    </w:p>
    <w:p w:rsidR="008903F2" w:rsidRPr="0091068A" w:rsidRDefault="008903F2" w:rsidP="008903F2">
      <w:pPr>
        <w:numPr>
          <w:ilvl w:val="0"/>
          <w:numId w:val="15"/>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szCs w:val="20"/>
          <w:lang w:eastAsia="en-US"/>
        </w:rPr>
        <w:t>Abnormal service activity</w:t>
      </w:r>
    </w:p>
    <w:p w:rsidR="008903F2" w:rsidRPr="0091068A" w:rsidRDefault="008903F2" w:rsidP="008903F2">
      <w:pPr>
        <w:numPr>
          <w:ilvl w:val="0"/>
          <w:numId w:val="15"/>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szCs w:val="20"/>
          <w:lang w:eastAsia="en-US"/>
        </w:rPr>
        <w:t>Mismatch between IMEI/MEID and IMSI</w:t>
      </w:r>
    </w:p>
    <w:p w:rsidR="008903F2" w:rsidRPr="0091068A" w:rsidRDefault="008903F2" w:rsidP="008903F2">
      <w:pPr>
        <w:numPr>
          <w:ilvl w:val="0"/>
          <w:numId w:val="15"/>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szCs w:val="20"/>
          <w:lang w:eastAsia="en-US"/>
        </w:rPr>
        <w:t>Loss of connectivity</w:t>
      </w:r>
    </w:p>
    <w:p w:rsidR="008903F2" w:rsidRPr="0091068A" w:rsidRDefault="008903F2" w:rsidP="008903F2">
      <w:pPr>
        <w:numPr>
          <w:ilvl w:val="0"/>
          <w:numId w:val="15"/>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szCs w:val="20"/>
          <w:lang w:eastAsia="en-US"/>
        </w:rPr>
        <w:t>Change of location</w:t>
      </w:r>
    </w:p>
    <w:p w:rsidR="008903F2" w:rsidRPr="0091068A" w:rsidRDefault="008903F2" w:rsidP="008903F2">
      <w:pPr>
        <w:numPr>
          <w:ilvl w:val="0"/>
          <w:numId w:val="15"/>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szCs w:val="20"/>
          <w:lang w:eastAsia="en-US"/>
        </w:rPr>
        <w:t>Unusual logon activities</w:t>
      </w:r>
    </w:p>
    <w:p w:rsidR="008903F2" w:rsidRPr="0091068A" w:rsidRDefault="008903F2" w:rsidP="008903F2">
      <w:pPr>
        <w:tabs>
          <w:tab w:val="left" w:pos="794"/>
          <w:tab w:val="left" w:pos="1191"/>
          <w:tab w:val="left" w:pos="1588"/>
          <w:tab w:val="left" w:pos="1985"/>
        </w:tabs>
        <w:overflowPunct w:val="0"/>
        <w:autoSpaceDE w:val="0"/>
        <w:autoSpaceDN w:val="0"/>
        <w:adjustRightInd w:val="0"/>
        <w:spacing w:before="80"/>
        <w:ind w:left="794" w:hanging="794"/>
        <w:textAlignment w:val="baseline"/>
        <w:rPr>
          <w:rFonts w:eastAsia="Times New Roman"/>
          <w:szCs w:val="20"/>
          <w:lang w:eastAsia="en-US"/>
        </w:rPr>
      </w:pPr>
    </w:p>
    <w:p w:rsidR="008903F2" w:rsidRPr="0091068A" w:rsidRDefault="008903F2" w:rsidP="008903F2">
      <w:pPr>
        <w:numPr>
          <w:ilvl w:val="0"/>
          <w:numId w:val="13"/>
        </w:numPr>
        <w:tabs>
          <w:tab w:val="left" w:pos="851"/>
          <w:tab w:val="left" w:pos="1588"/>
          <w:tab w:val="left" w:pos="1985"/>
        </w:tabs>
        <w:overflowPunct w:val="0"/>
        <w:autoSpaceDE w:val="0"/>
        <w:autoSpaceDN w:val="0"/>
        <w:adjustRightInd w:val="0"/>
        <w:spacing w:before="80"/>
        <w:ind w:left="284"/>
        <w:textAlignment w:val="baseline"/>
        <w:rPr>
          <w:rFonts w:eastAsia="Times New Roman"/>
          <w:i/>
          <w:szCs w:val="20"/>
          <w:lang w:eastAsia="en-US"/>
        </w:rPr>
      </w:pPr>
      <w:r w:rsidRPr="00E22896">
        <w:rPr>
          <w:rFonts w:eastAsia="Times New Roman"/>
          <w:i/>
          <w:szCs w:val="20"/>
          <w:lang w:eastAsia="en-US"/>
        </w:rPr>
        <w:t xml:space="preserve">Performance parameters </w:t>
      </w:r>
    </w:p>
    <w:p w:rsidR="008903F2" w:rsidRPr="0091068A" w:rsidRDefault="008903F2" w:rsidP="008903F2">
      <w:pPr>
        <w:numPr>
          <w:ilvl w:val="0"/>
          <w:numId w:val="16"/>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Delay</w:t>
      </w:r>
    </w:p>
    <w:p w:rsidR="008903F2" w:rsidRPr="0091068A" w:rsidRDefault="008903F2" w:rsidP="008903F2">
      <w:pPr>
        <w:numPr>
          <w:ilvl w:val="0"/>
          <w:numId w:val="16"/>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P</w:t>
      </w:r>
      <w:r w:rsidRPr="0091068A">
        <w:rPr>
          <w:rFonts w:eastAsia="Times New Roman"/>
          <w:szCs w:val="20"/>
          <w:lang w:eastAsia="en-US"/>
        </w:rPr>
        <w:t xml:space="preserve">acket loss </w:t>
      </w:r>
      <w:r w:rsidRPr="0091068A">
        <w:rPr>
          <w:rFonts w:eastAsia="Times New Roman" w:hint="eastAsia"/>
          <w:szCs w:val="20"/>
          <w:lang w:eastAsia="en-US"/>
        </w:rPr>
        <w:t>rate</w:t>
      </w:r>
    </w:p>
    <w:p w:rsidR="008903F2" w:rsidRPr="0091068A" w:rsidRDefault="008903F2" w:rsidP="008903F2">
      <w:pPr>
        <w:numPr>
          <w:ilvl w:val="0"/>
          <w:numId w:val="16"/>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Through</w:t>
      </w:r>
      <w:r w:rsidRPr="0091068A">
        <w:rPr>
          <w:rFonts w:eastAsia="Times New Roman"/>
          <w:szCs w:val="20"/>
          <w:lang w:eastAsia="en-US"/>
        </w:rPr>
        <w:t>put</w:t>
      </w:r>
    </w:p>
    <w:p w:rsidR="008903F2" w:rsidRPr="0091068A" w:rsidRDefault="008903F2" w:rsidP="008903F2">
      <w:pPr>
        <w:numPr>
          <w:ilvl w:val="0"/>
          <w:numId w:val="16"/>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Link utilization</w:t>
      </w:r>
    </w:p>
    <w:p w:rsidR="008903F2" w:rsidRPr="0091068A" w:rsidRDefault="008903F2" w:rsidP="008903F2">
      <w:pPr>
        <w:numPr>
          <w:ilvl w:val="0"/>
          <w:numId w:val="16"/>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Availability</w:t>
      </w:r>
    </w:p>
    <w:p w:rsidR="008903F2" w:rsidRPr="0091068A" w:rsidRDefault="008903F2" w:rsidP="008903F2">
      <w:pPr>
        <w:tabs>
          <w:tab w:val="left" w:pos="794"/>
          <w:tab w:val="left" w:pos="1191"/>
          <w:tab w:val="left" w:pos="1588"/>
          <w:tab w:val="left" w:pos="1985"/>
        </w:tabs>
        <w:overflowPunct w:val="0"/>
        <w:autoSpaceDE w:val="0"/>
        <w:autoSpaceDN w:val="0"/>
        <w:adjustRightInd w:val="0"/>
        <w:spacing w:before="80"/>
        <w:ind w:left="794" w:hanging="794"/>
        <w:textAlignment w:val="baseline"/>
        <w:rPr>
          <w:rFonts w:eastAsia="Times New Roman"/>
          <w:szCs w:val="20"/>
          <w:lang w:eastAsia="en-US"/>
        </w:rPr>
      </w:pPr>
    </w:p>
    <w:p w:rsidR="008903F2" w:rsidRPr="0091068A" w:rsidRDefault="008903F2" w:rsidP="008903F2">
      <w:pPr>
        <w:numPr>
          <w:ilvl w:val="0"/>
          <w:numId w:val="13"/>
        </w:numPr>
        <w:ind w:left="284"/>
        <w:contextualSpacing/>
        <w:jc w:val="both"/>
        <w:rPr>
          <w:lang w:val="en-US"/>
        </w:rPr>
      </w:pPr>
      <w:r w:rsidRPr="0091068A">
        <w:rPr>
          <w:i/>
          <w:lang w:val="en-US"/>
        </w:rPr>
        <w:t>Battery parameters.</w:t>
      </w:r>
      <w:r w:rsidRPr="0091068A">
        <w:rPr>
          <w:lang w:val="en-US"/>
        </w:rPr>
        <w:t xml:space="preserve"> A d</w:t>
      </w:r>
      <w:r w:rsidRPr="0091068A">
        <w:rPr>
          <w:rFonts w:hint="eastAsia"/>
          <w:lang w:val="en-US"/>
        </w:rPr>
        <w:t xml:space="preserve">evice </w:t>
      </w:r>
      <w:r w:rsidRPr="0091068A">
        <w:rPr>
          <w:lang w:val="en-US"/>
        </w:rPr>
        <w:t>may</w:t>
      </w:r>
      <w:r w:rsidRPr="0091068A">
        <w:rPr>
          <w:rFonts w:hint="eastAsia"/>
          <w:lang w:val="en-US"/>
        </w:rPr>
        <w:t xml:space="preserve"> use </w:t>
      </w:r>
      <w:r w:rsidRPr="0091068A">
        <w:rPr>
          <w:lang w:val="en-US"/>
        </w:rPr>
        <w:t xml:space="preserve">a </w:t>
      </w:r>
      <w:r w:rsidRPr="0091068A">
        <w:rPr>
          <w:rFonts w:hint="eastAsia"/>
          <w:lang w:val="en-US"/>
        </w:rPr>
        <w:t xml:space="preserve">battery as </w:t>
      </w:r>
      <w:r w:rsidRPr="0091068A">
        <w:rPr>
          <w:lang w:val="en-US"/>
        </w:rPr>
        <w:t xml:space="preserve">a </w:t>
      </w:r>
      <w:r w:rsidRPr="0091068A">
        <w:rPr>
          <w:rFonts w:hint="eastAsia"/>
          <w:lang w:val="en-US"/>
        </w:rPr>
        <w:t>power supply when</w:t>
      </w:r>
      <w:r w:rsidRPr="0091068A">
        <w:rPr>
          <w:lang w:val="en-US"/>
        </w:rPr>
        <w:t xml:space="preserve"> the </w:t>
      </w:r>
      <w:r w:rsidRPr="0091068A">
        <w:rPr>
          <w:rFonts w:hint="eastAsia"/>
          <w:lang w:val="en-US"/>
        </w:rPr>
        <w:t xml:space="preserve">deviceis mobile, in open country or </w:t>
      </w:r>
      <w:r w:rsidRPr="0091068A">
        <w:rPr>
          <w:lang w:val="en-US"/>
        </w:rPr>
        <w:t xml:space="preserve">when the </w:t>
      </w:r>
      <w:r w:rsidRPr="0091068A">
        <w:rPr>
          <w:rFonts w:hint="eastAsia"/>
          <w:lang w:val="en-US"/>
        </w:rPr>
        <w:t xml:space="preserve">mains </w:t>
      </w:r>
      <w:r w:rsidRPr="0091068A">
        <w:rPr>
          <w:lang w:val="en-US"/>
        </w:rPr>
        <w:t xml:space="preserve">power supply </w:t>
      </w:r>
      <w:r w:rsidRPr="0091068A">
        <w:rPr>
          <w:rFonts w:hint="eastAsia"/>
          <w:lang w:val="en-US"/>
        </w:rPr>
        <w:t xml:space="preserve">is out of service. Some </w:t>
      </w:r>
      <w:r w:rsidRPr="0091068A">
        <w:rPr>
          <w:lang w:val="en-US"/>
        </w:rPr>
        <w:t xml:space="preserve">battery </w:t>
      </w:r>
      <w:r w:rsidRPr="0091068A">
        <w:rPr>
          <w:rFonts w:hint="eastAsia"/>
          <w:lang w:val="en-US"/>
        </w:rPr>
        <w:t>parameters should be monitored</w:t>
      </w:r>
      <w:r w:rsidRPr="0091068A">
        <w:rPr>
          <w:lang w:val="en-US"/>
        </w:rPr>
        <w:t>to</w:t>
      </w:r>
      <w:r w:rsidRPr="0091068A">
        <w:rPr>
          <w:rFonts w:hint="eastAsia"/>
          <w:lang w:val="en-US"/>
        </w:rPr>
        <w:t xml:space="preserve"> indicate the </w:t>
      </w:r>
      <w:r w:rsidRPr="0091068A">
        <w:rPr>
          <w:lang w:val="en-US"/>
        </w:rPr>
        <w:t xml:space="preserve">battery </w:t>
      </w:r>
      <w:r w:rsidRPr="0091068A">
        <w:rPr>
          <w:rFonts w:hint="eastAsia"/>
          <w:lang w:val="en-US"/>
        </w:rPr>
        <w:t xml:space="preserve">state, </w:t>
      </w:r>
      <w:r w:rsidRPr="0091068A">
        <w:rPr>
          <w:lang w:val="en-US"/>
        </w:rPr>
        <w:t>longevity</w:t>
      </w:r>
      <w:r w:rsidRPr="0091068A">
        <w:rPr>
          <w:rFonts w:hint="eastAsia"/>
          <w:lang w:val="en-US"/>
        </w:rPr>
        <w:t xml:space="preserve"> and capacity </w:t>
      </w:r>
      <w:r w:rsidRPr="0091068A">
        <w:rPr>
          <w:lang w:val="en-US"/>
        </w:rPr>
        <w:t>so that the operator is informed of the current or future sate of the device</w:t>
      </w:r>
      <w:r w:rsidRPr="0091068A">
        <w:rPr>
          <w:rFonts w:hint="eastAsia"/>
          <w:lang w:val="en-US"/>
        </w:rPr>
        <w:t xml:space="preserve">. </w:t>
      </w:r>
    </w:p>
    <w:p w:rsidR="008903F2" w:rsidRPr="0091068A" w:rsidRDefault="008903F2" w:rsidP="008903F2">
      <w:pPr>
        <w:numPr>
          <w:ilvl w:val="0"/>
          <w:numId w:val="17"/>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T</w:t>
      </w:r>
      <w:r w:rsidRPr="0091068A">
        <w:rPr>
          <w:rFonts w:eastAsia="Times New Roman"/>
          <w:szCs w:val="20"/>
          <w:lang w:eastAsia="en-US"/>
        </w:rPr>
        <w:t>emperature</w:t>
      </w:r>
    </w:p>
    <w:p w:rsidR="008903F2" w:rsidRPr="0091068A" w:rsidRDefault="008903F2" w:rsidP="008903F2">
      <w:pPr>
        <w:numPr>
          <w:ilvl w:val="0"/>
          <w:numId w:val="17"/>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V</w:t>
      </w:r>
      <w:r w:rsidRPr="0091068A">
        <w:rPr>
          <w:rFonts w:eastAsia="Times New Roman"/>
          <w:szCs w:val="20"/>
          <w:lang w:eastAsia="en-US"/>
        </w:rPr>
        <w:t>oltage</w:t>
      </w:r>
    </w:p>
    <w:p w:rsidR="008903F2" w:rsidRPr="0091068A" w:rsidRDefault="008903F2" w:rsidP="008903F2">
      <w:pPr>
        <w:numPr>
          <w:ilvl w:val="0"/>
          <w:numId w:val="17"/>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Discharge current</w:t>
      </w:r>
    </w:p>
    <w:p w:rsidR="008903F2" w:rsidRPr="0091068A" w:rsidRDefault="008903F2" w:rsidP="008903F2">
      <w:pPr>
        <w:numPr>
          <w:ilvl w:val="0"/>
          <w:numId w:val="17"/>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szCs w:val="20"/>
          <w:lang w:eastAsia="en-US"/>
        </w:rPr>
        <w:t>C</w:t>
      </w:r>
      <w:r w:rsidRPr="0091068A">
        <w:rPr>
          <w:rFonts w:eastAsia="Times New Roman" w:hint="eastAsia"/>
          <w:szCs w:val="20"/>
          <w:lang w:eastAsia="en-US"/>
        </w:rPr>
        <w:t>harg</w:t>
      </w:r>
      <w:r w:rsidRPr="0091068A">
        <w:rPr>
          <w:rFonts w:eastAsia="Times New Roman"/>
          <w:szCs w:val="20"/>
          <w:lang w:eastAsia="en-US"/>
        </w:rPr>
        <w:t>ing</w:t>
      </w:r>
      <w:r w:rsidRPr="0091068A">
        <w:rPr>
          <w:rFonts w:eastAsia="Times New Roman" w:hint="eastAsia"/>
          <w:szCs w:val="20"/>
          <w:lang w:eastAsia="en-US"/>
        </w:rPr>
        <w:t xml:space="preserve"> current</w:t>
      </w:r>
    </w:p>
    <w:p w:rsidR="008903F2" w:rsidRPr="0091068A" w:rsidRDefault="008903F2" w:rsidP="008903F2">
      <w:pPr>
        <w:numPr>
          <w:ilvl w:val="0"/>
          <w:numId w:val="17"/>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 xml:space="preserve">Remaining capacity of </w:t>
      </w:r>
      <w:r w:rsidRPr="0091068A">
        <w:rPr>
          <w:rFonts w:eastAsia="Times New Roman"/>
          <w:szCs w:val="20"/>
          <w:lang w:eastAsia="en-US"/>
        </w:rPr>
        <w:t xml:space="preserve">the </w:t>
      </w:r>
      <w:r w:rsidRPr="0091068A">
        <w:rPr>
          <w:rFonts w:eastAsia="Times New Roman" w:hint="eastAsia"/>
          <w:szCs w:val="20"/>
          <w:lang w:eastAsia="en-US"/>
        </w:rPr>
        <w:t>battery</w:t>
      </w:r>
    </w:p>
    <w:p w:rsidR="008903F2" w:rsidRDefault="008903F2" w:rsidP="008903F2">
      <w:pPr>
        <w:keepNext/>
        <w:keepLines/>
        <w:tabs>
          <w:tab w:val="left" w:pos="794"/>
          <w:tab w:val="left" w:pos="1191"/>
          <w:tab w:val="left" w:pos="1588"/>
          <w:tab w:val="left" w:pos="1985"/>
        </w:tabs>
        <w:overflowPunct w:val="0"/>
        <w:spacing w:before="360"/>
        <w:textAlignment w:val="baseline"/>
        <w:outlineLvl w:val="0"/>
        <w:rPr>
          <w:i/>
          <w:lang w:val="en-US"/>
        </w:rPr>
      </w:pPr>
      <w:r w:rsidRPr="00704307">
        <w:rPr>
          <w:i/>
          <w:lang w:val="en-US"/>
        </w:rPr>
        <w:t>TBD</w:t>
      </w:r>
    </w:p>
    <w:p w:rsidR="008903F2" w:rsidRDefault="008903F2" w:rsidP="008903F2">
      <w:pPr>
        <w:spacing w:before="0" w:after="160" w:line="259" w:lineRule="auto"/>
        <w:rPr>
          <w:rFonts w:eastAsia="SimSun"/>
          <w:lang w:val="en-US" w:eastAsia="zh-CN"/>
        </w:rPr>
      </w:pPr>
      <w:r>
        <w:rPr>
          <w:rFonts w:eastAsia="SimSun"/>
          <w:lang w:val="en-US" w:eastAsia="zh-CN"/>
        </w:rPr>
        <w:br w:type="page"/>
      </w:r>
    </w:p>
    <w:p w:rsidR="008903F2" w:rsidRPr="007E18BD" w:rsidRDefault="008903F2" w:rsidP="008903F2">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rPr>
          <w:rFonts w:eastAsia="MS Mincho"/>
          <w:b/>
          <w:sz w:val="28"/>
          <w:szCs w:val="20"/>
          <w:lang w:val="en-US" w:eastAsia="en-US"/>
        </w:rPr>
      </w:pPr>
      <w:bookmarkStart w:id="135" w:name="_Toc46947691"/>
      <w:r w:rsidRPr="007E18BD">
        <w:rPr>
          <w:rFonts w:eastAsia="MS Mincho"/>
          <w:b/>
          <w:sz w:val="28"/>
          <w:szCs w:val="20"/>
          <w:lang w:val="en-US" w:eastAsia="en-US"/>
        </w:rPr>
        <w:lastRenderedPageBreak/>
        <w:t>Appendix I</w:t>
      </w:r>
      <w:bookmarkEnd w:id="135"/>
    </w:p>
    <w:p w:rsidR="008903F2" w:rsidRPr="001F48F6" w:rsidRDefault="008903F2" w:rsidP="008903F2">
      <w:pPr>
        <w:jc w:val="center"/>
        <w:rPr>
          <w:rFonts w:eastAsia="Times New Roman"/>
          <w:b/>
          <w:szCs w:val="20"/>
          <w:lang w:val="en-US" w:eastAsia="en-US"/>
        </w:rPr>
      </w:pPr>
      <w:r>
        <w:rPr>
          <w:rFonts w:eastAsia="Times New Roman"/>
          <w:b/>
          <w:szCs w:val="20"/>
          <w:lang w:val="en-US" w:eastAsia="en-US"/>
        </w:rPr>
        <w:t>Testbed for</w:t>
      </w:r>
      <w:ins w:id="136" w:author="HP" w:date="2023-04-06T13:17:00Z">
        <w:r w:rsidR="00F35134">
          <w:rPr>
            <w:rFonts w:eastAsia="Times New Roman"/>
            <w:b/>
            <w:szCs w:val="20"/>
            <w:lang w:val="en-US" w:eastAsia="en-US"/>
          </w:rPr>
          <w:t xml:space="preserve"> </w:t>
        </w:r>
      </w:ins>
      <w:r w:rsidRPr="001F48F6">
        <w:rPr>
          <w:rFonts w:eastAsia="Times New Roman"/>
          <w:b/>
          <w:szCs w:val="20"/>
          <w:lang w:val="en-US" w:eastAsia="en-US"/>
        </w:rPr>
        <w:t>remote testing of Internet of Things using the probes</w:t>
      </w:r>
    </w:p>
    <w:p w:rsidR="008903F2" w:rsidRPr="009C3819" w:rsidRDefault="008903F2" w:rsidP="008903F2">
      <w:pPr>
        <w:jc w:val="center"/>
        <w:rPr>
          <w:rFonts w:eastAsia="SimSun"/>
          <w:lang w:eastAsia="ar-SA"/>
        </w:rPr>
      </w:pPr>
      <w:r w:rsidRPr="009C3819">
        <w:rPr>
          <w:rFonts w:eastAsia="SimSun"/>
          <w:lang w:eastAsia="ar-SA"/>
        </w:rPr>
        <w:t>(This a</w:t>
      </w:r>
      <w:r w:rsidRPr="009C3819">
        <w:rPr>
          <w:rFonts w:eastAsia="SimSun"/>
          <w:lang w:eastAsia="ko-KR"/>
        </w:rPr>
        <w:t>ppendix</w:t>
      </w:r>
      <w:r w:rsidRPr="009C3819">
        <w:rPr>
          <w:rFonts w:eastAsia="SimSun"/>
          <w:lang w:eastAsia="ar-SA"/>
        </w:rPr>
        <w:t xml:space="preserve"> does not form an integral part of this Recommendation.)</w:t>
      </w:r>
    </w:p>
    <w:p w:rsidR="008903F2" w:rsidRPr="005954F9" w:rsidRDefault="008903F2" w:rsidP="008903F2">
      <w:pPr>
        <w:rPr>
          <w:bCs/>
          <w:i/>
          <w:lang w:val="en-US"/>
        </w:rPr>
      </w:pPr>
      <w:r w:rsidRPr="005954F9">
        <w:rPr>
          <w:bCs/>
          <w:i/>
          <w:lang w:val="en-US"/>
        </w:rPr>
        <w:t>TBD</w:t>
      </w:r>
    </w:p>
    <w:p w:rsidR="008903F2" w:rsidRPr="00A85834" w:rsidRDefault="008903F2" w:rsidP="008903F2">
      <w:pPr>
        <w:jc w:val="both"/>
        <w:rPr>
          <w:rFonts w:eastAsia="SimSun"/>
          <w:lang w:val="en-US" w:eastAsia="zh-CN"/>
        </w:rPr>
      </w:pPr>
    </w:p>
    <w:p w:rsidR="008903F2" w:rsidRDefault="008903F2" w:rsidP="008903F2"/>
    <w:p w:rsidR="008903F2" w:rsidRDefault="008903F2" w:rsidP="008903F2">
      <w:pPr>
        <w:jc w:val="center"/>
      </w:pPr>
      <w:r>
        <w:t>______________________</w:t>
      </w:r>
    </w:p>
    <w:p w:rsidR="008903F2" w:rsidRDefault="008903F2" w:rsidP="00DE3062"/>
    <w:sectPr w:rsidR="008903F2" w:rsidSect="00510920">
      <w:headerReference w:type="default" r:id="rId22"/>
      <w:pgSz w:w="11907" w:h="16840" w:code="9"/>
      <w:pgMar w:top="1134" w:right="1134" w:bottom="1134" w:left="1134" w:header="425" w:footer="709"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F653B" w:rsidRDefault="002F653B" w:rsidP="00C42125">
      <w:pPr>
        <w:spacing w:before="0"/>
      </w:pPr>
      <w:r>
        <w:separator/>
      </w:r>
    </w:p>
  </w:endnote>
  <w:endnote w:type="continuationSeparator" w:id="1">
    <w:p w:rsidR="002F653B" w:rsidRDefault="002F653B" w:rsidP="00C42125">
      <w:pPr>
        <w:spacing w:before="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
    <w:altName w:val="Yu Gothic"/>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A00002BF" w:usb1="68C7FCFB" w:usb2="00000010"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F653B" w:rsidRDefault="002F653B" w:rsidP="00C42125">
      <w:pPr>
        <w:spacing w:before="0"/>
      </w:pPr>
      <w:r>
        <w:separator/>
      </w:r>
    </w:p>
  </w:footnote>
  <w:footnote w:type="continuationSeparator" w:id="1">
    <w:p w:rsidR="002F653B" w:rsidRDefault="002F653B" w:rsidP="00C42125">
      <w:pPr>
        <w:spacing w:before="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05A8" w:rsidRPr="00C42125" w:rsidRDefault="00BC05A8" w:rsidP="00C42125">
    <w:pPr>
      <w:pStyle w:val="Header"/>
    </w:pPr>
    <w:r w:rsidRPr="00C42125">
      <w:t xml:space="preserve">- </w:t>
    </w:r>
    <w:fldSimple w:instr=" PAGE  \* MERGEFORMAT ">
      <w:r w:rsidR="0044268A">
        <w:rPr>
          <w:noProof/>
        </w:rPr>
        <w:t>13</w:t>
      </w:r>
    </w:fldSimple>
    <w:r w:rsidRPr="00C42125">
      <w:t xml:space="preserve"> -</w:t>
    </w:r>
  </w:p>
  <w:p w:rsidR="00BC05A8" w:rsidRPr="00C42125" w:rsidRDefault="00F475CA" w:rsidP="00C42125">
    <w:pPr>
      <w:pStyle w:val="Header"/>
      <w:spacing w:after="240"/>
    </w:pPr>
    <w:fldSimple w:instr=" STYLEREF  Docnumber  ">
      <w:r w:rsidR="0044268A">
        <w:rPr>
          <w:noProof/>
        </w:rPr>
        <w:t>SG11-C0YYY</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3FBED74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8B9EBABC"/>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89227694"/>
    <w:lvl w:ilvl="0">
      <w:start w:val="1"/>
      <w:numFmt w:val="decimal"/>
      <w:pStyle w:val="ListNumber3"/>
      <w:lvlText w:val="%1."/>
      <w:lvlJc w:val="left"/>
      <w:pPr>
        <w:tabs>
          <w:tab w:val="num" w:pos="926"/>
        </w:tabs>
        <w:ind w:left="926" w:hanging="360"/>
      </w:pPr>
    </w:lvl>
  </w:abstractNum>
  <w:abstractNum w:abstractNumId="3">
    <w:nsid w:val="FFFFFF7F"/>
    <w:multiLevelType w:val="singleLevel"/>
    <w:tmpl w:val="E2928F2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896B012"/>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885CD7CE"/>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62EC5768"/>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039858F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128E2E34"/>
    <w:lvl w:ilvl="0">
      <w:start w:val="1"/>
      <w:numFmt w:val="decimal"/>
      <w:pStyle w:val="ListNumber"/>
      <w:lvlText w:val="%1."/>
      <w:lvlJc w:val="left"/>
      <w:pPr>
        <w:tabs>
          <w:tab w:val="num" w:pos="360"/>
        </w:tabs>
        <w:ind w:left="360" w:hanging="360"/>
      </w:pPr>
    </w:lvl>
  </w:abstractNum>
  <w:abstractNum w:abstractNumId="9">
    <w:nsid w:val="FFFFFF89"/>
    <w:multiLevelType w:val="singleLevel"/>
    <w:tmpl w:val="2A14CC1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56230EC"/>
    <w:multiLevelType w:val="hybridMultilevel"/>
    <w:tmpl w:val="07803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088F07E9"/>
    <w:multiLevelType w:val="hybridMultilevel"/>
    <w:tmpl w:val="27F06B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19F514F3"/>
    <w:multiLevelType w:val="hybridMultilevel"/>
    <w:tmpl w:val="08F62A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4B890403"/>
    <w:multiLevelType w:val="hybridMultilevel"/>
    <w:tmpl w:val="2F82D9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704B2BB6"/>
    <w:multiLevelType w:val="hybridMultilevel"/>
    <w:tmpl w:val="1CAC43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75D11B5B"/>
    <w:multiLevelType w:val="hybridMultilevel"/>
    <w:tmpl w:val="05643D16"/>
    <w:lvl w:ilvl="0" w:tplc="28ACD834">
      <w:numFmt w:val="bullet"/>
      <w:lvlText w:val="•"/>
      <w:lvlJc w:val="left"/>
      <w:pPr>
        <w:ind w:left="786" w:hanging="360"/>
      </w:pPr>
      <w:rPr>
        <w:rFonts w:ascii="Times New Roman" w:eastAsiaTheme="minorEastAsia"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6">
    <w:nsid w:val="7A881356"/>
    <w:multiLevelType w:val="hybridMultilevel"/>
    <w:tmpl w:val="14C653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7D0A420E"/>
    <w:multiLevelType w:val="hybridMultilevel"/>
    <w:tmpl w:val="931030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7"/>
  </w:num>
  <w:num w:numId="13">
    <w:abstractNumId w:val="13"/>
  </w:num>
  <w:num w:numId="14">
    <w:abstractNumId w:val="16"/>
  </w:num>
  <w:num w:numId="15">
    <w:abstractNumId w:val="14"/>
  </w:num>
  <w:num w:numId="16">
    <w:abstractNumId w:val="10"/>
  </w:num>
  <w:num w:numId="17">
    <w:abstractNumId w:val="11"/>
  </w:num>
  <w:num w:numId="18">
    <w:abstractNumId w:val="1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C">
    <w15:presenceInfo w15:providerId="None" w15:userId="PC"/>
  </w15:person>
  <w15:person w15:author="Ruslan Kirichek">
    <w15:presenceInfo w15:providerId="Windows Live" w15:userId="a7ef54b0ecd2fcdb"/>
  </w15:person>
  <w15:person w15:author="R K">
    <w15:presenceInfo w15:providerId="Windows Live" w15:userId="a7ef54b0ecd2fcdb"/>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1721"/>
  <w:stylePaneSortMethod w:val="0000"/>
  <w:trackRevisions/>
  <w:defaultTabStop w:val="720"/>
  <w:characterSpacingControl w:val="doNotCompress"/>
  <w:hdrShapeDefaults>
    <o:shapedefaults v:ext="edit" spidmax="14338"/>
  </w:hdrShapeDefaults>
  <w:footnotePr>
    <w:footnote w:id="0"/>
    <w:footnote w:id="1"/>
  </w:footnotePr>
  <w:endnotePr>
    <w:endnote w:id="0"/>
    <w:endnote w:id="1"/>
  </w:endnotePr>
  <w:compat>
    <w:useFELayout/>
  </w:compat>
  <w:rsids>
    <w:rsidRoot w:val="005C0300"/>
    <w:rsid w:val="00016D64"/>
    <w:rsid w:val="000170A1"/>
    <w:rsid w:val="00021D46"/>
    <w:rsid w:val="00023D9A"/>
    <w:rsid w:val="00036034"/>
    <w:rsid w:val="00040381"/>
    <w:rsid w:val="00057000"/>
    <w:rsid w:val="000640E0"/>
    <w:rsid w:val="000A3367"/>
    <w:rsid w:val="000A59DD"/>
    <w:rsid w:val="000A5CA2"/>
    <w:rsid w:val="000B1E1F"/>
    <w:rsid w:val="000B242E"/>
    <w:rsid w:val="000C722F"/>
    <w:rsid w:val="000E6A3A"/>
    <w:rsid w:val="00101257"/>
    <w:rsid w:val="00125432"/>
    <w:rsid w:val="00137F40"/>
    <w:rsid w:val="001445F2"/>
    <w:rsid w:val="00153420"/>
    <w:rsid w:val="0016783C"/>
    <w:rsid w:val="00167EB7"/>
    <w:rsid w:val="00172840"/>
    <w:rsid w:val="001871EC"/>
    <w:rsid w:val="00195DD8"/>
    <w:rsid w:val="001A59FF"/>
    <w:rsid w:val="001A670F"/>
    <w:rsid w:val="001B07CB"/>
    <w:rsid w:val="001B5FB0"/>
    <w:rsid w:val="001C62B8"/>
    <w:rsid w:val="001D33B1"/>
    <w:rsid w:val="001E3154"/>
    <w:rsid w:val="001E7B0E"/>
    <w:rsid w:val="001F141D"/>
    <w:rsid w:val="001F48F6"/>
    <w:rsid w:val="00200A06"/>
    <w:rsid w:val="0023335B"/>
    <w:rsid w:val="00241331"/>
    <w:rsid w:val="00257C07"/>
    <w:rsid w:val="002622FA"/>
    <w:rsid w:val="00263518"/>
    <w:rsid w:val="00277326"/>
    <w:rsid w:val="00297421"/>
    <w:rsid w:val="002A401B"/>
    <w:rsid w:val="002A70E7"/>
    <w:rsid w:val="002B3C3D"/>
    <w:rsid w:val="002C26C0"/>
    <w:rsid w:val="002E79CB"/>
    <w:rsid w:val="002F653B"/>
    <w:rsid w:val="002F7879"/>
    <w:rsid w:val="002F7F55"/>
    <w:rsid w:val="0030745F"/>
    <w:rsid w:val="00314630"/>
    <w:rsid w:val="0032090A"/>
    <w:rsid w:val="00321CDE"/>
    <w:rsid w:val="00333E15"/>
    <w:rsid w:val="00340857"/>
    <w:rsid w:val="00342B76"/>
    <w:rsid w:val="0036651C"/>
    <w:rsid w:val="0038715D"/>
    <w:rsid w:val="00394DBF"/>
    <w:rsid w:val="003A43EF"/>
    <w:rsid w:val="003D0780"/>
    <w:rsid w:val="003D4379"/>
    <w:rsid w:val="003E0E53"/>
    <w:rsid w:val="003F2BED"/>
    <w:rsid w:val="0040088A"/>
    <w:rsid w:val="00416CD5"/>
    <w:rsid w:val="004272D4"/>
    <w:rsid w:val="00435DF1"/>
    <w:rsid w:val="0044268A"/>
    <w:rsid w:val="00443878"/>
    <w:rsid w:val="0045787E"/>
    <w:rsid w:val="00470B9C"/>
    <w:rsid w:val="004712CA"/>
    <w:rsid w:val="0047422E"/>
    <w:rsid w:val="0049280A"/>
    <w:rsid w:val="004C0673"/>
    <w:rsid w:val="004D050F"/>
    <w:rsid w:val="004D4191"/>
    <w:rsid w:val="004D5B13"/>
    <w:rsid w:val="004F3816"/>
    <w:rsid w:val="00506B4E"/>
    <w:rsid w:val="00510920"/>
    <w:rsid w:val="0051199B"/>
    <w:rsid w:val="00517467"/>
    <w:rsid w:val="005341E0"/>
    <w:rsid w:val="0056481F"/>
    <w:rsid w:val="00566EDA"/>
    <w:rsid w:val="00572654"/>
    <w:rsid w:val="00577A15"/>
    <w:rsid w:val="00591B36"/>
    <w:rsid w:val="005B1E57"/>
    <w:rsid w:val="005B5629"/>
    <w:rsid w:val="005C0300"/>
    <w:rsid w:val="005C434B"/>
    <w:rsid w:val="005D34D9"/>
    <w:rsid w:val="005D3967"/>
    <w:rsid w:val="005D759B"/>
    <w:rsid w:val="005F4B6A"/>
    <w:rsid w:val="0060133C"/>
    <w:rsid w:val="00605688"/>
    <w:rsid w:val="00615A0A"/>
    <w:rsid w:val="00620344"/>
    <w:rsid w:val="00621A25"/>
    <w:rsid w:val="006333D4"/>
    <w:rsid w:val="006369B2"/>
    <w:rsid w:val="006512DE"/>
    <w:rsid w:val="0065149D"/>
    <w:rsid w:val="00652C03"/>
    <w:rsid w:val="006570B0"/>
    <w:rsid w:val="00667FB2"/>
    <w:rsid w:val="0069210B"/>
    <w:rsid w:val="006A4055"/>
    <w:rsid w:val="006C3FB2"/>
    <w:rsid w:val="006C5641"/>
    <w:rsid w:val="006D1089"/>
    <w:rsid w:val="006D4487"/>
    <w:rsid w:val="006D7355"/>
    <w:rsid w:val="00731135"/>
    <w:rsid w:val="007324AF"/>
    <w:rsid w:val="007409B4"/>
    <w:rsid w:val="00752221"/>
    <w:rsid w:val="0075525E"/>
    <w:rsid w:val="00780091"/>
    <w:rsid w:val="007903F8"/>
    <w:rsid w:val="00794F4F"/>
    <w:rsid w:val="007974BE"/>
    <w:rsid w:val="007A0916"/>
    <w:rsid w:val="007A0DFD"/>
    <w:rsid w:val="007B673D"/>
    <w:rsid w:val="007C7122"/>
    <w:rsid w:val="007D3F11"/>
    <w:rsid w:val="007F1869"/>
    <w:rsid w:val="007F664D"/>
    <w:rsid w:val="00825A2B"/>
    <w:rsid w:val="00842137"/>
    <w:rsid w:val="008612FF"/>
    <w:rsid w:val="008903F2"/>
    <w:rsid w:val="0089088E"/>
    <w:rsid w:val="00892297"/>
    <w:rsid w:val="008B1279"/>
    <w:rsid w:val="008B46CF"/>
    <w:rsid w:val="008C139C"/>
    <w:rsid w:val="008D599B"/>
    <w:rsid w:val="008E0172"/>
    <w:rsid w:val="0091068A"/>
    <w:rsid w:val="00912F99"/>
    <w:rsid w:val="00916B73"/>
    <w:rsid w:val="00930F6B"/>
    <w:rsid w:val="009406B5"/>
    <w:rsid w:val="00946166"/>
    <w:rsid w:val="00976441"/>
    <w:rsid w:val="00983164"/>
    <w:rsid w:val="009972EF"/>
    <w:rsid w:val="009A70D6"/>
    <w:rsid w:val="009E6045"/>
    <w:rsid w:val="009E766E"/>
    <w:rsid w:val="009F715E"/>
    <w:rsid w:val="00A10DBB"/>
    <w:rsid w:val="00A25503"/>
    <w:rsid w:val="00A30ED1"/>
    <w:rsid w:val="00A4013E"/>
    <w:rsid w:val="00A427CD"/>
    <w:rsid w:val="00A4600B"/>
    <w:rsid w:val="00A62A1E"/>
    <w:rsid w:val="00A679D3"/>
    <w:rsid w:val="00A67A81"/>
    <w:rsid w:val="00A728A3"/>
    <w:rsid w:val="00A730A6"/>
    <w:rsid w:val="00A77CD7"/>
    <w:rsid w:val="00A85834"/>
    <w:rsid w:val="00A971A0"/>
    <w:rsid w:val="00AA1F22"/>
    <w:rsid w:val="00AB4989"/>
    <w:rsid w:val="00AE443D"/>
    <w:rsid w:val="00B05821"/>
    <w:rsid w:val="00B2535D"/>
    <w:rsid w:val="00B26C28"/>
    <w:rsid w:val="00B453F5"/>
    <w:rsid w:val="00B53D1B"/>
    <w:rsid w:val="00B718A5"/>
    <w:rsid w:val="00B801A0"/>
    <w:rsid w:val="00BB1A50"/>
    <w:rsid w:val="00BC05A8"/>
    <w:rsid w:val="00BC3E7E"/>
    <w:rsid w:val="00BF3A57"/>
    <w:rsid w:val="00C2196F"/>
    <w:rsid w:val="00C42125"/>
    <w:rsid w:val="00C47E97"/>
    <w:rsid w:val="00C5412A"/>
    <w:rsid w:val="00C62814"/>
    <w:rsid w:val="00C707AC"/>
    <w:rsid w:val="00C74937"/>
    <w:rsid w:val="00C74B4A"/>
    <w:rsid w:val="00C9460E"/>
    <w:rsid w:val="00DC696C"/>
    <w:rsid w:val="00DE3062"/>
    <w:rsid w:val="00E1406C"/>
    <w:rsid w:val="00E204DD"/>
    <w:rsid w:val="00E32FBF"/>
    <w:rsid w:val="00E45A78"/>
    <w:rsid w:val="00E53C24"/>
    <w:rsid w:val="00E65BD7"/>
    <w:rsid w:val="00E81B56"/>
    <w:rsid w:val="00EA46ED"/>
    <w:rsid w:val="00EB35E0"/>
    <w:rsid w:val="00EB444D"/>
    <w:rsid w:val="00EC0F7B"/>
    <w:rsid w:val="00ED6F6A"/>
    <w:rsid w:val="00F00EFD"/>
    <w:rsid w:val="00F02294"/>
    <w:rsid w:val="00F075D9"/>
    <w:rsid w:val="00F11CD1"/>
    <w:rsid w:val="00F35134"/>
    <w:rsid w:val="00F35F57"/>
    <w:rsid w:val="00F431E0"/>
    <w:rsid w:val="00F475CA"/>
    <w:rsid w:val="00F50467"/>
    <w:rsid w:val="00FA4EDB"/>
    <w:rsid w:val="00FB704D"/>
    <w:rsid w:val="00FC65C7"/>
    <w:rsid w:val="00FC79F3"/>
    <w:rsid w:val="00FF45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rules v:ext="edit">
        <o:r id="V:Rule5" type="callout" idref="#AutoShape 83"/>
        <o:r id="V:Rule11" type="connector" idref="#AutoShape 61"/>
        <o:r id="V:Rule12" type="connector" idref="#_x0000_s1067"/>
        <o:r id="V:Rule13" type="connector" idref="#AutoShape 71"/>
        <o:r id="V:Rule14" type="connector" idref="#AutoShape 76"/>
        <o:r id="V:Rule15" type="connector" idref="#_x0000_s1068"/>
        <o:r id="V:Rule16" type="connector" idref="#AutoShape 74"/>
        <o:r id="V:Rule17" type="connector" idref="#AutoShape 80"/>
        <o:r id="V:Rule18" type="connector" idref="#AutoShape 65"/>
        <o:r id="V:Rule19" type="connector" idref="#AutoShape 6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uiPriority="0"/>
    <w:lsdException w:name="heading 3" w:uiPriority="0" w:qFormat="1"/>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toc 1" w:uiPriority="39"/>
    <w:lsdException w:name="toc 2" w:uiPriority="39"/>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lsdException w:name="Title" w:semiHidden="0" w:uiPriority="10" w:unhideWhenUsed="0"/>
    <w:lsdException w:name="Default Paragraph Font" w:uiPriority="1"/>
    <w:lsdException w:name="Subtitle" w:semiHidden="0" w:uiPriority="11" w:unhideWhenUsed="0"/>
    <w:lsdException w:name="Hyperlink" w:uiPriority="0" w:qFormat="1"/>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Normal">
    <w:name w:val="Normal"/>
    <w:rsid w:val="00ED6F6A"/>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A25503"/>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A25503"/>
    <w:pPr>
      <w:spacing w:before="240"/>
      <w:outlineLvl w:val="1"/>
    </w:pPr>
  </w:style>
  <w:style w:type="paragraph" w:styleId="Heading3">
    <w:name w:val="heading 3"/>
    <w:basedOn w:val="Heading1"/>
    <w:next w:val="Normal"/>
    <w:link w:val="Heading3Char"/>
    <w:qFormat/>
    <w:rsid w:val="00A25503"/>
    <w:pPr>
      <w:spacing w:before="160"/>
      <w:outlineLvl w:val="2"/>
    </w:pPr>
  </w:style>
  <w:style w:type="paragraph" w:styleId="Heading4">
    <w:name w:val="heading 4"/>
    <w:basedOn w:val="Heading3"/>
    <w:next w:val="Normal"/>
    <w:link w:val="Heading4Char"/>
    <w:qFormat/>
    <w:rsid w:val="00A25503"/>
    <w:pPr>
      <w:tabs>
        <w:tab w:val="clear" w:pos="794"/>
        <w:tab w:val="left" w:pos="1021"/>
      </w:tabs>
      <w:ind w:left="1021" w:hanging="1021"/>
      <w:outlineLvl w:val="3"/>
    </w:pPr>
  </w:style>
  <w:style w:type="paragraph" w:styleId="Heading5">
    <w:name w:val="heading 5"/>
    <w:basedOn w:val="Heading4"/>
    <w:next w:val="Normal"/>
    <w:link w:val="Heading5Char"/>
    <w:qFormat/>
    <w:rsid w:val="00A25503"/>
    <w:pPr>
      <w:outlineLvl w:val="4"/>
    </w:pPr>
  </w:style>
  <w:style w:type="paragraph" w:styleId="Heading6">
    <w:name w:val="heading 6"/>
    <w:basedOn w:val="Heading4"/>
    <w:next w:val="Normal"/>
    <w:link w:val="Heading6Char"/>
    <w:rsid w:val="00A25503"/>
    <w:pPr>
      <w:tabs>
        <w:tab w:val="clear" w:pos="1021"/>
        <w:tab w:val="clear" w:pos="1191"/>
      </w:tabs>
      <w:ind w:left="1588" w:hanging="1588"/>
      <w:outlineLvl w:val="5"/>
    </w:pPr>
  </w:style>
  <w:style w:type="paragraph" w:styleId="Heading7">
    <w:name w:val="heading 7"/>
    <w:basedOn w:val="Heading6"/>
    <w:next w:val="Normal"/>
    <w:link w:val="Heading7Char"/>
    <w:rsid w:val="00A25503"/>
    <w:pPr>
      <w:outlineLvl w:val="6"/>
    </w:pPr>
  </w:style>
  <w:style w:type="paragraph" w:styleId="Heading8">
    <w:name w:val="heading 8"/>
    <w:basedOn w:val="Heading6"/>
    <w:next w:val="Normal"/>
    <w:link w:val="Heading8Char"/>
    <w:rsid w:val="00A25503"/>
    <w:pPr>
      <w:outlineLvl w:val="7"/>
    </w:pPr>
  </w:style>
  <w:style w:type="paragraph" w:styleId="Heading9">
    <w:name w:val="heading 9"/>
    <w:basedOn w:val="Heading6"/>
    <w:next w:val="Normal"/>
    <w:link w:val="Heading9Char"/>
    <w:rsid w:val="00A25503"/>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5503"/>
    <w:rPr>
      <w:rFonts w:ascii="Times New Roman" w:hAnsi="Times New Roman"/>
      <w:color w:val="808080"/>
    </w:rPr>
  </w:style>
  <w:style w:type="paragraph" w:customStyle="1" w:styleId="Docnumber">
    <w:name w:val="Docnumber"/>
    <w:basedOn w:val="Normal"/>
    <w:link w:val="DocnumberChar"/>
    <w:rsid w:val="00A25503"/>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A25503"/>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510920"/>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510920"/>
  </w:style>
  <w:style w:type="paragraph" w:customStyle="1" w:styleId="CorrectionSeparatorBegin">
    <w:name w:val="Correction Separator Begin"/>
    <w:basedOn w:val="Normal"/>
    <w:rsid w:val="00510920"/>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510920"/>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510920"/>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510920"/>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510920"/>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510920"/>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510920"/>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510920"/>
    <w:rPr>
      <w:b/>
      <w:bCs/>
    </w:rPr>
  </w:style>
  <w:style w:type="paragraph" w:customStyle="1" w:styleId="Normalbeforetable">
    <w:name w:val="Normal before table"/>
    <w:basedOn w:val="Normal"/>
    <w:rsid w:val="00510920"/>
    <w:pPr>
      <w:keepNext/>
      <w:spacing w:after="120"/>
    </w:pPr>
    <w:rPr>
      <w:rFonts w:eastAsia="????"/>
      <w:lang w:eastAsia="en-US"/>
    </w:rPr>
  </w:style>
  <w:style w:type="paragraph" w:customStyle="1" w:styleId="RecNo">
    <w:name w:val="Rec_No"/>
    <w:basedOn w:val="Normal"/>
    <w:next w:val="Normal"/>
    <w:rsid w:val="00510920"/>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510920"/>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510920"/>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510920"/>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51092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510920"/>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51092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510920"/>
    <w:pPr>
      <w:tabs>
        <w:tab w:val="right" w:leader="dot" w:pos="9639"/>
      </w:tabs>
    </w:pPr>
    <w:rPr>
      <w:rFonts w:eastAsia="MS Mincho"/>
    </w:rPr>
  </w:style>
  <w:style w:type="paragraph" w:styleId="TOC1">
    <w:name w:val="toc 1"/>
    <w:basedOn w:val="Normal"/>
    <w:uiPriority w:val="39"/>
    <w:rsid w:val="00510920"/>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510920"/>
    <w:pPr>
      <w:tabs>
        <w:tab w:val="clear" w:pos="964"/>
      </w:tabs>
      <w:spacing w:before="80"/>
      <w:ind w:left="1531" w:hanging="851"/>
    </w:pPr>
  </w:style>
  <w:style w:type="paragraph" w:styleId="TOC3">
    <w:name w:val="toc 3"/>
    <w:basedOn w:val="TOC2"/>
    <w:rsid w:val="00510920"/>
    <w:pPr>
      <w:ind w:left="2269"/>
    </w:pPr>
  </w:style>
  <w:style w:type="character" w:styleId="Hyperlink">
    <w:name w:val="Hyperlink"/>
    <w:aliases w:val="CEO_Hyperlink,超级链接,超?级链,Style 58,超????,超链接1,하이퍼링크2,하이퍼링크21,超??级链Ú,fL????,fL?级,超??级链,超?级链Ú,’´?级链,’´????,’´??级链Ú,’´??级"/>
    <w:basedOn w:val="DefaultParagraphFont"/>
    <w:qFormat/>
    <w:rsid w:val="00510920"/>
    <w:rPr>
      <w:color w:val="0000FF"/>
      <w:u w:val="single"/>
    </w:rPr>
  </w:style>
  <w:style w:type="character" w:customStyle="1" w:styleId="Heading1Char">
    <w:name w:val="Heading 1 Char"/>
    <w:basedOn w:val="DefaultParagraphFont"/>
    <w:link w:val="Heading1"/>
    <w:rsid w:val="00A25503"/>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A25503"/>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A25503"/>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A25503"/>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A25503"/>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A25503"/>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A25503"/>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A25503"/>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A25503"/>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A25503"/>
    <w:pPr>
      <w:spacing w:before="0" w:after="200"/>
    </w:pPr>
    <w:rPr>
      <w:i/>
      <w:iCs/>
      <w:color w:val="44546A" w:themeColor="text2"/>
      <w:sz w:val="18"/>
      <w:szCs w:val="18"/>
    </w:rPr>
  </w:style>
  <w:style w:type="paragraph" w:styleId="Header">
    <w:name w:val="header"/>
    <w:basedOn w:val="Normal"/>
    <w:link w:val="HeaderChar"/>
    <w:rsid w:val="00510920"/>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510920"/>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F00EFD"/>
    <w:pPr>
      <w:tabs>
        <w:tab w:val="center" w:pos="4680"/>
        <w:tab w:val="right" w:pos="9360"/>
      </w:tabs>
      <w:spacing w:before="0"/>
    </w:pPr>
    <w:rPr>
      <w:sz w:val="20"/>
    </w:rPr>
  </w:style>
  <w:style w:type="character" w:customStyle="1" w:styleId="FooterChar">
    <w:name w:val="Footer Char"/>
    <w:basedOn w:val="DefaultParagraphFont"/>
    <w:link w:val="Footer"/>
    <w:uiPriority w:val="99"/>
    <w:rsid w:val="00F00EFD"/>
    <w:rPr>
      <w:rFonts w:ascii="Times New Roman" w:hAnsi="Times New Roman" w:cs="Times New Roman"/>
      <w:sz w:val="20"/>
      <w:szCs w:val="24"/>
      <w:lang w:val="en-GB" w:eastAsia="ja-JP"/>
    </w:rPr>
  </w:style>
  <w:style w:type="character" w:styleId="Emphasis">
    <w:name w:val="Emphasis"/>
    <w:basedOn w:val="DefaultParagraphFont"/>
    <w:uiPriority w:val="20"/>
    <w:rsid w:val="00A25503"/>
    <w:rPr>
      <w:i/>
      <w:iCs/>
    </w:rPr>
  </w:style>
  <w:style w:type="paragraph" w:styleId="Quote">
    <w:name w:val="Quote"/>
    <w:basedOn w:val="Normal"/>
    <w:next w:val="Normal"/>
    <w:link w:val="QuoteChar"/>
    <w:uiPriority w:val="29"/>
    <w:rsid w:val="00A2550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25503"/>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A25503"/>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A25503"/>
    <w:pPr>
      <w:ind w:left="1191" w:hanging="397"/>
    </w:pPr>
  </w:style>
  <w:style w:type="paragraph" w:customStyle="1" w:styleId="enumlev3">
    <w:name w:val="enumlev3"/>
    <w:basedOn w:val="enumlev2"/>
    <w:rsid w:val="00A25503"/>
    <w:pPr>
      <w:ind w:left="1588"/>
    </w:pPr>
  </w:style>
  <w:style w:type="paragraph" w:customStyle="1" w:styleId="TSBHeaderRight14">
    <w:name w:val="TSBHeaderRight14"/>
    <w:basedOn w:val="Normal"/>
    <w:rsid w:val="007F1869"/>
    <w:pPr>
      <w:jc w:val="right"/>
    </w:pPr>
    <w:rPr>
      <w:b/>
      <w:bCs/>
      <w:sz w:val="28"/>
      <w:szCs w:val="28"/>
    </w:rPr>
  </w:style>
  <w:style w:type="paragraph" w:customStyle="1" w:styleId="VenueDate">
    <w:name w:val="VenueDate"/>
    <w:basedOn w:val="Normal"/>
    <w:rsid w:val="007F1869"/>
    <w:pPr>
      <w:jc w:val="right"/>
    </w:pPr>
  </w:style>
  <w:style w:type="paragraph" w:customStyle="1" w:styleId="TSBHeaderQuestion">
    <w:name w:val="TSBHeaderQuestion"/>
    <w:basedOn w:val="Normal"/>
    <w:rsid w:val="007F1869"/>
  </w:style>
  <w:style w:type="paragraph" w:customStyle="1" w:styleId="TSBHeaderSource">
    <w:name w:val="TSBHeaderSource"/>
    <w:basedOn w:val="Normal"/>
    <w:rsid w:val="007F1869"/>
  </w:style>
  <w:style w:type="paragraph" w:customStyle="1" w:styleId="TSBHeaderTitle">
    <w:name w:val="TSBHeaderTitle"/>
    <w:basedOn w:val="Normal"/>
    <w:rsid w:val="007F1869"/>
  </w:style>
  <w:style w:type="paragraph" w:customStyle="1" w:styleId="TSBHeaderSummary">
    <w:name w:val="TSBHeaderSummary"/>
    <w:basedOn w:val="Normal"/>
    <w:rsid w:val="001B5FB0"/>
  </w:style>
  <w:style w:type="character" w:customStyle="1" w:styleId="ReftextArial9pt">
    <w:name w:val="Ref_text Arial 9 pt"/>
    <w:rsid w:val="00510920"/>
    <w:rPr>
      <w:rFonts w:ascii="Arial" w:hAnsi="Arial" w:cs="Arial"/>
      <w:sz w:val="18"/>
      <w:szCs w:val="18"/>
    </w:rPr>
  </w:style>
  <w:style w:type="paragraph" w:customStyle="1" w:styleId="Title4">
    <w:name w:val="Title 4"/>
    <w:basedOn w:val="Normal"/>
    <w:next w:val="Heading1"/>
    <w:rsid w:val="00510920"/>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510920"/>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510920"/>
    <w:pPr>
      <w:spacing w:before="0"/>
    </w:pPr>
    <w:rPr>
      <w:sz w:val="20"/>
      <w:szCs w:val="20"/>
    </w:rPr>
  </w:style>
  <w:style w:type="character" w:customStyle="1" w:styleId="FootnoteTextChar">
    <w:name w:val="Footnote Text Char"/>
    <w:basedOn w:val="DefaultParagraphFont"/>
    <w:link w:val="FootnoteText"/>
    <w:uiPriority w:val="99"/>
    <w:semiHidden/>
    <w:rsid w:val="00510920"/>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510920"/>
    <w:rPr>
      <w:vertAlign w:val="superscript"/>
    </w:rPr>
  </w:style>
  <w:style w:type="paragraph" w:styleId="BalloonText">
    <w:name w:val="Balloon Text"/>
    <w:basedOn w:val="Normal"/>
    <w:link w:val="BalloonTextChar"/>
    <w:uiPriority w:val="99"/>
    <w:semiHidden/>
    <w:unhideWhenUsed/>
    <w:rsid w:val="00510920"/>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920"/>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510920"/>
  </w:style>
  <w:style w:type="paragraph" w:styleId="BlockText">
    <w:name w:val="Block Text"/>
    <w:basedOn w:val="Normal"/>
    <w:uiPriority w:val="99"/>
    <w:semiHidden/>
    <w:unhideWhenUsed/>
    <w:rsid w:val="0051092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510920"/>
    <w:pPr>
      <w:spacing w:after="120"/>
    </w:pPr>
  </w:style>
  <w:style w:type="character" w:customStyle="1" w:styleId="BodyTextChar">
    <w:name w:val="Body Text Char"/>
    <w:basedOn w:val="DefaultParagraphFont"/>
    <w:link w:val="BodyText"/>
    <w:uiPriority w:val="99"/>
    <w:semiHidden/>
    <w:rsid w:val="00510920"/>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510920"/>
    <w:pPr>
      <w:spacing w:after="120" w:line="480" w:lineRule="auto"/>
    </w:pPr>
  </w:style>
  <w:style w:type="character" w:customStyle="1" w:styleId="BodyText2Char">
    <w:name w:val="Body Text 2 Char"/>
    <w:basedOn w:val="DefaultParagraphFont"/>
    <w:link w:val="BodyText2"/>
    <w:uiPriority w:val="99"/>
    <w:semiHidden/>
    <w:rsid w:val="00510920"/>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510920"/>
    <w:pPr>
      <w:spacing w:after="120"/>
    </w:pPr>
    <w:rPr>
      <w:sz w:val="16"/>
      <w:szCs w:val="16"/>
    </w:rPr>
  </w:style>
  <w:style w:type="character" w:customStyle="1" w:styleId="BodyText3Char">
    <w:name w:val="Body Text 3 Char"/>
    <w:basedOn w:val="DefaultParagraphFont"/>
    <w:link w:val="BodyText3"/>
    <w:uiPriority w:val="99"/>
    <w:semiHidden/>
    <w:rsid w:val="00510920"/>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510920"/>
    <w:pPr>
      <w:spacing w:after="0"/>
      <w:ind w:firstLine="360"/>
    </w:pPr>
  </w:style>
  <w:style w:type="character" w:customStyle="1" w:styleId="BodyTextFirstIndentChar">
    <w:name w:val="Body Text First Indent Char"/>
    <w:basedOn w:val="BodyTextChar"/>
    <w:link w:val="BodyTextFirstIndent"/>
    <w:uiPriority w:val="99"/>
    <w:semiHidden/>
    <w:rsid w:val="00510920"/>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510920"/>
    <w:pPr>
      <w:spacing w:after="120"/>
      <w:ind w:left="360"/>
    </w:pPr>
  </w:style>
  <w:style w:type="character" w:customStyle="1" w:styleId="BodyTextIndentChar">
    <w:name w:val="Body Text Indent Char"/>
    <w:basedOn w:val="DefaultParagraphFont"/>
    <w:link w:val="BodyTextIndent"/>
    <w:uiPriority w:val="99"/>
    <w:semiHidden/>
    <w:rsid w:val="00510920"/>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510920"/>
    <w:pPr>
      <w:spacing w:after="0"/>
      <w:ind w:firstLine="360"/>
    </w:pPr>
  </w:style>
  <w:style w:type="character" w:customStyle="1" w:styleId="BodyTextFirstIndent2Char">
    <w:name w:val="Body Text First Indent 2 Char"/>
    <w:basedOn w:val="BodyTextIndentChar"/>
    <w:link w:val="BodyTextFirstIndent2"/>
    <w:uiPriority w:val="99"/>
    <w:semiHidden/>
    <w:rsid w:val="00510920"/>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510920"/>
    <w:pPr>
      <w:spacing w:after="120" w:line="480" w:lineRule="auto"/>
      <w:ind w:left="360"/>
    </w:pPr>
  </w:style>
  <w:style w:type="character" w:customStyle="1" w:styleId="BodyTextIndent2Char">
    <w:name w:val="Body Text Indent 2 Char"/>
    <w:basedOn w:val="DefaultParagraphFont"/>
    <w:link w:val="BodyTextIndent2"/>
    <w:uiPriority w:val="99"/>
    <w:semiHidden/>
    <w:rsid w:val="00510920"/>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51092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10920"/>
    <w:rPr>
      <w:rFonts w:ascii="Times New Roman" w:hAnsi="Times New Roman" w:cs="Times New Roman"/>
      <w:sz w:val="16"/>
      <w:szCs w:val="16"/>
      <w:lang w:val="en-GB" w:eastAsia="ja-JP"/>
    </w:rPr>
  </w:style>
  <w:style w:type="character" w:styleId="BookTitle">
    <w:name w:val="Book Title"/>
    <w:basedOn w:val="DefaultParagraphFont"/>
    <w:uiPriority w:val="33"/>
    <w:rsid w:val="00510920"/>
    <w:rPr>
      <w:b/>
      <w:bCs/>
      <w:i/>
      <w:iCs/>
      <w:spacing w:val="5"/>
    </w:rPr>
  </w:style>
  <w:style w:type="paragraph" w:styleId="Closing">
    <w:name w:val="Closing"/>
    <w:basedOn w:val="Normal"/>
    <w:link w:val="ClosingChar"/>
    <w:uiPriority w:val="99"/>
    <w:semiHidden/>
    <w:unhideWhenUsed/>
    <w:rsid w:val="00510920"/>
    <w:pPr>
      <w:spacing w:before="0"/>
      <w:ind w:left="4320"/>
    </w:pPr>
  </w:style>
  <w:style w:type="character" w:customStyle="1" w:styleId="ClosingChar">
    <w:name w:val="Closing Char"/>
    <w:basedOn w:val="DefaultParagraphFont"/>
    <w:link w:val="Closing"/>
    <w:uiPriority w:val="99"/>
    <w:semiHidden/>
    <w:rsid w:val="00510920"/>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510920"/>
    <w:rPr>
      <w:sz w:val="16"/>
      <w:szCs w:val="16"/>
    </w:rPr>
  </w:style>
  <w:style w:type="paragraph" w:styleId="CommentText">
    <w:name w:val="annotation text"/>
    <w:basedOn w:val="Normal"/>
    <w:link w:val="CommentTextChar"/>
    <w:uiPriority w:val="99"/>
    <w:semiHidden/>
    <w:unhideWhenUsed/>
    <w:rsid w:val="00510920"/>
    <w:rPr>
      <w:sz w:val="20"/>
      <w:szCs w:val="20"/>
    </w:rPr>
  </w:style>
  <w:style w:type="character" w:customStyle="1" w:styleId="CommentTextChar">
    <w:name w:val="Comment Text Char"/>
    <w:basedOn w:val="DefaultParagraphFont"/>
    <w:link w:val="CommentText"/>
    <w:uiPriority w:val="99"/>
    <w:semiHidden/>
    <w:rsid w:val="00510920"/>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510920"/>
    <w:rPr>
      <w:b/>
      <w:bCs/>
    </w:rPr>
  </w:style>
  <w:style w:type="character" w:customStyle="1" w:styleId="CommentSubjectChar">
    <w:name w:val="Comment Subject Char"/>
    <w:basedOn w:val="CommentTextChar"/>
    <w:link w:val="CommentSubject"/>
    <w:uiPriority w:val="99"/>
    <w:semiHidden/>
    <w:rsid w:val="00510920"/>
    <w:rPr>
      <w:rFonts w:ascii="Times New Roman" w:hAnsi="Times New Roman" w:cs="Times New Roman"/>
      <w:b/>
      <w:bCs/>
      <w:sz w:val="20"/>
      <w:szCs w:val="20"/>
      <w:lang w:val="en-GB" w:eastAsia="ja-JP"/>
    </w:rPr>
  </w:style>
  <w:style w:type="paragraph" w:styleId="Date">
    <w:name w:val="Date"/>
    <w:basedOn w:val="Normal"/>
    <w:next w:val="Normal"/>
    <w:link w:val="DateChar"/>
    <w:uiPriority w:val="99"/>
    <w:semiHidden/>
    <w:unhideWhenUsed/>
    <w:rsid w:val="00510920"/>
  </w:style>
  <w:style w:type="character" w:customStyle="1" w:styleId="DateChar">
    <w:name w:val="Date Char"/>
    <w:basedOn w:val="DefaultParagraphFont"/>
    <w:link w:val="Date"/>
    <w:uiPriority w:val="99"/>
    <w:semiHidden/>
    <w:rsid w:val="00510920"/>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510920"/>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10920"/>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510920"/>
    <w:pPr>
      <w:spacing w:before="0"/>
    </w:pPr>
  </w:style>
  <w:style w:type="character" w:customStyle="1" w:styleId="E-mailSignatureChar">
    <w:name w:val="E-mail Signature Char"/>
    <w:basedOn w:val="DefaultParagraphFont"/>
    <w:link w:val="E-mailSignature"/>
    <w:uiPriority w:val="99"/>
    <w:semiHidden/>
    <w:rsid w:val="00510920"/>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510920"/>
    <w:rPr>
      <w:vertAlign w:val="superscript"/>
    </w:rPr>
  </w:style>
  <w:style w:type="paragraph" w:styleId="EndnoteText">
    <w:name w:val="endnote text"/>
    <w:basedOn w:val="Normal"/>
    <w:link w:val="EndnoteTextChar"/>
    <w:uiPriority w:val="99"/>
    <w:semiHidden/>
    <w:unhideWhenUsed/>
    <w:rsid w:val="00510920"/>
    <w:pPr>
      <w:spacing w:before="0"/>
    </w:pPr>
    <w:rPr>
      <w:sz w:val="20"/>
      <w:szCs w:val="20"/>
    </w:rPr>
  </w:style>
  <w:style w:type="character" w:customStyle="1" w:styleId="EndnoteTextChar">
    <w:name w:val="Endnote Text Char"/>
    <w:basedOn w:val="DefaultParagraphFont"/>
    <w:link w:val="EndnoteText"/>
    <w:uiPriority w:val="99"/>
    <w:semiHidden/>
    <w:rsid w:val="00510920"/>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510920"/>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510920"/>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510920"/>
    <w:rPr>
      <w:color w:val="954F72" w:themeColor="followedHyperlink"/>
      <w:u w:val="single"/>
    </w:rPr>
  </w:style>
  <w:style w:type="character" w:customStyle="1" w:styleId="Hashtag">
    <w:name w:val="Hashtag"/>
    <w:basedOn w:val="DefaultParagraphFont"/>
    <w:uiPriority w:val="99"/>
    <w:semiHidden/>
    <w:unhideWhenUsed/>
    <w:rsid w:val="00510920"/>
    <w:rPr>
      <w:color w:val="2B579A"/>
      <w:shd w:val="clear" w:color="auto" w:fill="E1DFDD"/>
    </w:rPr>
  </w:style>
  <w:style w:type="character" w:styleId="HTMLAcronym">
    <w:name w:val="HTML Acronym"/>
    <w:basedOn w:val="DefaultParagraphFont"/>
    <w:uiPriority w:val="99"/>
    <w:semiHidden/>
    <w:unhideWhenUsed/>
    <w:rsid w:val="00510920"/>
  </w:style>
  <w:style w:type="paragraph" w:styleId="HTMLAddress">
    <w:name w:val="HTML Address"/>
    <w:basedOn w:val="Normal"/>
    <w:link w:val="HTMLAddressChar"/>
    <w:uiPriority w:val="99"/>
    <w:semiHidden/>
    <w:unhideWhenUsed/>
    <w:rsid w:val="00510920"/>
    <w:pPr>
      <w:spacing w:before="0"/>
    </w:pPr>
    <w:rPr>
      <w:i/>
      <w:iCs/>
    </w:rPr>
  </w:style>
  <w:style w:type="character" w:customStyle="1" w:styleId="HTMLAddressChar">
    <w:name w:val="HTML Address Char"/>
    <w:basedOn w:val="DefaultParagraphFont"/>
    <w:link w:val="HTMLAddress"/>
    <w:uiPriority w:val="99"/>
    <w:semiHidden/>
    <w:rsid w:val="00510920"/>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510920"/>
    <w:rPr>
      <w:i/>
      <w:iCs/>
    </w:rPr>
  </w:style>
  <w:style w:type="character" w:styleId="HTMLCode">
    <w:name w:val="HTML Code"/>
    <w:basedOn w:val="DefaultParagraphFont"/>
    <w:uiPriority w:val="99"/>
    <w:semiHidden/>
    <w:unhideWhenUsed/>
    <w:rsid w:val="00510920"/>
    <w:rPr>
      <w:rFonts w:ascii="Consolas" w:hAnsi="Consolas"/>
      <w:sz w:val="20"/>
      <w:szCs w:val="20"/>
    </w:rPr>
  </w:style>
  <w:style w:type="character" w:styleId="HTMLDefinition">
    <w:name w:val="HTML Definition"/>
    <w:basedOn w:val="DefaultParagraphFont"/>
    <w:uiPriority w:val="99"/>
    <w:semiHidden/>
    <w:unhideWhenUsed/>
    <w:rsid w:val="00510920"/>
    <w:rPr>
      <w:i/>
      <w:iCs/>
    </w:rPr>
  </w:style>
  <w:style w:type="character" w:styleId="HTMLKeyboard">
    <w:name w:val="HTML Keyboard"/>
    <w:basedOn w:val="DefaultParagraphFont"/>
    <w:uiPriority w:val="99"/>
    <w:semiHidden/>
    <w:unhideWhenUsed/>
    <w:rsid w:val="00510920"/>
    <w:rPr>
      <w:rFonts w:ascii="Consolas" w:hAnsi="Consolas"/>
      <w:sz w:val="20"/>
      <w:szCs w:val="20"/>
    </w:rPr>
  </w:style>
  <w:style w:type="paragraph" w:styleId="HTMLPreformatted">
    <w:name w:val="HTML Preformatted"/>
    <w:basedOn w:val="Normal"/>
    <w:link w:val="HTMLPreformattedChar"/>
    <w:uiPriority w:val="99"/>
    <w:semiHidden/>
    <w:unhideWhenUsed/>
    <w:rsid w:val="00510920"/>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10920"/>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510920"/>
    <w:rPr>
      <w:rFonts w:ascii="Consolas" w:hAnsi="Consolas"/>
      <w:sz w:val="24"/>
      <w:szCs w:val="24"/>
    </w:rPr>
  </w:style>
  <w:style w:type="character" w:styleId="HTMLTypewriter">
    <w:name w:val="HTML Typewriter"/>
    <w:basedOn w:val="DefaultParagraphFont"/>
    <w:uiPriority w:val="99"/>
    <w:semiHidden/>
    <w:unhideWhenUsed/>
    <w:rsid w:val="00510920"/>
    <w:rPr>
      <w:rFonts w:ascii="Consolas" w:hAnsi="Consolas"/>
      <w:sz w:val="20"/>
      <w:szCs w:val="20"/>
    </w:rPr>
  </w:style>
  <w:style w:type="character" w:styleId="HTMLVariable">
    <w:name w:val="HTML Variable"/>
    <w:basedOn w:val="DefaultParagraphFont"/>
    <w:uiPriority w:val="99"/>
    <w:semiHidden/>
    <w:unhideWhenUsed/>
    <w:rsid w:val="00510920"/>
    <w:rPr>
      <w:i/>
      <w:iCs/>
    </w:rPr>
  </w:style>
  <w:style w:type="paragraph" w:styleId="Index1">
    <w:name w:val="index 1"/>
    <w:basedOn w:val="Normal"/>
    <w:next w:val="Normal"/>
    <w:autoRedefine/>
    <w:uiPriority w:val="99"/>
    <w:semiHidden/>
    <w:unhideWhenUsed/>
    <w:rsid w:val="00510920"/>
    <w:pPr>
      <w:spacing w:before="0"/>
      <w:ind w:left="240" w:hanging="240"/>
    </w:pPr>
  </w:style>
  <w:style w:type="paragraph" w:styleId="Index2">
    <w:name w:val="index 2"/>
    <w:basedOn w:val="Normal"/>
    <w:next w:val="Normal"/>
    <w:autoRedefine/>
    <w:uiPriority w:val="99"/>
    <w:semiHidden/>
    <w:unhideWhenUsed/>
    <w:rsid w:val="00510920"/>
    <w:pPr>
      <w:spacing w:before="0"/>
      <w:ind w:left="480" w:hanging="240"/>
    </w:pPr>
  </w:style>
  <w:style w:type="paragraph" w:styleId="Index3">
    <w:name w:val="index 3"/>
    <w:basedOn w:val="Normal"/>
    <w:next w:val="Normal"/>
    <w:autoRedefine/>
    <w:uiPriority w:val="99"/>
    <w:semiHidden/>
    <w:unhideWhenUsed/>
    <w:rsid w:val="00510920"/>
    <w:pPr>
      <w:spacing w:before="0"/>
      <w:ind w:left="720" w:hanging="240"/>
    </w:pPr>
  </w:style>
  <w:style w:type="paragraph" w:styleId="Index4">
    <w:name w:val="index 4"/>
    <w:basedOn w:val="Normal"/>
    <w:next w:val="Normal"/>
    <w:autoRedefine/>
    <w:uiPriority w:val="99"/>
    <w:semiHidden/>
    <w:unhideWhenUsed/>
    <w:rsid w:val="00510920"/>
    <w:pPr>
      <w:spacing w:before="0"/>
      <w:ind w:left="960" w:hanging="240"/>
    </w:pPr>
  </w:style>
  <w:style w:type="paragraph" w:styleId="Index5">
    <w:name w:val="index 5"/>
    <w:basedOn w:val="Normal"/>
    <w:next w:val="Normal"/>
    <w:autoRedefine/>
    <w:uiPriority w:val="99"/>
    <w:semiHidden/>
    <w:unhideWhenUsed/>
    <w:rsid w:val="00510920"/>
    <w:pPr>
      <w:spacing w:before="0"/>
      <w:ind w:left="1200" w:hanging="240"/>
    </w:pPr>
  </w:style>
  <w:style w:type="paragraph" w:styleId="Index6">
    <w:name w:val="index 6"/>
    <w:basedOn w:val="Normal"/>
    <w:next w:val="Normal"/>
    <w:autoRedefine/>
    <w:uiPriority w:val="99"/>
    <w:semiHidden/>
    <w:unhideWhenUsed/>
    <w:rsid w:val="00510920"/>
    <w:pPr>
      <w:spacing w:before="0"/>
      <w:ind w:left="1440" w:hanging="240"/>
    </w:pPr>
  </w:style>
  <w:style w:type="paragraph" w:styleId="Index7">
    <w:name w:val="index 7"/>
    <w:basedOn w:val="Normal"/>
    <w:next w:val="Normal"/>
    <w:autoRedefine/>
    <w:uiPriority w:val="99"/>
    <w:semiHidden/>
    <w:unhideWhenUsed/>
    <w:rsid w:val="00510920"/>
    <w:pPr>
      <w:spacing w:before="0"/>
      <w:ind w:left="1680" w:hanging="240"/>
    </w:pPr>
  </w:style>
  <w:style w:type="paragraph" w:styleId="Index8">
    <w:name w:val="index 8"/>
    <w:basedOn w:val="Normal"/>
    <w:next w:val="Normal"/>
    <w:autoRedefine/>
    <w:uiPriority w:val="99"/>
    <w:semiHidden/>
    <w:unhideWhenUsed/>
    <w:rsid w:val="00510920"/>
    <w:pPr>
      <w:spacing w:before="0"/>
      <w:ind w:left="1920" w:hanging="240"/>
    </w:pPr>
  </w:style>
  <w:style w:type="paragraph" w:styleId="Index9">
    <w:name w:val="index 9"/>
    <w:basedOn w:val="Normal"/>
    <w:next w:val="Normal"/>
    <w:autoRedefine/>
    <w:uiPriority w:val="99"/>
    <w:semiHidden/>
    <w:unhideWhenUsed/>
    <w:rsid w:val="00510920"/>
    <w:pPr>
      <w:spacing w:before="0"/>
      <w:ind w:left="2160" w:hanging="240"/>
    </w:pPr>
  </w:style>
  <w:style w:type="paragraph" w:styleId="IndexHeading">
    <w:name w:val="index heading"/>
    <w:basedOn w:val="Normal"/>
    <w:next w:val="Index1"/>
    <w:uiPriority w:val="99"/>
    <w:semiHidden/>
    <w:unhideWhenUsed/>
    <w:rsid w:val="00510920"/>
    <w:rPr>
      <w:rFonts w:asciiTheme="majorHAnsi" w:eastAsiaTheme="majorEastAsia" w:hAnsiTheme="majorHAnsi" w:cstheme="majorBidi"/>
      <w:b/>
      <w:bCs/>
    </w:rPr>
  </w:style>
  <w:style w:type="character" w:styleId="IntenseEmphasis">
    <w:name w:val="Intense Emphasis"/>
    <w:basedOn w:val="DefaultParagraphFont"/>
    <w:uiPriority w:val="21"/>
    <w:rsid w:val="00510920"/>
    <w:rPr>
      <w:i/>
      <w:iCs/>
      <w:color w:val="5B9BD5" w:themeColor="accent1"/>
    </w:rPr>
  </w:style>
  <w:style w:type="paragraph" w:styleId="IntenseQuote">
    <w:name w:val="Intense Quote"/>
    <w:basedOn w:val="Normal"/>
    <w:next w:val="Normal"/>
    <w:link w:val="IntenseQuoteChar"/>
    <w:uiPriority w:val="30"/>
    <w:rsid w:val="0051092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10920"/>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510920"/>
    <w:rPr>
      <w:b/>
      <w:bCs/>
      <w:smallCaps/>
      <w:color w:val="5B9BD5" w:themeColor="accent1"/>
      <w:spacing w:val="5"/>
    </w:rPr>
  </w:style>
  <w:style w:type="character" w:styleId="LineNumber">
    <w:name w:val="line number"/>
    <w:basedOn w:val="DefaultParagraphFont"/>
    <w:uiPriority w:val="99"/>
    <w:semiHidden/>
    <w:unhideWhenUsed/>
    <w:rsid w:val="00510920"/>
  </w:style>
  <w:style w:type="paragraph" w:styleId="List">
    <w:name w:val="List"/>
    <w:basedOn w:val="Normal"/>
    <w:uiPriority w:val="99"/>
    <w:semiHidden/>
    <w:unhideWhenUsed/>
    <w:rsid w:val="00510920"/>
    <w:pPr>
      <w:ind w:left="360" w:hanging="360"/>
      <w:contextualSpacing/>
    </w:pPr>
  </w:style>
  <w:style w:type="paragraph" w:styleId="List2">
    <w:name w:val="List 2"/>
    <w:basedOn w:val="Normal"/>
    <w:uiPriority w:val="99"/>
    <w:semiHidden/>
    <w:unhideWhenUsed/>
    <w:rsid w:val="00510920"/>
    <w:pPr>
      <w:ind w:left="720" w:hanging="360"/>
      <w:contextualSpacing/>
    </w:pPr>
  </w:style>
  <w:style w:type="paragraph" w:styleId="List3">
    <w:name w:val="List 3"/>
    <w:basedOn w:val="Normal"/>
    <w:uiPriority w:val="99"/>
    <w:semiHidden/>
    <w:unhideWhenUsed/>
    <w:rsid w:val="00510920"/>
    <w:pPr>
      <w:ind w:left="1080" w:hanging="360"/>
      <w:contextualSpacing/>
    </w:pPr>
  </w:style>
  <w:style w:type="paragraph" w:styleId="List4">
    <w:name w:val="List 4"/>
    <w:basedOn w:val="Normal"/>
    <w:uiPriority w:val="99"/>
    <w:semiHidden/>
    <w:unhideWhenUsed/>
    <w:rsid w:val="00510920"/>
    <w:pPr>
      <w:ind w:left="1440" w:hanging="360"/>
      <w:contextualSpacing/>
    </w:pPr>
  </w:style>
  <w:style w:type="paragraph" w:styleId="List5">
    <w:name w:val="List 5"/>
    <w:basedOn w:val="Normal"/>
    <w:uiPriority w:val="99"/>
    <w:semiHidden/>
    <w:unhideWhenUsed/>
    <w:rsid w:val="00510920"/>
    <w:pPr>
      <w:ind w:left="1800" w:hanging="360"/>
      <w:contextualSpacing/>
    </w:pPr>
  </w:style>
  <w:style w:type="paragraph" w:styleId="ListBullet">
    <w:name w:val="List Bullet"/>
    <w:basedOn w:val="Normal"/>
    <w:uiPriority w:val="99"/>
    <w:semiHidden/>
    <w:unhideWhenUsed/>
    <w:rsid w:val="00510920"/>
    <w:pPr>
      <w:numPr>
        <w:numId w:val="1"/>
      </w:numPr>
      <w:contextualSpacing/>
    </w:pPr>
  </w:style>
  <w:style w:type="paragraph" w:styleId="ListBullet2">
    <w:name w:val="List Bullet 2"/>
    <w:basedOn w:val="Normal"/>
    <w:uiPriority w:val="99"/>
    <w:semiHidden/>
    <w:unhideWhenUsed/>
    <w:rsid w:val="00510920"/>
    <w:pPr>
      <w:numPr>
        <w:numId w:val="2"/>
      </w:numPr>
      <w:contextualSpacing/>
    </w:pPr>
  </w:style>
  <w:style w:type="paragraph" w:styleId="ListBullet3">
    <w:name w:val="List Bullet 3"/>
    <w:basedOn w:val="Normal"/>
    <w:uiPriority w:val="99"/>
    <w:semiHidden/>
    <w:unhideWhenUsed/>
    <w:rsid w:val="00510920"/>
    <w:pPr>
      <w:numPr>
        <w:numId w:val="3"/>
      </w:numPr>
      <w:contextualSpacing/>
    </w:pPr>
  </w:style>
  <w:style w:type="paragraph" w:styleId="ListBullet4">
    <w:name w:val="List Bullet 4"/>
    <w:basedOn w:val="Normal"/>
    <w:uiPriority w:val="99"/>
    <w:semiHidden/>
    <w:unhideWhenUsed/>
    <w:rsid w:val="00510920"/>
    <w:pPr>
      <w:numPr>
        <w:numId w:val="4"/>
      </w:numPr>
      <w:contextualSpacing/>
    </w:pPr>
  </w:style>
  <w:style w:type="paragraph" w:styleId="ListBullet5">
    <w:name w:val="List Bullet 5"/>
    <w:basedOn w:val="Normal"/>
    <w:uiPriority w:val="99"/>
    <w:semiHidden/>
    <w:unhideWhenUsed/>
    <w:rsid w:val="00510920"/>
    <w:pPr>
      <w:numPr>
        <w:numId w:val="5"/>
      </w:numPr>
      <w:contextualSpacing/>
    </w:pPr>
  </w:style>
  <w:style w:type="paragraph" w:styleId="ListContinue">
    <w:name w:val="List Continue"/>
    <w:basedOn w:val="Normal"/>
    <w:uiPriority w:val="99"/>
    <w:semiHidden/>
    <w:unhideWhenUsed/>
    <w:rsid w:val="00510920"/>
    <w:pPr>
      <w:spacing w:after="120"/>
      <w:ind w:left="360"/>
      <w:contextualSpacing/>
    </w:pPr>
  </w:style>
  <w:style w:type="paragraph" w:styleId="ListContinue2">
    <w:name w:val="List Continue 2"/>
    <w:basedOn w:val="Normal"/>
    <w:uiPriority w:val="99"/>
    <w:semiHidden/>
    <w:unhideWhenUsed/>
    <w:rsid w:val="00510920"/>
    <w:pPr>
      <w:spacing w:after="120"/>
      <w:ind w:left="720"/>
      <w:contextualSpacing/>
    </w:pPr>
  </w:style>
  <w:style w:type="paragraph" w:styleId="ListContinue3">
    <w:name w:val="List Continue 3"/>
    <w:basedOn w:val="Normal"/>
    <w:uiPriority w:val="99"/>
    <w:semiHidden/>
    <w:unhideWhenUsed/>
    <w:rsid w:val="00510920"/>
    <w:pPr>
      <w:spacing w:after="120"/>
      <w:ind w:left="1080"/>
      <w:contextualSpacing/>
    </w:pPr>
  </w:style>
  <w:style w:type="paragraph" w:styleId="ListContinue4">
    <w:name w:val="List Continue 4"/>
    <w:basedOn w:val="Normal"/>
    <w:uiPriority w:val="99"/>
    <w:semiHidden/>
    <w:unhideWhenUsed/>
    <w:rsid w:val="00510920"/>
    <w:pPr>
      <w:spacing w:after="120"/>
      <w:ind w:left="1440"/>
      <w:contextualSpacing/>
    </w:pPr>
  </w:style>
  <w:style w:type="paragraph" w:styleId="ListContinue5">
    <w:name w:val="List Continue 5"/>
    <w:basedOn w:val="Normal"/>
    <w:uiPriority w:val="99"/>
    <w:semiHidden/>
    <w:unhideWhenUsed/>
    <w:rsid w:val="00510920"/>
    <w:pPr>
      <w:spacing w:after="120"/>
      <w:ind w:left="1800"/>
      <w:contextualSpacing/>
    </w:pPr>
  </w:style>
  <w:style w:type="paragraph" w:styleId="ListNumber">
    <w:name w:val="List Number"/>
    <w:basedOn w:val="Normal"/>
    <w:uiPriority w:val="99"/>
    <w:semiHidden/>
    <w:unhideWhenUsed/>
    <w:rsid w:val="00510920"/>
    <w:pPr>
      <w:numPr>
        <w:numId w:val="6"/>
      </w:numPr>
      <w:contextualSpacing/>
    </w:pPr>
  </w:style>
  <w:style w:type="paragraph" w:styleId="ListNumber2">
    <w:name w:val="List Number 2"/>
    <w:basedOn w:val="Normal"/>
    <w:uiPriority w:val="99"/>
    <w:semiHidden/>
    <w:unhideWhenUsed/>
    <w:rsid w:val="00510920"/>
    <w:pPr>
      <w:numPr>
        <w:numId w:val="7"/>
      </w:numPr>
      <w:contextualSpacing/>
    </w:pPr>
  </w:style>
  <w:style w:type="paragraph" w:styleId="ListNumber3">
    <w:name w:val="List Number 3"/>
    <w:basedOn w:val="Normal"/>
    <w:uiPriority w:val="99"/>
    <w:semiHidden/>
    <w:unhideWhenUsed/>
    <w:rsid w:val="00510920"/>
    <w:pPr>
      <w:numPr>
        <w:numId w:val="8"/>
      </w:numPr>
      <w:contextualSpacing/>
    </w:pPr>
  </w:style>
  <w:style w:type="paragraph" w:styleId="ListNumber4">
    <w:name w:val="List Number 4"/>
    <w:basedOn w:val="Normal"/>
    <w:uiPriority w:val="99"/>
    <w:semiHidden/>
    <w:unhideWhenUsed/>
    <w:rsid w:val="00510920"/>
    <w:pPr>
      <w:numPr>
        <w:numId w:val="9"/>
      </w:numPr>
      <w:contextualSpacing/>
    </w:pPr>
  </w:style>
  <w:style w:type="paragraph" w:styleId="ListNumber5">
    <w:name w:val="List Number 5"/>
    <w:basedOn w:val="Normal"/>
    <w:uiPriority w:val="99"/>
    <w:semiHidden/>
    <w:unhideWhenUsed/>
    <w:rsid w:val="00510920"/>
    <w:pPr>
      <w:numPr>
        <w:numId w:val="10"/>
      </w:numPr>
      <w:contextualSpacing/>
    </w:pPr>
  </w:style>
  <w:style w:type="paragraph" w:styleId="ListParagraph">
    <w:name w:val="List Paragraph"/>
    <w:basedOn w:val="Normal"/>
    <w:uiPriority w:val="34"/>
    <w:qFormat/>
    <w:rsid w:val="00510920"/>
    <w:pPr>
      <w:ind w:left="720"/>
      <w:contextualSpacing/>
    </w:pPr>
  </w:style>
  <w:style w:type="paragraph" w:styleId="MacroText">
    <w:name w:val="macro"/>
    <w:link w:val="MacroTextChar"/>
    <w:uiPriority w:val="99"/>
    <w:semiHidden/>
    <w:unhideWhenUsed/>
    <w:rsid w:val="00510920"/>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510920"/>
    <w:rPr>
      <w:rFonts w:ascii="Consolas" w:hAnsi="Consolas" w:cs="Times New Roman"/>
      <w:sz w:val="20"/>
      <w:szCs w:val="20"/>
      <w:lang w:val="en-GB" w:eastAsia="ja-JP"/>
    </w:rPr>
  </w:style>
  <w:style w:type="character" w:customStyle="1" w:styleId="Mention">
    <w:name w:val="Mention"/>
    <w:basedOn w:val="DefaultParagraphFont"/>
    <w:uiPriority w:val="99"/>
    <w:semiHidden/>
    <w:unhideWhenUsed/>
    <w:rsid w:val="00510920"/>
    <w:rPr>
      <w:color w:val="2B579A"/>
      <w:shd w:val="clear" w:color="auto" w:fill="E1DFDD"/>
    </w:rPr>
  </w:style>
  <w:style w:type="paragraph" w:styleId="MessageHeader">
    <w:name w:val="Message Header"/>
    <w:basedOn w:val="Normal"/>
    <w:link w:val="MessageHeaderChar"/>
    <w:uiPriority w:val="99"/>
    <w:semiHidden/>
    <w:unhideWhenUsed/>
    <w:rsid w:val="00510920"/>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510920"/>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510920"/>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510920"/>
  </w:style>
  <w:style w:type="paragraph" w:styleId="NormalIndent">
    <w:name w:val="Normal Indent"/>
    <w:basedOn w:val="Normal"/>
    <w:uiPriority w:val="99"/>
    <w:semiHidden/>
    <w:unhideWhenUsed/>
    <w:rsid w:val="00510920"/>
    <w:pPr>
      <w:ind w:left="720"/>
    </w:pPr>
  </w:style>
  <w:style w:type="paragraph" w:styleId="NoteHeading">
    <w:name w:val="Note Heading"/>
    <w:basedOn w:val="Normal"/>
    <w:next w:val="Normal"/>
    <w:link w:val="NoteHeadingChar"/>
    <w:uiPriority w:val="99"/>
    <w:semiHidden/>
    <w:unhideWhenUsed/>
    <w:rsid w:val="00510920"/>
    <w:pPr>
      <w:spacing w:before="0"/>
    </w:pPr>
  </w:style>
  <w:style w:type="character" w:customStyle="1" w:styleId="NoteHeadingChar">
    <w:name w:val="Note Heading Char"/>
    <w:basedOn w:val="DefaultParagraphFont"/>
    <w:link w:val="NoteHeading"/>
    <w:uiPriority w:val="99"/>
    <w:semiHidden/>
    <w:rsid w:val="00510920"/>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510920"/>
  </w:style>
  <w:style w:type="paragraph" w:styleId="PlainText">
    <w:name w:val="Plain Text"/>
    <w:basedOn w:val="Normal"/>
    <w:link w:val="PlainTextChar"/>
    <w:uiPriority w:val="99"/>
    <w:semiHidden/>
    <w:unhideWhenUsed/>
    <w:rsid w:val="00510920"/>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510920"/>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510920"/>
  </w:style>
  <w:style w:type="character" w:customStyle="1" w:styleId="SalutationChar">
    <w:name w:val="Salutation Char"/>
    <w:basedOn w:val="DefaultParagraphFont"/>
    <w:link w:val="Salutation"/>
    <w:uiPriority w:val="99"/>
    <w:semiHidden/>
    <w:rsid w:val="00510920"/>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510920"/>
    <w:pPr>
      <w:spacing w:before="0"/>
      <w:ind w:left="4320"/>
    </w:pPr>
  </w:style>
  <w:style w:type="character" w:customStyle="1" w:styleId="SignatureChar">
    <w:name w:val="Signature Char"/>
    <w:basedOn w:val="DefaultParagraphFont"/>
    <w:link w:val="Signature"/>
    <w:uiPriority w:val="99"/>
    <w:semiHidden/>
    <w:rsid w:val="00510920"/>
    <w:rPr>
      <w:rFonts w:ascii="Times New Roman" w:hAnsi="Times New Roman" w:cs="Times New Roman"/>
      <w:sz w:val="24"/>
      <w:szCs w:val="24"/>
      <w:lang w:val="en-GB" w:eastAsia="ja-JP"/>
    </w:rPr>
  </w:style>
  <w:style w:type="character" w:customStyle="1" w:styleId="SmartHyperlink">
    <w:name w:val="Smart Hyperlink"/>
    <w:basedOn w:val="DefaultParagraphFont"/>
    <w:uiPriority w:val="99"/>
    <w:semiHidden/>
    <w:unhideWhenUsed/>
    <w:rsid w:val="00510920"/>
    <w:rPr>
      <w:u w:val="dotted"/>
    </w:rPr>
  </w:style>
  <w:style w:type="character" w:customStyle="1" w:styleId="SmartLink">
    <w:name w:val="Smart Link"/>
    <w:basedOn w:val="DefaultParagraphFont"/>
    <w:uiPriority w:val="99"/>
    <w:semiHidden/>
    <w:unhideWhenUsed/>
    <w:rsid w:val="00510920"/>
    <w:rPr>
      <w:color w:val="0000FF"/>
      <w:u w:val="single"/>
      <w:shd w:val="clear" w:color="auto" w:fill="F3F2F1"/>
    </w:rPr>
  </w:style>
  <w:style w:type="character" w:styleId="Strong">
    <w:name w:val="Strong"/>
    <w:basedOn w:val="DefaultParagraphFont"/>
    <w:uiPriority w:val="22"/>
    <w:rsid w:val="00510920"/>
    <w:rPr>
      <w:b/>
      <w:bCs/>
    </w:rPr>
  </w:style>
  <w:style w:type="paragraph" w:styleId="Subtitle">
    <w:name w:val="Subtitle"/>
    <w:basedOn w:val="Normal"/>
    <w:next w:val="Normal"/>
    <w:link w:val="SubtitleChar"/>
    <w:uiPriority w:val="11"/>
    <w:rsid w:val="00510920"/>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10920"/>
    <w:rPr>
      <w:color w:val="5A5A5A" w:themeColor="text1" w:themeTint="A5"/>
      <w:spacing w:val="15"/>
      <w:lang w:val="en-GB" w:eastAsia="ja-JP"/>
    </w:rPr>
  </w:style>
  <w:style w:type="character" w:styleId="SubtleEmphasis">
    <w:name w:val="Subtle Emphasis"/>
    <w:basedOn w:val="DefaultParagraphFont"/>
    <w:uiPriority w:val="19"/>
    <w:rsid w:val="00510920"/>
    <w:rPr>
      <w:i/>
      <w:iCs/>
      <w:color w:val="404040" w:themeColor="text1" w:themeTint="BF"/>
    </w:rPr>
  </w:style>
  <w:style w:type="character" w:styleId="SubtleReference">
    <w:name w:val="Subtle Reference"/>
    <w:basedOn w:val="DefaultParagraphFont"/>
    <w:uiPriority w:val="31"/>
    <w:rsid w:val="00510920"/>
    <w:rPr>
      <w:smallCaps/>
      <w:color w:val="5A5A5A" w:themeColor="text1" w:themeTint="A5"/>
    </w:rPr>
  </w:style>
  <w:style w:type="paragraph" w:styleId="TableofAuthorities">
    <w:name w:val="table of authorities"/>
    <w:basedOn w:val="Normal"/>
    <w:next w:val="Normal"/>
    <w:uiPriority w:val="99"/>
    <w:semiHidden/>
    <w:unhideWhenUsed/>
    <w:rsid w:val="00510920"/>
    <w:pPr>
      <w:ind w:left="240" w:hanging="240"/>
    </w:pPr>
  </w:style>
  <w:style w:type="paragraph" w:styleId="Title">
    <w:name w:val="Title"/>
    <w:basedOn w:val="Normal"/>
    <w:next w:val="Normal"/>
    <w:link w:val="TitleChar"/>
    <w:uiPriority w:val="10"/>
    <w:rsid w:val="00510920"/>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920"/>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510920"/>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510920"/>
    <w:pPr>
      <w:spacing w:after="100"/>
      <w:ind w:left="720"/>
    </w:pPr>
  </w:style>
  <w:style w:type="paragraph" w:styleId="TOC5">
    <w:name w:val="toc 5"/>
    <w:basedOn w:val="Normal"/>
    <w:next w:val="Normal"/>
    <w:autoRedefine/>
    <w:uiPriority w:val="39"/>
    <w:semiHidden/>
    <w:unhideWhenUsed/>
    <w:rsid w:val="00510920"/>
    <w:pPr>
      <w:spacing w:after="100"/>
      <w:ind w:left="960"/>
    </w:pPr>
  </w:style>
  <w:style w:type="paragraph" w:styleId="TOC6">
    <w:name w:val="toc 6"/>
    <w:basedOn w:val="Normal"/>
    <w:next w:val="Normal"/>
    <w:autoRedefine/>
    <w:uiPriority w:val="39"/>
    <w:semiHidden/>
    <w:unhideWhenUsed/>
    <w:rsid w:val="00510920"/>
    <w:pPr>
      <w:spacing w:after="100"/>
      <w:ind w:left="1200"/>
    </w:pPr>
  </w:style>
  <w:style w:type="paragraph" w:styleId="TOC7">
    <w:name w:val="toc 7"/>
    <w:basedOn w:val="Normal"/>
    <w:next w:val="Normal"/>
    <w:autoRedefine/>
    <w:uiPriority w:val="39"/>
    <w:semiHidden/>
    <w:unhideWhenUsed/>
    <w:rsid w:val="00510920"/>
    <w:pPr>
      <w:spacing w:after="100"/>
      <w:ind w:left="1440"/>
    </w:pPr>
  </w:style>
  <w:style w:type="paragraph" w:styleId="TOC8">
    <w:name w:val="toc 8"/>
    <w:basedOn w:val="Normal"/>
    <w:next w:val="Normal"/>
    <w:autoRedefine/>
    <w:uiPriority w:val="39"/>
    <w:semiHidden/>
    <w:unhideWhenUsed/>
    <w:rsid w:val="00510920"/>
    <w:pPr>
      <w:spacing w:after="100"/>
      <w:ind w:left="1680"/>
    </w:pPr>
  </w:style>
  <w:style w:type="paragraph" w:styleId="TOC9">
    <w:name w:val="toc 9"/>
    <w:basedOn w:val="Normal"/>
    <w:next w:val="Normal"/>
    <w:autoRedefine/>
    <w:uiPriority w:val="39"/>
    <w:semiHidden/>
    <w:unhideWhenUsed/>
    <w:rsid w:val="00510920"/>
    <w:pPr>
      <w:spacing w:after="100"/>
      <w:ind w:left="1920"/>
    </w:pPr>
  </w:style>
  <w:style w:type="paragraph" w:styleId="TOCHeading">
    <w:name w:val="TOC Heading"/>
    <w:basedOn w:val="Heading1"/>
    <w:next w:val="Normal"/>
    <w:uiPriority w:val="39"/>
    <w:semiHidden/>
    <w:unhideWhenUsed/>
    <w:rsid w:val="00510920"/>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
    <w:name w:val="Unresolved Mention"/>
    <w:basedOn w:val="DefaultParagraphFont"/>
    <w:uiPriority w:val="99"/>
    <w:semiHidden/>
    <w:unhideWhenUsed/>
    <w:rsid w:val="00510920"/>
    <w:rPr>
      <w:color w:val="605E5C"/>
      <w:shd w:val="clear" w:color="auto" w:fill="E1DFDD"/>
    </w:rPr>
  </w:style>
  <w:style w:type="character" w:customStyle="1" w:styleId="ListLabel27">
    <w:name w:val="ListLabel 27"/>
    <w:qFormat/>
    <w:rsid w:val="00A85834"/>
    <w:rPr>
      <w:color w:val="0000FF"/>
      <w:u w:val="single"/>
    </w:rPr>
  </w:style>
  <w:style w:type="character" w:customStyle="1" w:styleId="ListLabel26">
    <w:name w:val="ListLabel 26"/>
    <w:qFormat/>
    <w:rsid w:val="00A85834"/>
    <w:rPr>
      <w:color w:val="0000FF"/>
      <w:u w:val="single"/>
      <w:lang w:val="fr-CH"/>
    </w:rPr>
  </w:style>
  <w:style w:type="paragraph" w:customStyle="1" w:styleId="FigureNoTitle0">
    <w:name w:val="Figure_NoTitle"/>
    <w:basedOn w:val="Normal"/>
    <w:next w:val="Normal"/>
    <w:qFormat/>
    <w:rsid w:val="00A85834"/>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b/>
      <w:szCs w:val="20"/>
      <w:lang w:eastAsia="en-US"/>
    </w:rPr>
  </w:style>
  <w:style w:type="table" w:styleId="TableGrid">
    <w:name w:val="Table Grid"/>
    <w:basedOn w:val="TableNormal"/>
    <w:uiPriority w:val="59"/>
    <w:unhideWhenUsed/>
    <w:rsid w:val="00A858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iiyi">
    <w:name w:val="viiyi"/>
    <w:basedOn w:val="DefaultParagraphFont"/>
    <w:rsid w:val="00A85834"/>
  </w:style>
  <w:style w:type="character" w:customStyle="1" w:styleId="q4iawc">
    <w:name w:val="q4iawc"/>
    <w:basedOn w:val="DefaultParagraphFont"/>
    <w:rsid w:val="00A85834"/>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tu.int/md/T22-SG11-221207-TD-WP3-0035"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mailto:anshulkr.gupta@gov.in" TargetMode="External"/><Relationship Id="rId25" Type="http://schemas.microsoft.com/office/2011/relationships/people" Target="people.xml"/><Relationship Id="rId2" Type="http://schemas.openxmlformats.org/officeDocument/2006/relationships/customXml" Target="../customXml/item2.xml"/><Relationship Id="rId20" Type="http://schemas.openxmlformats.org/officeDocument/2006/relationships/image" Target="media/image4.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When xmlns="3f6fad35-1f81-480e-a4e5-6e5474dcfb96">2022-10-18/20</When>
    <Meeting xmlns="3f6fad35-1f81-480e-a4e5-6e5474dcfb96">646</Meeting>
    <IsReservedDoc xmlns="3f6fad35-1f81-480e-a4e5-6e5474dcfb96">false</IsReservedDoc>
    <SgText xmlns="3f6fad35-1f81-480e-a4e5-6e5474dcfb96">Study Group 11</SgText>
    <IsRevision xmlns="3f6fad35-1f81-480e-a4e5-6e5474dcfb96">true</IsRevision>
    <Purpose1 xmlns="3f6fad35-1f81-480e-a4e5-6e5474dcfb96">Information</Purpose1>
    <Abstract xmlns="3f6fad35-1f81-480e-a4e5-6e5474dcfb96">This document contains the updated output of draft Recommendation ITU-T Q.TSRT_IoT “Test specifications for remote testing of Internet of Things using the probes, which was prepared as output of interim Q12/11 Rapporteur Group e-meeting (18-20 October 2022). It is based on SG11-TD204/GEN and contains revisions based on the received contribution and outcomes of discussion.</Abstract>
    <SourceRGM xmlns="3f6fad35-1f81-480e-a4e5-6e5474dcfb96">Editors</SourceRGM>
    <DocStatus xmlns="3f6fad35-1f81-480e-a4e5-6e5474dcfb96">accepted</DocStatus>
    <IsAttachment xmlns="3f6fad35-1f81-480e-a4e5-6e5474dcfb96">false</IsAttachment>
    <StudyGroup xmlns="3f6fad35-1f81-480e-a4e5-6e5474dcfb96">12</StudyGroup>
    <DocType xmlns="3f6fad35-1f81-480e-a4e5-6e5474dcfb96">DOC</DocType>
    <QuestionText xmlns="3f6fad35-1f81-480e-a4e5-6e5474dcfb96">Q12/11</QuestionText>
    <DocTypeText xmlns="3f6fad35-1f81-480e-a4e5-6e5474dcfb96">DOC</DocTypeText>
    <CategoryDescription xmlns="http://schemas.microsoft.com/sharepoint.v3">Q12/11 Rapporteur Group Meeting</CategoryDescription>
    <ShortName xmlns="3f6fad35-1f81-480e-a4e5-6e5474dcfb96">Q12/11-DOC4-R1 (221018)</ShortName>
    <Place xmlns="3f6fad35-1f81-480e-a4e5-6e5474dcfb96">E-Meeting</Place>
    <IsTooLateSubmitted xmlns="3f6fad35-1f81-480e-a4e5-6e5474dcfb96">false</IsTooLateSubmitted>
    <Observations xmlns="3f6fad35-1f81-480e-a4e5-6e5474dcfb96" xsi:nil="true"/>
    <DocumentSource xmlns="3f6fad35-1f81-480e-a4e5-6e5474dcfb96">Editors</DocumentSource>
    <IsUpdated xmlns="3f6fad35-1f81-480e-a4e5-6e5474dcfb96">true</IsUpdated>
    <g7c634529dc642298f3d45250a210339 xmlns="3f6fad35-1f81-480e-a4e5-6e5474dcfb96">
      <Terms xmlns="http://schemas.microsoft.com/office/infopath/2007/PartnerControls">
        <TermInfo xmlns="http://schemas.microsoft.com/office/infopath/2007/PartnerControls">
          <TermName xmlns="http://schemas.microsoft.com/office/infopath/2007/PartnerControls">Q12/11</TermName>
          <TermId xmlns="http://schemas.microsoft.com/office/infopath/2007/PartnerControls">9db00835-18dd-4374-8420-e53f91e43fb4</TermId>
        </TermInfo>
      </Terms>
    </g7c634529dc642298f3d45250a210339>
    <kff1d517de484045a83a22a3bdda4134 xmlns="3f6fad35-1f81-480e-a4e5-6e5474dcfb96">
      <Terms xmlns="http://schemas.microsoft.com/office/infopath/2007/PartnerControls"/>
    </kff1d517de484045a83a22a3bdda4134>
    <TaxCatchAll xmlns="3f6fad35-1f81-480e-a4e5-6e5474dcfb96">
      <Value>1113</Value>
    </TaxCatchAll>
    <IsLastVersion xmlns="3f6fad35-1f81-480e-a4e5-6e5474dcfb96">true</IsLastVersion>
    <Area xmlns="3f6fad35-1f81-480e-a4e5-6e5474dcfb96" xsi:nil="true"/>
    <DocStatusText xmlns="3f6fad35-1f81-480e-a4e5-6e5474dcfb9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mtgdoc" ma:contentTypeID="0x01010072A901B997EC694AA911983CD90730E700970387036D16BD48AE6584260362001C" ma:contentTypeVersion="0" ma:contentTypeDescription="" ma:contentTypeScope="" ma:versionID="56d2d0a1f539bd2788ecd72c8f1518e7">
  <xsd:schema xmlns:xsd="http://www.w3.org/2001/XMLSchema" xmlns:xs="http://www.w3.org/2001/XMLSchema" xmlns:p="http://schemas.microsoft.com/office/2006/metadata/properties" xmlns:ns2="3f6fad35-1f81-480e-a4e5-6e5474dcfb96" xmlns:ns4="http://schemas.microsoft.com/sharepoint.v3" targetNamespace="http://schemas.microsoft.com/office/2006/metadata/properties" ma:root="true" ma:fieldsID="e646c1f7117cf0a88fe59a6721224632" ns2:_="" ns4:_="">
    <xsd:import namespace="3f6fad35-1f81-480e-a4e5-6e5474dcfb96"/>
    <xsd:import namespace="http://schemas.microsoft.com/sharepoint.v3"/>
    <xsd:element name="properties">
      <xsd:complexType>
        <xsd:sequence>
          <xsd:element name="documentManagement">
            <xsd:complexType>
              <xsd:all>
                <xsd:element ref="ns2:ShortName" minOccurs="0"/>
                <xsd:element ref="ns2:DocType" minOccurs="0"/>
                <xsd:element ref="ns2:Purpose1" minOccurs="0"/>
                <xsd:element ref="ns2:SourceRGM" minOccurs="0"/>
                <xsd:element ref="ns2:Abstract" minOccurs="0"/>
                <xsd:element ref="ns2:Observations" minOccurs="0"/>
                <xsd:element ref="ns2:DocStatus" minOccurs="0"/>
                <xsd:element ref="ns2:IsReservedDoc" minOccurs="0"/>
                <xsd:element ref="ns2:IsRevision" minOccurs="0"/>
                <xsd:element ref="ns2:IsAttachment" minOccurs="0"/>
                <xsd:element ref="ns2:IsTooLateSubmitted" minOccurs="0"/>
                <xsd:element ref="ns2:DocTypeText" minOccurs="0"/>
                <xsd:element ref="ns4:CategoryDescription" minOccurs="0"/>
                <xsd:element ref="ns2:Place" minOccurs="0"/>
                <xsd:element ref="ns2:When" minOccurs="0"/>
                <xsd:element ref="ns2:SgText" minOccurs="0"/>
                <xsd:element ref="ns2:QuestionText" minOccurs="0"/>
                <xsd:element ref="ns2:Meeting" minOccurs="0"/>
                <xsd:element ref="ns2:StudyGroup" minOccurs="0"/>
                <xsd:element ref="ns2:DocumentSource" minOccurs="0"/>
                <xsd:element ref="ns2:IsUpdated" minOccurs="0"/>
                <xsd:element ref="ns2:TaxCatchAllLabel" minOccurs="0"/>
                <xsd:element ref="ns2:kff1d517de484045a83a22a3bdda4134" minOccurs="0"/>
                <xsd:element ref="ns2:TaxCatchAll" minOccurs="0"/>
                <xsd:element ref="ns2:g7c634529dc642298f3d45250a210339" minOccurs="0"/>
                <xsd:element ref="ns2:Area" minOccurs="0"/>
                <xsd:element ref="ns2:IsLastVersion" minOccurs="0"/>
                <xsd:element ref="ns2:DocStatusTex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ad35-1f81-480e-a4e5-6e5474dcfb96" elementFormDefault="qualified">
    <xsd:import namespace="http://schemas.microsoft.com/office/2006/documentManagement/types"/>
    <xsd:import namespace="http://schemas.microsoft.com/office/infopath/2007/PartnerControls"/>
    <xsd:element name="ShortName" ma:index="2" nillable="true" ma:displayName="ShortName" ma:internalName="ShortName">
      <xsd:simpleType>
        <xsd:restriction base="dms:Text">
          <xsd:maxLength value="255"/>
        </xsd:restriction>
      </xsd:simpleType>
    </xsd:element>
    <xsd:element name="DocType" ma:index="3" nillable="true" ma:displayName="DocType" ma:format="Dropdown" ma:internalName="DocType">
      <xsd:simpleType>
        <xsd:restriction base="dms:Choice">
          <xsd:enumeration value="C"/>
          <xsd:enumeration value="TD"/>
          <xsd:enumeration value="WD"/>
          <xsd:enumeration value="DOC"/>
        </xsd:restriction>
      </xsd:simpleType>
    </xsd:element>
    <xsd:element name="Purpose1" ma:index="5" nillable="true" ma:displayName="Purpose" ma:default="Other" ma:format="Dropdown" ma:internalName="Purpose1">
      <xsd:simpleType>
        <xsd:restriction base="dms:Choice">
          <xsd:enumeration value="Admin"/>
          <xsd:enumeration value="Discussion"/>
          <xsd:enumeration value="Information"/>
          <xsd:enumeration value="Proposal"/>
          <xsd:enumeration value="Other"/>
        </xsd:restriction>
      </xsd:simpleType>
    </xsd:element>
    <xsd:element name="SourceRGM" ma:index="7" nillable="true" ma:displayName="SourceRGM" ma:description="Source of the TD/Doc" ma:internalName="SourceRGM">
      <xsd:simpleType>
        <xsd:restriction base="dms:Text">
          <xsd:maxLength value="255"/>
        </xsd:restriction>
      </xsd:simpleType>
    </xsd:element>
    <xsd:element name="Abstract" ma:index="8" nillable="true" ma:displayName="Abstract" ma:internalName="Abstract">
      <xsd:simpleType>
        <xsd:restriction base="dms:Note"/>
      </xsd:simpleType>
    </xsd:element>
    <xsd:element name="Observations" ma:index="10" nillable="true" ma:displayName="Observations" ma:description="Other remarks on the document" ma:internalName="Observations">
      <xsd:simpleType>
        <xsd:restriction base="dms:Text">
          <xsd:maxLength value="255"/>
        </xsd:restriction>
      </xsd:simpleType>
    </xsd:element>
    <xsd:element name="DocStatus" ma:index="11" nillable="true" ma:displayName="DocStatus" ma:default="pending" ma:format="Dropdown" ma:internalName="DocStatus">
      <xsd:simpleType>
        <xsd:restriction base="dms:Choice">
          <xsd:enumeration value="pending"/>
          <xsd:enumeration value="accepted"/>
          <xsd:enumeration value="rejected/withdrawn"/>
          <xsd:enumeration value="accepted (late)"/>
          <xsd:enumeration value="accepted (cancel reject)"/>
        </xsd:restriction>
      </xsd:simpleType>
    </xsd:element>
    <xsd:element name="IsReservedDoc" ma:index="12" nillable="true" ma:displayName="IsReservedDoc" ma:default="0" ma:internalName="IsReservedDoc">
      <xsd:simpleType>
        <xsd:restriction base="dms:Boolean"/>
      </xsd:simpleType>
    </xsd:element>
    <xsd:element name="IsRevision" ma:index="13" nillable="true" ma:displayName="IsRevision" ma:default="0" ma:description="Yes if document is a revision" ma:internalName="IsRevision">
      <xsd:simpleType>
        <xsd:restriction base="dms:Boolean"/>
      </xsd:simpleType>
    </xsd:element>
    <xsd:element name="IsAttachment" ma:index="14" nillable="true" ma:displayName="IsAttachment" ma:default="0" ma:internalName="IsAttachment">
      <xsd:simpleType>
        <xsd:restriction base="dms:Boolean"/>
      </xsd:simpleType>
    </xsd:element>
    <xsd:element name="IsTooLateSubmitted" ma:index="15" nillable="true" ma:displayName="IsTooLateSubmitted" ma:default="0" ma:description="Check if the document is submitted after the deadline" ma:internalName="IsTooLateSubmitted">
      <xsd:simpleType>
        <xsd:restriction base="dms:Boolean"/>
      </xsd:simpleType>
    </xsd:element>
    <xsd:element name="DocTypeText" ma:index="16" nillable="true" ma:displayName="DocTypeText" ma:internalName="DocTypeText">
      <xsd:simpleType>
        <xsd:restriction base="dms:Text">
          <xsd:maxLength value="25"/>
        </xsd:restriction>
      </xsd:simpleType>
    </xsd:element>
    <xsd:element name="Place" ma:index="18" nillable="true" ma:displayName="Place" ma:internalName="Place">
      <xsd:simpleType>
        <xsd:restriction base="dms:Text">
          <xsd:maxLength value="255"/>
        </xsd:restriction>
      </xsd:simpleType>
    </xsd:element>
    <xsd:element name="When" ma:index="19" nillable="true" ma:displayName="When" ma:internalName="When">
      <xsd:simpleType>
        <xsd:restriction base="dms:Text">
          <xsd:maxLength value="255"/>
        </xsd:restriction>
      </xsd:simpleType>
    </xsd:element>
    <xsd:element name="SgText" ma:index="20" nillable="true" ma:displayName="SgText" ma:internalName="SgText">
      <xsd:simpleType>
        <xsd:restriction base="dms:Text">
          <xsd:maxLength value="255"/>
        </xsd:restriction>
      </xsd:simpleType>
    </xsd:element>
    <xsd:element name="QuestionText" ma:index="21" nillable="true" ma:displayName="QuestionText" ma:internalName="QuestionText">
      <xsd:simpleType>
        <xsd:restriction base="dms:Text">
          <xsd:maxLength value="255"/>
        </xsd:restriction>
      </xsd:simpleType>
    </xsd:element>
    <xsd:element name="Meeting" ma:index="22" nillable="true" ma:displayName="Meeting" ma:list="{70e490c0-1ad2-4cb8-b4c9-def1ce209e10}" ma:internalName="Meeting" ma:readOnly="false" ma:showField="Title" ma:web="3f6fad35-1f81-480e-a4e5-6e5474dcfb96">
      <xsd:simpleType>
        <xsd:restriction base="dms:Lookup"/>
      </xsd:simpleType>
    </xsd:element>
    <xsd:element name="StudyGroup" ma:index="23" nillable="true" ma:displayName="StudyGroup" ma:list="{fa5a4d3a-d8de-4096-b3b3-9eafc60d1d26}" ma:internalName="StudyGroup" ma:readOnly="false" ma:showField="Title" ma:web="3f6fad35-1f81-480e-a4e5-6e5474dcfb96">
      <xsd:simpleType>
        <xsd:restriction base="dms:Lookup"/>
      </xsd:simpleType>
    </xsd:element>
    <xsd:element name="DocumentSource" ma:index="24" nillable="true" ma:displayName="DocumentSource" ma:internalName="DocumentSource">
      <xsd:simpleType>
        <xsd:restriction base="dms:Text">
          <xsd:maxLength value="255"/>
        </xsd:restriction>
      </xsd:simpleType>
    </xsd:element>
    <xsd:element name="IsUpdated" ma:index="25" nillable="true" ma:displayName="IsUpdated" ma:default="0" ma:internalName="IsUpdated">
      <xsd:simpleType>
        <xsd:restriction base="dms:Boolean"/>
      </xsd:simpleType>
    </xsd:element>
    <xsd:element name="TaxCatchAllLabel" ma:index="26" nillable="true" ma:displayName="Taxonomy Catch All Column1" ma:hidden="true" ma:list="{b475c849-dbbd-4512-b08f-2375f52fa6e0}" ma:internalName="TaxCatchAllLabel" ma:readOnly="true" ma:showField="CatchAllDataLabel"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kff1d517de484045a83a22a3bdda4134" ma:index="32" nillable="true" ma:taxonomy="true" ma:internalName="kff1d517de484045a83a22a3bdda4134" ma:taxonomyFieldName="SourceC" ma:displayName="SourceC" ma:default="" ma:fieldId="{4ff1d517-de48-4045-a83a-22a3bdda4134}" ma:taxonomyMulti="true" ma:sspId="0e3e2f92-aed9-4035-8c11-b5079594457b" ma:termSetId="e852c2e3-88e6-466a-9b47-6abd3869fb51"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b475c849-dbbd-4512-b08f-2375f52fa6e0}" ma:internalName="TaxCatchAll" ma:showField="CatchAllData"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g7c634529dc642298f3d45250a210339" ma:index="34" nillable="true" ma:taxonomy="true" ma:internalName="g7c634529dc642298f3d45250a210339" ma:taxonomyFieldName="Questions" ma:displayName="Questions" ma:readOnly="false" ma:default="" ma:fieldId="{07c63452-9dc6-4229-8f3d-45250a210339}" ma:taxonomyMulti="true" ma:sspId="0e3e2f92-aed9-4035-8c11-b5079594457b" ma:termSetId="d62f0bd9-db50-4350-bbd7-b781a5d3ac59" ma:anchorId="00000000-0000-0000-0000-000000000000" ma:open="false" ma:isKeyword="false">
      <xsd:complexType>
        <xsd:sequence>
          <xsd:element ref="pc:Terms" minOccurs="0" maxOccurs="1"/>
        </xsd:sequence>
      </xsd:complexType>
    </xsd:element>
    <xsd:element name="Area" ma:index="36" nillable="true" ma:displayName="Area" ma:list="{3184737a-4287-4de0-909f-86544cda3c73}" ma:internalName="Area" ma:showField="Title" ma:web="3f6fad35-1f81-480e-a4e5-6e5474dcfb96">
      <xsd:simpleType>
        <xsd:restriction base="dms:Lookup"/>
      </xsd:simpleType>
    </xsd:element>
    <xsd:element name="IsLastVersion" ma:index="37" nillable="true" ma:displayName="IsLastVersion" ma:default="1" ma:internalName="IsLastVersion">
      <xsd:simpleType>
        <xsd:restriction base="dms:Boolean"/>
      </xsd:simpleType>
    </xsd:element>
    <xsd:element name="DocStatusText" ma:index="38" nillable="true" ma:displayName="DocStatusText" ma:internalName="DocStatus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17" nillable="true" ma:displayName="Description" ma:internalName="Category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f6fad35-1f81-480e-a4e5-6e5474dcfb96"/>
    <ds:schemaRef ds:uri="http://schemas.microsoft.com/sharepoint.v3"/>
  </ds:schemaRefs>
</ds:datastoreItem>
</file>

<file path=customXml/itemProps3.xml><?xml version="1.0" encoding="utf-8"?>
<ds:datastoreItem xmlns:ds="http://schemas.openxmlformats.org/officeDocument/2006/customXml" ds:itemID="{A2A9A1F4-3096-4C30-928F-BB1961487B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ad35-1f81-480e-a4e5-6e5474dcfb96"/>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459C35-93C4-46EF-9A3E-E808C33F1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13</Pages>
  <Words>3417</Words>
  <Characters>19482</Characters>
  <Application>Microsoft Office Word</Application>
  <DocSecurity>0</DocSecurity>
  <Lines>162</Lines>
  <Paragraphs>45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Output - draft Recommendation ITU-T Q.TSRT_IoT “Test specifications for remote testing of Internet of Things using the probes” (e-meeting, 18-20 October 2022)</vt:lpstr>
      <vt:lpstr>Discussion on modifications of draft Recommendation ITU-T Q.TSRT_IoT “Test specifications for remote testing of Internet of Things using the probes”</vt:lpstr>
    </vt:vector>
  </TitlesOfParts>
  <Company/>
  <LinksUpToDate>false</LinksUpToDate>
  <CharactersWithSpaces>22854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Output - draft Recommendation ITU-T Q.TSRT_IoT “Test specifications for remote testing of Internet of Things using the probes” (e-meeting, 18-20 October 2022)</dc:title>
  <dc:creator>TSB</dc:creator>
  <cp:keywords>Internet of things, Test specification, Remote testing, Probe</cp:keywords>
  <dc:description>Updated 2022-03-23. Do NOT store in Teams, or the content type properties will be wiped out.</dc:description>
  <cp:lastModifiedBy>HP</cp:lastModifiedBy>
  <cp:revision>24</cp:revision>
  <dcterms:created xsi:type="dcterms:W3CDTF">2023-04-05T18:58:00Z</dcterms:created>
  <dcterms:modified xsi:type="dcterms:W3CDTF">2023-04-08T12:45:00Z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0x01010072A901B997EC694AA911983CD90730E700970387036D16BD48AE6584260362001C</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1113;#Q12/11|9db00835-18dd-4374-8420-e53f91e43fb4</vt:lpwstr>
  </property>
</Properties>
</file>