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384C4A" w:rsidRPr="00880086" w14:paraId="7DC2812C" w14:textId="77777777" w:rsidTr="00F36497">
        <w:trPr>
          <w:cantSplit/>
          <w:jc w:val="center"/>
        </w:trPr>
        <w:tc>
          <w:tcPr>
            <w:tcW w:w="1134" w:type="dxa"/>
            <w:vMerge w:val="restart"/>
            <w:vAlign w:val="center"/>
          </w:tcPr>
          <w:p w14:paraId="5811DB56" w14:textId="77777777" w:rsidR="00384C4A" w:rsidRPr="00880086" w:rsidRDefault="00384C4A" w:rsidP="00F36497">
            <w:pPr>
              <w:spacing w:before="0"/>
              <w:jc w:val="center"/>
            </w:pPr>
            <w:r w:rsidRPr="00880086">
              <w:rPr>
                <w:noProof/>
                <w:lang w:val="en-IN" w:eastAsia="en-IN" w:bidi="hi-IN"/>
              </w:rPr>
              <w:drawing>
                <wp:inline distT="0" distB="0" distL="0" distR="0" wp14:anchorId="40C3606D" wp14:editId="22571894">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018627C" w14:textId="77777777" w:rsidR="00384C4A" w:rsidRPr="00880086" w:rsidRDefault="00384C4A" w:rsidP="00F36497">
            <w:pPr>
              <w:rPr>
                <w:sz w:val="16"/>
                <w:szCs w:val="16"/>
              </w:rPr>
            </w:pPr>
            <w:r w:rsidRPr="00880086">
              <w:rPr>
                <w:sz w:val="16"/>
                <w:szCs w:val="16"/>
              </w:rPr>
              <w:t>INTERNATIONAL TELECOMMUNICATION UNION</w:t>
            </w:r>
          </w:p>
          <w:p w14:paraId="02870CA3" w14:textId="77777777" w:rsidR="00384C4A" w:rsidRPr="00880086" w:rsidRDefault="00384C4A" w:rsidP="00F36497">
            <w:pPr>
              <w:rPr>
                <w:b/>
                <w:bCs/>
                <w:sz w:val="26"/>
                <w:szCs w:val="26"/>
              </w:rPr>
            </w:pPr>
            <w:r w:rsidRPr="00880086">
              <w:rPr>
                <w:b/>
                <w:bCs/>
                <w:sz w:val="26"/>
                <w:szCs w:val="26"/>
              </w:rPr>
              <w:t>TELECOMMUNICATION</w:t>
            </w:r>
            <w:r w:rsidRPr="00880086">
              <w:rPr>
                <w:b/>
                <w:bCs/>
                <w:sz w:val="26"/>
                <w:szCs w:val="26"/>
              </w:rPr>
              <w:br/>
              <w:t>STANDARDIZATION SECTOR</w:t>
            </w:r>
          </w:p>
          <w:p w14:paraId="11FC77AC" w14:textId="77777777" w:rsidR="00384C4A" w:rsidRPr="00880086" w:rsidRDefault="00384C4A" w:rsidP="00F36497">
            <w:pPr>
              <w:rPr>
                <w:sz w:val="20"/>
                <w:szCs w:val="20"/>
              </w:rPr>
            </w:pPr>
            <w:r w:rsidRPr="00880086">
              <w:rPr>
                <w:sz w:val="20"/>
                <w:szCs w:val="20"/>
              </w:rPr>
              <w:t>STUDY PERIOD 2025-2028</w:t>
            </w:r>
          </w:p>
        </w:tc>
        <w:tc>
          <w:tcPr>
            <w:tcW w:w="4537" w:type="dxa"/>
            <w:gridSpan w:val="3"/>
            <w:vAlign w:val="center"/>
          </w:tcPr>
          <w:p w14:paraId="1D87CCA4" w14:textId="77777777" w:rsidR="00384C4A" w:rsidRPr="00880086" w:rsidRDefault="00384C4A" w:rsidP="00384C4A">
            <w:pPr>
              <w:pStyle w:val="Docnumber"/>
            </w:pPr>
            <w:r w:rsidRPr="00880086">
              <w:rPr>
                <w:noProof/>
              </w:rPr>
              <w:t>SG5</w:t>
            </w:r>
            <w:r w:rsidRPr="00880086">
              <w:t>-</w:t>
            </w:r>
            <w:proofErr w:type="spellStart"/>
            <w:r w:rsidRPr="00880086">
              <w:t>Cn</w:t>
            </w:r>
            <w:proofErr w:type="spellEnd"/>
          </w:p>
        </w:tc>
      </w:tr>
      <w:tr w:rsidR="00384C4A" w:rsidRPr="00880086" w14:paraId="2334019E" w14:textId="77777777" w:rsidTr="00F36497">
        <w:trPr>
          <w:cantSplit/>
          <w:jc w:val="center"/>
        </w:trPr>
        <w:tc>
          <w:tcPr>
            <w:tcW w:w="1134" w:type="dxa"/>
            <w:vMerge/>
          </w:tcPr>
          <w:p w14:paraId="29E26DC5" w14:textId="77777777" w:rsidR="00384C4A" w:rsidRPr="00880086" w:rsidRDefault="00384C4A" w:rsidP="00F36497">
            <w:pPr>
              <w:rPr>
                <w:smallCaps/>
                <w:sz w:val="20"/>
              </w:rPr>
            </w:pPr>
          </w:p>
        </w:tc>
        <w:tc>
          <w:tcPr>
            <w:tcW w:w="3969" w:type="dxa"/>
            <w:gridSpan w:val="2"/>
            <w:vMerge/>
          </w:tcPr>
          <w:p w14:paraId="6E99F0E9" w14:textId="77777777" w:rsidR="00384C4A" w:rsidRPr="00880086" w:rsidRDefault="00384C4A" w:rsidP="00F36497">
            <w:pPr>
              <w:rPr>
                <w:smallCaps/>
                <w:sz w:val="20"/>
              </w:rPr>
            </w:pPr>
          </w:p>
        </w:tc>
        <w:tc>
          <w:tcPr>
            <w:tcW w:w="4537" w:type="dxa"/>
            <w:gridSpan w:val="3"/>
          </w:tcPr>
          <w:p w14:paraId="22BC0C63" w14:textId="77777777" w:rsidR="00384C4A" w:rsidRPr="00880086" w:rsidRDefault="00384C4A" w:rsidP="00F36497">
            <w:pPr>
              <w:pStyle w:val="TSBHeaderRight14"/>
            </w:pPr>
            <w:r w:rsidRPr="00880086">
              <w:rPr>
                <w:noProof/>
              </w:rPr>
              <w:t>STUDY GROUP 5</w:t>
            </w:r>
            <w:r w:rsidRPr="00880086">
              <w:t xml:space="preserve"> </w:t>
            </w:r>
          </w:p>
        </w:tc>
      </w:tr>
      <w:tr w:rsidR="00384C4A" w:rsidRPr="00880086" w14:paraId="79DF69B1" w14:textId="77777777" w:rsidTr="00F36497">
        <w:trPr>
          <w:cantSplit/>
          <w:jc w:val="center"/>
        </w:trPr>
        <w:tc>
          <w:tcPr>
            <w:tcW w:w="1134" w:type="dxa"/>
            <w:vMerge/>
            <w:tcBorders>
              <w:bottom w:val="single" w:sz="12" w:space="0" w:color="auto"/>
            </w:tcBorders>
          </w:tcPr>
          <w:p w14:paraId="1D2EC119" w14:textId="77777777" w:rsidR="00384C4A" w:rsidRPr="00880086" w:rsidRDefault="00384C4A" w:rsidP="00F36497">
            <w:pPr>
              <w:rPr>
                <w:b/>
                <w:bCs/>
                <w:sz w:val="26"/>
              </w:rPr>
            </w:pPr>
          </w:p>
        </w:tc>
        <w:tc>
          <w:tcPr>
            <w:tcW w:w="3969" w:type="dxa"/>
            <w:gridSpan w:val="2"/>
            <w:vMerge/>
            <w:tcBorders>
              <w:bottom w:val="single" w:sz="12" w:space="0" w:color="auto"/>
            </w:tcBorders>
          </w:tcPr>
          <w:p w14:paraId="25B2A67D" w14:textId="77777777" w:rsidR="00384C4A" w:rsidRPr="00880086" w:rsidRDefault="00384C4A" w:rsidP="00F36497">
            <w:pPr>
              <w:rPr>
                <w:b/>
                <w:bCs/>
                <w:sz w:val="26"/>
              </w:rPr>
            </w:pPr>
          </w:p>
        </w:tc>
        <w:tc>
          <w:tcPr>
            <w:tcW w:w="4537" w:type="dxa"/>
            <w:gridSpan w:val="3"/>
            <w:tcBorders>
              <w:bottom w:val="single" w:sz="12" w:space="0" w:color="auto"/>
            </w:tcBorders>
            <w:vAlign w:val="center"/>
          </w:tcPr>
          <w:p w14:paraId="51A9CB0C" w14:textId="77777777" w:rsidR="00384C4A" w:rsidRPr="00880086" w:rsidRDefault="00384C4A" w:rsidP="00F36497">
            <w:pPr>
              <w:pStyle w:val="TSBHeaderRight14"/>
            </w:pPr>
            <w:r w:rsidRPr="00880086">
              <w:t>Original: English</w:t>
            </w:r>
          </w:p>
        </w:tc>
      </w:tr>
      <w:tr w:rsidR="00384C4A" w:rsidRPr="00880086" w14:paraId="738CC041" w14:textId="77777777" w:rsidTr="00F36497">
        <w:trPr>
          <w:cantSplit/>
          <w:jc w:val="center"/>
        </w:trPr>
        <w:tc>
          <w:tcPr>
            <w:tcW w:w="1418" w:type="dxa"/>
            <w:gridSpan w:val="2"/>
          </w:tcPr>
          <w:p w14:paraId="0AE69F71" w14:textId="77777777" w:rsidR="00384C4A" w:rsidRPr="00880086" w:rsidRDefault="00384C4A" w:rsidP="00F36497">
            <w:pPr>
              <w:rPr>
                <w:b/>
                <w:bCs/>
              </w:rPr>
            </w:pPr>
            <w:r w:rsidRPr="00880086">
              <w:rPr>
                <w:b/>
                <w:bCs/>
              </w:rPr>
              <w:t>Question(s):</w:t>
            </w:r>
          </w:p>
        </w:tc>
        <w:tc>
          <w:tcPr>
            <w:tcW w:w="3827" w:type="dxa"/>
            <w:gridSpan w:val="2"/>
          </w:tcPr>
          <w:p w14:paraId="4C7F7A82" w14:textId="378E3D7C" w:rsidR="00384C4A" w:rsidRPr="00880086" w:rsidRDefault="001467E4" w:rsidP="00F36497">
            <w:pPr>
              <w:pStyle w:val="TSBHeaderQuestion"/>
            </w:pPr>
            <w:r>
              <w:rPr>
                <w:noProof/>
              </w:rPr>
              <w:t>9</w:t>
            </w:r>
            <w:r w:rsidR="00384C4A" w:rsidRPr="00880086">
              <w:rPr>
                <w:noProof/>
              </w:rPr>
              <w:t>/5</w:t>
            </w:r>
          </w:p>
        </w:tc>
        <w:tc>
          <w:tcPr>
            <w:tcW w:w="4395" w:type="dxa"/>
            <w:gridSpan w:val="2"/>
          </w:tcPr>
          <w:p w14:paraId="518B9981" w14:textId="316FEE4D" w:rsidR="00384C4A" w:rsidRPr="00880086" w:rsidRDefault="00C45D2E" w:rsidP="00F36497">
            <w:pPr>
              <w:pStyle w:val="VenueDate"/>
            </w:pPr>
            <w:r>
              <w:t>Geneva, 3-12 June 2025</w:t>
            </w:r>
          </w:p>
        </w:tc>
      </w:tr>
      <w:tr w:rsidR="00384C4A" w:rsidRPr="00880086" w14:paraId="327B123C" w14:textId="77777777" w:rsidTr="00F36497">
        <w:trPr>
          <w:cantSplit/>
          <w:jc w:val="center"/>
        </w:trPr>
        <w:tc>
          <w:tcPr>
            <w:tcW w:w="9640" w:type="dxa"/>
            <w:gridSpan w:val="6"/>
          </w:tcPr>
          <w:p w14:paraId="79B86802" w14:textId="77777777" w:rsidR="00384C4A" w:rsidRPr="00880086" w:rsidRDefault="00384C4A" w:rsidP="00F36497">
            <w:pPr>
              <w:jc w:val="center"/>
              <w:rPr>
                <w:b/>
                <w:bCs/>
              </w:rPr>
            </w:pPr>
            <w:r w:rsidRPr="00880086">
              <w:rPr>
                <w:b/>
                <w:bCs/>
              </w:rPr>
              <w:t>CONTRIBUTION</w:t>
            </w:r>
          </w:p>
        </w:tc>
      </w:tr>
      <w:tr w:rsidR="00384C4A" w:rsidRPr="00880086" w14:paraId="5AA3B6D7" w14:textId="77777777" w:rsidTr="00F36497">
        <w:trPr>
          <w:cantSplit/>
          <w:jc w:val="center"/>
        </w:trPr>
        <w:tc>
          <w:tcPr>
            <w:tcW w:w="1418" w:type="dxa"/>
            <w:gridSpan w:val="2"/>
          </w:tcPr>
          <w:p w14:paraId="367744DD" w14:textId="77777777" w:rsidR="00384C4A" w:rsidRPr="00880086" w:rsidRDefault="00384C4A" w:rsidP="00F36497">
            <w:pPr>
              <w:rPr>
                <w:b/>
                <w:bCs/>
              </w:rPr>
            </w:pPr>
            <w:r w:rsidRPr="00880086">
              <w:rPr>
                <w:b/>
                <w:bCs/>
              </w:rPr>
              <w:t>Source:</w:t>
            </w:r>
          </w:p>
        </w:tc>
        <w:tc>
          <w:tcPr>
            <w:tcW w:w="8222" w:type="dxa"/>
            <w:gridSpan w:val="4"/>
          </w:tcPr>
          <w:p w14:paraId="1899AD8D" w14:textId="5BB16602" w:rsidR="00384C4A" w:rsidRPr="00880086" w:rsidRDefault="00AF4622" w:rsidP="00F36497">
            <w:pPr>
              <w:pStyle w:val="TSBHeaderSource"/>
            </w:pPr>
            <w:r w:rsidRPr="00880086">
              <w:t>Ministry of Communications, India</w:t>
            </w:r>
          </w:p>
        </w:tc>
      </w:tr>
      <w:tr w:rsidR="00384C4A" w:rsidRPr="00880086" w14:paraId="1BFAB0D6" w14:textId="77777777" w:rsidTr="00F36497">
        <w:trPr>
          <w:cantSplit/>
          <w:jc w:val="center"/>
        </w:trPr>
        <w:tc>
          <w:tcPr>
            <w:tcW w:w="1418" w:type="dxa"/>
            <w:gridSpan w:val="2"/>
          </w:tcPr>
          <w:p w14:paraId="55AA2DEC" w14:textId="77777777" w:rsidR="00384C4A" w:rsidRPr="00880086" w:rsidRDefault="00384C4A" w:rsidP="00F36497">
            <w:r w:rsidRPr="00880086">
              <w:rPr>
                <w:b/>
                <w:bCs/>
              </w:rPr>
              <w:t>Title:</w:t>
            </w:r>
          </w:p>
        </w:tc>
        <w:tc>
          <w:tcPr>
            <w:tcW w:w="8222" w:type="dxa"/>
            <w:gridSpan w:val="4"/>
          </w:tcPr>
          <w:p w14:paraId="7CB08C13" w14:textId="5EF3412F" w:rsidR="00384C4A" w:rsidRPr="00880086" w:rsidRDefault="00B01B3E" w:rsidP="00F36497">
            <w:pPr>
              <w:pStyle w:val="TSBHeaderTitle"/>
            </w:pPr>
            <w:r>
              <w:rPr>
                <w:lang w:val="en-US"/>
              </w:rPr>
              <w:t xml:space="preserve">Proposal </w:t>
            </w:r>
            <w:r>
              <w:rPr>
                <w:lang w:val="en-US"/>
              </w:rPr>
              <w:t xml:space="preserve">to update </w:t>
            </w:r>
            <w:r w:rsidRPr="00D64445">
              <w:rPr>
                <w:lang w:val="en-US"/>
              </w:rPr>
              <w:t xml:space="preserve">baseline text </w:t>
            </w:r>
            <w:bookmarkStart w:id="0" w:name="_GoBack"/>
            <w:bookmarkEnd w:id="0"/>
            <w:r w:rsidR="001467E4" w:rsidRPr="00AD4481">
              <w:t>for Recommendation ITU-T L</w:t>
            </w:r>
            <w:r w:rsidR="001467E4">
              <w:t>.GHG intensities</w:t>
            </w:r>
            <w:r w:rsidR="001467E4" w:rsidRPr="00AD4481">
              <w:t xml:space="preserve"> on </w:t>
            </w:r>
            <w:r w:rsidR="001467E4">
              <w:t>“</w:t>
            </w:r>
            <w:r w:rsidR="001467E4" w:rsidRPr="00272C9A">
              <w:t>GHG emissions intensity indicators for telecom network operators</w:t>
            </w:r>
          </w:p>
        </w:tc>
      </w:tr>
      <w:tr w:rsidR="00384C4A" w:rsidRPr="00880086" w14:paraId="0BC5FEF6" w14:textId="77777777" w:rsidTr="00F36497">
        <w:trPr>
          <w:cantSplit/>
          <w:jc w:val="center"/>
        </w:trPr>
        <w:tc>
          <w:tcPr>
            <w:tcW w:w="1418" w:type="dxa"/>
            <w:gridSpan w:val="2"/>
            <w:tcBorders>
              <w:top w:val="single" w:sz="6" w:space="0" w:color="auto"/>
              <w:bottom w:val="single" w:sz="6" w:space="0" w:color="auto"/>
            </w:tcBorders>
          </w:tcPr>
          <w:p w14:paraId="1FDBEFBA" w14:textId="77777777" w:rsidR="00384C4A" w:rsidRPr="00880086" w:rsidRDefault="00384C4A" w:rsidP="00F36497">
            <w:pPr>
              <w:rPr>
                <w:b/>
                <w:bCs/>
              </w:rPr>
            </w:pPr>
            <w:r w:rsidRPr="00880086">
              <w:rPr>
                <w:b/>
                <w:bCs/>
              </w:rPr>
              <w:t>Contact:</w:t>
            </w:r>
          </w:p>
        </w:tc>
        <w:tc>
          <w:tcPr>
            <w:tcW w:w="4111" w:type="dxa"/>
            <w:gridSpan w:val="3"/>
            <w:tcBorders>
              <w:top w:val="single" w:sz="6" w:space="0" w:color="auto"/>
              <w:bottom w:val="single" w:sz="6" w:space="0" w:color="auto"/>
            </w:tcBorders>
          </w:tcPr>
          <w:p w14:paraId="26298849" w14:textId="6A021DE7" w:rsidR="00384C4A" w:rsidRPr="00880086" w:rsidRDefault="00BC470B" w:rsidP="00F36497">
            <w:pPr>
              <w:tabs>
                <w:tab w:val="left" w:pos="794"/>
              </w:tabs>
            </w:pPr>
            <w:proofErr w:type="spellStart"/>
            <w:r>
              <w:t>Kanika</w:t>
            </w:r>
            <w:proofErr w:type="spellEnd"/>
            <w:r>
              <w:t xml:space="preserve"> </w:t>
            </w:r>
            <w:proofErr w:type="spellStart"/>
            <w:r>
              <w:t>Gambhir</w:t>
            </w:r>
            <w:proofErr w:type="spellEnd"/>
          </w:p>
          <w:p w14:paraId="64A9CFC2" w14:textId="4A0717AD" w:rsidR="00AF4622" w:rsidRPr="00880086" w:rsidRDefault="00AF4622" w:rsidP="00F36497">
            <w:pPr>
              <w:tabs>
                <w:tab w:val="left" w:pos="794"/>
              </w:tabs>
            </w:pPr>
            <w:r w:rsidRPr="00880086">
              <w:t>DoT</w:t>
            </w:r>
          </w:p>
          <w:p w14:paraId="53886F30" w14:textId="0FE5FA06" w:rsidR="00AF4622" w:rsidRPr="00880086" w:rsidRDefault="00AF4622" w:rsidP="00F36497">
            <w:pPr>
              <w:tabs>
                <w:tab w:val="left" w:pos="794"/>
              </w:tabs>
            </w:pPr>
            <w:r w:rsidRPr="00880086">
              <w:rPr>
                <w:lang w:val="pl-PL"/>
              </w:rPr>
              <w:t>Ministry of Communications, India</w:t>
            </w:r>
          </w:p>
        </w:tc>
        <w:tc>
          <w:tcPr>
            <w:tcW w:w="4111" w:type="dxa"/>
            <w:tcBorders>
              <w:top w:val="single" w:sz="6" w:space="0" w:color="auto"/>
              <w:bottom w:val="single" w:sz="6" w:space="0" w:color="auto"/>
            </w:tcBorders>
          </w:tcPr>
          <w:p w14:paraId="0FD74C0D" w14:textId="44015E18" w:rsidR="00AF4622" w:rsidRPr="00880086" w:rsidRDefault="00384C4A" w:rsidP="00F36497">
            <w:pPr>
              <w:tabs>
                <w:tab w:val="left" w:pos="794"/>
              </w:tabs>
            </w:pPr>
            <w:r w:rsidRPr="00880086">
              <w:t>Tel:</w:t>
            </w:r>
            <w:r w:rsidR="00725A12">
              <w:t xml:space="preserve"> </w:t>
            </w:r>
            <w:r w:rsidRPr="00880086">
              <w:br/>
            </w:r>
            <w:r w:rsidR="00AF4622" w:rsidRPr="00880086">
              <w:t>Fax:</w:t>
            </w:r>
          </w:p>
          <w:p w14:paraId="341E5C41" w14:textId="1205B311" w:rsidR="00384C4A" w:rsidRPr="00880086" w:rsidRDefault="00384C4A" w:rsidP="00F36497">
            <w:pPr>
              <w:tabs>
                <w:tab w:val="left" w:pos="794"/>
              </w:tabs>
            </w:pPr>
            <w:r w:rsidRPr="00880086">
              <w:t>E-m</w:t>
            </w:r>
            <w:r w:rsidR="00BC470B">
              <w:t>ail: kanika.gambhir@gov.in</w:t>
            </w:r>
          </w:p>
        </w:tc>
      </w:tr>
    </w:tbl>
    <w:p w14:paraId="45D2D292" w14:textId="77777777" w:rsidR="00384C4A" w:rsidRPr="00880086" w:rsidRDefault="00384C4A" w:rsidP="00725817"/>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384C4A" w:rsidRPr="00880086" w14:paraId="632E5242" w14:textId="77777777" w:rsidTr="00F36497">
        <w:trPr>
          <w:cantSplit/>
          <w:jc w:val="center"/>
        </w:trPr>
        <w:tc>
          <w:tcPr>
            <w:tcW w:w="1418" w:type="dxa"/>
          </w:tcPr>
          <w:p w14:paraId="43E51583" w14:textId="77777777" w:rsidR="00384C4A" w:rsidRPr="00880086" w:rsidRDefault="00384C4A" w:rsidP="00F36497">
            <w:pPr>
              <w:rPr>
                <w:b/>
                <w:bCs/>
              </w:rPr>
            </w:pPr>
            <w:r w:rsidRPr="00880086">
              <w:rPr>
                <w:b/>
                <w:bCs/>
              </w:rPr>
              <w:t>Abstract:</w:t>
            </w:r>
          </w:p>
        </w:tc>
        <w:tc>
          <w:tcPr>
            <w:tcW w:w="8222" w:type="dxa"/>
          </w:tcPr>
          <w:p w14:paraId="467720B3" w14:textId="04F1687C" w:rsidR="00384C4A" w:rsidRPr="009E3863" w:rsidRDefault="0076573A" w:rsidP="009E3863">
            <w:pPr>
              <w:pStyle w:val="TSBHeaderSummary"/>
              <w:jc w:val="both"/>
              <w:rPr>
                <w:rFonts w:eastAsia="SimSun"/>
                <w:szCs w:val="20"/>
                <w:lang w:val="en-IN"/>
              </w:rPr>
            </w:pPr>
            <w:r w:rsidRPr="0076573A">
              <w:rPr>
                <w:rFonts w:eastAsia="SimSun"/>
                <w:szCs w:val="20"/>
                <w:lang w:val="en-IN"/>
              </w:rPr>
              <w:t xml:space="preserve">This contribution emphasizes the importance of considering the infrastructure deployment context when calculating GHG emission intensity indicators for telecom network operators. Variations in geographic and demographic conditions—particularly in rural or low-density regions—require more extensive infrastructure, leading to higher per-unit emissions that do not reflect inefficiency. To ensure fair and accurate comparisons across operators and regions, </w:t>
            </w:r>
            <w:r w:rsidR="009E3863">
              <w:rPr>
                <w:rFonts w:eastAsia="SimSun"/>
                <w:szCs w:val="20"/>
                <w:lang w:val="en-IN"/>
              </w:rPr>
              <w:t xml:space="preserve">the contribution </w:t>
            </w:r>
            <w:r w:rsidRPr="0076573A">
              <w:rPr>
                <w:rFonts w:eastAsia="SimSun"/>
                <w:szCs w:val="20"/>
                <w:lang w:val="en-IN"/>
              </w:rPr>
              <w:t xml:space="preserve">proposes integrating segmentation, contextual reporting, and infrastructure adjustment factors into the baseline text of the Draft Recommendation L.GHG. </w:t>
            </w:r>
            <w:r w:rsidR="001467E4" w:rsidRPr="008A61A7">
              <w:rPr>
                <w:rFonts w:eastAsia="SimSun"/>
                <w:szCs w:val="20"/>
                <w:lang w:val="en-US"/>
              </w:rPr>
              <w:br/>
            </w:r>
          </w:p>
        </w:tc>
      </w:tr>
    </w:tbl>
    <w:p w14:paraId="0316A903" w14:textId="77777777" w:rsidR="00384C4A" w:rsidRPr="00880086" w:rsidRDefault="00384C4A" w:rsidP="00725817"/>
    <w:p w14:paraId="4EDE87C7" w14:textId="14DD4692" w:rsidR="00880086" w:rsidRPr="00880086" w:rsidRDefault="0096148A" w:rsidP="00880086">
      <w:pPr>
        <w:jc w:val="both"/>
      </w:pPr>
      <w:r w:rsidRPr="00880086">
        <w:t xml:space="preserve">India proposes the following suggestions and considerations </w:t>
      </w:r>
      <w:r>
        <w:t xml:space="preserve">for advanced </w:t>
      </w:r>
      <w:r w:rsidRPr="00880086">
        <w:t xml:space="preserve">base line text for this draft new Recommendation </w:t>
      </w:r>
      <w:proofErr w:type="gramStart"/>
      <w:r w:rsidRPr="00880086">
        <w:t xml:space="preserve">on </w:t>
      </w:r>
      <w:r w:rsidR="00880086" w:rsidRPr="00880086">
        <w:t xml:space="preserve"> </w:t>
      </w:r>
      <w:r w:rsidR="001467E4">
        <w:t>L.GHG</w:t>
      </w:r>
      <w:proofErr w:type="gramEnd"/>
      <w:r w:rsidR="00B258C6">
        <w:t xml:space="preserve"> under Section 6 regarding Definition and guidance on GHG emission intensity indicators</w:t>
      </w:r>
      <w:r w:rsidR="00880086" w:rsidRPr="00880086">
        <w:t xml:space="preserve">. The same </w:t>
      </w:r>
      <w:r w:rsidR="00B258C6">
        <w:t>is done in track change mode</w:t>
      </w:r>
      <w:r w:rsidR="00880086" w:rsidRPr="00880086">
        <w:t>.</w:t>
      </w:r>
    </w:p>
    <w:p w14:paraId="08BAD4CA" w14:textId="77777777" w:rsidR="00880086" w:rsidRDefault="00880086" w:rsidP="00880086">
      <w:pPr>
        <w:jc w:val="center"/>
        <w:rPr>
          <w:sz w:val="28"/>
          <w:szCs w:val="28"/>
        </w:rPr>
      </w:pPr>
    </w:p>
    <w:p w14:paraId="4E1F28FE" w14:textId="77777777" w:rsidR="00880086" w:rsidRDefault="00880086" w:rsidP="00880086">
      <w:pPr>
        <w:jc w:val="center"/>
        <w:rPr>
          <w:sz w:val="28"/>
          <w:szCs w:val="28"/>
        </w:rPr>
      </w:pPr>
    </w:p>
    <w:p w14:paraId="3AE0247C" w14:textId="77777777" w:rsidR="00880086" w:rsidRDefault="00880086" w:rsidP="00880086">
      <w:pPr>
        <w:jc w:val="center"/>
        <w:rPr>
          <w:sz w:val="28"/>
          <w:szCs w:val="28"/>
        </w:rPr>
      </w:pPr>
    </w:p>
    <w:p w14:paraId="31726525" w14:textId="77777777" w:rsidR="00880086" w:rsidRDefault="00880086" w:rsidP="00880086">
      <w:pPr>
        <w:jc w:val="center"/>
        <w:rPr>
          <w:sz w:val="28"/>
          <w:szCs w:val="28"/>
        </w:rPr>
      </w:pPr>
    </w:p>
    <w:p w14:paraId="2B460C35" w14:textId="77777777" w:rsidR="00880086" w:rsidRDefault="00880086" w:rsidP="00880086">
      <w:pPr>
        <w:jc w:val="center"/>
        <w:rPr>
          <w:sz w:val="28"/>
          <w:szCs w:val="28"/>
        </w:rPr>
      </w:pPr>
    </w:p>
    <w:p w14:paraId="3F64E9ED" w14:textId="77777777" w:rsidR="00880086" w:rsidRDefault="00880086" w:rsidP="00880086">
      <w:pPr>
        <w:jc w:val="center"/>
        <w:rPr>
          <w:sz w:val="28"/>
          <w:szCs w:val="28"/>
        </w:rPr>
      </w:pPr>
    </w:p>
    <w:p w14:paraId="34858D47" w14:textId="77777777" w:rsidR="001467E4" w:rsidRDefault="001467E4" w:rsidP="00880086">
      <w:pPr>
        <w:jc w:val="center"/>
        <w:rPr>
          <w:sz w:val="28"/>
          <w:szCs w:val="28"/>
        </w:rPr>
      </w:pPr>
    </w:p>
    <w:p w14:paraId="2647763F" w14:textId="77777777" w:rsidR="001467E4" w:rsidRDefault="001467E4" w:rsidP="00880086">
      <w:pPr>
        <w:jc w:val="center"/>
        <w:rPr>
          <w:sz w:val="28"/>
          <w:szCs w:val="28"/>
        </w:rPr>
      </w:pPr>
    </w:p>
    <w:p w14:paraId="4671A721" w14:textId="77777777" w:rsidR="00880086" w:rsidRDefault="00880086" w:rsidP="00880086">
      <w:pPr>
        <w:jc w:val="center"/>
        <w:rPr>
          <w:sz w:val="28"/>
          <w:szCs w:val="28"/>
        </w:rPr>
      </w:pPr>
    </w:p>
    <w:p w14:paraId="3D3B4D48" w14:textId="77777777" w:rsidR="00880086" w:rsidRDefault="00880086" w:rsidP="00880086">
      <w:pPr>
        <w:jc w:val="center"/>
        <w:rPr>
          <w:sz w:val="28"/>
          <w:szCs w:val="28"/>
        </w:rPr>
      </w:pPr>
    </w:p>
    <w:p w14:paraId="17191C63" w14:textId="77777777" w:rsidR="000A4261" w:rsidRDefault="000A4261" w:rsidP="00880086">
      <w:pPr>
        <w:jc w:val="center"/>
        <w:rPr>
          <w:sz w:val="28"/>
          <w:szCs w:val="28"/>
        </w:rPr>
      </w:pPr>
    </w:p>
    <w:p w14:paraId="5CF65573" w14:textId="77777777" w:rsidR="001467E4" w:rsidRDefault="001467E4" w:rsidP="00336813">
      <w:pPr>
        <w:ind w:left="360"/>
        <w:jc w:val="both"/>
      </w:pPr>
    </w:p>
    <w:p w14:paraId="645F15A5" w14:textId="77777777" w:rsidR="001467E4" w:rsidRDefault="001467E4" w:rsidP="00336813">
      <w:pPr>
        <w:ind w:left="360"/>
        <w:jc w:val="both"/>
      </w:pPr>
    </w:p>
    <w:p w14:paraId="29A7D848" w14:textId="77777777" w:rsidR="001467E4" w:rsidRDefault="001467E4" w:rsidP="001467E4">
      <w:pPr>
        <w:ind w:left="360"/>
        <w:jc w:val="both"/>
      </w:pPr>
    </w:p>
    <w:tbl>
      <w:tblPr>
        <w:tblW w:w="5000" w:type="pct"/>
        <w:tblCellMar>
          <w:left w:w="57" w:type="dxa"/>
          <w:right w:w="57" w:type="dxa"/>
        </w:tblCellMar>
        <w:tblLook w:val="0000" w:firstRow="0" w:lastRow="0" w:firstColumn="0" w:lastColumn="0" w:noHBand="0" w:noVBand="0"/>
      </w:tblPr>
      <w:tblGrid>
        <w:gridCol w:w="1175"/>
        <w:gridCol w:w="362"/>
        <w:gridCol w:w="3630"/>
        <w:gridCol w:w="281"/>
        <w:gridCol w:w="4191"/>
      </w:tblGrid>
      <w:tr w:rsidR="001467E4" w:rsidRPr="00330495" w14:paraId="60BDD5C7" w14:textId="77777777" w:rsidTr="00D863C4">
        <w:trPr>
          <w:cantSplit/>
        </w:trPr>
        <w:tc>
          <w:tcPr>
            <w:tcW w:w="609" w:type="pct"/>
            <w:vMerge w:val="restart"/>
          </w:tcPr>
          <w:p w14:paraId="27211507" w14:textId="77777777" w:rsidR="001467E4" w:rsidRPr="00330495" w:rsidRDefault="001467E4" w:rsidP="00D863C4">
            <w:pPr>
              <w:rPr>
                <w:sz w:val="20"/>
                <w:szCs w:val="20"/>
              </w:rPr>
            </w:pPr>
            <w:bookmarkStart w:id="1" w:name="dnum" w:colFirst="2" w:colLast="2"/>
            <w:bookmarkStart w:id="2" w:name="dtableau"/>
            <w:r>
              <w:rPr>
                <w:noProof/>
                <w:lang w:val="en-IN" w:eastAsia="en-IN" w:bidi="hi-IN"/>
              </w:rPr>
              <w:drawing>
                <wp:inline distT="0" distB="0" distL="0" distR="0" wp14:anchorId="5AAFA122" wp14:editId="1EC58E37">
                  <wp:extent cx="647700" cy="704850"/>
                  <wp:effectExtent l="0" t="0" r="0" b="0"/>
                  <wp:docPr id="48663198" name="Picture 486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2071" w:type="pct"/>
            <w:gridSpan w:val="2"/>
            <w:vMerge w:val="restart"/>
          </w:tcPr>
          <w:p w14:paraId="3B308356" w14:textId="77777777" w:rsidR="001467E4" w:rsidRPr="00330495" w:rsidRDefault="001467E4" w:rsidP="00D863C4">
            <w:pPr>
              <w:rPr>
                <w:sz w:val="16"/>
                <w:szCs w:val="16"/>
              </w:rPr>
            </w:pPr>
            <w:r w:rsidRPr="00330495">
              <w:rPr>
                <w:sz w:val="16"/>
                <w:szCs w:val="16"/>
              </w:rPr>
              <w:t>INTERNATIONAL TELECOMMUNICATION UNION</w:t>
            </w:r>
          </w:p>
          <w:p w14:paraId="4F2B5342" w14:textId="77777777" w:rsidR="001467E4" w:rsidRPr="00330495" w:rsidRDefault="001467E4" w:rsidP="00D863C4">
            <w:pPr>
              <w:rPr>
                <w:b/>
                <w:bCs/>
                <w:sz w:val="26"/>
                <w:szCs w:val="26"/>
              </w:rPr>
            </w:pPr>
            <w:r w:rsidRPr="00330495">
              <w:rPr>
                <w:b/>
                <w:bCs/>
                <w:sz w:val="26"/>
                <w:szCs w:val="26"/>
              </w:rPr>
              <w:t>TELECOMMUNICATION</w:t>
            </w:r>
            <w:r w:rsidRPr="00330495">
              <w:rPr>
                <w:b/>
                <w:bCs/>
                <w:sz w:val="26"/>
                <w:szCs w:val="26"/>
              </w:rPr>
              <w:br/>
              <w:t>STANDARDIZATION SECTOR</w:t>
            </w:r>
          </w:p>
          <w:p w14:paraId="4C25DCB9" w14:textId="77777777" w:rsidR="001467E4" w:rsidRPr="00330495" w:rsidRDefault="001467E4" w:rsidP="00D863C4">
            <w:pPr>
              <w:rPr>
                <w:sz w:val="20"/>
                <w:szCs w:val="20"/>
              </w:rPr>
            </w:pPr>
            <w:r w:rsidRPr="00330495">
              <w:rPr>
                <w:sz w:val="20"/>
                <w:szCs w:val="20"/>
              </w:rPr>
              <w:t xml:space="preserve">STUDY PERIOD </w:t>
            </w:r>
            <w:bookmarkStart w:id="3" w:name="dstudyperiod"/>
            <w:r w:rsidRPr="00330495">
              <w:rPr>
                <w:sz w:val="20"/>
                <w:szCs w:val="20"/>
              </w:rPr>
              <w:t>20</w:t>
            </w:r>
            <w:r>
              <w:rPr>
                <w:sz w:val="20"/>
                <w:szCs w:val="20"/>
              </w:rPr>
              <w:t>22</w:t>
            </w:r>
            <w:r w:rsidRPr="00330495">
              <w:rPr>
                <w:sz w:val="20"/>
                <w:szCs w:val="20"/>
              </w:rPr>
              <w:t>-202</w:t>
            </w:r>
            <w:bookmarkEnd w:id="3"/>
            <w:r>
              <w:rPr>
                <w:sz w:val="20"/>
                <w:szCs w:val="20"/>
              </w:rPr>
              <w:t>4</w:t>
            </w:r>
          </w:p>
        </w:tc>
        <w:tc>
          <w:tcPr>
            <w:tcW w:w="2320" w:type="pct"/>
            <w:gridSpan w:val="2"/>
            <w:vAlign w:val="center"/>
          </w:tcPr>
          <w:p w14:paraId="63918590" w14:textId="77777777" w:rsidR="001467E4" w:rsidRPr="00330495" w:rsidRDefault="001467E4" w:rsidP="00D863C4">
            <w:pPr>
              <w:pStyle w:val="Docnumber"/>
              <w:rPr>
                <w:lang w:eastAsia="ko-KR"/>
              </w:rPr>
            </w:pPr>
            <w:r w:rsidRPr="00362C3D">
              <w:t>SG5-TD</w:t>
            </w:r>
            <w:r>
              <w:t>1289</w:t>
            </w:r>
          </w:p>
        </w:tc>
      </w:tr>
      <w:tr w:rsidR="001467E4" w:rsidRPr="00330495" w14:paraId="6546FFD8" w14:textId="77777777" w:rsidTr="00D863C4">
        <w:trPr>
          <w:cantSplit/>
        </w:trPr>
        <w:tc>
          <w:tcPr>
            <w:tcW w:w="609" w:type="pct"/>
            <w:vMerge/>
          </w:tcPr>
          <w:p w14:paraId="6DBF25C8" w14:textId="77777777" w:rsidR="001467E4" w:rsidRPr="00330495" w:rsidRDefault="001467E4" w:rsidP="00D863C4">
            <w:pPr>
              <w:rPr>
                <w:smallCaps/>
                <w:sz w:val="20"/>
              </w:rPr>
            </w:pPr>
            <w:bookmarkStart w:id="4" w:name="dsg" w:colFirst="2" w:colLast="2"/>
            <w:bookmarkEnd w:id="1"/>
          </w:p>
        </w:tc>
        <w:tc>
          <w:tcPr>
            <w:tcW w:w="2071" w:type="pct"/>
            <w:gridSpan w:val="2"/>
            <w:vMerge/>
          </w:tcPr>
          <w:p w14:paraId="59195879" w14:textId="77777777" w:rsidR="001467E4" w:rsidRPr="00330495" w:rsidRDefault="001467E4" w:rsidP="00D863C4">
            <w:pPr>
              <w:rPr>
                <w:smallCaps/>
                <w:sz w:val="20"/>
              </w:rPr>
            </w:pPr>
          </w:p>
        </w:tc>
        <w:tc>
          <w:tcPr>
            <w:tcW w:w="2320" w:type="pct"/>
            <w:gridSpan w:val="2"/>
          </w:tcPr>
          <w:p w14:paraId="3C640CAC" w14:textId="77777777" w:rsidR="001467E4" w:rsidRPr="00330495" w:rsidRDefault="001467E4" w:rsidP="00D863C4">
            <w:pPr>
              <w:jc w:val="right"/>
              <w:rPr>
                <w:b/>
                <w:bCs/>
                <w:smallCaps/>
                <w:sz w:val="28"/>
                <w:szCs w:val="28"/>
              </w:rPr>
            </w:pPr>
            <w:r>
              <w:rPr>
                <w:b/>
                <w:bCs/>
                <w:smallCaps/>
                <w:sz w:val="28"/>
                <w:szCs w:val="28"/>
              </w:rPr>
              <w:t>STUDY GROUP 5</w:t>
            </w:r>
          </w:p>
        </w:tc>
      </w:tr>
      <w:bookmarkEnd w:id="4"/>
      <w:tr w:rsidR="001467E4" w:rsidRPr="00330495" w14:paraId="12353DCE" w14:textId="77777777" w:rsidTr="00D863C4">
        <w:trPr>
          <w:cantSplit/>
        </w:trPr>
        <w:tc>
          <w:tcPr>
            <w:tcW w:w="609" w:type="pct"/>
            <w:vMerge/>
            <w:tcBorders>
              <w:bottom w:val="single" w:sz="12" w:space="0" w:color="auto"/>
            </w:tcBorders>
          </w:tcPr>
          <w:p w14:paraId="6FD1E7BE" w14:textId="77777777" w:rsidR="001467E4" w:rsidRPr="00330495" w:rsidRDefault="001467E4" w:rsidP="00D863C4">
            <w:pPr>
              <w:rPr>
                <w:b/>
                <w:bCs/>
                <w:sz w:val="26"/>
              </w:rPr>
            </w:pPr>
          </w:p>
        </w:tc>
        <w:tc>
          <w:tcPr>
            <w:tcW w:w="2071" w:type="pct"/>
            <w:gridSpan w:val="2"/>
            <w:vMerge/>
            <w:tcBorders>
              <w:bottom w:val="single" w:sz="12" w:space="0" w:color="auto"/>
            </w:tcBorders>
          </w:tcPr>
          <w:p w14:paraId="62B461E7" w14:textId="77777777" w:rsidR="001467E4" w:rsidRPr="00330495" w:rsidRDefault="001467E4" w:rsidP="00D863C4">
            <w:pPr>
              <w:rPr>
                <w:b/>
                <w:bCs/>
                <w:sz w:val="26"/>
              </w:rPr>
            </w:pPr>
          </w:p>
        </w:tc>
        <w:tc>
          <w:tcPr>
            <w:tcW w:w="2320" w:type="pct"/>
            <w:gridSpan w:val="2"/>
            <w:tcBorders>
              <w:bottom w:val="single" w:sz="12" w:space="0" w:color="auto"/>
            </w:tcBorders>
            <w:vAlign w:val="center"/>
          </w:tcPr>
          <w:p w14:paraId="3D1CBAC0" w14:textId="77777777" w:rsidR="001467E4" w:rsidRPr="00330495" w:rsidRDefault="001467E4" w:rsidP="00D863C4">
            <w:pPr>
              <w:jc w:val="right"/>
              <w:rPr>
                <w:b/>
                <w:bCs/>
                <w:sz w:val="28"/>
                <w:szCs w:val="28"/>
              </w:rPr>
            </w:pPr>
            <w:r w:rsidRPr="00330495">
              <w:rPr>
                <w:b/>
                <w:bCs/>
                <w:sz w:val="28"/>
                <w:szCs w:val="28"/>
              </w:rPr>
              <w:t>Original: English</w:t>
            </w:r>
          </w:p>
        </w:tc>
      </w:tr>
      <w:tr w:rsidR="001467E4" w:rsidRPr="00B31E6B" w14:paraId="437EAD1F" w14:textId="77777777" w:rsidTr="00D863C4">
        <w:trPr>
          <w:cantSplit/>
        </w:trPr>
        <w:tc>
          <w:tcPr>
            <w:tcW w:w="797" w:type="pct"/>
            <w:gridSpan w:val="2"/>
          </w:tcPr>
          <w:p w14:paraId="1F90CA73" w14:textId="77777777" w:rsidR="001467E4" w:rsidRPr="00B31E6B" w:rsidRDefault="001467E4" w:rsidP="00D863C4">
            <w:pPr>
              <w:rPr>
                <w:b/>
                <w:bCs/>
              </w:rPr>
            </w:pPr>
            <w:bookmarkStart w:id="5" w:name="dbluepink" w:colFirst="1" w:colLast="1"/>
            <w:bookmarkStart w:id="6" w:name="dmeeting" w:colFirst="2" w:colLast="2"/>
            <w:r w:rsidRPr="00B31E6B">
              <w:rPr>
                <w:b/>
                <w:bCs/>
              </w:rPr>
              <w:t>Question(s):</w:t>
            </w:r>
          </w:p>
        </w:tc>
        <w:tc>
          <w:tcPr>
            <w:tcW w:w="1882" w:type="pct"/>
          </w:tcPr>
          <w:p w14:paraId="10B3639D" w14:textId="77777777" w:rsidR="001467E4" w:rsidRPr="00B31E6B" w:rsidRDefault="001467E4" w:rsidP="00D863C4">
            <w:r w:rsidRPr="00DD6174">
              <w:rPr>
                <w:rFonts w:hint="eastAsia"/>
              </w:rPr>
              <w:t>9</w:t>
            </w:r>
            <w:r w:rsidRPr="00B31E6B">
              <w:t>/5</w:t>
            </w:r>
          </w:p>
        </w:tc>
        <w:tc>
          <w:tcPr>
            <w:tcW w:w="2320" w:type="pct"/>
            <w:gridSpan w:val="2"/>
          </w:tcPr>
          <w:p w14:paraId="4D013C9A" w14:textId="77777777" w:rsidR="001467E4" w:rsidRPr="00B31E6B" w:rsidRDefault="001467E4" w:rsidP="00D863C4">
            <w:pPr>
              <w:jc w:val="right"/>
            </w:pPr>
            <w:r>
              <w:rPr>
                <w:rFonts w:eastAsia="Times New Roman"/>
                <w:color w:val="000000"/>
                <w:lang w:eastAsia="en-GB"/>
              </w:rPr>
              <w:t>Geneva, November 13-22, 2023</w:t>
            </w:r>
          </w:p>
        </w:tc>
      </w:tr>
      <w:tr w:rsidR="001467E4" w:rsidRPr="00B31E6B" w14:paraId="20F8E92C" w14:textId="77777777" w:rsidTr="00D863C4">
        <w:trPr>
          <w:cantSplit/>
        </w:trPr>
        <w:tc>
          <w:tcPr>
            <w:tcW w:w="5000" w:type="pct"/>
            <w:gridSpan w:val="5"/>
          </w:tcPr>
          <w:p w14:paraId="6DC45B8C" w14:textId="77777777" w:rsidR="001467E4" w:rsidRPr="00B31E6B" w:rsidRDefault="001467E4" w:rsidP="00D863C4">
            <w:pPr>
              <w:jc w:val="center"/>
              <w:rPr>
                <w:b/>
                <w:bCs/>
              </w:rPr>
            </w:pPr>
            <w:bookmarkStart w:id="7" w:name="ddoctype" w:colFirst="0" w:colLast="0"/>
            <w:bookmarkEnd w:id="5"/>
            <w:bookmarkEnd w:id="6"/>
            <w:r w:rsidRPr="00B31E6B">
              <w:rPr>
                <w:b/>
                <w:bCs/>
              </w:rPr>
              <w:t>TD</w:t>
            </w:r>
          </w:p>
        </w:tc>
      </w:tr>
      <w:tr w:rsidR="001467E4" w:rsidRPr="00B31E6B" w14:paraId="6E3964E5" w14:textId="77777777" w:rsidTr="00D863C4">
        <w:trPr>
          <w:cantSplit/>
        </w:trPr>
        <w:tc>
          <w:tcPr>
            <w:tcW w:w="797" w:type="pct"/>
            <w:gridSpan w:val="2"/>
          </w:tcPr>
          <w:p w14:paraId="0815F243" w14:textId="77777777" w:rsidR="001467E4" w:rsidRPr="00B31E6B" w:rsidRDefault="001467E4" w:rsidP="00D863C4">
            <w:pPr>
              <w:rPr>
                <w:b/>
                <w:bCs/>
              </w:rPr>
            </w:pPr>
            <w:bookmarkStart w:id="8" w:name="dsource" w:colFirst="1" w:colLast="1"/>
            <w:bookmarkEnd w:id="7"/>
            <w:r w:rsidRPr="00B31E6B">
              <w:rPr>
                <w:b/>
                <w:bCs/>
              </w:rPr>
              <w:t>Source:</w:t>
            </w:r>
          </w:p>
        </w:tc>
        <w:tc>
          <w:tcPr>
            <w:tcW w:w="4203" w:type="pct"/>
            <w:gridSpan w:val="3"/>
          </w:tcPr>
          <w:p w14:paraId="4CFBAD6F" w14:textId="77777777" w:rsidR="001467E4" w:rsidRPr="00B31E6B" w:rsidRDefault="001467E4" w:rsidP="00D863C4">
            <w:r>
              <w:t>Rapporteur Q9/5</w:t>
            </w:r>
          </w:p>
        </w:tc>
      </w:tr>
      <w:tr w:rsidR="001467E4" w:rsidRPr="00B31E6B" w14:paraId="260C8001" w14:textId="77777777" w:rsidTr="00D863C4">
        <w:trPr>
          <w:cantSplit/>
        </w:trPr>
        <w:tc>
          <w:tcPr>
            <w:tcW w:w="797" w:type="pct"/>
            <w:gridSpan w:val="2"/>
          </w:tcPr>
          <w:p w14:paraId="2AE0A2C6" w14:textId="77777777" w:rsidR="001467E4" w:rsidRPr="00B31E6B" w:rsidRDefault="001467E4" w:rsidP="00D863C4">
            <w:bookmarkStart w:id="9" w:name="dtitle1" w:colFirst="1" w:colLast="1"/>
            <w:bookmarkEnd w:id="8"/>
            <w:r w:rsidRPr="00B31E6B">
              <w:rPr>
                <w:b/>
                <w:bCs/>
              </w:rPr>
              <w:t>Title:</w:t>
            </w:r>
          </w:p>
        </w:tc>
        <w:tc>
          <w:tcPr>
            <w:tcW w:w="4203" w:type="pct"/>
            <w:gridSpan w:val="3"/>
          </w:tcPr>
          <w:p w14:paraId="06D149E5" w14:textId="77777777" w:rsidR="001467E4" w:rsidRPr="00AD4481" w:rsidRDefault="001467E4" w:rsidP="00D863C4">
            <w:r w:rsidRPr="00AD4481">
              <w:t>Draft new baseline text for Recommendation ITU-T L</w:t>
            </w:r>
            <w:r>
              <w:t>.GHG intensities</w:t>
            </w:r>
            <w:r w:rsidRPr="00AD4481">
              <w:t xml:space="preserve"> on </w:t>
            </w:r>
            <w:r>
              <w:t>“</w:t>
            </w:r>
            <w:r w:rsidRPr="00272C9A">
              <w:t>GHG emissions intensity indicators for telecom network operators</w:t>
            </w:r>
            <w:r>
              <w:t>”</w:t>
            </w:r>
          </w:p>
        </w:tc>
      </w:tr>
      <w:bookmarkEnd w:id="2"/>
      <w:bookmarkEnd w:id="9"/>
      <w:tr w:rsidR="001467E4" w:rsidRPr="008A1A3C" w14:paraId="77C7F9C6" w14:textId="77777777" w:rsidTr="00D863C4">
        <w:tblPrEx>
          <w:jc w:val="center"/>
        </w:tblPrEx>
        <w:trPr>
          <w:cantSplit/>
          <w:jc w:val="center"/>
        </w:trPr>
        <w:tc>
          <w:tcPr>
            <w:tcW w:w="797" w:type="pct"/>
            <w:gridSpan w:val="2"/>
            <w:tcBorders>
              <w:top w:val="single" w:sz="6" w:space="0" w:color="auto"/>
              <w:bottom w:val="single" w:sz="6" w:space="0" w:color="auto"/>
            </w:tcBorders>
          </w:tcPr>
          <w:p w14:paraId="4897677A" w14:textId="77777777" w:rsidR="001467E4" w:rsidRPr="00B31E6B" w:rsidRDefault="001467E4" w:rsidP="00D863C4">
            <w:pPr>
              <w:tabs>
                <w:tab w:val="left" w:pos="794"/>
                <w:tab w:val="left" w:pos="1191"/>
                <w:tab w:val="left" w:pos="1588"/>
                <w:tab w:val="left" w:pos="1985"/>
              </w:tabs>
              <w:overflowPunct w:val="0"/>
              <w:autoSpaceDE w:val="0"/>
              <w:autoSpaceDN w:val="0"/>
              <w:adjustRightInd w:val="0"/>
              <w:textAlignment w:val="baseline"/>
              <w:rPr>
                <w:rFonts w:eastAsia="Times New Roman"/>
                <w:b/>
                <w:bCs/>
              </w:rPr>
            </w:pPr>
            <w:r w:rsidRPr="00B31E6B">
              <w:rPr>
                <w:rFonts w:eastAsia="Times New Roman"/>
                <w:b/>
                <w:bCs/>
              </w:rPr>
              <w:t>Contact:</w:t>
            </w:r>
          </w:p>
        </w:tc>
        <w:tc>
          <w:tcPr>
            <w:tcW w:w="2029" w:type="pct"/>
            <w:gridSpan w:val="2"/>
            <w:tcBorders>
              <w:top w:val="single" w:sz="6" w:space="0" w:color="auto"/>
              <w:bottom w:val="single" w:sz="6" w:space="0" w:color="auto"/>
            </w:tcBorders>
          </w:tcPr>
          <w:p w14:paraId="7369873D" w14:textId="1FD23938" w:rsidR="001467E4" w:rsidRPr="008B2C77" w:rsidRDefault="009F6754" w:rsidP="00D863C4">
            <w:pPr>
              <w:tabs>
                <w:tab w:val="left" w:pos="794"/>
                <w:tab w:val="left" w:pos="1191"/>
                <w:tab w:val="left" w:pos="1588"/>
                <w:tab w:val="left" w:pos="1985"/>
              </w:tabs>
              <w:overflowPunct w:val="0"/>
              <w:autoSpaceDE w:val="0"/>
              <w:autoSpaceDN w:val="0"/>
              <w:adjustRightInd w:val="0"/>
              <w:textAlignment w:val="baseline"/>
              <w:rPr>
                <w:lang w:val="fr-FR"/>
              </w:rPr>
            </w:pPr>
            <w:sdt>
              <w:sdtPr>
                <w:rPr>
                  <w:lang w:val="fr-FR"/>
                </w:rPr>
                <w:alias w:val="ContactNameOrgCountry"/>
                <w:tag w:val="ContactNameOrgCountry"/>
                <w:id w:val="1583035092"/>
                <w:placeholder>
                  <w:docPart w:val="B375FC01B27B496196F08A56DC9A5BA9"/>
                </w:placeholder>
                <w:text w:multiLine="1"/>
              </w:sdtPr>
              <w:sdtEndPr/>
              <w:sdtContent>
                <w:r w:rsidR="0096148A">
                  <w:rPr>
                    <w:lang w:val="en-IN"/>
                  </w:rPr>
                  <w:t xml:space="preserve">Jean-Manuel </w:t>
                </w:r>
                <w:proofErr w:type="spellStart"/>
                <w:r w:rsidR="0096148A">
                  <w:rPr>
                    <w:lang w:val="en-IN"/>
                  </w:rPr>
                  <w:t>Canet</w:t>
                </w:r>
                <w:proofErr w:type="spellEnd"/>
                <w:r w:rsidR="0096148A">
                  <w:rPr>
                    <w:lang w:val="en-IN"/>
                  </w:rPr>
                  <w:br/>
                  <w:t>Orange</w:t>
                </w:r>
                <w:r w:rsidR="0096148A">
                  <w:rPr>
                    <w:lang w:val="en-IN"/>
                  </w:rPr>
                  <w:br/>
                  <w:t>France</w:t>
                </w:r>
              </w:sdtContent>
            </w:sdt>
          </w:p>
        </w:tc>
        <w:tc>
          <w:tcPr>
            <w:tcW w:w="2174" w:type="pct"/>
            <w:tcBorders>
              <w:top w:val="single" w:sz="6" w:space="0" w:color="auto"/>
              <w:bottom w:val="single" w:sz="6" w:space="0" w:color="auto"/>
            </w:tcBorders>
          </w:tcPr>
          <w:p w14:paraId="327619C9" w14:textId="77777777" w:rsidR="001467E4" w:rsidRPr="008B2C77" w:rsidRDefault="001467E4" w:rsidP="00D863C4">
            <w:pPr>
              <w:tabs>
                <w:tab w:val="left" w:pos="794"/>
                <w:tab w:val="left" w:pos="1191"/>
                <w:tab w:val="left" w:pos="1588"/>
                <w:tab w:val="left" w:pos="1985"/>
              </w:tabs>
              <w:overflowPunct w:val="0"/>
              <w:autoSpaceDE w:val="0"/>
              <w:autoSpaceDN w:val="0"/>
              <w:adjustRightInd w:val="0"/>
              <w:textAlignment w:val="baseline"/>
              <w:rPr>
                <w:lang w:val="fr-FR"/>
              </w:rPr>
            </w:pPr>
            <w:r w:rsidRPr="008B2C77">
              <w:rPr>
                <w:lang w:val="fr-FR"/>
              </w:rPr>
              <w:t xml:space="preserve">E-mail: </w:t>
            </w:r>
            <w:hyperlink r:id="rId8" w:history="1">
              <w:r w:rsidRPr="000065CF">
                <w:rPr>
                  <w:rStyle w:val="Hyperlink"/>
                  <w:lang w:val="fr-FR" w:eastAsia="zh-CN"/>
                </w:rPr>
                <w:t>jean-manuel.canet@orange.com</w:t>
              </w:r>
            </w:hyperlink>
          </w:p>
        </w:tc>
      </w:tr>
    </w:tbl>
    <w:p w14:paraId="4DC62541" w14:textId="77777777" w:rsidR="001467E4" w:rsidRPr="008B2C77" w:rsidRDefault="001467E4" w:rsidP="001467E4">
      <w:pPr>
        <w:rPr>
          <w:rFonts w:eastAsia="Times New Roman"/>
          <w:b/>
          <w:bCs/>
          <w:lang w:val="fr-FR"/>
        </w:rPr>
      </w:pPr>
    </w:p>
    <w:tbl>
      <w:tblPr>
        <w:tblW w:w="5000" w:type="pct"/>
        <w:tblCellMar>
          <w:left w:w="57" w:type="dxa"/>
          <w:right w:w="57" w:type="dxa"/>
        </w:tblCellMar>
        <w:tblLook w:val="0000" w:firstRow="0" w:lastRow="0" w:firstColumn="0" w:lastColumn="0" w:noHBand="0" w:noVBand="0"/>
      </w:tblPr>
      <w:tblGrid>
        <w:gridCol w:w="1398"/>
        <w:gridCol w:w="8241"/>
      </w:tblGrid>
      <w:tr w:rsidR="001467E4" w:rsidRPr="00B31E6B" w14:paraId="1DE68033" w14:textId="77777777" w:rsidTr="00D863C4">
        <w:trPr>
          <w:cantSplit/>
        </w:trPr>
        <w:tc>
          <w:tcPr>
            <w:tcW w:w="725" w:type="pct"/>
          </w:tcPr>
          <w:p w14:paraId="4590000F" w14:textId="77777777" w:rsidR="001467E4" w:rsidRPr="00B31E6B" w:rsidRDefault="001467E4" w:rsidP="00D863C4">
            <w:pPr>
              <w:tabs>
                <w:tab w:val="left" w:pos="794"/>
                <w:tab w:val="left" w:pos="1191"/>
                <w:tab w:val="left" w:pos="1588"/>
                <w:tab w:val="left" w:pos="1985"/>
              </w:tabs>
              <w:overflowPunct w:val="0"/>
              <w:autoSpaceDE w:val="0"/>
              <w:autoSpaceDN w:val="0"/>
              <w:adjustRightInd w:val="0"/>
              <w:textAlignment w:val="baseline"/>
              <w:rPr>
                <w:rFonts w:eastAsia="Times New Roman"/>
                <w:b/>
                <w:bCs/>
              </w:rPr>
            </w:pPr>
            <w:r w:rsidRPr="00B31E6B">
              <w:rPr>
                <w:rFonts w:eastAsia="Times New Roman"/>
                <w:b/>
                <w:bCs/>
              </w:rPr>
              <w:t>Abstract:</w:t>
            </w:r>
          </w:p>
        </w:tc>
        <w:sdt>
          <w:sdtPr>
            <w:alias w:val="Abstract"/>
            <w:tag w:val="Abstract"/>
            <w:id w:val="-939903723"/>
            <w:placeholder>
              <w:docPart w:val="3539A92101E446298413911154F111A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4275" w:type="pct"/>
              </w:tcPr>
              <w:p w14:paraId="405F2A4C" w14:textId="0C704AC5" w:rsidR="001467E4" w:rsidRPr="00B31E6B" w:rsidRDefault="0096148A" w:rsidP="00D863C4">
                <w:pPr>
                  <w:tabs>
                    <w:tab w:val="left" w:pos="794"/>
                    <w:tab w:val="left" w:pos="1191"/>
                    <w:tab w:val="left" w:pos="1588"/>
                    <w:tab w:val="left" w:pos="1985"/>
                  </w:tabs>
                  <w:overflowPunct w:val="0"/>
                  <w:autoSpaceDE w:val="0"/>
                  <w:autoSpaceDN w:val="0"/>
                  <w:adjustRightInd w:val="0"/>
                  <w:textAlignment w:val="baseline"/>
                  <w:rPr>
                    <w:rFonts w:eastAsia="Times New Roman"/>
                  </w:rPr>
                </w:pPr>
                <w:r>
                  <w:rPr>
                    <w:lang w:val="en-IN"/>
                  </w:rPr>
                  <w:t>This is the draft new baseline text for Recommendation ITU-T L.GHG intensities on “GHG emissions intensity indicators for telecom network operators”</w:t>
                </w:r>
              </w:p>
            </w:tc>
          </w:sdtContent>
        </w:sdt>
      </w:tr>
    </w:tbl>
    <w:p w14:paraId="2ED0EF28" w14:textId="77777777" w:rsidR="001467E4" w:rsidRDefault="001467E4" w:rsidP="001467E4">
      <w:pPr>
        <w:rPr>
          <w:highlight w:val="cyan"/>
        </w:rPr>
      </w:pPr>
    </w:p>
    <w:p w14:paraId="2073A813" w14:textId="77777777" w:rsidR="001467E4" w:rsidRPr="001473E8" w:rsidRDefault="001467E4" w:rsidP="001467E4">
      <w:pPr>
        <w:jc w:val="both"/>
        <w:rPr>
          <w:rFonts w:eastAsia="DengXian"/>
          <w:lang w:eastAsia="zh-CN"/>
        </w:rPr>
      </w:pPr>
      <w:r w:rsidRPr="001473E8">
        <w:rPr>
          <w:rFonts w:eastAsia="DengXian"/>
          <w:lang w:eastAsia="zh-CN"/>
        </w:rPr>
        <w:t>Please see below.</w:t>
      </w:r>
    </w:p>
    <w:p w14:paraId="1003B2E1" w14:textId="77777777" w:rsidR="001467E4" w:rsidRDefault="001467E4" w:rsidP="001467E4">
      <w:pPr>
        <w:rPr>
          <w:rFonts w:eastAsia="SimSun"/>
          <w:b/>
          <w:sz w:val="28"/>
          <w:szCs w:val="20"/>
        </w:rPr>
      </w:pPr>
      <w:r>
        <w:br w:type="page"/>
      </w:r>
    </w:p>
    <w:p w14:paraId="78F20A45" w14:textId="77777777" w:rsidR="001467E4" w:rsidRPr="00272C9A" w:rsidRDefault="001467E4" w:rsidP="001467E4">
      <w:pPr>
        <w:keepNext/>
        <w:keepLines/>
        <w:overflowPunct w:val="0"/>
        <w:autoSpaceDE w:val="0"/>
        <w:autoSpaceDN w:val="0"/>
        <w:adjustRightInd w:val="0"/>
        <w:textAlignment w:val="baseline"/>
        <w:rPr>
          <w:rFonts w:eastAsia="SimSun"/>
          <w:b/>
          <w:sz w:val="28"/>
          <w:szCs w:val="20"/>
          <w:lang w:val="en-US"/>
        </w:rPr>
      </w:pPr>
      <w:r w:rsidRPr="00272C9A">
        <w:rPr>
          <w:rFonts w:eastAsia="SimSun"/>
          <w:b/>
          <w:sz w:val="28"/>
          <w:szCs w:val="20"/>
          <w:lang w:val="en-US"/>
        </w:rPr>
        <w:lastRenderedPageBreak/>
        <w:t xml:space="preserve">Draft Recommendation ITU-T L.GHG </w:t>
      </w:r>
      <w:r>
        <w:rPr>
          <w:rFonts w:eastAsia="SimSun"/>
          <w:b/>
          <w:sz w:val="28"/>
          <w:szCs w:val="20"/>
          <w:lang w:val="en-US"/>
        </w:rPr>
        <w:t>i</w:t>
      </w:r>
      <w:r w:rsidRPr="00272C9A">
        <w:rPr>
          <w:rFonts w:eastAsia="SimSun"/>
          <w:b/>
          <w:sz w:val="28"/>
          <w:szCs w:val="20"/>
          <w:lang w:val="en-US"/>
        </w:rPr>
        <w:t>ntensities</w:t>
      </w:r>
    </w:p>
    <w:p w14:paraId="78810388" w14:textId="77777777" w:rsidR="001467E4" w:rsidRPr="00AD4481" w:rsidRDefault="001467E4" w:rsidP="001467E4">
      <w:pPr>
        <w:keepNext/>
        <w:keepLines/>
        <w:overflowPunct w:val="0"/>
        <w:autoSpaceDE w:val="0"/>
        <w:autoSpaceDN w:val="0"/>
        <w:adjustRightInd w:val="0"/>
        <w:spacing w:before="360"/>
        <w:jc w:val="center"/>
        <w:textAlignment w:val="baseline"/>
        <w:rPr>
          <w:rFonts w:eastAsia="SimSun"/>
          <w:b/>
          <w:sz w:val="28"/>
          <w:szCs w:val="20"/>
        </w:rPr>
      </w:pPr>
      <w:r w:rsidRPr="00272C9A">
        <w:rPr>
          <w:rFonts w:eastAsia="SimSun"/>
          <w:b/>
          <w:sz w:val="28"/>
          <w:szCs w:val="20"/>
        </w:rPr>
        <w:t>GHG emissions intensity indicators for telecom network operators</w:t>
      </w:r>
      <w:r w:rsidRPr="008B2C77">
        <w:rPr>
          <w:rFonts w:eastAsia="SimSun"/>
          <w:b/>
          <w:sz w:val="28"/>
          <w:szCs w:val="20"/>
        </w:rPr>
        <w:t>.</w:t>
      </w:r>
    </w:p>
    <w:p w14:paraId="08716C06"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10" w:name="_Toc151499479"/>
      <w:r w:rsidRPr="00AD4481">
        <w:rPr>
          <w:rFonts w:eastAsia="SimSun"/>
          <w:b/>
          <w:szCs w:val="20"/>
        </w:rPr>
        <w:t>Summary</w:t>
      </w:r>
      <w:bookmarkEnd w:id="10"/>
    </w:p>
    <w:p w14:paraId="0249E026" w14:textId="77777777" w:rsidR="001467E4" w:rsidRPr="00272C9A" w:rsidRDefault="001467E4" w:rsidP="001467E4">
      <w:pPr>
        <w:overflowPunct w:val="0"/>
        <w:autoSpaceDE w:val="0"/>
        <w:autoSpaceDN w:val="0"/>
        <w:adjustRightInd w:val="0"/>
        <w:textAlignment w:val="baseline"/>
        <w:rPr>
          <w:rFonts w:eastAsia="SimSun"/>
          <w:szCs w:val="20"/>
        </w:rPr>
      </w:pPr>
      <w:r w:rsidRPr="00AD4481">
        <w:rPr>
          <w:rFonts w:eastAsia="SimSun"/>
          <w:szCs w:val="20"/>
        </w:rPr>
        <w:t>This Recommendation</w:t>
      </w:r>
      <w:r>
        <w:rPr>
          <w:rFonts w:eastAsia="SimSun"/>
          <w:szCs w:val="20"/>
        </w:rPr>
        <w:t xml:space="preserve"> </w:t>
      </w:r>
      <w:r>
        <w:rPr>
          <w:rFonts w:eastAsia="SimSun"/>
          <w:szCs w:val="20"/>
          <w:lang w:val="en-US"/>
        </w:rPr>
        <w:t>provides</w:t>
      </w:r>
      <w:r w:rsidRPr="00272C9A">
        <w:rPr>
          <w:rFonts w:eastAsia="SimSun"/>
          <w:szCs w:val="20"/>
        </w:rPr>
        <w:t xml:space="preserve"> definitions and guidance on the GHG emission intensity indicators of </w:t>
      </w:r>
      <w:r>
        <w:rPr>
          <w:rFonts w:eastAsia="SimSun"/>
          <w:szCs w:val="20"/>
        </w:rPr>
        <w:t xml:space="preserve">telecommunication </w:t>
      </w:r>
      <w:r w:rsidRPr="00272C9A">
        <w:rPr>
          <w:rFonts w:eastAsia="SimSun"/>
          <w:szCs w:val="20"/>
        </w:rPr>
        <w:t xml:space="preserve">operators in support of their GHG emission reduction strategies. </w:t>
      </w:r>
    </w:p>
    <w:p w14:paraId="6728CD98"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11" w:name="_Toc151499480"/>
      <w:r w:rsidRPr="00AD4481">
        <w:rPr>
          <w:rFonts w:eastAsia="SimSun"/>
          <w:b/>
          <w:szCs w:val="20"/>
        </w:rPr>
        <w:t>Keywords</w:t>
      </w:r>
      <w:bookmarkEnd w:id="11"/>
    </w:p>
    <w:p w14:paraId="23643E7A" w14:textId="77777777" w:rsidR="001467E4" w:rsidRPr="00AD4481" w:rsidRDefault="001467E4" w:rsidP="001467E4">
      <w:pPr>
        <w:overflowPunct w:val="0"/>
        <w:autoSpaceDE w:val="0"/>
        <w:autoSpaceDN w:val="0"/>
        <w:adjustRightInd w:val="0"/>
        <w:textAlignment w:val="baseline"/>
        <w:rPr>
          <w:rFonts w:eastAsia="SimSun"/>
          <w:szCs w:val="20"/>
        </w:rPr>
      </w:pPr>
      <w:r>
        <w:rPr>
          <w:rFonts w:eastAsia="SimSun"/>
          <w:szCs w:val="20"/>
        </w:rPr>
        <w:t>Intensity, indicators, GHG emissions, reduction strategies</w:t>
      </w:r>
    </w:p>
    <w:p w14:paraId="57BD9B45" w14:textId="77777777" w:rsidR="001467E4" w:rsidRPr="00AD4481" w:rsidRDefault="001467E4" w:rsidP="001467E4">
      <w:pPr>
        <w:rPr>
          <w:rFonts w:eastAsia="SimSun"/>
          <w:szCs w:val="20"/>
          <w:highlight w:val="cyan"/>
        </w:rPr>
      </w:pPr>
      <w:r w:rsidRPr="00AD4481">
        <w:rPr>
          <w:rFonts w:eastAsia="SimSun"/>
          <w:szCs w:val="20"/>
          <w:highlight w:val="cyan"/>
        </w:rPr>
        <w:br w:type="page"/>
      </w:r>
    </w:p>
    <w:p w14:paraId="1FFA94D0" w14:textId="77777777" w:rsidR="001467E4" w:rsidRPr="00AD4481" w:rsidRDefault="001467E4" w:rsidP="001467E4">
      <w:pPr>
        <w:overflowPunct w:val="0"/>
        <w:autoSpaceDE w:val="0"/>
        <w:autoSpaceDN w:val="0"/>
        <w:adjustRightInd w:val="0"/>
        <w:textAlignment w:val="baseline"/>
        <w:rPr>
          <w:rFonts w:eastAsia="SimSun"/>
          <w:szCs w:val="20"/>
        </w:rPr>
      </w:pPr>
    </w:p>
    <w:p w14:paraId="6B2BB4DE" w14:textId="77777777" w:rsidR="001467E4" w:rsidRPr="00AD4481" w:rsidRDefault="001467E4" w:rsidP="001467E4">
      <w:pPr>
        <w:keepNext/>
        <w:keepLines/>
        <w:tabs>
          <w:tab w:val="center" w:pos="4819"/>
        </w:tabs>
        <w:overflowPunct w:val="0"/>
        <w:autoSpaceDE w:val="0"/>
        <w:autoSpaceDN w:val="0"/>
        <w:adjustRightInd w:val="0"/>
        <w:spacing w:before="360"/>
        <w:ind w:left="794" w:hanging="794"/>
        <w:textAlignment w:val="baseline"/>
        <w:outlineLvl w:val="0"/>
        <w:rPr>
          <w:rFonts w:eastAsia="SimSun"/>
          <w:b/>
          <w:szCs w:val="20"/>
        </w:rPr>
      </w:pPr>
      <w:bookmarkStart w:id="12" w:name="_Toc151499481"/>
      <w:r w:rsidRPr="00AD4481">
        <w:rPr>
          <w:rFonts w:eastAsia="SimSun"/>
          <w:b/>
          <w:szCs w:val="20"/>
        </w:rPr>
        <w:t>Introduction</w:t>
      </w:r>
      <w:bookmarkEnd w:id="12"/>
      <w:r w:rsidRPr="00AD4481">
        <w:rPr>
          <w:rFonts w:eastAsia="SimSun"/>
          <w:b/>
          <w:szCs w:val="20"/>
        </w:rPr>
        <w:tab/>
      </w:r>
    </w:p>
    <w:p w14:paraId="06C6A987" w14:textId="77777777" w:rsidR="001467E4" w:rsidRPr="002815AD" w:rsidRDefault="001467E4" w:rsidP="001467E4">
      <w:pPr>
        <w:overflowPunct w:val="0"/>
        <w:autoSpaceDE w:val="0"/>
        <w:autoSpaceDN w:val="0"/>
        <w:adjustRightInd w:val="0"/>
        <w:jc w:val="both"/>
        <w:textAlignment w:val="baseline"/>
        <w:rPr>
          <w:rFonts w:eastAsia="SimSun"/>
          <w:szCs w:val="20"/>
        </w:rPr>
      </w:pPr>
      <w:r>
        <w:rPr>
          <w:rFonts w:eastAsia="SimSun"/>
          <w:szCs w:val="20"/>
        </w:rPr>
        <w:t xml:space="preserve">ITU-T </w:t>
      </w:r>
      <w:r w:rsidRPr="002815AD">
        <w:rPr>
          <w:rFonts w:eastAsia="SimSun"/>
          <w:szCs w:val="20"/>
        </w:rPr>
        <w:t xml:space="preserve">Recommendation L.1470 demands absolute emissions reductions in line with a 1.5C aligned reduction scenario in support of the Paris Agreement. This is further specified in </w:t>
      </w:r>
      <w:r>
        <w:rPr>
          <w:rFonts w:eastAsia="SimSun"/>
          <w:szCs w:val="20"/>
        </w:rPr>
        <w:t xml:space="preserve">ITU-T </w:t>
      </w:r>
      <w:r w:rsidRPr="002815AD">
        <w:rPr>
          <w:rFonts w:eastAsia="SimSun"/>
          <w:szCs w:val="20"/>
        </w:rPr>
        <w:t xml:space="preserve">Supplements 37 and 38. </w:t>
      </w:r>
    </w:p>
    <w:p w14:paraId="0E6263B5" w14:textId="77777777" w:rsidR="001467E4" w:rsidRPr="002815AD" w:rsidRDefault="001467E4" w:rsidP="001467E4">
      <w:pPr>
        <w:overflowPunct w:val="0"/>
        <w:autoSpaceDE w:val="0"/>
        <w:autoSpaceDN w:val="0"/>
        <w:adjustRightInd w:val="0"/>
        <w:jc w:val="both"/>
        <w:textAlignment w:val="baseline"/>
        <w:rPr>
          <w:rFonts w:eastAsia="SimSun"/>
          <w:szCs w:val="20"/>
        </w:rPr>
      </w:pPr>
      <w:r w:rsidRPr="002815AD">
        <w:rPr>
          <w:rFonts w:eastAsia="SimSun"/>
          <w:szCs w:val="20"/>
        </w:rPr>
        <w:t xml:space="preserve">However, organizations may refer to intensity targets as long as they are ensuring absolute reductions in line with the Recommendation. Such intensities include but are not limited to per number of subscriptions and per data traffic and also consider scope 1 and 2 emissions of operators, as well as, additionally, scope 3. </w:t>
      </w:r>
    </w:p>
    <w:p w14:paraId="6F97CB0D" w14:textId="77777777" w:rsidR="001467E4" w:rsidRPr="002815AD" w:rsidRDefault="001467E4" w:rsidP="001467E4">
      <w:pPr>
        <w:overflowPunct w:val="0"/>
        <w:autoSpaceDE w:val="0"/>
        <w:autoSpaceDN w:val="0"/>
        <w:adjustRightInd w:val="0"/>
        <w:jc w:val="both"/>
        <w:textAlignment w:val="baseline"/>
        <w:rPr>
          <w:rFonts w:eastAsia="SimSun"/>
          <w:szCs w:val="20"/>
        </w:rPr>
      </w:pPr>
      <w:r w:rsidRPr="002815AD">
        <w:rPr>
          <w:rFonts w:eastAsia="SimSun"/>
          <w:szCs w:val="20"/>
        </w:rPr>
        <w:t xml:space="preserve">Other intensities to explore include such as GHG emissions per </w:t>
      </w:r>
      <w:proofErr w:type="spellStart"/>
      <w:r w:rsidRPr="002815AD">
        <w:rPr>
          <w:rFonts w:eastAsia="SimSun"/>
          <w:szCs w:val="20"/>
        </w:rPr>
        <w:t>sq</w:t>
      </w:r>
      <w:proofErr w:type="spellEnd"/>
      <w:r w:rsidRPr="002815AD">
        <w:rPr>
          <w:rFonts w:eastAsia="SimSun"/>
          <w:szCs w:val="20"/>
        </w:rPr>
        <w:t xml:space="preserve"> km covered</w:t>
      </w:r>
      <w:proofErr w:type="gramStart"/>
      <w:r w:rsidRPr="002815AD">
        <w:rPr>
          <w:rFonts w:eastAsia="SimSun"/>
          <w:szCs w:val="20"/>
        </w:rPr>
        <w:t>,</w:t>
      </w:r>
      <w:r w:rsidRPr="002815AD">
        <w:rPr>
          <w:rFonts w:eastAsia="SimSun"/>
          <w:szCs w:val="20"/>
          <w:vertAlign w:val="superscript"/>
        </w:rPr>
        <w:t>,</w:t>
      </w:r>
      <w:proofErr w:type="gramEnd"/>
      <w:r w:rsidRPr="002815AD">
        <w:rPr>
          <w:rFonts w:eastAsia="SimSun"/>
          <w:szCs w:val="20"/>
          <w:vertAlign w:val="superscript"/>
        </w:rPr>
        <w:t xml:space="preserve"> </w:t>
      </w:r>
      <w:r w:rsidRPr="002815AD">
        <w:rPr>
          <w:rFonts w:eastAsia="SimSun"/>
          <w:szCs w:val="20"/>
        </w:rPr>
        <w:t>per revenue etc.</w:t>
      </w:r>
    </w:p>
    <w:p w14:paraId="2D55A9AF" w14:textId="77777777" w:rsidR="001467E4" w:rsidRPr="002815AD" w:rsidRDefault="001467E4" w:rsidP="001467E4">
      <w:pPr>
        <w:overflowPunct w:val="0"/>
        <w:autoSpaceDE w:val="0"/>
        <w:autoSpaceDN w:val="0"/>
        <w:adjustRightInd w:val="0"/>
        <w:jc w:val="both"/>
        <w:textAlignment w:val="baseline"/>
        <w:rPr>
          <w:rFonts w:eastAsia="SimSun"/>
          <w:szCs w:val="20"/>
        </w:rPr>
      </w:pPr>
      <w:r>
        <w:rPr>
          <w:rFonts w:eastAsia="SimSun"/>
          <w:szCs w:val="20"/>
        </w:rPr>
        <w:t>This</w:t>
      </w:r>
      <w:r w:rsidRPr="002815AD">
        <w:rPr>
          <w:rFonts w:eastAsia="SimSun"/>
          <w:szCs w:val="20"/>
        </w:rPr>
        <w:t xml:space="preserve"> Recommendation </w:t>
      </w:r>
      <w:r>
        <w:rPr>
          <w:rFonts w:eastAsia="SimSun"/>
          <w:szCs w:val="20"/>
        </w:rPr>
        <w:t>defines</w:t>
      </w:r>
      <w:r w:rsidRPr="002815AD">
        <w:rPr>
          <w:rFonts w:eastAsia="SimSun"/>
          <w:szCs w:val="20"/>
        </w:rPr>
        <w:t xml:space="preserve"> how to derive network GHG emissions and the denominators of subscriptions, data traffic etc. Finally, it provide</w:t>
      </w:r>
      <w:r>
        <w:rPr>
          <w:rFonts w:eastAsia="SimSun"/>
          <w:szCs w:val="20"/>
        </w:rPr>
        <w:t>s</w:t>
      </w:r>
      <w:r w:rsidRPr="002815AD">
        <w:rPr>
          <w:rFonts w:eastAsia="SimSun"/>
          <w:szCs w:val="20"/>
        </w:rPr>
        <w:t xml:space="preserve"> guidance on how to calculate the indicators.</w:t>
      </w:r>
    </w:p>
    <w:p w14:paraId="4A5B7112" w14:textId="77777777" w:rsidR="001467E4" w:rsidRDefault="001467E4" w:rsidP="001467E4">
      <w:pPr>
        <w:overflowPunct w:val="0"/>
        <w:autoSpaceDE w:val="0"/>
        <w:autoSpaceDN w:val="0"/>
        <w:adjustRightInd w:val="0"/>
        <w:textAlignment w:val="baseline"/>
        <w:rPr>
          <w:rFonts w:eastAsia="SimSun"/>
          <w:szCs w:val="20"/>
          <w:lang w:val="en-US"/>
        </w:rPr>
      </w:pPr>
      <w:r w:rsidRPr="007A621F">
        <w:rPr>
          <w:rFonts w:eastAsia="SimSun"/>
          <w:szCs w:val="20"/>
          <w:highlight w:val="cyan"/>
          <w:lang w:val="en-US"/>
        </w:rPr>
        <w:t>Contributions encouraged.</w:t>
      </w:r>
    </w:p>
    <w:p w14:paraId="310D98DB" w14:textId="77777777" w:rsidR="001467E4" w:rsidRDefault="001467E4" w:rsidP="001467E4">
      <w:pPr>
        <w:overflowPunct w:val="0"/>
        <w:autoSpaceDE w:val="0"/>
        <w:autoSpaceDN w:val="0"/>
        <w:adjustRightInd w:val="0"/>
        <w:textAlignment w:val="baseline"/>
        <w:rPr>
          <w:rFonts w:eastAsia="SimSun"/>
          <w:szCs w:val="20"/>
          <w:lang w:val="en-US"/>
        </w:rPr>
      </w:pPr>
    </w:p>
    <w:p w14:paraId="71ADD0D0" w14:textId="77777777" w:rsidR="001467E4" w:rsidRPr="00AD4481" w:rsidRDefault="001467E4" w:rsidP="001467E4">
      <w:pPr>
        <w:rPr>
          <w:rFonts w:eastAsia="SimSun"/>
          <w:szCs w:val="20"/>
          <w:highlight w:val="cyan"/>
        </w:rPr>
      </w:pPr>
      <w:r w:rsidRPr="00AD4481">
        <w:rPr>
          <w:rFonts w:eastAsia="SimSun"/>
          <w:szCs w:val="20"/>
          <w:highlight w:val="cyan"/>
        </w:rPr>
        <w:br w:type="page"/>
      </w:r>
    </w:p>
    <w:p w14:paraId="3430B1CD" w14:textId="77777777" w:rsidR="001467E4" w:rsidRPr="00AD4481" w:rsidRDefault="001467E4" w:rsidP="001467E4">
      <w:pPr>
        <w:overflowPunct w:val="0"/>
        <w:autoSpaceDE w:val="0"/>
        <w:autoSpaceDN w:val="0"/>
        <w:adjustRightInd w:val="0"/>
        <w:textAlignment w:val="baseline"/>
        <w:rPr>
          <w:rFonts w:eastAsia="SimSun"/>
          <w:szCs w:val="20"/>
        </w:rPr>
      </w:pPr>
    </w:p>
    <w:bookmarkStart w:id="13" w:name="_Toc151499482" w:displacedByCustomXml="next"/>
    <w:sdt>
      <w:sdtPr>
        <w:rPr>
          <w:rFonts w:eastAsia="SimSun"/>
          <w:szCs w:val="20"/>
        </w:rPr>
        <w:id w:val="1558428126"/>
        <w:docPartObj>
          <w:docPartGallery w:val="Table of Contents"/>
          <w:docPartUnique/>
        </w:docPartObj>
      </w:sdtPr>
      <w:sdtEndPr>
        <w:rPr>
          <w:bCs/>
          <w:noProof/>
        </w:rPr>
      </w:sdtEndPr>
      <w:sdtContent>
        <w:p w14:paraId="4B21D13A" w14:textId="77777777" w:rsidR="001467E4" w:rsidRPr="00AD4481" w:rsidRDefault="001467E4" w:rsidP="001467E4">
          <w:pPr>
            <w:keepNext/>
            <w:keepLines/>
            <w:overflowPunct w:val="0"/>
            <w:autoSpaceDE w:val="0"/>
            <w:autoSpaceDN w:val="0"/>
            <w:adjustRightInd w:val="0"/>
            <w:spacing w:before="360"/>
            <w:ind w:left="794" w:hanging="794"/>
            <w:jc w:val="center"/>
            <w:textAlignment w:val="baseline"/>
            <w:outlineLvl w:val="0"/>
            <w:rPr>
              <w:rFonts w:eastAsia="SimSun"/>
              <w:b/>
              <w:szCs w:val="20"/>
            </w:rPr>
          </w:pPr>
          <w:r w:rsidRPr="00AD4481">
            <w:rPr>
              <w:rFonts w:eastAsia="SimSun"/>
              <w:b/>
              <w:szCs w:val="20"/>
            </w:rPr>
            <w:t>Contents</w:t>
          </w:r>
          <w:bookmarkEnd w:id="13"/>
        </w:p>
        <w:p w14:paraId="6B646A0C" w14:textId="77777777" w:rsidR="001467E4" w:rsidRDefault="001467E4" w:rsidP="001467E4">
          <w:pPr>
            <w:pStyle w:val="TOC1"/>
            <w:rPr>
              <w:rFonts w:asciiTheme="minorHAnsi" w:eastAsiaTheme="minorEastAsia" w:hAnsiTheme="minorHAnsi" w:cstheme="minorBidi"/>
              <w:sz w:val="22"/>
              <w:szCs w:val="22"/>
              <w:lang w:val="fr-FR" w:eastAsia="fr-FR"/>
            </w:rPr>
          </w:pPr>
          <w:r w:rsidRPr="00AD4481">
            <w:rPr>
              <w:lang w:val="en-US"/>
            </w:rPr>
            <w:fldChar w:fldCharType="begin"/>
          </w:r>
          <w:r w:rsidRPr="00AD4481">
            <w:instrText xml:space="preserve"> TOC \o "1-3" \h \z \u </w:instrText>
          </w:r>
          <w:r w:rsidRPr="00AD4481">
            <w:rPr>
              <w:lang w:val="en-US"/>
            </w:rPr>
            <w:fldChar w:fldCharType="separate"/>
          </w:r>
          <w:hyperlink w:anchor="_Toc151499479" w:history="1">
            <w:r w:rsidRPr="00CC5B45">
              <w:rPr>
                <w:rStyle w:val="Hyperlink"/>
                <w:rFonts w:eastAsia="SimSun"/>
              </w:rPr>
              <w:t>Summary</w:t>
            </w:r>
            <w:r>
              <w:rPr>
                <w:webHidden/>
              </w:rPr>
              <w:tab/>
            </w:r>
            <w:r>
              <w:rPr>
                <w:webHidden/>
              </w:rPr>
              <w:fldChar w:fldCharType="begin"/>
            </w:r>
            <w:r>
              <w:rPr>
                <w:webHidden/>
              </w:rPr>
              <w:instrText xml:space="preserve"> PAGEREF _Toc151499479 \h </w:instrText>
            </w:r>
            <w:r>
              <w:rPr>
                <w:webHidden/>
              </w:rPr>
            </w:r>
            <w:r>
              <w:rPr>
                <w:webHidden/>
              </w:rPr>
              <w:fldChar w:fldCharType="separate"/>
            </w:r>
            <w:r>
              <w:rPr>
                <w:webHidden/>
              </w:rPr>
              <w:t>2</w:t>
            </w:r>
            <w:r>
              <w:rPr>
                <w:webHidden/>
              </w:rPr>
              <w:fldChar w:fldCharType="end"/>
            </w:r>
          </w:hyperlink>
        </w:p>
        <w:p w14:paraId="06452F3F"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0" w:history="1">
            <w:r w:rsidR="001467E4" w:rsidRPr="00CC5B45">
              <w:rPr>
                <w:rStyle w:val="Hyperlink"/>
                <w:rFonts w:eastAsia="SimSun"/>
              </w:rPr>
              <w:t>Keywords</w:t>
            </w:r>
            <w:r w:rsidR="001467E4">
              <w:rPr>
                <w:webHidden/>
              </w:rPr>
              <w:tab/>
            </w:r>
            <w:r w:rsidR="001467E4">
              <w:rPr>
                <w:webHidden/>
              </w:rPr>
              <w:fldChar w:fldCharType="begin"/>
            </w:r>
            <w:r w:rsidR="001467E4">
              <w:rPr>
                <w:webHidden/>
              </w:rPr>
              <w:instrText xml:space="preserve"> PAGEREF _Toc151499480 \h </w:instrText>
            </w:r>
            <w:r w:rsidR="001467E4">
              <w:rPr>
                <w:webHidden/>
              </w:rPr>
            </w:r>
            <w:r w:rsidR="001467E4">
              <w:rPr>
                <w:webHidden/>
              </w:rPr>
              <w:fldChar w:fldCharType="separate"/>
            </w:r>
            <w:r w:rsidR="001467E4">
              <w:rPr>
                <w:webHidden/>
              </w:rPr>
              <w:t>2</w:t>
            </w:r>
            <w:r w:rsidR="001467E4">
              <w:rPr>
                <w:webHidden/>
              </w:rPr>
              <w:fldChar w:fldCharType="end"/>
            </w:r>
          </w:hyperlink>
        </w:p>
        <w:p w14:paraId="2732321F"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1" w:history="1">
            <w:r w:rsidR="001467E4" w:rsidRPr="00CC5B45">
              <w:rPr>
                <w:rStyle w:val="Hyperlink"/>
                <w:rFonts w:eastAsia="SimSun"/>
              </w:rPr>
              <w:t>Introduction</w:t>
            </w:r>
            <w:r w:rsidR="001467E4">
              <w:rPr>
                <w:webHidden/>
              </w:rPr>
              <w:tab/>
            </w:r>
            <w:r w:rsidR="001467E4">
              <w:rPr>
                <w:webHidden/>
              </w:rPr>
              <w:fldChar w:fldCharType="begin"/>
            </w:r>
            <w:r w:rsidR="001467E4">
              <w:rPr>
                <w:webHidden/>
              </w:rPr>
              <w:instrText xml:space="preserve"> PAGEREF _Toc151499481 \h </w:instrText>
            </w:r>
            <w:r w:rsidR="001467E4">
              <w:rPr>
                <w:webHidden/>
              </w:rPr>
            </w:r>
            <w:r w:rsidR="001467E4">
              <w:rPr>
                <w:webHidden/>
              </w:rPr>
              <w:fldChar w:fldCharType="separate"/>
            </w:r>
            <w:r w:rsidR="001467E4">
              <w:rPr>
                <w:webHidden/>
              </w:rPr>
              <w:t>3</w:t>
            </w:r>
            <w:r w:rsidR="001467E4">
              <w:rPr>
                <w:webHidden/>
              </w:rPr>
              <w:fldChar w:fldCharType="end"/>
            </w:r>
          </w:hyperlink>
        </w:p>
        <w:p w14:paraId="4BB98582"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2" w:history="1">
            <w:r w:rsidR="001467E4" w:rsidRPr="00CC5B45">
              <w:rPr>
                <w:rStyle w:val="Hyperlink"/>
                <w:rFonts w:eastAsia="SimSun"/>
              </w:rPr>
              <w:t>Contents</w:t>
            </w:r>
            <w:r w:rsidR="001467E4">
              <w:rPr>
                <w:webHidden/>
              </w:rPr>
              <w:tab/>
            </w:r>
            <w:r w:rsidR="001467E4">
              <w:rPr>
                <w:webHidden/>
              </w:rPr>
              <w:fldChar w:fldCharType="begin"/>
            </w:r>
            <w:r w:rsidR="001467E4">
              <w:rPr>
                <w:webHidden/>
              </w:rPr>
              <w:instrText xml:space="preserve"> PAGEREF _Toc151499482 \h </w:instrText>
            </w:r>
            <w:r w:rsidR="001467E4">
              <w:rPr>
                <w:webHidden/>
              </w:rPr>
            </w:r>
            <w:r w:rsidR="001467E4">
              <w:rPr>
                <w:webHidden/>
              </w:rPr>
              <w:fldChar w:fldCharType="separate"/>
            </w:r>
            <w:r w:rsidR="001467E4">
              <w:rPr>
                <w:webHidden/>
              </w:rPr>
              <w:t>4</w:t>
            </w:r>
            <w:r w:rsidR="001467E4">
              <w:rPr>
                <w:webHidden/>
              </w:rPr>
              <w:fldChar w:fldCharType="end"/>
            </w:r>
          </w:hyperlink>
        </w:p>
        <w:p w14:paraId="2743B98C"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3" w:history="1">
            <w:r w:rsidR="001467E4" w:rsidRPr="00CC5B45">
              <w:rPr>
                <w:rStyle w:val="Hyperlink"/>
                <w:rFonts w:eastAsia="SimSun"/>
              </w:rPr>
              <w:t>1</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Scope</w:t>
            </w:r>
            <w:r w:rsidR="001467E4">
              <w:rPr>
                <w:webHidden/>
              </w:rPr>
              <w:tab/>
            </w:r>
            <w:r w:rsidR="001467E4">
              <w:rPr>
                <w:webHidden/>
              </w:rPr>
              <w:fldChar w:fldCharType="begin"/>
            </w:r>
            <w:r w:rsidR="001467E4">
              <w:rPr>
                <w:webHidden/>
              </w:rPr>
              <w:instrText xml:space="preserve"> PAGEREF _Toc151499483 \h </w:instrText>
            </w:r>
            <w:r w:rsidR="001467E4">
              <w:rPr>
                <w:webHidden/>
              </w:rPr>
            </w:r>
            <w:r w:rsidR="001467E4">
              <w:rPr>
                <w:webHidden/>
              </w:rPr>
              <w:fldChar w:fldCharType="separate"/>
            </w:r>
            <w:r w:rsidR="001467E4">
              <w:rPr>
                <w:webHidden/>
              </w:rPr>
              <w:t>5</w:t>
            </w:r>
            <w:r w:rsidR="001467E4">
              <w:rPr>
                <w:webHidden/>
              </w:rPr>
              <w:fldChar w:fldCharType="end"/>
            </w:r>
          </w:hyperlink>
        </w:p>
        <w:p w14:paraId="6C320A38"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4" w:history="1">
            <w:r w:rsidR="001467E4" w:rsidRPr="00CC5B45">
              <w:rPr>
                <w:rStyle w:val="Hyperlink"/>
                <w:rFonts w:eastAsia="SimSun"/>
              </w:rPr>
              <w:t>2</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References</w:t>
            </w:r>
            <w:r w:rsidR="001467E4">
              <w:rPr>
                <w:webHidden/>
              </w:rPr>
              <w:tab/>
            </w:r>
            <w:r w:rsidR="001467E4">
              <w:rPr>
                <w:webHidden/>
              </w:rPr>
              <w:fldChar w:fldCharType="begin"/>
            </w:r>
            <w:r w:rsidR="001467E4">
              <w:rPr>
                <w:webHidden/>
              </w:rPr>
              <w:instrText xml:space="preserve"> PAGEREF _Toc151499484 \h </w:instrText>
            </w:r>
            <w:r w:rsidR="001467E4">
              <w:rPr>
                <w:webHidden/>
              </w:rPr>
            </w:r>
            <w:r w:rsidR="001467E4">
              <w:rPr>
                <w:webHidden/>
              </w:rPr>
              <w:fldChar w:fldCharType="separate"/>
            </w:r>
            <w:r w:rsidR="001467E4">
              <w:rPr>
                <w:webHidden/>
              </w:rPr>
              <w:t>5</w:t>
            </w:r>
            <w:r w:rsidR="001467E4">
              <w:rPr>
                <w:webHidden/>
              </w:rPr>
              <w:fldChar w:fldCharType="end"/>
            </w:r>
          </w:hyperlink>
        </w:p>
        <w:p w14:paraId="56BF08CB"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5" w:history="1">
            <w:r w:rsidR="001467E4" w:rsidRPr="00CC5B45">
              <w:rPr>
                <w:rStyle w:val="Hyperlink"/>
                <w:rFonts w:eastAsia="SimSun"/>
              </w:rPr>
              <w:t>3</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Definitions</w:t>
            </w:r>
            <w:r w:rsidR="001467E4">
              <w:rPr>
                <w:webHidden/>
              </w:rPr>
              <w:tab/>
            </w:r>
            <w:r w:rsidR="001467E4">
              <w:rPr>
                <w:webHidden/>
              </w:rPr>
              <w:fldChar w:fldCharType="begin"/>
            </w:r>
            <w:r w:rsidR="001467E4">
              <w:rPr>
                <w:webHidden/>
              </w:rPr>
              <w:instrText xml:space="preserve"> PAGEREF _Toc151499485 \h </w:instrText>
            </w:r>
            <w:r w:rsidR="001467E4">
              <w:rPr>
                <w:webHidden/>
              </w:rPr>
            </w:r>
            <w:r w:rsidR="001467E4">
              <w:rPr>
                <w:webHidden/>
              </w:rPr>
              <w:fldChar w:fldCharType="separate"/>
            </w:r>
            <w:r w:rsidR="001467E4">
              <w:rPr>
                <w:webHidden/>
              </w:rPr>
              <w:t>5</w:t>
            </w:r>
            <w:r w:rsidR="001467E4">
              <w:rPr>
                <w:webHidden/>
              </w:rPr>
              <w:fldChar w:fldCharType="end"/>
            </w:r>
          </w:hyperlink>
        </w:p>
        <w:p w14:paraId="79C136B9" w14:textId="77777777" w:rsidR="001467E4" w:rsidRDefault="009F6754" w:rsidP="001467E4">
          <w:pPr>
            <w:pStyle w:val="TOC2"/>
            <w:tabs>
              <w:tab w:val="left" w:pos="1531"/>
            </w:tabs>
            <w:rPr>
              <w:rFonts w:asciiTheme="minorHAnsi" w:eastAsiaTheme="minorEastAsia" w:hAnsiTheme="minorHAnsi" w:cstheme="minorBidi"/>
              <w:sz w:val="22"/>
              <w:szCs w:val="22"/>
              <w:lang w:val="fr-FR" w:eastAsia="fr-FR"/>
            </w:rPr>
          </w:pPr>
          <w:hyperlink w:anchor="_Toc151499486" w:history="1">
            <w:r w:rsidR="001467E4" w:rsidRPr="00CC5B45">
              <w:rPr>
                <w:rStyle w:val="Hyperlink"/>
                <w:rFonts w:eastAsia="SimSun"/>
              </w:rPr>
              <w:t>3.1</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Terms defined elsewhere</w:t>
            </w:r>
            <w:r w:rsidR="001467E4">
              <w:rPr>
                <w:webHidden/>
              </w:rPr>
              <w:tab/>
            </w:r>
            <w:r w:rsidR="001467E4">
              <w:rPr>
                <w:webHidden/>
              </w:rPr>
              <w:fldChar w:fldCharType="begin"/>
            </w:r>
            <w:r w:rsidR="001467E4">
              <w:rPr>
                <w:webHidden/>
              </w:rPr>
              <w:instrText xml:space="preserve"> PAGEREF _Toc151499486 \h </w:instrText>
            </w:r>
            <w:r w:rsidR="001467E4">
              <w:rPr>
                <w:webHidden/>
              </w:rPr>
            </w:r>
            <w:r w:rsidR="001467E4">
              <w:rPr>
                <w:webHidden/>
              </w:rPr>
              <w:fldChar w:fldCharType="separate"/>
            </w:r>
            <w:r w:rsidR="001467E4">
              <w:rPr>
                <w:webHidden/>
              </w:rPr>
              <w:t>5</w:t>
            </w:r>
            <w:r w:rsidR="001467E4">
              <w:rPr>
                <w:webHidden/>
              </w:rPr>
              <w:fldChar w:fldCharType="end"/>
            </w:r>
          </w:hyperlink>
        </w:p>
        <w:p w14:paraId="045D5564" w14:textId="77777777" w:rsidR="001467E4" w:rsidRDefault="009F6754" w:rsidP="001467E4">
          <w:pPr>
            <w:pStyle w:val="TOC2"/>
            <w:tabs>
              <w:tab w:val="left" w:pos="1531"/>
            </w:tabs>
            <w:rPr>
              <w:rFonts w:asciiTheme="minorHAnsi" w:eastAsiaTheme="minorEastAsia" w:hAnsiTheme="minorHAnsi" w:cstheme="minorBidi"/>
              <w:sz w:val="22"/>
              <w:szCs w:val="22"/>
              <w:lang w:val="fr-FR" w:eastAsia="fr-FR"/>
            </w:rPr>
          </w:pPr>
          <w:hyperlink w:anchor="_Toc151499487" w:history="1">
            <w:r w:rsidR="001467E4" w:rsidRPr="00CC5B45">
              <w:rPr>
                <w:rStyle w:val="Hyperlink"/>
                <w:rFonts w:eastAsia="SimSun"/>
              </w:rPr>
              <w:t>3.2</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Terms defined in this Recommendation</w:t>
            </w:r>
            <w:r w:rsidR="001467E4">
              <w:rPr>
                <w:webHidden/>
              </w:rPr>
              <w:tab/>
            </w:r>
            <w:r w:rsidR="001467E4">
              <w:rPr>
                <w:webHidden/>
              </w:rPr>
              <w:fldChar w:fldCharType="begin"/>
            </w:r>
            <w:r w:rsidR="001467E4">
              <w:rPr>
                <w:webHidden/>
              </w:rPr>
              <w:instrText xml:space="preserve"> PAGEREF _Toc151499487 \h </w:instrText>
            </w:r>
            <w:r w:rsidR="001467E4">
              <w:rPr>
                <w:webHidden/>
              </w:rPr>
            </w:r>
            <w:r w:rsidR="001467E4">
              <w:rPr>
                <w:webHidden/>
              </w:rPr>
              <w:fldChar w:fldCharType="separate"/>
            </w:r>
            <w:r w:rsidR="001467E4">
              <w:rPr>
                <w:webHidden/>
              </w:rPr>
              <w:t>5</w:t>
            </w:r>
            <w:r w:rsidR="001467E4">
              <w:rPr>
                <w:webHidden/>
              </w:rPr>
              <w:fldChar w:fldCharType="end"/>
            </w:r>
          </w:hyperlink>
        </w:p>
        <w:p w14:paraId="0BA18C50"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8" w:history="1">
            <w:r w:rsidR="001467E4" w:rsidRPr="00CC5B45">
              <w:rPr>
                <w:rStyle w:val="Hyperlink"/>
                <w:rFonts w:eastAsia="SimSun"/>
              </w:rPr>
              <w:t>4</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Abbreviations and acronyms</w:t>
            </w:r>
            <w:r w:rsidR="001467E4">
              <w:rPr>
                <w:webHidden/>
              </w:rPr>
              <w:tab/>
            </w:r>
            <w:r w:rsidR="001467E4">
              <w:rPr>
                <w:webHidden/>
              </w:rPr>
              <w:fldChar w:fldCharType="begin"/>
            </w:r>
            <w:r w:rsidR="001467E4">
              <w:rPr>
                <w:webHidden/>
              </w:rPr>
              <w:instrText xml:space="preserve"> PAGEREF _Toc151499488 \h </w:instrText>
            </w:r>
            <w:r w:rsidR="001467E4">
              <w:rPr>
                <w:webHidden/>
              </w:rPr>
            </w:r>
            <w:r w:rsidR="001467E4">
              <w:rPr>
                <w:webHidden/>
              </w:rPr>
              <w:fldChar w:fldCharType="separate"/>
            </w:r>
            <w:r w:rsidR="001467E4">
              <w:rPr>
                <w:webHidden/>
              </w:rPr>
              <w:t>6</w:t>
            </w:r>
            <w:r w:rsidR="001467E4">
              <w:rPr>
                <w:webHidden/>
              </w:rPr>
              <w:fldChar w:fldCharType="end"/>
            </w:r>
          </w:hyperlink>
        </w:p>
        <w:p w14:paraId="4F908844"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89" w:history="1">
            <w:r w:rsidR="001467E4" w:rsidRPr="00CC5B45">
              <w:rPr>
                <w:rStyle w:val="Hyperlink"/>
                <w:rFonts w:eastAsia="SimSun"/>
              </w:rPr>
              <w:t>5</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Conventions</w:t>
            </w:r>
            <w:r w:rsidR="001467E4">
              <w:rPr>
                <w:webHidden/>
              </w:rPr>
              <w:tab/>
            </w:r>
            <w:r w:rsidR="001467E4">
              <w:rPr>
                <w:webHidden/>
              </w:rPr>
              <w:fldChar w:fldCharType="begin"/>
            </w:r>
            <w:r w:rsidR="001467E4">
              <w:rPr>
                <w:webHidden/>
              </w:rPr>
              <w:instrText xml:space="preserve"> PAGEREF _Toc151499489 \h </w:instrText>
            </w:r>
            <w:r w:rsidR="001467E4">
              <w:rPr>
                <w:webHidden/>
              </w:rPr>
            </w:r>
            <w:r w:rsidR="001467E4">
              <w:rPr>
                <w:webHidden/>
              </w:rPr>
              <w:fldChar w:fldCharType="separate"/>
            </w:r>
            <w:r w:rsidR="001467E4">
              <w:rPr>
                <w:webHidden/>
              </w:rPr>
              <w:t>6</w:t>
            </w:r>
            <w:r w:rsidR="001467E4">
              <w:rPr>
                <w:webHidden/>
              </w:rPr>
              <w:fldChar w:fldCharType="end"/>
            </w:r>
          </w:hyperlink>
        </w:p>
        <w:p w14:paraId="76C8832C"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90" w:history="1">
            <w:r w:rsidR="001467E4" w:rsidRPr="00CC5B45">
              <w:rPr>
                <w:rStyle w:val="Hyperlink"/>
                <w:rFonts w:eastAsia="SimSun"/>
              </w:rPr>
              <w:t>6</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Definitions and guidance on GHG emission intensity indicators</w:t>
            </w:r>
            <w:r w:rsidR="001467E4">
              <w:rPr>
                <w:webHidden/>
              </w:rPr>
              <w:tab/>
            </w:r>
            <w:r w:rsidR="001467E4">
              <w:rPr>
                <w:webHidden/>
              </w:rPr>
              <w:fldChar w:fldCharType="begin"/>
            </w:r>
            <w:r w:rsidR="001467E4">
              <w:rPr>
                <w:webHidden/>
              </w:rPr>
              <w:instrText xml:space="preserve"> PAGEREF _Toc151499490 \h </w:instrText>
            </w:r>
            <w:r w:rsidR="001467E4">
              <w:rPr>
                <w:webHidden/>
              </w:rPr>
            </w:r>
            <w:r w:rsidR="001467E4">
              <w:rPr>
                <w:webHidden/>
              </w:rPr>
              <w:fldChar w:fldCharType="separate"/>
            </w:r>
            <w:r w:rsidR="001467E4">
              <w:rPr>
                <w:webHidden/>
              </w:rPr>
              <w:t>6</w:t>
            </w:r>
            <w:r w:rsidR="001467E4">
              <w:rPr>
                <w:webHidden/>
              </w:rPr>
              <w:fldChar w:fldCharType="end"/>
            </w:r>
          </w:hyperlink>
        </w:p>
        <w:p w14:paraId="055D3376"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91" w:history="1">
            <w:r w:rsidR="001467E4" w:rsidRPr="00CC5B45">
              <w:rPr>
                <w:rStyle w:val="Hyperlink"/>
                <w:rFonts w:eastAsia="SimSun"/>
              </w:rPr>
              <w:t>7</w:t>
            </w:r>
            <w:r w:rsidR="001467E4">
              <w:rPr>
                <w:rFonts w:asciiTheme="minorHAnsi" w:eastAsiaTheme="minorEastAsia" w:hAnsiTheme="minorHAnsi" w:cstheme="minorBidi"/>
                <w:sz w:val="22"/>
                <w:szCs w:val="22"/>
                <w:lang w:val="fr-FR" w:eastAsia="fr-FR"/>
              </w:rPr>
              <w:tab/>
            </w:r>
            <w:r w:rsidR="001467E4" w:rsidRPr="00CC5B45">
              <w:rPr>
                <w:rStyle w:val="Hyperlink"/>
                <w:rFonts w:eastAsia="SimSun"/>
              </w:rPr>
              <w:t>Guidance on how to calculate the indicators</w:t>
            </w:r>
            <w:r w:rsidR="001467E4">
              <w:rPr>
                <w:webHidden/>
              </w:rPr>
              <w:tab/>
            </w:r>
            <w:r w:rsidR="001467E4">
              <w:rPr>
                <w:webHidden/>
              </w:rPr>
              <w:fldChar w:fldCharType="begin"/>
            </w:r>
            <w:r w:rsidR="001467E4">
              <w:rPr>
                <w:webHidden/>
              </w:rPr>
              <w:instrText xml:space="preserve"> PAGEREF _Toc151499491 \h </w:instrText>
            </w:r>
            <w:r w:rsidR="001467E4">
              <w:rPr>
                <w:webHidden/>
              </w:rPr>
            </w:r>
            <w:r w:rsidR="001467E4">
              <w:rPr>
                <w:webHidden/>
              </w:rPr>
              <w:fldChar w:fldCharType="separate"/>
            </w:r>
            <w:r w:rsidR="001467E4">
              <w:rPr>
                <w:webHidden/>
              </w:rPr>
              <w:t>6</w:t>
            </w:r>
            <w:r w:rsidR="001467E4">
              <w:rPr>
                <w:webHidden/>
              </w:rPr>
              <w:fldChar w:fldCharType="end"/>
            </w:r>
          </w:hyperlink>
        </w:p>
        <w:p w14:paraId="638BEEBC"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92" w:history="1">
            <w:r w:rsidR="001467E4" w:rsidRPr="00CC5B45">
              <w:rPr>
                <w:rStyle w:val="Hyperlink"/>
                <w:rFonts w:eastAsia="SimSun"/>
              </w:rPr>
              <w:t>Annex A  &lt;Annex Title&gt;</w:t>
            </w:r>
            <w:r w:rsidR="001467E4">
              <w:rPr>
                <w:webHidden/>
              </w:rPr>
              <w:tab/>
            </w:r>
            <w:r w:rsidR="001467E4">
              <w:rPr>
                <w:webHidden/>
              </w:rPr>
              <w:fldChar w:fldCharType="begin"/>
            </w:r>
            <w:r w:rsidR="001467E4">
              <w:rPr>
                <w:webHidden/>
              </w:rPr>
              <w:instrText xml:space="preserve"> PAGEREF _Toc151499492 \h </w:instrText>
            </w:r>
            <w:r w:rsidR="001467E4">
              <w:rPr>
                <w:webHidden/>
              </w:rPr>
            </w:r>
            <w:r w:rsidR="001467E4">
              <w:rPr>
                <w:webHidden/>
              </w:rPr>
              <w:fldChar w:fldCharType="separate"/>
            </w:r>
            <w:r w:rsidR="001467E4">
              <w:rPr>
                <w:webHidden/>
              </w:rPr>
              <w:t>7</w:t>
            </w:r>
            <w:r w:rsidR="001467E4">
              <w:rPr>
                <w:webHidden/>
              </w:rPr>
              <w:fldChar w:fldCharType="end"/>
            </w:r>
          </w:hyperlink>
        </w:p>
        <w:p w14:paraId="0A529D55" w14:textId="77777777" w:rsidR="001467E4" w:rsidRDefault="009F6754" w:rsidP="001467E4">
          <w:pPr>
            <w:pStyle w:val="TOC1"/>
            <w:rPr>
              <w:rFonts w:asciiTheme="minorHAnsi" w:eastAsiaTheme="minorEastAsia" w:hAnsiTheme="minorHAnsi" w:cstheme="minorBidi"/>
              <w:sz w:val="22"/>
              <w:szCs w:val="22"/>
              <w:lang w:val="fr-FR" w:eastAsia="fr-FR"/>
            </w:rPr>
          </w:pPr>
          <w:hyperlink w:anchor="_Toc151499493" w:history="1">
            <w:r w:rsidR="001467E4" w:rsidRPr="00CC5B45">
              <w:rPr>
                <w:rStyle w:val="Hyperlink"/>
                <w:rFonts w:eastAsia="SimSun"/>
              </w:rPr>
              <w:t>Bibliography</w:t>
            </w:r>
            <w:r w:rsidR="001467E4">
              <w:rPr>
                <w:webHidden/>
              </w:rPr>
              <w:tab/>
            </w:r>
            <w:r w:rsidR="001467E4">
              <w:rPr>
                <w:webHidden/>
              </w:rPr>
              <w:fldChar w:fldCharType="begin"/>
            </w:r>
            <w:r w:rsidR="001467E4">
              <w:rPr>
                <w:webHidden/>
              </w:rPr>
              <w:instrText xml:space="preserve"> PAGEREF _Toc151499493 \h </w:instrText>
            </w:r>
            <w:r w:rsidR="001467E4">
              <w:rPr>
                <w:webHidden/>
              </w:rPr>
            </w:r>
            <w:r w:rsidR="001467E4">
              <w:rPr>
                <w:webHidden/>
              </w:rPr>
              <w:fldChar w:fldCharType="separate"/>
            </w:r>
            <w:r w:rsidR="001467E4">
              <w:rPr>
                <w:webHidden/>
              </w:rPr>
              <w:t>8</w:t>
            </w:r>
            <w:r w:rsidR="001467E4">
              <w:rPr>
                <w:webHidden/>
              </w:rPr>
              <w:fldChar w:fldCharType="end"/>
            </w:r>
          </w:hyperlink>
        </w:p>
        <w:p w14:paraId="1E6A8319"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b/>
              <w:bCs/>
              <w:noProof/>
              <w:szCs w:val="20"/>
            </w:rPr>
            <w:fldChar w:fldCharType="end"/>
          </w:r>
        </w:p>
      </w:sdtContent>
    </w:sdt>
    <w:p w14:paraId="773418EA" w14:textId="77777777" w:rsidR="001467E4" w:rsidRPr="00AD4481" w:rsidRDefault="001467E4" w:rsidP="001467E4">
      <w:pPr>
        <w:rPr>
          <w:rFonts w:eastAsia="SimSun"/>
          <w:b/>
          <w:szCs w:val="20"/>
        </w:rPr>
      </w:pPr>
      <w:r w:rsidRPr="00AD4481">
        <w:rPr>
          <w:rFonts w:eastAsia="SimSun"/>
          <w:szCs w:val="20"/>
        </w:rPr>
        <w:br w:type="page"/>
      </w:r>
    </w:p>
    <w:p w14:paraId="24ACCA1C" w14:textId="77777777" w:rsidR="001467E4" w:rsidRPr="00272C9A" w:rsidRDefault="001467E4" w:rsidP="001467E4">
      <w:pPr>
        <w:keepNext/>
        <w:keepLines/>
        <w:overflowPunct w:val="0"/>
        <w:autoSpaceDE w:val="0"/>
        <w:autoSpaceDN w:val="0"/>
        <w:adjustRightInd w:val="0"/>
        <w:textAlignment w:val="baseline"/>
        <w:rPr>
          <w:rFonts w:eastAsia="SimSun"/>
          <w:b/>
          <w:sz w:val="28"/>
          <w:szCs w:val="20"/>
          <w:lang w:val="en-US"/>
        </w:rPr>
      </w:pPr>
      <w:r w:rsidRPr="00272C9A">
        <w:rPr>
          <w:rFonts w:eastAsia="SimSun"/>
          <w:b/>
          <w:sz w:val="28"/>
          <w:szCs w:val="20"/>
          <w:lang w:val="en-US"/>
        </w:rPr>
        <w:lastRenderedPageBreak/>
        <w:t>Draft Recommendation ITU-T L.GHG intensities</w:t>
      </w:r>
    </w:p>
    <w:p w14:paraId="13D26CD1" w14:textId="77777777" w:rsidR="001467E4" w:rsidRPr="00AD4481" w:rsidRDefault="001467E4" w:rsidP="001467E4">
      <w:pPr>
        <w:keepNext/>
        <w:keepLines/>
        <w:overflowPunct w:val="0"/>
        <w:autoSpaceDE w:val="0"/>
        <w:autoSpaceDN w:val="0"/>
        <w:adjustRightInd w:val="0"/>
        <w:spacing w:before="360"/>
        <w:jc w:val="center"/>
        <w:textAlignment w:val="baseline"/>
        <w:rPr>
          <w:rFonts w:eastAsia="SimSun"/>
          <w:b/>
          <w:sz w:val="28"/>
          <w:szCs w:val="20"/>
        </w:rPr>
      </w:pPr>
      <w:r w:rsidRPr="00272C9A">
        <w:rPr>
          <w:rFonts w:eastAsia="SimSun"/>
          <w:b/>
          <w:sz w:val="28"/>
          <w:szCs w:val="20"/>
        </w:rPr>
        <w:t>GHG emissions intensity indicators for telecom network operators</w:t>
      </w:r>
    </w:p>
    <w:p w14:paraId="0AA53CD6"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14" w:name="_Toc151499483"/>
      <w:r w:rsidRPr="00AD4481">
        <w:rPr>
          <w:rFonts w:eastAsia="SimSun"/>
          <w:b/>
          <w:szCs w:val="20"/>
        </w:rPr>
        <w:t>1</w:t>
      </w:r>
      <w:r w:rsidRPr="00AD4481">
        <w:rPr>
          <w:rFonts w:eastAsia="SimSun"/>
          <w:b/>
          <w:szCs w:val="20"/>
        </w:rPr>
        <w:tab/>
        <w:t>Scope</w:t>
      </w:r>
      <w:bookmarkEnd w:id="14"/>
    </w:p>
    <w:p w14:paraId="001B85FC" w14:textId="77777777" w:rsidR="001467E4" w:rsidRPr="002815AD" w:rsidRDefault="001467E4" w:rsidP="001467E4">
      <w:pPr>
        <w:overflowPunct w:val="0"/>
        <w:autoSpaceDE w:val="0"/>
        <w:autoSpaceDN w:val="0"/>
        <w:adjustRightInd w:val="0"/>
        <w:textAlignment w:val="baseline"/>
        <w:rPr>
          <w:rFonts w:eastAsia="SimSun"/>
          <w:szCs w:val="20"/>
        </w:rPr>
      </w:pPr>
      <w:r w:rsidRPr="00AD4481">
        <w:rPr>
          <w:rFonts w:eastAsia="SimSun"/>
          <w:szCs w:val="20"/>
        </w:rPr>
        <w:t>This Recommendation</w:t>
      </w:r>
      <w:r>
        <w:rPr>
          <w:rFonts w:eastAsia="SimSun"/>
          <w:szCs w:val="20"/>
        </w:rPr>
        <w:t xml:space="preserve"> </w:t>
      </w:r>
      <w:r>
        <w:rPr>
          <w:rFonts w:eastAsia="SimSun"/>
          <w:szCs w:val="20"/>
          <w:lang w:val="en-US"/>
        </w:rPr>
        <w:t>provides</w:t>
      </w:r>
      <w:r w:rsidRPr="00272C9A">
        <w:rPr>
          <w:rFonts w:eastAsia="SimSun"/>
          <w:szCs w:val="20"/>
        </w:rPr>
        <w:t xml:space="preserve"> definitions and guidance on the GHG emission intensity indicators of </w:t>
      </w:r>
      <w:r>
        <w:rPr>
          <w:rFonts w:eastAsia="SimSun"/>
          <w:szCs w:val="20"/>
        </w:rPr>
        <w:t xml:space="preserve">telecommunication </w:t>
      </w:r>
      <w:r w:rsidRPr="00272C9A">
        <w:rPr>
          <w:rFonts w:eastAsia="SimSun"/>
          <w:szCs w:val="20"/>
        </w:rPr>
        <w:t xml:space="preserve">operators in support of their GHG emission reduction strategies. </w:t>
      </w:r>
    </w:p>
    <w:p w14:paraId="3AEFB66A"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{Contributions are encouraged}</w:t>
      </w:r>
    </w:p>
    <w:p w14:paraId="1935DE3F"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15" w:name="_Toc151499484"/>
      <w:r w:rsidRPr="00AD4481">
        <w:rPr>
          <w:rFonts w:eastAsia="SimSun"/>
          <w:b/>
          <w:szCs w:val="20"/>
        </w:rPr>
        <w:t>2</w:t>
      </w:r>
      <w:r w:rsidRPr="00AD4481">
        <w:rPr>
          <w:rFonts w:eastAsia="SimSun"/>
          <w:b/>
          <w:szCs w:val="20"/>
        </w:rPr>
        <w:tab/>
        <w:t>References</w:t>
      </w:r>
      <w:bookmarkEnd w:id="15"/>
    </w:p>
    <w:p w14:paraId="429BE1AA" w14:textId="77777777" w:rsidR="001467E4" w:rsidRPr="00AD4481" w:rsidRDefault="001467E4" w:rsidP="001467E4">
      <w:pPr>
        <w:overflowPunct w:val="0"/>
        <w:autoSpaceDE w:val="0"/>
        <w:autoSpaceDN w:val="0"/>
        <w:adjustRightInd w:val="0"/>
        <w:jc w:val="both"/>
        <w:textAlignment w:val="baseline"/>
        <w:rPr>
          <w:rFonts w:eastAsia="SimSun"/>
          <w:szCs w:val="20"/>
        </w:rPr>
      </w:pPr>
      <w:r w:rsidRPr="00AD4481">
        <w:rPr>
          <w:rFonts w:eastAsia="SimSun"/>
          <w:szCs w:val="20"/>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712D1B3C" w14:textId="77777777" w:rsidR="001467E4" w:rsidRPr="007A621F" w:rsidRDefault="001467E4" w:rsidP="001467E4">
      <w:pPr>
        <w:overflowPunct w:val="0"/>
        <w:autoSpaceDE w:val="0"/>
        <w:autoSpaceDN w:val="0"/>
        <w:adjustRightInd w:val="0"/>
        <w:ind w:left="2268" w:hanging="2268"/>
        <w:textAlignment w:val="baseline"/>
        <w:rPr>
          <w:rFonts w:eastAsia="SimSun"/>
          <w:szCs w:val="20"/>
          <w:highlight w:val="cyan"/>
          <w:lang w:val="fr-FR"/>
        </w:rPr>
      </w:pPr>
      <w:r w:rsidRPr="007A621F">
        <w:rPr>
          <w:rFonts w:eastAsia="SimSun"/>
          <w:szCs w:val="20"/>
          <w:highlight w:val="cyan"/>
          <w:lang w:val="fr-FR"/>
        </w:rPr>
        <w:t>[ITU-T L.1410]</w:t>
      </w:r>
      <w:r w:rsidRPr="007A621F">
        <w:rPr>
          <w:rFonts w:eastAsia="SimSun"/>
          <w:szCs w:val="20"/>
          <w:highlight w:val="cyan"/>
          <w:lang w:val="fr-FR"/>
        </w:rPr>
        <w:tab/>
      </w:r>
    </w:p>
    <w:p w14:paraId="6A7ABCE3" w14:textId="77777777" w:rsidR="001467E4" w:rsidRDefault="001467E4" w:rsidP="001467E4">
      <w:pPr>
        <w:overflowPunct w:val="0"/>
        <w:autoSpaceDE w:val="0"/>
        <w:autoSpaceDN w:val="0"/>
        <w:adjustRightInd w:val="0"/>
        <w:ind w:left="2268" w:hanging="2268"/>
        <w:textAlignment w:val="baseline"/>
        <w:rPr>
          <w:rFonts w:eastAsia="SimSun"/>
          <w:szCs w:val="20"/>
          <w:lang w:val="fr-FR"/>
        </w:rPr>
      </w:pPr>
      <w:r w:rsidRPr="007A621F">
        <w:rPr>
          <w:rFonts w:eastAsia="SimSun"/>
          <w:szCs w:val="20"/>
          <w:highlight w:val="cyan"/>
          <w:lang w:val="fr-FR"/>
        </w:rPr>
        <w:t>[ITU-T L.14</w:t>
      </w:r>
      <w:r>
        <w:rPr>
          <w:rFonts w:eastAsia="SimSun"/>
          <w:szCs w:val="20"/>
          <w:highlight w:val="cyan"/>
          <w:lang w:val="fr-FR"/>
        </w:rPr>
        <w:t>20</w:t>
      </w:r>
      <w:r w:rsidRPr="007A621F">
        <w:rPr>
          <w:rFonts w:eastAsia="SimSun"/>
          <w:szCs w:val="20"/>
          <w:highlight w:val="cyan"/>
          <w:lang w:val="fr-FR"/>
        </w:rPr>
        <w:t>]</w:t>
      </w:r>
    </w:p>
    <w:p w14:paraId="01AD467B" w14:textId="77777777" w:rsidR="001467E4" w:rsidRDefault="001467E4" w:rsidP="001467E4">
      <w:pPr>
        <w:overflowPunct w:val="0"/>
        <w:autoSpaceDE w:val="0"/>
        <w:autoSpaceDN w:val="0"/>
        <w:adjustRightInd w:val="0"/>
        <w:ind w:left="2268" w:hanging="2268"/>
        <w:textAlignment w:val="baseline"/>
        <w:rPr>
          <w:rFonts w:eastAsia="SimSun"/>
          <w:szCs w:val="20"/>
          <w:lang w:val="fr-FR"/>
        </w:rPr>
      </w:pPr>
      <w:r w:rsidRPr="007A621F">
        <w:rPr>
          <w:rFonts w:eastAsia="SimSun"/>
          <w:szCs w:val="20"/>
          <w:highlight w:val="cyan"/>
          <w:lang w:val="fr-FR"/>
        </w:rPr>
        <w:t>[ITU-T L.14</w:t>
      </w:r>
      <w:r>
        <w:rPr>
          <w:rFonts w:eastAsia="SimSun"/>
          <w:szCs w:val="20"/>
          <w:highlight w:val="cyan"/>
          <w:lang w:val="fr-FR"/>
        </w:rPr>
        <w:t>7</w:t>
      </w:r>
      <w:r w:rsidRPr="007A621F">
        <w:rPr>
          <w:rFonts w:eastAsia="SimSun"/>
          <w:szCs w:val="20"/>
          <w:highlight w:val="cyan"/>
          <w:lang w:val="fr-FR"/>
        </w:rPr>
        <w:t>0]</w:t>
      </w:r>
    </w:p>
    <w:p w14:paraId="6F759361" w14:textId="77777777" w:rsidR="001467E4" w:rsidRPr="00AD4481" w:rsidRDefault="001467E4" w:rsidP="001467E4">
      <w:pPr>
        <w:overflowPunct w:val="0"/>
        <w:autoSpaceDE w:val="0"/>
        <w:autoSpaceDN w:val="0"/>
        <w:adjustRightInd w:val="0"/>
        <w:ind w:left="2268" w:hanging="2268"/>
        <w:textAlignment w:val="baseline"/>
        <w:rPr>
          <w:rFonts w:eastAsia="SimSun"/>
          <w:szCs w:val="20"/>
          <w:lang w:val="fr-FR"/>
        </w:rPr>
      </w:pPr>
      <w:r w:rsidRPr="007A621F">
        <w:rPr>
          <w:rFonts w:eastAsia="SimSun"/>
          <w:szCs w:val="20"/>
          <w:highlight w:val="cyan"/>
          <w:lang w:val="fr-FR"/>
        </w:rPr>
        <w:t>[ITU-T L.14</w:t>
      </w:r>
      <w:r>
        <w:rPr>
          <w:rFonts w:eastAsia="SimSun"/>
          <w:szCs w:val="20"/>
          <w:highlight w:val="cyan"/>
          <w:lang w:val="fr-FR"/>
        </w:rPr>
        <w:t>71</w:t>
      </w:r>
      <w:r w:rsidRPr="007A621F">
        <w:rPr>
          <w:rFonts w:eastAsia="SimSun"/>
          <w:szCs w:val="20"/>
          <w:highlight w:val="cyan"/>
          <w:lang w:val="fr-FR"/>
        </w:rPr>
        <w:t>]</w:t>
      </w:r>
    </w:p>
    <w:p w14:paraId="0CA3E103" w14:textId="77777777" w:rsidR="001467E4" w:rsidRPr="00272C9A" w:rsidRDefault="001467E4" w:rsidP="001467E4">
      <w:pPr>
        <w:overflowPunct w:val="0"/>
        <w:autoSpaceDE w:val="0"/>
        <w:autoSpaceDN w:val="0"/>
        <w:adjustRightInd w:val="0"/>
        <w:textAlignment w:val="baseline"/>
        <w:rPr>
          <w:rFonts w:eastAsia="SimSun"/>
          <w:szCs w:val="20"/>
          <w:lang w:val="en-US"/>
        </w:rPr>
      </w:pPr>
      <w:r w:rsidRPr="00272C9A">
        <w:rPr>
          <w:rFonts w:eastAsia="SimSun"/>
          <w:szCs w:val="20"/>
          <w:lang w:val="en-US"/>
        </w:rPr>
        <w:t>{Contributions are encouraged}</w:t>
      </w:r>
    </w:p>
    <w:p w14:paraId="05FBE25F"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16" w:name="_Toc151499485"/>
      <w:r w:rsidRPr="00AD4481">
        <w:rPr>
          <w:rFonts w:eastAsia="SimSun"/>
          <w:b/>
          <w:szCs w:val="20"/>
        </w:rPr>
        <w:t>3</w:t>
      </w:r>
      <w:r w:rsidRPr="00AD4481">
        <w:rPr>
          <w:rFonts w:eastAsia="SimSun"/>
          <w:b/>
          <w:szCs w:val="20"/>
        </w:rPr>
        <w:tab/>
        <w:t>Definitions</w:t>
      </w:r>
      <w:bookmarkEnd w:id="16"/>
    </w:p>
    <w:p w14:paraId="2B28056B" w14:textId="77777777" w:rsidR="001467E4" w:rsidRPr="00AD4481" w:rsidRDefault="001467E4" w:rsidP="001467E4">
      <w:pPr>
        <w:overflowPunct w:val="0"/>
        <w:autoSpaceDE w:val="0"/>
        <w:autoSpaceDN w:val="0"/>
        <w:adjustRightInd w:val="0"/>
        <w:jc w:val="both"/>
        <w:textAlignment w:val="baseline"/>
        <w:rPr>
          <w:rFonts w:eastAsia="SimSun"/>
          <w:szCs w:val="20"/>
        </w:rPr>
      </w:pPr>
      <w:r w:rsidRPr="00AD4481">
        <w:rPr>
          <w:rFonts w:eastAsia="SimSun"/>
          <w:szCs w:val="20"/>
        </w:rPr>
        <w:t xml:space="preserve">&lt;Check in the ITU-T terms and definitions database at </w:t>
      </w:r>
      <w:hyperlink r:id="rId9" w:history="1">
        <w:r w:rsidRPr="00AD4481">
          <w:rPr>
            <w:rFonts w:eastAsia="SimSun"/>
            <w:szCs w:val="20"/>
          </w:rPr>
          <w:t>www.itu.int/go/terminology-database</w:t>
        </w:r>
      </w:hyperlink>
      <w:r w:rsidRPr="00AD4481">
        <w:rPr>
          <w:rFonts w:eastAsia="SimSun"/>
          <w:szCs w:val="20"/>
        </w:rPr>
        <w:t xml:space="preserve"> whether the term has already been defined in another Recommendation. It would be more consistent to refer to such a definition rather than to redefine the term&gt;</w:t>
      </w:r>
    </w:p>
    <w:p w14:paraId="3964A879"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{Contributions are encouraged}</w:t>
      </w:r>
    </w:p>
    <w:p w14:paraId="659FF230" w14:textId="77777777" w:rsidR="001467E4" w:rsidRPr="00AD4481" w:rsidRDefault="001467E4" w:rsidP="001467E4">
      <w:pPr>
        <w:keepNext/>
        <w:keepLines/>
        <w:overflowPunct w:val="0"/>
        <w:autoSpaceDE w:val="0"/>
        <w:autoSpaceDN w:val="0"/>
        <w:adjustRightInd w:val="0"/>
        <w:spacing w:before="240"/>
        <w:ind w:left="794" w:hanging="794"/>
        <w:textAlignment w:val="baseline"/>
        <w:outlineLvl w:val="1"/>
        <w:rPr>
          <w:rFonts w:eastAsia="SimSun"/>
          <w:b/>
          <w:szCs w:val="20"/>
        </w:rPr>
      </w:pPr>
      <w:bookmarkStart w:id="17" w:name="_Toc151499486"/>
      <w:r w:rsidRPr="00AD4481">
        <w:rPr>
          <w:rFonts w:eastAsia="SimSun"/>
          <w:b/>
          <w:szCs w:val="20"/>
        </w:rPr>
        <w:t>3.1</w:t>
      </w:r>
      <w:r w:rsidRPr="00AD4481">
        <w:rPr>
          <w:rFonts w:eastAsia="SimSun"/>
          <w:b/>
          <w:szCs w:val="20"/>
        </w:rPr>
        <w:tab/>
        <w:t>Terms defined elsewhere</w:t>
      </w:r>
      <w:bookmarkEnd w:id="17"/>
    </w:p>
    <w:p w14:paraId="441AF92C"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&lt;Normally, terms defined elsewhere will simply refer to the defining document. In certain cases, it may be desirable to quote the definition to allow for a stand-alone document&gt;</w:t>
      </w:r>
    </w:p>
    <w:p w14:paraId="59D5EFBD"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This Recommendation uses the following terms defined elsewhere:</w:t>
      </w:r>
    </w:p>
    <w:p w14:paraId="7F5B0EEE" w14:textId="77777777" w:rsidR="001467E4" w:rsidRPr="00AD4481" w:rsidRDefault="001467E4" w:rsidP="001467E4">
      <w:pPr>
        <w:tabs>
          <w:tab w:val="left" w:pos="851"/>
        </w:tabs>
        <w:overflowPunct w:val="0"/>
        <w:autoSpaceDE w:val="0"/>
        <w:autoSpaceDN w:val="0"/>
        <w:adjustRightInd w:val="0"/>
        <w:textAlignment w:val="baseline"/>
        <w:rPr>
          <w:rFonts w:eastAsia="SimSun"/>
          <w:szCs w:val="20"/>
        </w:rPr>
      </w:pPr>
      <w:r w:rsidRPr="00AD4481">
        <w:rPr>
          <w:rFonts w:eastAsia="SimSun"/>
          <w:b/>
          <w:bCs/>
          <w:szCs w:val="20"/>
        </w:rPr>
        <w:t>3.1.1</w:t>
      </w:r>
      <w:r w:rsidRPr="00AD4481">
        <w:rPr>
          <w:rFonts w:eastAsia="SimSun"/>
          <w:b/>
          <w:bCs/>
          <w:szCs w:val="20"/>
        </w:rPr>
        <w:tab/>
        <w:t>&lt;Term 1&gt;</w:t>
      </w:r>
      <w:r w:rsidRPr="00AD4481">
        <w:rPr>
          <w:rFonts w:eastAsia="SimSun"/>
          <w:szCs w:val="20"/>
        </w:rPr>
        <w:t xml:space="preserve"> [Reference</w:t>
      </w:r>
      <w:proofErr w:type="gramStart"/>
      <w:r w:rsidRPr="00AD4481">
        <w:rPr>
          <w:rFonts w:eastAsia="SimSun"/>
          <w:szCs w:val="20"/>
        </w:rPr>
        <w:t>]:</w:t>
      </w:r>
      <w:proofErr w:type="gramEnd"/>
      <w:r w:rsidRPr="00AD4481">
        <w:rPr>
          <w:rFonts w:eastAsia="SimSun"/>
          <w:szCs w:val="20"/>
        </w:rPr>
        <w:t xml:space="preserve"> &lt;optional quoted definition&gt;.</w:t>
      </w:r>
    </w:p>
    <w:p w14:paraId="6358C887" w14:textId="77777777" w:rsidR="001467E4" w:rsidRPr="00AD4481" w:rsidRDefault="001467E4" w:rsidP="001467E4">
      <w:pPr>
        <w:tabs>
          <w:tab w:val="left" w:pos="851"/>
        </w:tabs>
        <w:overflowPunct w:val="0"/>
        <w:autoSpaceDE w:val="0"/>
        <w:autoSpaceDN w:val="0"/>
        <w:adjustRightInd w:val="0"/>
        <w:textAlignment w:val="baseline"/>
        <w:rPr>
          <w:rFonts w:eastAsia="SimSun"/>
          <w:szCs w:val="20"/>
        </w:rPr>
      </w:pPr>
      <w:r w:rsidRPr="00AD4481">
        <w:rPr>
          <w:rFonts w:eastAsia="SimSun"/>
          <w:b/>
          <w:bCs/>
          <w:szCs w:val="20"/>
        </w:rPr>
        <w:t>3.1.2</w:t>
      </w:r>
      <w:r w:rsidRPr="00AD4481">
        <w:rPr>
          <w:rFonts w:eastAsia="SimSun"/>
          <w:b/>
          <w:bCs/>
          <w:szCs w:val="20"/>
        </w:rPr>
        <w:tab/>
        <w:t>&lt;Term 2&gt;</w:t>
      </w:r>
      <w:r w:rsidRPr="00AD4481">
        <w:rPr>
          <w:rFonts w:eastAsia="SimSun"/>
          <w:szCs w:val="20"/>
        </w:rPr>
        <w:t xml:space="preserve"> [Reference</w:t>
      </w:r>
      <w:proofErr w:type="gramStart"/>
      <w:r w:rsidRPr="00AD4481">
        <w:rPr>
          <w:rFonts w:eastAsia="SimSun"/>
          <w:szCs w:val="20"/>
        </w:rPr>
        <w:t>]:</w:t>
      </w:r>
      <w:proofErr w:type="gramEnd"/>
      <w:r w:rsidRPr="00AD4481">
        <w:rPr>
          <w:rFonts w:eastAsia="SimSun"/>
          <w:szCs w:val="20"/>
        </w:rPr>
        <w:t xml:space="preserve"> &lt;optional quoted definition&gt;.</w:t>
      </w:r>
    </w:p>
    <w:p w14:paraId="6011DDD9" w14:textId="77777777" w:rsidR="001467E4" w:rsidRPr="00AD4481" w:rsidRDefault="001467E4" w:rsidP="001467E4">
      <w:pPr>
        <w:keepNext/>
        <w:keepLines/>
        <w:overflowPunct w:val="0"/>
        <w:autoSpaceDE w:val="0"/>
        <w:autoSpaceDN w:val="0"/>
        <w:adjustRightInd w:val="0"/>
        <w:spacing w:before="240"/>
        <w:ind w:left="794" w:hanging="794"/>
        <w:textAlignment w:val="baseline"/>
        <w:outlineLvl w:val="1"/>
        <w:rPr>
          <w:rFonts w:eastAsia="SimSun"/>
          <w:b/>
          <w:szCs w:val="20"/>
        </w:rPr>
      </w:pPr>
      <w:bookmarkStart w:id="18" w:name="_Toc151499487"/>
      <w:r w:rsidRPr="00AD4481">
        <w:rPr>
          <w:rFonts w:eastAsia="SimSun"/>
          <w:b/>
          <w:szCs w:val="20"/>
        </w:rPr>
        <w:t>3.2</w:t>
      </w:r>
      <w:r w:rsidRPr="00AD4481">
        <w:rPr>
          <w:rFonts w:eastAsia="SimSun"/>
          <w:b/>
          <w:szCs w:val="20"/>
        </w:rPr>
        <w:tab/>
        <w:t>Terms defined in this Recommendation</w:t>
      </w:r>
      <w:bookmarkEnd w:id="18"/>
    </w:p>
    <w:p w14:paraId="2878C2DF"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This Recommendation defines the following terms:</w:t>
      </w:r>
    </w:p>
    <w:p w14:paraId="3BD8B436" w14:textId="77777777" w:rsidR="001467E4" w:rsidRPr="00AD4481" w:rsidRDefault="001467E4" w:rsidP="001467E4">
      <w:pPr>
        <w:tabs>
          <w:tab w:val="left" w:pos="851"/>
        </w:tabs>
        <w:overflowPunct w:val="0"/>
        <w:autoSpaceDE w:val="0"/>
        <w:autoSpaceDN w:val="0"/>
        <w:adjustRightInd w:val="0"/>
        <w:textAlignment w:val="baseline"/>
        <w:rPr>
          <w:rFonts w:eastAsia="SimSun"/>
          <w:szCs w:val="20"/>
        </w:rPr>
      </w:pPr>
      <w:r w:rsidRPr="00AD4481">
        <w:rPr>
          <w:rFonts w:eastAsia="SimSun"/>
          <w:b/>
          <w:bCs/>
          <w:szCs w:val="20"/>
        </w:rPr>
        <w:t>3.2.1</w:t>
      </w:r>
      <w:r w:rsidRPr="00AD4481">
        <w:rPr>
          <w:rFonts w:eastAsia="SimSun"/>
          <w:b/>
          <w:bCs/>
          <w:szCs w:val="20"/>
        </w:rPr>
        <w:tab/>
        <w:t>&lt;Term 3</w:t>
      </w:r>
      <w:proofErr w:type="gramStart"/>
      <w:r w:rsidRPr="00AD4481">
        <w:rPr>
          <w:rFonts w:eastAsia="SimSun"/>
          <w:b/>
          <w:bCs/>
          <w:szCs w:val="20"/>
        </w:rPr>
        <w:t>&gt;</w:t>
      </w:r>
      <w:r w:rsidRPr="00AD4481">
        <w:rPr>
          <w:rFonts w:eastAsia="SimSun"/>
          <w:szCs w:val="20"/>
        </w:rPr>
        <w:t>:</w:t>
      </w:r>
      <w:proofErr w:type="gramEnd"/>
      <w:r w:rsidRPr="00AD4481">
        <w:rPr>
          <w:rFonts w:eastAsia="SimSun"/>
          <w:szCs w:val="20"/>
        </w:rPr>
        <w:t xml:space="preserve"> &lt;definition&gt;.</w:t>
      </w:r>
    </w:p>
    <w:p w14:paraId="0386553C"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19" w:name="_Toc151499488"/>
      <w:r w:rsidRPr="00AD4481">
        <w:rPr>
          <w:rFonts w:eastAsia="SimSun"/>
          <w:b/>
          <w:szCs w:val="20"/>
        </w:rPr>
        <w:t>4</w:t>
      </w:r>
      <w:r w:rsidRPr="00AD4481">
        <w:rPr>
          <w:rFonts w:eastAsia="SimSun"/>
          <w:b/>
          <w:szCs w:val="20"/>
        </w:rPr>
        <w:tab/>
        <w:t>Abbreviations and acronyms</w:t>
      </w:r>
      <w:bookmarkEnd w:id="19"/>
    </w:p>
    <w:p w14:paraId="53809B90" w14:textId="77777777" w:rsidR="001467E4" w:rsidRDefault="001467E4" w:rsidP="001467E4">
      <w:pPr>
        <w:overflowPunct w:val="0"/>
        <w:autoSpaceDE w:val="0"/>
        <w:autoSpaceDN w:val="0"/>
        <w:adjustRightInd w:val="0"/>
        <w:textAlignment w:val="baseline"/>
        <w:rPr>
          <w:rFonts w:eastAsia="SimSun"/>
          <w:szCs w:val="20"/>
        </w:rPr>
      </w:pPr>
      <w:r w:rsidRPr="00AD4481">
        <w:rPr>
          <w:rFonts w:eastAsia="SimSun"/>
          <w:szCs w:val="20"/>
        </w:rPr>
        <w:t>This Recommendation uses the following abbreviations and acronyms:</w:t>
      </w:r>
    </w:p>
    <w:p w14:paraId="07DCC912"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{Contributions are encouraged}</w:t>
      </w:r>
    </w:p>
    <w:p w14:paraId="3C1A5E47" w14:textId="77777777" w:rsidR="001467E4" w:rsidRPr="00AD4481"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20" w:name="_Toc151499489"/>
      <w:r w:rsidRPr="00AD4481">
        <w:rPr>
          <w:rFonts w:eastAsia="SimSun"/>
          <w:b/>
          <w:szCs w:val="20"/>
        </w:rPr>
        <w:lastRenderedPageBreak/>
        <w:t>5</w:t>
      </w:r>
      <w:r w:rsidRPr="00AD4481">
        <w:rPr>
          <w:rFonts w:eastAsia="SimSun"/>
          <w:b/>
          <w:szCs w:val="20"/>
        </w:rPr>
        <w:tab/>
        <w:t>Conventions</w:t>
      </w:r>
      <w:bookmarkEnd w:id="20"/>
    </w:p>
    <w:p w14:paraId="5A9FA01C"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&lt;Mandatory clause. Describe any particular notation, style, presentation, etc. used within the Recommendation, if any. If none, write "None."&gt;</w:t>
      </w:r>
    </w:p>
    <w:p w14:paraId="38CE359A"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{Contributions are encouraged}</w:t>
      </w:r>
    </w:p>
    <w:p w14:paraId="59EB3035" w14:textId="77777777" w:rsidR="001467E4"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21" w:name="_Toc151499490"/>
      <w:r w:rsidRPr="00AD4481">
        <w:rPr>
          <w:rFonts w:eastAsia="SimSun"/>
          <w:b/>
          <w:szCs w:val="20"/>
        </w:rPr>
        <w:t>6</w:t>
      </w:r>
      <w:r w:rsidRPr="00AD4481">
        <w:rPr>
          <w:rFonts w:eastAsia="SimSun"/>
          <w:b/>
          <w:szCs w:val="20"/>
        </w:rPr>
        <w:tab/>
      </w:r>
      <w:r>
        <w:rPr>
          <w:rFonts w:eastAsia="SimSun"/>
          <w:b/>
          <w:szCs w:val="20"/>
        </w:rPr>
        <w:t>D</w:t>
      </w:r>
      <w:r w:rsidRPr="00272C9A">
        <w:rPr>
          <w:rFonts w:eastAsia="SimSun"/>
          <w:b/>
          <w:szCs w:val="20"/>
        </w:rPr>
        <w:t>efinitions and guidance on GHG emission intensity indicators</w:t>
      </w:r>
      <w:bookmarkEnd w:id="21"/>
    </w:p>
    <w:p w14:paraId="2EA5443C" w14:textId="77777777" w:rsidR="001467E4" w:rsidRDefault="001467E4" w:rsidP="001467E4">
      <w:pPr>
        <w:overflowPunct w:val="0"/>
        <w:autoSpaceDE w:val="0"/>
        <w:autoSpaceDN w:val="0"/>
        <w:adjustRightInd w:val="0"/>
        <w:textAlignment w:val="baseline"/>
        <w:rPr>
          <w:ins w:id="22" w:author="Vineet Malikk" w:date="2025-05-13T00:28:00Z"/>
          <w:rFonts w:eastAsia="SimSun"/>
          <w:szCs w:val="20"/>
        </w:rPr>
      </w:pPr>
      <w:proofErr w:type="gramStart"/>
      <w:r w:rsidRPr="00AD4481">
        <w:rPr>
          <w:rFonts w:eastAsia="SimSun"/>
          <w:szCs w:val="20"/>
        </w:rPr>
        <w:t>{ contributions</w:t>
      </w:r>
      <w:proofErr w:type="gramEnd"/>
      <w:r w:rsidRPr="00AD4481">
        <w:rPr>
          <w:rFonts w:eastAsia="SimSun"/>
          <w:szCs w:val="20"/>
        </w:rPr>
        <w:t xml:space="preserve"> are encouraged}</w:t>
      </w:r>
    </w:p>
    <w:p w14:paraId="16C00C2B" w14:textId="77777777" w:rsidR="00B258C6" w:rsidRPr="008A61A7" w:rsidRDefault="00B258C6" w:rsidP="00B258C6">
      <w:pPr>
        <w:rPr>
          <w:ins w:id="23" w:author="Vineet Malikk" w:date="2025-05-13T00:28:00Z"/>
          <w:rFonts w:eastAsia="SimSun"/>
          <w:b/>
          <w:bCs/>
          <w:szCs w:val="20"/>
          <w:lang w:val="en-US"/>
        </w:rPr>
      </w:pPr>
      <w:ins w:id="24" w:author="Vineet Malikk" w:date="2025-05-13T00:28:00Z">
        <w:r w:rsidRPr="008A61A7">
          <w:rPr>
            <w:rFonts w:eastAsia="SimSun"/>
            <w:b/>
            <w:bCs/>
            <w:szCs w:val="20"/>
            <w:lang w:val="en-US"/>
          </w:rPr>
          <w:t>Section: 6 – Definitions and Guidance on GHG Emission Intensity Indicators</w:t>
        </w:r>
      </w:ins>
    </w:p>
    <w:p w14:paraId="609F8F1B" w14:textId="77777777" w:rsidR="00B258C6" w:rsidRDefault="00B258C6" w:rsidP="00B258C6">
      <w:pPr>
        <w:jc w:val="both"/>
        <w:rPr>
          <w:ins w:id="25" w:author="Vineet Malikk" w:date="2025-05-13T00:28:00Z"/>
          <w:rFonts w:eastAsia="SimSun"/>
          <w:szCs w:val="20"/>
          <w:lang w:val="en-US"/>
        </w:rPr>
      </w:pPr>
      <w:ins w:id="26" w:author="Vineet Malikk" w:date="2025-05-13T00:28:00Z">
        <w:r w:rsidRPr="008A61A7">
          <w:rPr>
            <w:rFonts w:eastAsia="SimSun"/>
            <w:szCs w:val="20"/>
            <w:lang w:val="en-US"/>
          </w:rPr>
          <w:t>Accounting for Infrastructure Deployment Context in GHG Emission Intensity Indicators</w:t>
        </w:r>
        <w:r w:rsidRPr="008A61A7">
          <w:rPr>
            <w:rFonts w:eastAsia="SimSun"/>
            <w:szCs w:val="20"/>
            <w:lang w:val="en-US"/>
          </w:rPr>
          <w:br/>
        </w:r>
        <w:r w:rsidRPr="008A61A7">
          <w:rPr>
            <w:rFonts w:eastAsia="SimSun"/>
            <w:szCs w:val="20"/>
            <w:lang w:val="en-US"/>
          </w:rPr>
          <w:br/>
        </w:r>
        <w:r w:rsidRPr="00FF4C70">
          <w:rPr>
            <w:rFonts w:eastAsia="SimSun"/>
            <w:b/>
            <w:bCs/>
            <w:szCs w:val="20"/>
            <w:lang w:val="en-US"/>
          </w:rPr>
          <w:t>Introduction:</w:t>
        </w:r>
      </w:ins>
    </w:p>
    <w:p w14:paraId="6441F591" w14:textId="77777777" w:rsidR="00B258C6" w:rsidRDefault="00B258C6" w:rsidP="00B258C6">
      <w:pPr>
        <w:jc w:val="both"/>
        <w:rPr>
          <w:ins w:id="27" w:author="Vineet Malikk" w:date="2025-05-13T00:28:00Z"/>
          <w:rFonts w:eastAsia="SimSun"/>
          <w:szCs w:val="20"/>
          <w:lang w:val="en-US"/>
        </w:rPr>
      </w:pPr>
      <w:ins w:id="28" w:author="Vineet Malikk" w:date="2025-05-13T00:28:00Z">
        <w:r w:rsidRPr="008A61A7">
          <w:rPr>
            <w:rFonts w:eastAsia="SimSun"/>
            <w:szCs w:val="20"/>
            <w:lang w:val="en-US"/>
          </w:rPr>
          <w:br/>
          <w:t>Telecom operators are increasingly using GHG emission intensity indicators to measure their carbon footprint and contribute to sustainability goals. However, when calculating these indicators (such as emissions per subscriber or per gigabyte of data), it is essential to account for the infrastructure deployment context. The physical and demographic characteristics of different regions, such as rural or low-density areas, can impact infrastructure requirements and, consequently, GHG emissions.</w:t>
        </w:r>
        <w:r w:rsidRPr="008A61A7">
          <w:rPr>
            <w:rFonts w:eastAsia="SimSun"/>
            <w:szCs w:val="20"/>
            <w:lang w:val="en-US"/>
          </w:rPr>
          <w:br/>
        </w:r>
        <w:r w:rsidRPr="008A61A7">
          <w:rPr>
            <w:rFonts w:eastAsia="SimSun"/>
            <w:szCs w:val="20"/>
            <w:lang w:val="en-US"/>
          </w:rPr>
          <w:br/>
          <w:t>This contribution suggests the need for segmentation or adjustments when calculating GHG emission intensity indicators to reflect these regional variations and to ensure a fair comparison of telecom operators.</w:t>
        </w:r>
      </w:ins>
    </w:p>
    <w:p w14:paraId="5176B80E" w14:textId="77777777" w:rsidR="00B258C6" w:rsidRPr="001467E4" w:rsidRDefault="00B258C6" w:rsidP="00B258C6">
      <w:pPr>
        <w:jc w:val="both"/>
        <w:rPr>
          <w:ins w:id="29" w:author="Vineet Malikk" w:date="2025-05-13T00:28:00Z"/>
          <w:rFonts w:eastAsia="SimSun"/>
          <w:b/>
          <w:bCs/>
          <w:szCs w:val="20"/>
          <w:lang w:val="en-US"/>
        </w:rPr>
      </w:pPr>
      <w:ins w:id="30" w:author="Vineet Malikk" w:date="2025-05-13T00:28:00Z">
        <w:r w:rsidRPr="008A61A7">
          <w:rPr>
            <w:rFonts w:eastAsia="SimSun"/>
            <w:szCs w:val="20"/>
            <w:lang w:val="en-US"/>
          </w:rPr>
          <w:br/>
          <w:t>Telecom operators use GHG emission intensity indicators to track their efforts to reduce emissions. However, these metrics may overlook variations in infrastructure deployment across regions. Operators serving rural or low-density areas can have higher energy consumption per subscriber or per gigabyte of data. It is essential to note that this higher intensity does not necessarily imply inefficiency but is rather a result of the geographical and socioeconomic challenges inherent in serving these regions.</w:t>
        </w:r>
        <w:r w:rsidRPr="008A61A7">
          <w:rPr>
            <w:rFonts w:eastAsia="SimSun"/>
            <w:szCs w:val="20"/>
            <w:lang w:val="en-US"/>
          </w:rPr>
          <w:br/>
        </w:r>
        <w:r w:rsidRPr="008A61A7">
          <w:rPr>
            <w:rFonts w:eastAsia="SimSun"/>
            <w:szCs w:val="20"/>
            <w:lang w:val="en-US"/>
          </w:rPr>
          <w:br/>
        </w:r>
        <w:r w:rsidRPr="001467E4">
          <w:rPr>
            <w:rFonts w:eastAsia="SimSun"/>
            <w:b/>
            <w:bCs/>
            <w:szCs w:val="20"/>
            <w:lang w:val="en-US"/>
          </w:rPr>
          <w:t>Recommendation for GHG Emission Intensity Calculation:</w:t>
        </w:r>
      </w:ins>
    </w:p>
    <w:p w14:paraId="527FDF01" w14:textId="77777777" w:rsidR="00B258C6" w:rsidRDefault="00B258C6" w:rsidP="00B258C6">
      <w:pPr>
        <w:rPr>
          <w:ins w:id="31" w:author="Vineet Malikk" w:date="2025-05-13T00:28:00Z"/>
          <w:rFonts w:eastAsia="SimSun"/>
          <w:szCs w:val="20"/>
          <w:lang w:val="en-US"/>
        </w:rPr>
      </w:pPr>
      <w:ins w:id="32" w:author="Vineet Malikk" w:date="2025-05-13T00:28:00Z">
        <w:r w:rsidRPr="008A61A7">
          <w:rPr>
            <w:rFonts w:eastAsia="SimSun"/>
            <w:szCs w:val="20"/>
            <w:lang w:val="en-US"/>
          </w:rPr>
          <w:br/>
          <w:t>To improve the fairness of GHG emission intensity reporting, it is recommended that telecom operators serving rural or low-density areas be evaluated using adjusted metrics. These metrics should account for the structural challenges of infrastructure deployment in such regions. Key suggestions include</w:t>
        </w:r>
        <w:proofErr w:type="gramStart"/>
        <w:r w:rsidRPr="008A61A7">
          <w:rPr>
            <w:rFonts w:eastAsia="SimSun"/>
            <w:szCs w:val="20"/>
            <w:lang w:val="en-US"/>
          </w:rPr>
          <w:t>:</w:t>
        </w:r>
        <w:proofErr w:type="gramEnd"/>
        <w:r w:rsidRPr="008A61A7">
          <w:rPr>
            <w:rFonts w:eastAsia="SimSun"/>
            <w:szCs w:val="20"/>
            <w:lang w:val="en-US"/>
          </w:rPr>
          <w:br/>
        </w:r>
        <w:r w:rsidRPr="008A61A7">
          <w:rPr>
            <w:rFonts w:eastAsia="SimSun"/>
            <w:szCs w:val="20"/>
            <w:lang w:val="en-US"/>
          </w:rPr>
          <w:br/>
        </w:r>
        <w:r w:rsidRPr="001467E4">
          <w:rPr>
            <w:rFonts w:eastAsia="SimSun"/>
            <w:b/>
            <w:bCs/>
            <w:szCs w:val="20"/>
            <w:lang w:val="en-US"/>
          </w:rPr>
          <w:t>1. Segmentation by Service Area:</w:t>
        </w:r>
        <w:r w:rsidRPr="008A61A7">
          <w:rPr>
            <w:rFonts w:eastAsia="SimSun"/>
            <w:szCs w:val="20"/>
            <w:lang w:val="en-US"/>
          </w:rPr>
          <w:br/>
          <w:t xml:space="preserve">   Introduce segmentation of GHG emission intensity indicators by geographic regions (urban vs. rural) or service types (e.g., low-density vs. high-density areas). This will allow for more accurate comparisons between operators in different contexts.</w:t>
        </w:r>
      </w:ins>
    </w:p>
    <w:p w14:paraId="0E9B151D" w14:textId="77777777" w:rsidR="00B258C6" w:rsidRPr="008A61A7" w:rsidRDefault="00B258C6" w:rsidP="00B258C6">
      <w:pPr>
        <w:rPr>
          <w:ins w:id="33" w:author="Vineet Malikk" w:date="2025-05-13T00:28:00Z"/>
          <w:rFonts w:eastAsia="SimSun"/>
          <w:szCs w:val="20"/>
          <w:lang w:val="en-US"/>
        </w:rPr>
      </w:pPr>
      <w:ins w:id="34" w:author="Vineet Malikk" w:date="2025-05-13T00:28:00Z">
        <w:r w:rsidRPr="008A61A7">
          <w:rPr>
            <w:rFonts w:eastAsia="SimSun"/>
            <w:szCs w:val="20"/>
            <w:lang w:val="en-US"/>
          </w:rPr>
          <w:br/>
        </w:r>
        <w:r w:rsidRPr="008A61A7">
          <w:rPr>
            <w:rFonts w:eastAsia="SimSun"/>
            <w:szCs w:val="20"/>
            <w:lang w:val="en-US"/>
          </w:rPr>
          <w:br/>
        </w:r>
        <w:r w:rsidRPr="001467E4">
          <w:rPr>
            <w:rFonts w:eastAsia="SimSun"/>
            <w:b/>
            <w:bCs/>
            <w:szCs w:val="20"/>
            <w:lang w:val="en-US"/>
          </w:rPr>
          <w:t>2. Infrastructure Adjustment Factors</w:t>
        </w:r>
        <w:r w:rsidRPr="008A61A7">
          <w:rPr>
            <w:rFonts w:eastAsia="SimSun"/>
            <w:szCs w:val="20"/>
            <w:lang w:val="en-US"/>
          </w:rPr>
          <w:t>:</w:t>
        </w:r>
        <w:r w:rsidRPr="008A61A7">
          <w:rPr>
            <w:rFonts w:eastAsia="SimSun"/>
            <w:szCs w:val="20"/>
            <w:lang w:val="en-US"/>
          </w:rPr>
          <w:br/>
          <w:t xml:space="preserve">   Develop and apply adjustment factors to account for the additional energy consumption required in rural or low-density areas. These factors would allow operators to report more accurately on their emissions, taking into consideration the unique challenges of serving these regions.</w:t>
        </w:r>
        <w:r w:rsidRPr="008A61A7">
          <w:rPr>
            <w:rFonts w:eastAsia="SimSun"/>
            <w:szCs w:val="20"/>
            <w:lang w:val="en-US"/>
          </w:rPr>
          <w:br/>
        </w:r>
        <w:r w:rsidRPr="008A61A7">
          <w:rPr>
            <w:rFonts w:eastAsia="SimSun"/>
            <w:szCs w:val="20"/>
            <w:lang w:val="en-US"/>
          </w:rPr>
          <w:br/>
        </w:r>
        <w:r w:rsidRPr="001467E4">
          <w:rPr>
            <w:rFonts w:eastAsia="SimSun"/>
            <w:b/>
            <w:bCs/>
            <w:szCs w:val="20"/>
            <w:lang w:val="en-US"/>
          </w:rPr>
          <w:t>3. Contextual Reporting:</w:t>
        </w:r>
        <w:r w:rsidRPr="008A61A7">
          <w:rPr>
            <w:rFonts w:eastAsia="SimSun"/>
            <w:szCs w:val="20"/>
            <w:lang w:val="en-US"/>
          </w:rPr>
          <w:br/>
        </w:r>
        <w:r w:rsidRPr="008A61A7">
          <w:rPr>
            <w:rFonts w:eastAsia="SimSun"/>
            <w:szCs w:val="20"/>
            <w:lang w:val="en-US"/>
          </w:rPr>
          <w:lastRenderedPageBreak/>
          <w:t xml:space="preserve">   Operators should be encouraged to provide contextual reporting alongside their GHG emission intensity indicators. This could include details on the number of base stations per subscriber or per square kilometer in rural areas to help explain variations in energy consumption.</w:t>
        </w:r>
      </w:ins>
    </w:p>
    <w:p w14:paraId="6E85B4A7" w14:textId="77777777" w:rsidR="00B258C6" w:rsidRDefault="00B258C6" w:rsidP="00B258C6">
      <w:pPr>
        <w:rPr>
          <w:ins w:id="35" w:author="Vineet Malikk" w:date="2025-05-13T00:28:00Z"/>
          <w:rFonts w:eastAsia="SimSun"/>
          <w:szCs w:val="20"/>
          <w:lang w:val="en-US"/>
        </w:rPr>
      </w:pPr>
      <w:ins w:id="36" w:author="Vineet Malikk" w:date="2025-05-13T00:28:00Z">
        <w:r w:rsidRPr="008A61A7">
          <w:rPr>
            <w:rFonts w:eastAsia="SimSun"/>
            <w:szCs w:val="20"/>
            <w:lang w:val="en-US"/>
          </w:rPr>
          <w:br/>
        </w:r>
        <w:r>
          <w:rPr>
            <w:rFonts w:eastAsia="SimSun"/>
            <w:szCs w:val="20"/>
            <w:lang w:val="en-US"/>
          </w:rPr>
          <w:t xml:space="preserve">For example </w:t>
        </w:r>
        <w:r w:rsidRPr="008A61A7">
          <w:rPr>
            <w:rFonts w:eastAsia="SimSun"/>
            <w:szCs w:val="20"/>
            <w:lang w:val="en-US"/>
          </w:rPr>
          <w:t xml:space="preserve">In </w:t>
        </w:r>
        <w:r>
          <w:rPr>
            <w:rFonts w:eastAsia="SimSun"/>
            <w:szCs w:val="20"/>
            <w:lang w:val="en-US"/>
          </w:rPr>
          <w:t>India</w:t>
        </w:r>
        <w:r w:rsidRPr="008A61A7">
          <w:rPr>
            <w:rFonts w:eastAsia="SimSun"/>
            <w:szCs w:val="20"/>
            <w:lang w:val="en-US"/>
          </w:rPr>
          <w:t xml:space="preserve">, telecom operators often face the need to deploy base stations over vast areas with low user density. This leads to higher energy consumption per subscriber or per gigabyte of data transferred. However, this is not a reflection of inefficiency but rather a consequence of providing network coverage in underserved regions. </w:t>
        </w:r>
      </w:ins>
    </w:p>
    <w:p w14:paraId="1A705093" w14:textId="77777777" w:rsidR="00B258C6" w:rsidRPr="008A61A7" w:rsidRDefault="00B258C6" w:rsidP="00B258C6">
      <w:pPr>
        <w:rPr>
          <w:ins w:id="37" w:author="Vineet Malikk" w:date="2025-05-13T00:28:00Z"/>
          <w:rFonts w:eastAsia="SimSun"/>
          <w:szCs w:val="20"/>
          <w:lang w:val="en-US"/>
        </w:rPr>
      </w:pPr>
    </w:p>
    <w:p w14:paraId="61CFCC13" w14:textId="77777777" w:rsidR="00B258C6" w:rsidRPr="0076573A" w:rsidRDefault="00B258C6" w:rsidP="00B258C6">
      <w:pPr>
        <w:rPr>
          <w:ins w:id="38" w:author="Vineet Malikk" w:date="2025-05-13T00:28:00Z"/>
          <w:rFonts w:eastAsia="SimSun"/>
          <w:b/>
          <w:bCs/>
          <w:szCs w:val="20"/>
          <w:lang w:val="en-US"/>
        </w:rPr>
      </w:pPr>
      <w:ins w:id="39" w:author="Vineet Malikk" w:date="2025-05-13T00:28:00Z">
        <w:r w:rsidRPr="0076573A">
          <w:rPr>
            <w:rFonts w:eastAsia="SimSun"/>
            <w:b/>
            <w:bCs/>
            <w:szCs w:val="20"/>
            <w:lang w:val="en-US"/>
          </w:rPr>
          <w:t>Conclusion:</w:t>
        </w:r>
      </w:ins>
    </w:p>
    <w:p w14:paraId="66FE3A93" w14:textId="29C16948" w:rsidR="00B258C6" w:rsidRPr="00B258C6" w:rsidRDefault="00B258C6">
      <w:pPr>
        <w:jc w:val="both"/>
        <w:rPr>
          <w:ins w:id="40" w:author="Vineet Malikk" w:date="2025-05-13T00:28:00Z"/>
          <w:rFonts w:eastAsia="SimSun"/>
          <w:szCs w:val="20"/>
          <w:lang w:val="en-US"/>
          <w:rPrChange w:id="41" w:author="Vineet Malikk" w:date="2025-05-13T00:28:00Z">
            <w:rPr>
              <w:ins w:id="42" w:author="Vineet Malikk" w:date="2025-05-13T00:28:00Z"/>
            </w:rPr>
          </w:rPrChange>
        </w:rPr>
        <w:pPrChange w:id="43" w:author="Vineet Malikk" w:date="2025-05-13T00:28:00Z">
          <w:pPr>
            <w:ind w:left="360"/>
            <w:jc w:val="both"/>
          </w:pPr>
        </w:pPrChange>
      </w:pPr>
      <w:ins w:id="44" w:author="Vineet Malikk" w:date="2025-05-13T00:28:00Z">
        <w:r w:rsidRPr="008A61A7">
          <w:rPr>
            <w:rFonts w:eastAsia="SimSun"/>
            <w:szCs w:val="20"/>
            <w:lang w:val="en-US"/>
          </w:rPr>
          <w:br/>
          <w:t>Incorporating the infrastructure deployment context into GHG emission intensity indicators is crucial for achieving fairness in reporting. By adjusting for the unique challenges faced by telecom operators in rural and low-density areas, we can improve the accuracy of emissions data and ensure that emission reduction targets remain achievable. This approach will also help ensure that telecom operators can continue to expand their networks to underserved regions while working toward sustainability goals.</w:t>
        </w:r>
      </w:ins>
    </w:p>
    <w:p w14:paraId="08C72EDF" w14:textId="77777777" w:rsidR="00B258C6" w:rsidRPr="002815AD" w:rsidRDefault="00B258C6" w:rsidP="001467E4">
      <w:pPr>
        <w:overflowPunct w:val="0"/>
        <w:autoSpaceDE w:val="0"/>
        <w:autoSpaceDN w:val="0"/>
        <w:adjustRightInd w:val="0"/>
        <w:textAlignment w:val="baseline"/>
        <w:rPr>
          <w:rFonts w:eastAsia="SimSun"/>
          <w:szCs w:val="20"/>
        </w:rPr>
      </w:pPr>
    </w:p>
    <w:p w14:paraId="1537899E" w14:textId="77777777" w:rsidR="001467E4" w:rsidRDefault="001467E4" w:rsidP="001467E4">
      <w:pPr>
        <w:keepNext/>
        <w:keepLines/>
        <w:overflowPunct w:val="0"/>
        <w:autoSpaceDE w:val="0"/>
        <w:autoSpaceDN w:val="0"/>
        <w:adjustRightInd w:val="0"/>
        <w:spacing w:before="360"/>
        <w:ind w:left="794" w:hanging="794"/>
        <w:textAlignment w:val="baseline"/>
        <w:outlineLvl w:val="0"/>
        <w:rPr>
          <w:rFonts w:eastAsia="SimSun"/>
          <w:b/>
          <w:szCs w:val="20"/>
        </w:rPr>
      </w:pPr>
      <w:bookmarkStart w:id="45" w:name="_Toc151499491"/>
      <w:r w:rsidRPr="00AD4481">
        <w:rPr>
          <w:rFonts w:eastAsia="SimSun"/>
          <w:b/>
          <w:szCs w:val="20"/>
        </w:rPr>
        <w:t>7</w:t>
      </w:r>
      <w:r w:rsidRPr="00AD4481">
        <w:rPr>
          <w:rFonts w:eastAsia="SimSun"/>
          <w:b/>
          <w:szCs w:val="20"/>
        </w:rPr>
        <w:tab/>
      </w:r>
      <w:r>
        <w:rPr>
          <w:rFonts w:eastAsia="SimSun"/>
          <w:b/>
          <w:szCs w:val="20"/>
        </w:rPr>
        <w:t>G</w:t>
      </w:r>
      <w:r w:rsidRPr="002815AD">
        <w:rPr>
          <w:rFonts w:eastAsia="SimSun"/>
          <w:b/>
          <w:szCs w:val="20"/>
        </w:rPr>
        <w:t>uidance on how to calculate the indicators</w:t>
      </w:r>
      <w:bookmarkEnd w:id="45"/>
    </w:p>
    <w:p w14:paraId="0EA72162" w14:textId="77777777" w:rsidR="001467E4" w:rsidRDefault="001467E4" w:rsidP="001467E4">
      <w:pPr>
        <w:overflowPunct w:val="0"/>
        <w:autoSpaceDE w:val="0"/>
        <w:autoSpaceDN w:val="0"/>
        <w:adjustRightInd w:val="0"/>
        <w:textAlignment w:val="baseline"/>
        <w:rPr>
          <w:rFonts w:eastAsia="SimSun"/>
          <w:szCs w:val="20"/>
        </w:rPr>
      </w:pPr>
      <w:proofErr w:type="gramStart"/>
      <w:r w:rsidRPr="00AD4481">
        <w:rPr>
          <w:rFonts w:eastAsia="SimSun"/>
          <w:szCs w:val="20"/>
        </w:rPr>
        <w:t>{ contributions</w:t>
      </w:r>
      <w:proofErr w:type="gramEnd"/>
      <w:r w:rsidRPr="00AD4481">
        <w:rPr>
          <w:rFonts w:eastAsia="SimSun"/>
          <w:szCs w:val="20"/>
        </w:rPr>
        <w:t xml:space="preserve"> are encouraged}</w:t>
      </w:r>
    </w:p>
    <w:p w14:paraId="3CB85BCF" w14:textId="77777777" w:rsidR="001467E4" w:rsidRPr="00AD4481" w:rsidRDefault="001467E4" w:rsidP="001467E4">
      <w:pPr>
        <w:overflowPunct w:val="0"/>
        <w:autoSpaceDE w:val="0"/>
        <w:autoSpaceDN w:val="0"/>
        <w:adjustRightInd w:val="0"/>
        <w:textAlignment w:val="baseline"/>
        <w:rPr>
          <w:rFonts w:eastAsia="SimSun"/>
          <w:szCs w:val="20"/>
        </w:rPr>
      </w:pPr>
    </w:p>
    <w:p w14:paraId="33A6B7B6" w14:textId="77777777" w:rsidR="00B258C6" w:rsidRPr="008A61A7" w:rsidRDefault="001467E4" w:rsidP="00B258C6">
      <w:pPr>
        <w:rPr>
          <w:ins w:id="46" w:author="Vineet Malikk" w:date="2025-05-13T00:28:00Z"/>
          <w:rFonts w:eastAsia="SimSun"/>
          <w:szCs w:val="20"/>
          <w:lang w:val="en-US"/>
        </w:rPr>
      </w:pPr>
      <w:r w:rsidRPr="00AD4481">
        <w:rPr>
          <w:rFonts w:eastAsia="SimSun"/>
          <w:szCs w:val="20"/>
        </w:rPr>
        <w:br w:type="page"/>
      </w:r>
      <w:ins w:id="47" w:author="Vineet Malikk" w:date="2025-05-13T00:28:00Z">
        <w:r w:rsidR="00B258C6" w:rsidRPr="0076573A">
          <w:rPr>
            <w:rFonts w:eastAsia="SimSun"/>
            <w:b/>
            <w:bCs/>
            <w:szCs w:val="20"/>
            <w:lang w:val="en-US"/>
          </w:rPr>
          <w:lastRenderedPageBreak/>
          <w:t>References</w:t>
        </w:r>
        <w:proofErr w:type="gramStart"/>
        <w:r w:rsidR="00B258C6" w:rsidRPr="0076573A">
          <w:rPr>
            <w:rFonts w:eastAsia="SimSun"/>
            <w:b/>
            <w:bCs/>
            <w:szCs w:val="20"/>
            <w:lang w:val="en-US"/>
          </w:rPr>
          <w:t>:</w:t>
        </w:r>
        <w:proofErr w:type="gramEnd"/>
        <w:r w:rsidR="00B258C6" w:rsidRPr="008A61A7">
          <w:rPr>
            <w:rFonts w:eastAsia="SimSun"/>
            <w:szCs w:val="20"/>
            <w:lang w:val="en-US"/>
          </w:rPr>
          <w:br/>
          <w:t>- ITU-T L.1410: "Energy efficiency of ICT networks"</w:t>
        </w:r>
        <w:r w:rsidR="00B258C6" w:rsidRPr="008A61A7">
          <w:rPr>
            <w:rFonts w:eastAsia="SimSun"/>
            <w:szCs w:val="20"/>
            <w:lang w:val="en-US"/>
          </w:rPr>
          <w:br/>
          <w:t>- ITU-T L.1420: [Reference]</w:t>
        </w:r>
        <w:r w:rsidR="00B258C6" w:rsidRPr="008A61A7">
          <w:rPr>
            <w:rFonts w:eastAsia="SimSun"/>
            <w:szCs w:val="20"/>
            <w:lang w:val="en-US"/>
          </w:rPr>
          <w:br/>
          <w:t>- ITU-T L.1470: [Reference]</w:t>
        </w:r>
        <w:r w:rsidR="00B258C6" w:rsidRPr="008A61A7">
          <w:rPr>
            <w:rFonts w:eastAsia="SimSun"/>
            <w:szCs w:val="20"/>
            <w:lang w:val="en-US"/>
          </w:rPr>
          <w:br/>
          <w:t>- ITU-T L.1471: [Reference]</w:t>
        </w:r>
        <w:r w:rsidR="00B258C6" w:rsidRPr="008A61A7">
          <w:rPr>
            <w:rFonts w:eastAsia="SimSun"/>
            <w:szCs w:val="20"/>
            <w:lang w:val="en-US"/>
          </w:rPr>
          <w:br/>
          <w:t>- GSMA Mobile Net Zero Initiative: [Reference]</w:t>
        </w:r>
      </w:ins>
    </w:p>
    <w:p w14:paraId="1DE2950A" w14:textId="77777777" w:rsidR="00B258C6" w:rsidRPr="008A61A7" w:rsidRDefault="00B258C6" w:rsidP="00B258C6">
      <w:pPr>
        <w:rPr>
          <w:ins w:id="48" w:author="Vineet Malikk" w:date="2025-05-13T00:28:00Z"/>
          <w:rFonts w:eastAsia="SimSun"/>
          <w:szCs w:val="20"/>
          <w:lang w:val="en-US"/>
        </w:rPr>
      </w:pPr>
      <w:ins w:id="49" w:author="Vineet Malikk" w:date="2025-05-13T00:28:00Z">
        <w:r w:rsidRPr="008A61A7">
          <w:rPr>
            <w:rFonts w:eastAsia="SimSun"/>
            <w:szCs w:val="20"/>
            <w:lang w:val="en-US"/>
          </w:rPr>
          <w:br w:type="page"/>
        </w:r>
      </w:ins>
    </w:p>
    <w:p w14:paraId="187C64E5" w14:textId="77777777" w:rsidR="00B258C6" w:rsidRPr="008A61A7" w:rsidRDefault="00B258C6" w:rsidP="00B258C6">
      <w:pPr>
        <w:rPr>
          <w:ins w:id="50" w:author="Vineet Malikk" w:date="2025-05-13T00:28:00Z"/>
          <w:rFonts w:eastAsia="SimSun"/>
          <w:b/>
          <w:bCs/>
          <w:szCs w:val="20"/>
          <w:lang w:val="en-US"/>
        </w:rPr>
      </w:pPr>
      <w:ins w:id="51" w:author="Vineet Malikk" w:date="2025-05-13T00:28:00Z">
        <w:r w:rsidRPr="008A61A7">
          <w:rPr>
            <w:rFonts w:eastAsia="SimSun"/>
            <w:b/>
            <w:bCs/>
            <w:szCs w:val="20"/>
            <w:lang w:val="en-US"/>
          </w:rPr>
          <w:lastRenderedPageBreak/>
          <w:t>Annex: Data Context and Mathematical Illustration</w:t>
        </w:r>
      </w:ins>
    </w:p>
    <w:p w14:paraId="77376ADF" w14:textId="77777777" w:rsidR="00B258C6" w:rsidRPr="008A61A7" w:rsidRDefault="00B258C6" w:rsidP="00B258C6">
      <w:pPr>
        <w:rPr>
          <w:ins w:id="52" w:author="Vineet Malikk" w:date="2025-05-13T00:28:00Z"/>
          <w:rFonts w:eastAsia="SimSun"/>
          <w:b/>
          <w:bCs/>
          <w:szCs w:val="20"/>
          <w:lang w:val="en-US"/>
        </w:rPr>
      </w:pPr>
      <w:ins w:id="53" w:author="Vineet Malikk" w:date="2025-05-13T00:28:00Z">
        <w:r w:rsidRPr="008A61A7">
          <w:rPr>
            <w:rFonts w:eastAsia="SimSun"/>
            <w:b/>
            <w:bCs/>
            <w:szCs w:val="20"/>
            <w:lang w:val="en-US"/>
          </w:rPr>
          <w:t xml:space="preserve">1. Energy Use per Subscriber – Urban </w:t>
        </w:r>
        <w:proofErr w:type="spellStart"/>
        <w:r w:rsidRPr="008A61A7">
          <w:rPr>
            <w:rFonts w:eastAsia="SimSun"/>
            <w:b/>
            <w:bCs/>
            <w:szCs w:val="20"/>
            <w:lang w:val="en-US"/>
          </w:rPr>
          <w:t>vs</w:t>
        </w:r>
        <w:proofErr w:type="spellEnd"/>
        <w:r w:rsidRPr="008A61A7">
          <w:rPr>
            <w:rFonts w:eastAsia="SimSun"/>
            <w:b/>
            <w:bCs/>
            <w:szCs w:val="20"/>
            <w:lang w:val="en-US"/>
          </w:rPr>
          <w:t xml:space="preserve"> Rural</w:t>
        </w:r>
      </w:ins>
    </w:p>
    <w:p w14:paraId="240BEA5E" w14:textId="77777777" w:rsidR="00B258C6" w:rsidRDefault="00B258C6" w:rsidP="00B258C6">
      <w:pPr>
        <w:rPr>
          <w:ins w:id="54" w:author="Vineet Malikk" w:date="2025-05-13T00:28:00Z"/>
          <w:rFonts w:eastAsia="SimSun"/>
          <w:szCs w:val="20"/>
          <w:lang w:val="en-US"/>
        </w:rPr>
      </w:pPr>
      <w:ins w:id="55" w:author="Vineet Malikk" w:date="2025-05-13T00:28:00Z">
        <w:r w:rsidRPr="008A61A7">
          <w:rPr>
            <w:rFonts w:eastAsia="SimSun"/>
            <w:szCs w:val="20"/>
            <w:lang w:val="en-US"/>
          </w:rPr>
          <w:t>Research and field data suggest that rural telecom base stations may serve only 10–20% as many subscribers as urban ones, while consuming similar amounts of energy.</w:t>
        </w:r>
        <w:r w:rsidRPr="008A61A7">
          <w:rPr>
            <w:rFonts w:eastAsia="SimSun"/>
            <w:szCs w:val="20"/>
            <w:lang w:val="en-US"/>
          </w:rPr>
          <w:br/>
        </w:r>
        <w:r w:rsidRPr="008A61A7">
          <w:rPr>
            <w:rFonts w:eastAsia="SimSun"/>
            <w:szCs w:val="20"/>
            <w:lang w:val="en-US"/>
          </w:rPr>
          <w:br/>
          <w:t>Example:</w:t>
        </w:r>
        <w:r w:rsidRPr="008A61A7">
          <w:rPr>
            <w:rFonts w:eastAsia="SimSun"/>
            <w:szCs w:val="20"/>
            <w:lang w:val="en-US"/>
          </w:rPr>
          <w:br/>
          <w:t>- Urban Site: 2,000 subscribers, 1,500 kWh/month</w:t>
        </w:r>
        <w:r w:rsidRPr="008A61A7">
          <w:rPr>
            <w:rFonts w:eastAsia="SimSun"/>
            <w:szCs w:val="20"/>
            <w:lang w:val="en-US"/>
          </w:rPr>
          <w:br/>
          <w:t>- Rural Site: 300 subscribers, 1,400 kWh/month</w:t>
        </w:r>
        <w:r w:rsidRPr="008A61A7">
          <w:rPr>
            <w:rFonts w:eastAsia="SimSun"/>
            <w:szCs w:val="20"/>
            <w:lang w:val="en-US"/>
          </w:rPr>
          <w:br/>
        </w:r>
        <w:r w:rsidRPr="008A61A7">
          <w:rPr>
            <w:rFonts w:eastAsia="SimSun"/>
            <w:szCs w:val="20"/>
            <w:lang w:val="en-US"/>
          </w:rPr>
          <w:br/>
          <w:t>Energy per subscriber:</w:t>
        </w:r>
        <w:r w:rsidRPr="008A61A7">
          <w:rPr>
            <w:rFonts w:eastAsia="SimSun"/>
            <w:szCs w:val="20"/>
            <w:lang w:val="en-US"/>
          </w:rPr>
          <w:br/>
          <w:t>- Urban = 1,500 ÷ 2,000 = 0.75 kWh/subscriber/month</w:t>
        </w:r>
        <w:r w:rsidRPr="008A61A7">
          <w:rPr>
            <w:rFonts w:eastAsia="SimSun"/>
            <w:szCs w:val="20"/>
            <w:lang w:val="en-US"/>
          </w:rPr>
          <w:br/>
          <w:t>- Rural = 1,400 ÷ 300 = 4.67 kWh/subscriber/month</w:t>
        </w:r>
        <w:r w:rsidRPr="008A61A7">
          <w:rPr>
            <w:rFonts w:eastAsia="SimSun"/>
            <w:szCs w:val="20"/>
            <w:lang w:val="en-US"/>
          </w:rPr>
          <w:br/>
        </w:r>
        <w:r w:rsidRPr="008A61A7">
          <w:rPr>
            <w:rFonts w:eastAsia="SimSun"/>
            <w:szCs w:val="20"/>
            <w:lang w:val="en-US"/>
          </w:rPr>
          <w:br/>
          <w:t>Thus, GHG intensity per subscriber may appear 6 times higher in rural areas purely due to user density—not efficiency.</w:t>
        </w:r>
      </w:ins>
    </w:p>
    <w:p w14:paraId="782AEDA3" w14:textId="77777777" w:rsidR="00B258C6" w:rsidRDefault="00B258C6" w:rsidP="00B258C6">
      <w:pPr>
        <w:rPr>
          <w:ins w:id="56" w:author="Vineet Malikk" w:date="2025-05-13T00:28:00Z"/>
          <w:rFonts w:eastAsia="SimSun"/>
          <w:szCs w:val="20"/>
          <w:lang w:val="en-US"/>
        </w:rPr>
      </w:pPr>
    </w:p>
    <w:p w14:paraId="21EB9016" w14:textId="77777777" w:rsidR="00B258C6" w:rsidRPr="008A61A7" w:rsidRDefault="00B258C6" w:rsidP="00B258C6">
      <w:pPr>
        <w:rPr>
          <w:ins w:id="57" w:author="Vineet Malikk" w:date="2025-05-13T00:28:00Z"/>
          <w:rFonts w:eastAsia="SimSun"/>
          <w:szCs w:val="20"/>
          <w:lang w:val="en-US"/>
        </w:rPr>
      </w:pPr>
    </w:p>
    <w:p w14:paraId="650357DC" w14:textId="77777777" w:rsidR="00B258C6" w:rsidRDefault="00B258C6" w:rsidP="00B258C6">
      <w:pPr>
        <w:rPr>
          <w:ins w:id="58" w:author="Vineet Malikk" w:date="2025-05-13T00:28:00Z"/>
          <w:rFonts w:eastAsia="SimSun"/>
          <w:b/>
          <w:bCs/>
          <w:szCs w:val="20"/>
          <w:lang w:val="en-US"/>
        </w:rPr>
      </w:pPr>
      <w:ins w:id="59" w:author="Vineet Malikk" w:date="2025-05-13T00:28:00Z">
        <w:r w:rsidRPr="008A61A7">
          <w:rPr>
            <w:rFonts w:eastAsia="SimSun"/>
            <w:b/>
            <w:bCs/>
            <w:szCs w:val="20"/>
            <w:lang w:val="en-US"/>
          </w:rPr>
          <w:t>References and Data Sources</w:t>
        </w:r>
      </w:ins>
    </w:p>
    <w:p w14:paraId="4C4E71C8" w14:textId="77777777" w:rsidR="00B258C6" w:rsidRDefault="00B258C6" w:rsidP="00B258C6">
      <w:pPr>
        <w:rPr>
          <w:ins w:id="60" w:author="Vineet Malikk" w:date="2025-05-13T00:28:00Z"/>
          <w:rFonts w:eastAsia="SimSun"/>
          <w:b/>
          <w:bCs/>
          <w:szCs w:val="20"/>
          <w:lang w:val="en-US"/>
        </w:rPr>
      </w:pPr>
      <w:ins w:id="61" w:author="Vineet Malikk" w:date="2025-05-13T00:28:00Z">
        <w:r>
          <w:fldChar w:fldCharType="begin"/>
        </w:r>
        <w:r>
          <w:instrText>HYPERLINK "https://www.itu.int/rec/T-REC-L.1410"</w:instrText>
        </w:r>
        <w:r>
          <w:fldChar w:fldCharType="separate"/>
        </w:r>
        <w:proofErr w:type="gramStart"/>
        <w:r w:rsidRPr="008825B7">
          <w:rPr>
            <w:rStyle w:val="Hyperlink"/>
            <w:rFonts w:eastAsia="SimSun"/>
            <w:b/>
            <w:bCs/>
            <w:szCs w:val="20"/>
          </w:rPr>
          <w:t>L.1410 :</w:t>
        </w:r>
        <w:proofErr w:type="gramEnd"/>
        <w:r w:rsidRPr="008825B7">
          <w:rPr>
            <w:rStyle w:val="Hyperlink"/>
            <w:rFonts w:eastAsia="SimSun"/>
            <w:b/>
            <w:bCs/>
            <w:szCs w:val="20"/>
          </w:rPr>
          <w:t> Methodology for environmental life cycle assessments of information and communication technology goods, networks and services</w:t>
        </w:r>
        <w:r>
          <w:rPr>
            <w:rStyle w:val="Hyperlink"/>
            <w:rFonts w:eastAsia="SimSun"/>
            <w:b/>
            <w:bCs/>
            <w:szCs w:val="20"/>
          </w:rPr>
          <w:fldChar w:fldCharType="end"/>
        </w:r>
      </w:ins>
    </w:p>
    <w:p w14:paraId="786FDDD8" w14:textId="77777777" w:rsidR="00B258C6" w:rsidRPr="008A61A7" w:rsidRDefault="00B258C6" w:rsidP="00B258C6">
      <w:pPr>
        <w:rPr>
          <w:ins w:id="62" w:author="Vineet Malikk" w:date="2025-05-13T00:28:00Z"/>
          <w:rFonts w:eastAsia="SimSun"/>
          <w:b/>
          <w:bCs/>
          <w:szCs w:val="20"/>
          <w:lang w:val="en-US"/>
        </w:rPr>
      </w:pPr>
    </w:p>
    <w:p w14:paraId="769E9FA7" w14:textId="77777777" w:rsidR="00B258C6" w:rsidRPr="008A61A7" w:rsidRDefault="00B258C6" w:rsidP="00B258C6">
      <w:pPr>
        <w:rPr>
          <w:ins w:id="63" w:author="Vineet Malikk" w:date="2025-05-13T00:28:00Z"/>
          <w:rFonts w:eastAsia="SimSun"/>
          <w:szCs w:val="20"/>
          <w:lang w:val="en-US"/>
        </w:rPr>
      </w:pPr>
      <w:ins w:id="64" w:author="Vineet Malikk" w:date="2025-05-13T00:28:00Z">
        <w:r w:rsidRPr="008A61A7">
          <w:rPr>
            <w:rFonts w:eastAsia="SimSun"/>
            <w:szCs w:val="20"/>
            <w:lang w:val="en-US"/>
          </w:rPr>
          <w:t>ITU-T Recommendation L.1410: Methodology for environmental impact assessment of ICT goods, networks and services.</w:t>
        </w:r>
      </w:ins>
    </w:p>
    <w:p w14:paraId="3E5FB0FF" w14:textId="77777777" w:rsidR="00B258C6" w:rsidRPr="008A61A7" w:rsidRDefault="00B258C6" w:rsidP="00B258C6">
      <w:pPr>
        <w:rPr>
          <w:ins w:id="65" w:author="Vineet Malikk" w:date="2025-05-13T00:28:00Z"/>
          <w:rFonts w:eastAsia="SimSun"/>
          <w:szCs w:val="20"/>
          <w:lang w:val="en-US"/>
        </w:rPr>
      </w:pPr>
      <w:ins w:id="66" w:author="Vineet Malikk" w:date="2025-05-13T00:28:00Z">
        <w:r w:rsidRPr="008A61A7">
          <w:rPr>
            <w:rFonts w:eastAsia="SimSun"/>
            <w:szCs w:val="20"/>
            <w:lang w:val="en-US"/>
          </w:rPr>
          <w:t>GSMA Report: 'Energy Efficiency: An Overview' (2020).</w:t>
        </w:r>
      </w:ins>
    </w:p>
    <w:p w14:paraId="7815ECB1" w14:textId="77777777" w:rsidR="00B258C6" w:rsidRPr="008A61A7" w:rsidRDefault="00B258C6" w:rsidP="00B258C6">
      <w:pPr>
        <w:rPr>
          <w:ins w:id="67" w:author="Vineet Malikk" w:date="2025-05-13T00:28:00Z"/>
          <w:rFonts w:eastAsia="SimSun"/>
          <w:szCs w:val="20"/>
          <w:lang w:val="en-US"/>
        </w:rPr>
      </w:pPr>
      <w:ins w:id="68" w:author="Vineet Malikk" w:date="2025-05-13T00:28:00Z">
        <w:r w:rsidRPr="008A61A7">
          <w:rPr>
            <w:rFonts w:eastAsia="SimSun"/>
            <w:szCs w:val="20"/>
            <w:lang w:val="en-US"/>
          </w:rPr>
          <w:t>GSMA Mobile Net Zero – Methodology and Metrics (2022–2024), GSMA Intelligence.</w:t>
        </w:r>
      </w:ins>
    </w:p>
    <w:p w14:paraId="7C263C21" w14:textId="77777777" w:rsidR="00B258C6" w:rsidRPr="008A61A7" w:rsidRDefault="00B258C6" w:rsidP="00B258C6">
      <w:pPr>
        <w:rPr>
          <w:ins w:id="69" w:author="Vineet Malikk" w:date="2025-05-13T00:28:00Z"/>
          <w:rFonts w:eastAsia="SimSun"/>
          <w:szCs w:val="20"/>
          <w:lang w:val="en-US"/>
        </w:rPr>
      </w:pPr>
      <w:ins w:id="70" w:author="Vineet Malikk" w:date="2025-05-13T00:28:00Z">
        <w:r w:rsidRPr="008A61A7">
          <w:rPr>
            <w:rFonts w:eastAsia="SimSun"/>
            <w:szCs w:val="20"/>
            <w:lang w:val="en-US"/>
          </w:rPr>
          <w:t>UNEP Report (2021): Global material efficiency strategies and recycling rates of metals.</w:t>
        </w:r>
      </w:ins>
    </w:p>
    <w:p w14:paraId="61DDCBAD" w14:textId="77777777" w:rsidR="00B258C6" w:rsidRPr="008A61A7" w:rsidRDefault="00B258C6" w:rsidP="00B258C6">
      <w:pPr>
        <w:rPr>
          <w:ins w:id="71" w:author="Vineet Malikk" w:date="2025-05-13T00:28:00Z"/>
          <w:rFonts w:eastAsia="SimSun"/>
          <w:szCs w:val="20"/>
          <w:lang w:val="en-US"/>
        </w:rPr>
      </w:pPr>
      <w:ins w:id="72" w:author="Vineet Malikk" w:date="2025-05-13T00:28:00Z">
        <w:r w:rsidRPr="008A61A7">
          <w:rPr>
            <w:rFonts w:eastAsia="SimSun"/>
            <w:szCs w:val="20"/>
            <w:lang w:val="en-US"/>
          </w:rPr>
          <w:t>European Commission Joint Research Centre: Reports on Circular Economy and Critical Raw Materials.</w:t>
        </w:r>
      </w:ins>
    </w:p>
    <w:p w14:paraId="14DB9846" w14:textId="77777777" w:rsidR="00B258C6" w:rsidRPr="008A61A7" w:rsidRDefault="00B258C6" w:rsidP="00B258C6">
      <w:pPr>
        <w:rPr>
          <w:ins w:id="73" w:author="Vineet Malikk" w:date="2025-05-13T00:28:00Z"/>
          <w:rFonts w:eastAsia="SimSun"/>
          <w:szCs w:val="20"/>
          <w:lang w:val="en-US"/>
        </w:rPr>
      </w:pPr>
      <w:ins w:id="74" w:author="Vineet Malikk" w:date="2025-05-13T00:28:00Z">
        <w:r w:rsidRPr="008A61A7">
          <w:rPr>
            <w:rFonts w:eastAsia="SimSun"/>
            <w:szCs w:val="20"/>
            <w:lang w:val="en-US"/>
          </w:rPr>
          <w:t xml:space="preserve">IEEE Access: S. R. </w:t>
        </w:r>
        <w:proofErr w:type="spellStart"/>
        <w:r w:rsidRPr="008A61A7">
          <w:rPr>
            <w:rFonts w:eastAsia="SimSun"/>
            <w:szCs w:val="20"/>
            <w:lang w:val="en-US"/>
          </w:rPr>
          <w:t>Dharmarajan</w:t>
        </w:r>
        <w:proofErr w:type="spellEnd"/>
        <w:r w:rsidRPr="008A61A7">
          <w:rPr>
            <w:rFonts w:eastAsia="SimSun"/>
            <w:szCs w:val="20"/>
            <w:lang w:val="en-US"/>
          </w:rPr>
          <w:t xml:space="preserve"> et al., 'Comparative Carbon Intensity of Telecom Networks', 2021.</w:t>
        </w:r>
      </w:ins>
    </w:p>
    <w:p w14:paraId="476D6289" w14:textId="77777777" w:rsidR="00B258C6" w:rsidRPr="008A61A7" w:rsidRDefault="00B258C6" w:rsidP="00B258C6">
      <w:pPr>
        <w:rPr>
          <w:ins w:id="75" w:author="Vineet Malikk" w:date="2025-05-13T00:28:00Z"/>
          <w:rFonts w:eastAsia="SimSun"/>
          <w:szCs w:val="20"/>
          <w:lang w:val="en-US"/>
        </w:rPr>
      </w:pPr>
      <w:ins w:id="76" w:author="Vineet Malikk" w:date="2025-05-13T00:28:00Z">
        <w:r w:rsidRPr="008A61A7">
          <w:rPr>
            <w:rFonts w:eastAsia="SimSun"/>
            <w:szCs w:val="20"/>
            <w:lang w:val="en-US"/>
          </w:rPr>
          <w:t xml:space="preserve">Operator reports (Airtel, MTN, </w:t>
        </w:r>
        <w:proofErr w:type="gramStart"/>
        <w:r w:rsidRPr="008A61A7">
          <w:rPr>
            <w:rFonts w:eastAsia="SimSun"/>
            <w:szCs w:val="20"/>
            <w:lang w:val="en-US"/>
          </w:rPr>
          <w:t>BSNL</w:t>
        </w:r>
        <w:proofErr w:type="gramEnd"/>
        <w:r w:rsidRPr="008A61A7">
          <w:rPr>
            <w:rFonts w:eastAsia="SimSun"/>
            <w:szCs w:val="20"/>
            <w:lang w:val="en-US"/>
          </w:rPr>
          <w:t>) and field studies on rural telecom power use (various years).</w:t>
        </w:r>
      </w:ins>
    </w:p>
    <w:p w14:paraId="4A6A08F2" w14:textId="77777777" w:rsidR="00B258C6" w:rsidRPr="008A61A7" w:rsidRDefault="00B258C6" w:rsidP="00B258C6">
      <w:pPr>
        <w:rPr>
          <w:ins w:id="77" w:author="Vineet Malikk" w:date="2025-05-13T00:28:00Z"/>
          <w:rFonts w:eastAsia="SimSun"/>
          <w:szCs w:val="20"/>
          <w:lang w:val="en-US"/>
        </w:rPr>
      </w:pPr>
      <w:ins w:id="78" w:author="Vineet Malikk" w:date="2025-05-13T00:28:00Z">
        <w:r w:rsidRPr="008A61A7">
          <w:rPr>
            <w:rFonts w:eastAsia="SimSun"/>
            <w:szCs w:val="20"/>
            <w:lang w:val="en-US"/>
          </w:rPr>
          <w:t>ITU-T Technical Paper: Energy efficiency metrics for telecom equipment and networks.</w:t>
        </w:r>
      </w:ins>
    </w:p>
    <w:p w14:paraId="60E60A52" w14:textId="77777777" w:rsidR="00B258C6" w:rsidRPr="00AD4481" w:rsidRDefault="00B258C6" w:rsidP="00B258C6">
      <w:pPr>
        <w:rPr>
          <w:ins w:id="79" w:author="Vineet Malikk" w:date="2025-05-13T00:28:00Z"/>
          <w:rFonts w:eastAsia="SimSun"/>
          <w:szCs w:val="20"/>
        </w:rPr>
      </w:pPr>
    </w:p>
    <w:p w14:paraId="7426E6E5" w14:textId="77777777" w:rsidR="00B258C6" w:rsidRDefault="00B258C6" w:rsidP="00B258C6">
      <w:pPr>
        <w:ind w:left="360"/>
        <w:jc w:val="both"/>
        <w:rPr>
          <w:ins w:id="80" w:author="Vineet Malikk" w:date="2025-05-13T00:28:00Z"/>
        </w:rPr>
      </w:pPr>
    </w:p>
    <w:p w14:paraId="1374C9BE" w14:textId="77777777" w:rsidR="00B258C6" w:rsidRDefault="00B258C6" w:rsidP="00B258C6">
      <w:pPr>
        <w:ind w:left="360"/>
        <w:jc w:val="both"/>
        <w:rPr>
          <w:ins w:id="81" w:author="Vineet Malikk" w:date="2025-05-13T00:28:00Z"/>
        </w:rPr>
      </w:pPr>
    </w:p>
    <w:p w14:paraId="026C3CE4" w14:textId="77777777" w:rsidR="00B258C6" w:rsidRDefault="00B258C6" w:rsidP="00B258C6">
      <w:pPr>
        <w:ind w:left="360"/>
        <w:jc w:val="both"/>
        <w:rPr>
          <w:ins w:id="82" w:author="Vineet Malikk" w:date="2025-05-13T00:28:00Z"/>
        </w:rPr>
      </w:pPr>
    </w:p>
    <w:p w14:paraId="0D68B985" w14:textId="77777777" w:rsidR="00B258C6" w:rsidRDefault="00B258C6" w:rsidP="00B258C6">
      <w:pPr>
        <w:ind w:left="360"/>
        <w:jc w:val="both"/>
        <w:rPr>
          <w:ins w:id="83" w:author="Vineet Malikk" w:date="2025-05-13T00:28:00Z"/>
        </w:rPr>
      </w:pPr>
    </w:p>
    <w:p w14:paraId="07A6D850" w14:textId="05A1C9C3" w:rsidR="001467E4" w:rsidRPr="00AD4481" w:rsidRDefault="001467E4" w:rsidP="001467E4">
      <w:pPr>
        <w:rPr>
          <w:rFonts w:eastAsia="SimSun"/>
          <w:szCs w:val="20"/>
        </w:rPr>
      </w:pPr>
    </w:p>
    <w:p w14:paraId="29FF6350" w14:textId="77777777" w:rsidR="00B258C6" w:rsidRDefault="00B258C6" w:rsidP="001467E4">
      <w:pPr>
        <w:keepNext/>
        <w:keepLines/>
        <w:overflowPunct w:val="0"/>
        <w:autoSpaceDE w:val="0"/>
        <w:autoSpaceDN w:val="0"/>
        <w:adjustRightInd w:val="0"/>
        <w:spacing w:before="360"/>
        <w:ind w:left="794" w:hanging="794"/>
        <w:jc w:val="center"/>
        <w:textAlignment w:val="baseline"/>
        <w:outlineLvl w:val="0"/>
        <w:rPr>
          <w:ins w:id="84" w:author="Vineet Malikk" w:date="2025-05-13T00:29:00Z"/>
          <w:rFonts w:eastAsia="SimSun"/>
          <w:b/>
          <w:szCs w:val="20"/>
        </w:rPr>
      </w:pPr>
      <w:bookmarkStart w:id="85" w:name="_Toc151499492"/>
    </w:p>
    <w:p w14:paraId="26C52CD0" w14:textId="4744806B" w:rsidR="001467E4" w:rsidRPr="00AD4481" w:rsidRDefault="001467E4" w:rsidP="001467E4">
      <w:pPr>
        <w:keepNext/>
        <w:keepLines/>
        <w:overflowPunct w:val="0"/>
        <w:autoSpaceDE w:val="0"/>
        <w:autoSpaceDN w:val="0"/>
        <w:adjustRightInd w:val="0"/>
        <w:spacing w:before="360"/>
        <w:ind w:left="794" w:hanging="794"/>
        <w:jc w:val="center"/>
        <w:textAlignment w:val="baseline"/>
        <w:outlineLvl w:val="0"/>
        <w:rPr>
          <w:rFonts w:eastAsia="SimSun"/>
          <w:b/>
          <w:szCs w:val="20"/>
        </w:rPr>
      </w:pPr>
      <w:r w:rsidRPr="00AD4481">
        <w:rPr>
          <w:rFonts w:eastAsia="SimSun"/>
          <w:b/>
          <w:szCs w:val="20"/>
        </w:rPr>
        <w:t xml:space="preserve">Annex </w:t>
      </w:r>
      <w:proofErr w:type="gramStart"/>
      <w:r w:rsidRPr="00AD4481">
        <w:rPr>
          <w:rFonts w:eastAsia="SimSun"/>
          <w:b/>
          <w:szCs w:val="20"/>
        </w:rPr>
        <w:t>A</w:t>
      </w:r>
      <w:proofErr w:type="gramEnd"/>
      <w:r w:rsidRPr="00AD4481">
        <w:rPr>
          <w:rFonts w:eastAsia="SimSun"/>
          <w:b/>
          <w:szCs w:val="20"/>
        </w:rPr>
        <w:br/>
      </w:r>
      <w:r w:rsidRPr="00AD4481">
        <w:rPr>
          <w:rFonts w:eastAsia="SimSun"/>
          <w:b/>
          <w:szCs w:val="20"/>
        </w:rPr>
        <w:br/>
        <w:t>&lt;Annex Title&gt;</w:t>
      </w:r>
      <w:bookmarkEnd w:id="85"/>
    </w:p>
    <w:p w14:paraId="7554E06E" w14:textId="77777777" w:rsidR="001467E4" w:rsidRPr="00AD4481" w:rsidRDefault="001467E4" w:rsidP="001467E4">
      <w:pPr>
        <w:overflowPunct w:val="0"/>
        <w:autoSpaceDE w:val="0"/>
        <w:autoSpaceDN w:val="0"/>
        <w:adjustRightInd w:val="0"/>
        <w:jc w:val="center"/>
        <w:textAlignment w:val="baseline"/>
        <w:rPr>
          <w:rFonts w:eastAsia="SimSun"/>
          <w:szCs w:val="20"/>
        </w:rPr>
      </w:pPr>
      <w:r w:rsidRPr="00AD4481">
        <w:rPr>
          <w:rFonts w:eastAsia="SimSun"/>
          <w:szCs w:val="20"/>
        </w:rPr>
        <w:t>(This annex forms an integral part of this Recommendation.)</w:t>
      </w:r>
    </w:p>
    <w:p w14:paraId="5432D6FE" w14:textId="77777777" w:rsidR="001467E4" w:rsidRPr="00AD4481" w:rsidRDefault="001467E4" w:rsidP="001467E4">
      <w:pPr>
        <w:overflowPunct w:val="0"/>
        <w:autoSpaceDE w:val="0"/>
        <w:autoSpaceDN w:val="0"/>
        <w:adjustRightInd w:val="0"/>
        <w:textAlignment w:val="baseline"/>
        <w:rPr>
          <w:rFonts w:eastAsia="SimSun"/>
          <w:szCs w:val="20"/>
        </w:rPr>
      </w:pPr>
      <w:r w:rsidRPr="00AD4481">
        <w:rPr>
          <w:rFonts w:eastAsia="SimSun"/>
          <w:szCs w:val="20"/>
        </w:rPr>
        <w:t>&lt;Body of annex A&gt;</w:t>
      </w:r>
    </w:p>
    <w:p w14:paraId="3D6EB201" w14:textId="77777777" w:rsidR="001467E4" w:rsidRDefault="001467E4" w:rsidP="001467E4">
      <w:pPr>
        <w:rPr>
          <w:rFonts w:eastAsia="SimSun"/>
          <w:szCs w:val="20"/>
        </w:rPr>
      </w:pPr>
      <w:r w:rsidRPr="00AD4481">
        <w:rPr>
          <w:rFonts w:eastAsia="SimSun"/>
          <w:szCs w:val="20"/>
        </w:rPr>
        <w:br w:type="page"/>
      </w:r>
    </w:p>
    <w:p w14:paraId="377E3BBE" w14:textId="77777777" w:rsidR="001467E4" w:rsidRPr="00C45D2E" w:rsidRDefault="001467E4" w:rsidP="00336813">
      <w:pPr>
        <w:ind w:left="360"/>
        <w:jc w:val="both"/>
      </w:pPr>
    </w:p>
    <w:sectPr w:rsidR="001467E4" w:rsidRPr="00C45D2E" w:rsidSect="009751A4">
      <w:headerReference w:type="default" r:id="rId10"/>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1F79B8" w14:textId="77777777" w:rsidR="009F6754" w:rsidRDefault="009F6754">
      <w:pPr>
        <w:spacing w:before="0"/>
      </w:pPr>
      <w:r>
        <w:separator/>
      </w:r>
    </w:p>
  </w:endnote>
  <w:endnote w:type="continuationSeparator" w:id="0">
    <w:p w14:paraId="1C1041FA" w14:textId="77777777" w:rsidR="009F6754" w:rsidRDefault="009F675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Yu Gothic"/>
    <w:panose1 w:val="00000000000000000000"/>
    <w:charset w:val="80"/>
    <w:family w:val="auto"/>
    <w:notTrueType/>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7887FB" w14:textId="77777777" w:rsidR="009F6754" w:rsidRDefault="009F6754">
      <w:pPr>
        <w:spacing w:before="0"/>
      </w:pPr>
      <w:r>
        <w:separator/>
      </w:r>
    </w:p>
  </w:footnote>
  <w:footnote w:type="continuationSeparator" w:id="0">
    <w:p w14:paraId="00EA2DEB" w14:textId="77777777" w:rsidR="009F6754" w:rsidRDefault="009F6754">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B54F6" w14:textId="77777777"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B01B3E">
      <w:rPr>
        <w:noProof/>
      </w:rPr>
      <w:t>5</w:t>
    </w:r>
    <w:r w:rsidRPr="00C42125">
      <w:fldChar w:fldCharType="end"/>
    </w:r>
    <w:r w:rsidRPr="00C42125">
      <w:t xml:space="preserve"> -</w:t>
    </w:r>
  </w:p>
  <w:p w14:paraId="59C74BD7" w14:textId="353B9EAF" w:rsidR="001B5DF2" w:rsidRPr="00C42125" w:rsidRDefault="001B5DF2" w:rsidP="007E53E4">
    <w:pPr>
      <w:pStyle w:val="Header"/>
    </w:pPr>
    <w:r>
      <w:fldChar w:fldCharType="begin"/>
    </w:r>
    <w:r>
      <w:instrText xml:space="preserve"> STYLEREF  Docnumber  </w:instrText>
    </w:r>
    <w:r>
      <w:fldChar w:fldCharType="separate"/>
    </w:r>
    <w:r w:rsidR="00B01B3E">
      <w:rPr>
        <w:noProof/>
      </w:rPr>
      <w:t>SG5-TD1289</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5FDCD1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4">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9">
    <w:nsid w:val="FFFFFF89"/>
    <w:multiLevelType w:val="singleLevel"/>
    <w:tmpl w:val="EB360D0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5817CA8"/>
    <w:multiLevelType w:val="hybridMultilevel"/>
    <w:tmpl w:val="4C3E71D6"/>
    <w:lvl w:ilvl="0" w:tplc="772070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nsid w:val="7AF42EAA"/>
    <w:multiLevelType w:val="hybridMultilevel"/>
    <w:tmpl w:val="FF74BE54"/>
    <w:lvl w:ilvl="0" w:tplc="3FB8C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12"/>
  </w:num>
  <w:num w:numId="3">
    <w:abstractNumId w:val="12"/>
  </w:num>
  <w:num w:numId="4">
    <w:abstractNumId w:val="12"/>
  </w:num>
  <w:num w:numId="5">
    <w:abstractNumId w:val="12"/>
  </w:num>
  <w:num w:numId="6">
    <w:abstractNumId w:val="12"/>
  </w:num>
  <w:num w:numId="7">
    <w:abstractNumId w:val="12"/>
  </w:num>
  <w:num w:numId="8">
    <w:abstractNumId w:val="12"/>
  </w:num>
  <w:num w:numId="9">
    <w:abstractNumId w:val="12"/>
  </w:num>
  <w:num w:numId="10">
    <w:abstractNumId w:val="1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1"/>
  </w:num>
  <w:num w:numId="22">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neet Malikk">
    <w15:presenceInfo w15:providerId="Windows Live" w15:userId="bdcfd7a6113ed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817"/>
    <w:rsid w:val="000002CE"/>
    <w:rsid w:val="00000339"/>
    <w:rsid w:val="0000085D"/>
    <w:rsid w:val="00000F80"/>
    <w:rsid w:val="00000FA8"/>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5268"/>
    <w:rsid w:val="00092930"/>
    <w:rsid w:val="00096D82"/>
    <w:rsid w:val="00097D70"/>
    <w:rsid w:val="000A1971"/>
    <w:rsid w:val="000A31CB"/>
    <w:rsid w:val="000A3F81"/>
    <w:rsid w:val="000A4261"/>
    <w:rsid w:val="000B1D6F"/>
    <w:rsid w:val="000B286A"/>
    <w:rsid w:val="000B4350"/>
    <w:rsid w:val="000B594B"/>
    <w:rsid w:val="000B5EC9"/>
    <w:rsid w:val="000B748C"/>
    <w:rsid w:val="000B74DB"/>
    <w:rsid w:val="000C1868"/>
    <w:rsid w:val="000C5FD9"/>
    <w:rsid w:val="000D7A19"/>
    <w:rsid w:val="000E2EF7"/>
    <w:rsid w:val="000E4E82"/>
    <w:rsid w:val="000E6414"/>
    <w:rsid w:val="000E716C"/>
    <w:rsid w:val="000F2E95"/>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7E4"/>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C41AC"/>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DA4"/>
    <w:rsid w:val="00201267"/>
    <w:rsid w:val="002027A2"/>
    <w:rsid w:val="00202AA7"/>
    <w:rsid w:val="00213C1C"/>
    <w:rsid w:val="002157FB"/>
    <w:rsid w:val="00215E68"/>
    <w:rsid w:val="00216499"/>
    <w:rsid w:val="0022194A"/>
    <w:rsid w:val="00222121"/>
    <w:rsid w:val="00223009"/>
    <w:rsid w:val="002240C7"/>
    <w:rsid w:val="00226A0F"/>
    <w:rsid w:val="00230922"/>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306040"/>
    <w:rsid w:val="00310082"/>
    <w:rsid w:val="003102A3"/>
    <w:rsid w:val="00310F96"/>
    <w:rsid w:val="00314E84"/>
    <w:rsid w:val="00315755"/>
    <w:rsid w:val="00325F11"/>
    <w:rsid w:val="0032690C"/>
    <w:rsid w:val="00327081"/>
    <w:rsid w:val="0033031C"/>
    <w:rsid w:val="003331EE"/>
    <w:rsid w:val="00334C06"/>
    <w:rsid w:val="00335A28"/>
    <w:rsid w:val="00336813"/>
    <w:rsid w:val="00337560"/>
    <w:rsid w:val="003429F2"/>
    <w:rsid w:val="00343245"/>
    <w:rsid w:val="00343BA0"/>
    <w:rsid w:val="00346B76"/>
    <w:rsid w:val="00347D06"/>
    <w:rsid w:val="00347FFC"/>
    <w:rsid w:val="00350363"/>
    <w:rsid w:val="00350AC2"/>
    <w:rsid w:val="00352738"/>
    <w:rsid w:val="003557E5"/>
    <w:rsid w:val="00357B31"/>
    <w:rsid w:val="003613F8"/>
    <w:rsid w:val="0036170A"/>
    <w:rsid w:val="003625AA"/>
    <w:rsid w:val="003666B3"/>
    <w:rsid w:val="003676EB"/>
    <w:rsid w:val="0037050B"/>
    <w:rsid w:val="00370AB3"/>
    <w:rsid w:val="00370CF4"/>
    <w:rsid w:val="00371451"/>
    <w:rsid w:val="0037341A"/>
    <w:rsid w:val="00374EBD"/>
    <w:rsid w:val="00375566"/>
    <w:rsid w:val="00376609"/>
    <w:rsid w:val="00377C74"/>
    <w:rsid w:val="0038320B"/>
    <w:rsid w:val="00383C8F"/>
    <w:rsid w:val="00384C4A"/>
    <w:rsid w:val="003850CD"/>
    <w:rsid w:val="00387228"/>
    <w:rsid w:val="003A121C"/>
    <w:rsid w:val="003A229D"/>
    <w:rsid w:val="003A39E0"/>
    <w:rsid w:val="003A76F6"/>
    <w:rsid w:val="003B197C"/>
    <w:rsid w:val="003B1D28"/>
    <w:rsid w:val="003B2A40"/>
    <w:rsid w:val="003B53B3"/>
    <w:rsid w:val="003C08EC"/>
    <w:rsid w:val="003C6DBB"/>
    <w:rsid w:val="003D0967"/>
    <w:rsid w:val="003D2049"/>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374B"/>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18A9"/>
    <w:rsid w:val="004C2E42"/>
    <w:rsid w:val="004C3990"/>
    <w:rsid w:val="004C5F5E"/>
    <w:rsid w:val="004C6C19"/>
    <w:rsid w:val="004D054B"/>
    <w:rsid w:val="004D0FFC"/>
    <w:rsid w:val="004D217C"/>
    <w:rsid w:val="004D53AD"/>
    <w:rsid w:val="004D5D51"/>
    <w:rsid w:val="004D7E66"/>
    <w:rsid w:val="004E1D1B"/>
    <w:rsid w:val="004E2A77"/>
    <w:rsid w:val="004E7413"/>
    <w:rsid w:val="004F18BB"/>
    <w:rsid w:val="004F467F"/>
    <w:rsid w:val="004F4EB6"/>
    <w:rsid w:val="00500C55"/>
    <w:rsid w:val="00502C16"/>
    <w:rsid w:val="00504261"/>
    <w:rsid w:val="00507D55"/>
    <w:rsid w:val="00510C3D"/>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60C65"/>
    <w:rsid w:val="005614F6"/>
    <w:rsid w:val="005633B4"/>
    <w:rsid w:val="005674BA"/>
    <w:rsid w:val="00572091"/>
    <w:rsid w:val="005741DA"/>
    <w:rsid w:val="00574F82"/>
    <w:rsid w:val="00575F9B"/>
    <w:rsid w:val="005771A3"/>
    <w:rsid w:val="0057782F"/>
    <w:rsid w:val="00577F3E"/>
    <w:rsid w:val="005815CC"/>
    <w:rsid w:val="00583141"/>
    <w:rsid w:val="0058633E"/>
    <w:rsid w:val="00590C8C"/>
    <w:rsid w:val="00593191"/>
    <w:rsid w:val="00593340"/>
    <w:rsid w:val="00595B26"/>
    <w:rsid w:val="00597535"/>
    <w:rsid w:val="005A2A95"/>
    <w:rsid w:val="005B0D58"/>
    <w:rsid w:val="005B1A45"/>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1A1F"/>
    <w:rsid w:val="006041E5"/>
    <w:rsid w:val="0060474D"/>
    <w:rsid w:val="00615D97"/>
    <w:rsid w:val="00616390"/>
    <w:rsid w:val="0062136A"/>
    <w:rsid w:val="00621FC0"/>
    <w:rsid w:val="00624344"/>
    <w:rsid w:val="006246ED"/>
    <w:rsid w:val="00627024"/>
    <w:rsid w:val="006334FD"/>
    <w:rsid w:val="006336BF"/>
    <w:rsid w:val="006361D0"/>
    <w:rsid w:val="00636E1F"/>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A1E43"/>
    <w:rsid w:val="006A20A8"/>
    <w:rsid w:val="006A2774"/>
    <w:rsid w:val="006A3DF0"/>
    <w:rsid w:val="006A43C1"/>
    <w:rsid w:val="006B1676"/>
    <w:rsid w:val="006B1D1B"/>
    <w:rsid w:val="006B5FAD"/>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64A1"/>
    <w:rsid w:val="00721FE0"/>
    <w:rsid w:val="007231AD"/>
    <w:rsid w:val="007238CA"/>
    <w:rsid w:val="00723B74"/>
    <w:rsid w:val="00725817"/>
    <w:rsid w:val="0072588D"/>
    <w:rsid w:val="00725A12"/>
    <w:rsid w:val="007262D6"/>
    <w:rsid w:val="00726B8B"/>
    <w:rsid w:val="00733084"/>
    <w:rsid w:val="007371B9"/>
    <w:rsid w:val="007371E1"/>
    <w:rsid w:val="0074553A"/>
    <w:rsid w:val="007472FB"/>
    <w:rsid w:val="00753305"/>
    <w:rsid w:val="00753F94"/>
    <w:rsid w:val="00755A6D"/>
    <w:rsid w:val="00760549"/>
    <w:rsid w:val="00761CA4"/>
    <w:rsid w:val="00762E3F"/>
    <w:rsid w:val="00764015"/>
    <w:rsid w:val="007641D3"/>
    <w:rsid w:val="0076573A"/>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43E2"/>
    <w:rsid w:val="007C7042"/>
    <w:rsid w:val="007D2F0F"/>
    <w:rsid w:val="007D2F42"/>
    <w:rsid w:val="007D7074"/>
    <w:rsid w:val="007E1D1A"/>
    <w:rsid w:val="007E2DFA"/>
    <w:rsid w:val="007F107B"/>
    <w:rsid w:val="007F5562"/>
    <w:rsid w:val="00805674"/>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86"/>
    <w:rsid w:val="008800C6"/>
    <w:rsid w:val="008825B7"/>
    <w:rsid w:val="00882DF8"/>
    <w:rsid w:val="0088492F"/>
    <w:rsid w:val="008879EF"/>
    <w:rsid w:val="00887A32"/>
    <w:rsid w:val="00890884"/>
    <w:rsid w:val="0089140E"/>
    <w:rsid w:val="00891EC9"/>
    <w:rsid w:val="00893909"/>
    <w:rsid w:val="00894717"/>
    <w:rsid w:val="008A20A2"/>
    <w:rsid w:val="008A79CD"/>
    <w:rsid w:val="008A7C9E"/>
    <w:rsid w:val="008B1D6B"/>
    <w:rsid w:val="008B1E1D"/>
    <w:rsid w:val="008B2841"/>
    <w:rsid w:val="008B2FC9"/>
    <w:rsid w:val="008B3D3F"/>
    <w:rsid w:val="008B762D"/>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148A"/>
    <w:rsid w:val="009627DC"/>
    <w:rsid w:val="00964783"/>
    <w:rsid w:val="00964FDC"/>
    <w:rsid w:val="009659E4"/>
    <w:rsid w:val="009751A4"/>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3863"/>
    <w:rsid w:val="009E45A6"/>
    <w:rsid w:val="009E4C27"/>
    <w:rsid w:val="009E5F5B"/>
    <w:rsid w:val="009E6409"/>
    <w:rsid w:val="009E7974"/>
    <w:rsid w:val="009E7BCC"/>
    <w:rsid w:val="009F2824"/>
    <w:rsid w:val="009F6454"/>
    <w:rsid w:val="009F6754"/>
    <w:rsid w:val="00A01EE1"/>
    <w:rsid w:val="00A02421"/>
    <w:rsid w:val="00A10A16"/>
    <w:rsid w:val="00A113F2"/>
    <w:rsid w:val="00A12E8B"/>
    <w:rsid w:val="00A13A4E"/>
    <w:rsid w:val="00A16B22"/>
    <w:rsid w:val="00A22142"/>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519D"/>
    <w:rsid w:val="00A952C4"/>
    <w:rsid w:val="00AA14F4"/>
    <w:rsid w:val="00AA2313"/>
    <w:rsid w:val="00AA3B47"/>
    <w:rsid w:val="00AA7BFE"/>
    <w:rsid w:val="00AB0693"/>
    <w:rsid w:val="00AB258E"/>
    <w:rsid w:val="00AB274D"/>
    <w:rsid w:val="00AB3976"/>
    <w:rsid w:val="00AB4538"/>
    <w:rsid w:val="00AB7A42"/>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622"/>
    <w:rsid w:val="00AF4B26"/>
    <w:rsid w:val="00B00BB8"/>
    <w:rsid w:val="00B01B3E"/>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258C6"/>
    <w:rsid w:val="00B32463"/>
    <w:rsid w:val="00B33205"/>
    <w:rsid w:val="00B33913"/>
    <w:rsid w:val="00B33DFA"/>
    <w:rsid w:val="00B35004"/>
    <w:rsid w:val="00B43DD5"/>
    <w:rsid w:val="00B451A9"/>
    <w:rsid w:val="00B46698"/>
    <w:rsid w:val="00B54C4B"/>
    <w:rsid w:val="00B615D9"/>
    <w:rsid w:val="00B641D0"/>
    <w:rsid w:val="00B648E0"/>
    <w:rsid w:val="00B65759"/>
    <w:rsid w:val="00B67496"/>
    <w:rsid w:val="00B75495"/>
    <w:rsid w:val="00B7694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C470B"/>
    <w:rsid w:val="00BD0091"/>
    <w:rsid w:val="00BD06A6"/>
    <w:rsid w:val="00BD3ACE"/>
    <w:rsid w:val="00BD6C74"/>
    <w:rsid w:val="00BE498F"/>
    <w:rsid w:val="00BE735C"/>
    <w:rsid w:val="00BE787E"/>
    <w:rsid w:val="00BF0878"/>
    <w:rsid w:val="00BF3358"/>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5D2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548F"/>
    <w:rsid w:val="00D06403"/>
    <w:rsid w:val="00D11F7F"/>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5217"/>
    <w:rsid w:val="00DD136D"/>
    <w:rsid w:val="00DD16BB"/>
    <w:rsid w:val="00DD2F98"/>
    <w:rsid w:val="00DD514A"/>
    <w:rsid w:val="00DD7CC3"/>
    <w:rsid w:val="00DE2BD6"/>
    <w:rsid w:val="00DE415F"/>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2CF5"/>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23EE"/>
    <w:rsid w:val="00EF2EBB"/>
    <w:rsid w:val="00EF32A4"/>
    <w:rsid w:val="00EF39B8"/>
    <w:rsid w:val="00EF3E94"/>
    <w:rsid w:val="00EF591D"/>
    <w:rsid w:val="00F01F9E"/>
    <w:rsid w:val="00F02A93"/>
    <w:rsid w:val="00F03019"/>
    <w:rsid w:val="00F104F7"/>
    <w:rsid w:val="00F127BF"/>
    <w:rsid w:val="00F13B70"/>
    <w:rsid w:val="00F150E2"/>
    <w:rsid w:val="00F154A1"/>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AF9"/>
    <w:rsid w:val="00FA57E6"/>
    <w:rsid w:val="00FA5E82"/>
    <w:rsid w:val="00FA6F95"/>
    <w:rsid w:val="00FB2166"/>
    <w:rsid w:val="00FC155C"/>
    <w:rsid w:val="00FC1B22"/>
    <w:rsid w:val="00FC253A"/>
    <w:rsid w:val="00FC4278"/>
    <w:rsid w:val="00FC5DDE"/>
    <w:rsid w:val="00FC7293"/>
    <w:rsid w:val="00FC73A2"/>
    <w:rsid w:val="00FC7ACB"/>
    <w:rsid w:val="00FD75C2"/>
    <w:rsid w:val="00FF1E0E"/>
    <w:rsid w:val="00FF4AC9"/>
    <w:rsid w:val="00FF4C70"/>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0C16"/>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751A4"/>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basedOn w:val="DefaultParagraphFon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qFormat/>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9751A4"/>
  </w:style>
  <w:style w:type="paragraph" w:customStyle="1" w:styleId="TSBHeaderRight14">
    <w:name w:val="TSBHeaderRight14"/>
    <w:basedOn w:val="Normal"/>
    <w:rsid w:val="009751A4"/>
    <w:pPr>
      <w:jc w:val="right"/>
    </w:pPr>
    <w:rPr>
      <w:b/>
      <w:bCs/>
      <w:sz w:val="28"/>
      <w:szCs w:val="28"/>
    </w:rPr>
  </w:style>
  <w:style w:type="paragraph" w:customStyle="1" w:styleId="TSBHeaderSource">
    <w:name w:val="TSBHeaderSource"/>
    <w:basedOn w:val="Normal"/>
    <w:rsid w:val="009751A4"/>
  </w:style>
  <w:style w:type="paragraph" w:customStyle="1" w:styleId="TSBHeaderSummary">
    <w:name w:val="TSBHeaderSummary"/>
    <w:basedOn w:val="Normal"/>
    <w:rsid w:val="009751A4"/>
  </w:style>
  <w:style w:type="paragraph" w:customStyle="1" w:styleId="TSBHeaderTitle">
    <w:name w:val="TSBHeaderTitle"/>
    <w:basedOn w:val="Normal"/>
    <w:rsid w:val="009751A4"/>
  </w:style>
  <w:style w:type="paragraph" w:customStyle="1" w:styleId="VenueDate">
    <w:name w:val="VenueDate"/>
    <w:basedOn w:val="Normal"/>
    <w:rsid w:val="009751A4"/>
    <w:pPr>
      <w:jc w:val="right"/>
    </w:pPr>
  </w:style>
  <w:style w:type="paragraph" w:customStyle="1" w:styleId="toc0">
    <w:name w:val="toc 0"/>
    <w:basedOn w:val="Normal"/>
    <w:next w:val="TOC1"/>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uiPriority w:val="34"/>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customStyle="1" w:styleId="Hashtag1">
    <w:name w:val="Hashtag1"/>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rsid w:val="009751A4"/>
    <w:pPr>
      <w:numPr>
        <w:numId w:val="19"/>
      </w:numPr>
      <w:contextualSpacing/>
    </w:pPr>
  </w:style>
  <w:style w:type="paragraph" w:styleId="ListNumber5">
    <w:name w:val="List Number 5"/>
    <w:basedOn w:val="Normal"/>
    <w:uiPriority w:val="99"/>
    <w:semiHidden/>
    <w:unhideWhenUsed/>
    <w:rsid w:val="009751A4"/>
    <w:pPr>
      <w:numPr>
        <w:numId w:val="20"/>
      </w:numPr>
      <w:contextualSpacing/>
    </w:pPr>
  </w:style>
  <w:style w:type="character" w:customStyle="1" w:styleId="Mention1">
    <w:name w:val="Mention1"/>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semiHidden/>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customStyle="1" w:styleId="SmartHyperlink1">
    <w:name w:val="Smart Hyperlink1"/>
    <w:basedOn w:val="DefaultParagraphFont"/>
    <w:uiPriority w:val="99"/>
    <w:semiHidden/>
    <w:unhideWhenUsed/>
    <w:rsid w:val="009751A4"/>
    <w:rPr>
      <w:u w:val="dotted"/>
    </w:rPr>
  </w:style>
  <w:style w:type="character" w:customStyle="1" w:styleId="SmartLink1">
    <w:name w:val="SmartLink1"/>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9751A4"/>
    <w:rPr>
      <w:color w:val="605E5C"/>
      <w:shd w:val="clear" w:color="auto" w:fill="E1DFDD"/>
    </w:rPr>
  </w:style>
  <w:style w:type="paragraph" w:styleId="Revision">
    <w:name w:val="Revision"/>
    <w:hidden/>
    <w:uiPriority w:val="99"/>
    <w:semiHidden/>
    <w:rsid w:val="00B258C6"/>
    <w:rPr>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24743">
      <w:bodyDiv w:val="1"/>
      <w:marLeft w:val="0"/>
      <w:marRight w:val="0"/>
      <w:marTop w:val="0"/>
      <w:marBottom w:val="0"/>
      <w:divBdr>
        <w:top w:val="none" w:sz="0" w:space="0" w:color="auto"/>
        <w:left w:val="none" w:sz="0" w:space="0" w:color="auto"/>
        <w:bottom w:val="none" w:sz="0" w:space="0" w:color="auto"/>
        <w:right w:val="none" w:sz="0" w:space="0" w:color="auto"/>
      </w:divBdr>
    </w:div>
    <w:div w:id="82058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an-manuel.canet@orange.com"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itu.int/go/terminology-database"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375FC01B27B496196F08A56DC9A5BA9"/>
        <w:category>
          <w:name w:val="General"/>
          <w:gallery w:val="placeholder"/>
        </w:category>
        <w:types>
          <w:type w:val="bbPlcHdr"/>
        </w:types>
        <w:behaviors>
          <w:behavior w:val="content"/>
        </w:behaviors>
        <w:guid w:val="{C92E1745-530A-408E-BB8C-37058CA343DE}"/>
      </w:docPartPr>
      <w:docPartBody>
        <w:p w:rsidR="004C51FA" w:rsidRDefault="004B2E25" w:rsidP="004B2E25">
          <w:pPr>
            <w:pStyle w:val="B375FC01B27B496196F08A56DC9A5BA9"/>
          </w:pPr>
          <w:r w:rsidRPr="001229A4">
            <w:rPr>
              <w:rStyle w:val="PlaceholderText"/>
            </w:rPr>
            <w:t>Click here to enter text.</w:t>
          </w:r>
        </w:p>
      </w:docPartBody>
    </w:docPart>
    <w:docPart>
      <w:docPartPr>
        <w:name w:val="3539A92101E446298413911154F111AA"/>
        <w:category>
          <w:name w:val="General"/>
          <w:gallery w:val="placeholder"/>
        </w:category>
        <w:types>
          <w:type w:val="bbPlcHdr"/>
        </w:types>
        <w:behaviors>
          <w:behavior w:val="content"/>
        </w:behaviors>
        <w:guid w:val="{2E85112A-89F9-464D-B6E4-48471BA7F161}"/>
      </w:docPartPr>
      <w:docPartBody>
        <w:p w:rsidR="004C51FA" w:rsidRDefault="004B2E25" w:rsidP="004B2E25">
          <w:pPr>
            <w:pStyle w:val="3539A92101E446298413911154F111AA"/>
          </w:pPr>
          <w:r w:rsidRPr="00136DDD">
            <w:rPr>
              <w:rStyle w:val="PlaceholderText"/>
            </w:rPr>
            <w:t>Insert an abstract under 200 words that describes the content of the document, including a clear description of any proposals it may contain.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Yu Gothic"/>
    <w:panose1 w:val="00000000000000000000"/>
    <w:charset w:val="80"/>
    <w:family w:val="auto"/>
    <w:notTrueType/>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G Times">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E25"/>
    <w:rsid w:val="000B5EC9"/>
    <w:rsid w:val="003D173F"/>
    <w:rsid w:val="003D2049"/>
    <w:rsid w:val="004B2E25"/>
    <w:rsid w:val="004B49E7"/>
    <w:rsid w:val="004C51FA"/>
    <w:rsid w:val="00A00233"/>
    <w:rsid w:val="00BF7658"/>
    <w:rsid w:val="00E664AE"/>
    <w:rsid w:val="00E72F05"/>
    <w:rsid w:val="00EB2B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2E25"/>
    <w:rPr>
      <w:rFonts w:ascii="Times New Roman" w:hAnsi="Times New Roman"/>
      <w:color w:val="808080"/>
    </w:rPr>
  </w:style>
  <w:style w:type="paragraph" w:customStyle="1" w:styleId="B375FC01B27B496196F08A56DC9A5BA9">
    <w:name w:val="B375FC01B27B496196F08A56DC9A5BA9"/>
    <w:rsid w:val="004B2E25"/>
  </w:style>
  <w:style w:type="paragraph" w:customStyle="1" w:styleId="3539A92101E446298413911154F111AA">
    <w:name w:val="3539A92101E446298413911154F111AA"/>
    <w:rsid w:val="004B2E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12526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PC</cp:lastModifiedBy>
  <cp:revision>3</cp:revision>
  <cp:lastPrinted>2011-04-05T14:28:00Z</cp:lastPrinted>
  <dcterms:created xsi:type="dcterms:W3CDTF">2025-05-07T10:12:00Z</dcterms:created>
  <dcterms:modified xsi:type="dcterms:W3CDTF">2025-05-20T07:37:00Z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