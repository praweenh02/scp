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40" w:type="dxa"/>
        <w:jc w:val="center"/>
        <w:tblLayout w:type="fixed"/>
        <w:tblCellMar>
          <w:left w:w="57" w:type="dxa"/>
          <w:right w:w="57" w:type="dxa"/>
        </w:tblCellMar>
        <w:tblLook w:val="0000" w:firstRow="0" w:lastRow="0" w:firstColumn="0" w:lastColumn="0" w:noHBand="0" w:noVBand="0"/>
      </w:tblPr>
      <w:tblGrid>
        <w:gridCol w:w="1134"/>
        <w:gridCol w:w="284"/>
        <w:gridCol w:w="169"/>
        <w:gridCol w:w="9"/>
        <w:gridCol w:w="3507"/>
        <w:gridCol w:w="142"/>
        <w:gridCol w:w="201"/>
        <w:gridCol w:w="4194"/>
      </w:tblGrid>
      <w:tr w:rsidR="00384C4A" w:rsidRPr="0037415F" w:rsidTr="00690870">
        <w:trPr>
          <w:cantSplit/>
          <w:jc w:val="center"/>
        </w:trPr>
        <w:tc>
          <w:tcPr>
            <w:tcW w:w="1134" w:type="dxa"/>
            <w:vMerge w:val="restart"/>
            <w:vAlign w:val="center"/>
          </w:tcPr>
          <w:p w:rsidR="00384C4A" w:rsidRPr="00567F52" w:rsidRDefault="00384C4A" w:rsidP="00F36497">
            <w:pPr>
              <w:spacing w:before="0"/>
              <w:jc w:val="center"/>
            </w:pPr>
            <w:r>
              <w:rPr>
                <w:noProof/>
                <w:lang w:val="en-IN" w:eastAsia="en-IN" w:bidi="hi-IN"/>
              </w:rPr>
              <w:drawing>
                <wp:inline distT="0" distB="0" distL="0" distR="0" wp14:anchorId="1FADB973" wp14:editId="3E4BE79E">
                  <wp:extent cx="647700" cy="704850"/>
                  <wp:effectExtent l="0" t="0" r="0" b="0"/>
                  <wp:docPr id="1" name="Picture 1"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and white logo&#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7700" cy="704850"/>
                          </a:xfrm>
                          <a:prstGeom prst="rect">
                            <a:avLst/>
                          </a:prstGeom>
                          <a:noFill/>
                          <a:ln>
                            <a:noFill/>
                          </a:ln>
                        </pic:spPr>
                      </pic:pic>
                    </a:graphicData>
                  </a:graphic>
                </wp:inline>
              </w:drawing>
            </w:r>
          </w:p>
        </w:tc>
        <w:tc>
          <w:tcPr>
            <w:tcW w:w="3969" w:type="dxa"/>
            <w:gridSpan w:val="4"/>
            <w:vMerge w:val="restart"/>
            <w:vAlign w:val="center"/>
          </w:tcPr>
          <w:p w:rsidR="00384C4A" w:rsidRPr="00F70513" w:rsidRDefault="00384C4A" w:rsidP="00F36497">
            <w:pPr>
              <w:rPr>
                <w:sz w:val="16"/>
                <w:szCs w:val="16"/>
              </w:rPr>
            </w:pPr>
            <w:r w:rsidRPr="00F70513">
              <w:rPr>
                <w:sz w:val="16"/>
                <w:szCs w:val="16"/>
              </w:rPr>
              <w:t>INTERNATIONAL TELECOMMUNICATION UNION</w:t>
            </w:r>
          </w:p>
          <w:p w:rsidR="00384C4A" w:rsidRPr="006264C9" w:rsidRDefault="00384C4A" w:rsidP="00F36497">
            <w:pPr>
              <w:rPr>
                <w:b/>
                <w:bCs/>
                <w:sz w:val="26"/>
                <w:szCs w:val="26"/>
              </w:rPr>
            </w:pPr>
            <w:r w:rsidRPr="006264C9">
              <w:rPr>
                <w:b/>
                <w:bCs/>
                <w:sz w:val="26"/>
                <w:szCs w:val="26"/>
              </w:rPr>
              <w:t>TELECOMMUNICATION</w:t>
            </w:r>
            <w:r w:rsidRPr="006264C9">
              <w:rPr>
                <w:b/>
                <w:bCs/>
                <w:sz w:val="26"/>
                <w:szCs w:val="26"/>
              </w:rPr>
              <w:br/>
              <w:t>STANDARDIZATION SECTOR</w:t>
            </w:r>
          </w:p>
          <w:p w:rsidR="00384C4A" w:rsidRPr="007F664D" w:rsidRDefault="00384C4A" w:rsidP="00F36497">
            <w:pPr>
              <w:rPr>
                <w:sz w:val="20"/>
                <w:szCs w:val="20"/>
              </w:rPr>
            </w:pPr>
            <w:r w:rsidRPr="006264C9">
              <w:rPr>
                <w:sz w:val="20"/>
                <w:szCs w:val="20"/>
              </w:rPr>
              <w:t xml:space="preserve">STUDY PERIOD </w:t>
            </w:r>
            <w:r>
              <w:rPr>
                <w:sz w:val="20"/>
                <w:szCs w:val="20"/>
              </w:rPr>
              <w:t>2025-2028</w:t>
            </w:r>
          </w:p>
        </w:tc>
        <w:tc>
          <w:tcPr>
            <w:tcW w:w="4537" w:type="dxa"/>
            <w:gridSpan w:val="3"/>
            <w:vAlign w:val="center"/>
          </w:tcPr>
          <w:p w:rsidR="00384C4A" w:rsidRPr="00D64445" w:rsidRDefault="00384C4A" w:rsidP="00384C4A">
            <w:pPr>
              <w:pStyle w:val="Docnumber"/>
            </w:pPr>
            <w:r w:rsidRPr="00D64445">
              <w:rPr>
                <w:noProof/>
              </w:rPr>
              <w:t>SG5</w:t>
            </w:r>
            <w:r w:rsidRPr="00D64445">
              <w:t>-C</w:t>
            </w:r>
            <w:r w:rsidR="004929E8" w:rsidRPr="00D64445">
              <w:t>XXX</w:t>
            </w:r>
          </w:p>
        </w:tc>
      </w:tr>
      <w:tr w:rsidR="00384C4A" w:rsidRPr="0095099F" w:rsidTr="00690870">
        <w:trPr>
          <w:cantSplit/>
          <w:jc w:val="center"/>
        </w:trPr>
        <w:tc>
          <w:tcPr>
            <w:tcW w:w="1134" w:type="dxa"/>
            <w:vMerge/>
          </w:tcPr>
          <w:p w:rsidR="00384C4A" w:rsidRPr="00072A4E" w:rsidRDefault="00384C4A" w:rsidP="00F36497">
            <w:pPr>
              <w:rPr>
                <w:smallCaps/>
                <w:sz w:val="20"/>
              </w:rPr>
            </w:pPr>
          </w:p>
        </w:tc>
        <w:tc>
          <w:tcPr>
            <w:tcW w:w="3969" w:type="dxa"/>
            <w:gridSpan w:val="4"/>
            <w:vMerge/>
          </w:tcPr>
          <w:p w:rsidR="00384C4A" w:rsidRPr="00072A4E" w:rsidRDefault="00384C4A" w:rsidP="00F36497">
            <w:pPr>
              <w:rPr>
                <w:smallCaps/>
                <w:sz w:val="20"/>
              </w:rPr>
            </w:pPr>
          </w:p>
        </w:tc>
        <w:tc>
          <w:tcPr>
            <w:tcW w:w="4537" w:type="dxa"/>
            <w:gridSpan w:val="3"/>
          </w:tcPr>
          <w:p w:rsidR="00384C4A" w:rsidRPr="00D64445" w:rsidRDefault="00384C4A" w:rsidP="00F36497">
            <w:pPr>
              <w:pStyle w:val="TSBHeaderRight14"/>
            </w:pPr>
            <w:r w:rsidRPr="00D64445">
              <w:rPr>
                <w:noProof/>
              </w:rPr>
              <w:t>STUDY GROUP 5</w:t>
            </w:r>
            <w:r w:rsidRPr="00D64445">
              <w:t xml:space="preserve"> </w:t>
            </w:r>
          </w:p>
        </w:tc>
      </w:tr>
      <w:tr w:rsidR="00384C4A" w:rsidRPr="0037415F" w:rsidTr="00690870">
        <w:trPr>
          <w:cantSplit/>
          <w:jc w:val="center"/>
        </w:trPr>
        <w:tc>
          <w:tcPr>
            <w:tcW w:w="1134" w:type="dxa"/>
            <w:vMerge/>
            <w:tcBorders>
              <w:bottom w:val="single" w:sz="12" w:space="0" w:color="auto"/>
            </w:tcBorders>
          </w:tcPr>
          <w:p w:rsidR="00384C4A" w:rsidRPr="0037415F" w:rsidRDefault="00384C4A" w:rsidP="00F36497">
            <w:pPr>
              <w:rPr>
                <w:b/>
                <w:bCs/>
                <w:sz w:val="26"/>
              </w:rPr>
            </w:pPr>
          </w:p>
        </w:tc>
        <w:tc>
          <w:tcPr>
            <w:tcW w:w="3969" w:type="dxa"/>
            <w:gridSpan w:val="4"/>
            <w:vMerge/>
            <w:tcBorders>
              <w:bottom w:val="single" w:sz="12" w:space="0" w:color="auto"/>
            </w:tcBorders>
          </w:tcPr>
          <w:p w:rsidR="00384C4A" w:rsidRPr="0037415F" w:rsidRDefault="00384C4A" w:rsidP="00F36497">
            <w:pPr>
              <w:rPr>
                <w:b/>
                <w:bCs/>
                <w:sz w:val="26"/>
              </w:rPr>
            </w:pPr>
          </w:p>
        </w:tc>
        <w:tc>
          <w:tcPr>
            <w:tcW w:w="4537" w:type="dxa"/>
            <w:gridSpan w:val="3"/>
            <w:tcBorders>
              <w:bottom w:val="single" w:sz="12" w:space="0" w:color="auto"/>
            </w:tcBorders>
            <w:vAlign w:val="center"/>
          </w:tcPr>
          <w:p w:rsidR="00384C4A" w:rsidRPr="00D64445" w:rsidRDefault="00384C4A" w:rsidP="00F36497">
            <w:pPr>
              <w:pStyle w:val="TSBHeaderRight14"/>
            </w:pPr>
            <w:r w:rsidRPr="00D64445">
              <w:t>Original: English</w:t>
            </w:r>
          </w:p>
        </w:tc>
      </w:tr>
      <w:tr w:rsidR="00384C4A" w:rsidRPr="0037415F" w:rsidTr="00690870">
        <w:trPr>
          <w:cantSplit/>
          <w:jc w:val="center"/>
        </w:trPr>
        <w:tc>
          <w:tcPr>
            <w:tcW w:w="1418" w:type="dxa"/>
            <w:gridSpan w:val="2"/>
          </w:tcPr>
          <w:p w:rsidR="00384C4A" w:rsidRPr="0037415F" w:rsidRDefault="00384C4A" w:rsidP="00F36497">
            <w:pPr>
              <w:rPr>
                <w:b/>
                <w:bCs/>
              </w:rPr>
            </w:pPr>
            <w:r w:rsidRPr="0037415F">
              <w:rPr>
                <w:b/>
                <w:bCs/>
              </w:rPr>
              <w:t>Question(s):</w:t>
            </w:r>
          </w:p>
        </w:tc>
        <w:tc>
          <w:tcPr>
            <w:tcW w:w="3827" w:type="dxa"/>
            <w:gridSpan w:val="4"/>
          </w:tcPr>
          <w:p w:rsidR="00384C4A" w:rsidRPr="00D64445" w:rsidRDefault="004929E8" w:rsidP="00F36497">
            <w:pPr>
              <w:pStyle w:val="TSBHeaderQuestion"/>
            </w:pPr>
            <w:r w:rsidRPr="00D64445">
              <w:rPr>
                <w:noProof/>
              </w:rPr>
              <w:t>4/5</w:t>
            </w:r>
          </w:p>
        </w:tc>
        <w:tc>
          <w:tcPr>
            <w:tcW w:w="4395" w:type="dxa"/>
            <w:gridSpan w:val="2"/>
          </w:tcPr>
          <w:p w:rsidR="00384C4A" w:rsidRPr="00D64445" w:rsidRDefault="004929E8" w:rsidP="00F36497">
            <w:pPr>
              <w:pStyle w:val="VenueDate"/>
            </w:pPr>
            <w:r w:rsidRPr="00D64445">
              <w:t>Geneva, 03-12 June 2025</w:t>
            </w:r>
          </w:p>
        </w:tc>
      </w:tr>
      <w:tr w:rsidR="00384C4A" w:rsidRPr="00A4045F" w:rsidTr="00690870">
        <w:trPr>
          <w:cantSplit/>
          <w:jc w:val="center"/>
        </w:trPr>
        <w:tc>
          <w:tcPr>
            <w:tcW w:w="9640" w:type="dxa"/>
            <w:gridSpan w:val="8"/>
          </w:tcPr>
          <w:p w:rsidR="00384C4A" w:rsidRPr="00D64445" w:rsidRDefault="00384C4A" w:rsidP="00F36497">
            <w:pPr>
              <w:jc w:val="center"/>
              <w:rPr>
                <w:b/>
                <w:bCs/>
              </w:rPr>
            </w:pPr>
            <w:r w:rsidRPr="00D64445">
              <w:rPr>
                <w:b/>
                <w:bCs/>
              </w:rPr>
              <w:t>CONTRIBUTION</w:t>
            </w:r>
          </w:p>
        </w:tc>
      </w:tr>
      <w:tr w:rsidR="00384C4A" w:rsidRPr="0037415F" w:rsidTr="00690870">
        <w:trPr>
          <w:cantSplit/>
          <w:jc w:val="center"/>
        </w:trPr>
        <w:tc>
          <w:tcPr>
            <w:tcW w:w="1418" w:type="dxa"/>
            <w:gridSpan w:val="2"/>
          </w:tcPr>
          <w:p w:rsidR="00384C4A" w:rsidRPr="0037415F" w:rsidRDefault="00384C4A" w:rsidP="00F36497">
            <w:pPr>
              <w:rPr>
                <w:b/>
                <w:bCs/>
              </w:rPr>
            </w:pPr>
            <w:r>
              <w:rPr>
                <w:b/>
                <w:bCs/>
              </w:rPr>
              <w:t>Source:</w:t>
            </w:r>
          </w:p>
        </w:tc>
        <w:tc>
          <w:tcPr>
            <w:tcW w:w="8222" w:type="dxa"/>
            <w:gridSpan w:val="6"/>
          </w:tcPr>
          <w:p w:rsidR="00384C4A" w:rsidRPr="00D64445" w:rsidRDefault="002F032B" w:rsidP="00F36497">
            <w:pPr>
              <w:pStyle w:val="TSBHeaderSource"/>
            </w:pPr>
            <w:r>
              <w:t xml:space="preserve">   </w:t>
            </w:r>
            <w:r w:rsidR="004929E8" w:rsidRPr="00D64445">
              <w:t>Ministry of Communications, India</w:t>
            </w:r>
          </w:p>
        </w:tc>
      </w:tr>
      <w:tr w:rsidR="004929E8" w:rsidRPr="003B24BE" w:rsidTr="00690870">
        <w:tblPrEx>
          <w:jc w:val="left"/>
        </w:tblPrEx>
        <w:trPr>
          <w:cantSplit/>
        </w:trPr>
        <w:tc>
          <w:tcPr>
            <w:tcW w:w="1587" w:type="dxa"/>
            <w:gridSpan w:val="3"/>
            <w:tcBorders>
              <w:bottom w:val="single" w:sz="8" w:space="0" w:color="auto"/>
            </w:tcBorders>
          </w:tcPr>
          <w:p w:rsidR="004929E8" w:rsidRPr="003B24BE" w:rsidRDefault="004929E8" w:rsidP="00EB691B">
            <w:pPr>
              <w:rPr>
                <w:b/>
                <w:bCs/>
                <w:lang w:val="en-US"/>
              </w:rPr>
            </w:pPr>
            <w:r w:rsidRPr="003B24BE">
              <w:rPr>
                <w:b/>
                <w:bCs/>
                <w:lang w:val="en-US"/>
              </w:rPr>
              <w:t>Title:</w:t>
            </w:r>
          </w:p>
        </w:tc>
        <w:tc>
          <w:tcPr>
            <w:tcW w:w="8053" w:type="dxa"/>
            <w:gridSpan w:val="5"/>
            <w:tcBorders>
              <w:bottom w:val="single" w:sz="8" w:space="0" w:color="auto"/>
            </w:tcBorders>
          </w:tcPr>
          <w:p w:rsidR="004929E8" w:rsidRPr="00D64445" w:rsidRDefault="00D64445" w:rsidP="00EB691B">
            <w:pPr>
              <w:pStyle w:val="TSBHeaderTitle"/>
              <w:rPr>
                <w:lang w:val="en-US"/>
              </w:rPr>
            </w:pPr>
            <w:r>
              <w:rPr>
                <w:lang w:val="en-US"/>
              </w:rPr>
              <w:t xml:space="preserve">Proposal to update </w:t>
            </w:r>
            <w:r w:rsidR="004929E8" w:rsidRPr="00D64445">
              <w:rPr>
                <w:lang w:val="en-US"/>
              </w:rPr>
              <w:t xml:space="preserve">baseline text of </w:t>
            </w:r>
            <w:r w:rsidR="00690870">
              <w:rPr>
                <w:lang w:val="en-US"/>
              </w:rPr>
              <w:t xml:space="preserve">draft </w:t>
            </w:r>
            <w:r w:rsidR="004929E8" w:rsidRPr="00D64445">
              <w:rPr>
                <w:lang w:val="en-US"/>
              </w:rPr>
              <w:t xml:space="preserve">new ITU-T Recommendation </w:t>
            </w:r>
            <w:proofErr w:type="spellStart"/>
            <w:r w:rsidR="00690870">
              <w:t>K.emc_satellite_ES</w:t>
            </w:r>
            <w:proofErr w:type="spellEnd"/>
            <w:r w:rsidR="00690870">
              <w:t xml:space="preserve"> “Electromagnetic compatibility requirements and test methods for Earth stations for satellite communications”</w:t>
            </w:r>
            <w:r w:rsidR="00690870" w:rsidRPr="00D64445">
              <w:t xml:space="preserve"> </w:t>
            </w:r>
            <w:r w:rsidR="00B32B37" w:rsidRPr="00D64445">
              <w:t>[Geneva, 03-12 June 2025]</w:t>
            </w:r>
          </w:p>
        </w:tc>
      </w:tr>
      <w:tr w:rsidR="004929E8" w:rsidRPr="003B24BE" w:rsidTr="00690870">
        <w:trPr>
          <w:cantSplit/>
          <w:jc w:val="center"/>
        </w:trPr>
        <w:tc>
          <w:tcPr>
            <w:tcW w:w="1596" w:type="dxa"/>
            <w:gridSpan w:val="4"/>
            <w:tcBorders>
              <w:top w:val="single" w:sz="6" w:space="0" w:color="auto"/>
              <w:bottom w:val="single" w:sz="6" w:space="0" w:color="auto"/>
            </w:tcBorders>
          </w:tcPr>
          <w:p w:rsidR="004929E8" w:rsidRPr="003B24BE" w:rsidRDefault="004929E8" w:rsidP="00EB691B">
            <w:pPr>
              <w:tabs>
                <w:tab w:val="left" w:pos="794"/>
                <w:tab w:val="left" w:pos="1191"/>
                <w:tab w:val="left" w:pos="1588"/>
                <w:tab w:val="left" w:pos="1985"/>
              </w:tabs>
              <w:overflowPunct w:val="0"/>
              <w:autoSpaceDE w:val="0"/>
              <w:autoSpaceDN w:val="0"/>
              <w:adjustRightInd w:val="0"/>
              <w:textAlignment w:val="baseline"/>
              <w:rPr>
                <w:rFonts w:eastAsia="Times New Roman"/>
                <w:b/>
                <w:bCs/>
              </w:rPr>
            </w:pPr>
            <w:r w:rsidRPr="003B24BE">
              <w:rPr>
                <w:rFonts w:eastAsia="Times New Roman"/>
                <w:b/>
                <w:bCs/>
              </w:rPr>
              <w:t>Contact:</w:t>
            </w:r>
          </w:p>
        </w:tc>
        <w:tc>
          <w:tcPr>
            <w:tcW w:w="3850" w:type="dxa"/>
            <w:gridSpan w:val="3"/>
            <w:tcBorders>
              <w:top w:val="single" w:sz="6" w:space="0" w:color="auto"/>
              <w:bottom w:val="single" w:sz="6" w:space="0" w:color="auto"/>
            </w:tcBorders>
          </w:tcPr>
          <w:p w:rsidR="004929E8" w:rsidRDefault="00D64445" w:rsidP="00D64445">
            <w:pPr>
              <w:tabs>
                <w:tab w:val="left" w:pos="794"/>
                <w:tab w:val="left" w:pos="1191"/>
                <w:tab w:val="left" w:pos="1588"/>
                <w:tab w:val="left" w:pos="1985"/>
              </w:tabs>
              <w:overflowPunct w:val="0"/>
              <w:autoSpaceDE w:val="0"/>
              <w:autoSpaceDN w:val="0"/>
              <w:adjustRightInd w:val="0"/>
              <w:spacing w:before="0"/>
              <w:textAlignment w:val="baseline"/>
              <w:rPr>
                <w:lang w:val="en-US"/>
              </w:rPr>
            </w:pPr>
            <w:r>
              <w:rPr>
                <w:lang w:val="en-US"/>
              </w:rPr>
              <w:t>Anshul Kumar Gupta</w:t>
            </w:r>
            <w:r w:rsidR="004929E8" w:rsidRPr="003B24BE">
              <w:rPr>
                <w:lang w:val="en-US"/>
              </w:rPr>
              <w:br/>
            </w:r>
            <w:r>
              <w:rPr>
                <w:lang w:val="en-US"/>
              </w:rPr>
              <w:t>TEC, DOT</w:t>
            </w:r>
          </w:p>
          <w:p w:rsidR="00D64445" w:rsidRPr="00D64445" w:rsidRDefault="00D64445" w:rsidP="00D64445">
            <w:pPr>
              <w:tabs>
                <w:tab w:val="left" w:pos="794"/>
                <w:tab w:val="left" w:pos="1191"/>
                <w:tab w:val="left" w:pos="1588"/>
                <w:tab w:val="left" w:pos="1985"/>
              </w:tabs>
              <w:overflowPunct w:val="0"/>
              <w:autoSpaceDE w:val="0"/>
              <w:autoSpaceDN w:val="0"/>
              <w:adjustRightInd w:val="0"/>
              <w:spacing w:before="0"/>
              <w:textAlignment w:val="baseline"/>
              <w:rPr>
                <w:lang w:val="en-US"/>
              </w:rPr>
            </w:pPr>
            <w:r w:rsidRPr="00D64445">
              <w:t>Ministry of Communications, India</w:t>
            </w:r>
          </w:p>
        </w:tc>
        <w:tc>
          <w:tcPr>
            <w:tcW w:w="4194" w:type="dxa"/>
            <w:tcBorders>
              <w:top w:val="single" w:sz="6" w:space="0" w:color="auto"/>
              <w:bottom w:val="single" w:sz="6" w:space="0" w:color="auto"/>
            </w:tcBorders>
          </w:tcPr>
          <w:p w:rsidR="004929E8" w:rsidRPr="003B24BE" w:rsidRDefault="00D64445" w:rsidP="00EB691B">
            <w:pPr>
              <w:tabs>
                <w:tab w:val="left" w:pos="794"/>
                <w:tab w:val="left" w:pos="1191"/>
                <w:tab w:val="left" w:pos="1588"/>
                <w:tab w:val="left" w:pos="1985"/>
              </w:tabs>
              <w:overflowPunct w:val="0"/>
              <w:autoSpaceDE w:val="0"/>
              <w:autoSpaceDN w:val="0"/>
              <w:adjustRightInd w:val="0"/>
              <w:textAlignment w:val="baseline"/>
              <w:rPr>
                <w:rFonts w:eastAsia="Times New Roman"/>
                <w:lang w:val="fr-CH"/>
              </w:rPr>
            </w:pPr>
            <w:r>
              <w:rPr>
                <w:lang w:val="pt-BR"/>
              </w:rPr>
              <w:t xml:space="preserve">Tel: </w:t>
            </w:r>
            <w:r>
              <w:rPr>
                <w:lang w:val="pt-BR"/>
              </w:rPr>
              <w:tab/>
              <w:t>+91 9785951159</w:t>
            </w:r>
            <w:r w:rsidR="004929E8" w:rsidRPr="003B24BE">
              <w:rPr>
                <w:lang w:val="pt-BR"/>
              </w:rPr>
              <w:br/>
              <w:t>E-mail:</w:t>
            </w:r>
            <w:r w:rsidR="004929E8" w:rsidRPr="003B24BE">
              <w:rPr>
                <w:lang w:val="pt-BR"/>
              </w:rPr>
              <w:tab/>
            </w:r>
            <w:hyperlink r:id="rId8" w:history="1">
              <w:r w:rsidRPr="000D5907">
                <w:rPr>
                  <w:rStyle w:val="Hyperlink"/>
                  <w:lang w:val="pt-BR"/>
                </w:rPr>
                <w:t>anshulkr.gupta@gov.in</w:t>
              </w:r>
            </w:hyperlink>
          </w:p>
        </w:tc>
      </w:tr>
      <w:tr w:rsidR="000E5B3D" w:rsidRPr="003B24BE" w:rsidTr="00690870">
        <w:trPr>
          <w:cantSplit/>
          <w:jc w:val="center"/>
        </w:trPr>
        <w:tc>
          <w:tcPr>
            <w:tcW w:w="1596" w:type="dxa"/>
            <w:gridSpan w:val="4"/>
            <w:tcBorders>
              <w:top w:val="single" w:sz="6" w:space="0" w:color="auto"/>
              <w:bottom w:val="single" w:sz="6" w:space="0" w:color="auto"/>
            </w:tcBorders>
          </w:tcPr>
          <w:p w:rsidR="000E5B3D" w:rsidRPr="003B24BE" w:rsidRDefault="000E5B3D" w:rsidP="000E5B3D">
            <w:pPr>
              <w:tabs>
                <w:tab w:val="left" w:pos="794"/>
                <w:tab w:val="left" w:pos="1191"/>
                <w:tab w:val="left" w:pos="1588"/>
                <w:tab w:val="left" w:pos="1985"/>
              </w:tabs>
              <w:overflowPunct w:val="0"/>
              <w:autoSpaceDE w:val="0"/>
              <w:autoSpaceDN w:val="0"/>
              <w:adjustRightInd w:val="0"/>
              <w:textAlignment w:val="baseline"/>
              <w:rPr>
                <w:rFonts w:eastAsia="Times New Roman"/>
                <w:b/>
                <w:bCs/>
              </w:rPr>
            </w:pPr>
            <w:r w:rsidRPr="003B24BE">
              <w:rPr>
                <w:rFonts w:eastAsia="Times New Roman"/>
                <w:b/>
                <w:bCs/>
              </w:rPr>
              <w:t>Contact:</w:t>
            </w:r>
          </w:p>
        </w:tc>
        <w:tc>
          <w:tcPr>
            <w:tcW w:w="3850" w:type="dxa"/>
            <w:gridSpan w:val="3"/>
            <w:tcBorders>
              <w:top w:val="single" w:sz="6" w:space="0" w:color="auto"/>
              <w:bottom w:val="single" w:sz="6" w:space="0" w:color="auto"/>
            </w:tcBorders>
          </w:tcPr>
          <w:p w:rsidR="000E5B3D" w:rsidRDefault="000E5B3D" w:rsidP="000E5B3D">
            <w:pPr>
              <w:spacing w:before="0"/>
              <w:rPr>
                <w:lang w:val="en-US"/>
              </w:rPr>
            </w:pPr>
            <w:proofErr w:type="spellStart"/>
            <w:r>
              <w:rPr>
                <w:lang w:val="en-US"/>
              </w:rPr>
              <w:t>Neha</w:t>
            </w:r>
            <w:proofErr w:type="spellEnd"/>
            <w:r>
              <w:rPr>
                <w:lang w:val="en-US"/>
              </w:rPr>
              <w:t xml:space="preserve"> </w:t>
            </w:r>
            <w:proofErr w:type="spellStart"/>
            <w:r>
              <w:rPr>
                <w:lang w:val="en-US"/>
              </w:rPr>
              <w:t>Upadhyay</w:t>
            </w:r>
            <w:proofErr w:type="spellEnd"/>
          </w:p>
          <w:p w:rsidR="000E5B3D" w:rsidRDefault="000E5B3D" w:rsidP="000E5B3D">
            <w:pPr>
              <w:spacing w:before="0"/>
              <w:rPr>
                <w:lang w:val="en-US"/>
              </w:rPr>
            </w:pPr>
            <w:r>
              <w:rPr>
                <w:lang w:val="pl-PL"/>
              </w:rPr>
              <w:t>DoT</w:t>
            </w:r>
            <w:r>
              <w:rPr>
                <w:lang w:val="pl-PL"/>
              </w:rPr>
              <w:br/>
              <w:t>Ministry of Communications, India</w:t>
            </w:r>
          </w:p>
        </w:tc>
        <w:tc>
          <w:tcPr>
            <w:tcW w:w="4194" w:type="dxa"/>
            <w:tcBorders>
              <w:top w:val="single" w:sz="6" w:space="0" w:color="auto"/>
              <w:bottom w:val="single" w:sz="6" w:space="0" w:color="auto"/>
            </w:tcBorders>
          </w:tcPr>
          <w:p w:rsidR="000E5B3D" w:rsidRPr="00862EF1" w:rsidRDefault="000E5B3D" w:rsidP="000E5B3D">
            <w:pPr>
              <w:rPr>
                <w:lang w:val="en-US"/>
              </w:rPr>
            </w:pPr>
            <w:r w:rsidRPr="00862EF1">
              <w:rPr>
                <w:lang w:val="en-US"/>
              </w:rPr>
              <w:t>Tel: +</w:t>
            </w:r>
            <w:r>
              <w:rPr>
                <w:lang w:val="en-US"/>
              </w:rPr>
              <w:t xml:space="preserve">91 </w:t>
            </w:r>
            <w:bookmarkStart w:id="0" w:name="_GoBack"/>
            <w:bookmarkEnd w:id="0"/>
            <w:r w:rsidRPr="00862EF1">
              <w:rPr>
                <w:lang w:val="en-US"/>
              </w:rPr>
              <w:br/>
              <w:t xml:space="preserve">E-mail: </w:t>
            </w:r>
            <w:hyperlink r:id="rId9" w:history="1">
              <w:r w:rsidRPr="00460239">
                <w:rPr>
                  <w:rStyle w:val="Hyperlink"/>
                  <w:lang w:val="en-US"/>
                </w:rPr>
                <w:t>neha.upadhyay86@gov.in</w:t>
              </w:r>
            </w:hyperlink>
          </w:p>
        </w:tc>
      </w:tr>
      <w:tr w:rsidR="000E5B3D" w:rsidTr="000E5B3D">
        <w:tblPrEx>
          <w:jc w:val="left"/>
          <w:tblLook w:val="04A0" w:firstRow="1" w:lastRow="0" w:firstColumn="1" w:lastColumn="0" w:noHBand="0" w:noVBand="1"/>
        </w:tblPrEx>
        <w:trPr>
          <w:cantSplit/>
          <w:trHeight w:val="275"/>
        </w:trPr>
        <w:tc>
          <w:tcPr>
            <w:tcW w:w="1587" w:type="dxa"/>
            <w:gridSpan w:val="3"/>
          </w:tcPr>
          <w:p w:rsidR="000E5B3D" w:rsidRDefault="000E5B3D" w:rsidP="000E5B3D">
            <w:pPr>
              <w:rPr>
                <w:b/>
                <w:bCs/>
              </w:rPr>
            </w:pPr>
          </w:p>
          <w:p w:rsidR="000E5B3D" w:rsidRDefault="000E5B3D" w:rsidP="000E5B3D">
            <w:pPr>
              <w:rPr>
                <w:b/>
                <w:bCs/>
              </w:rPr>
            </w:pPr>
            <w:r>
              <w:rPr>
                <w:b/>
                <w:bCs/>
              </w:rPr>
              <w:t>Abstract:</w:t>
            </w:r>
          </w:p>
        </w:tc>
        <w:tc>
          <w:tcPr>
            <w:tcW w:w="8053" w:type="dxa"/>
            <w:gridSpan w:val="5"/>
          </w:tcPr>
          <w:p w:rsidR="000E5B3D" w:rsidRDefault="000E5B3D" w:rsidP="000E5B3D">
            <w:pPr>
              <w:pStyle w:val="TSBHeaderSummary"/>
              <w:rPr>
                <w:lang w:val="en-US" w:eastAsia="zh-CN"/>
              </w:rPr>
            </w:pPr>
          </w:p>
          <w:p w:rsidR="000E5B3D" w:rsidRPr="005E4E4C" w:rsidRDefault="000E5B3D" w:rsidP="000E5B3D">
            <w:pPr>
              <w:pStyle w:val="TSBHeaderSummary"/>
              <w:rPr>
                <w:spacing w:val="-2"/>
                <w:lang w:eastAsia="zh-CN"/>
              </w:rPr>
            </w:pPr>
            <w:r w:rsidRPr="006B4DA0">
              <w:rPr>
                <w:lang w:val="en-US" w:eastAsia="zh-CN"/>
              </w:rPr>
              <w:t xml:space="preserve">This </w:t>
            </w:r>
            <w:r>
              <w:rPr>
                <w:lang w:val="en-US" w:eastAsia="zh-CN"/>
              </w:rPr>
              <w:t xml:space="preserve">document contain proposal for update in baseline text of the draft new </w:t>
            </w:r>
            <w:r>
              <w:t xml:space="preserve">ITU-T Recommendation </w:t>
            </w:r>
            <w:proofErr w:type="spellStart"/>
            <w:r>
              <w:t>K.emc_satellite_ES</w:t>
            </w:r>
            <w:proofErr w:type="spellEnd"/>
            <w:r>
              <w:t xml:space="preserve"> “Electromagnetic compatibility requirements and test methods for Earth stations for satellite communications”.</w:t>
            </w:r>
          </w:p>
        </w:tc>
      </w:tr>
    </w:tbl>
    <w:p w:rsidR="00690870" w:rsidRDefault="00690870" w:rsidP="00690870">
      <w:pPr>
        <w:pStyle w:val="Heading1"/>
        <w:numPr>
          <w:ilvl w:val="0"/>
          <w:numId w:val="0"/>
        </w:numPr>
        <w:spacing w:before="120" w:after="120"/>
      </w:pPr>
    </w:p>
    <w:p w:rsidR="00690870" w:rsidRPr="00181A45" w:rsidRDefault="00690870" w:rsidP="00690870">
      <w:pPr>
        <w:pStyle w:val="Heading1"/>
        <w:numPr>
          <w:ilvl w:val="0"/>
          <w:numId w:val="0"/>
        </w:numPr>
        <w:spacing w:before="120" w:after="120"/>
        <w:rPr>
          <w:bCs w:val="0"/>
          <w:color w:val="000000"/>
          <w:szCs w:val="18"/>
        </w:rPr>
      </w:pPr>
      <w:r>
        <w:t>Proposal</w:t>
      </w:r>
    </w:p>
    <w:p w:rsidR="00690870" w:rsidRDefault="00690870" w:rsidP="002559BB">
      <w:pPr>
        <w:jc w:val="both"/>
      </w:pPr>
      <w:r>
        <w:rPr>
          <w:lang w:val="en-US" w:eastAsia="en-US"/>
        </w:rPr>
        <w:t xml:space="preserve">This document </w:t>
      </w:r>
      <w:r w:rsidR="002559BB">
        <w:rPr>
          <w:lang w:val="en-US" w:eastAsia="en-US"/>
        </w:rPr>
        <w:t xml:space="preserve">proposes following updates in baseline text of </w:t>
      </w:r>
      <w:r w:rsidR="002559BB">
        <w:rPr>
          <w:lang w:val="en-US" w:eastAsia="zh-CN"/>
        </w:rPr>
        <w:t xml:space="preserve">draft new </w:t>
      </w:r>
      <w:r w:rsidR="002559BB">
        <w:t xml:space="preserve">ITU-T Recommendation </w:t>
      </w:r>
      <w:proofErr w:type="spellStart"/>
      <w:r w:rsidR="002559BB">
        <w:t>K.emc_satellite_ES</w:t>
      </w:r>
      <w:proofErr w:type="spellEnd"/>
      <w:r w:rsidR="002559BB">
        <w:t>:</w:t>
      </w:r>
    </w:p>
    <w:p w:rsidR="002559BB" w:rsidRDefault="003D19C5" w:rsidP="00072792">
      <w:pPr>
        <w:pStyle w:val="ListParagraph"/>
        <w:numPr>
          <w:ilvl w:val="0"/>
          <w:numId w:val="25"/>
        </w:numPr>
        <w:ind w:left="1985"/>
        <w:jc w:val="both"/>
      </w:pPr>
      <w:r>
        <w:t>Summary added</w:t>
      </w:r>
    </w:p>
    <w:p w:rsidR="009C7AD2" w:rsidRDefault="009C7AD2" w:rsidP="00072792">
      <w:pPr>
        <w:pStyle w:val="ListParagraph"/>
        <w:numPr>
          <w:ilvl w:val="0"/>
          <w:numId w:val="25"/>
        </w:numPr>
        <w:ind w:left="1985"/>
        <w:jc w:val="both"/>
      </w:pPr>
      <w:r>
        <w:t>Update in reference</w:t>
      </w:r>
    </w:p>
    <w:p w:rsidR="003D19C5" w:rsidRDefault="003D19C5" w:rsidP="00072792">
      <w:pPr>
        <w:pStyle w:val="ListParagraph"/>
        <w:numPr>
          <w:ilvl w:val="0"/>
          <w:numId w:val="25"/>
        </w:numPr>
        <w:ind w:left="1985"/>
        <w:jc w:val="both"/>
      </w:pPr>
      <w:r>
        <w:t>Addition of content in clause 6</w:t>
      </w:r>
      <w:r w:rsidR="00072792">
        <w:t xml:space="preserve"> and 7</w:t>
      </w:r>
    </w:p>
    <w:p w:rsidR="00072792" w:rsidRDefault="00072792" w:rsidP="00072792">
      <w:pPr>
        <w:pStyle w:val="ListParagraph"/>
        <w:numPr>
          <w:ilvl w:val="0"/>
          <w:numId w:val="25"/>
        </w:numPr>
        <w:ind w:left="1985"/>
        <w:jc w:val="both"/>
      </w:pPr>
      <w:r>
        <w:t>Update in clause 8 and 9.</w:t>
      </w:r>
    </w:p>
    <w:p w:rsidR="00690870" w:rsidRDefault="00690870" w:rsidP="00690870">
      <w:pPr>
        <w:spacing w:before="0"/>
      </w:pPr>
      <w:r>
        <w:br w:type="page"/>
      </w:r>
    </w:p>
    <w:p w:rsidR="00690870" w:rsidRDefault="00690870" w:rsidP="00690870">
      <w:pPr>
        <w:pStyle w:val="ListParagraph"/>
        <w:jc w:val="both"/>
      </w:pPr>
    </w:p>
    <w:p w:rsidR="00690870" w:rsidRPr="00D5473C" w:rsidRDefault="00690870" w:rsidP="00690870">
      <w:pPr>
        <w:pStyle w:val="RecNo"/>
        <w:rPr>
          <w:lang w:eastAsia="zh-CN"/>
        </w:rPr>
      </w:pPr>
      <w:bookmarkStart w:id="1" w:name="_Hlk85553521"/>
      <w:r w:rsidRPr="00D5473C">
        <w:t xml:space="preserve">Draft new </w:t>
      </w:r>
      <w:proofErr w:type="spellStart"/>
      <w:r w:rsidRPr="00D5473C">
        <w:t>Recommandation</w:t>
      </w:r>
      <w:proofErr w:type="spellEnd"/>
      <w:r w:rsidRPr="00D5473C">
        <w:t xml:space="preserve"> </w:t>
      </w:r>
      <w:proofErr w:type="spellStart"/>
      <w:r>
        <w:t>K.emc_satellite_ES</w:t>
      </w:r>
      <w:proofErr w:type="spellEnd"/>
      <w:r>
        <w:t xml:space="preserve"> </w:t>
      </w:r>
    </w:p>
    <w:p w:rsidR="00690870" w:rsidRDefault="00690870" w:rsidP="00690870">
      <w:pPr>
        <w:pStyle w:val="Rectitle"/>
        <w:rPr>
          <w:lang w:eastAsia="zh-CN"/>
        </w:rPr>
      </w:pPr>
      <w:r>
        <w:tab/>
        <w:t>Electromagnetic compatibility requirements and test methods for Earth stations for satellite communications</w:t>
      </w:r>
    </w:p>
    <w:p w:rsidR="00690870" w:rsidRPr="00EE23F4" w:rsidRDefault="00690870" w:rsidP="00690870">
      <w:pPr>
        <w:rPr>
          <w:b/>
          <w:bCs/>
        </w:rPr>
      </w:pPr>
      <w:r w:rsidRPr="00EE23F4">
        <w:rPr>
          <w:b/>
          <w:bCs/>
        </w:rPr>
        <w:t>Summary</w:t>
      </w:r>
    </w:p>
    <w:p w:rsidR="00B80EB4" w:rsidRPr="004E001D" w:rsidRDefault="00B80EB4" w:rsidP="00B80EB4">
      <w:pPr>
        <w:spacing w:before="240" w:after="120"/>
        <w:jc w:val="both"/>
        <w:rPr>
          <w:ins w:id="2" w:author="HP" w:date="2025-04-20T23:51:00Z"/>
          <w:lang w:eastAsia="zh-CN"/>
        </w:rPr>
      </w:pPr>
      <w:ins w:id="3" w:author="HP" w:date="2025-04-20T23:51:00Z">
        <w:r w:rsidRPr="004E001D">
          <w:rPr>
            <w:lang w:eastAsia="zh-CN"/>
          </w:rPr>
          <w:t xml:space="preserve">This </w:t>
        </w:r>
        <w:r>
          <w:rPr>
            <w:lang w:eastAsia="zh-CN"/>
          </w:rPr>
          <w:t>R</w:t>
        </w:r>
        <w:r w:rsidRPr="004E001D">
          <w:rPr>
            <w:lang w:eastAsia="zh-CN"/>
          </w:rPr>
          <w:t xml:space="preserve">ecommendation establishes the essential electromagnetic compatibility (EMC) requirements for </w:t>
        </w:r>
      </w:ins>
      <w:ins w:id="4" w:author="HP" w:date="2025-04-20T23:52:00Z">
        <w:r>
          <w:t xml:space="preserve">Satellite Earth Stations </w:t>
        </w:r>
        <w:r w:rsidRPr="00F627C1">
          <w:t>and ancillary accessories</w:t>
        </w:r>
        <w:r>
          <w:t xml:space="preserve"> used in the Fixed Satellite Services (FSS)</w:t>
        </w:r>
      </w:ins>
      <w:ins w:id="5" w:author="HP" w:date="2025-04-20T23:51:00Z">
        <w:r w:rsidRPr="004E001D">
          <w:rPr>
            <w:lang w:eastAsia="zh-CN"/>
          </w:rPr>
          <w:t xml:space="preserve">. This Recommendation specifies the emission and immunity requirements for </w:t>
        </w:r>
      </w:ins>
      <w:ins w:id="6" w:author="HP" w:date="2025-04-20T23:53:00Z">
        <w:r>
          <w:t>Satellite Earth Stations</w:t>
        </w:r>
      </w:ins>
      <w:ins w:id="7" w:author="HP" w:date="2025-04-20T23:51:00Z">
        <w:r w:rsidRPr="004E001D">
          <w:rPr>
            <w:lang w:eastAsia="zh-CN"/>
          </w:rPr>
          <w:t xml:space="preserve"> and ancillary equipment. It also describes test conditions for emission and immunity testing. Performance assessment and criteria for immunity tests are also specified.</w:t>
        </w:r>
      </w:ins>
    </w:p>
    <w:p w:rsidR="00690870" w:rsidDel="00B80EB4" w:rsidRDefault="00690870" w:rsidP="00690870">
      <w:pPr>
        <w:spacing w:after="120"/>
        <w:jc w:val="both"/>
        <w:rPr>
          <w:del w:id="8" w:author="HP" w:date="2025-04-20T23:51:00Z"/>
        </w:rPr>
      </w:pPr>
      <w:del w:id="9" w:author="HP" w:date="2025-04-20T23:51:00Z">
        <w:r w:rsidDel="00B80EB4">
          <w:delText xml:space="preserve">To be added. </w:delText>
        </w:r>
      </w:del>
    </w:p>
    <w:p w:rsidR="00690870" w:rsidRDefault="00690870" w:rsidP="00690870"/>
    <w:p w:rsidR="00690870" w:rsidRDefault="00690870" w:rsidP="00690870">
      <w:pPr>
        <w:rPr>
          <w:b/>
          <w:bCs/>
        </w:rPr>
      </w:pPr>
      <w:r w:rsidRPr="00EE23F4">
        <w:rPr>
          <w:b/>
          <w:bCs/>
        </w:rPr>
        <w:t>Keywords</w:t>
      </w:r>
    </w:p>
    <w:p w:rsidR="00690870" w:rsidRPr="00EE23F4" w:rsidDel="00B80EB4" w:rsidRDefault="00B80EB4" w:rsidP="00690870">
      <w:pPr>
        <w:spacing w:after="120"/>
        <w:jc w:val="both"/>
        <w:rPr>
          <w:del w:id="10" w:author="HP" w:date="2025-04-20T23:53:00Z"/>
          <w:lang w:val="en-US" w:eastAsia="zh-CN"/>
        </w:rPr>
      </w:pPr>
      <w:ins w:id="11" w:author="HP" w:date="2025-04-20T23:53:00Z">
        <w:r w:rsidRPr="004E001D">
          <w:rPr>
            <w:lang w:eastAsia="zh-CN"/>
          </w:rPr>
          <w:t xml:space="preserve">Electromagnetic compatibility, EMC, satellite </w:t>
        </w:r>
        <w:r>
          <w:rPr>
            <w:lang w:eastAsia="zh-CN"/>
          </w:rPr>
          <w:t>earth station</w:t>
        </w:r>
        <w:r w:rsidRPr="00EE23F4" w:rsidDel="00B80EB4">
          <w:t xml:space="preserve"> </w:t>
        </w:r>
      </w:ins>
      <w:del w:id="12" w:author="HP" w:date="2025-04-20T23:53:00Z">
        <w:r w:rsidR="00690870" w:rsidRPr="00EE23F4" w:rsidDel="00B80EB4">
          <w:delText>To be added</w:delText>
        </w:r>
      </w:del>
    </w:p>
    <w:p w:rsidR="00690870" w:rsidRDefault="00690870" w:rsidP="00690870">
      <w:pPr>
        <w:spacing w:before="0"/>
        <w:rPr>
          <w:b/>
          <w:sz w:val="28"/>
          <w:szCs w:val="20"/>
        </w:rPr>
      </w:pPr>
      <w:r>
        <w:br w:type="page"/>
      </w:r>
    </w:p>
    <w:p w:rsidR="00690870" w:rsidRPr="00D5473C" w:rsidRDefault="00690870" w:rsidP="00690870">
      <w:pPr>
        <w:pStyle w:val="RecNo"/>
        <w:rPr>
          <w:lang w:eastAsia="zh-CN"/>
        </w:rPr>
      </w:pPr>
      <w:r w:rsidRPr="00D5473C">
        <w:lastRenderedPageBreak/>
        <w:t xml:space="preserve">Draft new </w:t>
      </w:r>
      <w:proofErr w:type="spellStart"/>
      <w:r w:rsidRPr="00D5473C">
        <w:t>Recommandation</w:t>
      </w:r>
      <w:proofErr w:type="spellEnd"/>
      <w:r w:rsidRPr="00D5473C">
        <w:t xml:space="preserve"> </w:t>
      </w:r>
      <w:proofErr w:type="spellStart"/>
      <w:r>
        <w:t>K.emc_satellite_ES</w:t>
      </w:r>
      <w:proofErr w:type="spellEnd"/>
      <w:r>
        <w:t xml:space="preserve"> </w:t>
      </w:r>
    </w:p>
    <w:p w:rsidR="00690870" w:rsidRDefault="00690870" w:rsidP="00690870">
      <w:pPr>
        <w:pStyle w:val="Rectitle"/>
        <w:rPr>
          <w:lang w:eastAsia="zh-CN"/>
        </w:rPr>
      </w:pPr>
      <w:r>
        <w:tab/>
        <w:t>Electromagnetic compatibility requirements and test methods for Earth stations for satellite communications</w:t>
      </w:r>
    </w:p>
    <w:p w:rsidR="00690870" w:rsidRDefault="00690870" w:rsidP="00690870">
      <w:pPr>
        <w:pStyle w:val="Heading1"/>
        <w:numPr>
          <w:ilvl w:val="0"/>
          <w:numId w:val="1"/>
        </w:numPr>
      </w:pPr>
      <w:bookmarkStart w:id="13" w:name="_Toc437591008"/>
      <w:bookmarkStart w:id="14" w:name="_Toc10818688"/>
      <w:bookmarkStart w:id="15" w:name="_Toc449513885"/>
      <w:bookmarkStart w:id="16" w:name="_Toc437525417"/>
      <w:bookmarkStart w:id="17" w:name="_Toc16081327"/>
      <w:bookmarkStart w:id="18" w:name="_Toc450886751"/>
      <w:bookmarkStart w:id="19" w:name="_Toc449513581"/>
      <w:bookmarkStart w:id="20" w:name="_Toc437525872"/>
      <w:bookmarkStart w:id="21" w:name="_Toc17108411"/>
      <w:r>
        <w:t>Scope</w:t>
      </w:r>
      <w:bookmarkEnd w:id="13"/>
      <w:bookmarkEnd w:id="14"/>
      <w:bookmarkEnd w:id="15"/>
      <w:bookmarkEnd w:id="16"/>
      <w:bookmarkEnd w:id="17"/>
      <w:bookmarkEnd w:id="18"/>
      <w:bookmarkEnd w:id="19"/>
      <w:bookmarkEnd w:id="20"/>
      <w:bookmarkEnd w:id="21"/>
    </w:p>
    <w:p w:rsidR="00690870" w:rsidRDefault="00690870" w:rsidP="00690870">
      <w:pPr>
        <w:spacing w:after="120"/>
        <w:jc w:val="both"/>
        <w:rPr>
          <w:lang w:val="en-US" w:eastAsia="zh-CN"/>
        </w:rPr>
      </w:pPr>
      <w:r>
        <w:t xml:space="preserve">This Recommendation defines the essential </w:t>
      </w:r>
      <w:r>
        <w:rPr>
          <w:lang w:val="en-US"/>
        </w:rPr>
        <w:t>electromagnetic compatibility</w:t>
      </w:r>
      <w:r>
        <w:rPr>
          <w:lang w:eastAsia="zh-CN"/>
        </w:rPr>
        <w:t xml:space="preserve"> (</w:t>
      </w:r>
      <w:r>
        <w:t xml:space="preserve">EMC) requirements for Satellite Earth Stations </w:t>
      </w:r>
      <w:r w:rsidRPr="00F627C1">
        <w:t>and ancillary accessories</w:t>
      </w:r>
      <w:r>
        <w:t xml:space="preserve"> used in the Fixed Satellite Services (FSS). This Recommendation also describes the test conditions for emission and immunity testing. Methods of measurement and limits for emissions, test methods and levels, performance assessment, and performance criteria for immunity tests are also specified. </w:t>
      </w:r>
      <w:bookmarkStart w:id="22" w:name="_2_References"/>
      <w:bookmarkEnd w:id="22"/>
      <w:r>
        <w:t>This new Recommendation will not cover any spectrum requirement of these devices because these provisions are produced by ITU-R</w:t>
      </w:r>
      <w:r>
        <w:rPr>
          <w:lang w:eastAsia="zh-CN"/>
        </w:rPr>
        <w:t xml:space="preserve">. </w:t>
      </w:r>
    </w:p>
    <w:p w:rsidR="00690870" w:rsidRDefault="00690870" w:rsidP="00690870">
      <w:pPr>
        <w:pStyle w:val="Heading1"/>
        <w:numPr>
          <w:ilvl w:val="0"/>
          <w:numId w:val="1"/>
        </w:numPr>
      </w:pPr>
      <w:bookmarkStart w:id="23" w:name="_Toc450886752"/>
      <w:bookmarkStart w:id="24" w:name="_Toc437591009"/>
      <w:bookmarkStart w:id="25" w:name="_Toc16081328"/>
      <w:bookmarkStart w:id="26" w:name="_Toc437525873"/>
      <w:bookmarkStart w:id="27" w:name="_Toc10818689"/>
      <w:bookmarkStart w:id="28" w:name="_Toc17108412"/>
      <w:bookmarkStart w:id="29" w:name="_Toc449513582"/>
      <w:bookmarkStart w:id="30" w:name="_Toc437525418"/>
      <w:bookmarkStart w:id="31" w:name="_Toc449513886"/>
      <w:r>
        <w:t>References</w:t>
      </w:r>
      <w:bookmarkEnd w:id="23"/>
      <w:bookmarkEnd w:id="24"/>
      <w:bookmarkEnd w:id="25"/>
      <w:bookmarkEnd w:id="26"/>
      <w:bookmarkEnd w:id="27"/>
      <w:bookmarkEnd w:id="28"/>
      <w:bookmarkEnd w:id="29"/>
      <w:bookmarkEnd w:id="30"/>
      <w:bookmarkEnd w:id="31"/>
    </w:p>
    <w:p w:rsidR="00690870" w:rsidRDefault="00690870" w:rsidP="00690870">
      <w:pPr>
        <w:tabs>
          <w:tab w:val="left" w:pos="794"/>
          <w:tab w:val="left" w:pos="1191"/>
          <w:tab w:val="left" w:pos="1588"/>
          <w:tab w:val="left" w:pos="1985"/>
        </w:tabs>
        <w:jc w:val="both"/>
        <w:rPr>
          <w:lang w:val="en-US"/>
        </w:rPr>
      </w:pPr>
      <w:r>
        <w:rPr>
          <w:lang w:val="en-US"/>
        </w:rPr>
        <w:t>The following ITU-T Recommendations and other references contain provisions which, through reference in this text, constitute provisions of this Recommendation. At the time of publication, the editions indicated were valid. All Recommendations and other references are subject to revision; users of this Recommendation are therefore encouraged to investigate the possibility of applying the most recent edition of the Recommendations and other references listed below. A list of the currently valid ITU-T Recommendations is regularly published. The reference to a document within this Recommendation does not give it, as a stand-alone document, the status of a Recommendation.</w:t>
      </w:r>
    </w:p>
    <w:p w:rsidR="007B46E7" w:rsidRDefault="007B46E7" w:rsidP="007B46E7">
      <w:pPr>
        <w:pStyle w:val="Reftext"/>
        <w:tabs>
          <w:tab w:val="left" w:pos="2410"/>
        </w:tabs>
        <w:ind w:left="2410" w:hanging="2410"/>
        <w:jc w:val="both"/>
        <w:rPr>
          <w:ins w:id="32" w:author="PC" w:date="2025-04-28T14:23:00Z"/>
        </w:rPr>
      </w:pPr>
      <w:ins w:id="33" w:author="HP" w:date="2025-04-20T23:56:00Z">
        <w:r w:rsidRPr="004E001D">
          <w:t>[I</w:t>
        </w:r>
        <w:r w:rsidRPr="004E001D">
          <w:rPr>
            <w:rFonts w:eastAsia="SimSun"/>
            <w:lang w:eastAsia="zh-CN"/>
          </w:rPr>
          <w:t>TU-T K.116</w:t>
        </w:r>
        <w:r w:rsidRPr="004E001D">
          <w:t>]</w:t>
        </w:r>
        <w:r w:rsidRPr="004E001D">
          <w:tab/>
        </w:r>
        <w:r w:rsidRPr="004E001D">
          <w:rPr>
            <w:rFonts w:eastAsia="SimSun"/>
            <w:lang w:eastAsia="zh-CN"/>
          </w:rPr>
          <w:t xml:space="preserve">Recommendation ITU-T K.116 </w:t>
        </w:r>
        <w:r w:rsidRPr="004E001D">
          <w:t>(201</w:t>
        </w:r>
        <w:r w:rsidRPr="004E001D">
          <w:rPr>
            <w:rFonts w:eastAsia="SimSun"/>
            <w:lang w:eastAsia="zh-CN"/>
          </w:rPr>
          <w:t>9</w:t>
        </w:r>
        <w:r w:rsidRPr="004E001D">
          <w:t>)</w:t>
        </w:r>
        <w:r w:rsidRPr="004E001D">
          <w:rPr>
            <w:lang w:eastAsia="zh-CN"/>
          </w:rPr>
          <w:t xml:space="preserve">, </w:t>
        </w:r>
        <w:r w:rsidRPr="004E001D">
          <w:rPr>
            <w:i/>
            <w:iCs/>
          </w:rPr>
          <w:t>Electromagnetic compatibility</w:t>
        </w:r>
        <w:r w:rsidRPr="004E001D">
          <w:rPr>
            <w:rFonts w:eastAsia="SimSun"/>
            <w:i/>
            <w:iCs/>
            <w:lang w:eastAsia="zh-CN"/>
          </w:rPr>
          <w:t xml:space="preserve"> </w:t>
        </w:r>
        <w:r w:rsidRPr="004E001D">
          <w:rPr>
            <w:i/>
            <w:iCs/>
          </w:rPr>
          <w:t>requirements and test methods for radio telecommunication terminal equipment</w:t>
        </w:r>
        <w:r w:rsidRPr="004E001D">
          <w:t>.</w:t>
        </w:r>
      </w:ins>
    </w:p>
    <w:p w:rsidR="00252511" w:rsidRPr="003B24BE" w:rsidRDefault="00252511" w:rsidP="00252511">
      <w:pPr>
        <w:pStyle w:val="Reftext"/>
        <w:tabs>
          <w:tab w:val="left" w:pos="2410"/>
        </w:tabs>
        <w:ind w:left="2410" w:hanging="2410"/>
        <w:jc w:val="both"/>
        <w:rPr>
          <w:ins w:id="34" w:author="PC" w:date="2025-04-28T14:23:00Z"/>
        </w:rPr>
      </w:pPr>
      <w:ins w:id="35" w:author="PC" w:date="2025-04-28T14:23:00Z">
        <w:r w:rsidRPr="003B24BE">
          <w:t>[ITU-T K.136]</w:t>
        </w:r>
        <w:r w:rsidRPr="003B24BE">
          <w:tab/>
          <w:t>Recommendation ITU-T K.</w:t>
        </w:r>
        <w:r w:rsidRPr="003B24BE">
          <w:rPr>
            <w:lang w:eastAsia="zh-CN"/>
          </w:rPr>
          <w:t>1</w:t>
        </w:r>
        <w:r w:rsidRPr="003B24BE">
          <w:rPr>
            <w:lang w:val="en-US" w:eastAsia="zh-CN"/>
          </w:rPr>
          <w:t>3</w:t>
        </w:r>
        <w:r w:rsidRPr="003B24BE">
          <w:rPr>
            <w:lang w:eastAsia="zh-CN"/>
          </w:rPr>
          <w:t>6</w:t>
        </w:r>
        <w:r w:rsidRPr="003B24BE">
          <w:t xml:space="preserve"> (</w:t>
        </w:r>
        <w:r w:rsidRPr="003B24BE">
          <w:rPr>
            <w:lang w:eastAsia="zh-CN"/>
          </w:rPr>
          <w:t>2022</w:t>
        </w:r>
        <w:r w:rsidRPr="003B24BE">
          <w:t xml:space="preserve">), </w:t>
        </w:r>
        <w:r w:rsidRPr="003B24BE">
          <w:rPr>
            <w:i/>
            <w:iCs/>
          </w:rPr>
          <w:t>Electromagnetic compatibility requirements radio telecommunication equipment</w:t>
        </w:r>
      </w:ins>
    </w:p>
    <w:p w:rsidR="00252511" w:rsidRDefault="00252511" w:rsidP="00252511">
      <w:pPr>
        <w:pStyle w:val="Reftext"/>
        <w:tabs>
          <w:tab w:val="left" w:pos="2410"/>
        </w:tabs>
        <w:ind w:left="0" w:firstLine="0"/>
        <w:jc w:val="both"/>
        <w:rPr>
          <w:ins w:id="36" w:author="HP" w:date="2025-04-20T23:56:00Z"/>
        </w:rPr>
        <w:pPrChange w:id="37" w:author="PC" w:date="2025-04-28T14:23:00Z">
          <w:pPr>
            <w:pStyle w:val="Reftext"/>
            <w:tabs>
              <w:tab w:val="left" w:pos="2410"/>
            </w:tabs>
            <w:ind w:left="2410" w:hanging="2410"/>
            <w:jc w:val="both"/>
          </w:pPr>
        </w:pPrChange>
      </w:pPr>
    </w:p>
    <w:p w:rsidR="00690870" w:rsidRDefault="00690870" w:rsidP="00690870">
      <w:pPr>
        <w:pStyle w:val="Reftext"/>
        <w:tabs>
          <w:tab w:val="left" w:pos="2410"/>
        </w:tabs>
        <w:ind w:left="2410" w:hanging="2410"/>
        <w:jc w:val="both"/>
        <w:rPr>
          <w:i/>
          <w:iCs/>
        </w:rPr>
      </w:pPr>
      <w:r>
        <w:t xml:space="preserve"> [IEC CISPR </w:t>
      </w:r>
      <w:r>
        <w:rPr>
          <w:rFonts w:hint="eastAsia"/>
        </w:rPr>
        <w:t>3</w:t>
      </w:r>
      <w:r>
        <w:t>2]</w:t>
      </w:r>
      <w:r>
        <w:tab/>
      </w:r>
      <w:r>
        <w:rPr>
          <w:rFonts w:hint="eastAsia"/>
        </w:rPr>
        <w:t>IEC</w:t>
      </w:r>
      <w:r>
        <w:t xml:space="preserve"> CISPR </w:t>
      </w:r>
      <w:r>
        <w:rPr>
          <w:rFonts w:hint="eastAsia"/>
        </w:rPr>
        <w:t>3</w:t>
      </w:r>
      <w:r>
        <w:t>2 (20</w:t>
      </w:r>
      <w:r>
        <w:rPr>
          <w:rFonts w:hint="eastAsia"/>
        </w:rPr>
        <w:t>15</w:t>
      </w:r>
      <w:r>
        <w:t xml:space="preserve">), A1 (2019), </w:t>
      </w:r>
      <w:r>
        <w:rPr>
          <w:i/>
          <w:iCs/>
        </w:rPr>
        <w:t>Electromagnetic compatibility of multimedia equipment –</w:t>
      </w:r>
      <w:r>
        <w:rPr>
          <w:rFonts w:hint="eastAsia"/>
          <w:i/>
          <w:iCs/>
        </w:rPr>
        <w:t xml:space="preserve"> </w:t>
      </w:r>
      <w:r>
        <w:rPr>
          <w:i/>
          <w:iCs/>
        </w:rPr>
        <w:t>Emission requirements</w:t>
      </w:r>
      <w:r>
        <w:rPr>
          <w:iCs/>
        </w:rPr>
        <w:t>.</w:t>
      </w:r>
    </w:p>
    <w:p w:rsidR="00690870" w:rsidRDefault="00690870" w:rsidP="00690870">
      <w:pPr>
        <w:pStyle w:val="Reftext"/>
        <w:tabs>
          <w:tab w:val="left" w:pos="2410"/>
        </w:tabs>
        <w:ind w:left="2410" w:hanging="2410"/>
        <w:jc w:val="both"/>
        <w:rPr>
          <w:rFonts w:eastAsia="SimSun"/>
          <w:i/>
          <w:iCs/>
          <w:sz w:val="21"/>
          <w:szCs w:val="21"/>
          <w:lang w:eastAsia="ko-KR"/>
        </w:rPr>
      </w:pPr>
      <w:r>
        <w:t>[IEC 61000-3-2]</w:t>
      </w:r>
      <w:r>
        <w:tab/>
      </w:r>
      <w:r>
        <w:rPr>
          <w:lang w:eastAsia="zh-CN"/>
        </w:rPr>
        <w:t>IEC 61000-3-2</w:t>
      </w:r>
      <w:r>
        <w:rPr>
          <w:rFonts w:hint="eastAsia"/>
          <w:lang w:eastAsia="zh-CN"/>
        </w:rPr>
        <w:t xml:space="preserve"> (201</w:t>
      </w:r>
      <w:r>
        <w:rPr>
          <w:lang w:eastAsia="zh-CN"/>
        </w:rPr>
        <w:t>8</w:t>
      </w:r>
      <w:r>
        <w:rPr>
          <w:rFonts w:hint="eastAsia"/>
          <w:lang w:eastAsia="zh-CN"/>
        </w:rPr>
        <w:t>)</w:t>
      </w:r>
      <w:r>
        <w:rPr>
          <w:lang w:eastAsia="zh-CN"/>
        </w:rPr>
        <w:t xml:space="preserve">, </w:t>
      </w:r>
      <w:r>
        <w:rPr>
          <w:i/>
          <w:iCs/>
          <w:lang w:eastAsia="zh-CN"/>
        </w:rPr>
        <w:t xml:space="preserve">Electromagnetic compatibility (EMC) </w:t>
      </w:r>
      <w:r>
        <w:rPr>
          <w:i/>
          <w:iCs/>
        </w:rPr>
        <w:t>Part 3</w:t>
      </w:r>
      <w:r>
        <w:rPr>
          <w:i/>
          <w:iCs/>
          <w:lang w:eastAsia="zh-CN"/>
        </w:rPr>
        <w:noBreakHyphen/>
        <w:t xml:space="preserve">2: </w:t>
      </w:r>
      <w:r>
        <w:rPr>
          <w:i/>
          <w:iCs/>
        </w:rPr>
        <w:t xml:space="preserve">Limits – </w:t>
      </w:r>
      <w:r>
        <w:rPr>
          <w:i/>
          <w:iCs/>
          <w:lang w:eastAsia="zh-CN"/>
        </w:rPr>
        <w:t xml:space="preserve">Limits for harmonic current emissions (equipment input current </w:t>
      </w:r>
      <w:r>
        <w:rPr>
          <w:rFonts w:eastAsia="SimSun"/>
          <w:i/>
          <w:iCs/>
          <w:lang w:eastAsia="zh-CN"/>
        </w:rPr>
        <w:t>≤ </w:t>
      </w:r>
      <w:r>
        <w:rPr>
          <w:i/>
          <w:iCs/>
          <w:lang w:eastAsia="zh-CN"/>
        </w:rPr>
        <w:t>16 A per phase)</w:t>
      </w:r>
      <w:r>
        <w:rPr>
          <w:iCs/>
          <w:lang w:eastAsia="zh-CN"/>
        </w:rPr>
        <w:t>.</w:t>
      </w:r>
    </w:p>
    <w:p w:rsidR="00690870" w:rsidRDefault="00690870" w:rsidP="00690870">
      <w:pPr>
        <w:pStyle w:val="Reftext"/>
        <w:tabs>
          <w:tab w:val="left" w:pos="2410"/>
        </w:tabs>
        <w:ind w:left="2410" w:hanging="2410"/>
        <w:jc w:val="both"/>
        <w:rPr>
          <w:i/>
          <w:lang w:eastAsia="zh-CN"/>
        </w:rPr>
      </w:pPr>
      <w:r>
        <w:rPr>
          <w:rFonts w:hint="eastAsia"/>
          <w:lang w:eastAsia="zh-CN"/>
        </w:rPr>
        <w:t>[</w:t>
      </w:r>
      <w:r>
        <w:rPr>
          <w:lang w:eastAsia="zh-CN"/>
        </w:rPr>
        <w:t>IEC 61000-3-3</w:t>
      </w:r>
      <w:r>
        <w:rPr>
          <w:rFonts w:hint="eastAsia"/>
          <w:lang w:eastAsia="zh-CN"/>
        </w:rPr>
        <w:t>]</w:t>
      </w:r>
      <w:r>
        <w:rPr>
          <w:rFonts w:hint="eastAsia"/>
          <w:lang w:eastAsia="zh-CN"/>
        </w:rPr>
        <w:tab/>
      </w:r>
      <w:r>
        <w:rPr>
          <w:lang w:eastAsia="zh-CN"/>
        </w:rPr>
        <w:t>IEC 61000-3-3 (2013)</w:t>
      </w:r>
      <w:r>
        <w:rPr>
          <w:rFonts w:hint="eastAsia"/>
          <w:lang w:eastAsia="zh-CN"/>
        </w:rPr>
        <w:t>,</w:t>
      </w:r>
      <w:r>
        <w:rPr>
          <w:lang w:eastAsia="zh-CN"/>
        </w:rPr>
        <w:t xml:space="preserve"> A1 (2017)</w:t>
      </w:r>
      <w:r>
        <w:rPr>
          <w:rFonts w:hint="eastAsia"/>
          <w:lang w:eastAsia="zh-CN"/>
        </w:rPr>
        <w:t xml:space="preserve"> </w:t>
      </w:r>
      <w:r>
        <w:rPr>
          <w:i/>
          <w:lang w:eastAsia="zh-CN"/>
        </w:rPr>
        <w:t xml:space="preserve">Electromagnetic compatibility (EMC) – Part 3-3: Limits – Limitation of voltage changes, voltage fluctuations and flicker in public low-voltage supply systems, for equipment with rated current </w:t>
      </w:r>
      <w:r>
        <w:rPr>
          <w:rFonts w:eastAsia="SimSun"/>
          <w:i/>
          <w:iCs/>
          <w:lang w:eastAsia="zh-CN"/>
        </w:rPr>
        <w:t>≤</w:t>
      </w:r>
      <w:r>
        <w:rPr>
          <w:i/>
          <w:iCs/>
          <w:lang w:eastAsia="zh-CN"/>
        </w:rPr>
        <w:t> 16 </w:t>
      </w:r>
      <w:r>
        <w:rPr>
          <w:i/>
          <w:lang w:eastAsia="zh-CN"/>
        </w:rPr>
        <w:t>A per phase and not subject to conditional connection</w:t>
      </w:r>
      <w:r>
        <w:rPr>
          <w:lang w:eastAsia="zh-CN"/>
        </w:rPr>
        <w:t>.</w:t>
      </w:r>
    </w:p>
    <w:p w:rsidR="00690870" w:rsidRDefault="00690870" w:rsidP="00690870">
      <w:pPr>
        <w:pStyle w:val="Reftext"/>
        <w:tabs>
          <w:tab w:val="left" w:pos="2410"/>
        </w:tabs>
        <w:ind w:left="2410" w:hanging="2410"/>
        <w:jc w:val="both"/>
        <w:rPr>
          <w:lang w:eastAsia="zh-CN"/>
        </w:rPr>
      </w:pPr>
      <w:r>
        <w:rPr>
          <w:rFonts w:hint="eastAsia"/>
          <w:lang w:eastAsia="zh-CN"/>
        </w:rPr>
        <w:t>[</w:t>
      </w:r>
      <w:r>
        <w:rPr>
          <w:lang w:eastAsia="zh-CN"/>
        </w:rPr>
        <w:t>IEC 61000-3-11</w:t>
      </w:r>
      <w:r>
        <w:rPr>
          <w:rFonts w:hint="eastAsia"/>
          <w:lang w:eastAsia="zh-CN"/>
        </w:rPr>
        <w:t>]</w:t>
      </w:r>
      <w:r>
        <w:rPr>
          <w:rFonts w:hint="eastAsia"/>
          <w:lang w:eastAsia="zh-CN"/>
        </w:rPr>
        <w:tab/>
        <w:t>IEC 61000-3-11</w:t>
      </w:r>
      <w:r>
        <w:rPr>
          <w:lang w:eastAsia="zh-CN"/>
        </w:rPr>
        <w:t xml:space="preserve"> (2017)</w:t>
      </w:r>
      <w:r>
        <w:rPr>
          <w:rFonts w:hint="eastAsia"/>
          <w:lang w:eastAsia="zh-CN"/>
        </w:rPr>
        <w:t xml:space="preserve">, </w:t>
      </w:r>
      <w:r>
        <w:rPr>
          <w:i/>
          <w:lang w:eastAsia="zh-CN"/>
        </w:rPr>
        <w:t>Electromagnetic compatibility (EMC) – Part 3</w:t>
      </w:r>
      <w:r>
        <w:rPr>
          <w:i/>
          <w:lang w:eastAsia="zh-CN"/>
        </w:rPr>
        <w:noBreakHyphen/>
        <w:t xml:space="preserve">11: Limits – Limitation of voltage changes, voltage fluctuations and flicker in public low-voltage supply systems – Equipment with rated current </w:t>
      </w:r>
      <w:r>
        <w:rPr>
          <w:rFonts w:eastAsia="SimSun"/>
          <w:i/>
          <w:iCs/>
          <w:lang w:eastAsia="zh-CN"/>
        </w:rPr>
        <w:t>≤ </w:t>
      </w:r>
      <w:r>
        <w:rPr>
          <w:i/>
          <w:lang w:eastAsia="zh-CN"/>
        </w:rPr>
        <w:t>75 A and subject to conditional connection</w:t>
      </w:r>
      <w:r>
        <w:rPr>
          <w:lang w:eastAsia="zh-CN"/>
        </w:rPr>
        <w:t>.</w:t>
      </w:r>
    </w:p>
    <w:p w:rsidR="00690870" w:rsidRDefault="00690870" w:rsidP="00690870">
      <w:pPr>
        <w:pStyle w:val="Reftext"/>
        <w:tabs>
          <w:tab w:val="left" w:pos="2410"/>
        </w:tabs>
        <w:ind w:left="2410" w:hanging="2410"/>
        <w:jc w:val="both"/>
        <w:rPr>
          <w:lang w:eastAsia="zh-CN"/>
        </w:rPr>
      </w:pPr>
      <w:r>
        <w:t>[IEC 61000-3-12]</w:t>
      </w:r>
      <w:r>
        <w:tab/>
        <w:t>IEC 61000-3-12 (2012)</w:t>
      </w:r>
      <w:r>
        <w:rPr>
          <w:rFonts w:hint="eastAsia"/>
          <w:lang w:eastAsia="zh-CN"/>
        </w:rPr>
        <w:t xml:space="preserve">, </w:t>
      </w:r>
      <w:r>
        <w:rPr>
          <w:i/>
        </w:rPr>
        <w:t>Electromagnetic compatibility (EMC) – Part 3</w:t>
      </w:r>
      <w:r>
        <w:rPr>
          <w:i/>
        </w:rPr>
        <w:noBreakHyphen/>
        <w:t xml:space="preserve">12: Limits – Limits for harmonic currents produced by equipment connected to public low-voltage systems with input current </w:t>
      </w:r>
      <w:r>
        <w:rPr>
          <w:rFonts w:hint="eastAsia"/>
          <w:i/>
          <w:lang w:eastAsia="zh-CN"/>
        </w:rPr>
        <w:t>&gt;</w:t>
      </w:r>
      <w:r>
        <w:rPr>
          <w:i/>
          <w:lang w:eastAsia="zh-CN"/>
        </w:rPr>
        <w:t> </w:t>
      </w:r>
      <w:r>
        <w:rPr>
          <w:i/>
        </w:rPr>
        <w:t xml:space="preserve">16 A and </w:t>
      </w:r>
      <w:r>
        <w:rPr>
          <w:rFonts w:eastAsia="SimSun"/>
          <w:i/>
          <w:lang w:eastAsia="zh-CN"/>
        </w:rPr>
        <w:t>≤ </w:t>
      </w:r>
      <w:r>
        <w:rPr>
          <w:i/>
        </w:rPr>
        <w:t>75 A per phase</w:t>
      </w:r>
      <w:r>
        <w:t>.</w:t>
      </w:r>
    </w:p>
    <w:p w:rsidR="00690870" w:rsidRDefault="00690870" w:rsidP="00690870">
      <w:pPr>
        <w:pStyle w:val="Reftext"/>
        <w:tabs>
          <w:tab w:val="left" w:pos="2410"/>
        </w:tabs>
        <w:ind w:left="2410" w:hanging="2410"/>
        <w:jc w:val="both"/>
        <w:rPr>
          <w:lang w:eastAsia="zh-CN"/>
        </w:rPr>
      </w:pPr>
      <w:r>
        <w:t>[IEC 61000-4-2]</w:t>
      </w:r>
      <w:r>
        <w:tab/>
        <w:t>IEC 61000-4-2 (2008)</w:t>
      </w:r>
      <w:r>
        <w:rPr>
          <w:rFonts w:hint="eastAsia"/>
          <w:lang w:eastAsia="zh-CN"/>
        </w:rPr>
        <w:t xml:space="preserve">, </w:t>
      </w:r>
      <w:r>
        <w:rPr>
          <w:i/>
        </w:rPr>
        <w:t>Electromagnetic compatibility (EMC) – Part 4-2: Testing and measurement techniques – Electrostatic discharge immunity test</w:t>
      </w:r>
      <w:r>
        <w:t>.</w:t>
      </w:r>
    </w:p>
    <w:p w:rsidR="00690870" w:rsidRDefault="00690870" w:rsidP="00690870">
      <w:pPr>
        <w:pStyle w:val="Reftext"/>
        <w:tabs>
          <w:tab w:val="left" w:pos="2410"/>
        </w:tabs>
        <w:ind w:left="2410" w:hanging="2410"/>
        <w:jc w:val="both"/>
      </w:pPr>
      <w:r>
        <w:lastRenderedPageBreak/>
        <w:t>[</w:t>
      </w:r>
      <w:r>
        <w:rPr>
          <w:rFonts w:hint="eastAsia"/>
          <w:lang w:eastAsia="zh-CN"/>
        </w:rPr>
        <w:t>IEC 61000-4-3</w:t>
      </w:r>
      <w:r>
        <w:t>]</w:t>
      </w:r>
      <w:r>
        <w:tab/>
        <w:t>IEC 61000-4-3 (2010)</w:t>
      </w:r>
      <w:r>
        <w:rPr>
          <w:rFonts w:hint="eastAsia"/>
          <w:lang w:eastAsia="zh-CN"/>
        </w:rPr>
        <w:t>,</w:t>
      </w:r>
      <w:r>
        <w:t xml:space="preserve"> </w:t>
      </w:r>
      <w:r>
        <w:rPr>
          <w:i/>
        </w:rPr>
        <w:t>Electromagnetic compatibility (EMC) – Part 4-3: Testing and measurement techniques – Radiated, radio-frequency, electromagnetic field immunity test</w:t>
      </w:r>
      <w:r>
        <w:t>.</w:t>
      </w:r>
    </w:p>
    <w:p w:rsidR="00690870" w:rsidRDefault="00690870" w:rsidP="00690870">
      <w:pPr>
        <w:pStyle w:val="Reftext"/>
        <w:tabs>
          <w:tab w:val="left" w:pos="2410"/>
        </w:tabs>
        <w:ind w:left="2410" w:hanging="2410"/>
        <w:jc w:val="both"/>
      </w:pPr>
      <w:r>
        <w:t>[</w:t>
      </w:r>
      <w:r>
        <w:rPr>
          <w:rFonts w:hint="eastAsia"/>
          <w:lang w:eastAsia="zh-CN"/>
        </w:rPr>
        <w:t>IEC 61000-4-4</w:t>
      </w:r>
      <w:r>
        <w:t>]</w:t>
      </w:r>
      <w:r>
        <w:tab/>
        <w:t>IEC 61000-4-4</w:t>
      </w:r>
      <w:r>
        <w:rPr>
          <w:rFonts w:hint="eastAsia"/>
          <w:lang w:eastAsia="zh-CN"/>
        </w:rPr>
        <w:t xml:space="preserve"> </w:t>
      </w:r>
      <w:r>
        <w:t>(2012)</w:t>
      </w:r>
      <w:r>
        <w:rPr>
          <w:rFonts w:hint="eastAsia"/>
          <w:lang w:eastAsia="zh-CN"/>
        </w:rPr>
        <w:t>,</w:t>
      </w:r>
      <w:r>
        <w:t xml:space="preserve"> </w:t>
      </w:r>
      <w:r>
        <w:rPr>
          <w:i/>
        </w:rPr>
        <w:t>Electromagnetic compatibility (EMC) – Part 4-4: Testing and measurement techniques – Electrical fast transient/burst immunity test</w:t>
      </w:r>
      <w:r>
        <w:t>.</w:t>
      </w:r>
    </w:p>
    <w:p w:rsidR="00690870" w:rsidRDefault="00690870" w:rsidP="00690870">
      <w:pPr>
        <w:pStyle w:val="Reftext"/>
        <w:tabs>
          <w:tab w:val="left" w:pos="2410"/>
        </w:tabs>
        <w:ind w:left="2410" w:hanging="2410"/>
        <w:jc w:val="both"/>
        <w:rPr>
          <w:lang w:eastAsia="zh-CN"/>
        </w:rPr>
      </w:pPr>
      <w:r>
        <w:t>[</w:t>
      </w:r>
      <w:r>
        <w:rPr>
          <w:rFonts w:hint="eastAsia"/>
          <w:lang w:eastAsia="zh-CN"/>
        </w:rPr>
        <w:t>IEC 61000-4-5</w:t>
      </w:r>
      <w:r>
        <w:t>]</w:t>
      </w:r>
      <w:r>
        <w:rPr>
          <w:rFonts w:hint="eastAsia"/>
          <w:lang w:eastAsia="zh-CN"/>
        </w:rPr>
        <w:tab/>
      </w:r>
      <w:r>
        <w:t>IEC 61000-4-5</w:t>
      </w:r>
      <w:r>
        <w:rPr>
          <w:rFonts w:hint="eastAsia"/>
          <w:lang w:eastAsia="zh-CN"/>
        </w:rPr>
        <w:t xml:space="preserve"> </w:t>
      </w:r>
      <w:r>
        <w:rPr>
          <w:rFonts w:hint="eastAsia"/>
        </w:rPr>
        <w:t>(2014)</w:t>
      </w:r>
      <w:r>
        <w:rPr>
          <w:rFonts w:hint="eastAsia"/>
          <w:lang w:eastAsia="zh-CN"/>
        </w:rPr>
        <w:t xml:space="preserve">, </w:t>
      </w:r>
      <w:r>
        <w:rPr>
          <w:i/>
        </w:rPr>
        <w:t>Electromagnetic compatibility (EMC) – Part 4-5: Testing and Measurement Techniques – Surge Immunity Test</w:t>
      </w:r>
      <w:r>
        <w:t>.</w:t>
      </w:r>
    </w:p>
    <w:p w:rsidR="00690870" w:rsidRDefault="00690870" w:rsidP="00690870">
      <w:pPr>
        <w:pStyle w:val="Reftext"/>
        <w:tabs>
          <w:tab w:val="left" w:pos="2410"/>
        </w:tabs>
        <w:ind w:left="2410" w:hanging="2410"/>
        <w:jc w:val="both"/>
      </w:pPr>
      <w:r>
        <w:t>[</w:t>
      </w:r>
      <w:r>
        <w:rPr>
          <w:rFonts w:hint="eastAsia"/>
          <w:lang w:eastAsia="zh-CN"/>
        </w:rPr>
        <w:t>IEC 61000-4-6</w:t>
      </w:r>
      <w:r>
        <w:t>]</w:t>
      </w:r>
      <w:r>
        <w:tab/>
        <w:t>IEC 61000-4-6</w:t>
      </w:r>
      <w:r>
        <w:rPr>
          <w:rFonts w:hint="eastAsia"/>
          <w:lang w:eastAsia="zh-CN"/>
        </w:rPr>
        <w:t xml:space="preserve"> </w:t>
      </w:r>
      <w:r>
        <w:t>(2023)</w:t>
      </w:r>
      <w:r>
        <w:rPr>
          <w:rFonts w:hint="eastAsia"/>
          <w:lang w:eastAsia="zh-CN"/>
        </w:rPr>
        <w:t>,</w:t>
      </w:r>
      <w:r>
        <w:t xml:space="preserve"> </w:t>
      </w:r>
      <w:r>
        <w:rPr>
          <w:i/>
        </w:rPr>
        <w:t>Electromagnetic compatibility (EMC) – Part 4-6: Testing and measurement techniques – Immunity to conducted disturbances, induced by radio-frequency fields</w:t>
      </w:r>
      <w:r>
        <w:t>.</w:t>
      </w:r>
    </w:p>
    <w:p w:rsidR="00690870" w:rsidRDefault="00690870" w:rsidP="00690870">
      <w:pPr>
        <w:pStyle w:val="Reftext"/>
        <w:tabs>
          <w:tab w:val="left" w:pos="2410"/>
        </w:tabs>
        <w:ind w:left="2410" w:right="-142" w:hanging="2410"/>
        <w:jc w:val="both"/>
        <w:rPr>
          <w:i/>
        </w:rPr>
      </w:pPr>
      <w:r>
        <w:t>[</w:t>
      </w:r>
      <w:r>
        <w:rPr>
          <w:rFonts w:hint="eastAsia"/>
          <w:lang w:eastAsia="zh-CN"/>
        </w:rPr>
        <w:t>IEC 61000-4-11</w:t>
      </w:r>
      <w:r>
        <w:t>]</w:t>
      </w:r>
      <w:r>
        <w:tab/>
        <w:t>IEC 61000-4-11</w:t>
      </w:r>
      <w:r>
        <w:rPr>
          <w:lang w:eastAsia="zh-CN"/>
        </w:rPr>
        <w:t xml:space="preserve"> </w:t>
      </w:r>
      <w:r>
        <w:t>(2004)</w:t>
      </w:r>
      <w:r>
        <w:rPr>
          <w:rFonts w:hint="eastAsia"/>
          <w:lang w:eastAsia="zh-CN"/>
        </w:rPr>
        <w:t>,</w:t>
      </w:r>
      <w:r>
        <w:t xml:space="preserve"> AMD1 (2017), </w:t>
      </w:r>
      <w:r>
        <w:rPr>
          <w:i/>
        </w:rPr>
        <w:t>Electromagnetic compatibility (EMC) – Part 4</w:t>
      </w:r>
      <w:r>
        <w:rPr>
          <w:i/>
        </w:rPr>
        <w:noBreakHyphen/>
        <w:t>11: Testing and measurement techniques – Voltage dips, short interruptions and voltage variations immunity test</w:t>
      </w:r>
      <w:r>
        <w:t>.</w:t>
      </w:r>
    </w:p>
    <w:p w:rsidR="00690870" w:rsidRDefault="00690870" w:rsidP="00690870">
      <w:pPr>
        <w:pStyle w:val="Heading1"/>
        <w:numPr>
          <w:ilvl w:val="0"/>
          <w:numId w:val="1"/>
        </w:numPr>
      </w:pPr>
      <w:bookmarkStart w:id="38" w:name="_Toc374666646"/>
      <w:bookmarkStart w:id="39" w:name="_Toc449513583"/>
      <w:bookmarkStart w:id="40" w:name="_Toc449513887"/>
      <w:bookmarkStart w:id="41" w:name="_Toc450886753"/>
      <w:bookmarkStart w:id="42" w:name="_Toc437591010"/>
      <w:bookmarkStart w:id="43" w:name="_Toc16081329"/>
      <w:bookmarkStart w:id="44" w:name="_Toc333506985"/>
      <w:bookmarkStart w:id="45" w:name="_Toc338137015"/>
      <w:bookmarkStart w:id="46" w:name="_Toc437525874"/>
      <w:bookmarkStart w:id="47" w:name="_Toc437525419"/>
      <w:bookmarkStart w:id="48" w:name="_Toc10818690"/>
      <w:bookmarkStart w:id="49" w:name="_Toc333504465"/>
      <w:bookmarkStart w:id="50" w:name="_Toc17108413"/>
      <w:bookmarkStart w:id="51" w:name="_Toc338137160"/>
      <w:r>
        <w:t>Definitions</w:t>
      </w:r>
      <w:bookmarkEnd w:id="38"/>
      <w:bookmarkEnd w:id="39"/>
      <w:bookmarkEnd w:id="40"/>
      <w:bookmarkEnd w:id="41"/>
      <w:bookmarkEnd w:id="42"/>
      <w:bookmarkEnd w:id="43"/>
      <w:bookmarkEnd w:id="44"/>
      <w:bookmarkEnd w:id="45"/>
      <w:bookmarkEnd w:id="46"/>
      <w:bookmarkEnd w:id="47"/>
      <w:bookmarkEnd w:id="48"/>
      <w:bookmarkEnd w:id="49"/>
      <w:bookmarkEnd w:id="50"/>
      <w:bookmarkEnd w:id="51"/>
    </w:p>
    <w:p w:rsidR="00690870" w:rsidRDefault="00690870" w:rsidP="00690870">
      <w:pPr>
        <w:pStyle w:val="Heading2"/>
        <w:numPr>
          <w:ilvl w:val="1"/>
          <w:numId w:val="1"/>
        </w:numPr>
      </w:pPr>
      <w:bookmarkStart w:id="52" w:name="_Toc10818691"/>
      <w:bookmarkStart w:id="53" w:name="_Toc374666647"/>
      <w:bookmarkStart w:id="54" w:name="_Toc449513584"/>
      <w:bookmarkStart w:id="55" w:name="_Toc437525420"/>
      <w:bookmarkStart w:id="56" w:name="_Toc437525875"/>
      <w:bookmarkStart w:id="57" w:name="_Toc450886754"/>
      <w:bookmarkStart w:id="58" w:name="_Toc16081330"/>
      <w:bookmarkStart w:id="59" w:name="_Toc437591011"/>
      <w:bookmarkStart w:id="60" w:name="_Toc17108414"/>
      <w:bookmarkStart w:id="61" w:name="_Toc449513888"/>
      <w:r>
        <w:t>Terms defined elsewhere</w:t>
      </w:r>
      <w:bookmarkEnd w:id="52"/>
      <w:bookmarkEnd w:id="53"/>
      <w:bookmarkEnd w:id="54"/>
      <w:bookmarkEnd w:id="55"/>
      <w:bookmarkEnd w:id="56"/>
      <w:bookmarkEnd w:id="57"/>
      <w:bookmarkEnd w:id="58"/>
      <w:bookmarkEnd w:id="59"/>
      <w:bookmarkEnd w:id="60"/>
      <w:bookmarkEnd w:id="61"/>
    </w:p>
    <w:p w:rsidR="00690870" w:rsidRDefault="00690870" w:rsidP="00690870">
      <w:pPr>
        <w:tabs>
          <w:tab w:val="left" w:pos="794"/>
          <w:tab w:val="left" w:pos="1191"/>
          <w:tab w:val="left" w:pos="1588"/>
          <w:tab w:val="left" w:pos="1985"/>
        </w:tabs>
        <w:rPr>
          <w:lang w:val="en-US"/>
        </w:rPr>
      </w:pPr>
      <w:r>
        <w:rPr>
          <w:lang w:val="en-US"/>
        </w:rPr>
        <w:t>This Recommendation uses the following terms defined elsewhere:</w:t>
      </w:r>
    </w:p>
    <w:p w:rsidR="00690870" w:rsidRDefault="00690870" w:rsidP="00690870">
      <w:pPr>
        <w:tabs>
          <w:tab w:val="left" w:pos="794"/>
          <w:tab w:val="left" w:pos="1191"/>
          <w:tab w:val="left" w:pos="1588"/>
          <w:tab w:val="left" w:pos="1985"/>
        </w:tabs>
        <w:rPr>
          <w:lang w:val="en-US" w:eastAsia="zh-CN"/>
        </w:rPr>
      </w:pPr>
      <w:r>
        <w:rPr>
          <w:b/>
        </w:rPr>
        <w:t>3.</w:t>
      </w:r>
      <w:r>
        <w:rPr>
          <w:rFonts w:hint="eastAsia"/>
          <w:b/>
          <w:lang w:eastAsia="zh-CN"/>
        </w:rPr>
        <w:t>1</w:t>
      </w:r>
      <w:r>
        <w:rPr>
          <w:b/>
        </w:rPr>
        <w:t>.1</w:t>
      </w:r>
      <w:r>
        <w:rPr>
          <w:b/>
        </w:rPr>
        <w:tab/>
      </w:r>
      <w:r>
        <w:rPr>
          <w:b/>
          <w:lang w:val="en-US" w:eastAsia="zh-CN"/>
        </w:rPr>
        <w:t>ancillary equipment</w:t>
      </w:r>
      <w:r>
        <w:rPr>
          <w:rFonts w:hint="eastAsia"/>
          <w:b/>
          <w:lang w:val="en-US" w:eastAsia="zh-CN"/>
        </w:rPr>
        <w:t xml:space="preserve"> </w:t>
      </w:r>
      <w:r>
        <w:rPr>
          <w:lang w:val="en-US"/>
        </w:rPr>
        <w:t>[b-</w:t>
      </w:r>
      <w:r>
        <w:t>ETSI EN 301 489-1</w:t>
      </w:r>
      <w:r>
        <w:rPr>
          <w:lang w:val="en-US"/>
        </w:rPr>
        <w:t>]</w:t>
      </w:r>
      <w:r>
        <w:rPr>
          <w:rFonts w:hint="eastAsia"/>
          <w:lang w:val="en-US" w:eastAsia="zh-CN"/>
        </w:rPr>
        <w:t xml:space="preserve">: </w:t>
      </w:r>
      <w:r>
        <w:rPr>
          <w:lang w:val="en-US" w:eastAsia="zh-CN"/>
        </w:rPr>
        <w:t xml:space="preserve">Electrical or electronic equipment, that is intended to be used with a </w:t>
      </w:r>
      <w:r>
        <w:rPr>
          <w:rFonts w:hint="eastAsia"/>
          <w:lang w:val="en-US" w:eastAsia="zh-CN"/>
        </w:rPr>
        <w:t>receiver or transmitter</w:t>
      </w:r>
      <w:r>
        <w:rPr>
          <w:lang w:val="en-US" w:eastAsia="zh-CN"/>
        </w:rPr>
        <w:t>.</w:t>
      </w:r>
    </w:p>
    <w:p w:rsidR="00690870" w:rsidRDefault="00690870" w:rsidP="00690870">
      <w:pPr>
        <w:pStyle w:val="Note"/>
      </w:pPr>
      <w:r>
        <w:t xml:space="preserve">NOTE – </w:t>
      </w:r>
      <w:r>
        <w:rPr>
          <w:rFonts w:hint="eastAsia"/>
        </w:rPr>
        <w:t xml:space="preserve">It </w:t>
      </w:r>
      <w:r>
        <w:t>is considered as an ancillary equipment if:</w:t>
      </w:r>
    </w:p>
    <w:p w:rsidR="00690870" w:rsidRDefault="00690870" w:rsidP="00690870">
      <w:pPr>
        <w:pStyle w:val="Note"/>
        <w:ind w:left="794" w:hanging="794"/>
        <w:rPr>
          <w:lang w:val="en-US" w:eastAsia="zh-CN"/>
        </w:rPr>
      </w:pPr>
      <w:r>
        <w:rPr>
          <w:lang w:val="en-US" w:eastAsia="zh-CN"/>
        </w:rPr>
        <w:t>–</w:t>
      </w:r>
      <w:r>
        <w:rPr>
          <w:lang w:val="en-US" w:eastAsia="zh-CN"/>
        </w:rPr>
        <w:tab/>
        <w:t xml:space="preserve">the equipment is intended for use with a </w:t>
      </w:r>
      <w:r>
        <w:rPr>
          <w:rFonts w:hint="eastAsia"/>
          <w:lang w:val="en-US" w:eastAsia="zh-CN"/>
        </w:rPr>
        <w:t>receiver or transmitter</w:t>
      </w:r>
      <w:r>
        <w:rPr>
          <w:lang w:val="en-US" w:eastAsia="zh-CN"/>
        </w:rPr>
        <w:t xml:space="preserve"> to provide additional operational and/or control features to the </w:t>
      </w:r>
      <w:r>
        <w:rPr>
          <w:rFonts w:hint="eastAsia"/>
          <w:lang w:val="en-US" w:eastAsia="zh-CN"/>
        </w:rPr>
        <w:t>radio equipment</w:t>
      </w:r>
      <w:r>
        <w:rPr>
          <w:lang w:val="en-US" w:eastAsia="zh-CN"/>
        </w:rPr>
        <w:t>, (e.g., to extend control to another position or location); and</w:t>
      </w:r>
    </w:p>
    <w:p w:rsidR="00690870" w:rsidRDefault="00690870" w:rsidP="00690870">
      <w:pPr>
        <w:pStyle w:val="Note"/>
        <w:ind w:left="794" w:hanging="794"/>
        <w:rPr>
          <w:lang w:val="en-US" w:eastAsia="zh-CN"/>
        </w:rPr>
      </w:pPr>
      <w:r>
        <w:rPr>
          <w:lang w:val="en-US" w:eastAsia="zh-CN"/>
        </w:rPr>
        <w:t>–</w:t>
      </w:r>
      <w:r>
        <w:rPr>
          <w:lang w:val="en-US" w:eastAsia="zh-CN"/>
        </w:rPr>
        <w:tab/>
        <w:t xml:space="preserve">the equipment cannot be used on a stand-alone basis to provide user functions independently of a </w:t>
      </w:r>
      <w:r>
        <w:rPr>
          <w:rFonts w:hint="eastAsia"/>
          <w:lang w:val="en-US" w:eastAsia="zh-CN"/>
        </w:rPr>
        <w:t>receiver or transmitter</w:t>
      </w:r>
      <w:r>
        <w:rPr>
          <w:lang w:val="en-US" w:eastAsia="zh-CN"/>
        </w:rPr>
        <w:t>; and</w:t>
      </w:r>
    </w:p>
    <w:p w:rsidR="00690870" w:rsidRDefault="00690870" w:rsidP="00690870">
      <w:pPr>
        <w:pStyle w:val="Note"/>
        <w:ind w:left="794" w:hanging="794"/>
        <w:rPr>
          <w:lang w:val="en-US" w:eastAsia="zh-CN"/>
        </w:rPr>
      </w:pPr>
      <w:r>
        <w:rPr>
          <w:lang w:val="en-US" w:eastAsia="zh-CN"/>
        </w:rPr>
        <w:t>–</w:t>
      </w:r>
      <w:r>
        <w:rPr>
          <w:lang w:val="en-US" w:eastAsia="zh-CN"/>
        </w:rPr>
        <w:tab/>
        <w:t xml:space="preserve">the </w:t>
      </w:r>
      <w:r>
        <w:rPr>
          <w:rFonts w:hint="eastAsia"/>
          <w:lang w:val="en-US" w:eastAsia="zh-CN"/>
        </w:rPr>
        <w:t>receiver or transmitter,</w:t>
      </w:r>
      <w:r>
        <w:rPr>
          <w:lang w:val="en-US" w:eastAsia="zh-CN"/>
        </w:rPr>
        <w:t xml:space="preserve"> to which it is connected, is capable of providing some intended operation such as transmitting and/or receiving without the ancillary equipment (i.e., it is not a sub-unit of the main equipment essential to the main equipment basic functions).</w:t>
      </w:r>
    </w:p>
    <w:p w:rsidR="00690870" w:rsidRDefault="00690870" w:rsidP="00690870">
      <w:pPr>
        <w:pStyle w:val="Heading2"/>
        <w:numPr>
          <w:ilvl w:val="1"/>
          <w:numId w:val="1"/>
        </w:numPr>
      </w:pPr>
      <w:bookmarkStart w:id="62" w:name="_Toc449513585"/>
      <w:bookmarkStart w:id="63" w:name="_Toc437591012"/>
      <w:bookmarkStart w:id="64" w:name="_Toc10818692"/>
      <w:bookmarkStart w:id="65" w:name="_Toc450886755"/>
      <w:bookmarkStart w:id="66" w:name="_Toc449513889"/>
      <w:bookmarkStart w:id="67" w:name="_Toc17108415"/>
      <w:bookmarkStart w:id="68" w:name="_Toc16081331"/>
      <w:bookmarkStart w:id="69" w:name="_Toc437525421"/>
      <w:bookmarkStart w:id="70" w:name="_Toc437525876"/>
      <w:r>
        <w:t>Terms defined in this Recommendation</w:t>
      </w:r>
      <w:bookmarkEnd w:id="62"/>
      <w:bookmarkEnd w:id="63"/>
      <w:bookmarkEnd w:id="64"/>
      <w:bookmarkEnd w:id="65"/>
      <w:bookmarkEnd w:id="66"/>
      <w:bookmarkEnd w:id="67"/>
      <w:bookmarkEnd w:id="68"/>
      <w:bookmarkEnd w:id="69"/>
      <w:bookmarkEnd w:id="70"/>
    </w:p>
    <w:p w:rsidR="00690870" w:rsidRDefault="00690870" w:rsidP="00690870">
      <w:pPr>
        <w:tabs>
          <w:tab w:val="left" w:pos="794"/>
          <w:tab w:val="left" w:pos="1191"/>
          <w:tab w:val="left" w:pos="1588"/>
          <w:tab w:val="left" w:pos="1985"/>
        </w:tabs>
      </w:pPr>
      <w:r>
        <w:t>This Recommendation defines the following term:</w:t>
      </w:r>
    </w:p>
    <w:p w:rsidR="00690870" w:rsidRDefault="00690870" w:rsidP="00690870">
      <w:r>
        <w:t>&lt;TBD&gt;</w:t>
      </w:r>
    </w:p>
    <w:p w:rsidR="00690870" w:rsidRDefault="00690870" w:rsidP="00690870">
      <w:pPr>
        <w:pStyle w:val="Heading1"/>
        <w:numPr>
          <w:ilvl w:val="0"/>
          <w:numId w:val="1"/>
        </w:numPr>
      </w:pPr>
      <w:bookmarkStart w:id="71" w:name="_Toc16081332"/>
      <w:bookmarkStart w:id="72" w:name="_Toc437525422"/>
      <w:bookmarkStart w:id="73" w:name="_Toc449513586"/>
      <w:bookmarkStart w:id="74" w:name="_Toc17108416"/>
      <w:bookmarkStart w:id="75" w:name="_Toc10818693"/>
      <w:bookmarkStart w:id="76" w:name="_Toc437525877"/>
      <w:bookmarkStart w:id="77" w:name="_Toc450886756"/>
      <w:bookmarkStart w:id="78" w:name="_Toc449513890"/>
      <w:bookmarkStart w:id="79" w:name="_Toc437591013"/>
      <w:r>
        <w:t>Abbreviations and acronyms</w:t>
      </w:r>
      <w:bookmarkEnd w:id="71"/>
      <w:bookmarkEnd w:id="72"/>
      <w:bookmarkEnd w:id="73"/>
      <w:bookmarkEnd w:id="74"/>
      <w:bookmarkEnd w:id="75"/>
      <w:bookmarkEnd w:id="76"/>
      <w:bookmarkEnd w:id="77"/>
      <w:bookmarkEnd w:id="78"/>
      <w:bookmarkEnd w:id="79"/>
    </w:p>
    <w:p w:rsidR="00690870" w:rsidRDefault="00690870" w:rsidP="00690870">
      <w:pPr>
        <w:tabs>
          <w:tab w:val="left" w:pos="794"/>
          <w:tab w:val="left" w:pos="1191"/>
          <w:tab w:val="left" w:pos="1588"/>
          <w:tab w:val="left" w:pos="1985"/>
        </w:tabs>
        <w:rPr>
          <w:lang w:val="en-US"/>
        </w:rPr>
      </w:pPr>
      <w:r>
        <w:rPr>
          <w:lang w:val="en-US"/>
        </w:rPr>
        <w:t>This Recommendation uses the following abbreviations and acronyms:</w:t>
      </w:r>
    </w:p>
    <w:p w:rsidR="00690870" w:rsidRDefault="00690870" w:rsidP="00690870">
      <w:pPr>
        <w:tabs>
          <w:tab w:val="left" w:pos="1191"/>
          <w:tab w:val="left" w:pos="1588"/>
          <w:tab w:val="left" w:pos="1985"/>
        </w:tabs>
        <w:rPr>
          <w:lang w:val="en-US"/>
        </w:rPr>
      </w:pPr>
      <w:r>
        <w:rPr>
          <w:lang w:val="en-US"/>
        </w:rPr>
        <w:t>RF</w:t>
      </w:r>
      <w:r>
        <w:rPr>
          <w:lang w:val="en-US"/>
        </w:rPr>
        <w:tab/>
        <w:t>Radio Frequency</w:t>
      </w:r>
    </w:p>
    <w:p w:rsidR="00690870" w:rsidRDefault="00690870" w:rsidP="00690870">
      <w:pPr>
        <w:pStyle w:val="Heading1"/>
        <w:numPr>
          <w:ilvl w:val="0"/>
          <w:numId w:val="1"/>
        </w:numPr>
      </w:pPr>
      <w:bookmarkStart w:id="80" w:name="_Toc437525423"/>
      <w:bookmarkStart w:id="81" w:name="_Toc450886757"/>
      <w:bookmarkStart w:id="82" w:name="_Toc449513891"/>
      <w:bookmarkStart w:id="83" w:name="_Toc16081333"/>
      <w:bookmarkStart w:id="84" w:name="_Toc437525878"/>
      <w:bookmarkStart w:id="85" w:name="_Toc10818694"/>
      <w:bookmarkStart w:id="86" w:name="_Toc17108417"/>
      <w:bookmarkStart w:id="87" w:name="_Toc449513587"/>
      <w:bookmarkStart w:id="88" w:name="_Toc437591014"/>
      <w:r>
        <w:t>Conventions</w:t>
      </w:r>
      <w:bookmarkEnd w:id="80"/>
      <w:bookmarkEnd w:id="81"/>
      <w:bookmarkEnd w:id="82"/>
      <w:bookmarkEnd w:id="83"/>
      <w:bookmarkEnd w:id="84"/>
      <w:bookmarkEnd w:id="85"/>
      <w:bookmarkEnd w:id="86"/>
      <w:bookmarkEnd w:id="87"/>
      <w:bookmarkEnd w:id="88"/>
    </w:p>
    <w:p w:rsidR="00690870" w:rsidRDefault="00690870" w:rsidP="00690870">
      <w:pPr>
        <w:tabs>
          <w:tab w:val="left" w:pos="794"/>
          <w:tab w:val="left" w:pos="1191"/>
          <w:tab w:val="left" w:pos="1588"/>
          <w:tab w:val="left" w:pos="1985"/>
        </w:tabs>
        <w:rPr>
          <w:lang w:eastAsia="zh-CN"/>
        </w:rPr>
      </w:pPr>
      <w:r>
        <w:t>None.</w:t>
      </w:r>
    </w:p>
    <w:p w:rsidR="00690870" w:rsidRDefault="00690870" w:rsidP="00690870">
      <w:pPr>
        <w:pStyle w:val="Heading1"/>
        <w:numPr>
          <w:ilvl w:val="0"/>
          <w:numId w:val="1"/>
        </w:numPr>
      </w:pPr>
      <w:bookmarkStart w:id="89" w:name="_Toc16081334"/>
      <w:bookmarkStart w:id="90" w:name="_Toc449513588"/>
      <w:bookmarkStart w:id="91" w:name="_Toc437525879"/>
      <w:bookmarkStart w:id="92" w:name="_Toc10818695"/>
      <w:bookmarkStart w:id="93" w:name="_Toc437525424"/>
      <w:bookmarkStart w:id="94" w:name="_Toc437591015"/>
      <w:bookmarkStart w:id="95" w:name="_Toc449513892"/>
      <w:bookmarkStart w:id="96" w:name="_Toc450886758"/>
      <w:bookmarkStart w:id="97" w:name="_Toc17108418"/>
      <w:r>
        <w:rPr>
          <w:rFonts w:hint="eastAsia"/>
        </w:rPr>
        <w:t>Test conditions</w:t>
      </w:r>
      <w:bookmarkEnd w:id="89"/>
      <w:bookmarkEnd w:id="90"/>
      <w:bookmarkEnd w:id="91"/>
      <w:bookmarkEnd w:id="92"/>
      <w:bookmarkEnd w:id="93"/>
      <w:bookmarkEnd w:id="94"/>
      <w:bookmarkEnd w:id="95"/>
      <w:bookmarkEnd w:id="96"/>
      <w:bookmarkEnd w:id="97"/>
    </w:p>
    <w:p w:rsidR="00247019" w:rsidRPr="004E001D" w:rsidRDefault="00247019" w:rsidP="00247019">
      <w:pPr>
        <w:pStyle w:val="Heading2"/>
        <w:rPr>
          <w:ins w:id="98" w:author="HP" w:date="2025-04-20T23:57:00Z"/>
        </w:rPr>
      </w:pPr>
      <w:bookmarkStart w:id="99" w:name="_Toc16081335"/>
      <w:bookmarkStart w:id="100" w:name="_Toc437525880"/>
      <w:bookmarkStart w:id="101" w:name="_Toc450886759"/>
      <w:bookmarkStart w:id="102" w:name="_Toc437525425"/>
      <w:bookmarkStart w:id="103" w:name="_Toc17108419"/>
      <w:bookmarkStart w:id="104" w:name="_Toc449513893"/>
      <w:bookmarkStart w:id="105" w:name="_Toc437591016"/>
      <w:bookmarkStart w:id="106" w:name="_Toc449513589"/>
      <w:bookmarkStart w:id="107" w:name="_Toc10818696"/>
      <w:bookmarkStart w:id="108" w:name="_Toc169628160"/>
      <w:ins w:id="109" w:author="HP" w:date="2025-04-20T23:57:00Z">
        <w:r w:rsidRPr="004E001D">
          <w:t>General</w:t>
        </w:r>
        <w:bookmarkEnd w:id="99"/>
        <w:bookmarkEnd w:id="100"/>
        <w:bookmarkEnd w:id="101"/>
        <w:bookmarkEnd w:id="102"/>
        <w:bookmarkEnd w:id="103"/>
        <w:bookmarkEnd w:id="104"/>
        <w:bookmarkEnd w:id="105"/>
        <w:bookmarkEnd w:id="106"/>
        <w:bookmarkEnd w:id="107"/>
        <w:bookmarkEnd w:id="108"/>
      </w:ins>
    </w:p>
    <w:p w:rsidR="00247019" w:rsidRPr="004E001D" w:rsidRDefault="00247019" w:rsidP="00247019">
      <w:pPr>
        <w:tabs>
          <w:tab w:val="left" w:pos="794"/>
          <w:tab w:val="left" w:pos="1191"/>
          <w:tab w:val="left" w:pos="1588"/>
          <w:tab w:val="left" w:pos="1985"/>
        </w:tabs>
        <w:rPr>
          <w:ins w:id="110" w:author="HP" w:date="2025-04-20T23:57:00Z"/>
          <w:lang w:eastAsia="zh-CN"/>
        </w:rPr>
      </w:pPr>
      <w:ins w:id="111" w:author="HP" w:date="2025-04-20T23:57:00Z">
        <w:r w:rsidRPr="004E001D">
          <w:rPr>
            <w:lang w:eastAsia="zh-CN"/>
          </w:rPr>
          <w:t xml:space="preserve">The equipment shall be tested under normal test conditions according to the satellite product standard or the information accompanying the equipment, which are within the manufacturer's </w:t>
        </w:r>
        <w:r w:rsidRPr="004E001D">
          <w:rPr>
            <w:lang w:eastAsia="zh-CN"/>
          </w:rPr>
          <w:lastRenderedPageBreak/>
          <w:t>declared range of humidity, temperature and supply voltage. The test conditions shall be recorded in the test report.</w:t>
        </w:r>
      </w:ins>
    </w:p>
    <w:p w:rsidR="00B52A06" w:rsidRDefault="00247019" w:rsidP="00B52A06">
      <w:pPr>
        <w:tabs>
          <w:tab w:val="left" w:pos="794"/>
          <w:tab w:val="left" w:pos="1191"/>
          <w:tab w:val="left" w:pos="1588"/>
          <w:tab w:val="left" w:pos="1985"/>
        </w:tabs>
        <w:rPr>
          <w:ins w:id="112" w:author="HP" w:date="2025-04-21T00:07:00Z"/>
        </w:rPr>
      </w:pPr>
      <w:ins w:id="113" w:author="HP" w:date="2025-04-20T23:57:00Z">
        <w:r w:rsidRPr="004E001D">
          <w:rPr>
            <w:lang w:eastAsia="zh-CN"/>
          </w:rPr>
          <w:t>Th</w:t>
        </w:r>
        <w:r w:rsidR="00B52A06">
          <w:rPr>
            <w:lang w:eastAsia="zh-CN"/>
          </w:rPr>
          <w:t xml:space="preserve">e Equipment Under Test (EUT) </w:t>
        </w:r>
      </w:ins>
      <w:ins w:id="114" w:author="HP" w:date="2025-04-21T00:07:00Z">
        <w:r w:rsidR="00B52A06">
          <w:t xml:space="preserve">is a </w:t>
        </w:r>
      </w:ins>
      <w:ins w:id="115" w:author="HP" w:date="2025-04-21T00:08:00Z">
        <w:r w:rsidR="00B52A06">
          <w:t xml:space="preserve">satellite </w:t>
        </w:r>
      </w:ins>
      <w:ins w:id="116" w:author="HP" w:date="2025-04-21T00:07:00Z">
        <w:r w:rsidR="00B52A06">
          <w:t xml:space="preserve">Earth station with the selected configuration of ancillary equipment. </w:t>
        </w:r>
      </w:ins>
    </w:p>
    <w:p w:rsidR="00247019" w:rsidRPr="004E001D" w:rsidRDefault="00B52A06" w:rsidP="00B52A06">
      <w:pPr>
        <w:tabs>
          <w:tab w:val="left" w:pos="794"/>
          <w:tab w:val="left" w:pos="1191"/>
          <w:tab w:val="left" w:pos="1588"/>
          <w:tab w:val="left" w:pos="1985"/>
        </w:tabs>
        <w:rPr>
          <w:ins w:id="117" w:author="HP" w:date="2025-04-20T23:57:00Z"/>
        </w:rPr>
      </w:pPr>
      <w:ins w:id="118" w:author="HP" w:date="2025-04-21T00:04:00Z">
        <w:r>
          <w:t xml:space="preserve">For Earth Stations with or without ancillary equipment, and/or various terrestrial ports, the selection of test configurations shall be determined. </w:t>
        </w:r>
      </w:ins>
      <w:bookmarkStart w:id="119" w:name="_Toc437525881"/>
      <w:bookmarkStart w:id="120" w:name="_Toc16081336"/>
      <w:bookmarkStart w:id="121" w:name="_Toc450886760"/>
      <w:bookmarkStart w:id="122" w:name="_Toc449513590"/>
      <w:bookmarkStart w:id="123" w:name="_Toc10818697"/>
      <w:bookmarkStart w:id="124" w:name="_Toc437591017"/>
      <w:bookmarkStart w:id="125" w:name="_Toc449513894"/>
      <w:bookmarkStart w:id="126" w:name="_Toc437525426"/>
      <w:bookmarkStart w:id="127" w:name="_Toc17108420"/>
      <w:bookmarkStart w:id="128" w:name="_Toc169628161"/>
      <w:ins w:id="129" w:author="HP" w:date="2025-04-21T00:05:00Z">
        <w:r>
          <w:rPr>
            <w:lang w:eastAsia="zh-CN"/>
          </w:rPr>
          <w:t>T</w:t>
        </w:r>
        <w:r w:rsidRPr="004E001D">
          <w:rPr>
            <w:lang w:eastAsia="zh-CN"/>
          </w:rPr>
          <w:t xml:space="preserve">he mode of operation and the EUT operational frequencies shall represent the intended use and shall be recorded in the test </w:t>
        </w:r>
        <w:proofErr w:type="spellStart"/>
        <w:r w:rsidRPr="004E001D">
          <w:rPr>
            <w:lang w:eastAsia="zh-CN"/>
          </w:rPr>
          <w:t>report.</w:t>
        </w:r>
      </w:ins>
      <w:ins w:id="130" w:author="HP" w:date="2025-04-20T23:57:00Z">
        <w:r w:rsidR="00247019" w:rsidRPr="004E001D">
          <w:t>Arrangements</w:t>
        </w:r>
        <w:proofErr w:type="spellEnd"/>
        <w:r w:rsidR="00247019" w:rsidRPr="004E001D">
          <w:t xml:space="preserve"> for test signals</w:t>
        </w:r>
        <w:bookmarkEnd w:id="119"/>
        <w:bookmarkEnd w:id="120"/>
        <w:bookmarkEnd w:id="121"/>
        <w:bookmarkEnd w:id="122"/>
        <w:bookmarkEnd w:id="123"/>
        <w:bookmarkEnd w:id="124"/>
        <w:bookmarkEnd w:id="125"/>
        <w:bookmarkEnd w:id="126"/>
        <w:bookmarkEnd w:id="127"/>
        <w:bookmarkEnd w:id="128"/>
      </w:ins>
    </w:p>
    <w:p w:rsidR="00C71730" w:rsidRDefault="00C71730">
      <w:pPr>
        <w:pStyle w:val="Heading2"/>
        <w:rPr>
          <w:ins w:id="131" w:author="HP" w:date="2025-04-21T00:10:00Z"/>
          <w:lang w:eastAsia="zh-CN"/>
        </w:rPr>
        <w:pPrChange w:id="132" w:author="HP" w:date="2025-04-21T00:10:00Z">
          <w:pPr>
            <w:tabs>
              <w:tab w:val="left" w:pos="794"/>
              <w:tab w:val="left" w:pos="1191"/>
              <w:tab w:val="left" w:pos="1588"/>
              <w:tab w:val="left" w:pos="1985"/>
            </w:tabs>
          </w:pPr>
        </w:pPrChange>
      </w:pPr>
      <w:ins w:id="133" w:author="HP" w:date="2025-04-21T00:11:00Z">
        <w:r w:rsidRPr="004E001D">
          <w:t>Arrangements for test signals</w:t>
        </w:r>
      </w:ins>
    </w:p>
    <w:p w:rsidR="00247019" w:rsidRPr="00C71730" w:rsidRDefault="00247019">
      <w:pPr>
        <w:pStyle w:val="Heading2"/>
        <w:numPr>
          <w:ilvl w:val="0"/>
          <w:numId w:val="0"/>
        </w:numPr>
        <w:rPr>
          <w:ins w:id="134" w:author="HP" w:date="2025-04-20T23:57:00Z"/>
          <w:u w:val="single"/>
          <w:lang w:eastAsia="zh-CN"/>
          <w:rPrChange w:id="135" w:author="HP" w:date="2025-04-21T00:10:00Z">
            <w:rPr>
              <w:ins w:id="136" w:author="HP" w:date="2025-04-20T23:57:00Z"/>
              <w:lang w:eastAsia="zh-CN"/>
            </w:rPr>
          </w:rPrChange>
        </w:rPr>
        <w:pPrChange w:id="137" w:author="HP" w:date="2025-04-21T00:10:00Z">
          <w:pPr>
            <w:tabs>
              <w:tab w:val="left" w:pos="794"/>
              <w:tab w:val="left" w:pos="1191"/>
              <w:tab w:val="left" w:pos="1588"/>
              <w:tab w:val="left" w:pos="1985"/>
            </w:tabs>
          </w:pPr>
        </w:pPrChange>
      </w:pPr>
      <w:ins w:id="138" w:author="HP" w:date="2025-04-20T23:57:00Z">
        <w:r w:rsidRPr="00C71730">
          <w:rPr>
            <w:b w:val="0"/>
            <w:u w:val="single"/>
            <w:lang w:eastAsia="zh-CN"/>
            <w:rPrChange w:id="139" w:author="HP" w:date="2025-04-21T00:10:00Z">
              <w:rPr>
                <w:b/>
                <w:bCs/>
                <w:iCs/>
                <w:lang w:eastAsia="zh-CN"/>
              </w:rPr>
            </w:rPrChange>
          </w:rPr>
          <w:t>The provisions of ITU-T K.116, section 6.2 shall apply with the following additions.</w:t>
        </w:r>
      </w:ins>
    </w:p>
    <w:p w:rsidR="00F1418E" w:rsidRDefault="00F1418E">
      <w:pPr>
        <w:tabs>
          <w:tab w:val="left" w:pos="794"/>
          <w:tab w:val="left" w:pos="1191"/>
          <w:tab w:val="left" w:pos="1588"/>
          <w:tab w:val="left" w:pos="1985"/>
        </w:tabs>
        <w:jc w:val="both"/>
        <w:rPr>
          <w:ins w:id="140" w:author="HP" w:date="2025-04-21T00:12:00Z"/>
        </w:rPr>
        <w:pPrChange w:id="141" w:author="HP" w:date="2025-04-21T00:12:00Z">
          <w:pPr>
            <w:tabs>
              <w:tab w:val="left" w:pos="794"/>
              <w:tab w:val="left" w:pos="1191"/>
              <w:tab w:val="left" w:pos="1588"/>
              <w:tab w:val="left" w:pos="1985"/>
            </w:tabs>
          </w:pPr>
        </w:pPrChange>
      </w:pPr>
      <w:ins w:id="142" w:author="HP" w:date="2025-04-21T00:12:00Z">
        <w:r>
          <w:t>In order to measure the system emissions and electromagnetic immunity under operational conditions, the following arrangements shall be provided:</w:t>
        </w:r>
      </w:ins>
    </w:p>
    <w:p w:rsidR="00F1418E" w:rsidRDefault="00F1418E">
      <w:pPr>
        <w:pStyle w:val="ListParagraph"/>
        <w:numPr>
          <w:ilvl w:val="0"/>
          <w:numId w:val="28"/>
        </w:numPr>
        <w:tabs>
          <w:tab w:val="left" w:pos="794"/>
          <w:tab w:val="left" w:pos="1191"/>
          <w:tab w:val="left" w:pos="1588"/>
          <w:tab w:val="left" w:pos="1985"/>
        </w:tabs>
        <w:jc w:val="both"/>
        <w:rPr>
          <w:ins w:id="143" w:author="HP" w:date="2025-04-21T00:13:00Z"/>
          <w:lang w:eastAsia="zh-CN"/>
        </w:rPr>
        <w:pPrChange w:id="144" w:author="HP" w:date="2025-04-21T00:13:00Z">
          <w:pPr>
            <w:tabs>
              <w:tab w:val="left" w:pos="794"/>
              <w:tab w:val="left" w:pos="1191"/>
              <w:tab w:val="left" w:pos="1588"/>
              <w:tab w:val="left" w:pos="1985"/>
            </w:tabs>
          </w:pPr>
        </w:pPrChange>
      </w:pPr>
      <w:ins w:id="145" w:author="HP" w:date="2025-04-21T00:12:00Z">
        <w:r>
          <w:t>a drive equipment to put the ES terminal in its normal operating mode, and providing the ES with a receive signal to emulate the operational conditions of reception. This equipment shall control the EUT, when it is capable of transmission, so that it switches between the transmission disabled, carrier-on and carrier-off states;</w:t>
        </w:r>
      </w:ins>
    </w:p>
    <w:p w:rsidR="00F1418E" w:rsidRDefault="00F1418E">
      <w:pPr>
        <w:pStyle w:val="ListParagraph"/>
        <w:tabs>
          <w:tab w:val="left" w:pos="794"/>
          <w:tab w:val="left" w:pos="1191"/>
          <w:tab w:val="left" w:pos="1588"/>
          <w:tab w:val="left" w:pos="1985"/>
        </w:tabs>
        <w:ind w:left="420"/>
        <w:jc w:val="both"/>
        <w:rPr>
          <w:ins w:id="146" w:author="HP" w:date="2025-04-21T00:13:00Z"/>
          <w:lang w:eastAsia="zh-CN"/>
        </w:rPr>
        <w:pPrChange w:id="147" w:author="HP" w:date="2025-04-21T00:13:00Z">
          <w:pPr>
            <w:tabs>
              <w:tab w:val="left" w:pos="794"/>
              <w:tab w:val="left" w:pos="1191"/>
              <w:tab w:val="left" w:pos="1588"/>
              <w:tab w:val="left" w:pos="1985"/>
            </w:tabs>
          </w:pPr>
        </w:pPrChange>
      </w:pPr>
    </w:p>
    <w:p w:rsidR="002122ED" w:rsidRDefault="00F1418E">
      <w:pPr>
        <w:pStyle w:val="ListParagraph"/>
        <w:numPr>
          <w:ilvl w:val="0"/>
          <w:numId w:val="28"/>
        </w:numPr>
        <w:tabs>
          <w:tab w:val="left" w:pos="794"/>
          <w:tab w:val="left" w:pos="1191"/>
          <w:tab w:val="left" w:pos="1588"/>
          <w:tab w:val="left" w:pos="1985"/>
        </w:tabs>
        <w:jc w:val="both"/>
        <w:rPr>
          <w:ins w:id="148" w:author="HP" w:date="2025-04-21T00:14:00Z"/>
          <w:lang w:eastAsia="zh-CN"/>
        </w:rPr>
        <w:pPrChange w:id="149" w:author="HP" w:date="2025-04-21T00:13:00Z">
          <w:pPr>
            <w:tabs>
              <w:tab w:val="left" w:pos="794"/>
              <w:tab w:val="left" w:pos="1191"/>
              <w:tab w:val="left" w:pos="1588"/>
              <w:tab w:val="left" w:pos="1985"/>
            </w:tabs>
          </w:pPr>
        </w:pPrChange>
      </w:pPr>
      <w:ins w:id="150" w:author="HP" w:date="2025-04-21T00:12:00Z">
        <w:r>
          <w:t xml:space="preserve"> a Quality of Transmission Measurement Apparatus (QTMA). </w:t>
        </w:r>
      </w:ins>
    </w:p>
    <w:p w:rsidR="00F1418E" w:rsidRPr="004E001D" w:rsidRDefault="00F1418E">
      <w:pPr>
        <w:tabs>
          <w:tab w:val="left" w:pos="794"/>
          <w:tab w:val="left" w:pos="1191"/>
          <w:tab w:val="left" w:pos="1588"/>
          <w:tab w:val="left" w:pos="1985"/>
        </w:tabs>
        <w:jc w:val="both"/>
        <w:rPr>
          <w:ins w:id="151" w:author="HP" w:date="2025-04-20T23:57:00Z"/>
          <w:lang w:eastAsia="zh-CN"/>
        </w:rPr>
        <w:pPrChange w:id="152" w:author="HP" w:date="2025-04-21T00:14:00Z">
          <w:pPr>
            <w:tabs>
              <w:tab w:val="left" w:pos="794"/>
              <w:tab w:val="left" w:pos="1191"/>
              <w:tab w:val="left" w:pos="1588"/>
              <w:tab w:val="left" w:pos="1985"/>
            </w:tabs>
          </w:pPr>
        </w:pPrChange>
      </w:pPr>
      <w:ins w:id="153" w:author="HP" w:date="2025-04-21T00:12:00Z">
        <w:r>
          <w:t>For the measurement of the quality of transmission, a communications link shall be established and the wanted input signal shall be applied to the Radio Frequency (RF) input of the receiver via the antenna.</w:t>
        </w:r>
      </w:ins>
    </w:p>
    <w:p w:rsidR="00247019" w:rsidRPr="004E001D" w:rsidRDefault="00247019" w:rsidP="00247019">
      <w:pPr>
        <w:pStyle w:val="Heading3"/>
        <w:rPr>
          <w:ins w:id="154" w:author="HP" w:date="2025-04-20T23:57:00Z"/>
          <w:lang w:eastAsia="zh-CN"/>
        </w:rPr>
      </w:pPr>
      <w:bookmarkStart w:id="155" w:name="_Toc10818698"/>
      <w:bookmarkStart w:id="156" w:name="_Toc169628162"/>
      <w:ins w:id="157" w:author="HP" w:date="2025-04-20T23:57:00Z">
        <w:r w:rsidRPr="004E001D">
          <w:rPr>
            <w:lang w:eastAsia="zh-CN"/>
          </w:rPr>
          <w:t>Arrangements for test signals at the input of transmitters</w:t>
        </w:r>
        <w:bookmarkEnd w:id="155"/>
        <w:bookmarkEnd w:id="156"/>
      </w:ins>
    </w:p>
    <w:p w:rsidR="00247019" w:rsidRPr="004E001D" w:rsidRDefault="00247019" w:rsidP="00247019">
      <w:pPr>
        <w:tabs>
          <w:tab w:val="left" w:pos="794"/>
          <w:tab w:val="left" w:pos="1191"/>
          <w:tab w:val="left" w:pos="1588"/>
          <w:tab w:val="left" w:pos="1985"/>
        </w:tabs>
        <w:rPr>
          <w:ins w:id="158" w:author="HP" w:date="2025-04-20T23:57:00Z"/>
          <w:lang w:eastAsia="zh-CN"/>
        </w:rPr>
      </w:pPr>
      <w:ins w:id="159" w:author="HP" w:date="2025-04-20T23:57:00Z">
        <w:r w:rsidRPr="004E001D">
          <w:rPr>
            <w:lang w:eastAsia="zh-CN"/>
          </w:rPr>
          <w:t>The provisions of ITU-T K.116, section 6.2.1 shall apply.</w:t>
        </w:r>
      </w:ins>
    </w:p>
    <w:p w:rsidR="00247019" w:rsidRPr="004E001D" w:rsidRDefault="00247019" w:rsidP="00247019">
      <w:pPr>
        <w:pStyle w:val="Heading3"/>
        <w:rPr>
          <w:ins w:id="160" w:author="HP" w:date="2025-04-20T23:57:00Z"/>
          <w:lang w:eastAsia="zh-CN"/>
        </w:rPr>
      </w:pPr>
      <w:bookmarkStart w:id="161" w:name="_Toc10818699"/>
      <w:bookmarkStart w:id="162" w:name="_Toc169628163"/>
      <w:ins w:id="163" w:author="HP" w:date="2025-04-20T23:57:00Z">
        <w:r w:rsidRPr="004E001D">
          <w:rPr>
            <w:lang w:eastAsia="zh-CN"/>
          </w:rPr>
          <w:t>Arrangements for test signals at the output of transmitters</w:t>
        </w:r>
        <w:bookmarkEnd w:id="161"/>
        <w:bookmarkEnd w:id="162"/>
      </w:ins>
    </w:p>
    <w:p w:rsidR="00247019" w:rsidRPr="004E001D" w:rsidRDefault="00247019" w:rsidP="00247019">
      <w:pPr>
        <w:tabs>
          <w:tab w:val="left" w:pos="794"/>
          <w:tab w:val="left" w:pos="1191"/>
          <w:tab w:val="left" w:pos="1588"/>
          <w:tab w:val="left" w:pos="1985"/>
        </w:tabs>
        <w:rPr>
          <w:ins w:id="164" w:author="HP" w:date="2025-04-20T23:57:00Z"/>
          <w:lang w:eastAsia="zh-CN"/>
        </w:rPr>
      </w:pPr>
      <w:ins w:id="165" w:author="HP" w:date="2025-04-20T23:57:00Z">
        <w:r w:rsidRPr="004E001D">
          <w:rPr>
            <w:lang w:eastAsia="zh-CN"/>
          </w:rPr>
          <w:t>The provisions of ITU-T K</w:t>
        </w:r>
        <w:r w:rsidR="009069BD">
          <w:rPr>
            <w:lang w:eastAsia="zh-CN"/>
          </w:rPr>
          <w:t>.116, section 6.2.2 shall apply</w:t>
        </w:r>
      </w:ins>
      <w:ins w:id="166" w:author="HP" w:date="2025-04-21T00:25:00Z">
        <w:r w:rsidR="009069BD">
          <w:rPr>
            <w:lang w:eastAsia="zh-CN"/>
          </w:rPr>
          <w:t>.</w:t>
        </w:r>
      </w:ins>
    </w:p>
    <w:p w:rsidR="00247019" w:rsidRPr="004E001D" w:rsidRDefault="00247019" w:rsidP="00247019">
      <w:pPr>
        <w:pStyle w:val="Heading3"/>
        <w:rPr>
          <w:ins w:id="167" w:author="HP" w:date="2025-04-20T23:57:00Z"/>
          <w:lang w:eastAsia="zh-CN"/>
        </w:rPr>
      </w:pPr>
      <w:bookmarkStart w:id="168" w:name="_Toc10818700"/>
      <w:bookmarkStart w:id="169" w:name="_Toc169628164"/>
      <w:ins w:id="170" w:author="HP" w:date="2025-04-20T23:57:00Z">
        <w:r w:rsidRPr="004E001D">
          <w:rPr>
            <w:lang w:eastAsia="zh-CN"/>
          </w:rPr>
          <w:t>Arrangements for test signals at the input of receivers</w:t>
        </w:r>
        <w:bookmarkEnd w:id="168"/>
        <w:bookmarkEnd w:id="169"/>
      </w:ins>
    </w:p>
    <w:p w:rsidR="00247019" w:rsidRPr="004E001D" w:rsidRDefault="00247019" w:rsidP="009C7AD2">
      <w:pPr>
        <w:tabs>
          <w:tab w:val="left" w:pos="794"/>
          <w:tab w:val="left" w:pos="1191"/>
          <w:tab w:val="left" w:pos="1588"/>
          <w:tab w:val="left" w:pos="1985"/>
        </w:tabs>
        <w:jc w:val="both"/>
        <w:rPr>
          <w:ins w:id="171" w:author="HP" w:date="2025-04-20T23:57:00Z"/>
          <w:lang w:eastAsia="zh-CN"/>
        </w:rPr>
        <w:pPrChange w:id="172" w:author="PC" w:date="2025-04-28T14:25:00Z">
          <w:pPr>
            <w:tabs>
              <w:tab w:val="left" w:pos="794"/>
              <w:tab w:val="left" w:pos="1191"/>
              <w:tab w:val="left" w:pos="1588"/>
              <w:tab w:val="left" w:pos="1985"/>
            </w:tabs>
          </w:pPr>
        </w:pPrChange>
      </w:pPr>
      <w:ins w:id="173" w:author="HP" w:date="2025-04-20T23:57:00Z">
        <w:r w:rsidRPr="004E001D">
          <w:rPr>
            <w:lang w:eastAsia="zh-CN"/>
          </w:rPr>
          <w:t>The provisions of ITU-T K.116, section 6.2.3 shall apply with the following additions.</w:t>
        </w:r>
      </w:ins>
    </w:p>
    <w:p w:rsidR="00247019" w:rsidRPr="004E001D" w:rsidRDefault="00247019" w:rsidP="009C7AD2">
      <w:pPr>
        <w:tabs>
          <w:tab w:val="left" w:pos="794"/>
          <w:tab w:val="left" w:pos="1191"/>
          <w:tab w:val="left" w:pos="1588"/>
          <w:tab w:val="left" w:pos="1985"/>
        </w:tabs>
        <w:jc w:val="both"/>
        <w:rPr>
          <w:ins w:id="174" w:author="HP" w:date="2025-04-20T23:57:00Z"/>
          <w:lang w:eastAsia="zh-CN"/>
        </w:rPr>
        <w:pPrChange w:id="175" w:author="PC" w:date="2025-04-28T14:25:00Z">
          <w:pPr>
            <w:tabs>
              <w:tab w:val="left" w:pos="794"/>
              <w:tab w:val="left" w:pos="1191"/>
              <w:tab w:val="left" w:pos="1588"/>
              <w:tab w:val="left" w:pos="1985"/>
            </w:tabs>
          </w:pPr>
        </w:pPrChange>
      </w:pPr>
      <w:ins w:id="176" w:author="HP" w:date="2025-04-20T23:57:00Z">
        <w:r w:rsidRPr="004E001D">
          <w:rPr>
            <w:lang w:eastAsia="zh-CN"/>
          </w:rPr>
          <w:t xml:space="preserve">If necessary, an appropriate test fixture and/or message generator capable of generating the wanted input signal may be supplied with the satellite receiver to facilitate testing. </w:t>
        </w:r>
      </w:ins>
    </w:p>
    <w:p w:rsidR="00247019" w:rsidRPr="004E001D" w:rsidRDefault="00247019" w:rsidP="009C7AD2">
      <w:pPr>
        <w:tabs>
          <w:tab w:val="left" w:pos="794"/>
          <w:tab w:val="left" w:pos="1191"/>
          <w:tab w:val="left" w:pos="1588"/>
          <w:tab w:val="left" w:pos="1985"/>
        </w:tabs>
        <w:jc w:val="both"/>
        <w:rPr>
          <w:ins w:id="177" w:author="HP" w:date="2025-04-20T23:57:00Z"/>
          <w:lang w:eastAsia="zh-CN"/>
        </w:rPr>
        <w:pPrChange w:id="178" w:author="PC" w:date="2025-04-28T14:25:00Z">
          <w:pPr>
            <w:tabs>
              <w:tab w:val="left" w:pos="794"/>
              <w:tab w:val="left" w:pos="1191"/>
              <w:tab w:val="left" w:pos="1588"/>
              <w:tab w:val="left" w:pos="1985"/>
            </w:tabs>
          </w:pPr>
        </w:pPrChange>
      </w:pPr>
      <w:ins w:id="179" w:author="HP" w:date="2025-04-20T23:57:00Z">
        <w:r w:rsidRPr="004E001D">
          <w:rPr>
            <w:lang w:eastAsia="zh-CN"/>
          </w:rPr>
          <w:t>Alternatively, the wanted signal may be presented to the EUT via a live sky signal from outdoors.</w:t>
        </w:r>
      </w:ins>
    </w:p>
    <w:p w:rsidR="008B1FA5" w:rsidRPr="004E001D" w:rsidRDefault="008B1FA5" w:rsidP="009C7AD2">
      <w:pPr>
        <w:tabs>
          <w:tab w:val="left" w:pos="794"/>
          <w:tab w:val="left" w:pos="1191"/>
          <w:tab w:val="left" w:pos="1588"/>
          <w:tab w:val="left" w:pos="1985"/>
        </w:tabs>
        <w:jc w:val="both"/>
        <w:rPr>
          <w:ins w:id="180" w:author="HP" w:date="2025-04-21T00:19:00Z"/>
          <w:lang w:eastAsia="zh-CN"/>
        </w:rPr>
        <w:pPrChange w:id="181" w:author="PC" w:date="2025-04-28T14:25:00Z">
          <w:pPr>
            <w:tabs>
              <w:tab w:val="left" w:pos="794"/>
              <w:tab w:val="left" w:pos="1191"/>
              <w:tab w:val="left" w:pos="1588"/>
              <w:tab w:val="left" w:pos="1985"/>
            </w:tabs>
          </w:pPr>
        </w:pPrChange>
      </w:pPr>
      <w:bookmarkStart w:id="182" w:name="_Toc10818701"/>
      <w:bookmarkStart w:id="183" w:name="_Toc169628165"/>
      <w:ins w:id="184" w:author="HP" w:date="2025-04-21T00:19:00Z">
        <w:r w:rsidRPr="004E001D">
          <w:rPr>
            <w:lang w:eastAsia="zh-CN"/>
          </w:rPr>
          <w:t xml:space="preserve">For radiated immunity, the level of the wanted signal at the input of the receiver or the enclosure port of the EUT, </w:t>
        </w:r>
        <w:proofErr w:type="spellStart"/>
        <w:r w:rsidRPr="004E001D">
          <w:rPr>
            <w:lang w:eastAsia="zh-CN"/>
          </w:rPr>
          <w:t>sh</w:t>
        </w:r>
        <w:proofErr w:type="spellEnd"/>
        <w:r w:rsidRPr="004E001D">
          <w:rPr>
            <w:lang w:val="en-US" w:eastAsia="zh-CN"/>
          </w:rPr>
          <w:t>all</w:t>
        </w:r>
        <w:r w:rsidRPr="004E001D">
          <w:rPr>
            <w:lang w:eastAsia="zh-CN"/>
          </w:rPr>
          <w:t xml:space="preserve"> be 20 dB (±3 dB) above the </w:t>
        </w:r>
        <w:proofErr w:type="spellStart"/>
        <w:r w:rsidRPr="004E001D">
          <w:rPr>
            <w:lang w:eastAsia="zh-CN"/>
          </w:rPr>
          <w:t>Pmin</w:t>
        </w:r>
        <w:proofErr w:type="spellEnd"/>
        <w:r w:rsidRPr="004E001D">
          <w:rPr>
            <w:lang w:eastAsia="zh-CN"/>
          </w:rPr>
          <w:t xml:space="preserve"> for the EUT</w:t>
        </w:r>
        <w:r w:rsidRPr="004E001D">
          <w:rPr>
            <w:lang w:val="en-US" w:eastAsia="zh-CN"/>
          </w:rPr>
          <w:t xml:space="preserve"> or be representative of the EUT intended use</w:t>
        </w:r>
        <w:r w:rsidRPr="004E001D">
          <w:rPr>
            <w:lang w:eastAsia="zh-CN"/>
          </w:rPr>
          <w:t xml:space="preserve">. For all other tests the level of the wanted signal, required to establish a communication link, shall be representative of the EUT intended use. </w:t>
        </w:r>
      </w:ins>
    </w:p>
    <w:p w:rsidR="008B1FA5" w:rsidRPr="004E001D" w:rsidRDefault="008B1FA5" w:rsidP="009C7AD2">
      <w:pPr>
        <w:tabs>
          <w:tab w:val="left" w:pos="794"/>
          <w:tab w:val="left" w:pos="1191"/>
          <w:tab w:val="left" w:pos="1588"/>
          <w:tab w:val="left" w:pos="1985"/>
        </w:tabs>
        <w:jc w:val="both"/>
        <w:rPr>
          <w:ins w:id="185" w:author="HP" w:date="2025-04-21T00:19:00Z"/>
          <w:lang w:eastAsia="zh-CN"/>
        </w:rPr>
        <w:pPrChange w:id="186" w:author="PC" w:date="2025-04-28T14:25:00Z">
          <w:pPr>
            <w:tabs>
              <w:tab w:val="left" w:pos="794"/>
              <w:tab w:val="left" w:pos="1191"/>
              <w:tab w:val="left" w:pos="1588"/>
              <w:tab w:val="left" w:pos="1985"/>
            </w:tabs>
          </w:pPr>
        </w:pPrChange>
      </w:pPr>
      <w:ins w:id="187" w:author="HP" w:date="2025-04-21T00:19:00Z">
        <w:r w:rsidRPr="004E001D">
          <w:rPr>
            <w:lang w:eastAsia="zh-CN"/>
          </w:rPr>
          <w:t xml:space="preserve">NOTE: A simple method to establish the required communication link is </w:t>
        </w:r>
      </w:ins>
      <w:ins w:id="188" w:author="HP" w:date="2025-04-21T00:20:00Z">
        <w:r w:rsidRPr="004E001D">
          <w:rPr>
            <w:lang w:eastAsia="zh-CN"/>
          </w:rPr>
          <w:t>establishing</w:t>
        </w:r>
      </w:ins>
      <w:ins w:id="189" w:author="HP" w:date="2025-04-21T00:19:00Z">
        <w:r w:rsidRPr="004E001D">
          <w:rPr>
            <w:lang w:eastAsia="zh-CN"/>
          </w:rPr>
          <w:t xml:space="preserve"> link, reduce power to point of link failure then increase by 20 </w:t>
        </w:r>
        <w:proofErr w:type="spellStart"/>
        <w:r w:rsidRPr="004E001D">
          <w:rPr>
            <w:lang w:eastAsia="zh-CN"/>
          </w:rPr>
          <w:t>dB.</w:t>
        </w:r>
        <w:proofErr w:type="spellEnd"/>
      </w:ins>
    </w:p>
    <w:p w:rsidR="00247019" w:rsidRPr="004E001D" w:rsidRDefault="00247019" w:rsidP="00247019">
      <w:pPr>
        <w:pStyle w:val="Heading3"/>
        <w:rPr>
          <w:ins w:id="190" w:author="HP" w:date="2025-04-20T23:57:00Z"/>
          <w:lang w:eastAsia="zh-CN"/>
        </w:rPr>
      </w:pPr>
      <w:ins w:id="191" w:author="HP" w:date="2025-04-20T23:57:00Z">
        <w:r w:rsidRPr="004E001D">
          <w:rPr>
            <w:lang w:eastAsia="zh-CN"/>
          </w:rPr>
          <w:t>Arrangements for test signals at the output of receivers</w:t>
        </w:r>
        <w:bookmarkEnd w:id="182"/>
        <w:bookmarkEnd w:id="183"/>
      </w:ins>
    </w:p>
    <w:p w:rsidR="00247019" w:rsidRPr="004E001D" w:rsidRDefault="00247019" w:rsidP="009069BD">
      <w:pPr>
        <w:tabs>
          <w:tab w:val="left" w:pos="794"/>
          <w:tab w:val="left" w:pos="1191"/>
          <w:tab w:val="left" w:pos="1588"/>
          <w:tab w:val="left" w:pos="1985"/>
        </w:tabs>
        <w:rPr>
          <w:ins w:id="192" w:author="HP" w:date="2025-04-20T23:57:00Z"/>
          <w:lang w:eastAsia="zh-CN"/>
        </w:rPr>
      </w:pPr>
      <w:ins w:id="193" w:author="HP" w:date="2025-04-20T23:57:00Z">
        <w:r w:rsidRPr="004E001D">
          <w:rPr>
            <w:lang w:eastAsia="zh-CN"/>
          </w:rPr>
          <w:t>The provisions of ITU-T K.116, section 6.2.4 shall apply.</w:t>
        </w:r>
      </w:ins>
    </w:p>
    <w:p w:rsidR="00247019" w:rsidRPr="004E001D" w:rsidRDefault="00247019" w:rsidP="00247019">
      <w:pPr>
        <w:pStyle w:val="Heading2"/>
        <w:rPr>
          <w:ins w:id="194" w:author="HP" w:date="2025-04-20T23:57:00Z"/>
          <w:lang w:eastAsia="zh-CN"/>
        </w:rPr>
      </w:pPr>
      <w:bookmarkStart w:id="195" w:name="_Toc169628166"/>
      <w:ins w:id="196" w:author="HP" w:date="2025-04-20T23:57:00Z">
        <w:r w:rsidRPr="004E001D">
          <w:t>RF exclusion band</w:t>
        </w:r>
        <w:bookmarkEnd w:id="195"/>
      </w:ins>
    </w:p>
    <w:p w:rsidR="00247019" w:rsidRPr="004E001D" w:rsidRDefault="00247019" w:rsidP="00247019">
      <w:pPr>
        <w:tabs>
          <w:tab w:val="left" w:pos="794"/>
          <w:tab w:val="left" w:pos="1191"/>
          <w:tab w:val="left" w:pos="1588"/>
          <w:tab w:val="left" w:pos="1985"/>
        </w:tabs>
        <w:rPr>
          <w:ins w:id="197" w:author="HP" w:date="2025-04-20T23:57:00Z"/>
          <w:color w:val="000000"/>
          <w:lang w:eastAsia="zh-CN"/>
        </w:rPr>
      </w:pPr>
      <w:ins w:id="198" w:author="HP" w:date="2025-04-20T23:57:00Z">
        <w:r w:rsidRPr="004E001D">
          <w:rPr>
            <w:color w:val="000000"/>
            <w:lang w:eastAsia="zh-CN"/>
          </w:rPr>
          <w:t>The provisions of ITU-T K.116, section 6.3 shall apply with the following additions.</w:t>
        </w:r>
      </w:ins>
    </w:p>
    <w:p w:rsidR="00247019" w:rsidRPr="004E001D" w:rsidRDefault="00247019" w:rsidP="00247019">
      <w:pPr>
        <w:tabs>
          <w:tab w:val="left" w:pos="794"/>
          <w:tab w:val="left" w:pos="1191"/>
          <w:tab w:val="left" w:pos="1588"/>
          <w:tab w:val="left" w:pos="1985"/>
        </w:tabs>
        <w:rPr>
          <w:ins w:id="199" w:author="HP" w:date="2025-04-20T23:57:00Z"/>
          <w:lang w:eastAsia="zh-CN"/>
        </w:rPr>
      </w:pPr>
      <w:ins w:id="200" w:author="HP" w:date="2025-04-20T23:57:00Z">
        <w:r w:rsidRPr="004E001D">
          <w:rPr>
            <w:rFonts w:eastAsia="SimSun"/>
            <w:lang w:eastAsia="zh-CN"/>
          </w:rPr>
          <w:lastRenderedPageBreak/>
          <w:t xml:space="preserve">There shall be no exclusion bands for the ancillary equipment. </w:t>
        </w:r>
      </w:ins>
    </w:p>
    <w:p w:rsidR="00247019" w:rsidRPr="004E001D" w:rsidRDefault="00247019" w:rsidP="00247019">
      <w:pPr>
        <w:tabs>
          <w:tab w:val="left" w:pos="794"/>
          <w:tab w:val="left" w:pos="1191"/>
          <w:tab w:val="left" w:pos="1588"/>
          <w:tab w:val="left" w:pos="1985"/>
        </w:tabs>
        <w:rPr>
          <w:ins w:id="201" w:author="HP" w:date="2025-04-20T23:57:00Z"/>
          <w:lang w:eastAsia="zh-CN"/>
        </w:rPr>
      </w:pPr>
      <w:ins w:id="202" w:author="HP" w:date="2025-04-20T23:57:00Z">
        <w:r w:rsidRPr="004E001D">
          <w:rPr>
            <w:rFonts w:eastAsia="SimSun"/>
            <w:lang w:eastAsia="zh-CN"/>
          </w:rPr>
          <w:t>Exclusion bands shall be in accordan</w:t>
        </w:r>
        <w:r w:rsidR="00302165">
          <w:rPr>
            <w:rFonts w:eastAsia="SimSun"/>
            <w:lang w:eastAsia="zh-CN"/>
          </w:rPr>
          <w:t>ce with clauses 6.3.1 and 6.3.2</w:t>
        </w:r>
        <w:r w:rsidRPr="004E001D">
          <w:rPr>
            <w:rFonts w:eastAsia="SimSun"/>
            <w:lang w:eastAsia="zh-CN"/>
          </w:rPr>
          <w:t xml:space="preserve">. </w:t>
        </w:r>
      </w:ins>
    </w:p>
    <w:p w:rsidR="00247019" w:rsidRPr="004E001D" w:rsidRDefault="00247019" w:rsidP="00247019">
      <w:pPr>
        <w:pStyle w:val="Heading3"/>
        <w:rPr>
          <w:ins w:id="203" w:author="HP" w:date="2025-04-20T23:57:00Z"/>
          <w:lang w:eastAsia="zh-CN"/>
        </w:rPr>
      </w:pPr>
      <w:bookmarkStart w:id="204" w:name="_Toc169628167"/>
      <w:ins w:id="205" w:author="HP" w:date="2025-04-20T23:57:00Z">
        <w:r w:rsidRPr="004E001D">
          <w:rPr>
            <w:lang w:eastAsia="zh-CN"/>
          </w:rPr>
          <w:t>Transmitter exclusion band</w:t>
        </w:r>
        <w:bookmarkEnd w:id="204"/>
      </w:ins>
    </w:p>
    <w:p w:rsidR="00247019" w:rsidRPr="004E001D" w:rsidRDefault="00302165" w:rsidP="00302165">
      <w:pPr>
        <w:rPr>
          <w:ins w:id="206" w:author="HP" w:date="2025-04-20T23:57:00Z"/>
          <w:lang w:eastAsia="zh-CN"/>
        </w:rPr>
      </w:pPr>
      <w:ins w:id="207" w:author="HP" w:date="2025-04-21T00:31:00Z">
        <w:r>
          <w:t>The provisions of ITU-T K.1</w:t>
        </w:r>
      </w:ins>
      <w:ins w:id="208" w:author="HP" w:date="2025-04-21T00:42:00Z">
        <w:r w:rsidR="00C35BDD">
          <w:t>36</w:t>
        </w:r>
      </w:ins>
      <w:ins w:id="209" w:author="HP" w:date="2025-04-21T00:31:00Z">
        <w:r>
          <w:t xml:space="preserve">, </w:t>
        </w:r>
        <w:r w:rsidRPr="004E001D">
          <w:rPr>
            <w:lang w:eastAsia="zh-CN"/>
          </w:rPr>
          <w:t>section</w:t>
        </w:r>
        <w:r w:rsidR="00C35BDD">
          <w:t xml:space="preserve"> </w:t>
        </w:r>
      </w:ins>
      <w:ins w:id="210" w:author="HP" w:date="2025-04-21T00:42:00Z">
        <w:r w:rsidR="00C35BDD">
          <w:t>7.3</w:t>
        </w:r>
      </w:ins>
      <w:ins w:id="211" w:author="HP" w:date="2025-04-21T00:43:00Z">
        <w:r w:rsidR="00C35BDD">
          <w:t>.1</w:t>
        </w:r>
      </w:ins>
      <w:ins w:id="212" w:author="HP" w:date="2025-04-21T00:31:00Z">
        <w:r>
          <w:t>shall apply</w:t>
        </w:r>
      </w:ins>
      <w:ins w:id="213" w:author="HP" w:date="2025-04-20T23:57:00Z">
        <w:r w:rsidR="00247019" w:rsidRPr="004E001D">
          <w:rPr>
            <w:lang w:eastAsia="zh-CN"/>
          </w:rPr>
          <w:t>.</w:t>
        </w:r>
      </w:ins>
    </w:p>
    <w:p w:rsidR="00247019" w:rsidRPr="004E001D" w:rsidRDefault="00247019" w:rsidP="00247019">
      <w:pPr>
        <w:pStyle w:val="Heading3"/>
        <w:rPr>
          <w:ins w:id="214" w:author="HP" w:date="2025-04-20T23:57:00Z"/>
          <w:lang w:eastAsia="zh-CN"/>
        </w:rPr>
      </w:pPr>
      <w:bookmarkStart w:id="215" w:name="_Toc169628168"/>
      <w:ins w:id="216" w:author="HP" w:date="2025-04-20T23:57:00Z">
        <w:r w:rsidRPr="004E001D">
          <w:rPr>
            <w:lang w:eastAsia="zh-CN"/>
          </w:rPr>
          <w:t>Receiver exclusion band</w:t>
        </w:r>
        <w:bookmarkEnd w:id="215"/>
      </w:ins>
    </w:p>
    <w:p w:rsidR="00302165" w:rsidRDefault="00302165" w:rsidP="00302165">
      <w:pPr>
        <w:tabs>
          <w:tab w:val="left" w:pos="794"/>
          <w:tab w:val="left" w:pos="1191"/>
          <w:tab w:val="left" w:pos="1588"/>
          <w:tab w:val="left" w:pos="1985"/>
        </w:tabs>
        <w:rPr>
          <w:ins w:id="217" w:author="HP" w:date="2025-04-21T00:30:00Z"/>
        </w:rPr>
      </w:pPr>
      <w:ins w:id="218" w:author="HP" w:date="2025-04-21T00:29:00Z">
        <w:r>
          <w:t xml:space="preserve">For EUT that operate above 6 GHz, there is no exclusion band specified as test ranges stop at 6 GHz. </w:t>
        </w:r>
      </w:ins>
    </w:p>
    <w:p w:rsidR="00247019" w:rsidRPr="004E001D" w:rsidRDefault="00302165" w:rsidP="00302165">
      <w:pPr>
        <w:tabs>
          <w:tab w:val="left" w:pos="794"/>
          <w:tab w:val="left" w:pos="1191"/>
          <w:tab w:val="left" w:pos="1588"/>
          <w:tab w:val="left" w:pos="1985"/>
        </w:tabs>
        <w:rPr>
          <w:ins w:id="219" w:author="HP" w:date="2025-04-20T23:57:00Z"/>
          <w:lang w:eastAsia="zh-CN"/>
        </w:rPr>
      </w:pPr>
      <w:ins w:id="220" w:author="HP" w:date="2025-04-21T00:29:00Z">
        <w:r>
          <w:t xml:space="preserve">For EUT that operate below 6 GHz, the provisions of </w:t>
        </w:r>
      </w:ins>
      <w:ins w:id="221" w:author="HP" w:date="2025-04-21T00:30:00Z">
        <w:r>
          <w:t>ITU-T K.1</w:t>
        </w:r>
      </w:ins>
      <w:ins w:id="222" w:author="HP" w:date="2025-04-21T00:43:00Z">
        <w:r w:rsidR="00C35BDD">
          <w:t>36</w:t>
        </w:r>
      </w:ins>
      <w:ins w:id="223" w:author="HP" w:date="2025-04-21T00:31:00Z">
        <w:r>
          <w:t>,</w:t>
        </w:r>
      </w:ins>
      <w:ins w:id="224" w:author="HP" w:date="2025-04-21T00:30:00Z">
        <w:r>
          <w:t xml:space="preserve"> </w:t>
        </w:r>
      </w:ins>
      <w:ins w:id="225" w:author="HP" w:date="2025-04-21T00:31:00Z">
        <w:r w:rsidRPr="004E001D">
          <w:rPr>
            <w:lang w:eastAsia="zh-CN"/>
          </w:rPr>
          <w:t>section</w:t>
        </w:r>
      </w:ins>
      <w:ins w:id="226" w:author="HP" w:date="2025-04-21T00:29:00Z">
        <w:r w:rsidR="00C35BDD">
          <w:t xml:space="preserve"> </w:t>
        </w:r>
      </w:ins>
      <w:ins w:id="227" w:author="HP" w:date="2025-04-21T00:43:00Z">
        <w:r w:rsidR="00C35BDD">
          <w:t>7.3.2</w:t>
        </w:r>
      </w:ins>
      <w:ins w:id="228" w:author="HP" w:date="2025-04-21T00:29:00Z">
        <w:r>
          <w:t xml:space="preserve"> shall </w:t>
        </w:r>
      </w:ins>
      <w:ins w:id="229" w:author="HP" w:date="2025-04-21T00:30:00Z">
        <w:r>
          <w:t>apply.</w:t>
        </w:r>
      </w:ins>
    </w:p>
    <w:p w:rsidR="00247019" w:rsidRPr="004E001D" w:rsidRDefault="00247019" w:rsidP="00247019">
      <w:pPr>
        <w:pStyle w:val="Heading3"/>
        <w:rPr>
          <w:ins w:id="230" w:author="HP" w:date="2025-04-20T23:57:00Z"/>
          <w:lang w:eastAsia="zh-CN"/>
        </w:rPr>
      </w:pPr>
      <w:bookmarkStart w:id="231" w:name="_Toc169628169"/>
      <w:ins w:id="232" w:author="HP" w:date="2025-04-20T23:57:00Z">
        <w:r w:rsidRPr="004E001D">
          <w:rPr>
            <w:lang w:eastAsia="zh-CN"/>
          </w:rPr>
          <w:t>Narrow band responses of receivers</w:t>
        </w:r>
        <w:bookmarkEnd w:id="231"/>
      </w:ins>
    </w:p>
    <w:p w:rsidR="00247019" w:rsidRPr="004E001D" w:rsidRDefault="00F535BD">
      <w:pPr>
        <w:tabs>
          <w:tab w:val="left" w:pos="794"/>
          <w:tab w:val="left" w:pos="1191"/>
          <w:tab w:val="left" w:pos="1588"/>
          <w:tab w:val="left" w:pos="1985"/>
        </w:tabs>
        <w:jc w:val="both"/>
        <w:rPr>
          <w:ins w:id="233" w:author="HP" w:date="2025-04-20T23:57:00Z"/>
          <w:lang w:eastAsia="zh-CN"/>
        </w:rPr>
        <w:pPrChange w:id="234" w:author="HP" w:date="2025-04-21T00:45:00Z">
          <w:pPr>
            <w:tabs>
              <w:tab w:val="left" w:pos="794"/>
              <w:tab w:val="left" w:pos="1191"/>
              <w:tab w:val="left" w:pos="1588"/>
              <w:tab w:val="left" w:pos="1985"/>
            </w:tabs>
          </w:pPr>
        </w:pPrChange>
      </w:pPr>
      <w:ins w:id="235" w:author="HP" w:date="2025-04-21T00:47:00Z">
        <w:r>
          <w:t>The provision of ITU-T K.11</w:t>
        </w:r>
        <w:r w:rsidRPr="003B24BE">
          <w:t>6</w:t>
        </w:r>
        <w:r>
          <w:t xml:space="preserve">, section </w:t>
        </w:r>
        <w:r w:rsidR="0077411B">
          <w:t>6</w:t>
        </w:r>
        <w:r>
          <w:t>.4 shall apply</w:t>
        </w:r>
      </w:ins>
      <w:ins w:id="236" w:author="HP" w:date="2025-04-20T23:57:00Z">
        <w:r w:rsidR="00247019" w:rsidRPr="004E001D">
          <w:rPr>
            <w:lang w:eastAsia="zh-CN"/>
          </w:rPr>
          <w:t>.</w:t>
        </w:r>
      </w:ins>
    </w:p>
    <w:p w:rsidR="00247019" w:rsidRPr="004E001D" w:rsidRDefault="00247019" w:rsidP="00247019">
      <w:pPr>
        <w:pStyle w:val="Heading2"/>
        <w:rPr>
          <w:ins w:id="237" w:author="HP" w:date="2025-04-20T23:57:00Z"/>
        </w:rPr>
      </w:pPr>
      <w:bookmarkStart w:id="238" w:name="_Toc17108423"/>
      <w:bookmarkStart w:id="239" w:name="_Toc449513593"/>
      <w:bookmarkStart w:id="240" w:name="_Toc437525884"/>
      <w:bookmarkStart w:id="241" w:name="_Toc437591020"/>
      <w:bookmarkStart w:id="242" w:name="_Toc10818705"/>
      <w:bookmarkStart w:id="243" w:name="_Toc450886763"/>
      <w:bookmarkStart w:id="244" w:name="_Toc449513897"/>
      <w:bookmarkStart w:id="245" w:name="_Toc16081339"/>
      <w:bookmarkStart w:id="246" w:name="_Toc437525429"/>
      <w:bookmarkStart w:id="247" w:name="_Toc169628170"/>
      <w:ins w:id="248" w:author="HP" w:date="2025-04-20T23:57:00Z">
        <w:r w:rsidRPr="004E001D">
          <w:t>Normal test modulation</w:t>
        </w:r>
        <w:bookmarkEnd w:id="238"/>
        <w:bookmarkEnd w:id="239"/>
        <w:bookmarkEnd w:id="240"/>
        <w:bookmarkEnd w:id="241"/>
        <w:bookmarkEnd w:id="242"/>
        <w:bookmarkEnd w:id="243"/>
        <w:bookmarkEnd w:id="244"/>
        <w:bookmarkEnd w:id="245"/>
        <w:bookmarkEnd w:id="246"/>
        <w:bookmarkEnd w:id="247"/>
      </w:ins>
    </w:p>
    <w:p w:rsidR="00247019" w:rsidRPr="004E001D" w:rsidRDefault="00247019" w:rsidP="00247019">
      <w:pPr>
        <w:tabs>
          <w:tab w:val="left" w:pos="794"/>
          <w:tab w:val="left" w:pos="1191"/>
          <w:tab w:val="left" w:pos="1588"/>
          <w:tab w:val="left" w:pos="1985"/>
        </w:tabs>
        <w:rPr>
          <w:ins w:id="249" w:author="HP" w:date="2025-04-20T23:57:00Z"/>
          <w:lang w:eastAsia="zh-CN"/>
        </w:rPr>
      </w:pPr>
      <w:ins w:id="250" w:author="HP" w:date="2025-04-20T23:57:00Z">
        <w:r w:rsidRPr="004E001D">
          <w:rPr>
            <w:lang w:eastAsia="zh-CN"/>
          </w:rPr>
          <w:t xml:space="preserve">The test modulation signal shall be a signal generated by a signal generator, so that the EUT receives a correctly representative modulated signal. </w:t>
        </w:r>
      </w:ins>
    </w:p>
    <w:p w:rsidR="00247019" w:rsidRDefault="00247019">
      <w:pPr>
        <w:tabs>
          <w:tab w:val="left" w:pos="794"/>
          <w:tab w:val="left" w:pos="1191"/>
          <w:tab w:val="left" w:pos="1588"/>
          <w:tab w:val="left" w:pos="1985"/>
        </w:tabs>
        <w:rPr>
          <w:ins w:id="251" w:author="HP" w:date="2025-04-20T23:57:00Z"/>
          <w:lang w:eastAsia="zh-CN"/>
        </w:rPr>
        <w:pPrChange w:id="252" w:author="HP" w:date="2025-04-21T00:48:00Z">
          <w:pPr/>
        </w:pPrChange>
      </w:pPr>
      <w:ins w:id="253" w:author="HP" w:date="2025-04-20T23:57:00Z">
        <w:r w:rsidRPr="004E001D">
          <w:rPr>
            <w:lang w:eastAsia="zh-CN"/>
          </w:rPr>
          <w:t>The wanted signals required to establish a communications link shall be representative of the EUT's intended use.</w:t>
        </w:r>
      </w:ins>
    </w:p>
    <w:p w:rsidR="00690870" w:rsidRPr="00682B40" w:rsidDel="007D2F4E" w:rsidRDefault="00690870" w:rsidP="00690870">
      <w:pPr>
        <w:rPr>
          <w:del w:id="254" w:author="HP" w:date="2025-04-21T00:48:00Z"/>
        </w:rPr>
      </w:pPr>
      <w:del w:id="255" w:author="HP" w:date="2025-04-21T00:48:00Z">
        <w:r w:rsidDel="007D2F4E">
          <w:delText>&lt;TBD&gt;</w:delText>
        </w:r>
      </w:del>
    </w:p>
    <w:p w:rsidR="00690870" w:rsidRDefault="00690870" w:rsidP="00690870">
      <w:pPr>
        <w:pStyle w:val="Heading1"/>
        <w:numPr>
          <w:ilvl w:val="0"/>
          <w:numId w:val="1"/>
        </w:numPr>
        <w:rPr>
          <w:ins w:id="256" w:author="PC" w:date="2025-04-28T14:30:00Z"/>
        </w:rPr>
      </w:pPr>
      <w:bookmarkStart w:id="257" w:name="_Toc437591021"/>
      <w:bookmarkStart w:id="258" w:name="_Toc449513594"/>
      <w:bookmarkStart w:id="259" w:name="_Toc437525430"/>
      <w:bookmarkStart w:id="260" w:name="_Toc449513898"/>
      <w:bookmarkStart w:id="261" w:name="_Toc10818706"/>
      <w:bookmarkStart w:id="262" w:name="_Toc17108424"/>
      <w:bookmarkStart w:id="263" w:name="_Toc450886764"/>
      <w:bookmarkStart w:id="264" w:name="_Toc437525885"/>
      <w:bookmarkStart w:id="265" w:name="_Toc16081340"/>
      <w:r>
        <w:rPr>
          <w:rFonts w:hint="eastAsia"/>
        </w:rPr>
        <w:t>Performance assessment</w:t>
      </w:r>
      <w:bookmarkEnd w:id="257"/>
      <w:bookmarkEnd w:id="258"/>
      <w:bookmarkEnd w:id="259"/>
      <w:bookmarkEnd w:id="260"/>
      <w:bookmarkEnd w:id="261"/>
      <w:bookmarkEnd w:id="262"/>
      <w:bookmarkEnd w:id="263"/>
      <w:bookmarkEnd w:id="264"/>
      <w:bookmarkEnd w:id="265"/>
    </w:p>
    <w:p w:rsidR="00190C8D" w:rsidRPr="004E001D" w:rsidRDefault="00190C8D" w:rsidP="00190C8D">
      <w:pPr>
        <w:pStyle w:val="Heading2"/>
        <w:rPr>
          <w:ins w:id="266" w:author="PC" w:date="2025-04-28T14:31:00Z"/>
        </w:rPr>
      </w:pPr>
      <w:ins w:id="267" w:author="PC" w:date="2025-04-28T14:31:00Z">
        <w:r w:rsidRPr="004E001D">
          <w:t>General</w:t>
        </w:r>
      </w:ins>
    </w:p>
    <w:p w:rsidR="00190C8D" w:rsidRDefault="00190C8D" w:rsidP="00190C8D">
      <w:pPr>
        <w:pStyle w:val="Normalbeforetable"/>
        <w:rPr>
          <w:ins w:id="268" w:author="PC" w:date="2025-04-28T14:31:00Z"/>
        </w:rPr>
      </w:pPr>
      <w:ins w:id="269" w:author="PC" w:date="2025-04-28T14:31:00Z">
        <w:r w:rsidRPr="004E001D">
          <w:t xml:space="preserve">At the time of submission of the equipment for test, the information required in ITU-T K.116, section 7.1 and the following should be recorded in the test report: </w:t>
        </w:r>
      </w:ins>
    </w:p>
    <w:p w:rsidR="00190C8D" w:rsidRDefault="00190C8D" w:rsidP="00190C8D">
      <w:pPr>
        <w:pStyle w:val="Normalbeforetable"/>
        <w:numPr>
          <w:ilvl w:val="0"/>
          <w:numId w:val="30"/>
        </w:numPr>
        <w:rPr>
          <w:ins w:id="270" w:author="PC" w:date="2025-04-28T14:32:00Z"/>
        </w:rPr>
        <w:pPrChange w:id="271" w:author="PC" w:date="2025-04-28T14:32:00Z">
          <w:pPr>
            <w:pStyle w:val="Normalbeforetable"/>
          </w:pPr>
        </w:pPrChange>
      </w:pPr>
      <w:ins w:id="272" w:author="PC" w:date="2025-04-28T14:32:00Z">
        <w:r>
          <w:t xml:space="preserve">The </w:t>
        </w:r>
      </w:ins>
      <w:ins w:id="273" w:author="PC" w:date="2025-04-28T14:31:00Z">
        <w:r>
          <w:t xml:space="preserve">dedicated class (A or B) for the ES in accordance with the information contained in the instructions accompanying the ES </w:t>
        </w:r>
      </w:ins>
    </w:p>
    <w:p w:rsidR="00190C8D" w:rsidRDefault="00190C8D" w:rsidP="00190C8D">
      <w:pPr>
        <w:pStyle w:val="Normalbeforetable"/>
        <w:numPr>
          <w:ilvl w:val="0"/>
          <w:numId w:val="30"/>
        </w:numPr>
        <w:rPr>
          <w:ins w:id="274" w:author="PC" w:date="2025-04-28T14:32:00Z"/>
        </w:rPr>
        <w:pPrChange w:id="275" w:author="PC" w:date="2025-04-28T14:32:00Z">
          <w:pPr>
            <w:pStyle w:val="Normalbeforetable"/>
          </w:pPr>
        </w:pPrChange>
      </w:pPr>
      <w:ins w:id="276" w:author="PC" w:date="2025-04-28T14:32:00Z">
        <w:r>
          <w:t>T</w:t>
        </w:r>
      </w:ins>
      <w:ins w:id="277" w:author="PC" w:date="2025-04-28T14:31:00Z">
        <w:r>
          <w:t>he ranges of the operational parameters, e.g. the powe</w:t>
        </w:r>
        <w:r w:rsidR="001B48E6">
          <w:t xml:space="preserve">r delivered to the antenna, </w:t>
        </w:r>
      </w:ins>
      <w:ins w:id="278" w:author="PC" w:date="2025-04-28T14:33:00Z">
        <w:r w:rsidR="001B48E6">
          <w:t xml:space="preserve">operating </w:t>
        </w:r>
      </w:ins>
      <w:ins w:id="279" w:author="PC" w:date="2025-04-28T14:31:00Z">
        <w:r>
          <w:t xml:space="preserve">frequency ranges; </w:t>
        </w:r>
      </w:ins>
    </w:p>
    <w:p w:rsidR="00190C8D" w:rsidRPr="004E001D" w:rsidRDefault="00190C8D" w:rsidP="00190C8D">
      <w:pPr>
        <w:pStyle w:val="Normalbeforetable"/>
        <w:numPr>
          <w:ilvl w:val="0"/>
          <w:numId w:val="30"/>
        </w:numPr>
        <w:rPr>
          <w:ins w:id="280" w:author="PC" w:date="2025-04-28T14:31:00Z"/>
        </w:rPr>
        <w:pPrChange w:id="281" w:author="PC" w:date="2025-04-28T14:32:00Z">
          <w:pPr>
            <w:pStyle w:val="Normalbeforetable"/>
          </w:pPr>
        </w:pPrChange>
      </w:pPr>
      <w:ins w:id="282" w:author="PC" w:date="2025-04-28T14:32:00Z">
        <w:r>
          <w:t>T</w:t>
        </w:r>
      </w:ins>
      <w:ins w:id="283" w:author="PC" w:date="2025-04-28T14:31:00Z">
        <w:r>
          <w:t>he minimum quality of transmission, and the method to be used to assess it.</w:t>
        </w:r>
      </w:ins>
    </w:p>
    <w:p w:rsidR="00190C8D" w:rsidRDefault="0056681B" w:rsidP="00190C8D">
      <w:pPr>
        <w:pStyle w:val="Heading2"/>
        <w:rPr>
          <w:ins w:id="284" w:author="PC" w:date="2025-04-28T14:49:00Z"/>
        </w:rPr>
        <w:pPrChange w:id="285" w:author="PC" w:date="2025-04-28T14:30:00Z">
          <w:pPr>
            <w:pStyle w:val="Heading1"/>
            <w:numPr>
              <w:numId w:val="1"/>
            </w:numPr>
          </w:pPr>
        </w:pPrChange>
      </w:pPr>
      <w:ins w:id="286" w:author="PC" w:date="2025-04-28T14:43:00Z">
        <w:r>
          <w:t xml:space="preserve"> </w:t>
        </w:r>
      </w:ins>
      <w:ins w:id="287" w:author="PC" w:date="2025-04-28T14:49:00Z">
        <w:r w:rsidR="00025410">
          <w:t>Equipment Configuration</w:t>
        </w:r>
      </w:ins>
    </w:p>
    <w:p w:rsidR="00025410" w:rsidRDefault="00025410" w:rsidP="00025410">
      <w:pPr>
        <w:rPr>
          <w:ins w:id="288" w:author="PC" w:date="2025-04-28T14:50:00Z"/>
        </w:rPr>
        <w:pPrChange w:id="289" w:author="PC" w:date="2025-04-28T14:49:00Z">
          <w:pPr>
            <w:pStyle w:val="Heading1"/>
            <w:numPr>
              <w:numId w:val="1"/>
            </w:numPr>
          </w:pPr>
        </w:pPrChange>
      </w:pPr>
      <w:ins w:id="290" w:author="PC" w:date="2025-04-28T14:49:00Z">
        <w:r>
          <w:t xml:space="preserve">For radiation measurements in carrier-on state, the ES shall be put in a continuous transmit mode or to the maximum burst rate where applicable. The ES shall be operated at the maximum operating Equivalent </w:t>
        </w:r>
        <w:proofErr w:type="spellStart"/>
        <w:r>
          <w:t>Isotropically</w:t>
        </w:r>
        <w:proofErr w:type="spellEnd"/>
        <w:r>
          <w:t xml:space="preserve"> Radiated Power (EIRP).</w:t>
        </w:r>
      </w:ins>
      <w:ins w:id="291" w:author="PC" w:date="2025-04-28T14:50:00Z">
        <w:r w:rsidRPr="00025410">
          <w:t xml:space="preserve"> </w:t>
        </w:r>
      </w:ins>
    </w:p>
    <w:p w:rsidR="0026570F" w:rsidRDefault="0026570F" w:rsidP="00025410">
      <w:pPr>
        <w:rPr>
          <w:ins w:id="292" w:author="PC" w:date="2025-04-28T14:50:00Z"/>
        </w:rPr>
        <w:pPrChange w:id="293" w:author="PC" w:date="2025-04-28T14:49:00Z">
          <w:pPr>
            <w:pStyle w:val="Heading1"/>
            <w:numPr>
              <w:numId w:val="1"/>
            </w:numPr>
          </w:pPr>
        </w:pPrChange>
      </w:pPr>
      <w:ins w:id="294" w:author="PC" w:date="2025-04-28T14:50:00Z">
        <w:r>
          <w:t>&lt;</w:t>
        </w:r>
      </w:ins>
      <w:ins w:id="295" w:author="PC" w:date="2025-04-28T14:51:00Z">
        <w:r>
          <w:t>TBD&gt;</w:t>
        </w:r>
      </w:ins>
    </w:p>
    <w:p w:rsidR="0056681B" w:rsidRDefault="0056681B" w:rsidP="0056681B">
      <w:pPr>
        <w:pStyle w:val="Heading2"/>
        <w:rPr>
          <w:ins w:id="296" w:author="PC" w:date="2025-04-28T14:43:00Z"/>
        </w:rPr>
        <w:pPrChange w:id="297" w:author="PC" w:date="2025-04-28T14:43:00Z">
          <w:pPr>
            <w:pStyle w:val="Heading1"/>
            <w:numPr>
              <w:numId w:val="1"/>
            </w:numPr>
          </w:pPr>
        </w:pPrChange>
      </w:pPr>
      <w:ins w:id="298" w:author="PC" w:date="2025-04-28T14:43:00Z">
        <w:r>
          <w:lastRenderedPageBreak/>
          <w:t xml:space="preserve">Equipment classification </w:t>
        </w:r>
      </w:ins>
    </w:p>
    <w:p w:rsidR="0056681B" w:rsidRDefault="0056681B" w:rsidP="0056681B">
      <w:pPr>
        <w:pStyle w:val="Heading2"/>
        <w:numPr>
          <w:ilvl w:val="0"/>
          <w:numId w:val="0"/>
        </w:numPr>
        <w:ind w:left="576"/>
        <w:rPr>
          <w:ins w:id="299" w:author="PC" w:date="2025-04-28T14:43:00Z"/>
          <w:rFonts w:eastAsia="????" w:cs="Times New Roman"/>
          <w:b w:val="0"/>
          <w:bCs w:val="0"/>
          <w:iCs w:val="0"/>
          <w:szCs w:val="24"/>
          <w:lang w:eastAsia="en-US"/>
        </w:rPr>
        <w:pPrChange w:id="300" w:author="PC" w:date="2025-04-28T14:43:00Z">
          <w:pPr>
            <w:pStyle w:val="Heading1"/>
            <w:numPr>
              <w:numId w:val="1"/>
            </w:numPr>
          </w:pPr>
        </w:pPrChange>
      </w:pPr>
      <w:ins w:id="301" w:author="PC" w:date="2025-04-28T14:43:00Z">
        <w:r w:rsidRPr="0056681B">
          <w:rPr>
            <w:rFonts w:eastAsia="????" w:cs="Times New Roman"/>
            <w:b w:val="0"/>
            <w:bCs w:val="0"/>
            <w:iCs w:val="0"/>
            <w:szCs w:val="24"/>
            <w:lang w:eastAsia="en-US"/>
            <w:rPrChange w:id="302" w:author="PC" w:date="2025-04-28T14:43:00Z">
              <w:rPr/>
            </w:rPrChange>
          </w:rPr>
          <w:t>The equipment are classified into the two classes:</w:t>
        </w:r>
      </w:ins>
    </w:p>
    <w:p w:rsidR="0056681B" w:rsidRDefault="0056681B" w:rsidP="0056681B">
      <w:pPr>
        <w:pStyle w:val="Heading2"/>
        <w:numPr>
          <w:ilvl w:val="0"/>
          <w:numId w:val="32"/>
        </w:numPr>
        <w:ind w:left="851"/>
        <w:rPr>
          <w:ins w:id="303" w:author="PC" w:date="2025-04-28T14:44:00Z"/>
          <w:rFonts w:eastAsia="????" w:cs="Times New Roman"/>
          <w:b w:val="0"/>
          <w:bCs w:val="0"/>
          <w:iCs w:val="0"/>
          <w:szCs w:val="24"/>
          <w:lang w:eastAsia="en-US"/>
        </w:rPr>
        <w:pPrChange w:id="304" w:author="PC" w:date="2025-04-28T14:44:00Z">
          <w:pPr>
            <w:pStyle w:val="Heading1"/>
            <w:numPr>
              <w:numId w:val="1"/>
            </w:numPr>
          </w:pPr>
        </w:pPrChange>
      </w:pPr>
      <w:ins w:id="305" w:author="PC" w:date="2025-04-28T14:44:00Z">
        <w:r w:rsidRPr="0056681B">
          <w:rPr>
            <w:rFonts w:eastAsia="????" w:cs="Times New Roman"/>
            <w:b w:val="0"/>
            <w:bCs w:val="0"/>
            <w:iCs w:val="0"/>
            <w:szCs w:val="24"/>
            <w:lang w:eastAsia="en-US"/>
          </w:rPr>
          <w:t>Class</w:t>
        </w:r>
      </w:ins>
      <w:ins w:id="306" w:author="PC" w:date="2025-04-28T14:43:00Z">
        <w:r w:rsidRPr="0056681B">
          <w:rPr>
            <w:rFonts w:eastAsia="????" w:cs="Times New Roman"/>
            <w:b w:val="0"/>
            <w:bCs w:val="0"/>
            <w:iCs w:val="0"/>
            <w:szCs w:val="24"/>
            <w:lang w:eastAsia="en-US"/>
            <w:rPrChange w:id="307" w:author="PC" w:date="2025-04-28T14:43:00Z">
              <w:rPr/>
            </w:rPrChange>
          </w:rPr>
          <w:t xml:space="preserve"> </w:t>
        </w:r>
        <w:proofErr w:type="gramStart"/>
        <w:r w:rsidRPr="0056681B">
          <w:rPr>
            <w:rFonts w:eastAsia="????" w:cs="Times New Roman"/>
            <w:b w:val="0"/>
            <w:bCs w:val="0"/>
            <w:iCs w:val="0"/>
            <w:szCs w:val="24"/>
            <w:lang w:eastAsia="en-US"/>
            <w:rPrChange w:id="308" w:author="PC" w:date="2025-04-28T14:43:00Z">
              <w:rPr/>
            </w:rPrChange>
          </w:rPr>
          <w:t>A</w:t>
        </w:r>
        <w:proofErr w:type="gramEnd"/>
        <w:r w:rsidRPr="0056681B">
          <w:rPr>
            <w:rFonts w:eastAsia="????" w:cs="Times New Roman"/>
            <w:b w:val="0"/>
            <w:bCs w:val="0"/>
            <w:iCs w:val="0"/>
            <w:szCs w:val="24"/>
            <w:lang w:eastAsia="en-US"/>
            <w:rPrChange w:id="309" w:author="PC" w:date="2025-04-28T14:43:00Z">
              <w:rPr/>
            </w:rPrChange>
          </w:rPr>
          <w:t xml:space="preserve"> of ES is where no loss of function is accepted during immunity testing with EMC transient ph</w:t>
        </w:r>
        <w:r w:rsidRPr="0056681B">
          <w:rPr>
            <w:rFonts w:eastAsia="????" w:cs="Times New Roman"/>
            <w:b w:val="0"/>
            <w:bCs w:val="0"/>
            <w:iCs w:val="0"/>
            <w:szCs w:val="24"/>
            <w:lang w:eastAsia="en-US"/>
          </w:rPr>
          <w:t xml:space="preserve">enomena as defined in </w:t>
        </w:r>
      </w:ins>
      <w:ins w:id="310" w:author="PC" w:date="2025-04-28T14:44:00Z">
        <w:r w:rsidRPr="0056681B">
          <w:rPr>
            <w:rFonts w:eastAsia="????" w:cs="Times New Roman"/>
            <w:b w:val="0"/>
            <w:bCs w:val="0"/>
            <w:iCs w:val="0"/>
            <w:szCs w:val="24"/>
            <w:lang w:eastAsia="en-US"/>
          </w:rPr>
          <w:t>clause</w:t>
        </w:r>
        <w:r>
          <w:rPr>
            <w:rFonts w:eastAsia="????" w:cs="Times New Roman"/>
            <w:b w:val="0"/>
            <w:bCs w:val="0"/>
            <w:iCs w:val="0"/>
            <w:szCs w:val="24"/>
            <w:lang w:eastAsia="en-US"/>
          </w:rPr>
          <w:t xml:space="preserve"> 8</w:t>
        </w:r>
      </w:ins>
      <w:ins w:id="311" w:author="PC" w:date="2025-04-28T14:47:00Z">
        <w:r w:rsidR="004D66CB">
          <w:rPr>
            <w:rFonts w:eastAsia="????" w:cs="Times New Roman"/>
            <w:b w:val="0"/>
            <w:bCs w:val="0"/>
            <w:iCs w:val="0"/>
            <w:szCs w:val="24"/>
            <w:lang w:eastAsia="en-US"/>
          </w:rPr>
          <w:t>.</w:t>
        </w:r>
      </w:ins>
      <w:ins w:id="312" w:author="PC" w:date="2025-04-28T14:48:00Z">
        <w:r w:rsidR="004D66CB">
          <w:rPr>
            <w:rFonts w:eastAsia="????" w:cs="Times New Roman"/>
            <w:b w:val="0"/>
            <w:bCs w:val="0"/>
            <w:iCs w:val="0"/>
            <w:szCs w:val="24"/>
            <w:lang w:eastAsia="en-US"/>
          </w:rPr>
          <w:t>3</w:t>
        </w:r>
      </w:ins>
      <w:ins w:id="313" w:author="PC" w:date="2025-04-28T14:44:00Z">
        <w:r w:rsidRPr="0056681B">
          <w:rPr>
            <w:rFonts w:eastAsia="????" w:cs="Times New Roman"/>
            <w:b w:val="0"/>
            <w:bCs w:val="0"/>
            <w:iCs w:val="0"/>
            <w:szCs w:val="24"/>
            <w:lang w:eastAsia="en-US"/>
          </w:rPr>
          <w:t>;</w:t>
        </w:r>
      </w:ins>
      <w:ins w:id="314" w:author="PC" w:date="2025-04-28T14:43:00Z">
        <w:r w:rsidRPr="0056681B">
          <w:rPr>
            <w:rFonts w:eastAsia="????" w:cs="Times New Roman"/>
            <w:b w:val="0"/>
            <w:bCs w:val="0"/>
            <w:iCs w:val="0"/>
            <w:szCs w:val="24"/>
            <w:lang w:eastAsia="en-US"/>
            <w:rPrChange w:id="315" w:author="PC" w:date="2025-04-28T14:43:00Z">
              <w:rPr/>
            </w:rPrChange>
          </w:rPr>
          <w:t xml:space="preserve"> </w:t>
        </w:r>
      </w:ins>
    </w:p>
    <w:p w:rsidR="0056681B" w:rsidRPr="0056681B" w:rsidRDefault="0056681B" w:rsidP="0056681B">
      <w:pPr>
        <w:pStyle w:val="Heading2"/>
        <w:numPr>
          <w:ilvl w:val="0"/>
          <w:numId w:val="32"/>
        </w:numPr>
        <w:ind w:left="851"/>
        <w:rPr>
          <w:ins w:id="316" w:author="PC" w:date="2025-04-28T14:43:00Z"/>
          <w:rFonts w:eastAsia="????" w:cs="Times New Roman"/>
          <w:b w:val="0"/>
          <w:bCs w:val="0"/>
          <w:iCs w:val="0"/>
          <w:szCs w:val="24"/>
          <w:lang w:eastAsia="en-US"/>
          <w:rPrChange w:id="317" w:author="PC" w:date="2025-04-28T14:43:00Z">
            <w:rPr>
              <w:ins w:id="318" w:author="PC" w:date="2025-04-28T14:43:00Z"/>
            </w:rPr>
          </w:rPrChange>
        </w:rPr>
        <w:pPrChange w:id="319" w:author="PC" w:date="2025-04-28T14:44:00Z">
          <w:pPr>
            <w:pStyle w:val="Heading1"/>
            <w:numPr>
              <w:numId w:val="1"/>
            </w:numPr>
          </w:pPr>
        </w:pPrChange>
      </w:pPr>
      <w:ins w:id="320" w:author="PC" w:date="2025-04-28T14:44:00Z">
        <w:r w:rsidRPr="0056681B">
          <w:rPr>
            <w:rFonts w:eastAsia="????" w:cs="Times New Roman"/>
            <w:b w:val="0"/>
            <w:bCs w:val="0"/>
            <w:iCs w:val="0"/>
            <w:szCs w:val="24"/>
            <w:lang w:eastAsia="en-US"/>
          </w:rPr>
          <w:t>Class</w:t>
        </w:r>
      </w:ins>
      <w:ins w:id="321" w:author="PC" w:date="2025-04-28T14:43:00Z">
        <w:r w:rsidRPr="0056681B">
          <w:rPr>
            <w:rFonts w:eastAsia="????" w:cs="Times New Roman"/>
            <w:b w:val="0"/>
            <w:bCs w:val="0"/>
            <w:iCs w:val="0"/>
            <w:szCs w:val="24"/>
            <w:lang w:eastAsia="en-US"/>
            <w:rPrChange w:id="322" w:author="PC" w:date="2025-04-28T14:43:00Z">
              <w:rPr/>
            </w:rPrChange>
          </w:rPr>
          <w:t xml:space="preserve"> B ES is where any loss of function during immunity testing with EMC transient phenomena shall be in accordance with performanc</w:t>
        </w:r>
        <w:r w:rsidRPr="0056681B">
          <w:rPr>
            <w:rFonts w:eastAsia="????" w:cs="Times New Roman"/>
            <w:b w:val="0"/>
            <w:bCs w:val="0"/>
            <w:iCs w:val="0"/>
            <w:szCs w:val="24"/>
            <w:lang w:eastAsia="en-US"/>
          </w:rPr>
          <w:t xml:space="preserve">e criteria defined in clause </w:t>
        </w:r>
      </w:ins>
      <w:ins w:id="323" w:author="PC" w:date="2025-04-28T14:44:00Z">
        <w:r>
          <w:rPr>
            <w:rFonts w:eastAsia="????" w:cs="Times New Roman"/>
            <w:b w:val="0"/>
            <w:bCs w:val="0"/>
            <w:iCs w:val="0"/>
            <w:szCs w:val="24"/>
            <w:lang w:eastAsia="en-US"/>
          </w:rPr>
          <w:t>8</w:t>
        </w:r>
      </w:ins>
      <w:ins w:id="324" w:author="PC" w:date="2025-04-28T14:43:00Z">
        <w:r w:rsidRPr="0056681B">
          <w:rPr>
            <w:rFonts w:eastAsia="????" w:cs="Times New Roman"/>
            <w:b w:val="0"/>
            <w:bCs w:val="0"/>
            <w:iCs w:val="0"/>
            <w:szCs w:val="24"/>
            <w:lang w:eastAsia="en-US"/>
            <w:rPrChange w:id="325" w:author="PC" w:date="2025-04-28T14:43:00Z">
              <w:rPr/>
            </w:rPrChange>
          </w:rPr>
          <w:t>.</w:t>
        </w:r>
      </w:ins>
      <w:ins w:id="326" w:author="PC" w:date="2025-04-28T14:48:00Z">
        <w:r w:rsidR="004D66CB">
          <w:rPr>
            <w:rFonts w:eastAsia="????" w:cs="Times New Roman"/>
            <w:b w:val="0"/>
            <w:bCs w:val="0"/>
            <w:iCs w:val="0"/>
            <w:szCs w:val="24"/>
            <w:lang w:eastAsia="en-US"/>
          </w:rPr>
          <w:t>4</w:t>
        </w:r>
      </w:ins>
    </w:p>
    <w:p w:rsidR="0056681B" w:rsidRDefault="0056681B" w:rsidP="00331C97">
      <w:pPr>
        <w:ind w:left="851"/>
        <w:rPr>
          <w:ins w:id="327" w:author="PC" w:date="2025-04-28T14:51:00Z"/>
        </w:rPr>
        <w:pPrChange w:id="328" w:author="PC" w:date="2025-04-28T14:51:00Z">
          <w:pPr>
            <w:pStyle w:val="Heading1"/>
            <w:numPr>
              <w:numId w:val="1"/>
            </w:numPr>
          </w:pPr>
        </w:pPrChange>
      </w:pPr>
    </w:p>
    <w:p w:rsidR="00331C97" w:rsidRPr="0056681B" w:rsidRDefault="00331C97" w:rsidP="0056681B">
      <w:pPr>
        <w:pPrChange w:id="329" w:author="PC" w:date="2025-04-28T14:43:00Z">
          <w:pPr>
            <w:pStyle w:val="Heading1"/>
            <w:numPr>
              <w:numId w:val="1"/>
            </w:numPr>
          </w:pPr>
        </w:pPrChange>
      </w:pPr>
    </w:p>
    <w:p w:rsidR="00690870" w:rsidRPr="00682B40" w:rsidRDefault="00690870" w:rsidP="00690870">
      <w:r>
        <w:t>&lt;TBD&gt;</w:t>
      </w:r>
    </w:p>
    <w:p w:rsidR="00690870" w:rsidRDefault="00690870" w:rsidP="00690870">
      <w:pPr>
        <w:pStyle w:val="Heading1"/>
        <w:numPr>
          <w:ilvl w:val="0"/>
          <w:numId w:val="1"/>
        </w:numPr>
        <w:rPr>
          <w:ins w:id="330" w:author="PC" w:date="2025-04-28T14:46:00Z"/>
        </w:rPr>
      </w:pPr>
      <w:bookmarkStart w:id="331" w:name="_Toc449513600"/>
      <w:bookmarkStart w:id="332" w:name="_Toc437525891"/>
      <w:bookmarkStart w:id="333" w:name="_Toc449513904"/>
      <w:bookmarkStart w:id="334" w:name="_Toc450886770"/>
      <w:bookmarkStart w:id="335" w:name="_Toc17108430"/>
      <w:bookmarkStart w:id="336" w:name="_Toc437591027"/>
      <w:bookmarkStart w:id="337" w:name="_Toc10818712"/>
      <w:bookmarkStart w:id="338" w:name="_Toc437525436"/>
      <w:bookmarkStart w:id="339" w:name="_Toc16081346"/>
      <w:r>
        <w:tab/>
        <w:t>Performance criteria</w:t>
      </w:r>
      <w:bookmarkEnd w:id="331"/>
      <w:bookmarkEnd w:id="332"/>
      <w:bookmarkEnd w:id="333"/>
      <w:bookmarkEnd w:id="334"/>
      <w:bookmarkEnd w:id="335"/>
      <w:bookmarkEnd w:id="336"/>
      <w:bookmarkEnd w:id="337"/>
      <w:bookmarkEnd w:id="338"/>
      <w:bookmarkEnd w:id="339"/>
    </w:p>
    <w:p w:rsidR="0056681B" w:rsidRDefault="0056681B" w:rsidP="0056681B">
      <w:pPr>
        <w:pStyle w:val="Heading2"/>
        <w:rPr>
          <w:ins w:id="340" w:author="PC" w:date="2025-04-28T14:46:00Z"/>
        </w:rPr>
        <w:pPrChange w:id="341" w:author="PC" w:date="2025-04-28T14:46:00Z">
          <w:pPr>
            <w:pStyle w:val="Heading1"/>
            <w:numPr>
              <w:numId w:val="1"/>
            </w:numPr>
          </w:pPr>
        </w:pPrChange>
      </w:pPr>
      <w:ins w:id="342" w:author="PC" w:date="2025-04-28T14:46:00Z">
        <w:r>
          <w:t xml:space="preserve">General </w:t>
        </w:r>
      </w:ins>
    </w:p>
    <w:p w:rsidR="0056681B" w:rsidRDefault="0056681B" w:rsidP="0056681B">
      <w:pPr>
        <w:pStyle w:val="Heading2"/>
        <w:rPr>
          <w:ins w:id="343" w:author="PC" w:date="2025-04-28T14:47:00Z"/>
        </w:rPr>
        <w:pPrChange w:id="344" w:author="PC" w:date="2025-04-28T14:46:00Z">
          <w:pPr>
            <w:pStyle w:val="Heading1"/>
            <w:numPr>
              <w:numId w:val="1"/>
            </w:numPr>
          </w:pPr>
        </w:pPrChange>
      </w:pPr>
      <w:ins w:id="345" w:author="PC" w:date="2025-04-28T14:46:00Z">
        <w:r>
          <w:t>Performance criteria for Continuous phenomena applied to the EUT</w:t>
        </w:r>
      </w:ins>
    </w:p>
    <w:p w:rsidR="0056681B" w:rsidRDefault="0056681B" w:rsidP="0056681B">
      <w:pPr>
        <w:pStyle w:val="Heading2"/>
        <w:rPr>
          <w:ins w:id="346" w:author="PC" w:date="2025-04-28T14:47:00Z"/>
        </w:rPr>
        <w:pPrChange w:id="347" w:author="PC" w:date="2025-04-28T14:47:00Z">
          <w:pPr>
            <w:pStyle w:val="Heading1"/>
            <w:numPr>
              <w:numId w:val="1"/>
            </w:numPr>
          </w:pPr>
        </w:pPrChange>
      </w:pPr>
      <w:ins w:id="348" w:author="PC" w:date="2025-04-28T14:46:00Z">
        <w:r>
          <w:t xml:space="preserve">Performance criteria for Transient phenomena applied to a class A EUT </w:t>
        </w:r>
      </w:ins>
    </w:p>
    <w:p w:rsidR="0056681B" w:rsidRPr="0056681B" w:rsidRDefault="0056681B" w:rsidP="0056681B">
      <w:pPr>
        <w:pStyle w:val="Heading2"/>
        <w:pPrChange w:id="349" w:author="PC" w:date="2025-04-28T14:47:00Z">
          <w:pPr>
            <w:pStyle w:val="Heading1"/>
            <w:numPr>
              <w:numId w:val="1"/>
            </w:numPr>
          </w:pPr>
        </w:pPrChange>
      </w:pPr>
      <w:ins w:id="350" w:author="PC" w:date="2025-04-28T14:46:00Z">
        <w:r>
          <w:t xml:space="preserve"> </w:t>
        </w:r>
        <w:r>
          <w:t>Performance criteria for Transient phenomena applied to a class B EUT</w:t>
        </w:r>
      </w:ins>
    </w:p>
    <w:p w:rsidR="00690870" w:rsidRPr="00682B40" w:rsidRDefault="00690870" w:rsidP="00690870">
      <w:r>
        <w:t>&lt;TBD&gt;</w:t>
      </w:r>
    </w:p>
    <w:p w:rsidR="00690870" w:rsidRDefault="00690870" w:rsidP="00690870">
      <w:pPr>
        <w:pStyle w:val="Heading1"/>
        <w:numPr>
          <w:ilvl w:val="0"/>
          <w:numId w:val="1"/>
        </w:numPr>
        <w:rPr>
          <w:ins w:id="351" w:author="PC" w:date="2025-04-28T14:48:00Z"/>
        </w:rPr>
      </w:pPr>
      <w:bookmarkStart w:id="352" w:name="_Toc437525440"/>
      <w:bookmarkStart w:id="353" w:name="_Toc10818716"/>
      <w:bookmarkStart w:id="354" w:name="_Toc449513908"/>
      <w:bookmarkStart w:id="355" w:name="_Toc437525895"/>
      <w:bookmarkStart w:id="356" w:name="_Toc450886774"/>
      <w:bookmarkStart w:id="357" w:name="_Toc16081350"/>
      <w:bookmarkStart w:id="358" w:name="_Toc449513604"/>
      <w:bookmarkStart w:id="359" w:name="_Toc437591031"/>
      <w:bookmarkStart w:id="360" w:name="_Toc17108434"/>
      <w:r>
        <w:rPr>
          <w:rFonts w:hint="eastAsia"/>
        </w:rPr>
        <w:tab/>
      </w:r>
      <w:r>
        <w:t>Applicability overview tables</w:t>
      </w:r>
      <w:bookmarkEnd w:id="352"/>
      <w:bookmarkEnd w:id="353"/>
      <w:bookmarkEnd w:id="354"/>
      <w:bookmarkEnd w:id="355"/>
      <w:bookmarkEnd w:id="356"/>
      <w:bookmarkEnd w:id="357"/>
      <w:bookmarkEnd w:id="358"/>
      <w:bookmarkEnd w:id="359"/>
      <w:bookmarkEnd w:id="360"/>
    </w:p>
    <w:p w:rsidR="004C00F8" w:rsidRDefault="004C00F8" w:rsidP="004C00F8">
      <w:pPr>
        <w:pStyle w:val="Heading2"/>
        <w:rPr>
          <w:ins w:id="361" w:author="PC" w:date="2025-04-28T14:48:00Z"/>
          <w:rFonts w:eastAsia="SimSun"/>
          <w:lang w:val="en-US" w:eastAsia="zh-CN"/>
        </w:rPr>
      </w:pPr>
      <w:bookmarkStart w:id="362" w:name="_Toc169628183"/>
      <w:ins w:id="363" w:author="PC" w:date="2025-04-28T14:48:00Z">
        <w:r w:rsidRPr="004E001D">
          <w:rPr>
            <w:rFonts w:eastAsia="SimSun"/>
            <w:lang w:val="en-US" w:eastAsia="zh-CN"/>
          </w:rPr>
          <w:t>Emission</w:t>
        </w:r>
        <w:bookmarkEnd w:id="362"/>
      </w:ins>
    </w:p>
    <w:p w:rsidR="004C00F8" w:rsidRPr="004C00F8" w:rsidRDefault="004C00F8" w:rsidP="004C00F8">
      <w:pPr>
        <w:pStyle w:val="Heading2"/>
        <w:rPr>
          <w:ins w:id="364" w:author="PC" w:date="2025-04-28T14:48:00Z"/>
          <w:lang w:val="en-US" w:eastAsia="zh-CN"/>
          <w:rPrChange w:id="365" w:author="PC" w:date="2025-04-28T14:48:00Z">
            <w:rPr>
              <w:ins w:id="366" w:author="PC" w:date="2025-04-28T14:48:00Z"/>
              <w:lang w:val="en-US"/>
            </w:rPr>
          </w:rPrChange>
        </w:rPr>
      </w:pPr>
      <w:ins w:id="367" w:author="PC" w:date="2025-04-28T14:49:00Z">
        <w:r w:rsidRPr="004E001D">
          <w:rPr>
            <w:rFonts w:eastAsia="SimSun"/>
            <w:lang w:val="en-US" w:eastAsia="zh-CN"/>
          </w:rPr>
          <w:t>Immunity</w:t>
        </w:r>
      </w:ins>
    </w:p>
    <w:p w:rsidR="004C00F8" w:rsidRPr="004C00F8" w:rsidRDefault="004C00F8" w:rsidP="004C00F8">
      <w:pPr>
        <w:pPrChange w:id="368" w:author="PC" w:date="2025-04-28T14:48:00Z">
          <w:pPr>
            <w:pStyle w:val="Heading1"/>
            <w:numPr>
              <w:numId w:val="1"/>
            </w:numPr>
          </w:pPr>
        </w:pPrChange>
      </w:pPr>
    </w:p>
    <w:p w:rsidR="00690870" w:rsidRPr="00682B40" w:rsidRDefault="00690870" w:rsidP="00690870">
      <w:r>
        <w:t>&lt;TBD&gt;</w:t>
      </w:r>
    </w:p>
    <w:p w:rsidR="00690870" w:rsidDel="007227E3" w:rsidRDefault="00690870" w:rsidP="007227E3">
      <w:pPr>
        <w:pStyle w:val="Heading1"/>
        <w:numPr>
          <w:ilvl w:val="0"/>
          <w:numId w:val="1"/>
        </w:numPr>
        <w:rPr>
          <w:del w:id="369" w:author="HP" w:date="2025-04-21T00:03:00Z"/>
        </w:rPr>
      </w:pPr>
      <w:bookmarkStart w:id="370" w:name="_Toc450886777"/>
      <w:bookmarkStart w:id="371" w:name="_Toc449513911"/>
      <w:bookmarkStart w:id="372" w:name="_Toc449513607"/>
      <w:bookmarkStart w:id="373" w:name="_Toc16081353"/>
      <w:bookmarkStart w:id="374" w:name="_Toc437525443"/>
      <w:bookmarkStart w:id="375" w:name="_Toc437525898"/>
      <w:bookmarkStart w:id="376" w:name="_Toc10818719"/>
      <w:bookmarkStart w:id="377" w:name="_Toc17108437"/>
      <w:bookmarkStart w:id="378" w:name="_Toc437591034"/>
      <w:r>
        <w:rPr>
          <w:rFonts w:hint="eastAsia"/>
        </w:rPr>
        <w:tab/>
      </w:r>
      <w:del w:id="379" w:author="HP" w:date="2025-04-21T00:03:00Z">
        <w:r w:rsidDel="007227E3">
          <w:delText>Methods of measurement and limits for EMC emissions</w:delText>
        </w:r>
        <w:bookmarkEnd w:id="370"/>
        <w:bookmarkEnd w:id="371"/>
        <w:bookmarkEnd w:id="372"/>
        <w:bookmarkEnd w:id="373"/>
        <w:bookmarkEnd w:id="374"/>
        <w:bookmarkEnd w:id="375"/>
        <w:bookmarkEnd w:id="376"/>
        <w:bookmarkEnd w:id="377"/>
        <w:bookmarkEnd w:id="378"/>
      </w:del>
    </w:p>
    <w:p w:rsidR="00690870" w:rsidRPr="00682B40" w:rsidDel="007227E3" w:rsidRDefault="00690870">
      <w:pPr>
        <w:pStyle w:val="Heading1"/>
        <w:numPr>
          <w:ilvl w:val="0"/>
          <w:numId w:val="1"/>
        </w:numPr>
        <w:rPr>
          <w:del w:id="380" w:author="HP" w:date="2025-04-21T00:03:00Z"/>
        </w:rPr>
        <w:pPrChange w:id="381" w:author="HP" w:date="2025-04-21T00:03:00Z">
          <w:pPr/>
        </w:pPrChange>
      </w:pPr>
      <w:del w:id="382" w:author="HP" w:date="2025-04-21T00:03:00Z">
        <w:r w:rsidDel="007227E3">
          <w:delText>&lt;TBD&gt;</w:delText>
        </w:r>
      </w:del>
    </w:p>
    <w:p w:rsidR="00690870" w:rsidDel="007227E3" w:rsidRDefault="00690870" w:rsidP="007227E3">
      <w:pPr>
        <w:pStyle w:val="Heading1"/>
        <w:numPr>
          <w:ilvl w:val="0"/>
          <w:numId w:val="1"/>
        </w:numPr>
        <w:rPr>
          <w:del w:id="383" w:author="HP" w:date="2025-04-21T00:03:00Z"/>
        </w:rPr>
      </w:pPr>
      <w:bookmarkStart w:id="384" w:name="_Toc450886785"/>
      <w:bookmarkStart w:id="385" w:name="_Toc449513919"/>
      <w:bookmarkStart w:id="386" w:name="_Toc17108445"/>
      <w:bookmarkStart w:id="387" w:name="_Toc10818739"/>
      <w:bookmarkStart w:id="388" w:name="_Toc16081361"/>
      <w:bookmarkStart w:id="389" w:name="_Ref371906457"/>
      <w:bookmarkStart w:id="390" w:name="_Toc437525451"/>
      <w:bookmarkStart w:id="391" w:name="_Toc449513615"/>
      <w:bookmarkStart w:id="392" w:name="_Toc437591042"/>
      <w:bookmarkStart w:id="393" w:name="_Toc437525906"/>
      <w:bookmarkStart w:id="394" w:name="_Toc360743607"/>
      <w:del w:id="395" w:author="HP" w:date="2025-04-21T00:03:00Z">
        <w:r w:rsidDel="007227E3">
          <w:tab/>
          <w:delText>Test methods and levels for immunity tests</w:delText>
        </w:r>
        <w:bookmarkEnd w:id="384"/>
        <w:bookmarkEnd w:id="385"/>
        <w:bookmarkEnd w:id="386"/>
        <w:bookmarkEnd w:id="387"/>
        <w:bookmarkEnd w:id="388"/>
        <w:bookmarkEnd w:id="389"/>
        <w:bookmarkEnd w:id="390"/>
        <w:bookmarkEnd w:id="391"/>
        <w:bookmarkEnd w:id="392"/>
        <w:bookmarkEnd w:id="393"/>
        <w:bookmarkEnd w:id="394"/>
      </w:del>
    </w:p>
    <w:p w:rsidR="00690870" w:rsidRPr="00682B40" w:rsidRDefault="00690870" w:rsidP="00690870">
      <w:r>
        <w:t>&lt;TBD&gt;</w:t>
      </w:r>
    </w:p>
    <w:p w:rsidR="00331C97" w:rsidRDefault="00331C97" w:rsidP="00690870">
      <w:pPr>
        <w:pStyle w:val="AnnexNoTitle0"/>
        <w:rPr>
          <w:ins w:id="396" w:author="PC" w:date="2025-04-28T14:51:00Z"/>
          <w:lang w:val="en-US"/>
        </w:rPr>
      </w:pPr>
      <w:bookmarkStart w:id="397" w:name="_Toc17108458"/>
      <w:bookmarkStart w:id="398" w:name="_Toc16081374"/>
    </w:p>
    <w:p w:rsidR="00331C97" w:rsidRPr="00331C97" w:rsidRDefault="00331C97" w:rsidP="00331C97">
      <w:pPr>
        <w:rPr>
          <w:ins w:id="399" w:author="PC" w:date="2025-04-28T14:51:00Z"/>
          <w:lang w:val="en-US"/>
        </w:rPr>
        <w:pPrChange w:id="400" w:author="PC" w:date="2025-04-28T14:51:00Z">
          <w:pPr>
            <w:pStyle w:val="AnnexNoTitle0"/>
          </w:pPr>
        </w:pPrChange>
      </w:pPr>
    </w:p>
    <w:p w:rsidR="00331C97" w:rsidRDefault="00331C97" w:rsidP="00690870">
      <w:pPr>
        <w:pStyle w:val="AnnexNoTitle0"/>
        <w:rPr>
          <w:ins w:id="401" w:author="PC" w:date="2025-04-28T14:51:00Z"/>
          <w:lang w:val="en-US"/>
        </w:rPr>
      </w:pPr>
    </w:p>
    <w:p w:rsidR="00690870" w:rsidRDefault="00690870" w:rsidP="00690870">
      <w:pPr>
        <w:pStyle w:val="AnnexNoTitle0"/>
        <w:rPr>
          <w:lang w:val="en-US"/>
        </w:rPr>
      </w:pPr>
      <w:r>
        <w:rPr>
          <w:lang w:val="en-US"/>
        </w:rPr>
        <w:t>Bibliography</w:t>
      </w:r>
      <w:bookmarkEnd w:id="397"/>
      <w:bookmarkEnd w:id="398"/>
    </w:p>
    <w:p w:rsidR="00690870" w:rsidRDefault="00690870" w:rsidP="00690870">
      <w:pPr>
        <w:tabs>
          <w:tab w:val="left" w:pos="794"/>
          <w:tab w:val="left" w:pos="1191"/>
          <w:tab w:val="left" w:pos="1588"/>
          <w:tab w:val="left" w:pos="1985"/>
        </w:tabs>
        <w:spacing w:before="0"/>
        <w:rPr>
          <w:lang w:val="en-US"/>
        </w:rPr>
      </w:pPr>
    </w:p>
    <w:p w:rsidR="00690870" w:rsidRDefault="00690870" w:rsidP="00690870">
      <w:pPr>
        <w:pStyle w:val="Reftext"/>
        <w:tabs>
          <w:tab w:val="left" w:pos="2694"/>
          <w:tab w:val="left" w:pos="3544"/>
        </w:tabs>
        <w:ind w:left="2694" w:hanging="2694"/>
        <w:jc w:val="both"/>
        <w:rPr>
          <w:i/>
          <w:iCs/>
        </w:rPr>
      </w:pPr>
      <w:r>
        <w:t>[b-ITU-T K.</w:t>
      </w:r>
      <w:r>
        <w:rPr>
          <w:rFonts w:hint="eastAsia"/>
          <w:lang w:eastAsia="zh-CN"/>
        </w:rPr>
        <w:t>1</w:t>
      </w:r>
      <w:r>
        <w:rPr>
          <w:rFonts w:hint="eastAsia"/>
          <w:lang w:val="en-US" w:eastAsia="zh-CN"/>
        </w:rPr>
        <w:t>1</w:t>
      </w:r>
      <w:r>
        <w:rPr>
          <w:rFonts w:hint="eastAsia"/>
          <w:lang w:eastAsia="zh-CN"/>
        </w:rPr>
        <w:t>6</w:t>
      </w:r>
      <w:r>
        <w:t>]</w:t>
      </w:r>
      <w:r>
        <w:tab/>
        <w:t>Recommendation ITU-T K.</w:t>
      </w:r>
      <w:r>
        <w:rPr>
          <w:lang w:eastAsia="zh-CN"/>
        </w:rPr>
        <w:t>1</w:t>
      </w:r>
      <w:r>
        <w:rPr>
          <w:rFonts w:hint="eastAsia"/>
          <w:lang w:val="en-US" w:eastAsia="zh-CN"/>
        </w:rPr>
        <w:t>1</w:t>
      </w:r>
      <w:r>
        <w:rPr>
          <w:lang w:eastAsia="zh-CN"/>
        </w:rPr>
        <w:t>6</w:t>
      </w:r>
      <w:r>
        <w:t xml:space="preserve"> (</w:t>
      </w:r>
      <w:r>
        <w:rPr>
          <w:rFonts w:hint="eastAsia"/>
          <w:lang w:eastAsia="zh-CN"/>
        </w:rPr>
        <w:t>201</w:t>
      </w:r>
      <w:r>
        <w:rPr>
          <w:rFonts w:hint="eastAsia"/>
          <w:lang w:val="en-US" w:eastAsia="zh-CN"/>
        </w:rPr>
        <w:t>9</w:t>
      </w:r>
      <w:r>
        <w:t xml:space="preserve">), </w:t>
      </w:r>
      <w:r>
        <w:rPr>
          <w:i/>
          <w:iCs/>
        </w:rPr>
        <w:t>Electromagnetic compatibility requirements and test methods for radio telecommunication terminal equipment</w:t>
      </w:r>
    </w:p>
    <w:p w:rsidR="00690870" w:rsidRDefault="00690870" w:rsidP="00690870">
      <w:pPr>
        <w:pStyle w:val="Reftext"/>
        <w:tabs>
          <w:tab w:val="left" w:pos="2694"/>
          <w:tab w:val="left" w:pos="3544"/>
        </w:tabs>
        <w:ind w:left="2694" w:hanging="2694"/>
        <w:jc w:val="both"/>
        <w:rPr>
          <w:lang w:eastAsia="zh-CN"/>
        </w:rPr>
      </w:pPr>
      <w:r>
        <w:t xml:space="preserve"> [b-</w:t>
      </w:r>
      <w:r>
        <w:rPr>
          <w:rFonts w:hint="eastAsia"/>
          <w:lang w:eastAsia="zh-CN"/>
        </w:rPr>
        <w:t>ETSI EN 301 489-</w:t>
      </w:r>
      <w:r>
        <w:rPr>
          <w:rFonts w:hint="eastAsia"/>
          <w:lang w:val="en-US" w:eastAsia="zh-CN"/>
        </w:rPr>
        <w:t>1</w:t>
      </w:r>
      <w:r>
        <w:t>]</w:t>
      </w:r>
      <w:r>
        <w:tab/>
        <w:t>ETSI EN 301 489-</w:t>
      </w:r>
      <w:r>
        <w:rPr>
          <w:rFonts w:eastAsia="SimSun" w:hint="eastAsia"/>
          <w:lang w:val="en-US" w:eastAsia="zh-CN"/>
        </w:rPr>
        <w:t>1</w:t>
      </w:r>
      <w:r>
        <w:rPr>
          <w:rFonts w:hint="eastAsia"/>
          <w:lang w:eastAsia="zh-CN"/>
        </w:rPr>
        <w:t xml:space="preserve"> </w:t>
      </w:r>
      <w:r>
        <w:t>(20</w:t>
      </w:r>
      <w:r>
        <w:rPr>
          <w:rFonts w:eastAsia="SimSun" w:hint="eastAsia"/>
          <w:lang w:val="en-US" w:eastAsia="zh-CN"/>
        </w:rPr>
        <w:t>19-11</w:t>
      </w:r>
      <w:r>
        <w:t xml:space="preserve">), </w:t>
      </w:r>
      <w:r>
        <w:rPr>
          <w:i/>
        </w:rPr>
        <w:t>Electro</w:t>
      </w:r>
      <w:r>
        <w:rPr>
          <w:rFonts w:eastAsia="SimSun" w:hint="eastAsia"/>
          <w:i/>
          <w:lang w:val="en-US" w:eastAsia="zh-CN"/>
        </w:rPr>
        <w:t>M</w:t>
      </w:r>
      <w:proofErr w:type="spellStart"/>
      <w:r>
        <w:rPr>
          <w:i/>
        </w:rPr>
        <w:t>agnetic</w:t>
      </w:r>
      <w:proofErr w:type="spellEnd"/>
      <w:r>
        <w:rPr>
          <w:i/>
        </w:rPr>
        <w:t xml:space="preserve"> Compatibility (EMC) standard for radio equipment and services; Part 1: Common technical requirements</w:t>
      </w:r>
    </w:p>
    <w:p w:rsidR="00690870" w:rsidRDefault="00690870" w:rsidP="00690870">
      <w:pPr>
        <w:pStyle w:val="ListParagraph"/>
        <w:ind w:left="2694" w:hanging="2694"/>
        <w:jc w:val="both"/>
      </w:pPr>
      <w:r>
        <w:t xml:space="preserve">[b-ETSI EN 301 489-12] </w:t>
      </w:r>
      <w:r>
        <w:tab/>
        <w:t>ETSI EN 301 489-12 V3.1.1 (2019-04):</w:t>
      </w:r>
      <w:r w:rsidRPr="0093064E">
        <w:t xml:space="preserve"> </w:t>
      </w:r>
      <w:r>
        <w:t>Electro Magnetic Compatibility (EMC) standard for radio equipment and services; Part 12: Specific conditions for Very Small Aperture Terminal, Satellite Interactive Earth Stations operated in the frequency ranges between 4 GHz and 30 GHz in the Fixed Satellite Service (FSS)</w:t>
      </w:r>
    </w:p>
    <w:bookmarkEnd w:id="1"/>
    <w:p w:rsidR="00690870" w:rsidRDefault="00690870" w:rsidP="00690870">
      <w:pPr>
        <w:jc w:val="center"/>
      </w:pPr>
      <w:r>
        <w:t>______________</w:t>
      </w:r>
    </w:p>
    <w:p w:rsidR="004929E8" w:rsidRPr="003B24BE" w:rsidRDefault="004929E8" w:rsidP="004929E8">
      <w:pPr>
        <w:pStyle w:val="Heading1"/>
        <w:numPr>
          <w:ilvl w:val="0"/>
          <w:numId w:val="0"/>
        </w:numPr>
        <w:spacing w:before="120" w:after="120"/>
        <w:rPr>
          <w:rFonts w:cs="Times New Roman"/>
          <w:lang w:eastAsia="zh-CN"/>
        </w:rPr>
      </w:pPr>
    </w:p>
    <w:sectPr w:rsidR="004929E8" w:rsidRPr="003B24BE" w:rsidSect="009751A4">
      <w:headerReference w:type="default" r:id="rId10"/>
      <w:pgSz w:w="11907" w:h="16840" w:code="9"/>
      <w:pgMar w:top="1134" w:right="1134" w:bottom="1134" w:left="1134" w:header="425" w:footer="709"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07C80" w:rsidRDefault="00607C80">
      <w:pPr>
        <w:spacing w:before="0"/>
      </w:pPr>
      <w:r>
        <w:separator/>
      </w:r>
    </w:p>
  </w:endnote>
  <w:endnote w:type="continuationSeparator" w:id="0">
    <w:p w:rsidR="00607C80" w:rsidRDefault="00607C80">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
    <w:altName w:val="MS Gothic"/>
    <w:charset w:val="00"/>
    <w:family w:val="auto"/>
    <w:pitch w:val="variable"/>
  </w:font>
  <w:font w:name="CG Times">
    <w:altName w:val="Times New Roman"/>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07C80" w:rsidRDefault="00607C80">
      <w:pPr>
        <w:spacing w:before="0"/>
      </w:pPr>
      <w:r>
        <w:separator/>
      </w:r>
    </w:p>
  </w:footnote>
  <w:footnote w:type="continuationSeparator" w:id="0">
    <w:p w:rsidR="00607C80" w:rsidRDefault="00607C80">
      <w:pPr>
        <w:spacing w:befor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B5DF2" w:rsidRPr="00C42125" w:rsidRDefault="001B5DF2" w:rsidP="007E53E4">
    <w:pPr>
      <w:pStyle w:val="Header"/>
    </w:pPr>
    <w:r w:rsidRPr="00C42125">
      <w:t xml:space="preserve">- </w:t>
    </w:r>
    <w:r w:rsidRPr="00C42125">
      <w:fldChar w:fldCharType="begin"/>
    </w:r>
    <w:r w:rsidRPr="00C42125">
      <w:instrText xml:space="preserve"> PAGE  \* MERGEFORMAT </w:instrText>
    </w:r>
    <w:r w:rsidRPr="00C42125">
      <w:fldChar w:fldCharType="separate"/>
    </w:r>
    <w:r w:rsidR="000E5B3D">
      <w:rPr>
        <w:noProof/>
      </w:rPr>
      <w:t>8</w:t>
    </w:r>
    <w:r w:rsidRPr="00C42125">
      <w:fldChar w:fldCharType="end"/>
    </w:r>
    <w:r w:rsidRPr="00C42125">
      <w:t xml:space="preserve"> -</w:t>
    </w:r>
  </w:p>
  <w:p w:rsidR="001B5DF2" w:rsidRPr="00C42125" w:rsidRDefault="001B5DF2" w:rsidP="007E53E4">
    <w:pPr>
      <w:pStyle w:val="Header"/>
    </w:pPr>
    <w:r>
      <w:fldChar w:fldCharType="begin"/>
    </w:r>
    <w:r>
      <w:instrText xml:space="preserve"> STYLEREF  Docnumber  </w:instrText>
    </w:r>
    <w:r>
      <w:fldChar w:fldCharType="separate"/>
    </w:r>
    <w:r w:rsidR="000E5B3D">
      <w:rPr>
        <w:noProof/>
      </w:rPr>
      <w:t>SG5-CXXX</w:t>
    </w:r>
    <w:r>
      <w:rPr>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B0D00776"/>
    <w:multiLevelType w:val="singleLevel"/>
    <w:tmpl w:val="B0D00776"/>
    <w:lvl w:ilvl="0">
      <w:start w:val="1"/>
      <w:numFmt w:val="lowerLetter"/>
      <w:suff w:val="space"/>
      <w:lvlText w:val="%1)"/>
      <w:lvlJc w:val="left"/>
    </w:lvl>
  </w:abstractNum>
  <w:abstractNum w:abstractNumId="1">
    <w:nsid w:val="FFFFFF7C"/>
    <w:multiLevelType w:val="singleLevel"/>
    <w:tmpl w:val="5FDCD194"/>
    <w:lvl w:ilvl="0">
      <w:start w:val="1"/>
      <w:numFmt w:val="decimal"/>
      <w:pStyle w:val="ListNumber5"/>
      <w:lvlText w:val="%1."/>
      <w:lvlJc w:val="left"/>
      <w:pPr>
        <w:tabs>
          <w:tab w:val="num" w:pos="1800"/>
        </w:tabs>
        <w:ind w:left="1800" w:hanging="360"/>
      </w:pPr>
    </w:lvl>
  </w:abstractNum>
  <w:abstractNum w:abstractNumId="2">
    <w:nsid w:val="FFFFFF7D"/>
    <w:multiLevelType w:val="singleLevel"/>
    <w:tmpl w:val="1D84AC92"/>
    <w:lvl w:ilvl="0">
      <w:start w:val="1"/>
      <w:numFmt w:val="decimal"/>
      <w:pStyle w:val="ListNumber4"/>
      <w:lvlText w:val="%1."/>
      <w:lvlJc w:val="left"/>
      <w:pPr>
        <w:tabs>
          <w:tab w:val="num" w:pos="1440"/>
        </w:tabs>
        <w:ind w:left="1440" w:hanging="360"/>
      </w:pPr>
    </w:lvl>
  </w:abstractNum>
  <w:abstractNum w:abstractNumId="3">
    <w:nsid w:val="FFFFFF7E"/>
    <w:multiLevelType w:val="singleLevel"/>
    <w:tmpl w:val="3794A42C"/>
    <w:lvl w:ilvl="0">
      <w:start w:val="1"/>
      <w:numFmt w:val="decimal"/>
      <w:pStyle w:val="ListNumber3"/>
      <w:lvlText w:val="%1."/>
      <w:lvlJc w:val="left"/>
      <w:pPr>
        <w:tabs>
          <w:tab w:val="num" w:pos="1080"/>
        </w:tabs>
        <w:ind w:left="1080" w:hanging="360"/>
      </w:pPr>
    </w:lvl>
  </w:abstractNum>
  <w:abstractNum w:abstractNumId="4">
    <w:nsid w:val="FFFFFF7F"/>
    <w:multiLevelType w:val="singleLevel"/>
    <w:tmpl w:val="2E143C0E"/>
    <w:lvl w:ilvl="0">
      <w:start w:val="1"/>
      <w:numFmt w:val="decimal"/>
      <w:pStyle w:val="ListNumber2"/>
      <w:lvlText w:val="%1."/>
      <w:lvlJc w:val="left"/>
      <w:pPr>
        <w:tabs>
          <w:tab w:val="num" w:pos="720"/>
        </w:tabs>
        <w:ind w:left="720" w:hanging="360"/>
      </w:pPr>
    </w:lvl>
  </w:abstractNum>
  <w:abstractNum w:abstractNumId="5">
    <w:nsid w:val="FFFFFF80"/>
    <w:multiLevelType w:val="singleLevel"/>
    <w:tmpl w:val="5906AFB2"/>
    <w:lvl w:ilvl="0">
      <w:start w:val="1"/>
      <w:numFmt w:val="bullet"/>
      <w:pStyle w:val="ListBullet5"/>
      <w:lvlText w:val=""/>
      <w:lvlJc w:val="left"/>
      <w:pPr>
        <w:tabs>
          <w:tab w:val="num" w:pos="1800"/>
        </w:tabs>
        <w:ind w:left="1800" w:hanging="360"/>
      </w:pPr>
      <w:rPr>
        <w:rFonts w:ascii="Symbol" w:hAnsi="Symbol" w:hint="default"/>
      </w:rPr>
    </w:lvl>
  </w:abstractNum>
  <w:abstractNum w:abstractNumId="6">
    <w:nsid w:val="FFFFFF81"/>
    <w:multiLevelType w:val="singleLevel"/>
    <w:tmpl w:val="7CDC84EC"/>
    <w:lvl w:ilvl="0">
      <w:start w:val="1"/>
      <w:numFmt w:val="bullet"/>
      <w:pStyle w:val="ListBullet4"/>
      <w:lvlText w:val=""/>
      <w:lvlJc w:val="left"/>
      <w:pPr>
        <w:tabs>
          <w:tab w:val="num" w:pos="1440"/>
        </w:tabs>
        <w:ind w:left="1440" w:hanging="360"/>
      </w:pPr>
      <w:rPr>
        <w:rFonts w:ascii="Symbol" w:hAnsi="Symbol" w:hint="default"/>
      </w:rPr>
    </w:lvl>
  </w:abstractNum>
  <w:abstractNum w:abstractNumId="7">
    <w:nsid w:val="FFFFFF82"/>
    <w:multiLevelType w:val="singleLevel"/>
    <w:tmpl w:val="08121094"/>
    <w:lvl w:ilvl="0">
      <w:start w:val="1"/>
      <w:numFmt w:val="bullet"/>
      <w:pStyle w:val="ListBullet3"/>
      <w:lvlText w:val=""/>
      <w:lvlJc w:val="left"/>
      <w:pPr>
        <w:tabs>
          <w:tab w:val="num" w:pos="1080"/>
        </w:tabs>
        <w:ind w:left="1080" w:hanging="360"/>
      </w:pPr>
      <w:rPr>
        <w:rFonts w:ascii="Symbol" w:hAnsi="Symbol" w:hint="default"/>
      </w:rPr>
    </w:lvl>
  </w:abstractNum>
  <w:abstractNum w:abstractNumId="8">
    <w:nsid w:val="FFFFFF83"/>
    <w:multiLevelType w:val="singleLevel"/>
    <w:tmpl w:val="569067EA"/>
    <w:lvl w:ilvl="0">
      <w:start w:val="1"/>
      <w:numFmt w:val="bullet"/>
      <w:pStyle w:val="ListBullet2"/>
      <w:lvlText w:val=""/>
      <w:lvlJc w:val="left"/>
      <w:pPr>
        <w:tabs>
          <w:tab w:val="num" w:pos="720"/>
        </w:tabs>
        <w:ind w:left="720" w:hanging="360"/>
      </w:pPr>
      <w:rPr>
        <w:rFonts w:ascii="Symbol" w:hAnsi="Symbol" w:hint="default"/>
      </w:rPr>
    </w:lvl>
  </w:abstractNum>
  <w:abstractNum w:abstractNumId="9">
    <w:nsid w:val="FFFFFF88"/>
    <w:multiLevelType w:val="singleLevel"/>
    <w:tmpl w:val="F05A2D92"/>
    <w:lvl w:ilvl="0">
      <w:start w:val="1"/>
      <w:numFmt w:val="decimal"/>
      <w:pStyle w:val="ListNumber"/>
      <w:lvlText w:val="%1."/>
      <w:lvlJc w:val="left"/>
      <w:pPr>
        <w:tabs>
          <w:tab w:val="num" w:pos="360"/>
        </w:tabs>
        <w:ind w:left="360" w:hanging="360"/>
      </w:pPr>
    </w:lvl>
  </w:abstractNum>
  <w:abstractNum w:abstractNumId="10">
    <w:nsid w:val="FFFFFF89"/>
    <w:multiLevelType w:val="singleLevel"/>
    <w:tmpl w:val="EB360D00"/>
    <w:lvl w:ilvl="0">
      <w:start w:val="1"/>
      <w:numFmt w:val="bullet"/>
      <w:pStyle w:val="ListBullet"/>
      <w:lvlText w:val=""/>
      <w:lvlJc w:val="left"/>
      <w:pPr>
        <w:tabs>
          <w:tab w:val="num" w:pos="360"/>
        </w:tabs>
        <w:ind w:left="360" w:hanging="360"/>
      </w:pPr>
      <w:rPr>
        <w:rFonts w:ascii="Symbol" w:hAnsi="Symbol" w:hint="default"/>
      </w:rPr>
    </w:lvl>
  </w:abstractNum>
  <w:abstractNum w:abstractNumId="11">
    <w:nsid w:val="02CD27D4"/>
    <w:multiLevelType w:val="hybridMultilevel"/>
    <w:tmpl w:val="452641FE"/>
    <w:lvl w:ilvl="0" w:tplc="1F208C98">
      <w:start w:val="1"/>
      <w:numFmt w:val="decimal"/>
      <w:pStyle w:val="References"/>
      <w:lvlText w:val="[%1]"/>
      <w:lvlJc w:val="left"/>
      <w:pPr>
        <w:tabs>
          <w:tab w:val="num" w:pos="1418"/>
        </w:tabs>
        <w:ind w:left="1418" w:hanging="141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0C8E5ECA"/>
    <w:multiLevelType w:val="hybridMultilevel"/>
    <w:tmpl w:val="4D680784"/>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0D873953"/>
    <w:multiLevelType w:val="hybridMultilevel"/>
    <w:tmpl w:val="ADF2BACE"/>
    <w:lvl w:ilvl="0" w:tplc="546634EE">
      <w:start w:val="1"/>
      <w:numFmt w:val="bullet"/>
      <w:lvlRestart w:val="0"/>
      <w:lvlText w:val="–"/>
      <w:lvlJc w:val="left"/>
      <w:pPr>
        <w:ind w:left="363" w:hanging="363"/>
      </w:pPr>
      <w:rPr>
        <w:rFonts w:ascii="Times New Roman" w:hAnsi="Times New Roman" w:cs="Times New Roman" w:hint="default"/>
      </w:rPr>
    </w:lvl>
    <w:lvl w:ilvl="1" w:tplc="04090003" w:tentative="1">
      <w:start w:val="1"/>
      <w:numFmt w:val="bullet"/>
      <w:lvlText w:val="o"/>
      <w:lvlJc w:val="left"/>
      <w:pPr>
        <w:ind w:left="1083" w:hanging="360"/>
      </w:pPr>
      <w:rPr>
        <w:rFonts w:ascii="Courier New" w:hAnsi="Courier New" w:cs="Courier New" w:hint="default"/>
      </w:rPr>
    </w:lvl>
    <w:lvl w:ilvl="2" w:tplc="04090005" w:tentative="1">
      <w:start w:val="1"/>
      <w:numFmt w:val="bullet"/>
      <w:lvlText w:val=""/>
      <w:lvlJc w:val="left"/>
      <w:pPr>
        <w:ind w:left="1803" w:hanging="360"/>
      </w:pPr>
      <w:rPr>
        <w:rFonts w:ascii="Wingdings" w:hAnsi="Wingdings" w:hint="default"/>
      </w:rPr>
    </w:lvl>
    <w:lvl w:ilvl="3" w:tplc="04090001" w:tentative="1">
      <w:start w:val="1"/>
      <w:numFmt w:val="bullet"/>
      <w:lvlText w:val=""/>
      <w:lvlJc w:val="left"/>
      <w:pPr>
        <w:ind w:left="2523" w:hanging="360"/>
      </w:pPr>
      <w:rPr>
        <w:rFonts w:ascii="Symbol" w:hAnsi="Symbol" w:hint="default"/>
      </w:rPr>
    </w:lvl>
    <w:lvl w:ilvl="4" w:tplc="04090003" w:tentative="1">
      <w:start w:val="1"/>
      <w:numFmt w:val="bullet"/>
      <w:lvlText w:val="o"/>
      <w:lvlJc w:val="left"/>
      <w:pPr>
        <w:ind w:left="3243" w:hanging="360"/>
      </w:pPr>
      <w:rPr>
        <w:rFonts w:ascii="Courier New" w:hAnsi="Courier New" w:cs="Courier New" w:hint="default"/>
      </w:rPr>
    </w:lvl>
    <w:lvl w:ilvl="5" w:tplc="04090005" w:tentative="1">
      <w:start w:val="1"/>
      <w:numFmt w:val="bullet"/>
      <w:lvlText w:val=""/>
      <w:lvlJc w:val="left"/>
      <w:pPr>
        <w:ind w:left="3963" w:hanging="360"/>
      </w:pPr>
      <w:rPr>
        <w:rFonts w:ascii="Wingdings" w:hAnsi="Wingdings" w:hint="default"/>
      </w:rPr>
    </w:lvl>
    <w:lvl w:ilvl="6" w:tplc="04090001" w:tentative="1">
      <w:start w:val="1"/>
      <w:numFmt w:val="bullet"/>
      <w:lvlText w:val=""/>
      <w:lvlJc w:val="left"/>
      <w:pPr>
        <w:ind w:left="4683" w:hanging="360"/>
      </w:pPr>
      <w:rPr>
        <w:rFonts w:ascii="Symbol" w:hAnsi="Symbol" w:hint="default"/>
      </w:rPr>
    </w:lvl>
    <w:lvl w:ilvl="7" w:tplc="04090003" w:tentative="1">
      <w:start w:val="1"/>
      <w:numFmt w:val="bullet"/>
      <w:lvlText w:val="o"/>
      <w:lvlJc w:val="left"/>
      <w:pPr>
        <w:ind w:left="5403" w:hanging="360"/>
      </w:pPr>
      <w:rPr>
        <w:rFonts w:ascii="Courier New" w:hAnsi="Courier New" w:cs="Courier New" w:hint="default"/>
      </w:rPr>
    </w:lvl>
    <w:lvl w:ilvl="8" w:tplc="04090005" w:tentative="1">
      <w:start w:val="1"/>
      <w:numFmt w:val="bullet"/>
      <w:lvlText w:val=""/>
      <w:lvlJc w:val="left"/>
      <w:pPr>
        <w:ind w:left="6123" w:hanging="360"/>
      </w:pPr>
      <w:rPr>
        <w:rFonts w:ascii="Wingdings" w:hAnsi="Wingdings" w:hint="default"/>
      </w:rPr>
    </w:lvl>
  </w:abstractNum>
  <w:abstractNum w:abstractNumId="14">
    <w:nsid w:val="0DDD166E"/>
    <w:multiLevelType w:val="hybridMultilevel"/>
    <w:tmpl w:val="D008601A"/>
    <w:lvl w:ilvl="0" w:tplc="5254F0CE">
      <w:start w:val="1"/>
      <w:numFmt w:val="bullet"/>
      <w:lvlText w:val="-"/>
      <w:lvlJc w:val="left"/>
      <w:pPr>
        <w:ind w:left="720" w:hanging="360"/>
      </w:pPr>
      <w:rPr>
        <w:rFonts w:ascii="Times New Roman" w:eastAsiaTheme="minorEastAsia" w:hAnsi="Times New Roman"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5">
    <w:nsid w:val="15080CF0"/>
    <w:multiLevelType w:val="hybridMultilevel"/>
    <w:tmpl w:val="FF5C3746"/>
    <w:lvl w:ilvl="0" w:tplc="40090001">
      <w:start w:val="1"/>
      <w:numFmt w:val="bullet"/>
      <w:lvlText w:val=""/>
      <w:lvlJc w:val="left"/>
      <w:pPr>
        <w:ind w:left="1505" w:hanging="360"/>
      </w:pPr>
      <w:rPr>
        <w:rFonts w:ascii="Symbol" w:hAnsi="Symbol" w:hint="default"/>
      </w:rPr>
    </w:lvl>
    <w:lvl w:ilvl="1" w:tplc="40090003" w:tentative="1">
      <w:start w:val="1"/>
      <w:numFmt w:val="bullet"/>
      <w:lvlText w:val="o"/>
      <w:lvlJc w:val="left"/>
      <w:pPr>
        <w:ind w:left="2225" w:hanging="360"/>
      </w:pPr>
      <w:rPr>
        <w:rFonts w:ascii="Courier New" w:hAnsi="Courier New" w:cs="Courier New" w:hint="default"/>
      </w:rPr>
    </w:lvl>
    <w:lvl w:ilvl="2" w:tplc="40090005" w:tentative="1">
      <w:start w:val="1"/>
      <w:numFmt w:val="bullet"/>
      <w:lvlText w:val=""/>
      <w:lvlJc w:val="left"/>
      <w:pPr>
        <w:ind w:left="2945" w:hanging="360"/>
      </w:pPr>
      <w:rPr>
        <w:rFonts w:ascii="Wingdings" w:hAnsi="Wingdings" w:hint="default"/>
      </w:rPr>
    </w:lvl>
    <w:lvl w:ilvl="3" w:tplc="40090001" w:tentative="1">
      <w:start w:val="1"/>
      <w:numFmt w:val="bullet"/>
      <w:lvlText w:val=""/>
      <w:lvlJc w:val="left"/>
      <w:pPr>
        <w:ind w:left="3665" w:hanging="360"/>
      </w:pPr>
      <w:rPr>
        <w:rFonts w:ascii="Symbol" w:hAnsi="Symbol" w:hint="default"/>
      </w:rPr>
    </w:lvl>
    <w:lvl w:ilvl="4" w:tplc="40090003" w:tentative="1">
      <w:start w:val="1"/>
      <w:numFmt w:val="bullet"/>
      <w:lvlText w:val="o"/>
      <w:lvlJc w:val="left"/>
      <w:pPr>
        <w:ind w:left="4385" w:hanging="360"/>
      </w:pPr>
      <w:rPr>
        <w:rFonts w:ascii="Courier New" w:hAnsi="Courier New" w:cs="Courier New" w:hint="default"/>
      </w:rPr>
    </w:lvl>
    <w:lvl w:ilvl="5" w:tplc="40090005" w:tentative="1">
      <w:start w:val="1"/>
      <w:numFmt w:val="bullet"/>
      <w:lvlText w:val=""/>
      <w:lvlJc w:val="left"/>
      <w:pPr>
        <w:ind w:left="5105" w:hanging="360"/>
      </w:pPr>
      <w:rPr>
        <w:rFonts w:ascii="Wingdings" w:hAnsi="Wingdings" w:hint="default"/>
      </w:rPr>
    </w:lvl>
    <w:lvl w:ilvl="6" w:tplc="40090001" w:tentative="1">
      <w:start w:val="1"/>
      <w:numFmt w:val="bullet"/>
      <w:lvlText w:val=""/>
      <w:lvlJc w:val="left"/>
      <w:pPr>
        <w:ind w:left="5825" w:hanging="360"/>
      </w:pPr>
      <w:rPr>
        <w:rFonts w:ascii="Symbol" w:hAnsi="Symbol" w:hint="default"/>
      </w:rPr>
    </w:lvl>
    <w:lvl w:ilvl="7" w:tplc="40090003" w:tentative="1">
      <w:start w:val="1"/>
      <w:numFmt w:val="bullet"/>
      <w:lvlText w:val="o"/>
      <w:lvlJc w:val="left"/>
      <w:pPr>
        <w:ind w:left="6545" w:hanging="360"/>
      </w:pPr>
      <w:rPr>
        <w:rFonts w:ascii="Courier New" w:hAnsi="Courier New" w:cs="Courier New" w:hint="default"/>
      </w:rPr>
    </w:lvl>
    <w:lvl w:ilvl="8" w:tplc="40090005" w:tentative="1">
      <w:start w:val="1"/>
      <w:numFmt w:val="bullet"/>
      <w:lvlText w:val=""/>
      <w:lvlJc w:val="left"/>
      <w:pPr>
        <w:ind w:left="7265" w:hanging="360"/>
      </w:pPr>
      <w:rPr>
        <w:rFonts w:ascii="Wingdings" w:hAnsi="Wingdings" w:hint="default"/>
      </w:rPr>
    </w:lvl>
  </w:abstractNum>
  <w:abstractNum w:abstractNumId="16">
    <w:nsid w:val="346D6C31"/>
    <w:multiLevelType w:val="hybridMultilevel"/>
    <w:tmpl w:val="81C2931C"/>
    <w:lvl w:ilvl="0" w:tplc="8342E1A8">
      <w:start w:val="1"/>
      <w:numFmt w:val="lowerLetter"/>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17">
    <w:nsid w:val="604B66C8"/>
    <w:multiLevelType w:val="multilevel"/>
    <w:tmpl w:val="D26ABB42"/>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b/>
        <w:bCs/>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nsid w:val="689C66B4"/>
    <w:multiLevelType w:val="hybridMultilevel"/>
    <w:tmpl w:val="4E9AEDB2"/>
    <w:lvl w:ilvl="0" w:tplc="7AF8DD3E">
      <w:start w:val="1"/>
      <w:numFmt w:val="lowerRoman"/>
      <w:lvlText w:val="(%1)"/>
      <w:lvlJc w:val="left"/>
      <w:pPr>
        <w:ind w:left="1146" w:hanging="72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9">
    <w:nsid w:val="6F013ABE"/>
    <w:multiLevelType w:val="multilevel"/>
    <w:tmpl w:val="2E909B86"/>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0">
    <w:nsid w:val="79F57BE1"/>
    <w:multiLevelType w:val="hybridMultilevel"/>
    <w:tmpl w:val="76B0CB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9"/>
  </w:num>
  <w:num w:numId="2">
    <w:abstractNumId w:val="19"/>
  </w:num>
  <w:num w:numId="3">
    <w:abstractNumId w:val="19"/>
  </w:num>
  <w:num w:numId="4">
    <w:abstractNumId w:val="19"/>
  </w:num>
  <w:num w:numId="5">
    <w:abstractNumId w:val="19"/>
  </w:num>
  <w:num w:numId="6">
    <w:abstractNumId w:val="19"/>
  </w:num>
  <w:num w:numId="7">
    <w:abstractNumId w:val="19"/>
  </w:num>
  <w:num w:numId="8">
    <w:abstractNumId w:val="19"/>
  </w:num>
  <w:num w:numId="9">
    <w:abstractNumId w:val="19"/>
  </w:num>
  <w:num w:numId="10">
    <w:abstractNumId w:val="11"/>
  </w:num>
  <w:num w:numId="11">
    <w:abstractNumId w:val="10"/>
  </w:num>
  <w:num w:numId="12">
    <w:abstractNumId w:val="8"/>
  </w:num>
  <w:num w:numId="13">
    <w:abstractNumId w:val="7"/>
  </w:num>
  <w:num w:numId="14">
    <w:abstractNumId w:val="6"/>
  </w:num>
  <w:num w:numId="15">
    <w:abstractNumId w:val="5"/>
  </w:num>
  <w:num w:numId="16">
    <w:abstractNumId w:val="9"/>
  </w:num>
  <w:num w:numId="17">
    <w:abstractNumId w:val="4"/>
  </w:num>
  <w:num w:numId="18">
    <w:abstractNumId w:val="3"/>
  </w:num>
  <w:num w:numId="19">
    <w:abstractNumId w:val="2"/>
  </w:num>
  <w:num w:numId="20">
    <w:abstractNumId w:val="1"/>
  </w:num>
  <w:num w:numId="21">
    <w:abstractNumId w:val="13"/>
  </w:num>
  <w:num w:numId="22">
    <w:abstractNumId w:val="14"/>
  </w:num>
  <w:num w:numId="23">
    <w:abstractNumId w:val="17"/>
  </w:num>
  <w:num w:numId="24">
    <w:abstractNumId w:val="18"/>
  </w:num>
  <w:num w:numId="25">
    <w:abstractNumId w:val="12"/>
  </w:num>
  <w:num w:numId="26">
    <w:abstractNumId w:val="0"/>
  </w:num>
  <w:num w:numId="27">
    <w:abstractNumId w:val="19"/>
  </w:num>
  <w:num w:numId="28">
    <w:abstractNumId w:val="16"/>
  </w:num>
  <w:num w:numId="29">
    <w:abstractNumId w:val="19"/>
  </w:num>
  <w:num w:numId="30">
    <w:abstractNumId w:val="20"/>
  </w:num>
  <w:num w:numId="31">
    <w:abstractNumId w:val="19"/>
  </w:num>
  <w:num w:numId="32">
    <w:abstractNumId w:val="15"/>
  </w:num>
  <w:num w:numId="33">
    <w:abstractNumId w:val="19"/>
  </w:num>
  <w:num w:numId="34">
    <w:abstractNumId w:val="19"/>
  </w:num>
  <w:num w:numId="35">
    <w:abstractNumId w:val="19"/>
  </w:num>
  <w:num w:numId="36">
    <w:abstractNumId w:val="19"/>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HP">
    <w15:presenceInfo w15:providerId="None" w15:userId="HP"/>
  </w15:person>
  <w15:person w15:author="PC">
    <w15:presenceInfo w15:providerId="None" w15:userId="P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817"/>
    <w:rsid w:val="000002CE"/>
    <w:rsid w:val="00000339"/>
    <w:rsid w:val="0000085D"/>
    <w:rsid w:val="00000F80"/>
    <w:rsid w:val="00000FA8"/>
    <w:rsid w:val="0000397E"/>
    <w:rsid w:val="0000742F"/>
    <w:rsid w:val="0001104D"/>
    <w:rsid w:val="00012EB5"/>
    <w:rsid w:val="00017655"/>
    <w:rsid w:val="00017D92"/>
    <w:rsid w:val="00017FE7"/>
    <w:rsid w:val="00022B29"/>
    <w:rsid w:val="00025410"/>
    <w:rsid w:val="00025502"/>
    <w:rsid w:val="00027A32"/>
    <w:rsid w:val="00030DBC"/>
    <w:rsid w:val="0003117B"/>
    <w:rsid w:val="0003257A"/>
    <w:rsid w:val="000346BA"/>
    <w:rsid w:val="0004493F"/>
    <w:rsid w:val="00050A24"/>
    <w:rsid w:val="00055464"/>
    <w:rsid w:val="0006330F"/>
    <w:rsid w:val="00063556"/>
    <w:rsid w:val="00065594"/>
    <w:rsid w:val="000661D3"/>
    <w:rsid w:val="00072792"/>
    <w:rsid w:val="000769E6"/>
    <w:rsid w:val="00077E88"/>
    <w:rsid w:val="0008099A"/>
    <w:rsid w:val="000842F4"/>
    <w:rsid w:val="00085268"/>
    <w:rsid w:val="0009237A"/>
    <w:rsid w:val="00092930"/>
    <w:rsid w:val="00096D82"/>
    <w:rsid w:val="00097D70"/>
    <w:rsid w:val="000A1971"/>
    <w:rsid w:val="000A31CB"/>
    <w:rsid w:val="000A3F81"/>
    <w:rsid w:val="000B1D6F"/>
    <w:rsid w:val="000B286A"/>
    <w:rsid w:val="000B4350"/>
    <w:rsid w:val="000B594B"/>
    <w:rsid w:val="000B748C"/>
    <w:rsid w:val="000C1868"/>
    <w:rsid w:val="000C2457"/>
    <w:rsid w:val="000C5FD9"/>
    <w:rsid w:val="000D7A19"/>
    <w:rsid w:val="000E2EF7"/>
    <w:rsid w:val="000E4E82"/>
    <w:rsid w:val="000E5B3D"/>
    <w:rsid w:val="000E6414"/>
    <w:rsid w:val="000E716C"/>
    <w:rsid w:val="000F2E95"/>
    <w:rsid w:val="000F67F1"/>
    <w:rsid w:val="00103F3E"/>
    <w:rsid w:val="00106AAB"/>
    <w:rsid w:val="00110480"/>
    <w:rsid w:val="001113C7"/>
    <w:rsid w:val="00112783"/>
    <w:rsid w:val="00114606"/>
    <w:rsid w:val="00115B4C"/>
    <w:rsid w:val="00117A13"/>
    <w:rsid w:val="0012002D"/>
    <w:rsid w:val="00122669"/>
    <w:rsid w:val="00123A2B"/>
    <w:rsid w:val="001266E6"/>
    <w:rsid w:val="00131282"/>
    <w:rsid w:val="00131D86"/>
    <w:rsid w:val="00134BB5"/>
    <w:rsid w:val="00137E61"/>
    <w:rsid w:val="00146FED"/>
    <w:rsid w:val="00147EE6"/>
    <w:rsid w:val="001528E6"/>
    <w:rsid w:val="00155DD6"/>
    <w:rsid w:val="00157413"/>
    <w:rsid w:val="001605F4"/>
    <w:rsid w:val="00161BAB"/>
    <w:rsid w:val="0016529A"/>
    <w:rsid w:val="001664ED"/>
    <w:rsid w:val="00166E75"/>
    <w:rsid w:val="00167647"/>
    <w:rsid w:val="00170248"/>
    <w:rsid w:val="00172670"/>
    <w:rsid w:val="00176C2F"/>
    <w:rsid w:val="00181DAE"/>
    <w:rsid w:val="00184A3C"/>
    <w:rsid w:val="001862D2"/>
    <w:rsid w:val="001871E3"/>
    <w:rsid w:val="001872B3"/>
    <w:rsid w:val="00190C8D"/>
    <w:rsid w:val="001942EC"/>
    <w:rsid w:val="001945B8"/>
    <w:rsid w:val="00196438"/>
    <w:rsid w:val="001A03CC"/>
    <w:rsid w:val="001A1E05"/>
    <w:rsid w:val="001A6E14"/>
    <w:rsid w:val="001A79B0"/>
    <w:rsid w:val="001B4799"/>
    <w:rsid w:val="001B48E6"/>
    <w:rsid w:val="001B4A85"/>
    <w:rsid w:val="001B5DF2"/>
    <w:rsid w:val="001B6D84"/>
    <w:rsid w:val="001C01DD"/>
    <w:rsid w:val="001C06CA"/>
    <w:rsid w:val="001C303F"/>
    <w:rsid w:val="001D0786"/>
    <w:rsid w:val="001D0A21"/>
    <w:rsid w:val="001D1EDB"/>
    <w:rsid w:val="001D240C"/>
    <w:rsid w:val="001D505A"/>
    <w:rsid w:val="001D5206"/>
    <w:rsid w:val="001D6401"/>
    <w:rsid w:val="001E031A"/>
    <w:rsid w:val="001E1E53"/>
    <w:rsid w:val="001E2CE2"/>
    <w:rsid w:val="001E3A97"/>
    <w:rsid w:val="001E58AB"/>
    <w:rsid w:val="001E5965"/>
    <w:rsid w:val="001E5E42"/>
    <w:rsid w:val="001E6C93"/>
    <w:rsid w:val="001E7D6A"/>
    <w:rsid w:val="001F0D74"/>
    <w:rsid w:val="001F5DA4"/>
    <w:rsid w:val="00201267"/>
    <w:rsid w:val="002027A2"/>
    <w:rsid w:val="00202AA7"/>
    <w:rsid w:val="002103F6"/>
    <w:rsid w:val="002122ED"/>
    <w:rsid w:val="00213C1C"/>
    <w:rsid w:val="002157FB"/>
    <w:rsid w:val="00215E68"/>
    <w:rsid w:val="00216499"/>
    <w:rsid w:val="0022194A"/>
    <w:rsid w:val="00222121"/>
    <w:rsid w:val="00223009"/>
    <w:rsid w:val="00226A0F"/>
    <w:rsid w:val="00230922"/>
    <w:rsid w:val="002313E5"/>
    <w:rsid w:val="00233064"/>
    <w:rsid w:val="002341B0"/>
    <w:rsid w:val="00242B8D"/>
    <w:rsid w:val="00247019"/>
    <w:rsid w:val="00252511"/>
    <w:rsid w:val="002559BB"/>
    <w:rsid w:val="00257576"/>
    <w:rsid w:val="00257A66"/>
    <w:rsid w:val="00260003"/>
    <w:rsid w:val="00261387"/>
    <w:rsid w:val="00262AC6"/>
    <w:rsid w:val="00263A01"/>
    <w:rsid w:val="002651A6"/>
    <w:rsid w:val="0026570F"/>
    <w:rsid w:val="00265E0D"/>
    <w:rsid w:val="00265FC7"/>
    <w:rsid w:val="002706A2"/>
    <w:rsid w:val="00270DDF"/>
    <w:rsid w:val="00271D94"/>
    <w:rsid w:val="00272DCD"/>
    <w:rsid w:val="0027462B"/>
    <w:rsid w:val="00281AC7"/>
    <w:rsid w:val="0028651A"/>
    <w:rsid w:val="00287355"/>
    <w:rsid w:val="002925BC"/>
    <w:rsid w:val="002A57C1"/>
    <w:rsid w:val="002A6E11"/>
    <w:rsid w:val="002B27EF"/>
    <w:rsid w:val="002B4844"/>
    <w:rsid w:val="002B49FE"/>
    <w:rsid w:val="002B4C67"/>
    <w:rsid w:val="002C69A4"/>
    <w:rsid w:val="002C6A7F"/>
    <w:rsid w:val="002D0969"/>
    <w:rsid w:val="002D372B"/>
    <w:rsid w:val="002D66C8"/>
    <w:rsid w:val="002E2EC1"/>
    <w:rsid w:val="002E40ED"/>
    <w:rsid w:val="002E6279"/>
    <w:rsid w:val="002E712F"/>
    <w:rsid w:val="002F00D4"/>
    <w:rsid w:val="002F032B"/>
    <w:rsid w:val="002F0B65"/>
    <w:rsid w:val="002F0B8A"/>
    <w:rsid w:val="002F21DA"/>
    <w:rsid w:val="002F316F"/>
    <w:rsid w:val="002F3A6A"/>
    <w:rsid w:val="002F3C86"/>
    <w:rsid w:val="002F5706"/>
    <w:rsid w:val="002F6AD3"/>
    <w:rsid w:val="00302165"/>
    <w:rsid w:val="00306040"/>
    <w:rsid w:val="00310082"/>
    <w:rsid w:val="003102A3"/>
    <w:rsid w:val="00310C81"/>
    <w:rsid w:val="00310F96"/>
    <w:rsid w:val="00314E84"/>
    <w:rsid w:val="00315755"/>
    <w:rsid w:val="00325F11"/>
    <w:rsid w:val="0032690C"/>
    <w:rsid w:val="00327081"/>
    <w:rsid w:val="00331C97"/>
    <w:rsid w:val="003331EE"/>
    <w:rsid w:val="00335A28"/>
    <w:rsid w:val="00337560"/>
    <w:rsid w:val="003429F2"/>
    <w:rsid w:val="00343245"/>
    <w:rsid w:val="00343BA0"/>
    <w:rsid w:val="00346B76"/>
    <w:rsid w:val="00347D06"/>
    <w:rsid w:val="00347FFC"/>
    <w:rsid w:val="00350363"/>
    <w:rsid w:val="00350AC2"/>
    <w:rsid w:val="00352738"/>
    <w:rsid w:val="003557E5"/>
    <w:rsid w:val="00357B31"/>
    <w:rsid w:val="0036170A"/>
    <w:rsid w:val="003666B3"/>
    <w:rsid w:val="003676EB"/>
    <w:rsid w:val="0037050B"/>
    <w:rsid w:val="00370AB3"/>
    <w:rsid w:val="00370CF4"/>
    <w:rsid w:val="00371451"/>
    <w:rsid w:val="0037341A"/>
    <w:rsid w:val="00374EBD"/>
    <w:rsid w:val="00376609"/>
    <w:rsid w:val="00377C74"/>
    <w:rsid w:val="0038320B"/>
    <w:rsid w:val="00383C8F"/>
    <w:rsid w:val="00384C4A"/>
    <w:rsid w:val="003850CD"/>
    <w:rsid w:val="00387228"/>
    <w:rsid w:val="003928EE"/>
    <w:rsid w:val="00394AA4"/>
    <w:rsid w:val="003A121C"/>
    <w:rsid w:val="003A229D"/>
    <w:rsid w:val="003A39E0"/>
    <w:rsid w:val="003A76F6"/>
    <w:rsid w:val="003B197C"/>
    <w:rsid w:val="003B1D28"/>
    <w:rsid w:val="003B2A40"/>
    <w:rsid w:val="003B53B3"/>
    <w:rsid w:val="003B7760"/>
    <w:rsid w:val="003C08EC"/>
    <w:rsid w:val="003C6DBB"/>
    <w:rsid w:val="003D0967"/>
    <w:rsid w:val="003D19C5"/>
    <w:rsid w:val="003D2C2B"/>
    <w:rsid w:val="003D2D24"/>
    <w:rsid w:val="003D3C3E"/>
    <w:rsid w:val="003D58F8"/>
    <w:rsid w:val="003D7964"/>
    <w:rsid w:val="003E152B"/>
    <w:rsid w:val="003E21BA"/>
    <w:rsid w:val="003E3BB5"/>
    <w:rsid w:val="003E440C"/>
    <w:rsid w:val="003F2B63"/>
    <w:rsid w:val="003F3421"/>
    <w:rsid w:val="003F5E9C"/>
    <w:rsid w:val="003F67A5"/>
    <w:rsid w:val="003F6921"/>
    <w:rsid w:val="003F7CBB"/>
    <w:rsid w:val="00402B6C"/>
    <w:rsid w:val="004032AC"/>
    <w:rsid w:val="00410D5A"/>
    <w:rsid w:val="00411475"/>
    <w:rsid w:val="00411C59"/>
    <w:rsid w:val="00412A4D"/>
    <w:rsid w:val="00412A89"/>
    <w:rsid w:val="00413D0A"/>
    <w:rsid w:val="004143C4"/>
    <w:rsid w:val="00415ABE"/>
    <w:rsid w:val="00417EED"/>
    <w:rsid w:val="00422C23"/>
    <w:rsid w:val="0042468A"/>
    <w:rsid w:val="00425055"/>
    <w:rsid w:val="00432526"/>
    <w:rsid w:val="00433A82"/>
    <w:rsid w:val="00434345"/>
    <w:rsid w:val="00435BA6"/>
    <w:rsid w:val="004368E3"/>
    <w:rsid w:val="0043699C"/>
    <w:rsid w:val="004401F6"/>
    <w:rsid w:val="004429EC"/>
    <w:rsid w:val="00444079"/>
    <w:rsid w:val="00444228"/>
    <w:rsid w:val="00444784"/>
    <w:rsid w:val="004447A4"/>
    <w:rsid w:val="004454D3"/>
    <w:rsid w:val="00446162"/>
    <w:rsid w:val="00446B1C"/>
    <w:rsid w:val="00452887"/>
    <w:rsid w:val="0045405F"/>
    <w:rsid w:val="00454C7C"/>
    <w:rsid w:val="00455102"/>
    <w:rsid w:val="00460665"/>
    <w:rsid w:val="004607FB"/>
    <w:rsid w:val="00460ED4"/>
    <w:rsid w:val="0046182A"/>
    <w:rsid w:val="00462B6A"/>
    <w:rsid w:val="00464CC7"/>
    <w:rsid w:val="00465632"/>
    <w:rsid w:val="004669B1"/>
    <w:rsid w:val="00466AC2"/>
    <w:rsid w:val="00466E34"/>
    <w:rsid w:val="004717A9"/>
    <w:rsid w:val="0047347C"/>
    <w:rsid w:val="00473548"/>
    <w:rsid w:val="004753D9"/>
    <w:rsid w:val="00477426"/>
    <w:rsid w:val="004806F0"/>
    <w:rsid w:val="00480BF5"/>
    <w:rsid w:val="00481970"/>
    <w:rsid w:val="00481B8F"/>
    <w:rsid w:val="00483B57"/>
    <w:rsid w:val="004929E8"/>
    <w:rsid w:val="004943D7"/>
    <w:rsid w:val="00494B8A"/>
    <w:rsid w:val="004A019C"/>
    <w:rsid w:val="004A460E"/>
    <w:rsid w:val="004A66F3"/>
    <w:rsid w:val="004A6F37"/>
    <w:rsid w:val="004A7E65"/>
    <w:rsid w:val="004B17D1"/>
    <w:rsid w:val="004B1A33"/>
    <w:rsid w:val="004B1BCD"/>
    <w:rsid w:val="004B2E75"/>
    <w:rsid w:val="004B34BB"/>
    <w:rsid w:val="004B3BD0"/>
    <w:rsid w:val="004B4317"/>
    <w:rsid w:val="004B5105"/>
    <w:rsid w:val="004C00F8"/>
    <w:rsid w:val="004C2E42"/>
    <w:rsid w:val="004C3990"/>
    <w:rsid w:val="004C5F5E"/>
    <w:rsid w:val="004C6C19"/>
    <w:rsid w:val="004D054B"/>
    <w:rsid w:val="004D0FFC"/>
    <w:rsid w:val="004D217C"/>
    <w:rsid w:val="004D53AD"/>
    <w:rsid w:val="004D5D51"/>
    <w:rsid w:val="004D66CB"/>
    <w:rsid w:val="004E1D1B"/>
    <w:rsid w:val="004E2A77"/>
    <w:rsid w:val="004E7413"/>
    <w:rsid w:val="004F18BB"/>
    <w:rsid w:val="004F467F"/>
    <w:rsid w:val="004F4EB6"/>
    <w:rsid w:val="00500C55"/>
    <w:rsid w:val="00502C16"/>
    <w:rsid w:val="00504261"/>
    <w:rsid w:val="00507D55"/>
    <w:rsid w:val="00510C3D"/>
    <w:rsid w:val="00514399"/>
    <w:rsid w:val="005146F8"/>
    <w:rsid w:val="005166B9"/>
    <w:rsid w:val="00517C7D"/>
    <w:rsid w:val="00522154"/>
    <w:rsid w:val="00523405"/>
    <w:rsid w:val="00524AFA"/>
    <w:rsid w:val="0052618A"/>
    <w:rsid w:val="00527984"/>
    <w:rsid w:val="005307FF"/>
    <w:rsid w:val="00530FC0"/>
    <w:rsid w:val="0053659C"/>
    <w:rsid w:val="00542167"/>
    <w:rsid w:val="0054509D"/>
    <w:rsid w:val="00547A8B"/>
    <w:rsid w:val="00547CC9"/>
    <w:rsid w:val="00553C5C"/>
    <w:rsid w:val="00554DAD"/>
    <w:rsid w:val="00555133"/>
    <w:rsid w:val="00560C65"/>
    <w:rsid w:val="005614F6"/>
    <w:rsid w:val="005633B4"/>
    <w:rsid w:val="0056681B"/>
    <w:rsid w:val="005674BA"/>
    <w:rsid w:val="00572091"/>
    <w:rsid w:val="005741DA"/>
    <w:rsid w:val="00574F82"/>
    <w:rsid w:val="00575F9B"/>
    <w:rsid w:val="005771A3"/>
    <w:rsid w:val="0057782F"/>
    <w:rsid w:val="005815CC"/>
    <w:rsid w:val="00583141"/>
    <w:rsid w:val="0058633E"/>
    <w:rsid w:val="00590C8C"/>
    <w:rsid w:val="00593191"/>
    <w:rsid w:val="00593340"/>
    <w:rsid w:val="00595B26"/>
    <w:rsid w:val="00597535"/>
    <w:rsid w:val="005A2A95"/>
    <w:rsid w:val="005B0D58"/>
    <w:rsid w:val="005B1C8B"/>
    <w:rsid w:val="005B29FD"/>
    <w:rsid w:val="005B5835"/>
    <w:rsid w:val="005B5F01"/>
    <w:rsid w:val="005B60D2"/>
    <w:rsid w:val="005B66FC"/>
    <w:rsid w:val="005C083A"/>
    <w:rsid w:val="005C6264"/>
    <w:rsid w:val="005D22F9"/>
    <w:rsid w:val="005D3BE6"/>
    <w:rsid w:val="005D538E"/>
    <w:rsid w:val="005D572B"/>
    <w:rsid w:val="005D633F"/>
    <w:rsid w:val="005D6FA8"/>
    <w:rsid w:val="005D7328"/>
    <w:rsid w:val="005E3DA5"/>
    <w:rsid w:val="005E4B83"/>
    <w:rsid w:val="005E51E1"/>
    <w:rsid w:val="005E5474"/>
    <w:rsid w:val="005E7AFD"/>
    <w:rsid w:val="005F0F28"/>
    <w:rsid w:val="005F23F2"/>
    <w:rsid w:val="005F2709"/>
    <w:rsid w:val="005F2DB2"/>
    <w:rsid w:val="005F3636"/>
    <w:rsid w:val="005F4B8F"/>
    <w:rsid w:val="005F6550"/>
    <w:rsid w:val="005F6894"/>
    <w:rsid w:val="005F6B17"/>
    <w:rsid w:val="006041E5"/>
    <w:rsid w:val="0060474D"/>
    <w:rsid w:val="00607C80"/>
    <w:rsid w:val="00615D97"/>
    <w:rsid w:val="00616390"/>
    <w:rsid w:val="006210AC"/>
    <w:rsid w:val="00621FC0"/>
    <w:rsid w:val="00624344"/>
    <w:rsid w:val="006246ED"/>
    <w:rsid w:val="00627024"/>
    <w:rsid w:val="006334FD"/>
    <w:rsid w:val="006336BF"/>
    <w:rsid w:val="006361D0"/>
    <w:rsid w:val="006401EA"/>
    <w:rsid w:val="0064100A"/>
    <w:rsid w:val="00641D2A"/>
    <w:rsid w:val="006440F8"/>
    <w:rsid w:val="00652934"/>
    <w:rsid w:val="00656BDC"/>
    <w:rsid w:val="00657999"/>
    <w:rsid w:val="0066061E"/>
    <w:rsid w:val="00661C0F"/>
    <w:rsid w:val="00667CAF"/>
    <w:rsid w:val="00670127"/>
    <w:rsid w:val="00671B96"/>
    <w:rsid w:val="00672840"/>
    <w:rsid w:val="00672A32"/>
    <w:rsid w:val="00672C0A"/>
    <w:rsid w:val="006731B0"/>
    <w:rsid w:val="00673355"/>
    <w:rsid w:val="006733BC"/>
    <w:rsid w:val="006851ED"/>
    <w:rsid w:val="006871D2"/>
    <w:rsid w:val="00690870"/>
    <w:rsid w:val="00691155"/>
    <w:rsid w:val="0069505A"/>
    <w:rsid w:val="0069505B"/>
    <w:rsid w:val="006A1E43"/>
    <w:rsid w:val="006A20A8"/>
    <w:rsid w:val="006A2774"/>
    <w:rsid w:val="006A3DF0"/>
    <w:rsid w:val="006A43C1"/>
    <w:rsid w:val="006B1676"/>
    <w:rsid w:val="006B1D1B"/>
    <w:rsid w:val="006B328C"/>
    <w:rsid w:val="006B5FAD"/>
    <w:rsid w:val="006B7D67"/>
    <w:rsid w:val="006C20B0"/>
    <w:rsid w:val="006C2430"/>
    <w:rsid w:val="006C2AC8"/>
    <w:rsid w:val="006C40DE"/>
    <w:rsid w:val="006C538F"/>
    <w:rsid w:val="006C6EAE"/>
    <w:rsid w:val="006C72D3"/>
    <w:rsid w:val="006D0765"/>
    <w:rsid w:val="006D1F7B"/>
    <w:rsid w:val="006D6A9B"/>
    <w:rsid w:val="006E1652"/>
    <w:rsid w:val="006E3E05"/>
    <w:rsid w:val="006E43E8"/>
    <w:rsid w:val="006E550A"/>
    <w:rsid w:val="006E7742"/>
    <w:rsid w:val="006E7AB0"/>
    <w:rsid w:val="006F117E"/>
    <w:rsid w:val="006F3C7C"/>
    <w:rsid w:val="006F6A15"/>
    <w:rsid w:val="0070068E"/>
    <w:rsid w:val="00707C72"/>
    <w:rsid w:val="0071032C"/>
    <w:rsid w:val="00711C6A"/>
    <w:rsid w:val="0071243A"/>
    <w:rsid w:val="00712802"/>
    <w:rsid w:val="007139EE"/>
    <w:rsid w:val="00713D6F"/>
    <w:rsid w:val="007164A1"/>
    <w:rsid w:val="00720DD9"/>
    <w:rsid w:val="00721026"/>
    <w:rsid w:val="00721FE0"/>
    <w:rsid w:val="007227E3"/>
    <w:rsid w:val="007231AD"/>
    <w:rsid w:val="007238CA"/>
    <w:rsid w:val="00723B74"/>
    <w:rsid w:val="00725817"/>
    <w:rsid w:val="007262D6"/>
    <w:rsid w:val="00726B8B"/>
    <w:rsid w:val="00733084"/>
    <w:rsid w:val="007371B9"/>
    <w:rsid w:val="0074553A"/>
    <w:rsid w:val="007472FB"/>
    <w:rsid w:val="007505DD"/>
    <w:rsid w:val="00753305"/>
    <w:rsid w:val="00753F94"/>
    <w:rsid w:val="00755A6D"/>
    <w:rsid w:val="00760549"/>
    <w:rsid w:val="00761CA4"/>
    <w:rsid w:val="00762E3F"/>
    <w:rsid w:val="00764015"/>
    <w:rsid w:val="007641D3"/>
    <w:rsid w:val="00766078"/>
    <w:rsid w:val="00766B94"/>
    <w:rsid w:val="0077101F"/>
    <w:rsid w:val="00771B16"/>
    <w:rsid w:val="0077411B"/>
    <w:rsid w:val="00774F2B"/>
    <w:rsid w:val="007760D0"/>
    <w:rsid w:val="00780AF7"/>
    <w:rsid w:val="00783489"/>
    <w:rsid w:val="007862F5"/>
    <w:rsid w:val="0078663F"/>
    <w:rsid w:val="00793444"/>
    <w:rsid w:val="007935B0"/>
    <w:rsid w:val="00793CD3"/>
    <w:rsid w:val="00794834"/>
    <w:rsid w:val="0079581B"/>
    <w:rsid w:val="00796096"/>
    <w:rsid w:val="00796FCB"/>
    <w:rsid w:val="007977C4"/>
    <w:rsid w:val="007A096C"/>
    <w:rsid w:val="007A4E4C"/>
    <w:rsid w:val="007A522A"/>
    <w:rsid w:val="007A7398"/>
    <w:rsid w:val="007B3431"/>
    <w:rsid w:val="007B40F5"/>
    <w:rsid w:val="007B46E7"/>
    <w:rsid w:val="007B5558"/>
    <w:rsid w:val="007C11F2"/>
    <w:rsid w:val="007C43E2"/>
    <w:rsid w:val="007C7042"/>
    <w:rsid w:val="007D2F0F"/>
    <w:rsid w:val="007D2F42"/>
    <w:rsid w:val="007D2F4E"/>
    <w:rsid w:val="007D7074"/>
    <w:rsid w:val="007E1D1A"/>
    <w:rsid w:val="007F107B"/>
    <w:rsid w:val="007F1468"/>
    <w:rsid w:val="007F5562"/>
    <w:rsid w:val="00804689"/>
    <w:rsid w:val="008062A5"/>
    <w:rsid w:val="00807B28"/>
    <w:rsid w:val="00811118"/>
    <w:rsid w:val="00814C73"/>
    <w:rsid w:val="00821E6D"/>
    <w:rsid w:val="00823B5F"/>
    <w:rsid w:val="00823E8E"/>
    <w:rsid w:val="00831BDA"/>
    <w:rsid w:val="0083402B"/>
    <w:rsid w:val="00840CDC"/>
    <w:rsid w:val="00846658"/>
    <w:rsid w:val="00847782"/>
    <w:rsid w:val="00850AFE"/>
    <w:rsid w:val="00852B99"/>
    <w:rsid w:val="00855010"/>
    <w:rsid w:val="00855AA6"/>
    <w:rsid w:val="00855B71"/>
    <w:rsid w:val="0085720D"/>
    <w:rsid w:val="008579FD"/>
    <w:rsid w:val="00862429"/>
    <w:rsid w:val="00862F6E"/>
    <w:rsid w:val="008709E6"/>
    <w:rsid w:val="00870CFD"/>
    <w:rsid w:val="00875870"/>
    <w:rsid w:val="00877486"/>
    <w:rsid w:val="008800C6"/>
    <w:rsid w:val="00882DF8"/>
    <w:rsid w:val="0088492F"/>
    <w:rsid w:val="008879EF"/>
    <w:rsid w:val="00887A32"/>
    <w:rsid w:val="00890884"/>
    <w:rsid w:val="0089140E"/>
    <w:rsid w:val="00891EC9"/>
    <w:rsid w:val="00893909"/>
    <w:rsid w:val="00894717"/>
    <w:rsid w:val="008A20A2"/>
    <w:rsid w:val="008A79CD"/>
    <w:rsid w:val="008A7C9E"/>
    <w:rsid w:val="008B1D6B"/>
    <w:rsid w:val="008B1FA5"/>
    <w:rsid w:val="008B2841"/>
    <w:rsid w:val="008B2FC9"/>
    <w:rsid w:val="008B3D3F"/>
    <w:rsid w:val="008C25C8"/>
    <w:rsid w:val="008C2962"/>
    <w:rsid w:val="008C2F86"/>
    <w:rsid w:val="008C38B8"/>
    <w:rsid w:val="008C5677"/>
    <w:rsid w:val="008C71ED"/>
    <w:rsid w:val="008D0751"/>
    <w:rsid w:val="008D31AC"/>
    <w:rsid w:val="008D3778"/>
    <w:rsid w:val="008E3321"/>
    <w:rsid w:val="008E3FAA"/>
    <w:rsid w:val="008E3FD0"/>
    <w:rsid w:val="008E5942"/>
    <w:rsid w:val="008E5B8F"/>
    <w:rsid w:val="008E7BF7"/>
    <w:rsid w:val="008E7D3D"/>
    <w:rsid w:val="008F24C6"/>
    <w:rsid w:val="008F55EA"/>
    <w:rsid w:val="008F6E82"/>
    <w:rsid w:val="008F729C"/>
    <w:rsid w:val="008F7D58"/>
    <w:rsid w:val="00900222"/>
    <w:rsid w:val="0090354F"/>
    <w:rsid w:val="009069BD"/>
    <w:rsid w:val="00906CD8"/>
    <w:rsid w:val="009142BB"/>
    <w:rsid w:val="009168AF"/>
    <w:rsid w:val="009177BB"/>
    <w:rsid w:val="00920E41"/>
    <w:rsid w:val="00921601"/>
    <w:rsid w:val="009232E9"/>
    <w:rsid w:val="0092642F"/>
    <w:rsid w:val="00926E88"/>
    <w:rsid w:val="00932726"/>
    <w:rsid w:val="0093606E"/>
    <w:rsid w:val="00940E93"/>
    <w:rsid w:val="00944925"/>
    <w:rsid w:val="00944AAC"/>
    <w:rsid w:val="0094660D"/>
    <w:rsid w:val="00951D2A"/>
    <w:rsid w:val="009529FD"/>
    <w:rsid w:val="00953111"/>
    <w:rsid w:val="00955E8A"/>
    <w:rsid w:val="00956489"/>
    <w:rsid w:val="00960F92"/>
    <w:rsid w:val="009627DC"/>
    <w:rsid w:val="00964783"/>
    <w:rsid w:val="00964FDC"/>
    <w:rsid w:val="009659E4"/>
    <w:rsid w:val="009751A4"/>
    <w:rsid w:val="00976863"/>
    <w:rsid w:val="0098004D"/>
    <w:rsid w:val="00980114"/>
    <w:rsid w:val="00980403"/>
    <w:rsid w:val="00983BA0"/>
    <w:rsid w:val="009847FC"/>
    <w:rsid w:val="00993F54"/>
    <w:rsid w:val="0099550B"/>
    <w:rsid w:val="009961B2"/>
    <w:rsid w:val="009A0558"/>
    <w:rsid w:val="009A0FF0"/>
    <w:rsid w:val="009A383F"/>
    <w:rsid w:val="009A629B"/>
    <w:rsid w:val="009A7F21"/>
    <w:rsid w:val="009B20B2"/>
    <w:rsid w:val="009B3D53"/>
    <w:rsid w:val="009B66E4"/>
    <w:rsid w:val="009B7695"/>
    <w:rsid w:val="009B7E38"/>
    <w:rsid w:val="009C17D4"/>
    <w:rsid w:val="009C1C09"/>
    <w:rsid w:val="009C2246"/>
    <w:rsid w:val="009C7254"/>
    <w:rsid w:val="009C7AD2"/>
    <w:rsid w:val="009C7DBA"/>
    <w:rsid w:val="009C7F12"/>
    <w:rsid w:val="009D1404"/>
    <w:rsid w:val="009D1536"/>
    <w:rsid w:val="009D1ABE"/>
    <w:rsid w:val="009D2D99"/>
    <w:rsid w:val="009D43A1"/>
    <w:rsid w:val="009D4B30"/>
    <w:rsid w:val="009D5964"/>
    <w:rsid w:val="009E05FB"/>
    <w:rsid w:val="009E1CE0"/>
    <w:rsid w:val="009E2EB0"/>
    <w:rsid w:val="009E45A6"/>
    <w:rsid w:val="009E4C27"/>
    <w:rsid w:val="009E5F5B"/>
    <w:rsid w:val="009E6409"/>
    <w:rsid w:val="009E7974"/>
    <w:rsid w:val="009E7BCC"/>
    <w:rsid w:val="009F2824"/>
    <w:rsid w:val="009F46E7"/>
    <w:rsid w:val="009F6454"/>
    <w:rsid w:val="00A01EE1"/>
    <w:rsid w:val="00A02421"/>
    <w:rsid w:val="00A10A16"/>
    <w:rsid w:val="00A113F2"/>
    <w:rsid w:val="00A12E8B"/>
    <w:rsid w:val="00A13A4E"/>
    <w:rsid w:val="00A16B22"/>
    <w:rsid w:val="00A270F6"/>
    <w:rsid w:val="00A3107C"/>
    <w:rsid w:val="00A3185B"/>
    <w:rsid w:val="00A31EDE"/>
    <w:rsid w:val="00A3317A"/>
    <w:rsid w:val="00A33885"/>
    <w:rsid w:val="00A35E0F"/>
    <w:rsid w:val="00A376AD"/>
    <w:rsid w:val="00A4137D"/>
    <w:rsid w:val="00A41716"/>
    <w:rsid w:val="00A41EB0"/>
    <w:rsid w:val="00A421DD"/>
    <w:rsid w:val="00A44E77"/>
    <w:rsid w:val="00A4614E"/>
    <w:rsid w:val="00A46AE4"/>
    <w:rsid w:val="00A50EBA"/>
    <w:rsid w:val="00A51324"/>
    <w:rsid w:val="00A52F64"/>
    <w:rsid w:val="00A564AE"/>
    <w:rsid w:val="00A62887"/>
    <w:rsid w:val="00A64EF2"/>
    <w:rsid w:val="00A67788"/>
    <w:rsid w:val="00A7057D"/>
    <w:rsid w:val="00A71A73"/>
    <w:rsid w:val="00A72130"/>
    <w:rsid w:val="00A74048"/>
    <w:rsid w:val="00A74697"/>
    <w:rsid w:val="00A74E00"/>
    <w:rsid w:val="00A74ED9"/>
    <w:rsid w:val="00A76ABC"/>
    <w:rsid w:val="00A77A81"/>
    <w:rsid w:val="00A81DD7"/>
    <w:rsid w:val="00A82BCC"/>
    <w:rsid w:val="00A836F6"/>
    <w:rsid w:val="00A90A92"/>
    <w:rsid w:val="00A91B6A"/>
    <w:rsid w:val="00A91F77"/>
    <w:rsid w:val="00A9519D"/>
    <w:rsid w:val="00A952C4"/>
    <w:rsid w:val="00AA14F4"/>
    <w:rsid w:val="00AA2313"/>
    <w:rsid w:val="00AA3B47"/>
    <w:rsid w:val="00AA7BFE"/>
    <w:rsid w:val="00AB0693"/>
    <w:rsid w:val="00AB258E"/>
    <w:rsid w:val="00AB274D"/>
    <w:rsid w:val="00AB3976"/>
    <w:rsid w:val="00AB4538"/>
    <w:rsid w:val="00AC20C3"/>
    <w:rsid w:val="00AC2669"/>
    <w:rsid w:val="00AC3107"/>
    <w:rsid w:val="00AC6353"/>
    <w:rsid w:val="00AC7AAE"/>
    <w:rsid w:val="00AD0060"/>
    <w:rsid w:val="00AD1E9E"/>
    <w:rsid w:val="00AD1ECD"/>
    <w:rsid w:val="00AD2326"/>
    <w:rsid w:val="00AD5160"/>
    <w:rsid w:val="00AD5EBC"/>
    <w:rsid w:val="00AD70AE"/>
    <w:rsid w:val="00AD718C"/>
    <w:rsid w:val="00AD7AD8"/>
    <w:rsid w:val="00AE06BF"/>
    <w:rsid w:val="00AE14EC"/>
    <w:rsid w:val="00AE1BBA"/>
    <w:rsid w:val="00AE2CD6"/>
    <w:rsid w:val="00AE55AB"/>
    <w:rsid w:val="00AE5A26"/>
    <w:rsid w:val="00AF031A"/>
    <w:rsid w:val="00AF0E98"/>
    <w:rsid w:val="00AF4B26"/>
    <w:rsid w:val="00B00BB8"/>
    <w:rsid w:val="00B02348"/>
    <w:rsid w:val="00B04944"/>
    <w:rsid w:val="00B060E3"/>
    <w:rsid w:val="00B10963"/>
    <w:rsid w:val="00B12259"/>
    <w:rsid w:val="00B1257A"/>
    <w:rsid w:val="00B12D14"/>
    <w:rsid w:val="00B1358A"/>
    <w:rsid w:val="00B1425A"/>
    <w:rsid w:val="00B14E45"/>
    <w:rsid w:val="00B16E08"/>
    <w:rsid w:val="00B17455"/>
    <w:rsid w:val="00B21F02"/>
    <w:rsid w:val="00B221CB"/>
    <w:rsid w:val="00B2255F"/>
    <w:rsid w:val="00B242CB"/>
    <w:rsid w:val="00B250FE"/>
    <w:rsid w:val="00B32463"/>
    <w:rsid w:val="00B32B37"/>
    <w:rsid w:val="00B33205"/>
    <w:rsid w:val="00B33913"/>
    <w:rsid w:val="00B33DFA"/>
    <w:rsid w:val="00B35004"/>
    <w:rsid w:val="00B451A9"/>
    <w:rsid w:val="00B46698"/>
    <w:rsid w:val="00B52A06"/>
    <w:rsid w:val="00B54C4B"/>
    <w:rsid w:val="00B615D9"/>
    <w:rsid w:val="00B641D0"/>
    <w:rsid w:val="00B648E0"/>
    <w:rsid w:val="00B65759"/>
    <w:rsid w:val="00B67496"/>
    <w:rsid w:val="00B75495"/>
    <w:rsid w:val="00B76944"/>
    <w:rsid w:val="00B77A17"/>
    <w:rsid w:val="00B80EB4"/>
    <w:rsid w:val="00B8109D"/>
    <w:rsid w:val="00B8179B"/>
    <w:rsid w:val="00B84329"/>
    <w:rsid w:val="00B846A3"/>
    <w:rsid w:val="00B906EE"/>
    <w:rsid w:val="00B912E0"/>
    <w:rsid w:val="00B9268E"/>
    <w:rsid w:val="00B94B9A"/>
    <w:rsid w:val="00B959B9"/>
    <w:rsid w:val="00B974E8"/>
    <w:rsid w:val="00B9764D"/>
    <w:rsid w:val="00BA2256"/>
    <w:rsid w:val="00BA2B4C"/>
    <w:rsid w:val="00BA3F2D"/>
    <w:rsid w:val="00BA451B"/>
    <w:rsid w:val="00BB0838"/>
    <w:rsid w:val="00BB2183"/>
    <w:rsid w:val="00BB411B"/>
    <w:rsid w:val="00BB46A0"/>
    <w:rsid w:val="00BB7122"/>
    <w:rsid w:val="00BC031E"/>
    <w:rsid w:val="00BC1F8A"/>
    <w:rsid w:val="00BC27D4"/>
    <w:rsid w:val="00BC41A0"/>
    <w:rsid w:val="00BD0091"/>
    <w:rsid w:val="00BD06A6"/>
    <w:rsid w:val="00BD3ACE"/>
    <w:rsid w:val="00BD6C74"/>
    <w:rsid w:val="00BE498F"/>
    <w:rsid w:val="00BE735C"/>
    <w:rsid w:val="00BE787E"/>
    <w:rsid w:val="00BF0878"/>
    <w:rsid w:val="00BF3358"/>
    <w:rsid w:val="00BF51BB"/>
    <w:rsid w:val="00BF5690"/>
    <w:rsid w:val="00BF639B"/>
    <w:rsid w:val="00C0104E"/>
    <w:rsid w:val="00C02937"/>
    <w:rsid w:val="00C0323E"/>
    <w:rsid w:val="00C036F7"/>
    <w:rsid w:val="00C03E5B"/>
    <w:rsid w:val="00C04058"/>
    <w:rsid w:val="00C06B27"/>
    <w:rsid w:val="00C070A0"/>
    <w:rsid w:val="00C076C1"/>
    <w:rsid w:val="00C10877"/>
    <w:rsid w:val="00C13153"/>
    <w:rsid w:val="00C142A5"/>
    <w:rsid w:val="00C16FA2"/>
    <w:rsid w:val="00C24E33"/>
    <w:rsid w:val="00C26BFE"/>
    <w:rsid w:val="00C27945"/>
    <w:rsid w:val="00C31D81"/>
    <w:rsid w:val="00C34EE0"/>
    <w:rsid w:val="00C352EA"/>
    <w:rsid w:val="00C35898"/>
    <w:rsid w:val="00C35BDD"/>
    <w:rsid w:val="00C40D49"/>
    <w:rsid w:val="00C42100"/>
    <w:rsid w:val="00C43515"/>
    <w:rsid w:val="00C44450"/>
    <w:rsid w:val="00C44893"/>
    <w:rsid w:val="00C44E1B"/>
    <w:rsid w:val="00C45C0E"/>
    <w:rsid w:val="00C4740B"/>
    <w:rsid w:val="00C4763B"/>
    <w:rsid w:val="00C5021E"/>
    <w:rsid w:val="00C5592B"/>
    <w:rsid w:val="00C603DE"/>
    <w:rsid w:val="00C61742"/>
    <w:rsid w:val="00C61D2C"/>
    <w:rsid w:val="00C62383"/>
    <w:rsid w:val="00C639C6"/>
    <w:rsid w:val="00C63CB5"/>
    <w:rsid w:val="00C6485D"/>
    <w:rsid w:val="00C64E15"/>
    <w:rsid w:val="00C65C1C"/>
    <w:rsid w:val="00C668D3"/>
    <w:rsid w:val="00C672A3"/>
    <w:rsid w:val="00C71730"/>
    <w:rsid w:val="00C802CE"/>
    <w:rsid w:val="00C81734"/>
    <w:rsid w:val="00C83124"/>
    <w:rsid w:val="00C839F2"/>
    <w:rsid w:val="00C8468B"/>
    <w:rsid w:val="00C903C1"/>
    <w:rsid w:val="00C918C9"/>
    <w:rsid w:val="00C939FC"/>
    <w:rsid w:val="00C9502D"/>
    <w:rsid w:val="00C97908"/>
    <w:rsid w:val="00CA0B6A"/>
    <w:rsid w:val="00CA0E12"/>
    <w:rsid w:val="00CA1EC3"/>
    <w:rsid w:val="00CA318C"/>
    <w:rsid w:val="00CA577E"/>
    <w:rsid w:val="00CA6505"/>
    <w:rsid w:val="00CA7227"/>
    <w:rsid w:val="00CB588D"/>
    <w:rsid w:val="00CB7D42"/>
    <w:rsid w:val="00CC37DB"/>
    <w:rsid w:val="00CC795E"/>
    <w:rsid w:val="00CD0289"/>
    <w:rsid w:val="00CD24B3"/>
    <w:rsid w:val="00CD3809"/>
    <w:rsid w:val="00CD4ACC"/>
    <w:rsid w:val="00CE2E7F"/>
    <w:rsid w:val="00CF1AB3"/>
    <w:rsid w:val="00CF1F92"/>
    <w:rsid w:val="00CF3243"/>
    <w:rsid w:val="00CF44F8"/>
    <w:rsid w:val="00D002DE"/>
    <w:rsid w:val="00D00D82"/>
    <w:rsid w:val="00D0442B"/>
    <w:rsid w:val="00D06403"/>
    <w:rsid w:val="00D11F7F"/>
    <w:rsid w:val="00D15326"/>
    <w:rsid w:val="00D22FC6"/>
    <w:rsid w:val="00D25E27"/>
    <w:rsid w:val="00D305B5"/>
    <w:rsid w:val="00D32900"/>
    <w:rsid w:val="00D34EC4"/>
    <w:rsid w:val="00D36843"/>
    <w:rsid w:val="00D36E81"/>
    <w:rsid w:val="00D42D8D"/>
    <w:rsid w:val="00D43B84"/>
    <w:rsid w:val="00D45DE4"/>
    <w:rsid w:val="00D50156"/>
    <w:rsid w:val="00D50BAD"/>
    <w:rsid w:val="00D50DD7"/>
    <w:rsid w:val="00D5167B"/>
    <w:rsid w:val="00D51AFF"/>
    <w:rsid w:val="00D53F49"/>
    <w:rsid w:val="00D561D6"/>
    <w:rsid w:val="00D64445"/>
    <w:rsid w:val="00D671C7"/>
    <w:rsid w:val="00D672BA"/>
    <w:rsid w:val="00D6768B"/>
    <w:rsid w:val="00D67CAA"/>
    <w:rsid w:val="00D70D16"/>
    <w:rsid w:val="00D72F49"/>
    <w:rsid w:val="00D80ACE"/>
    <w:rsid w:val="00D816A5"/>
    <w:rsid w:val="00D816D3"/>
    <w:rsid w:val="00D820B5"/>
    <w:rsid w:val="00D84133"/>
    <w:rsid w:val="00D84CB7"/>
    <w:rsid w:val="00D84E12"/>
    <w:rsid w:val="00D91255"/>
    <w:rsid w:val="00D9273D"/>
    <w:rsid w:val="00D93DA6"/>
    <w:rsid w:val="00D942F3"/>
    <w:rsid w:val="00D96C58"/>
    <w:rsid w:val="00D97365"/>
    <w:rsid w:val="00D97E90"/>
    <w:rsid w:val="00DA080F"/>
    <w:rsid w:val="00DA15E2"/>
    <w:rsid w:val="00DA1DE9"/>
    <w:rsid w:val="00DA2BE1"/>
    <w:rsid w:val="00DA50CD"/>
    <w:rsid w:val="00DA59D4"/>
    <w:rsid w:val="00DA7C58"/>
    <w:rsid w:val="00DB4F52"/>
    <w:rsid w:val="00DB511E"/>
    <w:rsid w:val="00DB676C"/>
    <w:rsid w:val="00DC08E9"/>
    <w:rsid w:val="00DC0A63"/>
    <w:rsid w:val="00DC5217"/>
    <w:rsid w:val="00DD136D"/>
    <w:rsid w:val="00DD16BB"/>
    <w:rsid w:val="00DD2F98"/>
    <w:rsid w:val="00DD514A"/>
    <w:rsid w:val="00DD780A"/>
    <w:rsid w:val="00DD7CC3"/>
    <w:rsid w:val="00DE2BD6"/>
    <w:rsid w:val="00DE3BDE"/>
    <w:rsid w:val="00DE415F"/>
    <w:rsid w:val="00DE5331"/>
    <w:rsid w:val="00DE68D8"/>
    <w:rsid w:val="00DE7E61"/>
    <w:rsid w:val="00DF1FFD"/>
    <w:rsid w:val="00DF5BCA"/>
    <w:rsid w:val="00DF6239"/>
    <w:rsid w:val="00DF7859"/>
    <w:rsid w:val="00E00C83"/>
    <w:rsid w:val="00E016C3"/>
    <w:rsid w:val="00E016E9"/>
    <w:rsid w:val="00E01A5E"/>
    <w:rsid w:val="00E01DAD"/>
    <w:rsid w:val="00E02E8F"/>
    <w:rsid w:val="00E041DB"/>
    <w:rsid w:val="00E05A81"/>
    <w:rsid w:val="00E133E2"/>
    <w:rsid w:val="00E150D6"/>
    <w:rsid w:val="00E16A67"/>
    <w:rsid w:val="00E203FE"/>
    <w:rsid w:val="00E223A9"/>
    <w:rsid w:val="00E232FF"/>
    <w:rsid w:val="00E254A6"/>
    <w:rsid w:val="00E27939"/>
    <w:rsid w:val="00E27E41"/>
    <w:rsid w:val="00E322CF"/>
    <w:rsid w:val="00E34BBF"/>
    <w:rsid w:val="00E35418"/>
    <w:rsid w:val="00E36F50"/>
    <w:rsid w:val="00E50C94"/>
    <w:rsid w:val="00E52824"/>
    <w:rsid w:val="00E52D35"/>
    <w:rsid w:val="00E5305A"/>
    <w:rsid w:val="00E628BB"/>
    <w:rsid w:val="00E62B7F"/>
    <w:rsid w:val="00E7406F"/>
    <w:rsid w:val="00E75037"/>
    <w:rsid w:val="00E77DE2"/>
    <w:rsid w:val="00E77E6E"/>
    <w:rsid w:val="00E809A7"/>
    <w:rsid w:val="00E84405"/>
    <w:rsid w:val="00E85AB7"/>
    <w:rsid w:val="00E86A5D"/>
    <w:rsid w:val="00E86AE9"/>
    <w:rsid w:val="00E908D6"/>
    <w:rsid w:val="00E91056"/>
    <w:rsid w:val="00E91B4C"/>
    <w:rsid w:val="00E93343"/>
    <w:rsid w:val="00E95565"/>
    <w:rsid w:val="00E9664D"/>
    <w:rsid w:val="00E97818"/>
    <w:rsid w:val="00EA1377"/>
    <w:rsid w:val="00EA2AED"/>
    <w:rsid w:val="00EA4AEB"/>
    <w:rsid w:val="00EA4E00"/>
    <w:rsid w:val="00EA51DE"/>
    <w:rsid w:val="00EA6BD4"/>
    <w:rsid w:val="00EA6E19"/>
    <w:rsid w:val="00EA6FA7"/>
    <w:rsid w:val="00EA7A51"/>
    <w:rsid w:val="00EB000D"/>
    <w:rsid w:val="00EB22C2"/>
    <w:rsid w:val="00EB2D68"/>
    <w:rsid w:val="00EB5397"/>
    <w:rsid w:val="00EB6D19"/>
    <w:rsid w:val="00EB6E6A"/>
    <w:rsid w:val="00EB7408"/>
    <w:rsid w:val="00EC00CA"/>
    <w:rsid w:val="00EC2769"/>
    <w:rsid w:val="00EC4AAC"/>
    <w:rsid w:val="00EC4E42"/>
    <w:rsid w:val="00EC7452"/>
    <w:rsid w:val="00EC784D"/>
    <w:rsid w:val="00ED0840"/>
    <w:rsid w:val="00ED4081"/>
    <w:rsid w:val="00ED5BA8"/>
    <w:rsid w:val="00EF23EE"/>
    <w:rsid w:val="00EF2EBB"/>
    <w:rsid w:val="00EF32A4"/>
    <w:rsid w:val="00EF39B8"/>
    <w:rsid w:val="00EF3E94"/>
    <w:rsid w:val="00EF591D"/>
    <w:rsid w:val="00F01F9E"/>
    <w:rsid w:val="00F02A93"/>
    <w:rsid w:val="00F03019"/>
    <w:rsid w:val="00F104F7"/>
    <w:rsid w:val="00F127BF"/>
    <w:rsid w:val="00F133FF"/>
    <w:rsid w:val="00F13B70"/>
    <w:rsid w:val="00F1418E"/>
    <w:rsid w:val="00F150E2"/>
    <w:rsid w:val="00F154A1"/>
    <w:rsid w:val="00F20162"/>
    <w:rsid w:val="00F208FE"/>
    <w:rsid w:val="00F226EE"/>
    <w:rsid w:val="00F303CD"/>
    <w:rsid w:val="00F31F9C"/>
    <w:rsid w:val="00F32A61"/>
    <w:rsid w:val="00F3586C"/>
    <w:rsid w:val="00F35C9D"/>
    <w:rsid w:val="00F36239"/>
    <w:rsid w:val="00F36F66"/>
    <w:rsid w:val="00F412E9"/>
    <w:rsid w:val="00F41AE8"/>
    <w:rsid w:val="00F4765B"/>
    <w:rsid w:val="00F51057"/>
    <w:rsid w:val="00F52079"/>
    <w:rsid w:val="00F53560"/>
    <w:rsid w:val="00F535BD"/>
    <w:rsid w:val="00F57B8B"/>
    <w:rsid w:val="00F60788"/>
    <w:rsid w:val="00F627E9"/>
    <w:rsid w:val="00F65790"/>
    <w:rsid w:val="00F67057"/>
    <w:rsid w:val="00F67CCC"/>
    <w:rsid w:val="00F72643"/>
    <w:rsid w:val="00F72E45"/>
    <w:rsid w:val="00F731D9"/>
    <w:rsid w:val="00F736E6"/>
    <w:rsid w:val="00F7491C"/>
    <w:rsid w:val="00F770A6"/>
    <w:rsid w:val="00F80F4D"/>
    <w:rsid w:val="00F82906"/>
    <w:rsid w:val="00F873DF"/>
    <w:rsid w:val="00F94445"/>
    <w:rsid w:val="00F96940"/>
    <w:rsid w:val="00F969DA"/>
    <w:rsid w:val="00FA1AF9"/>
    <w:rsid w:val="00FA57E6"/>
    <w:rsid w:val="00FA5E82"/>
    <w:rsid w:val="00FA6F95"/>
    <w:rsid w:val="00FB2166"/>
    <w:rsid w:val="00FC1B22"/>
    <w:rsid w:val="00FC253A"/>
    <w:rsid w:val="00FC4278"/>
    <w:rsid w:val="00FC5DDE"/>
    <w:rsid w:val="00FC7293"/>
    <w:rsid w:val="00FC73A2"/>
    <w:rsid w:val="00FC7ACB"/>
    <w:rsid w:val="00FD72A7"/>
    <w:rsid w:val="00FD75C2"/>
    <w:rsid w:val="00FE3AF6"/>
    <w:rsid w:val="00FF1E0E"/>
    <w:rsid w:val="00FF4AC9"/>
    <w:rsid w:val="00FF55C6"/>
    <w:rsid w:val="00FF574B"/>
    <w:rsid w:val="00FF623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8CFFC0-A3A2-48B7-A36A-9BEF80D0F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1">
    <w:lsdException w:name="Normal" w:uiPriority="0"/>
    <w:lsdException w:name="heading 1" w:uiPriority="0"/>
    <w:lsdException w:name="heading 2" w:semiHidden="1" w:uiPriority="0" w:unhideWhenUsed="1"/>
    <w:lsdException w:name="heading 3" w:semiHidden="1" w:uiPriority="0" w:unhideWhenUsed="1"/>
    <w:lsdException w:name="heading 4" w:semiHidden="1" w:uiPriority="0" w:unhideWhenUsed="1" w:qFormat="1"/>
    <w:lsdException w:name="heading 5" w:semiHidden="1" w:uiPriority="0" w:unhideWhenUsed="1" w:qFormat="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EB7408"/>
    <w:pPr>
      <w:spacing w:before="120"/>
    </w:pPr>
    <w:rPr>
      <w:sz w:val="24"/>
      <w:szCs w:val="24"/>
      <w:lang w:val="en-GB" w:eastAsia="ja-JP"/>
    </w:rPr>
  </w:style>
  <w:style w:type="paragraph" w:styleId="Heading1">
    <w:name w:val="heading 1"/>
    <w:basedOn w:val="Normal"/>
    <w:next w:val="Normal"/>
    <w:link w:val="Heading1Char"/>
    <w:rsid w:val="004B1A33"/>
    <w:pPr>
      <w:keepNext/>
      <w:numPr>
        <w:numId w:val="9"/>
      </w:numPr>
      <w:spacing w:before="240" w:after="60"/>
      <w:outlineLvl w:val="0"/>
    </w:pPr>
    <w:rPr>
      <w:rFonts w:cs="Arial"/>
      <w:b/>
      <w:bCs/>
      <w:kern w:val="32"/>
      <w:szCs w:val="32"/>
    </w:rPr>
  </w:style>
  <w:style w:type="paragraph" w:styleId="Heading2">
    <w:name w:val="heading 2"/>
    <w:basedOn w:val="Normal"/>
    <w:next w:val="Normal"/>
    <w:link w:val="Heading2Char"/>
    <w:rsid w:val="00BB46A0"/>
    <w:pPr>
      <w:keepNext/>
      <w:numPr>
        <w:ilvl w:val="1"/>
        <w:numId w:val="9"/>
      </w:numPr>
      <w:spacing w:before="240" w:after="60"/>
      <w:outlineLvl w:val="1"/>
    </w:pPr>
    <w:rPr>
      <w:rFonts w:eastAsia="MS Mincho" w:cs="Arial"/>
      <w:b/>
      <w:bCs/>
      <w:iCs/>
      <w:szCs w:val="28"/>
    </w:rPr>
  </w:style>
  <w:style w:type="paragraph" w:styleId="Heading3">
    <w:name w:val="heading 3"/>
    <w:basedOn w:val="Normal"/>
    <w:next w:val="Normal"/>
    <w:link w:val="Heading3Char"/>
    <w:rsid w:val="00BB46A0"/>
    <w:pPr>
      <w:keepNext/>
      <w:numPr>
        <w:ilvl w:val="2"/>
        <w:numId w:val="9"/>
      </w:numPr>
      <w:spacing w:before="240" w:after="60"/>
      <w:outlineLvl w:val="2"/>
    </w:pPr>
    <w:rPr>
      <w:rFonts w:eastAsia="MS Mincho" w:cs="Arial"/>
      <w:b/>
      <w:bCs/>
      <w:szCs w:val="26"/>
    </w:rPr>
  </w:style>
  <w:style w:type="paragraph" w:styleId="Heading4">
    <w:name w:val="heading 4"/>
    <w:basedOn w:val="Normal"/>
    <w:next w:val="Normal"/>
    <w:link w:val="Heading4Char"/>
    <w:qFormat/>
    <w:rsid w:val="00BB46A0"/>
    <w:pPr>
      <w:keepNext/>
      <w:numPr>
        <w:ilvl w:val="3"/>
        <w:numId w:val="9"/>
      </w:numPr>
      <w:spacing w:before="240" w:after="60"/>
      <w:outlineLvl w:val="3"/>
    </w:pPr>
    <w:rPr>
      <w:rFonts w:eastAsia="MS Mincho"/>
      <w:b/>
      <w:bCs/>
      <w:szCs w:val="28"/>
    </w:rPr>
  </w:style>
  <w:style w:type="paragraph" w:styleId="Heading5">
    <w:name w:val="heading 5"/>
    <w:basedOn w:val="Normal"/>
    <w:next w:val="Normal"/>
    <w:link w:val="Heading5Char"/>
    <w:qFormat/>
    <w:rsid w:val="00BB46A0"/>
    <w:pPr>
      <w:numPr>
        <w:ilvl w:val="4"/>
        <w:numId w:val="9"/>
      </w:numPr>
      <w:spacing w:before="240" w:after="60"/>
      <w:outlineLvl w:val="4"/>
    </w:pPr>
    <w:rPr>
      <w:rFonts w:eastAsia="MS Mincho"/>
      <w:b/>
      <w:bCs/>
      <w:i/>
      <w:iCs/>
      <w:szCs w:val="26"/>
    </w:rPr>
  </w:style>
  <w:style w:type="paragraph" w:styleId="Heading6">
    <w:name w:val="heading 6"/>
    <w:basedOn w:val="Normal"/>
    <w:next w:val="Normal"/>
    <w:link w:val="Heading6Char"/>
    <w:rsid w:val="00BB46A0"/>
    <w:pPr>
      <w:numPr>
        <w:ilvl w:val="5"/>
        <w:numId w:val="9"/>
      </w:numPr>
      <w:spacing w:before="240" w:after="60"/>
      <w:outlineLvl w:val="5"/>
    </w:pPr>
    <w:rPr>
      <w:rFonts w:eastAsia="MS Mincho"/>
      <w:b/>
      <w:bCs/>
      <w:szCs w:val="20"/>
    </w:rPr>
  </w:style>
  <w:style w:type="paragraph" w:styleId="Heading7">
    <w:name w:val="heading 7"/>
    <w:basedOn w:val="Normal"/>
    <w:next w:val="Normal"/>
    <w:link w:val="Heading7Char"/>
    <w:rsid w:val="00BB46A0"/>
    <w:pPr>
      <w:numPr>
        <w:ilvl w:val="6"/>
        <w:numId w:val="9"/>
      </w:numPr>
      <w:spacing w:before="240" w:after="60"/>
      <w:outlineLvl w:val="6"/>
    </w:pPr>
    <w:rPr>
      <w:rFonts w:eastAsia="MS Mincho"/>
    </w:rPr>
  </w:style>
  <w:style w:type="paragraph" w:styleId="Heading8">
    <w:name w:val="heading 8"/>
    <w:basedOn w:val="Normal"/>
    <w:next w:val="Normal"/>
    <w:link w:val="Heading8Char"/>
    <w:rsid w:val="00BB46A0"/>
    <w:pPr>
      <w:numPr>
        <w:ilvl w:val="7"/>
        <w:numId w:val="9"/>
      </w:numPr>
      <w:spacing w:before="240" w:after="60"/>
      <w:outlineLvl w:val="7"/>
    </w:pPr>
    <w:rPr>
      <w:rFonts w:eastAsia="MS Mincho"/>
      <w:i/>
      <w:iCs/>
    </w:rPr>
  </w:style>
  <w:style w:type="paragraph" w:styleId="Heading9">
    <w:name w:val="heading 9"/>
    <w:basedOn w:val="Normal"/>
    <w:next w:val="Normal"/>
    <w:link w:val="Heading9Char"/>
    <w:rsid w:val="00BB46A0"/>
    <w:pPr>
      <w:numPr>
        <w:ilvl w:val="8"/>
        <w:numId w:val="9"/>
      </w:numPr>
      <w:spacing w:before="240" w:after="60"/>
      <w:outlineLvl w:val="8"/>
    </w:pPr>
    <w:rPr>
      <w:rFonts w:eastAsia="MS Mincho" w:cs="Arial"/>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rrectionSeparatorBegin">
    <w:name w:val="Correction Separator Begin"/>
    <w:basedOn w:val="Normal"/>
    <w:rsid w:val="009751A4"/>
    <w:pPr>
      <w:keepNext/>
      <w:pBdr>
        <w:bottom w:val="single" w:sz="12" w:space="1" w:color="auto"/>
      </w:pBdr>
      <w:spacing w:before="240" w:after="240"/>
      <w:ind w:left="1440" w:right="1440"/>
      <w:jc w:val="center"/>
    </w:pPr>
    <w:rPr>
      <w:rFonts w:eastAsia="Times New Roman"/>
      <w:b/>
      <w:i/>
      <w:sz w:val="20"/>
      <w:szCs w:val="20"/>
      <w:lang w:val="en-US" w:eastAsia="en-US"/>
    </w:rPr>
  </w:style>
  <w:style w:type="paragraph" w:customStyle="1" w:styleId="CorrectionSeparatorEnd">
    <w:name w:val="Correction Separator End"/>
    <w:basedOn w:val="Normal"/>
    <w:rsid w:val="009751A4"/>
    <w:pPr>
      <w:pBdr>
        <w:top w:val="single" w:sz="12" w:space="1" w:color="auto"/>
      </w:pBdr>
      <w:spacing w:before="240" w:after="240"/>
      <w:ind w:left="1440" w:right="1440"/>
      <w:jc w:val="center"/>
    </w:pPr>
    <w:rPr>
      <w:rFonts w:eastAsia="Times New Roman"/>
      <w:b/>
      <w:i/>
      <w:sz w:val="20"/>
      <w:szCs w:val="20"/>
      <w:lang w:val="en-US" w:eastAsia="en-US"/>
    </w:rPr>
  </w:style>
  <w:style w:type="paragraph" w:customStyle="1" w:styleId="Figure">
    <w:name w:val="Figure"/>
    <w:basedOn w:val="Normal"/>
    <w:next w:val="Normal"/>
    <w:rsid w:val="009751A4"/>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szCs w:val="20"/>
      <w:lang w:eastAsia="en-US"/>
    </w:rPr>
  </w:style>
  <w:style w:type="paragraph" w:customStyle="1" w:styleId="FigureNotitle">
    <w:name w:val="Figure_No &amp; title"/>
    <w:basedOn w:val="Normal"/>
    <w:next w:val="Normal"/>
    <w:qFormat/>
    <w:rsid w:val="009751A4"/>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b/>
      <w:szCs w:val="20"/>
    </w:rPr>
  </w:style>
  <w:style w:type="character" w:customStyle="1" w:styleId="Heading1Char">
    <w:name w:val="Heading 1 Char"/>
    <w:basedOn w:val="DefaultParagraphFont"/>
    <w:link w:val="Heading1"/>
    <w:rsid w:val="004B1A33"/>
    <w:rPr>
      <w:rFonts w:cs="Arial"/>
      <w:b/>
      <w:bCs/>
      <w:kern w:val="32"/>
      <w:sz w:val="24"/>
      <w:szCs w:val="32"/>
      <w:lang w:val="en-GB" w:eastAsia="ja-JP"/>
    </w:rPr>
  </w:style>
  <w:style w:type="paragraph" w:customStyle="1" w:styleId="Heading1Centered">
    <w:name w:val="Heading 1 Centered"/>
    <w:basedOn w:val="Heading1"/>
    <w:rsid w:val="00BB46A0"/>
    <w:pPr>
      <w:keepLines/>
      <w:numPr>
        <w:numId w:val="0"/>
      </w:numPr>
      <w:tabs>
        <w:tab w:val="left" w:pos="794"/>
        <w:tab w:val="left" w:pos="1191"/>
        <w:tab w:val="left" w:pos="1588"/>
        <w:tab w:val="left" w:pos="1985"/>
      </w:tabs>
      <w:overflowPunct w:val="0"/>
      <w:autoSpaceDE w:val="0"/>
      <w:autoSpaceDN w:val="0"/>
      <w:adjustRightInd w:val="0"/>
      <w:spacing w:before="360" w:after="0"/>
      <w:jc w:val="center"/>
      <w:textAlignment w:val="baseline"/>
    </w:pPr>
    <w:rPr>
      <w:rFonts w:cs="Times New Roman"/>
      <w:kern w:val="0"/>
      <w:szCs w:val="20"/>
      <w:lang w:eastAsia="en-US"/>
    </w:rPr>
  </w:style>
  <w:style w:type="character" w:customStyle="1" w:styleId="Heading2Char">
    <w:name w:val="Heading 2 Char"/>
    <w:basedOn w:val="DefaultParagraphFont"/>
    <w:link w:val="Heading2"/>
    <w:rsid w:val="00BB46A0"/>
    <w:rPr>
      <w:rFonts w:ascii="Times New Roman" w:eastAsia="MS Mincho" w:hAnsi="Times New Roman" w:cs="Arial"/>
      <w:b/>
      <w:bCs/>
      <w:iCs/>
      <w:sz w:val="24"/>
      <w:szCs w:val="28"/>
      <w:lang w:val="en-GB" w:eastAsia="ja-JP"/>
    </w:rPr>
  </w:style>
  <w:style w:type="character" w:customStyle="1" w:styleId="Heading3Char">
    <w:name w:val="Heading 3 Char"/>
    <w:basedOn w:val="DefaultParagraphFont"/>
    <w:link w:val="Heading3"/>
    <w:rsid w:val="00BB46A0"/>
    <w:rPr>
      <w:rFonts w:ascii="Times New Roman" w:eastAsia="MS Mincho" w:hAnsi="Times New Roman" w:cs="Arial"/>
      <w:b/>
      <w:bCs/>
      <w:sz w:val="24"/>
      <w:szCs w:val="26"/>
      <w:lang w:val="en-GB" w:eastAsia="ja-JP"/>
    </w:rPr>
  </w:style>
  <w:style w:type="character" w:customStyle="1" w:styleId="Heading4Char">
    <w:name w:val="Heading 4 Char"/>
    <w:basedOn w:val="DefaultParagraphFont"/>
    <w:link w:val="Heading4"/>
    <w:rsid w:val="00BB46A0"/>
    <w:rPr>
      <w:rFonts w:ascii="Times New Roman" w:eastAsia="MS Mincho" w:hAnsi="Times New Roman" w:cs="Times New Roman"/>
      <w:b/>
      <w:bCs/>
      <w:sz w:val="24"/>
      <w:szCs w:val="28"/>
      <w:lang w:val="en-GB" w:eastAsia="ja-JP"/>
    </w:rPr>
  </w:style>
  <w:style w:type="character" w:customStyle="1" w:styleId="Heading5Char">
    <w:name w:val="Heading 5 Char"/>
    <w:basedOn w:val="DefaultParagraphFont"/>
    <w:link w:val="Heading5"/>
    <w:rsid w:val="00BB46A0"/>
    <w:rPr>
      <w:rFonts w:ascii="Times New Roman" w:eastAsia="MS Mincho" w:hAnsi="Times New Roman" w:cs="Times New Roman"/>
      <w:b/>
      <w:bCs/>
      <w:i/>
      <w:iCs/>
      <w:sz w:val="24"/>
      <w:szCs w:val="26"/>
      <w:lang w:val="en-GB" w:eastAsia="ja-JP"/>
    </w:rPr>
  </w:style>
  <w:style w:type="character" w:customStyle="1" w:styleId="Heading6Char">
    <w:name w:val="Heading 6 Char"/>
    <w:basedOn w:val="DefaultParagraphFont"/>
    <w:link w:val="Heading6"/>
    <w:rsid w:val="00BB46A0"/>
    <w:rPr>
      <w:rFonts w:ascii="Times New Roman" w:eastAsia="MS Mincho" w:hAnsi="Times New Roman" w:cs="Times New Roman"/>
      <w:b/>
      <w:bCs/>
      <w:sz w:val="24"/>
      <w:lang w:val="en-GB" w:eastAsia="ja-JP"/>
    </w:rPr>
  </w:style>
  <w:style w:type="character" w:customStyle="1" w:styleId="Heading7Char">
    <w:name w:val="Heading 7 Char"/>
    <w:basedOn w:val="DefaultParagraphFont"/>
    <w:link w:val="Heading7"/>
    <w:rsid w:val="00BB46A0"/>
    <w:rPr>
      <w:rFonts w:ascii="Times New Roman" w:eastAsia="MS Mincho" w:hAnsi="Times New Roman" w:cs="Times New Roman"/>
      <w:sz w:val="24"/>
      <w:szCs w:val="24"/>
      <w:lang w:val="en-GB" w:eastAsia="ja-JP"/>
    </w:rPr>
  </w:style>
  <w:style w:type="character" w:customStyle="1" w:styleId="Heading8Char">
    <w:name w:val="Heading 8 Char"/>
    <w:basedOn w:val="DefaultParagraphFont"/>
    <w:link w:val="Heading8"/>
    <w:rsid w:val="00BB46A0"/>
    <w:rPr>
      <w:rFonts w:ascii="Times New Roman" w:eastAsia="MS Mincho" w:hAnsi="Times New Roman" w:cs="Times New Roman"/>
      <w:i/>
      <w:iCs/>
      <w:sz w:val="24"/>
      <w:szCs w:val="24"/>
      <w:lang w:val="en-GB" w:eastAsia="ja-JP"/>
    </w:rPr>
  </w:style>
  <w:style w:type="character" w:customStyle="1" w:styleId="Heading9Char">
    <w:name w:val="Heading 9 Char"/>
    <w:basedOn w:val="DefaultParagraphFont"/>
    <w:link w:val="Heading9"/>
    <w:rsid w:val="00BB46A0"/>
    <w:rPr>
      <w:rFonts w:ascii="Times New Roman" w:eastAsia="MS Mincho" w:hAnsi="Times New Roman" w:cs="Arial"/>
      <w:sz w:val="24"/>
      <w:lang w:val="en-GB" w:eastAsia="ja-JP"/>
    </w:rPr>
  </w:style>
  <w:style w:type="paragraph" w:customStyle="1" w:styleId="Headingb">
    <w:name w:val="Heading_b"/>
    <w:basedOn w:val="Normal"/>
    <w:next w:val="Normal"/>
    <w:qFormat/>
    <w:rsid w:val="009751A4"/>
    <w:pPr>
      <w:keepNext/>
      <w:tabs>
        <w:tab w:val="left" w:pos="794"/>
        <w:tab w:val="left" w:pos="1191"/>
        <w:tab w:val="left" w:pos="1588"/>
        <w:tab w:val="left" w:pos="1985"/>
      </w:tabs>
      <w:overflowPunct w:val="0"/>
      <w:autoSpaceDE w:val="0"/>
      <w:autoSpaceDN w:val="0"/>
      <w:adjustRightInd w:val="0"/>
      <w:spacing w:before="160"/>
      <w:textAlignment w:val="baseline"/>
    </w:pPr>
    <w:rPr>
      <w:b/>
      <w:szCs w:val="20"/>
    </w:rPr>
  </w:style>
  <w:style w:type="paragraph" w:customStyle="1" w:styleId="Headingi">
    <w:name w:val="Heading_i"/>
    <w:basedOn w:val="Normal"/>
    <w:next w:val="Normal"/>
    <w:rsid w:val="009751A4"/>
    <w:pPr>
      <w:keepNext/>
      <w:tabs>
        <w:tab w:val="left" w:pos="794"/>
        <w:tab w:val="left" w:pos="1191"/>
        <w:tab w:val="left" w:pos="1588"/>
        <w:tab w:val="left" w:pos="1985"/>
      </w:tabs>
      <w:overflowPunct w:val="0"/>
      <w:autoSpaceDE w:val="0"/>
      <w:autoSpaceDN w:val="0"/>
      <w:adjustRightInd w:val="0"/>
      <w:spacing w:before="160"/>
      <w:textAlignment w:val="baseline"/>
    </w:pPr>
    <w:rPr>
      <w:i/>
      <w:szCs w:val="20"/>
    </w:rPr>
  </w:style>
  <w:style w:type="character" w:styleId="Hyperlink">
    <w:name w:val="Hyperlink"/>
    <w:aliases w:val="超级链接,Style 58,超?级链,CEO_Hyperlink,超链接1,超????,超?级链ïÈ,õ±?级链,õ±链ïÈ1,õ±???"/>
    <w:basedOn w:val="DefaultParagraphFont"/>
    <w:qFormat/>
    <w:rsid w:val="009751A4"/>
    <w:rPr>
      <w:color w:val="0000FF"/>
      <w:u w:val="single"/>
    </w:rPr>
  </w:style>
  <w:style w:type="paragraph" w:customStyle="1" w:styleId="LSDeadline">
    <w:name w:val="LSDeadline"/>
    <w:basedOn w:val="LSTitle"/>
    <w:next w:val="Normal"/>
    <w:rsid w:val="00CB588D"/>
    <w:rPr>
      <w:bCs w:val="0"/>
    </w:rPr>
  </w:style>
  <w:style w:type="paragraph" w:customStyle="1" w:styleId="LSSource">
    <w:name w:val="LSSource"/>
    <w:basedOn w:val="LSTitle"/>
    <w:next w:val="Normal"/>
    <w:rsid w:val="00CB588D"/>
    <w:rPr>
      <w:bCs w:val="0"/>
    </w:rPr>
  </w:style>
  <w:style w:type="paragraph" w:customStyle="1" w:styleId="LSTitle">
    <w:name w:val="LSTitle"/>
    <w:basedOn w:val="Normal"/>
    <w:next w:val="Normal"/>
    <w:rsid w:val="00CB588D"/>
    <w:rPr>
      <w:rFonts w:eastAsiaTheme="minorHAnsi"/>
      <w:bCs/>
    </w:rPr>
  </w:style>
  <w:style w:type="paragraph" w:styleId="BalloonText">
    <w:name w:val="Balloon Text"/>
    <w:basedOn w:val="Normal"/>
    <w:link w:val="BalloonTextChar"/>
    <w:uiPriority w:val="99"/>
    <w:semiHidden/>
    <w:unhideWhenUsed/>
    <w:rsid w:val="009751A4"/>
    <w:pPr>
      <w:spacing w:before="0"/>
    </w:pPr>
    <w:rPr>
      <w:rFonts w:ascii="Segoe UI" w:hAnsi="Segoe UI" w:cs="Segoe UI"/>
      <w:sz w:val="18"/>
      <w:szCs w:val="18"/>
    </w:rPr>
  </w:style>
  <w:style w:type="paragraph" w:customStyle="1" w:styleId="Note">
    <w:name w:val="Note"/>
    <w:basedOn w:val="Normal"/>
    <w:qFormat/>
    <w:rsid w:val="009751A4"/>
    <w:pPr>
      <w:tabs>
        <w:tab w:val="left" w:pos="794"/>
        <w:tab w:val="left" w:pos="1191"/>
        <w:tab w:val="left" w:pos="1588"/>
        <w:tab w:val="left" w:pos="1985"/>
      </w:tabs>
      <w:overflowPunct w:val="0"/>
      <w:autoSpaceDE w:val="0"/>
      <w:autoSpaceDN w:val="0"/>
      <w:adjustRightInd w:val="0"/>
      <w:spacing w:before="80"/>
      <w:textAlignment w:val="baseline"/>
    </w:pPr>
    <w:rPr>
      <w:rFonts w:eastAsia="Times New Roman"/>
      <w:sz w:val="22"/>
      <w:szCs w:val="20"/>
      <w:lang w:eastAsia="en-US"/>
    </w:rPr>
  </w:style>
  <w:style w:type="paragraph" w:customStyle="1" w:styleId="RecNo">
    <w:name w:val="Rec_No"/>
    <w:basedOn w:val="Normal"/>
    <w:next w:val="Normal"/>
    <w:qFormat/>
    <w:rsid w:val="009751A4"/>
    <w:pPr>
      <w:keepNext/>
      <w:keepLines/>
      <w:tabs>
        <w:tab w:val="left" w:pos="794"/>
        <w:tab w:val="left" w:pos="1191"/>
        <w:tab w:val="left" w:pos="1588"/>
        <w:tab w:val="left" w:pos="1985"/>
      </w:tabs>
      <w:overflowPunct w:val="0"/>
      <w:autoSpaceDE w:val="0"/>
      <w:autoSpaceDN w:val="0"/>
      <w:adjustRightInd w:val="0"/>
      <w:spacing w:before="0"/>
      <w:textAlignment w:val="baseline"/>
    </w:pPr>
    <w:rPr>
      <w:b/>
      <w:sz w:val="28"/>
      <w:szCs w:val="20"/>
    </w:rPr>
  </w:style>
  <w:style w:type="paragraph" w:customStyle="1" w:styleId="Rectitle">
    <w:name w:val="Rec_title"/>
    <w:basedOn w:val="Normal"/>
    <w:next w:val="Normal"/>
    <w:qFormat/>
    <w:rsid w:val="009751A4"/>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b/>
      <w:sz w:val="28"/>
      <w:szCs w:val="20"/>
    </w:rPr>
  </w:style>
  <w:style w:type="paragraph" w:customStyle="1" w:styleId="Reftext">
    <w:name w:val="Ref_text"/>
    <w:basedOn w:val="Normal"/>
    <w:qFormat/>
    <w:rsid w:val="009751A4"/>
    <w:pPr>
      <w:overflowPunct w:val="0"/>
      <w:autoSpaceDE w:val="0"/>
      <w:autoSpaceDN w:val="0"/>
      <w:adjustRightInd w:val="0"/>
      <w:ind w:left="2268" w:hanging="2268"/>
      <w:textAlignment w:val="baseline"/>
    </w:pPr>
    <w:rPr>
      <w:rFonts w:eastAsia="Times New Roman"/>
      <w:szCs w:val="20"/>
      <w:lang w:eastAsia="en-US"/>
    </w:rPr>
  </w:style>
  <w:style w:type="paragraph" w:customStyle="1" w:styleId="TableNotitle">
    <w:name w:val="Table_No &amp; title"/>
    <w:basedOn w:val="Normal"/>
    <w:next w:val="Normal"/>
    <w:qFormat/>
    <w:rsid w:val="009751A4"/>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b/>
      <w:szCs w:val="20"/>
    </w:rPr>
  </w:style>
  <w:style w:type="paragraph" w:styleId="TOC1">
    <w:name w:val="toc 1"/>
    <w:basedOn w:val="Normal"/>
    <w:uiPriority w:val="39"/>
    <w:rsid w:val="009751A4"/>
    <w:pPr>
      <w:keepLines/>
      <w:tabs>
        <w:tab w:val="left" w:pos="964"/>
        <w:tab w:val="right" w:leader="dot" w:pos="9639"/>
      </w:tabs>
      <w:overflowPunct w:val="0"/>
      <w:autoSpaceDE w:val="0"/>
      <w:autoSpaceDN w:val="0"/>
      <w:adjustRightInd w:val="0"/>
      <w:spacing w:before="240"/>
      <w:ind w:left="680" w:right="851" w:hanging="680"/>
      <w:textAlignment w:val="baseline"/>
    </w:pPr>
    <w:rPr>
      <w:rFonts w:eastAsia="Batang"/>
      <w:noProof/>
      <w:szCs w:val="20"/>
      <w:lang w:eastAsia="en-US"/>
    </w:rPr>
  </w:style>
  <w:style w:type="paragraph" w:styleId="TOC2">
    <w:name w:val="toc 2"/>
    <w:basedOn w:val="TOC1"/>
    <w:uiPriority w:val="39"/>
    <w:rsid w:val="009751A4"/>
    <w:pPr>
      <w:tabs>
        <w:tab w:val="clear" w:pos="964"/>
      </w:tabs>
      <w:spacing w:before="80"/>
      <w:ind w:left="1531" w:hanging="851"/>
    </w:pPr>
  </w:style>
  <w:style w:type="paragraph" w:styleId="TOC3">
    <w:name w:val="toc 3"/>
    <w:basedOn w:val="TOC2"/>
    <w:rsid w:val="009751A4"/>
    <w:pPr>
      <w:ind w:left="2269"/>
    </w:pPr>
  </w:style>
  <w:style w:type="paragraph" w:customStyle="1" w:styleId="Normalbeforetable">
    <w:name w:val="Normal before table"/>
    <w:basedOn w:val="Normal"/>
    <w:qFormat/>
    <w:rsid w:val="009751A4"/>
    <w:pPr>
      <w:keepNext/>
      <w:spacing w:after="120"/>
    </w:pPr>
    <w:rPr>
      <w:rFonts w:eastAsia="????"/>
      <w:lang w:eastAsia="en-US"/>
    </w:rPr>
  </w:style>
  <w:style w:type="paragraph" w:customStyle="1" w:styleId="Tablehead">
    <w:name w:val="Table_head"/>
    <w:basedOn w:val="Normal"/>
    <w:next w:val="Normal"/>
    <w:rsid w:val="009751A4"/>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szCs w:val="20"/>
      <w:lang w:eastAsia="en-US"/>
    </w:rPr>
  </w:style>
  <w:style w:type="paragraph" w:customStyle="1" w:styleId="Tablelegend">
    <w:name w:val="Table_legend"/>
    <w:basedOn w:val="Normal"/>
    <w:rsid w:val="009751A4"/>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szCs w:val="20"/>
      <w:lang w:eastAsia="en-US"/>
    </w:rPr>
  </w:style>
  <w:style w:type="paragraph" w:customStyle="1" w:styleId="Tabletext">
    <w:name w:val="Table_text"/>
    <w:basedOn w:val="Normal"/>
    <w:rsid w:val="009751A4"/>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szCs w:val="20"/>
      <w:lang w:eastAsia="en-US"/>
    </w:rPr>
  </w:style>
  <w:style w:type="paragraph" w:customStyle="1" w:styleId="Headingib">
    <w:name w:val="Heading_ib"/>
    <w:basedOn w:val="Headingi"/>
    <w:next w:val="Normal"/>
    <w:qFormat/>
    <w:rsid w:val="009751A4"/>
    <w:rPr>
      <w:b/>
      <w:bCs/>
    </w:rPr>
  </w:style>
  <w:style w:type="paragraph" w:customStyle="1" w:styleId="References">
    <w:name w:val="References"/>
    <w:basedOn w:val="Normal"/>
    <w:rsid w:val="0077101F"/>
    <w:pPr>
      <w:widowControl w:val="0"/>
      <w:numPr>
        <w:numId w:val="10"/>
      </w:numPr>
      <w:overflowPunct w:val="0"/>
      <w:autoSpaceDE w:val="0"/>
      <w:autoSpaceDN w:val="0"/>
      <w:adjustRightInd w:val="0"/>
      <w:textAlignment w:val="baseline"/>
    </w:pPr>
    <w:rPr>
      <w:rFonts w:eastAsia="Times New Roman"/>
      <w:szCs w:val="20"/>
      <w:lang w:eastAsia="zh-CN"/>
    </w:rPr>
  </w:style>
  <w:style w:type="paragraph" w:customStyle="1" w:styleId="NormalITU">
    <w:name w:val="Normal_ITU"/>
    <w:basedOn w:val="Normal"/>
    <w:rsid w:val="00C02937"/>
    <w:pPr>
      <w:autoSpaceDE w:val="0"/>
      <w:autoSpaceDN w:val="0"/>
      <w:adjustRightInd w:val="0"/>
    </w:pPr>
    <w:rPr>
      <w:rFonts w:cs="Arial"/>
      <w:szCs w:val="20"/>
      <w:lang w:val="en-US" w:eastAsia="en-US"/>
    </w:rPr>
  </w:style>
  <w:style w:type="paragraph" w:customStyle="1" w:styleId="AnnexNotitle">
    <w:name w:val="Annex_No &amp; title"/>
    <w:basedOn w:val="Normal"/>
    <w:next w:val="Normal"/>
    <w:rsid w:val="009751A4"/>
    <w:pPr>
      <w:keepNext/>
      <w:keepLines/>
      <w:tabs>
        <w:tab w:val="left" w:pos="794"/>
        <w:tab w:val="left" w:pos="1191"/>
        <w:tab w:val="left" w:pos="1588"/>
        <w:tab w:val="left" w:pos="1985"/>
      </w:tabs>
      <w:overflowPunct w:val="0"/>
      <w:autoSpaceDE w:val="0"/>
      <w:autoSpaceDN w:val="0"/>
      <w:adjustRightInd w:val="0"/>
      <w:spacing w:before="480"/>
      <w:jc w:val="center"/>
      <w:textAlignment w:val="baseline"/>
    </w:pPr>
    <w:rPr>
      <w:rFonts w:eastAsia="Times New Roman"/>
      <w:b/>
      <w:sz w:val="28"/>
      <w:szCs w:val="20"/>
      <w:lang w:eastAsia="en-US"/>
    </w:rPr>
  </w:style>
  <w:style w:type="paragraph" w:customStyle="1" w:styleId="AppendixNotitle">
    <w:name w:val="Appendix_No &amp; title"/>
    <w:basedOn w:val="AnnexNotitle"/>
    <w:next w:val="Normal"/>
    <w:rsid w:val="009751A4"/>
  </w:style>
  <w:style w:type="paragraph" w:customStyle="1" w:styleId="Figurelegend">
    <w:name w:val="Figure_legend"/>
    <w:basedOn w:val="Normal"/>
    <w:rsid w:val="00980403"/>
    <w:pPr>
      <w:keepNext/>
      <w:keepLines/>
      <w:overflowPunct w:val="0"/>
      <w:autoSpaceDE w:val="0"/>
      <w:autoSpaceDN w:val="0"/>
      <w:adjustRightInd w:val="0"/>
      <w:spacing w:before="20" w:after="20"/>
      <w:textAlignment w:val="baseline"/>
    </w:pPr>
    <w:rPr>
      <w:rFonts w:eastAsia="Times New Roman"/>
      <w:sz w:val="18"/>
      <w:szCs w:val="20"/>
      <w:lang w:eastAsia="en-US"/>
    </w:rPr>
  </w:style>
  <w:style w:type="paragraph" w:customStyle="1" w:styleId="Title1">
    <w:name w:val="Title 1"/>
    <w:basedOn w:val="Normal"/>
    <w:next w:val="Normal"/>
    <w:rsid w:val="00167647"/>
    <w:pPr>
      <w:tabs>
        <w:tab w:val="left" w:pos="567"/>
        <w:tab w:val="left" w:pos="1134"/>
        <w:tab w:val="left" w:pos="1701"/>
        <w:tab w:val="left" w:pos="2268"/>
        <w:tab w:val="left" w:pos="2835"/>
      </w:tabs>
      <w:overflowPunct w:val="0"/>
      <w:autoSpaceDE w:val="0"/>
      <w:autoSpaceDN w:val="0"/>
      <w:adjustRightInd w:val="0"/>
      <w:spacing w:before="240"/>
      <w:jc w:val="center"/>
      <w:textAlignment w:val="baseline"/>
    </w:pPr>
    <w:rPr>
      <w:rFonts w:eastAsia="Times New Roman"/>
      <w:caps/>
      <w:sz w:val="28"/>
      <w:szCs w:val="20"/>
      <w:lang w:eastAsia="en-US"/>
    </w:rPr>
  </w:style>
  <w:style w:type="paragraph" w:customStyle="1" w:styleId="Title2">
    <w:name w:val="Title 2"/>
    <w:basedOn w:val="Title1"/>
    <w:next w:val="Normal"/>
    <w:rsid w:val="00167647"/>
  </w:style>
  <w:style w:type="paragraph" w:customStyle="1" w:styleId="Title3">
    <w:name w:val="Title 3"/>
    <w:basedOn w:val="Title2"/>
    <w:next w:val="Normal"/>
    <w:rsid w:val="00167647"/>
    <w:rPr>
      <w:caps w:val="0"/>
    </w:rPr>
  </w:style>
  <w:style w:type="paragraph" w:customStyle="1" w:styleId="Title4">
    <w:name w:val="Title 4"/>
    <w:basedOn w:val="Title3"/>
    <w:next w:val="Heading1"/>
    <w:rsid w:val="009751A4"/>
    <w:rPr>
      <w:b/>
    </w:rPr>
  </w:style>
  <w:style w:type="paragraph" w:customStyle="1" w:styleId="Formal">
    <w:name w:val="Formal"/>
    <w:basedOn w:val="Normal"/>
    <w:rsid w:val="009751A4"/>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eastAsia="SimSun" w:hAnsi="Courier New"/>
      <w:noProof/>
      <w:sz w:val="20"/>
      <w:szCs w:val="20"/>
      <w:lang w:val="en-US" w:eastAsia="en-US"/>
    </w:rPr>
  </w:style>
  <w:style w:type="paragraph" w:customStyle="1" w:styleId="Docnumber">
    <w:name w:val="Docnumber"/>
    <w:basedOn w:val="Normal"/>
    <w:link w:val="DocnumberChar"/>
    <w:rsid w:val="003A39E0"/>
    <w:pPr>
      <w:tabs>
        <w:tab w:val="left" w:pos="794"/>
        <w:tab w:val="left" w:pos="1191"/>
        <w:tab w:val="left" w:pos="1588"/>
        <w:tab w:val="left" w:pos="1985"/>
      </w:tabs>
      <w:overflowPunct w:val="0"/>
      <w:autoSpaceDE w:val="0"/>
      <w:autoSpaceDN w:val="0"/>
      <w:adjustRightInd w:val="0"/>
      <w:jc w:val="right"/>
      <w:textAlignment w:val="baseline"/>
    </w:pPr>
    <w:rPr>
      <w:rFonts w:eastAsia="SimSun"/>
      <w:b/>
      <w:sz w:val="32"/>
      <w:szCs w:val="20"/>
      <w:lang w:eastAsia="en-US"/>
    </w:rPr>
  </w:style>
  <w:style w:type="character" w:customStyle="1" w:styleId="DocnumberChar">
    <w:name w:val="Docnumber Char"/>
    <w:link w:val="Docnumber"/>
    <w:rsid w:val="003A39E0"/>
    <w:rPr>
      <w:rFonts w:eastAsia="SimSun"/>
      <w:b/>
      <w:sz w:val="32"/>
      <w:lang w:val="en-GB" w:eastAsia="en-US"/>
    </w:rPr>
  </w:style>
  <w:style w:type="paragraph" w:styleId="TableofFigures">
    <w:name w:val="table of figures"/>
    <w:basedOn w:val="Normal"/>
    <w:next w:val="Normal"/>
    <w:uiPriority w:val="99"/>
    <w:rsid w:val="009751A4"/>
    <w:pPr>
      <w:tabs>
        <w:tab w:val="right" w:leader="dot" w:pos="9639"/>
      </w:tabs>
    </w:pPr>
    <w:rPr>
      <w:rFonts w:eastAsia="MS Mincho"/>
    </w:rPr>
  </w:style>
  <w:style w:type="paragraph" w:styleId="Header">
    <w:name w:val="header"/>
    <w:basedOn w:val="Normal"/>
    <w:link w:val="HeaderChar"/>
    <w:rsid w:val="009751A4"/>
    <w:pPr>
      <w:overflowPunct w:val="0"/>
      <w:autoSpaceDE w:val="0"/>
      <w:autoSpaceDN w:val="0"/>
      <w:adjustRightInd w:val="0"/>
      <w:spacing w:before="0"/>
      <w:jc w:val="center"/>
      <w:textAlignment w:val="baseline"/>
    </w:pPr>
    <w:rPr>
      <w:rFonts w:eastAsia="Times New Roman"/>
      <w:sz w:val="18"/>
      <w:szCs w:val="20"/>
      <w:lang w:eastAsia="en-US"/>
    </w:rPr>
  </w:style>
  <w:style w:type="character" w:customStyle="1" w:styleId="HeaderChar">
    <w:name w:val="Header Char"/>
    <w:basedOn w:val="DefaultParagraphFont"/>
    <w:link w:val="Header"/>
    <w:rsid w:val="009751A4"/>
    <w:rPr>
      <w:rFonts w:eastAsia="Times New Roman"/>
      <w:sz w:val="18"/>
      <w:lang w:val="en-GB" w:eastAsia="en-US"/>
    </w:rPr>
  </w:style>
  <w:style w:type="character" w:customStyle="1" w:styleId="ReftextArial9pt">
    <w:name w:val="Ref_text Arial 9 pt"/>
    <w:rsid w:val="009751A4"/>
    <w:rPr>
      <w:rFonts w:ascii="Arial" w:hAnsi="Arial" w:cs="Arial"/>
      <w:sz w:val="18"/>
      <w:szCs w:val="18"/>
    </w:rPr>
  </w:style>
  <w:style w:type="paragraph" w:customStyle="1" w:styleId="LSForAction">
    <w:name w:val="LSForAction"/>
    <w:basedOn w:val="LSTitle"/>
    <w:next w:val="Normal"/>
    <w:rsid w:val="00CB588D"/>
    <w:pPr>
      <w:tabs>
        <w:tab w:val="left" w:pos="794"/>
        <w:tab w:val="left" w:pos="1191"/>
        <w:tab w:val="left" w:pos="1588"/>
        <w:tab w:val="left" w:pos="1985"/>
      </w:tabs>
      <w:overflowPunct w:val="0"/>
      <w:autoSpaceDE w:val="0"/>
      <w:autoSpaceDN w:val="0"/>
      <w:adjustRightInd w:val="0"/>
      <w:textAlignment w:val="baseline"/>
    </w:pPr>
    <w:rPr>
      <w:rFonts w:eastAsia="Times New Roman"/>
      <w:bCs w:val="0"/>
      <w:szCs w:val="20"/>
      <w:lang w:eastAsia="en-US"/>
    </w:rPr>
  </w:style>
  <w:style w:type="paragraph" w:customStyle="1" w:styleId="LSForComment">
    <w:name w:val="LSForComment"/>
    <w:basedOn w:val="LSTitle"/>
    <w:next w:val="Normal"/>
    <w:rsid w:val="00CB588D"/>
  </w:style>
  <w:style w:type="paragraph" w:customStyle="1" w:styleId="LSForInfo">
    <w:name w:val="LSForInfo"/>
    <w:basedOn w:val="LSTitle"/>
    <w:next w:val="Normal"/>
    <w:rsid w:val="00CB588D"/>
  </w:style>
  <w:style w:type="paragraph" w:styleId="Footer">
    <w:name w:val="footer"/>
    <w:basedOn w:val="Normal"/>
    <w:link w:val="FooterChar"/>
    <w:rsid w:val="00547CC9"/>
    <w:pPr>
      <w:tabs>
        <w:tab w:val="left" w:pos="5954"/>
        <w:tab w:val="right" w:pos="9639"/>
      </w:tabs>
      <w:overflowPunct w:val="0"/>
      <w:autoSpaceDE w:val="0"/>
      <w:autoSpaceDN w:val="0"/>
      <w:adjustRightInd w:val="0"/>
      <w:spacing w:before="0"/>
      <w:textAlignment w:val="baseline"/>
    </w:pPr>
    <w:rPr>
      <w:rFonts w:eastAsia="Times New Roman"/>
      <w:caps/>
      <w:noProof/>
      <w:sz w:val="16"/>
      <w:szCs w:val="20"/>
      <w:lang w:eastAsia="zh-CN"/>
    </w:rPr>
  </w:style>
  <w:style w:type="character" w:customStyle="1" w:styleId="FooterChar">
    <w:name w:val="Footer Char"/>
    <w:link w:val="Footer"/>
    <w:rsid w:val="00547CC9"/>
    <w:rPr>
      <w:rFonts w:eastAsia="Times New Roman"/>
      <w:caps/>
      <w:noProof/>
      <w:sz w:val="16"/>
      <w:lang w:val="en-GB"/>
    </w:rPr>
  </w:style>
  <w:style w:type="paragraph" w:styleId="MacroText">
    <w:name w:val="macro"/>
    <w:link w:val="MacroTextChar"/>
    <w:rsid w:val="00181DAE"/>
    <w:pPr>
      <w:tabs>
        <w:tab w:val="left" w:pos="480"/>
        <w:tab w:val="left" w:pos="960"/>
        <w:tab w:val="left" w:pos="1440"/>
        <w:tab w:val="left" w:pos="1920"/>
        <w:tab w:val="left" w:pos="2400"/>
        <w:tab w:val="left" w:pos="2880"/>
        <w:tab w:val="left" w:pos="3360"/>
        <w:tab w:val="left" w:pos="3840"/>
        <w:tab w:val="left" w:pos="4320"/>
      </w:tabs>
      <w:spacing w:before="120"/>
    </w:pPr>
    <w:rPr>
      <w:rFonts w:ascii="Courier New" w:hAnsi="Courier New" w:cs="CG Times"/>
      <w:lang w:val="en-GB" w:eastAsia="ja-JP"/>
    </w:rPr>
  </w:style>
  <w:style w:type="character" w:customStyle="1" w:styleId="MacroTextChar">
    <w:name w:val="Macro Text Char"/>
    <w:basedOn w:val="DefaultParagraphFont"/>
    <w:link w:val="MacroText"/>
    <w:rsid w:val="00181DAE"/>
    <w:rPr>
      <w:rFonts w:ascii="Courier New" w:hAnsi="Courier New" w:cs="CG Times"/>
      <w:lang w:val="en-GB" w:eastAsia="ja-JP"/>
    </w:rPr>
  </w:style>
  <w:style w:type="paragraph" w:customStyle="1" w:styleId="LSApproval">
    <w:name w:val="LSApproval"/>
    <w:basedOn w:val="LSTitle"/>
    <w:next w:val="Normal"/>
    <w:rsid w:val="004B1A33"/>
    <w:rPr>
      <w:bCs w:val="0"/>
    </w:rPr>
  </w:style>
  <w:style w:type="paragraph" w:customStyle="1" w:styleId="TSBHeaderQuestion">
    <w:name w:val="TSBHeaderQuestion"/>
    <w:basedOn w:val="Normal"/>
    <w:rsid w:val="009751A4"/>
  </w:style>
  <w:style w:type="paragraph" w:customStyle="1" w:styleId="TSBHeaderRight14">
    <w:name w:val="TSBHeaderRight14"/>
    <w:basedOn w:val="Normal"/>
    <w:rsid w:val="009751A4"/>
    <w:pPr>
      <w:jc w:val="right"/>
    </w:pPr>
    <w:rPr>
      <w:b/>
      <w:bCs/>
      <w:sz w:val="28"/>
      <w:szCs w:val="28"/>
    </w:rPr>
  </w:style>
  <w:style w:type="paragraph" w:customStyle="1" w:styleId="TSBHeaderSource">
    <w:name w:val="TSBHeaderSource"/>
    <w:basedOn w:val="Normal"/>
    <w:rsid w:val="009751A4"/>
  </w:style>
  <w:style w:type="paragraph" w:customStyle="1" w:styleId="TSBHeaderSummary">
    <w:name w:val="TSBHeaderSummary"/>
    <w:basedOn w:val="Normal"/>
    <w:qFormat/>
    <w:rsid w:val="009751A4"/>
  </w:style>
  <w:style w:type="paragraph" w:customStyle="1" w:styleId="TSBHeaderTitle">
    <w:name w:val="TSBHeaderTitle"/>
    <w:basedOn w:val="Normal"/>
    <w:qFormat/>
    <w:rsid w:val="009751A4"/>
  </w:style>
  <w:style w:type="paragraph" w:customStyle="1" w:styleId="VenueDate">
    <w:name w:val="VenueDate"/>
    <w:basedOn w:val="Normal"/>
    <w:rsid w:val="009751A4"/>
    <w:pPr>
      <w:jc w:val="right"/>
    </w:pPr>
  </w:style>
  <w:style w:type="paragraph" w:customStyle="1" w:styleId="toc0">
    <w:name w:val="toc 0"/>
    <w:basedOn w:val="Normal"/>
    <w:next w:val="TOC1"/>
    <w:rsid w:val="009751A4"/>
    <w:pPr>
      <w:tabs>
        <w:tab w:val="right" w:pos="9639"/>
      </w:tabs>
      <w:overflowPunct w:val="0"/>
      <w:autoSpaceDE w:val="0"/>
      <w:autoSpaceDN w:val="0"/>
      <w:adjustRightInd w:val="0"/>
      <w:textAlignment w:val="baseline"/>
    </w:pPr>
    <w:rPr>
      <w:rFonts w:eastAsia="Times New Roman"/>
      <w:b/>
      <w:sz w:val="20"/>
      <w:szCs w:val="20"/>
      <w:lang w:eastAsia="en-US"/>
    </w:rPr>
  </w:style>
  <w:style w:type="paragraph" w:styleId="Title">
    <w:name w:val="Title"/>
    <w:basedOn w:val="Normal"/>
    <w:next w:val="Normal"/>
    <w:link w:val="TitleChar"/>
    <w:uiPriority w:val="10"/>
    <w:rsid w:val="00725817"/>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5817"/>
    <w:rPr>
      <w:rFonts w:asciiTheme="majorHAnsi" w:eastAsiaTheme="majorEastAsia" w:hAnsiTheme="majorHAnsi" w:cstheme="majorBidi"/>
      <w:spacing w:val="-10"/>
      <w:kern w:val="28"/>
      <w:sz w:val="56"/>
      <w:szCs w:val="56"/>
      <w:lang w:val="en-GB" w:eastAsia="ja-JP"/>
    </w:rPr>
  </w:style>
  <w:style w:type="paragraph" w:styleId="Subtitle">
    <w:name w:val="Subtitle"/>
    <w:basedOn w:val="Normal"/>
    <w:next w:val="Normal"/>
    <w:link w:val="SubtitleChar"/>
    <w:uiPriority w:val="11"/>
    <w:rsid w:val="0072581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817"/>
    <w:rPr>
      <w:rFonts w:asciiTheme="minorHAnsi" w:eastAsiaTheme="majorEastAsia" w:hAnsiTheme="minorHAnsi" w:cstheme="majorBidi"/>
      <w:color w:val="595959" w:themeColor="text1" w:themeTint="A6"/>
      <w:spacing w:val="15"/>
      <w:sz w:val="28"/>
      <w:szCs w:val="28"/>
      <w:lang w:val="en-GB" w:eastAsia="ja-JP"/>
    </w:rPr>
  </w:style>
  <w:style w:type="paragraph" w:styleId="Quote">
    <w:name w:val="Quote"/>
    <w:basedOn w:val="Normal"/>
    <w:next w:val="Normal"/>
    <w:link w:val="QuoteChar"/>
    <w:uiPriority w:val="29"/>
    <w:rsid w:val="0072581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25817"/>
    <w:rPr>
      <w:i/>
      <w:iCs/>
      <w:color w:val="404040" w:themeColor="text1" w:themeTint="BF"/>
      <w:sz w:val="24"/>
      <w:szCs w:val="24"/>
      <w:lang w:val="en-GB" w:eastAsia="ja-JP"/>
    </w:rPr>
  </w:style>
  <w:style w:type="paragraph" w:styleId="ListParagraph">
    <w:name w:val="List Paragraph"/>
    <w:basedOn w:val="Normal"/>
    <w:uiPriority w:val="34"/>
    <w:qFormat/>
    <w:rsid w:val="00725817"/>
    <w:pPr>
      <w:ind w:left="720"/>
      <w:contextualSpacing/>
    </w:pPr>
  </w:style>
  <w:style w:type="character" w:styleId="IntenseEmphasis">
    <w:name w:val="Intense Emphasis"/>
    <w:basedOn w:val="DefaultParagraphFont"/>
    <w:uiPriority w:val="21"/>
    <w:rsid w:val="00725817"/>
    <w:rPr>
      <w:i/>
      <w:iCs/>
      <w:color w:val="365F91" w:themeColor="accent1" w:themeShade="BF"/>
    </w:rPr>
  </w:style>
  <w:style w:type="paragraph" w:styleId="IntenseQuote">
    <w:name w:val="Intense Quote"/>
    <w:basedOn w:val="Normal"/>
    <w:next w:val="Normal"/>
    <w:link w:val="IntenseQuoteChar"/>
    <w:uiPriority w:val="30"/>
    <w:rsid w:val="0072581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25817"/>
    <w:rPr>
      <w:i/>
      <w:iCs/>
      <w:color w:val="365F91" w:themeColor="accent1" w:themeShade="BF"/>
      <w:sz w:val="24"/>
      <w:szCs w:val="24"/>
      <w:lang w:val="en-GB" w:eastAsia="ja-JP"/>
    </w:rPr>
  </w:style>
  <w:style w:type="character" w:styleId="IntenseReference">
    <w:name w:val="Intense Reference"/>
    <w:basedOn w:val="DefaultParagraphFont"/>
    <w:uiPriority w:val="32"/>
    <w:rsid w:val="00725817"/>
    <w:rPr>
      <w:b/>
      <w:bCs/>
      <w:smallCaps/>
      <w:color w:val="365F91" w:themeColor="accent1" w:themeShade="BF"/>
      <w:spacing w:val="5"/>
    </w:rPr>
  </w:style>
  <w:style w:type="paragraph" w:customStyle="1" w:styleId="enumlev1">
    <w:name w:val="enumlev1"/>
    <w:basedOn w:val="Normal"/>
    <w:rsid w:val="00725817"/>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eastAsia="Times New Roman"/>
      <w:szCs w:val="20"/>
      <w:lang w:eastAsia="en-US"/>
    </w:rPr>
  </w:style>
  <w:style w:type="paragraph" w:styleId="Caption">
    <w:name w:val="caption"/>
    <w:basedOn w:val="Normal"/>
    <w:next w:val="Normal"/>
    <w:uiPriority w:val="35"/>
    <w:semiHidden/>
    <w:unhideWhenUsed/>
    <w:rsid w:val="009751A4"/>
    <w:pPr>
      <w:spacing w:before="0" w:after="200"/>
    </w:pPr>
    <w:rPr>
      <w:i/>
      <w:iCs/>
      <w:color w:val="1F497D" w:themeColor="text2"/>
      <w:sz w:val="18"/>
      <w:szCs w:val="18"/>
    </w:rPr>
  </w:style>
  <w:style w:type="paragraph" w:styleId="FootnoteText">
    <w:name w:val="footnote text"/>
    <w:basedOn w:val="Normal"/>
    <w:link w:val="FootnoteTextChar"/>
    <w:uiPriority w:val="99"/>
    <w:semiHidden/>
    <w:unhideWhenUsed/>
    <w:rsid w:val="009751A4"/>
    <w:pPr>
      <w:spacing w:before="0"/>
    </w:pPr>
    <w:rPr>
      <w:sz w:val="20"/>
      <w:szCs w:val="20"/>
    </w:rPr>
  </w:style>
  <w:style w:type="character" w:customStyle="1" w:styleId="FootnoteTextChar">
    <w:name w:val="Footnote Text Char"/>
    <w:basedOn w:val="DefaultParagraphFont"/>
    <w:link w:val="FootnoteText"/>
    <w:uiPriority w:val="99"/>
    <w:semiHidden/>
    <w:rsid w:val="009751A4"/>
    <w:rPr>
      <w:lang w:val="en-GB" w:eastAsia="ja-JP"/>
    </w:rPr>
  </w:style>
  <w:style w:type="character" w:styleId="FootnoteReference">
    <w:name w:val="footnote reference"/>
    <w:basedOn w:val="DefaultParagraphFont"/>
    <w:uiPriority w:val="99"/>
    <w:semiHidden/>
    <w:unhideWhenUsed/>
    <w:rsid w:val="009751A4"/>
    <w:rPr>
      <w:vertAlign w:val="superscript"/>
    </w:rPr>
  </w:style>
  <w:style w:type="character" w:customStyle="1" w:styleId="BalloonTextChar">
    <w:name w:val="Balloon Text Char"/>
    <w:basedOn w:val="DefaultParagraphFont"/>
    <w:link w:val="BalloonText"/>
    <w:uiPriority w:val="99"/>
    <w:semiHidden/>
    <w:rsid w:val="009751A4"/>
    <w:rPr>
      <w:rFonts w:ascii="Segoe UI" w:hAnsi="Segoe UI" w:cs="Segoe UI"/>
      <w:sz w:val="18"/>
      <w:szCs w:val="18"/>
      <w:lang w:val="en-GB" w:eastAsia="ja-JP"/>
    </w:rPr>
  </w:style>
  <w:style w:type="paragraph" w:styleId="Bibliography">
    <w:name w:val="Bibliography"/>
    <w:basedOn w:val="Normal"/>
    <w:next w:val="Normal"/>
    <w:uiPriority w:val="37"/>
    <w:semiHidden/>
    <w:unhideWhenUsed/>
    <w:rsid w:val="009751A4"/>
  </w:style>
  <w:style w:type="paragraph" w:styleId="BlockText">
    <w:name w:val="Block Text"/>
    <w:basedOn w:val="Normal"/>
    <w:uiPriority w:val="99"/>
    <w:semiHidden/>
    <w:unhideWhenUsed/>
    <w:rsid w:val="009751A4"/>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hAnsiTheme="minorHAnsi" w:cstheme="minorBidi"/>
      <w:i/>
      <w:iCs/>
      <w:color w:val="4F81BD" w:themeColor="accent1"/>
    </w:rPr>
  </w:style>
  <w:style w:type="paragraph" w:styleId="BodyText">
    <w:name w:val="Body Text"/>
    <w:basedOn w:val="Normal"/>
    <w:link w:val="BodyTextChar"/>
    <w:uiPriority w:val="99"/>
    <w:semiHidden/>
    <w:unhideWhenUsed/>
    <w:rsid w:val="009751A4"/>
    <w:pPr>
      <w:spacing w:after="120"/>
    </w:pPr>
  </w:style>
  <w:style w:type="character" w:customStyle="1" w:styleId="BodyTextChar">
    <w:name w:val="Body Text Char"/>
    <w:basedOn w:val="DefaultParagraphFont"/>
    <w:link w:val="BodyText"/>
    <w:uiPriority w:val="99"/>
    <w:semiHidden/>
    <w:rsid w:val="009751A4"/>
    <w:rPr>
      <w:sz w:val="24"/>
      <w:szCs w:val="24"/>
      <w:lang w:val="en-GB" w:eastAsia="ja-JP"/>
    </w:rPr>
  </w:style>
  <w:style w:type="paragraph" w:styleId="BodyText2">
    <w:name w:val="Body Text 2"/>
    <w:basedOn w:val="Normal"/>
    <w:link w:val="BodyText2Char"/>
    <w:uiPriority w:val="99"/>
    <w:semiHidden/>
    <w:unhideWhenUsed/>
    <w:rsid w:val="009751A4"/>
    <w:pPr>
      <w:spacing w:after="120" w:line="480" w:lineRule="auto"/>
    </w:pPr>
  </w:style>
  <w:style w:type="character" w:customStyle="1" w:styleId="BodyText2Char">
    <w:name w:val="Body Text 2 Char"/>
    <w:basedOn w:val="DefaultParagraphFont"/>
    <w:link w:val="BodyText2"/>
    <w:uiPriority w:val="99"/>
    <w:semiHidden/>
    <w:rsid w:val="009751A4"/>
    <w:rPr>
      <w:sz w:val="24"/>
      <w:szCs w:val="24"/>
      <w:lang w:val="en-GB" w:eastAsia="ja-JP"/>
    </w:rPr>
  </w:style>
  <w:style w:type="paragraph" w:styleId="BodyText3">
    <w:name w:val="Body Text 3"/>
    <w:basedOn w:val="Normal"/>
    <w:link w:val="BodyText3Char"/>
    <w:uiPriority w:val="99"/>
    <w:semiHidden/>
    <w:unhideWhenUsed/>
    <w:rsid w:val="009751A4"/>
    <w:pPr>
      <w:spacing w:after="120"/>
    </w:pPr>
    <w:rPr>
      <w:sz w:val="16"/>
      <w:szCs w:val="16"/>
    </w:rPr>
  </w:style>
  <w:style w:type="character" w:customStyle="1" w:styleId="BodyText3Char">
    <w:name w:val="Body Text 3 Char"/>
    <w:basedOn w:val="DefaultParagraphFont"/>
    <w:link w:val="BodyText3"/>
    <w:uiPriority w:val="99"/>
    <w:semiHidden/>
    <w:rsid w:val="009751A4"/>
    <w:rPr>
      <w:sz w:val="16"/>
      <w:szCs w:val="16"/>
      <w:lang w:val="en-GB" w:eastAsia="ja-JP"/>
    </w:rPr>
  </w:style>
  <w:style w:type="paragraph" w:styleId="BodyTextFirstIndent">
    <w:name w:val="Body Text First Indent"/>
    <w:basedOn w:val="BodyText"/>
    <w:link w:val="BodyTextFirstIndentChar"/>
    <w:uiPriority w:val="99"/>
    <w:semiHidden/>
    <w:unhideWhenUsed/>
    <w:rsid w:val="009751A4"/>
    <w:pPr>
      <w:spacing w:after="0"/>
      <w:ind w:firstLine="360"/>
    </w:pPr>
  </w:style>
  <w:style w:type="character" w:customStyle="1" w:styleId="BodyTextFirstIndentChar">
    <w:name w:val="Body Text First Indent Char"/>
    <w:basedOn w:val="BodyTextChar"/>
    <w:link w:val="BodyTextFirstIndent"/>
    <w:uiPriority w:val="99"/>
    <w:semiHidden/>
    <w:rsid w:val="009751A4"/>
    <w:rPr>
      <w:sz w:val="24"/>
      <w:szCs w:val="24"/>
      <w:lang w:val="en-GB" w:eastAsia="ja-JP"/>
    </w:rPr>
  </w:style>
  <w:style w:type="paragraph" w:styleId="BodyTextIndent">
    <w:name w:val="Body Text Indent"/>
    <w:basedOn w:val="Normal"/>
    <w:link w:val="BodyTextIndentChar"/>
    <w:uiPriority w:val="99"/>
    <w:semiHidden/>
    <w:unhideWhenUsed/>
    <w:rsid w:val="009751A4"/>
    <w:pPr>
      <w:spacing w:after="120"/>
      <w:ind w:left="360"/>
    </w:pPr>
  </w:style>
  <w:style w:type="character" w:customStyle="1" w:styleId="BodyTextIndentChar">
    <w:name w:val="Body Text Indent Char"/>
    <w:basedOn w:val="DefaultParagraphFont"/>
    <w:link w:val="BodyTextIndent"/>
    <w:uiPriority w:val="99"/>
    <w:semiHidden/>
    <w:rsid w:val="009751A4"/>
    <w:rPr>
      <w:sz w:val="24"/>
      <w:szCs w:val="24"/>
      <w:lang w:val="en-GB" w:eastAsia="ja-JP"/>
    </w:rPr>
  </w:style>
  <w:style w:type="paragraph" w:styleId="BodyTextFirstIndent2">
    <w:name w:val="Body Text First Indent 2"/>
    <w:basedOn w:val="BodyTextIndent"/>
    <w:link w:val="BodyTextFirstIndent2Char"/>
    <w:uiPriority w:val="99"/>
    <w:semiHidden/>
    <w:unhideWhenUsed/>
    <w:rsid w:val="009751A4"/>
    <w:pPr>
      <w:spacing w:after="0"/>
      <w:ind w:firstLine="360"/>
    </w:pPr>
  </w:style>
  <w:style w:type="character" w:customStyle="1" w:styleId="BodyTextFirstIndent2Char">
    <w:name w:val="Body Text First Indent 2 Char"/>
    <w:basedOn w:val="BodyTextIndentChar"/>
    <w:link w:val="BodyTextFirstIndent2"/>
    <w:uiPriority w:val="99"/>
    <w:semiHidden/>
    <w:rsid w:val="009751A4"/>
    <w:rPr>
      <w:sz w:val="24"/>
      <w:szCs w:val="24"/>
      <w:lang w:val="en-GB" w:eastAsia="ja-JP"/>
    </w:rPr>
  </w:style>
  <w:style w:type="paragraph" w:styleId="BodyTextIndent2">
    <w:name w:val="Body Text Indent 2"/>
    <w:basedOn w:val="Normal"/>
    <w:link w:val="BodyTextIndent2Char"/>
    <w:uiPriority w:val="99"/>
    <w:semiHidden/>
    <w:unhideWhenUsed/>
    <w:rsid w:val="009751A4"/>
    <w:pPr>
      <w:spacing w:after="120" w:line="480" w:lineRule="auto"/>
      <w:ind w:left="360"/>
    </w:pPr>
  </w:style>
  <w:style w:type="character" w:customStyle="1" w:styleId="BodyTextIndent2Char">
    <w:name w:val="Body Text Indent 2 Char"/>
    <w:basedOn w:val="DefaultParagraphFont"/>
    <w:link w:val="BodyTextIndent2"/>
    <w:uiPriority w:val="99"/>
    <w:semiHidden/>
    <w:rsid w:val="009751A4"/>
    <w:rPr>
      <w:sz w:val="24"/>
      <w:szCs w:val="24"/>
      <w:lang w:val="en-GB" w:eastAsia="ja-JP"/>
    </w:rPr>
  </w:style>
  <w:style w:type="paragraph" w:styleId="BodyTextIndent3">
    <w:name w:val="Body Text Indent 3"/>
    <w:basedOn w:val="Normal"/>
    <w:link w:val="BodyTextIndent3Char"/>
    <w:uiPriority w:val="99"/>
    <w:semiHidden/>
    <w:unhideWhenUsed/>
    <w:rsid w:val="009751A4"/>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9751A4"/>
    <w:rPr>
      <w:sz w:val="16"/>
      <w:szCs w:val="16"/>
      <w:lang w:val="en-GB" w:eastAsia="ja-JP"/>
    </w:rPr>
  </w:style>
  <w:style w:type="character" w:styleId="BookTitle">
    <w:name w:val="Book Title"/>
    <w:basedOn w:val="DefaultParagraphFont"/>
    <w:uiPriority w:val="33"/>
    <w:rsid w:val="009751A4"/>
    <w:rPr>
      <w:b/>
      <w:bCs/>
      <w:i/>
      <w:iCs/>
      <w:spacing w:val="5"/>
    </w:rPr>
  </w:style>
  <w:style w:type="paragraph" w:styleId="Closing">
    <w:name w:val="Closing"/>
    <w:basedOn w:val="Normal"/>
    <w:link w:val="ClosingChar"/>
    <w:uiPriority w:val="99"/>
    <w:semiHidden/>
    <w:unhideWhenUsed/>
    <w:rsid w:val="009751A4"/>
    <w:pPr>
      <w:spacing w:before="0"/>
      <w:ind w:left="4320"/>
    </w:pPr>
  </w:style>
  <w:style w:type="character" w:customStyle="1" w:styleId="ClosingChar">
    <w:name w:val="Closing Char"/>
    <w:basedOn w:val="DefaultParagraphFont"/>
    <w:link w:val="Closing"/>
    <w:uiPriority w:val="99"/>
    <w:semiHidden/>
    <w:rsid w:val="009751A4"/>
    <w:rPr>
      <w:sz w:val="24"/>
      <w:szCs w:val="24"/>
      <w:lang w:val="en-GB" w:eastAsia="ja-JP"/>
    </w:rPr>
  </w:style>
  <w:style w:type="character" w:styleId="CommentReference">
    <w:name w:val="annotation reference"/>
    <w:basedOn w:val="DefaultParagraphFont"/>
    <w:uiPriority w:val="99"/>
    <w:semiHidden/>
    <w:unhideWhenUsed/>
    <w:rsid w:val="009751A4"/>
    <w:rPr>
      <w:sz w:val="16"/>
      <w:szCs w:val="16"/>
    </w:rPr>
  </w:style>
  <w:style w:type="paragraph" w:styleId="CommentText">
    <w:name w:val="annotation text"/>
    <w:basedOn w:val="Normal"/>
    <w:link w:val="CommentTextChar"/>
    <w:uiPriority w:val="99"/>
    <w:semiHidden/>
    <w:unhideWhenUsed/>
    <w:rsid w:val="009751A4"/>
    <w:rPr>
      <w:sz w:val="20"/>
      <w:szCs w:val="20"/>
    </w:rPr>
  </w:style>
  <w:style w:type="character" w:customStyle="1" w:styleId="CommentTextChar">
    <w:name w:val="Comment Text Char"/>
    <w:basedOn w:val="DefaultParagraphFont"/>
    <w:link w:val="CommentText"/>
    <w:uiPriority w:val="99"/>
    <w:semiHidden/>
    <w:rsid w:val="009751A4"/>
    <w:rPr>
      <w:lang w:val="en-GB" w:eastAsia="ja-JP"/>
    </w:rPr>
  </w:style>
  <w:style w:type="paragraph" w:styleId="CommentSubject">
    <w:name w:val="annotation subject"/>
    <w:basedOn w:val="CommentText"/>
    <w:next w:val="CommentText"/>
    <w:link w:val="CommentSubjectChar"/>
    <w:uiPriority w:val="99"/>
    <w:semiHidden/>
    <w:unhideWhenUsed/>
    <w:rsid w:val="009751A4"/>
    <w:rPr>
      <w:b/>
      <w:bCs/>
    </w:rPr>
  </w:style>
  <w:style w:type="character" w:customStyle="1" w:styleId="CommentSubjectChar">
    <w:name w:val="Comment Subject Char"/>
    <w:basedOn w:val="CommentTextChar"/>
    <w:link w:val="CommentSubject"/>
    <w:uiPriority w:val="99"/>
    <w:semiHidden/>
    <w:rsid w:val="009751A4"/>
    <w:rPr>
      <w:b/>
      <w:bCs/>
      <w:lang w:val="en-GB" w:eastAsia="ja-JP"/>
    </w:rPr>
  </w:style>
  <w:style w:type="paragraph" w:styleId="Date">
    <w:name w:val="Date"/>
    <w:basedOn w:val="Normal"/>
    <w:next w:val="Normal"/>
    <w:link w:val="DateChar"/>
    <w:uiPriority w:val="99"/>
    <w:semiHidden/>
    <w:unhideWhenUsed/>
    <w:rsid w:val="009751A4"/>
  </w:style>
  <w:style w:type="character" w:customStyle="1" w:styleId="DateChar">
    <w:name w:val="Date Char"/>
    <w:basedOn w:val="DefaultParagraphFont"/>
    <w:link w:val="Date"/>
    <w:uiPriority w:val="99"/>
    <w:semiHidden/>
    <w:rsid w:val="009751A4"/>
    <w:rPr>
      <w:sz w:val="24"/>
      <w:szCs w:val="24"/>
      <w:lang w:val="en-GB" w:eastAsia="ja-JP"/>
    </w:rPr>
  </w:style>
  <w:style w:type="paragraph" w:styleId="DocumentMap">
    <w:name w:val="Document Map"/>
    <w:basedOn w:val="Normal"/>
    <w:link w:val="DocumentMapChar"/>
    <w:uiPriority w:val="99"/>
    <w:semiHidden/>
    <w:unhideWhenUsed/>
    <w:rsid w:val="009751A4"/>
    <w:pPr>
      <w:spacing w:before="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9751A4"/>
    <w:rPr>
      <w:rFonts w:ascii="Segoe UI" w:hAnsi="Segoe UI" w:cs="Segoe UI"/>
      <w:sz w:val="16"/>
      <w:szCs w:val="16"/>
      <w:lang w:val="en-GB" w:eastAsia="ja-JP"/>
    </w:rPr>
  </w:style>
  <w:style w:type="paragraph" w:styleId="E-mailSignature">
    <w:name w:val="E-mail Signature"/>
    <w:basedOn w:val="Normal"/>
    <w:link w:val="E-mailSignatureChar"/>
    <w:uiPriority w:val="99"/>
    <w:semiHidden/>
    <w:unhideWhenUsed/>
    <w:rsid w:val="009751A4"/>
    <w:pPr>
      <w:spacing w:before="0"/>
    </w:pPr>
  </w:style>
  <w:style w:type="character" w:customStyle="1" w:styleId="E-mailSignatureChar">
    <w:name w:val="E-mail Signature Char"/>
    <w:basedOn w:val="DefaultParagraphFont"/>
    <w:link w:val="E-mailSignature"/>
    <w:uiPriority w:val="99"/>
    <w:semiHidden/>
    <w:rsid w:val="009751A4"/>
    <w:rPr>
      <w:sz w:val="24"/>
      <w:szCs w:val="24"/>
      <w:lang w:val="en-GB" w:eastAsia="ja-JP"/>
    </w:rPr>
  </w:style>
  <w:style w:type="character" w:styleId="Emphasis">
    <w:name w:val="Emphasis"/>
    <w:basedOn w:val="DefaultParagraphFont"/>
    <w:uiPriority w:val="20"/>
    <w:rsid w:val="009751A4"/>
    <w:rPr>
      <w:i/>
      <w:iCs/>
    </w:rPr>
  </w:style>
  <w:style w:type="character" w:styleId="EndnoteReference">
    <w:name w:val="endnote reference"/>
    <w:basedOn w:val="DefaultParagraphFont"/>
    <w:uiPriority w:val="99"/>
    <w:semiHidden/>
    <w:unhideWhenUsed/>
    <w:rsid w:val="009751A4"/>
    <w:rPr>
      <w:vertAlign w:val="superscript"/>
    </w:rPr>
  </w:style>
  <w:style w:type="paragraph" w:styleId="EndnoteText">
    <w:name w:val="endnote text"/>
    <w:basedOn w:val="Normal"/>
    <w:link w:val="EndnoteTextChar"/>
    <w:uiPriority w:val="99"/>
    <w:semiHidden/>
    <w:unhideWhenUsed/>
    <w:rsid w:val="009751A4"/>
    <w:pPr>
      <w:spacing w:before="0"/>
    </w:pPr>
    <w:rPr>
      <w:sz w:val="20"/>
      <w:szCs w:val="20"/>
    </w:rPr>
  </w:style>
  <w:style w:type="character" w:customStyle="1" w:styleId="EndnoteTextChar">
    <w:name w:val="Endnote Text Char"/>
    <w:basedOn w:val="DefaultParagraphFont"/>
    <w:link w:val="EndnoteText"/>
    <w:uiPriority w:val="99"/>
    <w:semiHidden/>
    <w:rsid w:val="009751A4"/>
    <w:rPr>
      <w:lang w:val="en-GB" w:eastAsia="ja-JP"/>
    </w:rPr>
  </w:style>
  <w:style w:type="paragraph" w:styleId="EnvelopeAddress">
    <w:name w:val="envelope address"/>
    <w:basedOn w:val="Normal"/>
    <w:uiPriority w:val="99"/>
    <w:semiHidden/>
    <w:unhideWhenUsed/>
    <w:rsid w:val="009751A4"/>
    <w:pPr>
      <w:framePr w:w="7920" w:h="1980" w:hRule="exact" w:hSpace="180" w:wrap="auto" w:hAnchor="page" w:xAlign="center" w:yAlign="bottom"/>
      <w:spacing w:before="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9751A4"/>
    <w:pPr>
      <w:spacing w:before="0"/>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9751A4"/>
    <w:rPr>
      <w:color w:val="800080" w:themeColor="followedHyperlink"/>
      <w:u w:val="single"/>
    </w:rPr>
  </w:style>
  <w:style w:type="character" w:customStyle="1" w:styleId="Hashtag">
    <w:name w:val="Hashtag"/>
    <w:basedOn w:val="DefaultParagraphFont"/>
    <w:uiPriority w:val="99"/>
    <w:semiHidden/>
    <w:unhideWhenUsed/>
    <w:rsid w:val="009751A4"/>
    <w:rPr>
      <w:color w:val="2B579A"/>
      <w:shd w:val="clear" w:color="auto" w:fill="E1DFDD"/>
    </w:rPr>
  </w:style>
  <w:style w:type="character" w:styleId="HTMLAcronym">
    <w:name w:val="HTML Acronym"/>
    <w:basedOn w:val="DefaultParagraphFont"/>
    <w:uiPriority w:val="99"/>
    <w:semiHidden/>
    <w:unhideWhenUsed/>
    <w:rsid w:val="009751A4"/>
  </w:style>
  <w:style w:type="paragraph" w:styleId="HTMLAddress">
    <w:name w:val="HTML Address"/>
    <w:basedOn w:val="Normal"/>
    <w:link w:val="HTMLAddressChar"/>
    <w:uiPriority w:val="99"/>
    <w:semiHidden/>
    <w:unhideWhenUsed/>
    <w:rsid w:val="009751A4"/>
    <w:pPr>
      <w:spacing w:before="0"/>
    </w:pPr>
    <w:rPr>
      <w:i/>
      <w:iCs/>
    </w:rPr>
  </w:style>
  <w:style w:type="character" w:customStyle="1" w:styleId="HTMLAddressChar">
    <w:name w:val="HTML Address Char"/>
    <w:basedOn w:val="DefaultParagraphFont"/>
    <w:link w:val="HTMLAddress"/>
    <w:uiPriority w:val="99"/>
    <w:semiHidden/>
    <w:rsid w:val="009751A4"/>
    <w:rPr>
      <w:i/>
      <w:iCs/>
      <w:sz w:val="24"/>
      <w:szCs w:val="24"/>
      <w:lang w:val="en-GB" w:eastAsia="ja-JP"/>
    </w:rPr>
  </w:style>
  <w:style w:type="character" w:styleId="HTMLCite">
    <w:name w:val="HTML Cite"/>
    <w:basedOn w:val="DefaultParagraphFont"/>
    <w:uiPriority w:val="99"/>
    <w:semiHidden/>
    <w:unhideWhenUsed/>
    <w:rsid w:val="009751A4"/>
    <w:rPr>
      <w:i/>
      <w:iCs/>
    </w:rPr>
  </w:style>
  <w:style w:type="character" w:styleId="HTMLCode">
    <w:name w:val="HTML Code"/>
    <w:basedOn w:val="DefaultParagraphFont"/>
    <w:uiPriority w:val="99"/>
    <w:semiHidden/>
    <w:unhideWhenUsed/>
    <w:rsid w:val="009751A4"/>
    <w:rPr>
      <w:rFonts w:ascii="Consolas" w:hAnsi="Consolas"/>
      <w:sz w:val="20"/>
      <w:szCs w:val="20"/>
    </w:rPr>
  </w:style>
  <w:style w:type="character" w:styleId="HTMLDefinition">
    <w:name w:val="HTML Definition"/>
    <w:basedOn w:val="DefaultParagraphFont"/>
    <w:uiPriority w:val="99"/>
    <w:semiHidden/>
    <w:unhideWhenUsed/>
    <w:rsid w:val="009751A4"/>
    <w:rPr>
      <w:i/>
      <w:iCs/>
    </w:rPr>
  </w:style>
  <w:style w:type="character" w:styleId="HTMLKeyboard">
    <w:name w:val="HTML Keyboard"/>
    <w:basedOn w:val="DefaultParagraphFont"/>
    <w:uiPriority w:val="99"/>
    <w:semiHidden/>
    <w:unhideWhenUsed/>
    <w:rsid w:val="009751A4"/>
    <w:rPr>
      <w:rFonts w:ascii="Consolas" w:hAnsi="Consolas"/>
      <w:sz w:val="20"/>
      <w:szCs w:val="20"/>
    </w:rPr>
  </w:style>
  <w:style w:type="paragraph" w:styleId="HTMLPreformatted">
    <w:name w:val="HTML Preformatted"/>
    <w:basedOn w:val="Normal"/>
    <w:link w:val="HTMLPreformattedChar"/>
    <w:uiPriority w:val="99"/>
    <w:semiHidden/>
    <w:unhideWhenUsed/>
    <w:rsid w:val="009751A4"/>
    <w:pPr>
      <w:spacing w:before="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751A4"/>
    <w:rPr>
      <w:rFonts w:ascii="Consolas" w:hAnsi="Consolas"/>
      <w:lang w:val="en-GB" w:eastAsia="ja-JP"/>
    </w:rPr>
  </w:style>
  <w:style w:type="character" w:styleId="HTMLSample">
    <w:name w:val="HTML Sample"/>
    <w:basedOn w:val="DefaultParagraphFont"/>
    <w:uiPriority w:val="99"/>
    <w:semiHidden/>
    <w:unhideWhenUsed/>
    <w:rsid w:val="009751A4"/>
    <w:rPr>
      <w:rFonts w:ascii="Consolas" w:hAnsi="Consolas"/>
      <w:sz w:val="24"/>
      <w:szCs w:val="24"/>
    </w:rPr>
  </w:style>
  <w:style w:type="character" w:styleId="HTMLTypewriter">
    <w:name w:val="HTML Typewriter"/>
    <w:basedOn w:val="DefaultParagraphFont"/>
    <w:uiPriority w:val="99"/>
    <w:semiHidden/>
    <w:unhideWhenUsed/>
    <w:rsid w:val="009751A4"/>
    <w:rPr>
      <w:rFonts w:ascii="Consolas" w:hAnsi="Consolas"/>
      <w:sz w:val="20"/>
      <w:szCs w:val="20"/>
    </w:rPr>
  </w:style>
  <w:style w:type="character" w:styleId="HTMLVariable">
    <w:name w:val="HTML Variable"/>
    <w:basedOn w:val="DefaultParagraphFont"/>
    <w:uiPriority w:val="99"/>
    <w:semiHidden/>
    <w:unhideWhenUsed/>
    <w:rsid w:val="009751A4"/>
    <w:rPr>
      <w:i/>
      <w:iCs/>
    </w:rPr>
  </w:style>
  <w:style w:type="paragraph" w:styleId="Index1">
    <w:name w:val="index 1"/>
    <w:basedOn w:val="Normal"/>
    <w:next w:val="Normal"/>
    <w:autoRedefine/>
    <w:uiPriority w:val="99"/>
    <w:semiHidden/>
    <w:unhideWhenUsed/>
    <w:rsid w:val="009751A4"/>
    <w:pPr>
      <w:spacing w:before="0"/>
      <w:ind w:left="240" w:hanging="240"/>
    </w:pPr>
  </w:style>
  <w:style w:type="paragraph" w:styleId="Index2">
    <w:name w:val="index 2"/>
    <w:basedOn w:val="Normal"/>
    <w:next w:val="Normal"/>
    <w:autoRedefine/>
    <w:uiPriority w:val="99"/>
    <w:semiHidden/>
    <w:unhideWhenUsed/>
    <w:rsid w:val="009751A4"/>
    <w:pPr>
      <w:spacing w:before="0"/>
      <w:ind w:left="480" w:hanging="240"/>
    </w:pPr>
  </w:style>
  <w:style w:type="paragraph" w:styleId="Index3">
    <w:name w:val="index 3"/>
    <w:basedOn w:val="Normal"/>
    <w:next w:val="Normal"/>
    <w:autoRedefine/>
    <w:uiPriority w:val="99"/>
    <w:semiHidden/>
    <w:unhideWhenUsed/>
    <w:rsid w:val="009751A4"/>
    <w:pPr>
      <w:spacing w:before="0"/>
      <w:ind w:left="720" w:hanging="240"/>
    </w:pPr>
  </w:style>
  <w:style w:type="paragraph" w:styleId="Index4">
    <w:name w:val="index 4"/>
    <w:basedOn w:val="Normal"/>
    <w:next w:val="Normal"/>
    <w:autoRedefine/>
    <w:uiPriority w:val="99"/>
    <w:semiHidden/>
    <w:unhideWhenUsed/>
    <w:rsid w:val="009751A4"/>
    <w:pPr>
      <w:spacing w:before="0"/>
      <w:ind w:left="960" w:hanging="240"/>
    </w:pPr>
  </w:style>
  <w:style w:type="paragraph" w:styleId="Index5">
    <w:name w:val="index 5"/>
    <w:basedOn w:val="Normal"/>
    <w:next w:val="Normal"/>
    <w:autoRedefine/>
    <w:uiPriority w:val="99"/>
    <w:semiHidden/>
    <w:unhideWhenUsed/>
    <w:rsid w:val="009751A4"/>
    <w:pPr>
      <w:spacing w:before="0"/>
      <w:ind w:left="1200" w:hanging="240"/>
    </w:pPr>
  </w:style>
  <w:style w:type="paragraph" w:styleId="Index6">
    <w:name w:val="index 6"/>
    <w:basedOn w:val="Normal"/>
    <w:next w:val="Normal"/>
    <w:autoRedefine/>
    <w:uiPriority w:val="99"/>
    <w:semiHidden/>
    <w:unhideWhenUsed/>
    <w:rsid w:val="009751A4"/>
    <w:pPr>
      <w:spacing w:before="0"/>
      <w:ind w:left="1440" w:hanging="240"/>
    </w:pPr>
  </w:style>
  <w:style w:type="paragraph" w:styleId="Index7">
    <w:name w:val="index 7"/>
    <w:basedOn w:val="Normal"/>
    <w:next w:val="Normal"/>
    <w:autoRedefine/>
    <w:uiPriority w:val="99"/>
    <w:semiHidden/>
    <w:unhideWhenUsed/>
    <w:rsid w:val="009751A4"/>
    <w:pPr>
      <w:spacing w:before="0"/>
      <w:ind w:left="1680" w:hanging="240"/>
    </w:pPr>
  </w:style>
  <w:style w:type="paragraph" w:styleId="Index8">
    <w:name w:val="index 8"/>
    <w:basedOn w:val="Normal"/>
    <w:next w:val="Normal"/>
    <w:autoRedefine/>
    <w:uiPriority w:val="99"/>
    <w:semiHidden/>
    <w:unhideWhenUsed/>
    <w:rsid w:val="009751A4"/>
    <w:pPr>
      <w:spacing w:before="0"/>
      <w:ind w:left="1920" w:hanging="240"/>
    </w:pPr>
  </w:style>
  <w:style w:type="paragraph" w:styleId="Index9">
    <w:name w:val="index 9"/>
    <w:basedOn w:val="Normal"/>
    <w:next w:val="Normal"/>
    <w:autoRedefine/>
    <w:uiPriority w:val="99"/>
    <w:semiHidden/>
    <w:unhideWhenUsed/>
    <w:rsid w:val="009751A4"/>
    <w:pPr>
      <w:spacing w:before="0"/>
      <w:ind w:left="2160" w:hanging="240"/>
    </w:pPr>
  </w:style>
  <w:style w:type="paragraph" w:styleId="IndexHeading">
    <w:name w:val="index heading"/>
    <w:basedOn w:val="Normal"/>
    <w:next w:val="Index1"/>
    <w:uiPriority w:val="99"/>
    <w:semiHidden/>
    <w:unhideWhenUsed/>
    <w:rsid w:val="009751A4"/>
    <w:rPr>
      <w:rFonts w:asciiTheme="majorHAnsi" w:eastAsiaTheme="majorEastAsia" w:hAnsiTheme="majorHAnsi" w:cstheme="majorBidi"/>
      <w:b/>
      <w:bCs/>
    </w:rPr>
  </w:style>
  <w:style w:type="character" w:styleId="LineNumber">
    <w:name w:val="line number"/>
    <w:basedOn w:val="DefaultParagraphFont"/>
    <w:uiPriority w:val="99"/>
    <w:semiHidden/>
    <w:unhideWhenUsed/>
    <w:rsid w:val="009751A4"/>
  </w:style>
  <w:style w:type="paragraph" w:styleId="List">
    <w:name w:val="List"/>
    <w:basedOn w:val="Normal"/>
    <w:uiPriority w:val="99"/>
    <w:semiHidden/>
    <w:unhideWhenUsed/>
    <w:rsid w:val="009751A4"/>
    <w:pPr>
      <w:ind w:left="360" w:hanging="360"/>
      <w:contextualSpacing/>
    </w:pPr>
  </w:style>
  <w:style w:type="paragraph" w:styleId="List2">
    <w:name w:val="List 2"/>
    <w:basedOn w:val="Normal"/>
    <w:uiPriority w:val="99"/>
    <w:semiHidden/>
    <w:unhideWhenUsed/>
    <w:rsid w:val="009751A4"/>
    <w:pPr>
      <w:ind w:left="720" w:hanging="360"/>
      <w:contextualSpacing/>
    </w:pPr>
  </w:style>
  <w:style w:type="paragraph" w:styleId="List3">
    <w:name w:val="List 3"/>
    <w:basedOn w:val="Normal"/>
    <w:uiPriority w:val="99"/>
    <w:semiHidden/>
    <w:unhideWhenUsed/>
    <w:rsid w:val="009751A4"/>
    <w:pPr>
      <w:ind w:left="1080" w:hanging="360"/>
      <w:contextualSpacing/>
    </w:pPr>
  </w:style>
  <w:style w:type="paragraph" w:styleId="List4">
    <w:name w:val="List 4"/>
    <w:basedOn w:val="Normal"/>
    <w:uiPriority w:val="99"/>
    <w:semiHidden/>
    <w:unhideWhenUsed/>
    <w:rsid w:val="009751A4"/>
    <w:pPr>
      <w:ind w:left="1440" w:hanging="360"/>
      <w:contextualSpacing/>
    </w:pPr>
  </w:style>
  <w:style w:type="paragraph" w:styleId="List5">
    <w:name w:val="List 5"/>
    <w:basedOn w:val="Normal"/>
    <w:uiPriority w:val="99"/>
    <w:semiHidden/>
    <w:unhideWhenUsed/>
    <w:rsid w:val="009751A4"/>
    <w:pPr>
      <w:ind w:left="1800" w:hanging="360"/>
      <w:contextualSpacing/>
    </w:pPr>
  </w:style>
  <w:style w:type="paragraph" w:styleId="ListBullet">
    <w:name w:val="List Bullet"/>
    <w:basedOn w:val="Normal"/>
    <w:uiPriority w:val="99"/>
    <w:semiHidden/>
    <w:unhideWhenUsed/>
    <w:rsid w:val="009751A4"/>
    <w:pPr>
      <w:numPr>
        <w:numId w:val="11"/>
      </w:numPr>
      <w:contextualSpacing/>
    </w:pPr>
  </w:style>
  <w:style w:type="paragraph" w:styleId="ListBullet2">
    <w:name w:val="List Bullet 2"/>
    <w:basedOn w:val="Normal"/>
    <w:uiPriority w:val="99"/>
    <w:semiHidden/>
    <w:unhideWhenUsed/>
    <w:rsid w:val="009751A4"/>
    <w:pPr>
      <w:numPr>
        <w:numId w:val="12"/>
      </w:numPr>
      <w:contextualSpacing/>
    </w:pPr>
  </w:style>
  <w:style w:type="paragraph" w:styleId="ListBullet3">
    <w:name w:val="List Bullet 3"/>
    <w:basedOn w:val="Normal"/>
    <w:uiPriority w:val="99"/>
    <w:semiHidden/>
    <w:unhideWhenUsed/>
    <w:rsid w:val="009751A4"/>
    <w:pPr>
      <w:numPr>
        <w:numId w:val="13"/>
      </w:numPr>
      <w:contextualSpacing/>
    </w:pPr>
  </w:style>
  <w:style w:type="paragraph" w:styleId="ListBullet4">
    <w:name w:val="List Bullet 4"/>
    <w:basedOn w:val="Normal"/>
    <w:uiPriority w:val="99"/>
    <w:semiHidden/>
    <w:unhideWhenUsed/>
    <w:rsid w:val="009751A4"/>
    <w:pPr>
      <w:numPr>
        <w:numId w:val="14"/>
      </w:numPr>
      <w:contextualSpacing/>
    </w:pPr>
  </w:style>
  <w:style w:type="paragraph" w:styleId="ListBullet5">
    <w:name w:val="List Bullet 5"/>
    <w:basedOn w:val="Normal"/>
    <w:uiPriority w:val="99"/>
    <w:semiHidden/>
    <w:unhideWhenUsed/>
    <w:rsid w:val="009751A4"/>
    <w:pPr>
      <w:numPr>
        <w:numId w:val="15"/>
      </w:numPr>
      <w:contextualSpacing/>
    </w:pPr>
  </w:style>
  <w:style w:type="paragraph" w:styleId="ListContinue">
    <w:name w:val="List Continue"/>
    <w:basedOn w:val="Normal"/>
    <w:uiPriority w:val="99"/>
    <w:semiHidden/>
    <w:unhideWhenUsed/>
    <w:rsid w:val="009751A4"/>
    <w:pPr>
      <w:spacing w:after="120"/>
      <w:ind w:left="360"/>
      <w:contextualSpacing/>
    </w:pPr>
  </w:style>
  <w:style w:type="paragraph" w:styleId="ListContinue2">
    <w:name w:val="List Continue 2"/>
    <w:basedOn w:val="Normal"/>
    <w:uiPriority w:val="99"/>
    <w:semiHidden/>
    <w:unhideWhenUsed/>
    <w:rsid w:val="009751A4"/>
    <w:pPr>
      <w:spacing w:after="120"/>
      <w:ind w:left="720"/>
      <w:contextualSpacing/>
    </w:pPr>
  </w:style>
  <w:style w:type="paragraph" w:styleId="ListContinue3">
    <w:name w:val="List Continue 3"/>
    <w:basedOn w:val="Normal"/>
    <w:uiPriority w:val="99"/>
    <w:semiHidden/>
    <w:unhideWhenUsed/>
    <w:rsid w:val="009751A4"/>
    <w:pPr>
      <w:spacing w:after="120"/>
      <w:ind w:left="1080"/>
      <w:contextualSpacing/>
    </w:pPr>
  </w:style>
  <w:style w:type="paragraph" w:styleId="ListContinue4">
    <w:name w:val="List Continue 4"/>
    <w:basedOn w:val="Normal"/>
    <w:uiPriority w:val="99"/>
    <w:semiHidden/>
    <w:unhideWhenUsed/>
    <w:rsid w:val="009751A4"/>
    <w:pPr>
      <w:spacing w:after="120"/>
      <w:ind w:left="1440"/>
      <w:contextualSpacing/>
    </w:pPr>
  </w:style>
  <w:style w:type="paragraph" w:styleId="ListContinue5">
    <w:name w:val="List Continue 5"/>
    <w:basedOn w:val="Normal"/>
    <w:uiPriority w:val="99"/>
    <w:semiHidden/>
    <w:unhideWhenUsed/>
    <w:rsid w:val="009751A4"/>
    <w:pPr>
      <w:spacing w:after="120"/>
      <w:ind w:left="1800"/>
      <w:contextualSpacing/>
    </w:pPr>
  </w:style>
  <w:style w:type="paragraph" w:styleId="ListNumber">
    <w:name w:val="List Number"/>
    <w:basedOn w:val="Normal"/>
    <w:uiPriority w:val="99"/>
    <w:semiHidden/>
    <w:unhideWhenUsed/>
    <w:rsid w:val="009751A4"/>
    <w:pPr>
      <w:numPr>
        <w:numId w:val="16"/>
      </w:numPr>
      <w:contextualSpacing/>
    </w:pPr>
  </w:style>
  <w:style w:type="paragraph" w:styleId="ListNumber2">
    <w:name w:val="List Number 2"/>
    <w:basedOn w:val="Normal"/>
    <w:uiPriority w:val="99"/>
    <w:semiHidden/>
    <w:unhideWhenUsed/>
    <w:rsid w:val="009751A4"/>
    <w:pPr>
      <w:numPr>
        <w:numId w:val="17"/>
      </w:numPr>
      <w:contextualSpacing/>
    </w:pPr>
  </w:style>
  <w:style w:type="paragraph" w:styleId="ListNumber3">
    <w:name w:val="List Number 3"/>
    <w:basedOn w:val="Normal"/>
    <w:uiPriority w:val="99"/>
    <w:semiHidden/>
    <w:unhideWhenUsed/>
    <w:rsid w:val="009751A4"/>
    <w:pPr>
      <w:numPr>
        <w:numId w:val="18"/>
      </w:numPr>
      <w:contextualSpacing/>
    </w:pPr>
  </w:style>
  <w:style w:type="paragraph" w:styleId="ListNumber4">
    <w:name w:val="List Number 4"/>
    <w:basedOn w:val="Normal"/>
    <w:uiPriority w:val="99"/>
    <w:semiHidden/>
    <w:unhideWhenUsed/>
    <w:rsid w:val="009751A4"/>
    <w:pPr>
      <w:numPr>
        <w:numId w:val="19"/>
      </w:numPr>
      <w:contextualSpacing/>
    </w:pPr>
  </w:style>
  <w:style w:type="paragraph" w:styleId="ListNumber5">
    <w:name w:val="List Number 5"/>
    <w:basedOn w:val="Normal"/>
    <w:uiPriority w:val="99"/>
    <w:semiHidden/>
    <w:unhideWhenUsed/>
    <w:rsid w:val="009751A4"/>
    <w:pPr>
      <w:numPr>
        <w:numId w:val="20"/>
      </w:numPr>
      <w:contextualSpacing/>
    </w:pPr>
  </w:style>
  <w:style w:type="character" w:customStyle="1" w:styleId="Mention">
    <w:name w:val="Mention"/>
    <w:basedOn w:val="DefaultParagraphFont"/>
    <w:uiPriority w:val="99"/>
    <w:semiHidden/>
    <w:unhideWhenUsed/>
    <w:rsid w:val="009751A4"/>
    <w:rPr>
      <w:color w:val="2B579A"/>
      <w:shd w:val="clear" w:color="auto" w:fill="E1DFDD"/>
    </w:rPr>
  </w:style>
  <w:style w:type="paragraph" w:styleId="MessageHeader">
    <w:name w:val="Message Header"/>
    <w:basedOn w:val="Normal"/>
    <w:link w:val="MessageHeaderChar"/>
    <w:uiPriority w:val="99"/>
    <w:semiHidden/>
    <w:unhideWhenUsed/>
    <w:rsid w:val="009751A4"/>
    <w:pPr>
      <w:pBdr>
        <w:top w:val="single" w:sz="6" w:space="1" w:color="auto"/>
        <w:left w:val="single" w:sz="6" w:space="1" w:color="auto"/>
        <w:bottom w:val="single" w:sz="6" w:space="1" w:color="auto"/>
        <w:right w:val="single" w:sz="6" w:space="1" w:color="auto"/>
      </w:pBdr>
      <w:shd w:val="pct20" w:color="auto" w:fill="auto"/>
      <w:spacing w:before="0"/>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9751A4"/>
    <w:rPr>
      <w:rFonts w:asciiTheme="majorHAnsi" w:eastAsiaTheme="majorEastAsia" w:hAnsiTheme="majorHAnsi" w:cstheme="majorBidi"/>
      <w:sz w:val="24"/>
      <w:szCs w:val="24"/>
      <w:shd w:val="pct20" w:color="auto" w:fill="auto"/>
      <w:lang w:val="en-GB" w:eastAsia="ja-JP"/>
    </w:rPr>
  </w:style>
  <w:style w:type="paragraph" w:styleId="NoSpacing">
    <w:name w:val="No Spacing"/>
    <w:uiPriority w:val="1"/>
    <w:rsid w:val="009751A4"/>
    <w:rPr>
      <w:sz w:val="24"/>
      <w:szCs w:val="24"/>
      <w:lang w:val="en-GB" w:eastAsia="ja-JP"/>
    </w:rPr>
  </w:style>
  <w:style w:type="paragraph" w:styleId="NormalWeb">
    <w:name w:val="Normal (Web)"/>
    <w:basedOn w:val="Normal"/>
    <w:uiPriority w:val="99"/>
    <w:semiHidden/>
    <w:unhideWhenUsed/>
    <w:rsid w:val="009751A4"/>
  </w:style>
  <w:style w:type="paragraph" w:styleId="NormalIndent">
    <w:name w:val="Normal Indent"/>
    <w:basedOn w:val="Normal"/>
    <w:uiPriority w:val="99"/>
    <w:semiHidden/>
    <w:unhideWhenUsed/>
    <w:rsid w:val="009751A4"/>
    <w:pPr>
      <w:ind w:left="720"/>
    </w:pPr>
  </w:style>
  <w:style w:type="paragraph" w:styleId="NoteHeading">
    <w:name w:val="Note Heading"/>
    <w:basedOn w:val="Normal"/>
    <w:next w:val="Normal"/>
    <w:link w:val="NoteHeadingChar"/>
    <w:uiPriority w:val="99"/>
    <w:semiHidden/>
    <w:unhideWhenUsed/>
    <w:rsid w:val="009751A4"/>
    <w:pPr>
      <w:spacing w:before="0"/>
    </w:pPr>
  </w:style>
  <w:style w:type="character" w:customStyle="1" w:styleId="NoteHeadingChar">
    <w:name w:val="Note Heading Char"/>
    <w:basedOn w:val="DefaultParagraphFont"/>
    <w:link w:val="NoteHeading"/>
    <w:uiPriority w:val="99"/>
    <w:semiHidden/>
    <w:rsid w:val="009751A4"/>
    <w:rPr>
      <w:sz w:val="24"/>
      <w:szCs w:val="24"/>
      <w:lang w:val="en-GB" w:eastAsia="ja-JP"/>
    </w:rPr>
  </w:style>
  <w:style w:type="character" w:styleId="PageNumber">
    <w:name w:val="page number"/>
    <w:basedOn w:val="DefaultParagraphFont"/>
    <w:uiPriority w:val="99"/>
    <w:semiHidden/>
    <w:unhideWhenUsed/>
    <w:rsid w:val="009751A4"/>
  </w:style>
  <w:style w:type="character" w:styleId="PlaceholderText">
    <w:name w:val="Placeholder Text"/>
    <w:basedOn w:val="DefaultParagraphFont"/>
    <w:uiPriority w:val="99"/>
    <w:semiHidden/>
    <w:rsid w:val="009751A4"/>
    <w:rPr>
      <w:color w:val="666666"/>
    </w:rPr>
  </w:style>
  <w:style w:type="paragraph" w:styleId="PlainText">
    <w:name w:val="Plain Text"/>
    <w:basedOn w:val="Normal"/>
    <w:link w:val="PlainTextChar"/>
    <w:uiPriority w:val="99"/>
    <w:semiHidden/>
    <w:unhideWhenUsed/>
    <w:rsid w:val="009751A4"/>
    <w:pPr>
      <w:spacing w:before="0"/>
    </w:pPr>
    <w:rPr>
      <w:rFonts w:ascii="Consolas" w:hAnsi="Consolas"/>
      <w:sz w:val="21"/>
      <w:szCs w:val="21"/>
    </w:rPr>
  </w:style>
  <w:style w:type="character" w:customStyle="1" w:styleId="PlainTextChar">
    <w:name w:val="Plain Text Char"/>
    <w:basedOn w:val="DefaultParagraphFont"/>
    <w:link w:val="PlainText"/>
    <w:uiPriority w:val="99"/>
    <w:semiHidden/>
    <w:rsid w:val="009751A4"/>
    <w:rPr>
      <w:rFonts w:ascii="Consolas" w:hAnsi="Consolas"/>
      <w:sz w:val="21"/>
      <w:szCs w:val="21"/>
      <w:lang w:val="en-GB" w:eastAsia="ja-JP"/>
    </w:rPr>
  </w:style>
  <w:style w:type="paragraph" w:styleId="Salutation">
    <w:name w:val="Salutation"/>
    <w:basedOn w:val="Normal"/>
    <w:next w:val="Normal"/>
    <w:link w:val="SalutationChar"/>
    <w:uiPriority w:val="99"/>
    <w:semiHidden/>
    <w:unhideWhenUsed/>
    <w:rsid w:val="009751A4"/>
  </w:style>
  <w:style w:type="character" w:customStyle="1" w:styleId="SalutationChar">
    <w:name w:val="Salutation Char"/>
    <w:basedOn w:val="DefaultParagraphFont"/>
    <w:link w:val="Salutation"/>
    <w:uiPriority w:val="99"/>
    <w:semiHidden/>
    <w:rsid w:val="009751A4"/>
    <w:rPr>
      <w:sz w:val="24"/>
      <w:szCs w:val="24"/>
      <w:lang w:val="en-GB" w:eastAsia="ja-JP"/>
    </w:rPr>
  </w:style>
  <w:style w:type="paragraph" w:styleId="Signature">
    <w:name w:val="Signature"/>
    <w:basedOn w:val="Normal"/>
    <w:link w:val="SignatureChar"/>
    <w:uiPriority w:val="99"/>
    <w:semiHidden/>
    <w:unhideWhenUsed/>
    <w:rsid w:val="009751A4"/>
    <w:pPr>
      <w:spacing w:before="0"/>
      <w:ind w:left="4320"/>
    </w:pPr>
  </w:style>
  <w:style w:type="character" w:customStyle="1" w:styleId="SignatureChar">
    <w:name w:val="Signature Char"/>
    <w:basedOn w:val="DefaultParagraphFont"/>
    <w:link w:val="Signature"/>
    <w:uiPriority w:val="99"/>
    <w:semiHidden/>
    <w:rsid w:val="009751A4"/>
    <w:rPr>
      <w:sz w:val="24"/>
      <w:szCs w:val="24"/>
      <w:lang w:val="en-GB" w:eastAsia="ja-JP"/>
    </w:rPr>
  </w:style>
  <w:style w:type="character" w:customStyle="1" w:styleId="SmartHyperlink">
    <w:name w:val="Smart Hyperlink"/>
    <w:basedOn w:val="DefaultParagraphFont"/>
    <w:uiPriority w:val="99"/>
    <w:semiHidden/>
    <w:unhideWhenUsed/>
    <w:rsid w:val="009751A4"/>
    <w:rPr>
      <w:u w:val="dotted"/>
    </w:rPr>
  </w:style>
  <w:style w:type="character" w:customStyle="1" w:styleId="SmartLink">
    <w:name w:val="Smart Link"/>
    <w:basedOn w:val="DefaultParagraphFont"/>
    <w:uiPriority w:val="99"/>
    <w:semiHidden/>
    <w:unhideWhenUsed/>
    <w:rsid w:val="009751A4"/>
    <w:rPr>
      <w:color w:val="0000FF"/>
      <w:u w:val="single"/>
      <w:shd w:val="clear" w:color="auto" w:fill="F3F2F1"/>
    </w:rPr>
  </w:style>
  <w:style w:type="character" w:styleId="Strong">
    <w:name w:val="Strong"/>
    <w:basedOn w:val="DefaultParagraphFont"/>
    <w:uiPriority w:val="22"/>
    <w:rsid w:val="009751A4"/>
    <w:rPr>
      <w:b/>
      <w:bCs/>
    </w:rPr>
  </w:style>
  <w:style w:type="character" w:styleId="SubtleEmphasis">
    <w:name w:val="Subtle Emphasis"/>
    <w:basedOn w:val="DefaultParagraphFont"/>
    <w:uiPriority w:val="19"/>
    <w:rsid w:val="009751A4"/>
    <w:rPr>
      <w:i/>
      <w:iCs/>
      <w:color w:val="404040" w:themeColor="text1" w:themeTint="BF"/>
    </w:rPr>
  </w:style>
  <w:style w:type="character" w:styleId="SubtleReference">
    <w:name w:val="Subtle Reference"/>
    <w:basedOn w:val="DefaultParagraphFont"/>
    <w:uiPriority w:val="31"/>
    <w:rsid w:val="009751A4"/>
    <w:rPr>
      <w:smallCaps/>
      <w:color w:val="5A5A5A" w:themeColor="text1" w:themeTint="A5"/>
    </w:rPr>
  </w:style>
  <w:style w:type="paragraph" w:styleId="TableofAuthorities">
    <w:name w:val="table of authorities"/>
    <w:basedOn w:val="Normal"/>
    <w:next w:val="Normal"/>
    <w:uiPriority w:val="99"/>
    <w:semiHidden/>
    <w:unhideWhenUsed/>
    <w:rsid w:val="009751A4"/>
    <w:pPr>
      <w:ind w:left="240" w:hanging="240"/>
    </w:pPr>
  </w:style>
  <w:style w:type="paragraph" w:styleId="TOAHeading">
    <w:name w:val="toa heading"/>
    <w:basedOn w:val="Normal"/>
    <w:next w:val="Normal"/>
    <w:uiPriority w:val="99"/>
    <w:semiHidden/>
    <w:unhideWhenUsed/>
    <w:rsid w:val="009751A4"/>
    <w:rPr>
      <w:rFonts w:asciiTheme="majorHAnsi" w:eastAsiaTheme="majorEastAsia" w:hAnsiTheme="majorHAnsi" w:cstheme="majorBidi"/>
      <w:b/>
      <w:bCs/>
    </w:rPr>
  </w:style>
  <w:style w:type="paragraph" w:styleId="TOC4">
    <w:name w:val="toc 4"/>
    <w:basedOn w:val="Normal"/>
    <w:next w:val="Normal"/>
    <w:autoRedefine/>
    <w:uiPriority w:val="39"/>
    <w:semiHidden/>
    <w:unhideWhenUsed/>
    <w:rsid w:val="009751A4"/>
    <w:pPr>
      <w:spacing w:after="100"/>
      <w:ind w:left="720"/>
    </w:pPr>
  </w:style>
  <w:style w:type="paragraph" w:styleId="TOC5">
    <w:name w:val="toc 5"/>
    <w:basedOn w:val="Normal"/>
    <w:next w:val="Normal"/>
    <w:autoRedefine/>
    <w:uiPriority w:val="39"/>
    <w:semiHidden/>
    <w:unhideWhenUsed/>
    <w:rsid w:val="009751A4"/>
    <w:pPr>
      <w:spacing w:after="100"/>
      <w:ind w:left="960"/>
    </w:pPr>
  </w:style>
  <w:style w:type="paragraph" w:styleId="TOC6">
    <w:name w:val="toc 6"/>
    <w:basedOn w:val="Normal"/>
    <w:next w:val="Normal"/>
    <w:autoRedefine/>
    <w:uiPriority w:val="39"/>
    <w:semiHidden/>
    <w:unhideWhenUsed/>
    <w:rsid w:val="009751A4"/>
    <w:pPr>
      <w:spacing w:after="100"/>
      <w:ind w:left="1200"/>
    </w:pPr>
  </w:style>
  <w:style w:type="paragraph" w:styleId="TOC7">
    <w:name w:val="toc 7"/>
    <w:basedOn w:val="Normal"/>
    <w:next w:val="Normal"/>
    <w:autoRedefine/>
    <w:uiPriority w:val="39"/>
    <w:semiHidden/>
    <w:unhideWhenUsed/>
    <w:rsid w:val="009751A4"/>
    <w:pPr>
      <w:spacing w:after="100"/>
      <w:ind w:left="1440"/>
    </w:pPr>
  </w:style>
  <w:style w:type="paragraph" w:styleId="TOC8">
    <w:name w:val="toc 8"/>
    <w:basedOn w:val="Normal"/>
    <w:next w:val="Normal"/>
    <w:autoRedefine/>
    <w:uiPriority w:val="39"/>
    <w:semiHidden/>
    <w:unhideWhenUsed/>
    <w:rsid w:val="009751A4"/>
    <w:pPr>
      <w:spacing w:after="100"/>
      <w:ind w:left="1680"/>
    </w:pPr>
  </w:style>
  <w:style w:type="paragraph" w:styleId="TOC9">
    <w:name w:val="toc 9"/>
    <w:basedOn w:val="Normal"/>
    <w:next w:val="Normal"/>
    <w:autoRedefine/>
    <w:uiPriority w:val="39"/>
    <w:semiHidden/>
    <w:unhideWhenUsed/>
    <w:rsid w:val="009751A4"/>
    <w:pPr>
      <w:spacing w:after="100"/>
      <w:ind w:left="1920"/>
    </w:pPr>
  </w:style>
  <w:style w:type="paragraph" w:styleId="TOCHeading">
    <w:name w:val="TOC Heading"/>
    <w:basedOn w:val="Heading1"/>
    <w:next w:val="Normal"/>
    <w:uiPriority w:val="39"/>
    <w:semiHidden/>
    <w:unhideWhenUsed/>
    <w:rsid w:val="009751A4"/>
    <w:pPr>
      <w:keepLines/>
      <w:numPr>
        <w:numId w:val="0"/>
      </w:numPr>
      <w:spacing w:after="0"/>
      <w:outlineLvl w:val="9"/>
    </w:pPr>
    <w:rPr>
      <w:rFonts w:asciiTheme="majorHAnsi" w:eastAsiaTheme="majorEastAsia" w:hAnsiTheme="majorHAnsi" w:cstheme="majorBidi"/>
      <w:b w:val="0"/>
      <w:bCs w:val="0"/>
      <w:color w:val="365F91" w:themeColor="accent1" w:themeShade="BF"/>
      <w:kern w:val="0"/>
      <w:sz w:val="32"/>
    </w:rPr>
  </w:style>
  <w:style w:type="character" w:customStyle="1" w:styleId="UnresolvedMention">
    <w:name w:val="Unresolved Mention"/>
    <w:basedOn w:val="DefaultParagraphFont"/>
    <w:uiPriority w:val="99"/>
    <w:semiHidden/>
    <w:unhideWhenUsed/>
    <w:rsid w:val="009751A4"/>
    <w:rPr>
      <w:color w:val="605E5C"/>
      <w:shd w:val="clear" w:color="auto" w:fill="E1DFDD"/>
    </w:rPr>
  </w:style>
  <w:style w:type="paragraph" w:customStyle="1" w:styleId="AnnexNoTitle0">
    <w:name w:val="Annex_NoTitle"/>
    <w:basedOn w:val="Normal"/>
    <w:next w:val="Normal"/>
    <w:qFormat/>
    <w:rsid w:val="00FF574B"/>
    <w:pPr>
      <w:keepNext/>
      <w:keepLines/>
      <w:tabs>
        <w:tab w:val="left" w:pos="794"/>
        <w:tab w:val="left" w:pos="1191"/>
        <w:tab w:val="left" w:pos="1588"/>
        <w:tab w:val="left" w:pos="1985"/>
      </w:tabs>
      <w:spacing w:before="720"/>
      <w:jc w:val="center"/>
      <w:outlineLvl w:val="0"/>
    </w:pPr>
    <w:rPr>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shulkr.gupta@gov.i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neha.upadhyay86@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156</TotalTime>
  <Pages>8</Pages>
  <Words>1955</Words>
  <Characters>11144</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DDP template for SG05 (2025-2028 study period)</vt:lpstr>
    </vt:vector>
  </TitlesOfParts>
  <Manager>ITU-T</Manager>
  <Company>International Telecommunication Union (ITU)</Company>
  <LinksUpToDate>false</LinksUpToDate>
  <CharactersWithSpaces>13073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DDP template for SG05 (2025-2028 study period)</dc:title>
  <dc:subject>ITU-T SG05</dc:subject>
  <dc:creator>TSB (2024-10-30)</dc:creator>
  <cp:keywords/>
  <dc:description>DDP-SG05.docx  For: _x000d_Document date: _x000d_Saved by ITU51018016 at 13:26:46 on 30/10/2024</dc:description>
  <cp:lastModifiedBy>PC</cp:lastModifiedBy>
  <cp:revision>74</cp:revision>
  <cp:lastPrinted>2011-04-05T14:28:00Z</cp:lastPrinted>
  <dcterms:created xsi:type="dcterms:W3CDTF">2025-04-20T18:00:00Z</dcterms:created>
  <dcterms:modified xsi:type="dcterms:W3CDTF">2025-04-28T09:23:00Z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um">
    <vt:lpwstr>DDP-SG05.docx</vt:lpwstr>
  </property>
  <property fmtid="{D5CDD505-2E9C-101B-9397-08002B2CF9AE}" pid="3" name="Docdate">
    <vt:lpwstr/>
  </property>
  <property fmtid="{D5CDD505-2E9C-101B-9397-08002B2CF9AE}" pid="4" name="Docorlang">
    <vt:lpwstr/>
  </property>
  <property fmtid="{D5CDD505-2E9C-101B-9397-08002B2CF9AE}" pid="5" name="Docbluepink">
    <vt:lpwstr/>
  </property>
  <property fmtid="{D5CDD505-2E9C-101B-9397-08002B2CF9AE}" pid="6" name="Docdest">
    <vt:lpwstr/>
  </property>
  <property fmtid="{D5CDD505-2E9C-101B-9397-08002B2CF9AE}" pid="7" name="Docauthor">
    <vt:lpwstr/>
  </property>
</Properties>
</file>