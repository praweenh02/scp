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tblLayout w:type="fixed"/>
        <w:tblCellMar>
          <w:left w:w="57" w:type="dxa"/>
          <w:right w:w="57" w:type="dxa"/>
        </w:tblCellMar>
        <w:tblLook w:val="0000"/>
      </w:tblPr>
      <w:tblGrid>
        <w:gridCol w:w="1132"/>
        <w:gridCol w:w="286"/>
        <w:gridCol w:w="4111"/>
        <w:gridCol w:w="84"/>
        <w:gridCol w:w="4027"/>
      </w:tblGrid>
      <w:tr w:rsidR="00F5096D" w:rsidRPr="00F5096D" w:rsidTr="00F5096D">
        <w:trPr>
          <w:cantSplit/>
        </w:trPr>
        <w:tc>
          <w:tcPr>
            <w:tcW w:w="1132" w:type="dxa"/>
            <w:vMerge w:val="restart"/>
            <w:vAlign w:val="center"/>
          </w:tcPr>
          <w:p w:rsidR="00F5096D" w:rsidRPr="00F5096D" w:rsidRDefault="00F5096D" w:rsidP="00F5096D">
            <w:pPr>
              <w:spacing w:before="0"/>
              <w:jc w:val="center"/>
              <w:rPr>
                <w:sz w:val="20"/>
                <w:szCs w:val="20"/>
              </w:rPr>
            </w:pPr>
            <w:bookmarkStart w:id="0" w:name="dnum" w:colFirst="2" w:colLast="2"/>
            <w:bookmarkStart w:id="1" w:name="dtableau"/>
            <w:r w:rsidRPr="00F5096D">
              <w:rPr>
                <w:noProof/>
                <w:lang w:eastAsia="en-US"/>
              </w:rPr>
              <w:drawing>
                <wp:inline distT="0" distB="0" distL="0" distR="0">
                  <wp:extent cx="647700" cy="7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tc>
        <w:tc>
          <w:tcPr>
            <w:tcW w:w="4481" w:type="dxa"/>
            <w:gridSpan w:val="3"/>
            <w:vMerge w:val="restart"/>
          </w:tcPr>
          <w:p w:rsidR="00F5096D" w:rsidRPr="00F5096D" w:rsidRDefault="00F5096D" w:rsidP="00F5096D">
            <w:pPr>
              <w:rPr>
                <w:sz w:val="16"/>
                <w:szCs w:val="16"/>
              </w:rPr>
            </w:pPr>
            <w:r w:rsidRPr="00F5096D">
              <w:rPr>
                <w:sz w:val="16"/>
                <w:szCs w:val="16"/>
              </w:rPr>
              <w:t>INTERNATIONAL TELECOMMUNICATION UNION</w:t>
            </w:r>
          </w:p>
          <w:p w:rsidR="00F5096D" w:rsidRPr="00F5096D" w:rsidRDefault="00F5096D" w:rsidP="00F5096D">
            <w:pPr>
              <w:rPr>
                <w:b/>
                <w:bCs/>
                <w:sz w:val="26"/>
                <w:szCs w:val="26"/>
              </w:rPr>
            </w:pPr>
            <w:r w:rsidRPr="00F5096D">
              <w:rPr>
                <w:b/>
                <w:bCs/>
                <w:sz w:val="26"/>
                <w:szCs w:val="26"/>
              </w:rPr>
              <w:t>TELECOMMUNICATION</w:t>
            </w:r>
            <w:r w:rsidRPr="00F5096D">
              <w:rPr>
                <w:b/>
                <w:bCs/>
                <w:sz w:val="26"/>
                <w:szCs w:val="26"/>
              </w:rPr>
              <w:br/>
              <w:t>STANDARDIZATION SECTOR</w:t>
            </w:r>
          </w:p>
          <w:p w:rsidR="00F5096D" w:rsidRPr="00F5096D" w:rsidRDefault="00F5096D" w:rsidP="00F5096D">
            <w:pPr>
              <w:rPr>
                <w:sz w:val="20"/>
                <w:szCs w:val="20"/>
              </w:rPr>
            </w:pPr>
            <w:r w:rsidRPr="00F5096D">
              <w:rPr>
                <w:sz w:val="20"/>
                <w:szCs w:val="20"/>
              </w:rPr>
              <w:t xml:space="preserve">STUDY PERIOD </w:t>
            </w:r>
            <w:bookmarkStart w:id="2" w:name="dstudyperiod"/>
            <w:r w:rsidRPr="00F5096D">
              <w:rPr>
                <w:sz w:val="20"/>
              </w:rPr>
              <w:t>2022</w:t>
            </w:r>
            <w:r w:rsidRPr="00F5096D">
              <w:rPr>
                <w:sz w:val="20"/>
                <w:szCs w:val="20"/>
              </w:rPr>
              <w:t>-</w:t>
            </w:r>
            <w:r w:rsidRPr="00F5096D">
              <w:rPr>
                <w:sz w:val="20"/>
              </w:rPr>
              <w:t>2024</w:t>
            </w:r>
            <w:bookmarkEnd w:id="2"/>
          </w:p>
        </w:tc>
        <w:tc>
          <w:tcPr>
            <w:tcW w:w="4027" w:type="dxa"/>
            <w:vAlign w:val="center"/>
          </w:tcPr>
          <w:p w:rsidR="00F5096D" w:rsidRPr="00F5096D" w:rsidRDefault="00F5096D" w:rsidP="00BF54CF">
            <w:pPr>
              <w:pStyle w:val="Docnumber"/>
            </w:pPr>
            <w:r>
              <w:t>SG5-</w:t>
            </w:r>
            <w:r w:rsidR="00BF54CF" w:rsidRPr="00BF54CF">
              <w:rPr>
                <w:highlight w:val="yellow"/>
              </w:rPr>
              <w:t>xxxxx-xx</w:t>
            </w:r>
          </w:p>
        </w:tc>
      </w:tr>
      <w:tr w:rsidR="00F5096D" w:rsidRPr="00F5096D" w:rsidTr="00F5096D">
        <w:trPr>
          <w:cantSplit/>
        </w:trPr>
        <w:tc>
          <w:tcPr>
            <w:tcW w:w="1132" w:type="dxa"/>
            <w:vMerge/>
          </w:tcPr>
          <w:p w:rsidR="00F5096D" w:rsidRPr="00F5096D" w:rsidRDefault="00F5096D" w:rsidP="00F5096D">
            <w:pPr>
              <w:rPr>
                <w:smallCaps/>
                <w:sz w:val="20"/>
              </w:rPr>
            </w:pPr>
            <w:bookmarkStart w:id="3" w:name="dsg" w:colFirst="2" w:colLast="2"/>
            <w:bookmarkEnd w:id="0"/>
          </w:p>
        </w:tc>
        <w:tc>
          <w:tcPr>
            <w:tcW w:w="4481" w:type="dxa"/>
            <w:gridSpan w:val="3"/>
            <w:vMerge/>
          </w:tcPr>
          <w:p w:rsidR="00F5096D" w:rsidRPr="00F5096D" w:rsidRDefault="00F5096D" w:rsidP="00F5096D">
            <w:pPr>
              <w:rPr>
                <w:smallCaps/>
                <w:sz w:val="20"/>
              </w:rPr>
            </w:pPr>
          </w:p>
        </w:tc>
        <w:tc>
          <w:tcPr>
            <w:tcW w:w="4027" w:type="dxa"/>
          </w:tcPr>
          <w:p w:rsidR="00F5096D" w:rsidRPr="00F5096D" w:rsidRDefault="00F5096D" w:rsidP="00F5096D">
            <w:pPr>
              <w:pStyle w:val="TSBHeaderRight14"/>
              <w:rPr>
                <w:smallCaps/>
              </w:rPr>
            </w:pPr>
            <w:r>
              <w:rPr>
                <w:smallCaps/>
              </w:rPr>
              <w:t>STUDY GROUP 5</w:t>
            </w:r>
          </w:p>
        </w:tc>
      </w:tr>
      <w:bookmarkEnd w:id="3"/>
      <w:tr w:rsidR="00F5096D" w:rsidRPr="00F5096D" w:rsidTr="00F5096D">
        <w:trPr>
          <w:cantSplit/>
        </w:trPr>
        <w:tc>
          <w:tcPr>
            <w:tcW w:w="1132" w:type="dxa"/>
            <w:vMerge/>
            <w:tcBorders>
              <w:bottom w:val="single" w:sz="12" w:space="0" w:color="auto"/>
            </w:tcBorders>
          </w:tcPr>
          <w:p w:rsidR="00F5096D" w:rsidRPr="00F5096D" w:rsidRDefault="00F5096D" w:rsidP="00F5096D">
            <w:pPr>
              <w:rPr>
                <w:b/>
                <w:bCs/>
                <w:sz w:val="26"/>
              </w:rPr>
            </w:pPr>
          </w:p>
        </w:tc>
        <w:tc>
          <w:tcPr>
            <w:tcW w:w="4481" w:type="dxa"/>
            <w:gridSpan w:val="3"/>
            <w:vMerge/>
            <w:tcBorders>
              <w:bottom w:val="single" w:sz="12" w:space="0" w:color="auto"/>
            </w:tcBorders>
          </w:tcPr>
          <w:p w:rsidR="00F5096D" w:rsidRPr="00F5096D" w:rsidRDefault="00F5096D" w:rsidP="00F5096D">
            <w:pPr>
              <w:rPr>
                <w:b/>
                <w:bCs/>
                <w:sz w:val="26"/>
              </w:rPr>
            </w:pPr>
          </w:p>
        </w:tc>
        <w:tc>
          <w:tcPr>
            <w:tcW w:w="4027" w:type="dxa"/>
            <w:tcBorders>
              <w:bottom w:val="single" w:sz="12" w:space="0" w:color="auto"/>
            </w:tcBorders>
            <w:vAlign w:val="center"/>
          </w:tcPr>
          <w:p w:rsidR="00F5096D" w:rsidRPr="00F5096D" w:rsidRDefault="00F5096D" w:rsidP="00F5096D">
            <w:pPr>
              <w:pStyle w:val="TSBHeaderRight14"/>
            </w:pPr>
            <w:r w:rsidRPr="00F5096D">
              <w:t>Original: English</w:t>
            </w:r>
          </w:p>
        </w:tc>
      </w:tr>
      <w:tr w:rsidR="00F5096D" w:rsidRPr="00F5096D" w:rsidTr="00F5096D">
        <w:trPr>
          <w:cantSplit/>
        </w:trPr>
        <w:tc>
          <w:tcPr>
            <w:tcW w:w="1418" w:type="dxa"/>
            <w:gridSpan w:val="2"/>
          </w:tcPr>
          <w:p w:rsidR="00F5096D" w:rsidRPr="00F5096D" w:rsidRDefault="00F5096D" w:rsidP="00F5096D">
            <w:pPr>
              <w:rPr>
                <w:b/>
                <w:bCs/>
              </w:rPr>
            </w:pPr>
            <w:bookmarkStart w:id="4" w:name="dbluepink" w:colFirst="1" w:colLast="1"/>
            <w:bookmarkStart w:id="5" w:name="dmeeting" w:colFirst="2" w:colLast="2"/>
            <w:r w:rsidRPr="00F5096D">
              <w:rPr>
                <w:b/>
                <w:bCs/>
              </w:rPr>
              <w:t>Question(s):</w:t>
            </w:r>
          </w:p>
        </w:tc>
        <w:tc>
          <w:tcPr>
            <w:tcW w:w="4195" w:type="dxa"/>
            <w:gridSpan w:val="2"/>
          </w:tcPr>
          <w:p w:rsidR="00F5096D" w:rsidRPr="00F5096D" w:rsidRDefault="00F5096D" w:rsidP="00F5096D">
            <w:pPr>
              <w:pStyle w:val="TSBHeaderQuestion"/>
            </w:pPr>
            <w:r w:rsidRPr="00F5096D">
              <w:t>11/5</w:t>
            </w:r>
          </w:p>
        </w:tc>
        <w:tc>
          <w:tcPr>
            <w:tcW w:w="4027" w:type="dxa"/>
          </w:tcPr>
          <w:p w:rsidR="00F5096D" w:rsidRPr="00F5096D" w:rsidRDefault="00F32443" w:rsidP="00F5096D">
            <w:pPr>
              <w:pStyle w:val="VenueDate"/>
            </w:pPr>
            <w:r>
              <w:t xml:space="preserve">Sophia </w:t>
            </w:r>
            <w:proofErr w:type="spellStart"/>
            <w:r>
              <w:t>Antiopolis</w:t>
            </w:r>
            <w:proofErr w:type="spellEnd"/>
            <w:r w:rsidR="00F5096D" w:rsidRPr="00F5096D">
              <w:t>, 1</w:t>
            </w:r>
            <w:r>
              <w:t>3</w:t>
            </w:r>
            <w:r w:rsidR="00F5096D" w:rsidRPr="00F5096D">
              <w:t>-2</w:t>
            </w:r>
            <w:r>
              <w:t>3</w:t>
            </w:r>
            <w:r w:rsidR="00F5096D" w:rsidRPr="00F5096D">
              <w:t xml:space="preserve"> </w:t>
            </w:r>
            <w:r>
              <w:t>June</w:t>
            </w:r>
            <w:r w:rsidR="00F5096D" w:rsidRPr="00F5096D">
              <w:t xml:space="preserve"> 202</w:t>
            </w:r>
            <w:r>
              <w:t>3</w:t>
            </w:r>
          </w:p>
        </w:tc>
      </w:tr>
      <w:tr w:rsidR="00F5096D" w:rsidRPr="00F5096D" w:rsidTr="00F5096D">
        <w:trPr>
          <w:cantSplit/>
        </w:trPr>
        <w:tc>
          <w:tcPr>
            <w:tcW w:w="9640" w:type="dxa"/>
            <w:gridSpan w:val="5"/>
          </w:tcPr>
          <w:p w:rsidR="00F5096D" w:rsidRPr="00F5096D" w:rsidRDefault="00F5096D" w:rsidP="00F5096D">
            <w:pPr>
              <w:jc w:val="center"/>
              <w:rPr>
                <w:b/>
                <w:bCs/>
              </w:rPr>
            </w:pPr>
            <w:bookmarkStart w:id="6" w:name="ddoctype"/>
            <w:bookmarkEnd w:id="4"/>
            <w:bookmarkEnd w:id="5"/>
            <w:r w:rsidRPr="00F5096D">
              <w:rPr>
                <w:b/>
                <w:bCs/>
              </w:rPr>
              <w:t>TD</w:t>
            </w:r>
            <w:bookmarkStart w:id="7" w:name="_GoBack"/>
            <w:bookmarkEnd w:id="7"/>
          </w:p>
        </w:tc>
      </w:tr>
      <w:tr w:rsidR="00F5096D" w:rsidRPr="00F5096D" w:rsidTr="00F5096D">
        <w:trPr>
          <w:cantSplit/>
        </w:trPr>
        <w:tc>
          <w:tcPr>
            <w:tcW w:w="1418" w:type="dxa"/>
            <w:gridSpan w:val="2"/>
          </w:tcPr>
          <w:p w:rsidR="00F5096D" w:rsidRPr="00F5096D" w:rsidRDefault="00F5096D" w:rsidP="00F5096D">
            <w:pPr>
              <w:rPr>
                <w:b/>
                <w:bCs/>
              </w:rPr>
            </w:pPr>
            <w:bookmarkStart w:id="8" w:name="dsource" w:colFirst="1" w:colLast="1"/>
            <w:bookmarkEnd w:id="6"/>
            <w:r w:rsidRPr="00F5096D">
              <w:rPr>
                <w:b/>
                <w:bCs/>
              </w:rPr>
              <w:t>Source:</w:t>
            </w:r>
          </w:p>
        </w:tc>
        <w:tc>
          <w:tcPr>
            <w:tcW w:w="8222" w:type="dxa"/>
            <w:gridSpan w:val="3"/>
          </w:tcPr>
          <w:p w:rsidR="00F5096D" w:rsidRPr="00F5096D" w:rsidRDefault="00C81D2F" w:rsidP="00F5096D">
            <w:pPr>
              <w:pStyle w:val="TSBHeaderSource"/>
            </w:pPr>
            <w:r>
              <w:t>Editors</w:t>
            </w:r>
          </w:p>
        </w:tc>
      </w:tr>
      <w:tr w:rsidR="00F5096D" w:rsidRPr="00F5096D" w:rsidTr="00F5096D">
        <w:trPr>
          <w:cantSplit/>
        </w:trPr>
        <w:tc>
          <w:tcPr>
            <w:tcW w:w="1418" w:type="dxa"/>
            <w:gridSpan w:val="2"/>
            <w:tcBorders>
              <w:bottom w:val="single" w:sz="8" w:space="0" w:color="auto"/>
            </w:tcBorders>
          </w:tcPr>
          <w:p w:rsidR="00F5096D" w:rsidRPr="00F5096D" w:rsidRDefault="00F5096D" w:rsidP="00F5096D">
            <w:pPr>
              <w:rPr>
                <w:b/>
                <w:bCs/>
              </w:rPr>
            </w:pPr>
            <w:bookmarkStart w:id="9" w:name="dtitle1" w:colFirst="1" w:colLast="1"/>
            <w:bookmarkEnd w:id="8"/>
            <w:r w:rsidRPr="00F5096D">
              <w:rPr>
                <w:b/>
                <w:bCs/>
              </w:rPr>
              <w:t>Title:</w:t>
            </w:r>
          </w:p>
        </w:tc>
        <w:tc>
          <w:tcPr>
            <w:tcW w:w="8222" w:type="dxa"/>
            <w:gridSpan w:val="3"/>
            <w:tcBorders>
              <w:bottom w:val="single" w:sz="8" w:space="0" w:color="auto"/>
            </w:tcBorders>
          </w:tcPr>
          <w:p w:rsidR="00F5096D" w:rsidRPr="00F5096D" w:rsidRDefault="00F5096D" w:rsidP="00F5096D">
            <w:pPr>
              <w:pStyle w:val="TSBHeaderTitle"/>
            </w:pPr>
            <w:r w:rsidRPr="00F5096D">
              <w:t>Updated draft Recommendation ITU-T L.NZ solutions "Best practices to achieve Net Zero with information and communication technologies"</w:t>
            </w:r>
          </w:p>
        </w:tc>
      </w:tr>
      <w:bookmarkEnd w:id="1"/>
      <w:bookmarkEnd w:id="9"/>
      <w:tr w:rsidR="003264E4" w:rsidTr="00F5096D">
        <w:tblPrEx>
          <w:jc w:val="center"/>
          <w:tblLook w:val="04A0"/>
        </w:tblPrEx>
        <w:trPr>
          <w:cantSplit/>
          <w:jc w:val="center"/>
        </w:trPr>
        <w:tc>
          <w:tcPr>
            <w:tcW w:w="1418" w:type="dxa"/>
            <w:gridSpan w:val="2"/>
            <w:tcBorders>
              <w:top w:val="single" w:sz="6" w:space="0" w:color="auto"/>
              <w:bottom w:val="single" w:sz="6" w:space="0" w:color="auto"/>
            </w:tcBorders>
          </w:tcPr>
          <w:p w:rsidR="003264E4" w:rsidRDefault="003264E4" w:rsidP="003264E4">
            <w:pPr>
              <w:rPr>
                <w:b/>
                <w:bCs/>
              </w:rPr>
            </w:pPr>
            <w:r w:rsidRPr="008F7104">
              <w:rPr>
                <w:b/>
                <w:bCs/>
              </w:rPr>
              <w:t>Contact:</w:t>
            </w:r>
          </w:p>
        </w:tc>
        <w:tc>
          <w:tcPr>
            <w:tcW w:w="4111" w:type="dxa"/>
            <w:tcBorders>
              <w:top w:val="single" w:sz="6" w:space="0" w:color="auto"/>
              <w:bottom w:val="single" w:sz="6" w:space="0" w:color="auto"/>
            </w:tcBorders>
          </w:tcPr>
          <w:p w:rsidR="003264E4" w:rsidRDefault="003264E4" w:rsidP="003264E4">
            <w:proofErr w:type="spellStart"/>
            <w:r>
              <w:t>Sujit</w:t>
            </w:r>
            <w:proofErr w:type="spellEnd"/>
            <w:r>
              <w:t xml:space="preserve"> Kumar</w:t>
            </w:r>
            <w:r>
              <w:br/>
              <w:t>Telecommunication Engineering Centre,</w:t>
            </w:r>
            <w:ins w:id="10" w:author="tec" w:date="2023-05-16T15:42:00Z">
              <w:r>
                <w:br/>
              </w:r>
            </w:ins>
            <w:r>
              <w:t>Ministry of Communications</w:t>
            </w:r>
            <w:r>
              <w:br/>
              <w:t>India</w:t>
            </w:r>
          </w:p>
        </w:tc>
        <w:tc>
          <w:tcPr>
            <w:tcW w:w="4111" w:type="dxa"/>
            <w:gridSpan w:val="2"/>
            <w:tcBorders>
              <w:top w:val="single" w:sz="6" w:space="0" w:color="auto"/>
              <w:bottom w:val="single" w:sz="6" w:space="0" w:color="auto"/>
            </w:tcBorders>
          </w:tcPr>
          <w:p w:rsidR="003264E4" w:rsidRDefault="003264E4" w:rsidP="003264E4">
            <w:pPr>
              <w:tabs>
                <w:tab w:val="left" w:pos="794"/>
              </w:tabs>
            </w:pPr>
            <w:r w:rsidRPr="007C4B2C">
              <w:t xml:space="preserve">Tel: </w:t>
            </w:r>
            <w:r>
              <w:t>+919430038723</w:t>
            </w:r>
            <w:r w:rsidRPr="007C4B2C">
              <w:br/>
              <w:t xml:space="preserve">Email: </w:t>
            </w:r>
            <w:r>
              <w:t>sujit.kumar88</w:t>
            </w:r>
            <w:r w:rsidRPr="001C6FA9">
              <w:t xml:space="preserve">@gov.in  </w:t>
            </w:r>
          </w:p>
        </w:tc>
      </w:tr>
      <w:tr w:rsidR="003264E4" w:rsidTr="003264E4">
        <w:tblPrEx>
          <w:jc w:val="center"/>
          <w:tblLook w:val="04A0"/>
        </w:tblPrEx>
        <w:trPr>
          <w:cantSplit/>
          <w:jc w:val="center"/>
        </w:trPr>
        <w:tc>
          <w:tcPr>
            <w:tcW w:w="1418" w:type="dxa"/>
            <w:gridSpan w:val="2"/>
            <w:tcBorders>
              <w:top w:val="single" w:sz="6" w:space="0" w:color="auto"/>
              <w:bottom w:val="single" w:sz="6" w:space="0" w:color="auto"/>
            </w:tcBorders>
          </w:tcPr>
          <w:p w:rsidR="003264E4" w:rsidRDefault="003264E4" w:rsidP="003264E4">
            <w:pPr>
              <w:rPr>
                <w:b/>
                <w:bCs/>
              </w:rPr>
            </w:pPr>
            <w:r>
              <w:rPr>
                <w:b/>
                <w:bCs/>
              </w:rPr>
              <w:t>Contact:</w:t>
            </w:r>
          </w:p>
        </w:tc>
        <w:tc>
          <w:tcPr>
            <w:tcW w:w="4111" w:type="dxa"/>
            <w:tcBorders>
              <w:top w:val="single" w:sz="8" w:space="0" w:color="auto"/>
              <w:bottom w:val="single" w:sz="8" w:space="0" w:color="auto"/>
            </w:tcBorders>
          </w:tcPr>
          <w:p w:rsidR="003264E4" w:rsidRDefault="003264E4" w:rsidP="003264E4">
            <w:proofErr w:type="spellStart"/>
            <w:r>
              <w:t>Avadhesh</w:t>
            </w:r>
            <w:proofErr w:type="spellEnd"/>
            <w:r>
              <w:t xml:space="preserve"> Singh</w:t>
            </w:r>
            <w:r>
              <w:br/>
              <w:t>Telecommunication Engineering Centre,</w:t>
            </w:r>
            <w:ins w:id="11" w:author="tec" w:date="2023-05-16T15:43:00Z">
              <w:r>
                <w:br/>
              </w:r>
            </w:ins>
            <w:r>
              <w:t>Ministry of Communications</w:t>
            </w:r>
            <w:r>
              <w:br/>
              <w:t>India</w:t>
            </w:r>
          </w:p>
        </w:tc>
        <w:tc>
          <w:tcPr>
            <w:tcW w:w="4111" w:type="dxa"/>
            <w:gridSpan w:val="2"/>
            <w:tcBorders>
              <w:top w:val="single" w:sz="8" w:space="0" w:color="auto"/>
              <w:bottom w:val="single" w:sz="8" w:space="0" w:color="auto"/>
            </w:tcBorders>
          </w:tcPr>
          <w:p w:rsidR="003264E4" w:rsidRDefault="003264E4" w:rsidP="003264E4">
            <w:pPr>
              <w:tabs>
                <w:tab w:val="left" w:pos="794"/>
              </w:tabs>
            </w:pPr>
            <w:r w:rsidRPr="007C4B2C">
              <w:t xml:space="preserve">Tel: </w:t>
            </w:r>
            <w:r>
              <w:t>+917011207136</w:t>
            </w:r>
            <w:ins w:id="12" w:author="tec" w:date="2023-05-16T15:43:00Z">
              <w:r w:rsidRPr="007C4B2C">
                <w:br/>
              </w:r>
            </w:ins>
            <w:r w:rsidRPr="007C4B2C">
              <w:t xml:space="preserve">Email: </w:t>
            </w:r>
            <w:r>
              <w:t xml:space="preserve">avadhesh.singh48@gov.in  </w:t>
            </w:r>
          </w:p>
        </w:tc>
      </w:tr>
      <w:tr w:rsidR="00C80DC2" w:rsidTr="00F5096D">
        <w:tblPrEx>
          <w:jc w:val="center"/>
          <w:tblLook w:val="04A0"/>
        </w:tblPrEx>
        <w:trPr>
          <w:cantSplit/>
          <w:jc w:val="center"/>
        </w:trPr>
        <w:tc>
          <w:tcPr>
            <w:tcW w:w="1418" w:type="dxa"/>
            <w:gridSpan w:val="2"/>
          </w:tcPr>
          <w:p w:rsidR="00C80DC2" w:rsidRDefault="00C80DC2" w:rsidP="00C80DC2">
            <w:pPr>
              <w:rPr>
                <w:b/>
                <w:bCs/>
              </w:rPr>
            </w:pPr>
            <w:r>
              <w:rPr>
                <w:b/>
                <w:bCs/>
              </w:rPr>
              <w:t>Abstract:</w:t>
            </w:r>
          </w:p>
        </w:tc>
        <w:tc>
          <w:tcPr>
            <w:tcW w:w="8222" w:type="dxa"/>
            <w:gridSpan w:val="3"/>
          </w:tcPr>
          <w:p w:rsidR="00C80DC2" w:rsidRDefault="003704C6" w:rsidP="008A7F0D">
            <w:pPr>
              <w:pStyle w:val="TSBHeaderSummary"/>
              <w:rPr>
                <w:highlight w:val="yellow"/>
              </w:rPr>
            </w:pPr>
            <w:ins w:id="13" w:author="ADET-612A" w:date="2023-05-22T11:10:00Z">
              <w:r>
                <w:t xml:space="preserve">In this contribution, </w:t>
              </w:r>
            </w:ins>
            <w:del w:id="14" w:author="ADET-612A" w:date="2023-05-22T11:11:00Z">
              <w:r w:rsidR="00C80DC2" w:rsidDel="003704C6">
                <w:delText>T</w:delText>
              </w:r>
            </w:del>
            <w:ins w:id="15" w:author="ADET-612A" w:date="2023-05-22T11:11:00Z">
              <w:r>
                <w:t>the</w:t>
              </w:r>
              <w:r>
                <w:t xml:space="preserve"> </w:t>
              </w:r>
            </w:ins>
            <w:del w:id="16" w:author="ADET-612A" w:date="2023-05-22T11:11:00Z">
              <w:r w:rsidR="00C80DC2" w:rsidDel="003704C6">
                <w:delText>his document is the</w:delText>
              </w:r>
            </w:del>
            <w:r w:rsidR="00C80DC2">
              <w:t xml:space="preserve"> updated draft Recommendation </w:t>
            </w:r>
            <w:r w:rsidR="00C80DC2">
              <w:rPr>
                <w:rFonts w:hint="eastAsia"/>
              </w:rPr>
              <w:t>ITU-T L.N</w:t>
            </w:r>
            <w:r w:rsidR="00C80DC2">
              <w:t>Z</w:t>
            </w:r>
            <w:r w:rsidR="00C80DC2">
              <w:rPr>
                <w:rFonts w:hint="eastAsia"/>
              </w:rPr>
              <w:t xml:space="preserve"> solutions "Best practices to achieve Net Zero with </w:t>
            </w:r>
            <w:r w:rsidR="00C80DC2">
              <w:t xml:space="preserve">information and communication </w:t>
            </w:r>
            <w:r w:rsidR="00C80DC2">
              <w:rPr>
                <w:rFonts w:hint="eastAsia"/>
              </w:rPr>
              <w:t>technolog</w:t>
            </w:r>
            <w:r w:rsidR="00C80DC2">
              <w:t>ies</w:t>
            </w:r>
            <w:ins w:id="17" w:author="ADET-612A" w:date="2023-05-22T11:11:00Z">
              <w:r>
                <w:t xml:space="preserve"> </w:t>
              </w:r>
            </w:ins>
            <w:ins w:id="18" w:author="ADET-612A" w:date="2023-05-22T11:12:00Z">
              <w:r>
                <w:t xml:space="preserve">has been improved and enriched with content to bridge the gap which includes addition </w:t>
              </w:r>
            </w:ins>
            <w:ins w:id="19" w:author="ADET-612A" w:date="2023-05-22T11:13:00Z">
              <w:r>
                <w:t>of new section on Agriculture Sector as well as</w:t>
              </w:r>
            </w:ins>
            <w:ins w:id="20" w:author="ADET-612A" w:date="2023-05-22T11:15:00Z">
              <w:r>
                <w:t xml:space="preserve"> on </w:t>
              </w:r>
              <w:r w:rsidRPr="008A7F0D">
                <w:t>Practices example for Agriculture sector</w:t>
              </w:r>
              <w:r w:rsidRPr="008A7F0D">
                <w:t xml:space="preserve"> and </w:t>
              </w:r>
            </w:ins>
            <w:ins w:id="21" w:author="ADET-612A" w:date="2023-05-22T11:12:00Z">
              <w:r>
                <w:t>detailing under heading of</w:t>
              </w:r>
            </w:ins>
            <w:ins w:id="22" w:author="ADET-612A" w:date="2023-05-22T11:15:00Z">
              <w:r w:rsidRPr="008A7F0D">
                <w:t xml:space="preserve"> Practice example </w:t>
              </w:r>
              <w:r w:rsidR="008A7F0D" w:rsidRPr="008A7F0D">
                <w:t>for</w:t>
              </w:r>
              <w:r w:rsidRPr="008A7F0D">
                <w:t xml:space="preserve"> Industry</w:t>
              </w:r>
              <w:r w:rsidR="008A7F0D" w:rsidRPr="008A7F0D">
                <w:t xml:space="preserve"> (ICT sector)</w:t>
              </w:r>
            </w:ins>
            <w:ins w:id="23" w:author="ADET-612A" w:date="2023-05-22T11:12:00Z">
              <w:r>
                <w:t>.</w:t>
              </w:r>
            </w:ins>
            <w:r w:rsidR="00C80DC2">
              <w:rPr>
                <w:rFonts w:hint="eastAsia"/>
              </w:rPr>
              <w:t>"</w:t>
            </w:r>
          </w:p>
        </w:tc>
      </w:tr>
    </w:tbl>
    <w:p w:rsidR="007970C9" w:rsidRDefault="009A4048">
      <w:r>
        <w:t>Please see below.</w:t>
      </w:r>
    </w:p>
    <w:p w:rsidR="007970C9" w:rsidRDefault="007970C9">
      <w:pPr>
        <w:sectPr w:rsidR="007970C9" w:rsidSect="00F5096D">
          <w:headerReference w:type="default" r:id="rId10"/>
          <w:pgSz w:w="11907" w:h="16840"/>
          <w:pgMar w:top="1134" w:right="1134" w:bottom="1134" w:left="1134" w:header="720" w:footer="720" w:gutter="0"/>
          <w:cols w:space="720"/>
          <w:titlePg/>
          <w:docGrid w:linePitch="360"/>
        </w:sectPr>
      </w:pPr>
    </w:p>
    <w:p w:rsidR="007970C9" w:rsidRDefault="007970C9"/>
    <w:p w:rsidR="007970C9" w:rsidRPr="00F5096D" w:rsidRDefault="00C81D2F">
      <w:pPr>
        <w:pStyle w:val="RecNo"/>
        <w:rPr>
          <w:rFonts w:eastAsia="MS Mincho"/>
          <w:lang w:val="en-GB"/>
        </w:rPr>
      </w:pPr>
      <w:r>
        <w:rPr>
          <w:lang w:val="en-GB"/>
        </w:rPr>
        <w:t>D</w:t>
      </w:r>
      <w:r w:rsidR="009A4048" w:rsidRPr="00F5096D">
        <w:rPr>
          <w:lang w:val="en-GB"/>
        </w:rPr>
        <w:t xml:space="preserve">raft </w:t>
      </w:r>
      <w:r>
        <w:rPr>
          <w:lang w:val="en-GB"/>
        </w:rPr>
        <w:t xml:space="preserve">new </w:t>
      </w:r>
      <w:r w:rsidR="009A4048" w:rsidRPr="00F5096D">
        <w:rPr>
          <w:lang w:val="en-GB"/>
        </w:rPr>
        <w:t>Recommendation</w:t>
      </w:r>
      <w:r w:rsidR="00D92CFC" w:rsidRPr="00F5096D">
        <w:rPr>
          <w:lang w:val="en-GB"/>
        </w:rPr>
        <w:t xml:space="preserve"> ITU-T</w:t>
      </w:r>
      <w:r w:rsidR="009A4048" w:rsidRPr="00F5096D">
        <w:rPr>
          <w:lang w:val="en-GB"/>
        </w:rPr>
        <w:t xml:space="preserve"> L.</w:t>
      </w:r>
      <w:r w:rsidR="009A4048" w:rsidRPr="00F5096D">
        <w:rPr>
          <w:rFonts w:hint="eastAsia"/>
          <w:lang w:val="en-GB"/>
        </w:rPr>
        <w:t xml:space="preserve"> N</w:t>
      </w:r>
      <w:r w:rsidR="009A4048" w:rsidRPr="00F5096D">
        <w:rPr>
          <w:lang w:val="en-GB"/>
        </w:rPr>
        <w:t>Z</w:t>
      </w:r>
      <w:r w:rsidR="009A4048" w:rsidRPr="00F5096D">
        <w:rPr>
          <w:rFonts w:hint="eastAsia"/>
          <w:lang w:val="en-GB"/>
        </w:rPr>
        <w:t xml:space="preserve"> solutions</w:t>
      </w:r>
    </w:p>
    <w:p w:rsidR="007970C9" w:rsidRDefault="009A4048">
      <w:pPr>
        <w:pStyle w:val="Rectitle"/>
      </w:pPr>
      <w:r>
        <w:t xml:space="preserve">Best practices to achieve </w:t>
      </w:r>
      <w:r w:rsidR="00C81D2F">
        <w:t>n</w:t>
      </w:r>
      <w:r>
        <w:t xml:space="preserve">et </w:t>
      </w:r>
      <w:r w:rsidR="00C81D2F">
        <w:t>z</w:t>
      </w:r>
      <w:r>
        <w:t>ero with information and communication technologies</w:t>
      </w:r>
    </w:p>
    <w:p w:rsidR="007970C9" w:rsidRDefault="009A4048">
      <w:pPr>
        <w:pStyle w:val="RecNo"/>
        <w:rPr>
          <w:rFonts w:eastAsia="MS Mincho"/>
        </w:rPr>
      </w:pPr>
      <w:r>
        <w:t>Summary</w:t>
      </w:r>
    </w:p>
    <w:p w:rsidR="007970C9" w:rsidRDefault="007970C9">
      <w:pPr>
        <w:rPr>
          <w:rFonts w:eastAsia="MS Mincho"/>
        </w:rPr>
      </w:pPr>
    </w:p>
    <w:p w:rsidR="007970C9" w:rsidRDefault="009A4048">
      <w:pPr>
        <w:pStyle w:val="Headingb"/>
      </w:pPr>
      <w:r>
        <w:t>Keywords</w:t>
      </w:r>
    </w:p>
    <w:p w:rsidR="007970C9" w:rsidRDefault="009A4048">
      <w:r>
        <w:rPr>
          <w:lang w:eastAsia="zh-CN"/>
        </w:rPr>
        <w:t>Net Zero, ICT, best practice</w:t>
      </w:r>
    </w:p>
    <w:p w:rsidR="00F5096D" w:rsidRDefault="009A4048">
      <w:pPr>
        <w:spacing w:before="0"/>
      </w:pPr>
      <w:r>
        <w:br w:type="page"/>
      </w:r>
    </w:p>
    <w:p w:rsidR="00F5096D" w:rsidRDefault="00F5096D">
      <w:pPr>
        <w:spacing w:before="0"/>
      </w:pPr>
    </w:p>
    <w:sdt>
      <w:sdtPr>
        <w:rPr>
          <w:rFonts w:ascii="Times New Roman" w:eastAsia="SimSun" w:hAnsi="Times New Roman" w:cs="Times New Roman"/>
          <w:color w:val="auto"/>
          <w:sz w:val="24"/>
          <w:szCs w:val="24"/>
          <w:lang w:eastAsia="ja-JP"/>
        </w:rPr>
        <w:id w:val="-1791739763"/>
        <w:docPartObj>
          <w:docPartGallery w:val="Table of Contents"/>
          <w:docPartUnique/>
        </w:docPartObj>
      </w:sdtPr>
      <w:sdtEndPr>
        <w:rPr>
          <w:b/>
          <w:bCs/>
          <w:noProof/>
        </w:rPr>
      </w:sdtEndPr>
      <w:sdtContent>
        <w:p w:rsidR="00F5096D" w:rsidRDefault="00F5096D">
          <w:pPr>
            <w:pStyle w:val="TOCHeading"/>
          </w:pPr>
          <w:r>
            <w:t>Table of Contents</w:t>
          </w:r>
        </w:p>
        <w:p w:rsidR="00A66C54" w:rsidRDefault="008A38B2">
          <w:pPr>
            <w:pStyle w:val="TOC1"/>
            <w:rPr>
              <w:rFonts w:asciiTheme="minorHAnsi" w:eastAsiaTheme="minorEastAsia" w:hAnsiTheme="minorHAnsi" w:cstheme="minorBidi"/>
              <w:noProof/>
              <w:sz w:val="22"/>
              <w:szCs w:val="22"/>
            </w:rPr>
          </w:pPr>
          <w:r w:rsidRPr="008A38B2">
            <w:fldChar w:fldCharType="begin"/>
          </w:r>
          <w:r w:rsidR="00F5096D">
            <w:instrText xml:space="preserve"> TOC \o "1-3" \h \z \u </w:instrText>
          </w:r>
          <w:r w:rsidRPr="008A38B2">
            <w:fldChar w:fldCharType="separate"/>
          </w:r>
          <w:hyperlink w:anchor="_Toc134716198" w:history="1">
            <w:r w:rsidR="00A66C54" w:rsidRPr="008E4823">
              <w:rPr>
                <w:rStyle w:val="Hyperlink"/>
                <w:noProof/>
              </w:rPr>
              <w:t>1</w:t>
            </w:r>
            <w:r w:rsidR="00A66C54">
              <w:rPr>
                <w:rFonts w:asciiTheme="minorHAnsi" w:eastAsiaTheme="minorEastAsia" w:hAnsiTheme="minorHAnsi" w:cstheme="minorBidi"/>
                <w:noProof/>
                <w:sz w:val="22"/>
                <w:szCs w:val="22"/>
              </w:rPr>
              <w:tab/>
            </w:r>
            <w:r w:rsidR="00A66C54" w:rsidRPr="008E4823">
              <w:rPr>
                <w:rStyle w:val="Hyperlink"/>
                <w:noProof/>
              </w:rPr>
              <w:t>Scope</w:t>
            </w:r>
            <w:r w:rsidR="00A66C54">
              <w:rPr>
                <w:noProof/>
                <w:webHidden/>
              </w:rPr>
              <w:tab/>
            </w:r>
            <w:r>
              <w:rPr>
                <w:noProof/>
                <w:webHidden/>
              </w:rPr>
              <w:fldChar w:fldCharType="begin"/>
            </w:r>
            <w:r w:rsidR="00A66C54">
              <w:rPr>
                <w:noProof/>
                <w:webHidden/>
              </w:rPr>
              <w:instrText xml:space="preserve"> PAGEREF _Toc134716198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199" w:history="1">
            <w:r w:rsidR="00A66C54" w:rsidRPr="008E4823">
              <w:rPr>
                <w:rStyle w:val="Hyperlink"/>
                <w:noProof/>
              </w:rPr>
              <w:t>2</w:t>
            </w:r>
            <w:r w:rsidR="00A66C54">
              <w:rPr>
                <w:rFonts w:asciiTheme="minorHAnsi" w:eastAsiaTheme="minorEastAsia" w:hAnsiTheme="minorHAnsi" w:cstheme="minorBidi"/>
                <w:noProof/>
                <w:sz w:val="22"/>
                <w:szCs w:val="22"/>
              </w:rPr>
              <w:tab/>
            </w:r>
            <w:r w:rsidR="00A66C54" w:rsidRPr="008E4823">
              <w:rPr>
                <w:rStyle w:val="Hyperlink"/>
                <w:noProof/>
              </w:rPr>
              <w:t>References</w:t>
            </w:r>
            <w:r w:rsidR="00A66C54">
              <w:rPr>
                <w:noProof/>
                <w:webHidden/>
              </w:rPr>
              <w:tab/>
            </w:r>
            <w:r>
              <w:rPr>
                <w:noProof/>
                <w:webHidden/>
              </w:rPr>
              <w:fldChar w:fldCharType="begin"/>
            </w:r>
            <w:r w:rsidR="00A66C54">
              <w:rPr>
                <w:noProof/>
                <w:webHidden/>
              </w:rPr>
              <w:instrText xml:space="preserve"> PAGEREF _Toc134716199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0" w:history="1">
            <w:r w:rsidR="00A66C54" w:rsidRPr="008E4823">
              <w:rPr>
                <w:rStyle w:val="Hyperlink"/>
                <w:noProof/>
              </w:rPr>
              <w:t>3</w:t>
            </w:r>
            <w:r w:rsidR="00A66C54">
              <w:rPr>
                <w:rFonts w:asciiTheme="minorHAnsi" w:eastAsiaTheme="minorEastAsia" w:hAnsiTheme="minorHAnsi" w:cstheme="minorBidi"/>
                <w:noProof/>
                <w:sz w:val="22"/>
                <w:szCs w:val="22"/>
              </w:rPr>
              <w:tab/>
            </w:r>
            <w:r w:rsidR="00A66C54" w:rsidRPr="008E4823">
              <w:rPr>
                <w:rStyle w:val="Hyperlink"/>
                <w:noProof/>
              </w:rPr>
              <w:t>Definitions</w:t>
            </w:r>
            <w:r w:rsidR="00A66C54">
              <w:rPr>
                <w:noProof/>
                <w:webHidden/>
              </w:rPr>
              <w:tab/>
            </w:r>
            <w:r>
              <w:rPr>
                <w:noProof/>
                <w:webHidden/>
              </w:rPr>
              <w:fldChar w:fldCharType="begin"/>
            </w:r>
            <w:r w:rsidR="00A66C54">
              <w:rPr>
                <w:noProof/>
                <w:webHidden/>
              </w:rPr>
              <w:instrText xml:space="preserve"> PAGEREF _Toc134716200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2"/>
            <w:tabs>
              <w:tab w:val="left" w:pos="1531"/>
            </w:tabs>
            <w:rPr>
              <w:rFonts w:asciiTheme="minorHAnsi" w:eastAsiaTheme="minorEastAsia" w:hAnsiTheme="minorHAnsi" w:cstheme="minorBidi"/>
              <w:noProof/>
              <w:sz w:val="22"/>
              <w:szCs w:val="22"/>
            </w:rPr>
          </w:pPr>
          <w:hyperlink w:anchor="_Toc134716201" w:history="1">
            <w:r w:rsidR="00A66C54" w:rsidRPr="008E4823">
              <w:rPr>
                <w:rStyle w:val="Hyperlink"/>
                <w:noProof/>
              </w:rPr>
              <w:t>3.1</w:t>
            </w:r>
            <w:r w:rsidR="00A66C54">
              <w:rPr>
                <w:rFonts w:asciiTheme="minorHAnsi" w:eastAsiaTheme="minorEastAsia" w:hAnsiTheme="minorHAnsi" w:cstheme="minorBidi"/>
                <w:noProof/>
                <w:sz w:val="22"/>
                <w:szCs w:val="22"/>
              </w:rPr>
              <w:tab/>
            </w:r>
            <w:r w:rsidR="00A66C54" w:rsidRPr="008E4823">
              <w:rPr>
                <w:rStyle w:val="Hyperlink"/>
                <w:noProof/>
              </w:rPr>
              <w:t>Terms defined elsewhere</w:t>
            </w:r>
            <w:r w:rsidR="00A66C54">
              <w:rPr>
                <w:noProof/>
                <w:webHidden/>
              </w:rPr>
              <w:tab/>
            </w:r>
            <w:r>
              <w:rPr>
                <w:noProof/>
                <w:webHidden/>
              </w:rPr>
              <w:fldChar w:fldCharType="begin"/>
            </w:r>
            <w:r w:rsidR="00A66C54">
              <w:rPr>
                <w:noProof/>
                <w:webHidden/>
              </w:rPr>
              <w:instrText xml:space="preserve"> PAGEREF _Toc134716201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2"/>
            <w:tabs>
              <w:tab w:val="left" w:pos="1531"/>
            </w:tabs>
            <w:rPr>
              <w:rFonts w:asciiTheme="minorHAnsi" w:eastAsiaTheme="minorEastAsia" w:hAnsiTheme="minorHAnsi" w:cstheme="minorBidi"/>
              <w:noProof/>
              <w:sz w:val="22"/>
              <w:szCs w:val="22"/>
            </w:rPr>
          </w:pPr>
          <w:hyperlink w:anchor="_Toc134716202" w:history="1">
            <w:r w:rsidR="00A66C54" w:rsidRPr="008E4823">
              <w:rPr>
                <w:rStyle w:val="Hyperlink"/>
                <w:noProof/>
              </w:rPr>
              <w:t>3.2</w:t>
            </w:r>
            <w:r w:rsidR="00A66C54">
              <w:rPr>
                <w:rFonts w:asciiTheme="minorHAnsi" w:eastAsiaTheme="minorEastAsia" w:hAnsiTheme="minorHAnsi" w:cstheme="minorBidi"/>
                <w:noProof/>
                <w:sz w:val="22"/>
                <w:szCs w:val="22"/>
              </w:rPr>
              <w:tab/>
            </w:r>
            <w:r w:rsidR="00A66C54" w:rsidRPr="008E4823">
              <w:rPr>
                <w:rStyle w:val="Hyperlink"/>
                <w:noProof/>
              </w:rPr>
              <w:t>Terms defined in this Recommendation</w:t>
            </w:r>
            <w:r w:rsidR="00A66C54">
              <w:rPr>
                <w:noProof/>
                <w:webHidden/>
              </w:rPr>
              <w:tab/>
            </w:r>
            <w:r>
              <w:rPr>
                <w:noProof/>
                <w:webHidden/>
              </w:rPr>
              <w:fldChar w:fldCharType="begin"/>
            </w:r>
            <w:r w:rsidR="00A66C54">
              <w:rPr>
                <w:noProof/>
                <w:webHidden/>
              </w:rPr>
              <w:instrText xml:space="preserve"> PAGEREF _Toc134716202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3" w:history="1">
            <w:r w:rsidR="00A66C54" w:rsidRPr="008E4823">
              <w:rPr>
                <w:rStyle w:val="Hyperlink"/>
                <w:noProof/>
              </w:rPr>
              <w:t>4</w:t>
            </w:r>
            <w:r w:rsidR="00A66C54">
              <w:rPr>
                <w:rFonts w:asciiTheme="minorHAnsi" w:eastAsiaTheme="minorEastAsia" w:hAnsiTheme="minorHAnsi" w:cstheme="minorBidi"/>
                <w:noProof/>
                <w:sz w:val="22"/>
                <w:szCs w:val="22"/>
              </w:rPr>
              <w:tab/>
            </w:r>
            <w:r w:rsidR="00A66C54" w:rsidRPr="008E4823">
              <w:rPr>
                <w:rStyle w:val="Hyperlink"/>
                <w:noProof/>
              </w:rPr>
              <w:t>Abbreviations and acronyms</w:t>
            </w:r>
            <w:r w:rsidR="00A66C54">
              <w:rPr>
                <w:noProof/>
                <w:webHidden/>
              </w:rPr>
              <w:tab/>
            </w:r>
            <w:r>
              <w:rPr>
                <w:noProof/>
                <w:webHidden/>
              </w:rPr>
              <w:fldChar w:fldCharType="begin"/>
            </w:r>
            <w:r w:rsidR="00A66C54">
              <w:rPr>
                <w:noProof/>
                <w:webHidden/>
              </w:rPr>
              <w:instrText xml:space="preserve"> PAGEREF _Toc134716203 \h </w:instrText>
            </w:r>
            <w:r>
              <w:rPr>
                <w:noProof/>
                <w:webHidden/>
              </w:rPr>
            </w:r>
            <w:r>
              <w:rPr>
                <w:noProof/>
                <w:webHidden/>
              </w:rPr>
              <w:fldChar w:fldCharType="separate"/>
            </w:r>
            <w:r w:rsidR="00A66C54">
              <w:rPr>
                <w:noProof/>
                <w:webHidden/>
              </w:rPr>
              <w:t>4</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4" w:history="1">
            <w:r w:rsidR="00A66C54" w:rsidRPr="008E4823">
              <w:rPr>
                <w:rStyle w:val="Hyperlink"/>
                <w:noProof/>
              </w:rPr>
              <w:t>5</w:t>
            </w:r>
            <w:r w:rsidR="00A66C54">
              <w:rPr>
                <w:rFonts w:asciiTheme="minorHAnsi" w:eastAsiaTheme="minorEastAsia" w:hAnsiTheme="minorHAnsi" w:cstheme="minorBidi"/>
                <w:noProof/>
                <w:sz w:val="22"/>
                <w:szCs w:val="22"/>
              </w:rPr>
              <w:tab/>
            </w:r>
            <w:r w:rsidR="00A66C54" w:rsidRPr="008E4823">
              <w:rPr>
                <w:rStyle w:val="Hyperlink"/>
                <w:noProof/>
              </w:rPr>
              <w:t>Introduction to best practices for net zero by information and communication technology</w:t>
            </w:r>
            <w:r w:rsidR="00A66C54">
              <w:rPr>
                <w:noProof/>
                <w:webHidden/>
              </w:rPr>
              <w:tab/>
            </w:r>
            <w:r>
              <w:rPr>
                <w:noProof/>
                <w:webHidden/>
              </w:rPr>
              <w:fldChar w:fldCharType="begin"/>
            </w:r>
            <w:r w:rsidR="00A66C54">
              <w:rPr>
                <w:noProof/>
                <w:webHidden/>
              </w:rPr>
              <w:instrText xml:space="preserve"> PAGEREF _Toc134716204 \h </w:instrText>
            </w:r>
            <w:r>
              <w:rPr>
                <w:noProof/>
                <w:webHidden/>
              </w:rPr>
            </w:r>
            <w:r>
              <w:rPr>
                <w:noProof/>
                <w:webHidden/>
              </w:rPr>
              <w:fldChar w:fldCharType="separate"/>
            </w:r>
            <w:r w:rsidR="00A66C54">
              <w:rPr>
                <w:noProof/>
                <w:webHidden/>
              </w:rPr>
              <w:t>5</w:t>
            </w:r>
            <w:r>
              <w:rPr>
                <w:noProof/>
                <w:webHidden/>
              </w:rPr>
              <w:fldChar w:fldCharType="end"/>
            </w:r>
          </w:hyperlink>
        </w:p>
        <w:p w:rsidR="00A66C54" w:rsidRDefault="008A38B2">
          <w:pPr>
            <w:pStyle w:val="TOC2"/>
            <w:tabs>
              <w:tab w:val="left" w:pos="1531"/>
            </w:tabs>
            <w:rPr>
              <w:rFonts w:asciiTheme="minorHAnsi" w:eastAsiaTheme="minorEastAsia" w:hAnsiTheme="minorHAnsi" w:cstheme="minorBidi"/>
              <w:noProof/>
              <w:sz w:val="22"/>
              <w:szCs w:val="22"/>
            </w:rPr>
          </w:pPr>
          <w:hyperlink w:anchor="_Toc134716205" w:history="1">
            <w:r w:rsidR="00A66C54" w:rsidRPr="008E4823">
              <w:rPr>
                <w:rStyle w:val="Hyperlink"/>
                <w:noProof/>
              </w:rPr>
              <w:t>5.1</w:t>
            </w:r>
            <w:r w:rsidR="00A66C54">
              <w:rPr>
                <w:rFonts w:asciiTheme="minorHAnsi" w:eastAsiaTheme="minorEastAsia" w:hAnsiTheme="minorHAnsi" w:cstheme="minorBidi"/>
                <w:noProof/>
                <w:sz w:val="22"/>
                <w:szCs w:val="22"/>
              </w:rPr>
              <w:tab/>
            </w:r>
            <w:r w:rsidR="00A66C54" w:rsidRPr="008E4823">
              <w:rPr>
                <w:rStyle w:val="Hyperlink"/>
                <w:noProof/>
              </w:rPr>
              <w:t>Role of best practices</w:t>
            </w:r>
            <w:r w:rsidR="00A66C54">
              <w:rPr>
                <w:noProof/>
                <w:webHidden/>
              </w:rPr>
              <w:tab/>
            </w:r>
            <w:r>
              <w:rPr>
                <w:noProof/>
                <w:webHidden/>
              </w:rPr>
              <w:fldChar w:fldCharType="begin"/>
            </w:r>
            <w:r w:rsidR="00A66C54">
              <w:rPr>
                <w:noProof/>
                <w:webHidden/>
              </w:rPr>
              <w:instrText xml:space="preserve"> PAGEREF _Toc134716205 \h </w:instrText>
            </w:r>
            <w:r>
              <w:rPr>
                <w:noProof/>
                <w:webHidden/>
              </w:rPr>
            </w:r>
            <w:r>
              <w:rPr>
                <w:noProof/>
                <w:webHidden/>
              </w:rPr>
              <w:fldChar w:fldCharType="separate"/>
            </w:r>
            <w:r w:rsidR="00A66C54">
              <w:rPr>
                <w:noProof/>
                <w:webHidden/>
              </w:rPr>
              <w:t>5</w:t>
            </w:r>
            <w:r>
              <w:rPr>
                <w:noProof/>
                <w:webHidden/>
              </w:rPr>
              <w:fldChar w:fldCharType="end"/>
            </w:r>
          </w:hyperlink>
        </w:p>
        <w:p w:rsidR="00A66C54" w:rsidRDefault="008A38B2">
          <w:pPr>
            <w:pStyle w:val="TOC2"/>
            <w:tabs>
              <w:tab w:val="left" w:pos="1531"/>
            </w:tabs>
            <w:rPr>
              <w:rFonts w:asciiTheme="minorHAnsi" w:eastAsiaTheme="minorEastAsia" w:hAnsiTheme="minorHAnsi" w:cstheme="minorBidi"/>
              <w:noProof/>
              <w:sz w:val="22"/>
              <w:szCs w:val="22"/>
            </w:rPr>
          </w:pPr>
          <w:hyperlink w:anchor="_Toc134716206" w:history="1">
            <w:r w:rsidR="00A66C54" w:rsidRPr="008E4823">
              <w:rPr>
                <w:rStyle w:val="Hyperlink"/>
                <w:noProof/>
              </w:rPr>
              <w:t>5.2</w:t>
            </w:r>
            <w:r w:rsidR="00A66C54">
              <w:rPr>
                <w:rFonts w:asciiTheme="minorHAnsi" w:eastAsiaTheme="minorEastAsia" w:hAnsiTheme="minorHAnsi" w:cstheme="minorBidi"/>
                <w:noProof/>
                <w:sz w:val="22"/>
                <w:szCs w:val="22"/>
              </w:rPr>
              <w:tab/>
            </w:r>
            <w:r w:rsidR="00A66C54" w:rsidRPr="008E4823">
              <w:rPr>
                <w:rStyle w:val="Hyperlink"/>
                <w:noProof/>
              </w:rPr>
              <w:t>Value of practices</w:t>
            </w:r>
            <w:r w:rsidR="00A66C54">
              <w:rPr>
                <w:noProof/>
                <w:webHidden/>
              </w:rPr>
              <w:tab/>
            </w:r>
            <w:r>
              <w:rPr>
                <w:noProof/>
                <w:webHidden/>
              </w:rPr>
              <w:fldChar w:fldCharType="begin"/>
            </w:r>
            <w:r w:rsidR="00A66C54">
              <w:rPr>
                <w:noProof/>
                <w:webHidden/>
              </w:rPr>
              <w:instrText xml:space="preserve"> PAGEREF _Toc134716206 \h </w:instrText>
            </w:r>
            <w:r>
              <w:rPr>
                <w:noProof/>
                <w:webHidden/>
              </w:rPr>
            </w:r>
            <w:r>
              <w:rPr>
                <w:noProof/>
                <w:webHidden/>
              </w:rPr>
              <w:fldChar w:fldCharType="separate"/>
            </w:r>
            <w:r w:rsidR="00A66C54">
              <w:rPr>
                <w:noProof/>
                <w:webHidden/>
              </w:rPr>
              <w:t>5</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7" w:history="1">
            <w:r w:rsidR="00A66C54" w:rsidRPr="008E4823">
              <w:rPr>
                <w:rStyle w:val="Hyperlink"/>
                <w:noProof/>
              </w:rPr>
              <w:t>6</w:t>
            </w:r>
            <w:r w:rsidR="00A66C54">
              <w:rPr>
                <w:rFonts w:asciiTheme="minorHAnsi" w:eastAsiaTheme="minorEastAsia" w:hAnsiTheme="minorHAnsi" w:cstheme="minorBidi"/>
                <w:noProof/>
                <w:sz w:val="22"/>
                <w:szCs w:val="22"/>
              </w:rPr>
              <w:tab/>
            </w:r>
            <w:r w:rsidR="00A66C54" w:rsidRPr="008E4823">
              <w:rPr>
                <w:rStyle w:val="Hyperlink"/>
                <w:noProof/>
              </w:rPr>
              <w:t>Electric sector</w:t>
            </w:r>
            <w:r w:rsidR="00A66C54">
              <w:rPr>
                <w:noProof/>
                <w:webHidden/>
              </w:rPr>
              <w:tab/>
            </w:r>
            <w:r>
              <w:rPr>
                <w:noProof/>
                <w:webHidden/>
              </w:rPr>
              <w:fldChar w:fldCharType="begin"/>
            </w:r>
            <w:r w:rsidR="00A66C54">
              <w:rPr>
                <w:noProof/>
                <w:webHidden/>
              </w:rPr>
              <w:instrText xml:space="preserve"> PAGEREF _Toc134716207 \h </w:instrText>
            </w:r>
            <w:r>
              <w:rPr>
                <w:noProof/>
                <w:webHidden/>
              </w:rPr>
            </w:r>
            <w:r>
              <w:rPr>
                <w:noProof/>
                <w:webHidden/>
              </w:rPr>
              <w:fldChar w:fldCharType="separate"/>
            </w:r>
            <w:r w:rsidR="00A66C54">
              <w:rPr>
                <w:noProof/>
                <w:webHidden/>
              </w:rPr>
              <w:t>5</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8" w:history="1">
            <w:r w:rsidR="00A66C54" w:rsidRPr="008E4823">
              <w:rPr>
                <w:rStyle w:val="Hyperlink"/>
                <w:noProof/>
              </w:rPr>
              <w:t xml:space="preserve">7           </w:t>
            </w:r>
            <w:r w:rsidR="00A66C54" w:rsidRPr="008E4823">
              <w:rPr>
                <w:rStyle w:val="Hyperlink"/>
                <w:rFonts w:ascii="SimSun" w:eastAsia="SimSun" w:hAnsi="SimSun"/>
                <w:noProof/>
                <w:lang w:eastAsia="zh-CN"/>
              </w:rPr>
              <w:t>Industry</w:t>
            </w:r>
            <w:r w:rsidR="00A66C54">
              <w:rPr>
                <w:noProof/>
                <w:webHidden/>
              </w:rPr>
              <w:tab/>
            </w:r>
            <w:r>
              <w:rPr>
                <w:noProof/>
                <w:webHidden/>
              </w:rPr>
              <w:fldChar w:fldCharType="begin"/>
            </w:r>
            <w:r w:rsidR="00A66C54">
              <w:rPr>
                <w:noProof/>
                <w:webHidden/>
              </w:rPr>
              <w:instrText xml:space="preserve"> PAGEREF _Toc134716208 \h </w:instrText>
            </w:r>
            <w:r>
              <w:rPr>
                <w:noProof/>
                <w:webHidden/>
              </w:rPr>
            </w:r>
            <w:r>
              <w:rPr>
                <w:noProof/>
                <w:webHidden/>
              </w:rPr>
              <w:fldChar w:fldCharType="separate"/>
            </w:r>
            <w:r w:rsidR="00A66C54">
              <w:rPr>
                <w:noProof/>
                <w:webHidden/>
              </w:rPr>
              <w:t>6</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09" w:history="1">
            <w:r w:rsidR="00A66C54" w:rsidRPr="008E4823">
              <w:rPr>
                <w:rStyle w:val="Hyperlink"/>
                <w:noProof/>
              </w:rPr>
              <w:t>8</w:t>
            </w:r>
            <w:r w:rsidR="00A66C54">
              <w:rPr>
                <w:rFonts w:asciiTheme="minorHAnsi" w:eastAsiaTheme="minorEastAsia" w:hAnsiTheme="minorHAnsi" w:cstheme="minorBidi"/>
                <w:noProof/>
                <w:sz w:val="22"/>
                <w:szCs w:val="22"/>
              </w:rPr>
              <w:tab/>
            </w:r>
            <w:r w:rsidR="00A66C54" w:rsidRPr="008E4823">
              <w:rPr>
                <w:rStyle w:val="Hyperlink"/>
                <w:noProof/>
              </w:rPr>
              <w:t>Building</w:t>
            </w:r>
            <w:r w:rsidR="00A66C54">
              <w:rPr>
                <w:noProof/>
                <w:webHidden/>
              </w:rPr>
              <w:tab/>
            </w:r>
            <w:r>
              <w:rPr>
                <w:noProof/>
                <w:webHidden/>
              </w:rPr>
              <w:fldChar w:fldCharType="begin"/>
            </w:r>
            <w:r w:rsidR="00A66C54">
              <w:rPr>
                <w:noProof/>
                <w:webHidden/>
              </w:rPr>
              <w:instrText xml:space="preserve"> PAGEREF _Toc134716209 \h </w:instrText>
            </w:r>
            <w:r>
              <w:rPr>
                <w:noProof/>
                <w:webHidden/>
              </w:rPr>
            </w:r>
            <w:r>
              <w:rPr>
                <w:noProof/>
                <w:webHidden/>
              </w:rPr>
              <w:fldChar w:fldCharType="separate"/>
            </w:r>
            <w:r w:rsidR="00A66C54">
              <w:rPr>
                <w:noProof/>
                <w:webHidden/>
              </w:rPr>
              <w:t>7</w:t>
            </w:r>
            <w:r>
              <w:rPr>
                <w:noProof/>
                <w:webHidden/>
              </w:rPr>
              <w:fldChar w:fldCharType="end"/>
            </w:r>
          </w:hyperlink>
        </w:p>
        <w:p w:rsidR="00A66C54" w:rsidRDefault="008A38B2">
          <w:pPr>
            <w:pStyle w:val="TOC1"/>
            <w:rPr>
              <w:rFonts w:asciiTheme="minorHAnsi" w:eastAsiaTheme="minorEastAsia" w:hAnsiTheme="minorHAnsi" w:cstheme="minorBidi"/>
              <w:noProof/>
              <w:sz w:val="22"/>
              <w:szCs w:val="22"/>
            </w:rPr>
          </w:pPr>
          <w:hyperlink w:anchor="_Toc134716210" w:history="1">
            <w:r w:rsidR="00A66C54" w:rsidRPr="008E4823">
              <w:rPr>
                <w:rStyle w:val="Hyperlink"/>
                <w:noProof/>
              </w:rPr>
              <w:t xml:space="preserve">9 </w:t>
            </w:r>
            <w:r w:rsidR="00A66C54">
              <w:rPr>
                <w:rFonts w:asciiTheme="minorHAnsi" w:eastAsiaTheme="minorEastAsia" w:hAnsiTheme="minorHAnsi" w:cstheme="minorBidi"/>
                <w:noProof/>
                <w:sz w:val="22"/>
                <w:szCs w:val="22"/>
              </w:rPr>
              <w:tab/>
            </w:r>
            <w:r w:rsidR="00A66C54" w:rsidRPr="008E4823">
              <w:rPr>
                <w:rStyle w:val="Hyperlink"/>
                <w:noProof/>
              </w:rPr>
              <w:t>Transport</w:t>
            </w:r>
            <w:r w:rsidR="00A66C54">
              <w:rPr>
                <w:noProof/>
                <w:webHidden/>
              </w:rPr>
              <w:tab/>
            </w:r>
            <w:r>
              <w:rPr>
                <w:noProof/>
                <w:webHidden/>
              </w:rPr>
              <w:fldChar w:fldCharType="begin"/>
            </w:r>
            <w:r w:rsidR="00A66C54">
              <w:rPr>
                <w:noProof/>
                <w:webHidden/>
              </w:rPr>
              <w:instrText xml:space="preserve"> PAGEREF _Toc134716210 \h </w:instrText>
            </w:r>
            <w:r>
              <w:rPr>
                <w:noProof/>
                <w:webHidden/>
              </w:rPr>
            </w:r>
            <w:r>
              <w:rPr>
                <w:noProof/>
                <w:webHidden/>
              </w:rPr>
              <w:fldChar w:fldCharType="separate"/>
            </w:r>
            <w:r w:rsidR="00A66C54">
              <w:rPr>
                <w:noProof/>
                <w:webHidden/>
              </w:rPr>
              <w:t>8</w:t>
            </w:r>
            <w:r>
              <w:rPr>
                <w:noProof/>
                <w:webHidden/>
              </w:rPr>
              <w:fldChar w:fldCharType="end"/>
            </w:r>
          </w:hyperlink>
        </w:p>
        <w:p w:rsidR="00A66C54" w:rsidRDefault="008A38B2">
          <w:pPr>
            <w:pStyle w:val="TOC1"/>
            <w:rPr>
              <w:noProof/>
              <w:webHidden/>
            </w:rPr>
          </w:pPr>
          <w:r w:rsidRPr="008E4823">
            <w:rPr>
              <w:rStyle w:val="Hyperlink"/>
              <w:noProof/>
            </w:rPr>
            <w:fldChar w:fldCharType="begin"/>
          </w:r>
          <w:r w:rsidR="00A66C54" w:rsidRPr="008E4823">
            <w:rPr>
              <w:rStyle w:val="Hyperlink"/>
              <w:noProof/>
            </w:rPr>
            <w:instrText xml:space="preserve"> </w:instrText>
          </w:r>
          <w:r w:rsidR="00A66C54">
            <w:rPr>
              <w:noProof/>
            </w:rPr>
            <w:instrText>HYPERLINK \l "_Toc134716211"</w:instrText>
          </w:r>
          <w:r w:rsidR="00A66C54" w:rsidRPr="008E4823">
            <w:rPr>
              <w:rStyle w:val="Hyperlink"/>
              <w:noProof/>
            </w:rPr>
            <w:instrText xml:space="preserve"> </w:instrText>
          </w:r>
          <w:r w:rsidRPr="008E4823">
            <w:rPr>
              <w:rStyle w:val="Hyperlink"/>
              <w:noProof/>
            </w:rPr>
            <w:fldChar w:fldCharType="separate"/>
          </w:r>
          <w:r w:rsidR="00A66C54" w:rsidRPr="008E4823">
            <w:rPr>
              <w:rStyle w:val="Hyperlink"/>
              <w:rFonts w:eastAsia="MS Mincho"/>
              <w:noProof/>
            </w:rPr>
            <w:t>10.</w:t>
          </w:r>
          <w:r w:rsidR="00A66C54">
            <w:rPr>
              <w:rFonts w:asciiTheme="minorHAnsi" w:eastAsiaTheme="minorEastAsia" w:hAnsiTheme="minorHAnsi" w:cstheme="minorBidi"/>
              <w:noProof/>
              <w:sz w:val="22"/>
              <w:szCs w:val="22"/>
            </w:rPr>
            <w:tab/>
          </w:r>
          <w:ins w:id="24" w:author="ADET-612A" w:date="2023-05-22T10:34:00Z">
            <w:r w:rsidR="00BF54CF" w:rsidRPr="00BF54CF">
              <w:rPr>
                <w:rFonts w:asciiTheme="minorHAnsi" w:eastAsiaTheme="minorEastAsia" w:hAnsiTheme="minorHAnsi" w:cstheme="minorBidi"/>
                <w:noProof/>
                <w:sz w:val="22"/>
                <w:szCs w:val="22"/>
              </w:rPr>
              <w:t xml:space="preserve">Agriculture Sector: </w:t>
            </w:r>
          </w:ins>
          <w:r w:rsidR="00A66C54" w:rsidRPr="008E4823">
            <w:rPr>
              <w:rStyle w:val="Hyperlink"/>
              <w:rFonts w:eastAsia="MS Mincho"/>
              <w:noProof/>
            </w:rPr>
            <w:t>-</w:t>
          </w:r>
          <w:r w:rsidR="00A66C54">
            <w:rPr>
              <w:noProof/>
              <w:webHidden/>
            </w:rPr>
            <w:tab/>
          </w:r>
          <w:r w:rsidRPr="008E4823">
            <w:rPr>
              <w:rStyle w:val="Hyperlink"/>
              <w:noProof/>
            </w:rPr>
            <w:fldChar w:fldCharType="end"/>
          </w:r>
          <w:ins w:id="25" w:author="ADET-612A" w:date="2023-05-22T10:35:00Z">
            <w:r>
              <w:rPr>
                <w:noProof/>
                <w:webHidden/>
              </w:rPr>
              <w:fldChar w:fldCharType="begin"/>
            </w:r>
            <w:r w:rsidR="00BF54CF">
              <w:rPr>
                <w:noProof/>
                <w:webHidden/>
              </w:rPr>
              <w:instrText xml:space="preserve"> PAGEREF _Toc134716211 \h </w:instrText>
            </w:r>
          </w:ins>
          <w:r>
            <w:rPr>
              <w:noProof/>
              <w:webHidden/>
            </w:rPr>
          </w:r>
          <w:ins w:id="26" w:author="ADET-612A" w:date="2023-05-22T10:35:00Z">
            <w:r>
              <w:rPr>
                <w:noProof/>
                <w:webHidden/>
              </w:rPr>
              <w:fldChar w:fldCharType="separate"/>
            </w:r>
            <w:r w:rsidR="00BF54CF">
              <w:rPr>
                <w:noProof/>
                <w:webHidden/>
              </w:rPr>
              <w:t>9</w:t>
            </w:r>
            <w:r>
              <w:rPr>
                <w:noProof/>
                <w:webHidden/>
              </w:rPr>
              <w:fldChar w:fldCharType="end"/>
            </w:r>
          </w:ins>
        </w:p>
        <w:p w:rsidR="008F71FD" w:rsidRDefault="008F71FD" w:rsidP="008F71FD">
          <w:pPr>
            <w:pStyle w:val="TOC1"/>
            <w:ind w:right="9"/>
            <w:rPr>
              <w:rFonts w:asciiTheme="minorHAnsi" w:eastAsiaTheme="minorEastAsia" w:hAnsiTheme="minorHAnsi" w:cstheme="minorBidi"/>
              <w:noProof/>
              <w:sz w:val="22"/>
              <w:szCs w:val="22"/>
            </w:rPr>
          </w:pPr>
          <w:ins w:id="27" w:author="ADET-612A" w:date="2023-05-22T10:43:00Z">
            <w:r>
              <w:rPr>
                <w:szCs w:val="24"/>
              </w:rPr>
              <w:t>Annex A : Practices Example……………………………………………………………</w:t>
            </w:r>
          </w:ins>
          <w:ins w:id="28" w:author="ADET-612A" w:date="2023-05-22T10:44:00Z">
            <w:r w:rsidR="007E0D39">
              <w:rPr>
                <w:szCs w:val="24"/>
              </w:rPr>
              <w:t>………….11</w:t>
            </w:r>
          </w:ins>
        </w:p>
        <w:p w:rsidR="00F5096D" w:rsidDel="00A66C54" w:rsidRDefault="00F5096D" w:rsidP="00BF54CF">
          <w:pPr>
            <w:pStyle w:val="TOC1"/>
            <w:ind w:left="0" w:firstLine="0"/>
            <w:rPr>
              <w:del w:id="29" w:author="ADET-612A" w:date="2023-05-11T16:49:00Z"/>
              <w:rFonts w:asciiTheme="minorHAnsi" w:eastAsiaTheme="minorEastAsia" w:hAnsiTheme="minorHAnsi" w:cstheme="minorBidi"/>
              <w:noProof/>
              <w:sz w:val="22"/>
              <w:szCs w:val="22"/>
              <w:lang w:val="en-GB" w:eastAsia="en-GB"/>
            </w:rPr>
          </w:pPr>
        </w:p>
        <w:p w:rsidR="00F5096D" w:rsidRDefault="008A38B2">
          <w:r>
            <w:rPr>
              <w:b/>
              <w:bCs/>
              <w:noProof/>
            </w:rPr>
            <w:fldChar w:fldCharType="end"/>
          </w:r>
        </w:p>
      </w:sdtContent>
    </w:sdt>
    <w:p w:rsidR="00F5096D" w:rsidRDefault="00F5096D">
      <w:pPr>
        <w:spacing w:before="0"/>
      </w:pPr>
      <w:r>
        <w:br w:type="page"/>
      </w:r>
    </w:p>
    <w:p w:rsidR="007970C9" w:rsidRDefault="007970C9">
      <w:pPr>
        <w:spacing w:before="0" w:after="160" w:line="259" w:lineRule="auto"/>
        <w:rPr>
          <w:rFonts w:eastAsia="MS Mincho"/>
          <w:b/>
          <w:szCs w:val="20"/>
        </w:rPr>
      </w:pPr>
    </w:p>
    <w:p w:rsidR="00D92CFC" w:rsidRPr="00F5096D" w:rsidRDefault="00C81D2F" w:rsidP="00D92CFC">
      <w:pPr>
        <w:pStyle w:val="RecNo"/>
        <w:rPr>
          <w:rFonts w:eastAsia="MS Mincho"/>
          <w:lang w:val="en-GB"/>
        </w:rPr>
      </w:pPr>
      <w:r>
        <w:rPr>
          <w:lang w:val="en-GB"/>
        </w:rPr>
        <w:t>D</w:t>
      </w:r>
      <w:r w:rsidR="00D92CFC" w:rsidRPr="00F5096D">
        <w:rPr>
          <w:lang w:val="en-GB"/>
        </w:rPr>
        <w:t xml:space="preserve">raft </w:t>
      </w:r>
      <w:r>
        <w:rPr>
          <w:lang w:val="en-GB"/>
        </w:rPr>
        <w:t xml:space="preserve">new </w:t>
      </w:r>
      <w:r w:rsidR="00D92CFC" w:rsidRPr="00F5096D">
        <w:rPr>
          <w:lang w:val="en-GB"/>
        </w:rPr>
        <w:t>Recommendation ITU-T L.</w:t>
      </w:r>
      <w:r w:rsidR="00D92CFC" w:rsidRPr="00F5096D">
        <w:rPr>
          <w:rFonts w:hint="eastAsia"/>
          <w:lang w:val="en-GB"/>
        </w:rPr>
        <w:t xml:space="preserve"> N</w:t>
      </w:r>
      <w:r w:rsidR="00D92CFC" w:rsidRPr="00F5096D">
        <w:rPr>
          <w:lang w:val="en-GB"/>
        </w:rPr>
        <w:t>Z</w:t>
      </w:r>
      <w:r w:rsidR="00D92CFC" w:rsidRPr="00F5096D">
        <w:rPr>
          <w:rFonts w:hint="eastAsia"/>
          <w:lang w:val="en-GB"/>
        </w:rPr>
        <w:t xml:space="preserve"> solutions</w:t>
      </w:r>
    </w:p>
    <w:p w:rsidR="007970C9" w:rsidRDefault="009A4048">
      <w:pPr>
        <w:pStyle w:val="Rectitle"/>
      </w:pPr>
      <w:r>
        <w:t xml:space="preserve">Best practices to achieve </w:t>
      </w:r>
      <w:r w:rsidR="00C81D2F">
        <w:t>n</w:t>
      </w:r>
      <w:r>
        <w:t xml:space="preserve">et </w:t>
      </w:r>
      <w:r w:rsidR="00C81D2F">
        <w:t>z</w:t>
      </w:r>
      <w:r>
        <w:t>ero with information and communication technologies</w:t>
      </w:r>
    </w:p>
    <w:p w:rsidR="007970C9" w:rsidRDefault="009A4048">
      <w:pPr>
        <w:pStyle w:val="Heading1"/>
      </w:pPr>
      <w:bookmarkStart w:id="30" w:name="_Toc134716198"/>
      <w:r>
        <w:t>1</w:t>
      </w:r>
      <w:r>
        <w:tab/>
        <w:t>Scope</w:t>
      </w:r>
      <w:bookmarkEnd w:id="30"/>
    </w:p>
    <w:p w:rsidR="007970C9" w:rsidRDefault="009A4048">
      <w:pPr>
        <w:jc w:val="both"/>
      </w:pPr>
      <w:r>
        <w:t xml:space="preserve">This Recommendation specifies best practices aimed at net zero </w:t>
      </w:r>
      <w:r>
        <w:rPr>
          <w:rFonts w:hint="eastAsia"/>
        </w:rPr>
        <w:t>d</w:t>
      </w:r>
      <w:r>
        <w:t>evelopment of every industry by information and communication technology.</w:t>
      </w:r>
    </w:p>
    <w:p w:rsidR="007970C9" w:rsidRDefault="009A4048">
      <w:pPr>
        <w:jc w:val="both"/>
      </w:pPr>
      <w:r>
        <w:t>The proposed best practices cover:</w:t>
      </w:r>
    </w:p>
    <w:p w:rsidR="007970C9" w:rsidRDefault="009A4048">
      <w:pPr>
        <w:numPr>
          <w:ilvl w:val="0"/>
          <w:numId w:val="11"/>
        </w:numPr>
        <w:ind w:left="0" w:firstLine="0"/>
      </w:pPr>
      <w:r>
        <w:rPr>
          <w:lang w:eastAsia="zh-CN"/>
        </w:rPr>
        <w:t>Electricity sector</w:t>
      </w:r>
    </w:p>
    <w:p w:rsidR="007970C9" w:rsidRDefault="009A4048">
      <w:pPr>
        <w:numPr>
          <w:ilvl w:val="0"/>
          <w:numId w:val="11"/>
        </w:numPr>
        <w:ind w:left="0" w:firstLine="0"/>
      </w:pPr>
      <w:r>
        <w:rPr>
          <w:rFonts w:hint="eastAsia"/>
          <w:lang w:eastAsia="zh-CN"/>
        </w:rPr>
        <w:t>I</w:t>
      </w:r>
      <w:r>
        <w:t>ndustry</w:t>
      </w:r>
      <w:r>
        <w:rPr>
          <w:rFonts w:hint="eastAsia"/>
        </w:rPr>
        <w:t xml:space="preserve"> </w:t>
      </w:r>
    </w:p>
    <w:p w:rsidR="007970C9" w:rsidRDefault="009A4048">
      <w:pPr>
        <w:numPr>
          <w:ilvl w:val="0"/>
          <w:numId w:val="11"/>
        </w:numPr>
        <w:ind w:left="0" w:firstLine="0"/>
      </w:pPr>
      <w:r>
        <w:rPr>
          <w:rFonts w:hint="eastAsia"/>
          <w:lang w:eastAsia="zh-CN"/>
        </w:rPr>
        <w:t>Building</w:t>
      </w:r>
    </w:p>
    <w:p w:rsidR="007970C9" w:rsidRDefault="009A4048">
      <w:pPr>
        <w:numPr>
          <w:ilvl w:val="0"/>
          <w:numId w:val="11"/>
        </w:numPr>
        <w:ind w:left="0" w:firstLine="0"/>
        <w:rPr>
          <w:ins w:id="31" w:author="ADET-612A" w:date="2023-05-11T16:50:00Z"/>
        </w:rPr>
      </w:pPr>
      <w:r>
        <w:rPr>
          <w:rFonts w:hint="eastAsia"/>
        </w:rPr>
        <w:t>T</w:t>
      </w:r>
      <w:r>
        <w:t>ransport</w:t>
      </w:r>
    </w:p>
    <w:p w:rsidR="00A66C54" w:rsidRDefault="00BF54CF">
      <w:pPr>
        <w:numPr>
          <w:ilvl w:val="0"/>
          <w:numId w:val="11"/>
        </w:numPr>
        <w:ind w:left="0" w:firstLine="0"/>
      </w:pPr>
      <w:ins w:id="32" w:author="ADET-612A" w:date="2023-05-22T10:34:00Z">
        <w:r>
          <w:t>Agriculture Sector</w:t>
        </w:r>
      </w:ins>
    </w:p>
    <w:p w:rsidR="007970C9" w:rsidRDefault="009A4048">
      <w:pPr>
        <w:pStyle w:val="Heading1"/>
      </w:pPr>
      <w:bookmarkStart w:id="33" w:name="_Toc134716199"/>
      <w:r>
        <w:t>2</w:t>
      </w:r>
      <w:r>
        <w:tab/>
        <w:t>References</w:t>
      </w:r>
      <w:bookmarkEnd w:id="33"/>
    </w:p>
    <w:p w:rsidR="007970C9" w:rsidRDefault="009A4048">
      <w:pPr>
        <w:jc w:val="both"/>
        <w:rPr>
          <w:rFonts w:eastAsia="MS Mincho"/>
        </w:rPr>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r>
        <w:rPr>
          <w:rFonts w:hint="eastAsia"/>
          <w:lang w:eastAsia="zh-CN"/>
        </w:rPr>
        <w:t>.</w:t>
      </w:r>
    </w:p>
    <w:p w:rsidR="007970C9" w:rsidRDefault="009A4048">
      <w:pPr>
        <w:pStyle w:val="Heading1"/>
      </w:pPr>
      <w:bookmarkStart w:id="34" w:name="_Toc134716200"/>
      <w:r>
        <w:t>3</w:t>
      </w:r>
      <w:r>
        <w:tab/>
        <w:t>Definitions</w:t>
      </w:r>
      <w:bookmarkEnd w:id="34"/>
    </w:p>
    <w:p w:rsidR="007970C9" w:rsidRDefault="009A4048">
      <w:r>
        <w:t xml:space="preserve">&lt;Check in the ITU-T terms and definitions database at </w:t>
      </w:r>
      <w:hyperlink r:id="rId11" w:history="1">
        <w:r>
          <w:t>www.itu.int/go/terminology-database</w:t>
        </w:r>
      </w:hyperlink>
      <w:r>
        <w:t xml:space="preserve"> whether the term has already been defined in another Recommendation. It would be more consistent to refer to such a definition rather than to redefine the term&gt;</w:t>
      </w:r>
    </w:p>
    <w:p w:rsidR="007970C9" w:rsidRDefault="009A4048">
      <w:pPr>
        <w:pStyle w:val="Heading2"/>
      </w:pPr>
      <w:bookmarkStart w:id="35" w:name="_Toc134716201"/>
      <w:r>
        <w:t>3.1</w:t>
      </w:r>
      <w:r>
        <w:tab/>
        <w:t>Terms defined elsewhere</w:t>
      </w:r>
      <w:bookmarkEnd w:id="35"/>
    </w:p>
    <w:p w:rsidR="00793E34" w:rsidRDefault="00793E34" w:rsidP="00793E34">
      <w:pPr>
        <w:jc w:val="both"/>
      </w:pPr>
      <w:r>
        <w:t>&lt;Normally terms defined elsewhere will simply refer to the defining document. In certain cases, it may be desirable to quote the definition to allow for a stand-alone document&gt;</w:t>
      </w:r>
    </w:p>
    <w:p w:rsidR="007970C9" w:rsidRDefault="009A4048">
      <w:pPr>
        <w:jc w:val="both"/>
        <w:rPr>
          <w:rFonts w:eastAsia="MS Mincho"/>
        </w:rPr>
      </w:pPr>
      <w:r>
        <w:t>This Recommendation uses the following terms defined elsewhere:</w:t>
      </w:r>
    </w:p>
    <w:p w:rsidR="007970C9" w:rsidRDefault="009A4048">
      <w:pPr>
        <w:rPr>
          <w:rFonts w:eastAsia="MS Mincho"/>
          <w:b/>
        </w:rPr>
      </w:pPr>
      <w:r>
        <w:rPr>
          <w:b/>
          <w:lang w:eastAsia="zh-CN"/>
        </w:rPr>
        <w:t xml:space="preserve">3.1.1 </w:t>
      </w:r>
      <w:proofErr w:type="gramStart"/>
      <w:r>
        <w:rPr>
          <w:b/>
          <w:lang w:eastAsia="zh-CN"/>
        </w:rPr>
        <w:t>net</w:t>
      </w:r>
      <w:proofErr w:type="gramEnd"/>
      <w:r>
        <w:rPr>
          <w:b/>
          <w:lang w:eastAsia="zh-CN"/>
        </w:rPr>
        <w:t xml:space="preserve"> zero:</w:t>
      </w:r>
    </w:p>
    <w:p w:rsidR="007970C9" w:rsidRDefault="009A4048">
      <w:pPr>
        <w:pStyle w:val="Heading2"/>
      </w:pPr>
      <w:bookmarkStart w:id="36" w:name="_Toc134716202"/>
      <w:r>
        <w:t>3.2</w:t>
      </w:r>
      <w:r>
        <w:tab/>
        <w:t>Terms defined in this Recommendation</w:t>
      </w:r>
      <w:bookmarkEnd w:id="36"/>
    </w:p>
    <w:p w:rsidR="007970C9" w:rsidRDefault="009A4048">
      <w:r>
        <w:t>This Recommendation defines the following terms:</w:t>
      </w:r>
    </w:p>
    <w:p w:rsidR="007970C9" w:rsidRDefault="009A4048">
      <w:pPr>
        <w:pStyle w:val="Heading1"/>
      </w:pPr>
      <w:bookmarkStart w:id="37" w:name="_Toc134716203"/>
      <w:r>
        <w:t>4</w:t>
      </w:r>
      <w:r>
        <w:tab/>
        <w:t>Abbreviations and acronyms</w:t>
      </w:r>
      <w:bookmarkEnd w:id="37"/>
    </w:p>
    <w:p w:rsidR="007970C9" w:rsidRDefault="009A4048">
      <w:r>
        <w:t>This Recommendation uses the following abbreviations and acronyms:</w:t>
      </w:r>
    </w:p>
    <w:p w:rsidR="007970C9" w:rsidRDefault="009A4048">
      <w:pPr>
        <w:jc w:val="both"/>
      </w:pPr>
      <w:r>
        <w:rPr>
          <w:rFonts w:hint="eastAsia"/>
        </w:rPr>
        <w:t>ICT</w:t>
      </w:r>
      <w:r>
        <w:t xml:space="preserve">            information and communication technology</w:t>
      </w:r>
    </w:p>
    <w:p w:rsidR="007970C9" w:rsidRDefault="009A4048">
      <w:pPr>
        <w:jc w:val="both"/>
        <w:rPr>
          <w:rFonts w:eastAsia="MS Mincho"/>
        </w:rPr>
      </w:pPr>
      <w:r>
        <w:rPr>
          <w:rFonts w:hint="eastAsia"/>
        </w:rPr>
        <w:lastRenderedPageBreak/>
        <w:t>G</w:t>
      </w:r>
      <w:r>
        <w:t>HG          greenhouse gas</w:t>
      </w:r>
    </w:p>
    <w:p w:rsidR="007970C9" w:rsidRDefault="009A4048">
      <w:pPr>
        <w:pStyle w:val="Heading1"/>
      </w:pPr>
      <w:bookmarkStart w:id="38" w:name="_Toc134716204"/>
      <w:r>
        <w:t>5</w:t>
      </w:r>
      <w:r>
        <w:tab/>
        <w:t>Introduction to best practices for net zero by information and communication technology</w:t>
      </w:r>
      <w:bookmarkEnd w:id="38"/>
    </w:p>
    <w:p w:rsidR="007970C9" w:rsidRDefault="009A4048">
      <w:pPr>
        <w:jc w:val="both"/>
      </w:pPr>
      <w:r>
        <w:t>As the world try to limit the rise in global temperatures by curbing emissions of greenhouse gases (GHG), so more and more countries have proposed net zero targets like China</w:t>
      </w:r>
      <w:r>
        <w:rPr>
          <w:rFonts w:hint="eastAsia"/>
        </w:rPr>
        <w:t>,</w:t>
      </w:r>
      <w:r>
        <w:t xml:space="preserve"> USA, EU, Japan and others. Information and communication technology can effectively enable many industries to achieve lower carbon operation through more refined and intelligent management and operation means.</w:t>
      </w:r>
    </w:p>
    <w:p w:rsidR="007970C9" w:rsidRDefault="009A4048">
      <w:pPr>
        <w:jc w:val="both"/>
      </w:pPr>
      <w:r>
        <w:t>This Recommendation describes best practices for net zero of high emission industries by information and communication technology.</w:t>
      </w:r>
    </w:p>
    <w:p w:rsidR="007970C9" w:rsidRDefault="009A4048">
      <w:pPr>
        <w:jc w:val="both"/>
      </w:pPr>
      <w:r>
        <w:t>Best practices have been identified and divided into four clauses to cover the different high emission industries, including the electricity sector,</w:t>
      </w:r>
      <w:r>
        <w:rPr>
          <w:rFonts w:hint="eastAsia"/>
        </w:rPr>
        <w:t xml:space="preserve"> </w:t>
      </w:r>
      <w:r>
        <w:t>industry, b</w:t>
      </w:r>
      <w:r>
        <w:rPr>
          <w:rFonts w:hint="eastAsia"/>
        </w:rPr>
        <w:t>uilding</w:t>
      </w:r>
      <w:r>
        <w:t xml:space="preserve"> and transport.</w:t>
      </w:r>
    </w:p>
    <w:p w:rsidR="007970C9" w:rsidRPr="00F53B98" w:rsidRDefault="009A4048">
      <w:pPr>
        <w:pStyle w:val="Heading2"/>
      </w:pPr>
      <w:bookmarkStart w:id="39" w:name="_Toc134716205"/>
      <w:r w:rsidRPr="00F53B98">
        <w:t>5.1</w:t>
      </w:r>
      <w:r w:rsidRPr="00F53B98">
        <w:tab/>
      </w:r>
      <w:r w:rsidR="005B4418" w:rsidRPr="00F53B98">
        <w:t>Role of best practices</w:t>
      </w:r>
      <w:bookmarkEnd w:id="39"/>
    </w:p>
    <w:p w:rsidR="007970C9" w:rsidRPr="00F53B98" w:rsidRDefault="009A4048">
      <w:pPr>
        <w:jc w:val="both"/>
      </w:pPr>
      <w:r w:rsidRPr="00F53B98">
        <w:t>This Recommendation is provided as a comprehensive guide to assist enterprise in identifying and implementing measures to improve energy efficiency</w:t>
      </w:r>
      <w:r w:rsidRPr="00F53B98">
        <w:rPr>
          <w:rFonts w:hint="eastAsia"/>
        </w:rPr>
        <w:t>、</w:t>
      </w:r>
      <w:r w:rsidRPr="00F53B98">
        <w:t>reduce energy consumption and carbon emissions of some high emission industries.</w:t>
      </w:r>
    </w:p>
    <w:p w:rsidR="007970C9" w:rsidRPr="00F53B98" w:rsidRDefault="009A4048">
      <w:pPr>
        <w:jc w:val="both"/>
      </w:pPr>
      <w:r w:rsidRPr="00F53B98">
        <w:t>The full list of best practices that are specified in this Recommendation can be of practical help for those who are pursuing low-carbon development.</w:t>
      </w:r>
    </w:p>
    <w:p w:rsidR="007970C9" w:rsidRDefault="009A4048">
      <w:pPr>
        <w:pStyle w:val="Heading2"/>
        <w:tabs>
          <w:tab w:val="clear" w:pos="1191"/>
        </w:tabs>
      </w:pPr>
      <w:bookmarkStart w:id="40" w:name="_Toc134716206"/>
      <w:r>
        <w:t>5.2</w:t>
      </w:r>
      <w:r>
        <w:tab/>
        <w:t>Value of practices</w:t>
      </w:r>
      <w:bookmarkEnd w:id="40"/>
    </w:p>
    <w:p w:rsidR="007970C9" w:rsidRDefault="009A4048">
      <w:pPr>
        <w:jc w:val="both"/>
      </w:pPr>
      <w:r>
        <w:t>Each practice has not been assigned a qualitative value to indicate the level of benefit to be expected from an action and the relative priorities that should be applied to it.</w:t>
      </w:r>
    </w:p>
    <w:p w:rsidR="007970C9" w:rsidRDefault="009A4048">
      <w:pPr>
        <w:jc w:val="both"/>
        <w:rPr>
          <w:rFonts w:eastAsia="MS Mincho"/>
        </w:rPr>
      </w:pPr>
      <w:r>
        <w:t>When there is a choice of practices, a preference should be given to the one having the least impact on the environment.</w:t>
      </w:r>
    </w:p>
    <w:p w:rsidR="007970C9" w:rsidRDefault="009A4048">
      <w:pPr>
        <w:pStyle w:val="Heading1"/>
        <w:tabs>
          <w:tab w:val="clear" w:pos="1191"/>
        </w:tabs>
      </w:pPr>
      <w:bookmarkStart w:id="41" w:name="_Toc134716207"/>
      <w:r>
        <w:t>6</w:t>
      </w:r>
      <w:r>
        <w:tab/>
        <w:t>Electric sector</w:t>
      </w:r>
      <w:bookmarkEnd w:id="41"/>
    </w:p>
    <w:p w:rsidR="007970C9" w:rsidRDefault="009A4048">
      <w:pPr>
        <w:jc w:val="both"/>
      </w:pPr>
      <w:r>
        <w:t>The carbon emissions brought by the electric sector occupy a large proportion of the total global emissions, it will be difficult to achieve net zero emissions. Information and communication technology can bring positive effects on carbon reduction in many ways.</w:t>
      </w: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6"/>
        <w:gridCol w:w="3015"/>
        <w:gridCol w:w="6022"/>
      </w:tblGrid>
      <w:tr w:rsidR="007970C9" w:rsidTr="00A07DD4">
        <w:trPr>
          <w:trHeight w:val="399"/>
        </w:trPr>
        <w:tc>
          <w:tcPr>
            <w:tcW w:w="666" w:type="dxa"/>
            <w:shd w:val="clear" w:color="auto" w:fill="auto"/>
            <w:vAlign w:val="center"/>
          </w:tcPr>
          <w:p w:rsidR="007970C9" w:rsidRDefault="009A4048" w:rsidP="00A07DD4">
            <w:pPr>
              <w:jc w:val="center"/>
            </w:pPr>
            <w:r w:rsidRPr="00A07DD4">
              <w:rPr>
                <w:b/>
                <w:bCs/>
                <w:sz w:val="20"/>
                <w:szCs w:val="20"/>
                <w:lang w:eastAsia="zh-CN"/>
              </w:rPr>
              <w:t>No</w:t>
            </w:r>
            <w:r w:rsidRPr="00A07DD4">
              <w:rPr>
                <w:sz w:val="20"/>
                <w:szCs w:val="20"/>
              </w:rPr>
              <w:t>.</w:t>
            </w:r>
          </w:p>
        </w:tc>
        <w:tc>
          <w:tcPr>
            <w:tcW w:w="3015" w:type="dxa"/>
            <w:shd w:val="clear" w:color="auto" w:fill="auto"/>
            <w:vAlign w:val="center"/>
          </w:tcPr>
          <w:p w:rsidR="007970C9" w:rsidRPr="00A07DD4" w:rsidRDefault="009A4048" w:rsidP="00A07DD4">
            <w:pPr>
              <w:jc w:val="center"/>
              <w:rPr>
                <w:b/>
                <w:bCs/>
                <w:sz w:val="20"/>
                <w:szCs w:val="20"/>
              </w:rPr>
            </w:pPr>
            <w:r w:rsidRPr="00A07DD4">
              <w:rPr>
                <w:b/>
                <w:bCs/>
                <w:sz w:val="20"/>
                <w:szCs w:val="20"/>
                <w:lang w:eastAsia="zh-CN"/>
              </w:rPr>
              <w:t>P</w:t>
            </w:r>
            <w:r w:rsidRPr="00A07DD4">
              <w:rPr>
                <w:b/>
                <w:bCs/>
                <w:sz w:val="20"/>
                <w:szCs w:val="20"/>
              </w:rPr>
              <w:t>ractices</w:t>
            </w:r>
          </w:p>
        </w:tc>
        <w:tc>
          <w:tcPr>
            <w:tcW w:w="6022" w:type="dxa"/>
            <w:shd w:val="clear" w:color="auto" w:fill="auto"/>
            <w:vAlign w:val="center"/>
          </w:tcPr>
          <w:p w:rsidR="007970C9" w:rsidRPr="00A07DD4" w:rsidRDefault="009A4048" w:rsidP="00A07DD4">
            <w:pPr>
              <w:jc w:val="center"/>
              <w:rPr>
                <w:b/>
                <w:bCs/>
                <w:sz w:val="20"/>
                <w:szCs w:val="20"/>
              </w:rPr>
            </w:pPr>
            <w:r>
              <w:rPr>
                <w:rStyle w:val="fontstyle01"/>
              </w:rPr>
              <w:t>Description</w:t>
            </w:r>
          </w:p>
        </w:tc>
      </w:tr>
      <w:tr w:rsidR="007970C9" w:rsidTr="00A07DD4">
        <w:trPr>
          <w:trHeight w:val="743"/>
        </w:trPr>
        <w:tc>
          <w:tcPr>
            <w:tcW w:w="666" w:type="dxa"/>
            <w:shd w:val="clear" w:color="auto" w:fill="auto"/>
          </w:tcPr>
          <w:p w:rsidR="007970C9" w:rsidRDefault="009A4048" w:rsidP="00A07DD4">
            <w:pPr>
              <w:jc w:val="both"/>
            </w:pPr>
            <w:r w:rsidRPr="00A07DD4">
              <w:rPr>
                <w:sz w:val="20"/>
                <w:szCs w:val="20"/>
              </w:rPr>
              <w:t>1</w:t>
            </w:r>
          </w:p>
        </w:tc>
        <w:tc>
          <w:tcPr>
            <w:tcW w:w="3015" w:type="dxa"/>
            <w:shd w:val="clear" w:color="auto" w:fill="auto"/>
          </w:tcPr>
          <w:p w:rsidR="007970C9" w:rsidRDefault="009A4048" w:rsidP="00A07DD4">
            <w:pPr>
              <w:jc w:val="both"/>
            </w:pPr>
            <w:r w:rsidRPr="00A07DD4">
              <w:rPr>
                <w:sz w:val="20"/>
                <w:szCs w:val="20"/>
              </w:rPr>
              <w:t>Increase the proportion of clean energy</w:t>
            </w:r>
          </w:p>
        </w:tc>
        <w:tc>
          <w:tcPr>
            <w:tcW w:w="6022" w:type="dxa"/>
            <w:shd w:val="clear" w:color="auto" w:fill="auto"/>
          </w:tcPr>
          <w:p w:rsidR="007970C9" w:rsidRPr="00A07DD4" w:rsidRDefault="009A4048" w:rsidP="00A07DD4">
            <w:pPr>
              <w:jc w:val="both"/>
              <w:rPr>
                <w:sz w:val="20"/>
                <w:szCs w:val="20"/>
                <w:lang w:eastAsia="zh-CN"/>
              </w:rPr>
            </w:pPr>
            <w:r w:rsidRPr="00A07DD4">
              <w:rPr>
                <w:sz w:val="20"/>
                <w:szCs w:val="20"/>
                <w:lang w:eastAsia="zh-CN"/>
              </w:rPr>
              <w:t>In view of the volatility problem of wind energy, solar energy and other clean energy power generation, various power generation data are analyzed and processed through ICT, and the clean energy power generation is improved through fine, systematic and intelligent management. For example:</w:t>
            </w:r>
          </w:p>
          <w:p w:rsidR="007970C9" w:rsidRPr="00A07DD4" w:rsidRDefault="009A4048" w:rsidP="00A07DD4">
            <w:pPr>
              <w:jc w:val="both"/>
              <w:rPr>
                <w:sz w:val="20"/>
                <w:szCs w:val="20"/>
                <w:lang w:eastAsia="zh-CN"/>
              </w:rPr>
            </w:pPr>
            <w:r w:rsidRPr="00A07DD4">
              <w:rPr>
                <w:sz w:val="20"/>
                <w:szCs w:val="20"/>
                <w:lang w:eastAsia="zh-CN"/>
              </w:rPr>
              <w:t xml:space="preserve">1) Quantitative analysis and evaluation of the impact of high-proportion distributed generation access on AC/DC power distribution system; </w:t>
            </w:r>
          </w:p>
          <w:p w:rsidR="007970C9" w:rsidRPr="00A07DD4" w:rsidRDefault="009A4048" w:rsidP="00A07DD4">
            <w:pPr>
              <w:jc w:val="both"/>
              <w:rPr>
                <w:sz w:val="20"/>
                <w:szCs w:val="20"/>
                <w:lang w:eastAsia="zh-CN"/>
              </w:rPr>
            </w:pPr>
            <w:r w:rsidRPr="00A07DD4">
              <w:rPr>
                <w:sz w:val="20"/>
                <w:szCs w:val="20"/>
                <w:lang w:eastAsia="zh-CN"/>
              </w:rPr>
              <w:t xml:space="preserve">2) Acceptance capacity calculation technology (bearing capacity) of AC/DC power distribution system for renewable energy; </w:t>
            </w:r>
          </w:p>
          <w:p w:rsidR="007970C9" w:rsidRPr="00A07DD4" w:rsidRDefault="009A4048" w:rsidP="00A07DD4">
            <w:pPr>
              <w:jc w:val="both"/>
              <w:rPr>
                <w:sz w:val="20"/>
                <w:szCs w:val="20"/>
                <w:lang w:eastAsia="zh-CN"/>
              </w:rPr>
            </w:pPr>
            <w:r w:rsidRPr="00A07DD4">
              <w:rPr>
                <w:sz w:val="20"/>
                <w:szCs w:val="20"/>
                <w:lang w:eastAsia="zh-CN"/>
              </w:rPr>
              <w:t xml:space="preserve">3) AC/DC power distribution system operation situation awareness technology; </w:t>
            </w:r>
          </w:p>
          <w:p w:rsidR="007970C9" w:rsidRPr="00A07DD4" w:rsidRDefault="009A4048" w:rsidP="00A07DD4">
            <w:pPr>
              <w:jc w:val="both"/>
              <w:rPr>
                <w:sz w:val="20"/>
                <w:szCs w:val="20"/>
                <w:lang w:eastAsia="zh-CN"/>
              </w:rPr>
            </w:pPr>
            <w:r w:rsidRPr="00A07DD4">
              <w:rPr>
                <w:sz w:val="20"/>
                <w:szCs w:val="20"/>
                <w:lang w:eastAsia="zh-CN"/>
              </w:rPr>
              <w:t>4) Coordinated planning and operation technology of AC/DC power distribution system for the elastic lifting.</w:t>
            </w:r>
          </w:p>
        </w:tc>
      </w:tr>
      <w:tr w:rsidR="007970C9" w:rsidTr="00A07DD4">
        <w:trPr>
          <w:trHeight w:val="730"/>
        </w:trPr>
        <w:tc>
          <w:tcPr>
            <w:tcW w:w="666" w:type="dxa"/>
            <w:shd w:val="clear" w:color="auto" w:fill="auto"/>
          </w:tcPr>
          <w:p w:rsidR="007970C9" w:rsidRDefault="009A4048" w:rsidP="00A07DD4">
            <w:pPr>
              <w:jc w:val="both"/>
            </w:pPr>
            <w:r w:rsidRPr="00A07DD4">
              <w:rPr>
                <w:sz w:val="20"/>
                <w:szCs w:val="20"/>
              </w:rPr>
              <w:lastRenderedPageBreak/>
              <w:t>2</w:t>
            </w:r>
          </w:p>
        </w:tc>
        <w:tc>
          <w:tcPr>
            <w:tcW w:w="3015"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Improving power generation efficiency of traditional power plants</w:t>
            </w:r>
          </w:p>
        </w:tc>
        <w:tc>
          <w:tcPr>
            <w:tcW w:w="6022"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With the help of ICT, the construction of ‘virtual power plant’ and ‘smart power plant’ can achieve intelligent monitoring, operation and management, the optimal operation mode of the power plant is determined to reduce energy consumption per unit capacity by big data analysis, digital modeling, automatic fitting, digital twin and other methods. The emission data of the production process are monitored and analyzed, and the high emission links are intelligently controlled and optimized to realize the carbon reduction of the traditional coal-fired / gas power plant.</w:t>
            </w:r>
          </w:p>
        </w:tc>
      </w:tr>
      <w:tr w:rsidR="007970C9" w:rsidTr="00A07DD4">
        <w:trPr>
          <w:trHeight w:val="425"/>
        </w:trPr>
        <w:tc>
          <w:tcPr>
            <w:tcW w:w="666" w:type="dxa"/>
            <w:shd w:val="clear" w:color="auto" w:fill="auto"/>
          </w:tcPr>
          <w:p w:rsidR="007970C9" w:rsidRDefault="009A4048" w:rsidP="00A07DD4">
            <w:pPr>
              <w:jc w:val="both"/>
            </w:pPr>
            <w:r w:rsidRPr="00A07DD4">
              <w:rPr>
                <w:sz w:val="20"/>
                <w:szCs w:val="20"/>
              </w:rPr>
              <w:t>3</w:t>
            </w:r>
          </w:p>
        </w:tc>
        <w:tc>
          <w:tcPr>
            <w:tcW w:w="3015"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Reducing power loss by digital twin power grid</w:t>
            </w:r>
          </w:p>
        </w:tc>
        <w:tc>
          <w:tcPr>
            <w:tcW w:w="6022"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The power loss of transmission and distribution network is an energy waste that cannot be ignored. The digital twin power grid compresses the grid response time from minute level (5-7 min) to millisecond level (300ms), and performs intelligent deduction and precise electronic scheduling to effectively reduce transmission loss.</w:t>
            </w:r>
          </w:p>
        </w:tc>
      </w:tr>
      <w:tr w:rsidR="007970C9" w:rsidTr="00A07DD4">
        <w:trPr>
          <w:trHeight w:val="438"/>
        </w:trPr>
        <w:tc>
          <w:tcPr>
            <w:tcW w:w="666" w:type="dxa"/>
            <w:shd w:val="clear" w:color="auto" w:fill="auto"/>
          </w:tcPr>
          <w:p w:rsidR="007970C9" w:rsidRDefault="009A4048" w:rsidP="00A07DD4">
            <w:pPr>
              <w:jc w:val="both"/>
            </w:pPr>
            <w:r w:rsidRPr="00A07DD4">
              <w:rPr>
                <w:sz w:val="20"/>
                <w:szCs w:val="20"/>
              </w:rPr>
              <w:t>4</w:t>
            </w:r>
          </w:p>
        </w:tc>
        <w:tc>
          <w:tcPr>
            <w:tcW w:w="3015"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Coordinated operation mechanism on ‘source-network-load-storage’</w:t>
            </w:r>
          </w:p>
        </w:tc>
        <w:tc>
          <w:tcPr>
            <w:tcW w:w="6022" w:type="dxa"/>
            <w:shd w:val="clear" w:color="auto" w:fill="auto"/>
          </w:tcPr>
          <w:p w:rsidR="007970C9" w:rsidRPr="00A07DD4" w:rsidRDefault="009A4048" w:rsidP="00A07DD4">
            <w:pPr>
              <w:jc w:val="both"/>
              <w:rPr>
                <w:sz w:val="20"/>
                <w:szCs w:val="20"/>
                <w:lang w:eastAsia="zh-CN"/>
              </w:rPr>
            </w:pPr>
            <w:r w:rsidRPr="00A07DD4">
              <w:rPr>
                <w:rFonts w:eastAsia="MS Mincho"/>
                <w:sz w:val="20"/>
                <w:szCs w:val="20"/>
              </w:rPr>
              <w:t>Though ICT, coordinated operation mechanism on ‘source-network-load-storage’ can be</w:t>
            </w:r>
            <w:r w:rsidRPr="00A07DD4">
              <w:rPr>
                <w:sz w:val="20"/>
                <w:szCs w:val="20"/>
              </w:rPr>
              <w:t xml:space="preserve"> built to maximize the overall power efficiency</w:t>
            </w:r>
            <w:r w:rsidRPr="00A07DD4">
              <w:rPr>
                <w:rFonts w:eastAsia="MS Mincho"/>
                <w:sz w:val="20"/>
                <w:szCs w:val="20"/>
              </w:rPr>
              <w:t xml:space="preserve"> </w:t>
            </w:r>
            <w:r w:rsidRPr="00A07DD4">
              <w:rPr>
                <w:sz w:val="20"/>
                <w:szCs w:val="20"/>
              </w:rPr>
              <w:t xml:space="preserve">with data perception, transmission and processing as the core. </w:t>
            </w:r>
          </w:p>
        </w:tc>
      </w:tr>
    </w:tbl>
    <w:p w:rsidR="007970C9" w:rsidRPr="00F53B98" w:rsidRDefault="009A4048" w:rsidP="00F53B98">
      <w:pPr>
        <w:jc w:val="both"/>
      </w:pPr>
      <w:proofErr w:type="gramStart"/>
      <w:r>
        <w:t>ICT empowerment the electric sector present four-tier structure of hardware device</w:t>
      </w:r>
      <w:r>
        <w:rPr>
          <w:rFonts w:hint="eastAsia"/>
        </w:rPr>
        <w:t>、</w:t>
      </w:r>
      <w:r>
        <w:t xml:space="preserve">technology, </w:t>
      </w:r>
      <w:r>
        <w:rPr>
          <w:rFonts w:hint="eastAsia"/>
        </w:rPr>
        <w:t>p</w:t>
      </w:r>
      <w:r>
        <w:t>latform, and application, as shown in the Fig 1.</w:t>
      </w:r>
      <w:proofErr w:type="gramEnd"/>
      <w:r>
        <w:t xml:space="preserve"> Through ICTs such as big data, artificial intelligence, cloud computing, 5G, edge computing, and </w:t>
      </w:r>
      <w:proofErr w:type="spellStart"/>
      <w:r>
        <w:t>blockchain</w:t>
      </w:r>
      <w:proofErr w:type="spellEnd"/>
      <w:r>
        <w:t>, building</w:t>
      </w:r>
      <w:r w:rsidRPr="00F53B98">
        <w:t xml:space="preserve"> </w:t>
      </w:r>
      <w:r>
        <w:t>comprehensive control platform like network interconnection, sensing detection, simulation analysis, information interaction, trusted transactions, and scheduling optimization, and finally the intelligent application of electric sector is realized.</w:t>
      </w:r>
    </w:p>
    <w:p w:rsidR="007970C9" w:rsidRDefault="006228D0">
      <w:pPr>
        <w:ind w:left="240" w:hangingChars="100" w:hanging="240"/>
        <w:rPr>
          <w:b/>
          <w:bCs/>
          <w:lang w:eastAsia="zh-CN"/>
        </w:rPr>
      </w:pPr>
      <w:r>
        <w:rPr>
          <w:noProof/>
          <w:lang w:eastAsia="en-US"/>
        </w:rPr>
        <w:drawing>
          <wp:inline distT="0" distB="0" distL="0" distR="0">
            <wp:extent cx="6065520" cy="251460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65520" cy="2514600"/>
                    </a:xfrm>
                    <a:prstGeom prst="rect">
                      <a:avLst/>
                    </a:prstGeom>
                    <a:noFill/>
                    <a:ln>
                      <a:noFill/>
                    </a:ln>
                  </pic:spPr>
                </pic:pic>
              </a:graphicData>
            </a:graphic>
          </wp:inline>
        </w:drawing>
      </w:r>
    </w:p>
    <w:p w:rsidR="007970C9" w:rsidRDefault="009A4048">
      <w:pPr>
        <w:jc w:val="center"/>
        <w:rPr>
          <w:sz w:val="21"/>
          <w:szCs w:val="21"/>
          <w:lang w:eastAsia="zh-CN"/>
        </w:rPr>
      </w:pPr>
      <w:proofErr w:type="gramStart"/>
      <w:r>
        <w:rPr>
          <w:rFonts w:hint="eastAsia"/>
          <w:sz w:val="21"/>
          <w:szCs w:val="21"/>
          <w:lang w:eastAsia="zh-CN"/>
        </w:rPr>
        <w:t>Fig</w:t>
      </w:r>
      <w:r>
        <w:rPr>
          <w:sz w:val="21"/>
          <w:szCs w:val="21"/>
          <w:lang w:eastAsia="zh-CN"/>
        </w:rPr>
        <w:t xml:space="preserve"> 1.</w:t>
      </w:r>
      <w:proofErr w:type="gramEnd"/>
      <w:r>
        <w:rPr>
          <w:sz w:val="21"/>
          <w:szCs w:val="21"/>
          <w:lang w:eastAsia="zh-CN"/>
        </w:rPr>
        <w:t xml:space="preserve"> </w:t>
      </w:r>
      <w:r>
        <w:rPr>
          <w:sz w:val="21"/>
          <w:szCs w:val="21"/>
        </w:rPr>
        <w:t xml:space="preserve"> </w:t>
      </w:r>
      <w:r>
        <w:rPr>
          <w:sz w:val="21"/>
          <w:szCs w:val="21"/>
          <w:lang w:eastAsia="zh-CN"/>
        </w:rPr>
        <w:t xml:space="preserve">Level </w:t>
      </w:r>
      <w:r>
        <w:rPr>
          <w:rFonts w:hint="eastAsia"/>
          <w:sz w:val="21"/>
          <w:szCs w:val="21"/>
          <w:lang w:eastAsia="zh-CN"/>
        </w:rPr>
        <w:t>m</w:t>
      </w:r>
      <w:r>
        <w:rPr>
          <w:sz w:val="21"/>
          <w:szCs w:val="21"/>
          <w:lang w:eastAsia="zh-CN"/>
        </w:rPr>
        <w:t xml:space="preserve">ap of </w:t>
      </w:r>
      <w:r>
        <w:rPr>
          <w:rFonts w:hint="eastAsia"/>
          <w:sz w:val="21"/>
          <w:szCs w:val="21"/>
          <w:lang w:eastAsia="zh-CN"/>
        </w:rPr>
        <w:t>ICT</w:t>
      </w:r>
      <w:r>
        <w:rPr>
          <w:sz w:val="21"/>
          <w:szCs w:val="21"/>
          <w:lang w:eastAsia="zh-CN"/>
        </w:rPr>
        <w:t xml:space="preserve"> empowerment electric sector</w:t>
      </w:r>
    </w:p>
    <w:p w:rsidR="007970C9" w:rsidRDefault="009A4048">
      <w:pPr>
        <w:pStyle w:val="Heading1"/>
      </w:pPr>
      <w:bookmarkStart w:id="42" w:name="_Toc106910454"/>
      <w:bookmarkStart w:id="43" w:name="_Toc134716208"/>
      <w:r>
        <w:rPr>
          <w:rFonts w:hint="eastAsia"/>
        </w:rPr>
        <w:t>7</w:t>
      </w:r>
      <w:r>
        <w:t xml:space="preserve">           </w:t>
      </w:r>
      <w:bookmarkEnd w:id="42"/>
      <w:r>
        <w:rPr>
          <w:rFonts w:ascii="SimSun" w:eastAsia="SimSun" w:hAnsi="SimSun" w:hint="eastAsia"/>
          <w:lang w:eastAsia="zh-CN"/>
        </w:rPr>
        <w:t>Industry</w:t>
      </w:r>
      <w:bookmarkEnd w:id="43"/>
    </w:p>
    <w:p w:rsidR="007970C9" w:rsidRDefault="009A4048" w:rsidP="00F53B98">
      <w:pPr>
        <w:jc w:val="both"/>
        <w:rPr>
          <w:lang w:eastAsia="en-US"/>
        </w:rPr>
      </w:pPr>
      <w:r>
        <w:rPr>
          <w:lang w:eastAsia="en-US"/>
        </w:rPr>
        <w:t xml:space="preserve">Industry as the most important material production </w:t>
      </w:r>
      <w:proofErr w:type="gramStart"/>
      <w:r>
        <w:rPr>
          <w:lang w:eastAsia="en-US"/>
        </w:rPr>
        <w:t>sector,</w:t>
      </w:r>
      <w:proofErr w:type="gramEnd"/>
      <w:r>
        <w:rPr>
          <w:lang w:eastAsia="en-US"/>
        </w:rPr>
        <w:t xml:space="preserve"> has surprising energy consumption and carbon emissions.  Reducing carbon emissions from various high energy consumption and high emission </w:t>
      </w:r>
      <w:proofErr w:type="gramStart"/>
      <w:r>
        <w:rPr>
          <w:lang w:eastAsia="en-US"/>
        </w:rPr>
        <w:t>sectors is</w:t>
      </w:r>
      <w:proofErr w:type="gramEnd"/>
      <w:r>
        <w:rPr>
          <w:lang w:eastAsia="en-US"/>
        </w:rPr>
        <w:t xml:space="preserve"> very important for net zero emissions, and information and communication technology will play a huge role.</w:t>
      </w: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52"/>
        <w:gridCol w:w="2918"/>
        <w:gridCol w:w="5733"/>
      </w:tblGrid>
      <w:tr w:rsidR="007970C9" w:rsidTr="00A07DD4">
        <w:trPr>
          <w:trHeight w:val="399"/>
        </w:trPr>
        <w:tc>
          <w:tcPr>
            <w:tcW w:w="1052" w:type="dxa"/>
            <w:shd w:val="clear" w:color="auto" w:fill="auto"/>
            <w:vAlign w:val="center"/>
          </w:tcPr>
          <w:p w:rsidR="007970C9" w:rsidRDefault="009A4048" w:rsidP="00A07DD4">
            <w:pPr>
              <w:jc w:val="center"/>
            </w:pPr>
            <w:r w:rsidRPr="00A07DD4">
              <w:rPr>
                <w:b/>
                <w:bCs/>
                <w:sz w:val="20"/>
                <w:szCs w:val="20"/>
                <w:lang w:eastAsia="zh-CN"/>
              </w:rPr>
              <w:t>No</w:t>
            </w:r>
            <w:r w:rsidRPr="00A07DD4">
              <w:rPr>
                <w:sz w:val="20"/>
                <w:szCs w:val="20"/>
              </w:rPr>
              <w:t>.</w:t>
            </w:r>
          </w:p>
        </w:tc>
        <w:tc>
          <w:tcPr>
            <w:tcW w:w="2918" w:type="dxa"/>
            <w:shd w:val="clear" w:color="auto" w:fill="auto"/>
            <w:vAlign w:val="center"/>
          </w:tcPr>
          <w:p w:rsidR="007970C9" w:rsidRPr="00A07DD4" w:rsidRDefault="009A4048" w:rsidP="00A07DD4">
            <w:pPr>
              <w:jc w:val="center"/>
              <w:rPr>
                <w:b/>
                <w:bCs/>
                <w:sz w:val="20"/>
                <w:szCs w:val="20"/>
              </w:rPr>
            </w:pPr>
            <w:r w:rsidRPr="00A07DD4">
              <w:rPr>
                <w:b/>
                <w:bCs/>
                <w:sz w:val="20"/>
                <w:szCs w:val="20"/>
                <w:lang w:eastAsia="zh-CN"/>
              </w:rPr>
              <w:t>P</w:t>
            </w:r>
            <w:r w:rsidRPr="00A07DD4">
              <w:rPr>
                <w:b/>
                <w:bCs/>
                <w:sz w:val="20"/>
                <w:szCs w:val="20"/>
              </w:rPr>
              <w:t>ractices</w:t>
            </w:r>
          </w:p>
        </w:tc>
        <w:tc>
          <w:tcPr>
            <w:tcW w:w="5733" w:type="dxa"/>
            <w:shd w:val="clear" w:color="auto" w:fill="auto"/>
            <w:vAlign w:val="center"/>
          </w:tcPr>
          <w:p w:rsidR="007970C9" w:rsidRPr="00A07DD4" w:rsidRDefault="009A4048" w:rsidP="00A07DD4">
            <w:pPr>
              <w:jc w:val="center"/>
              <w:rPr>
                <w:b/>
                <w:bCs/>
                <w:sz w:val="20"/>
                <w:szCs w:val="20"/>
              </w:rPr>
            </w:pPr>
            <w:r>
              <w:rPr>
                <w:rStyle w:val="fontstyle01"/>
              </w:rPr>
              <w:t>Description</w:t>
            </w:r>
          </w:p>
        </w:tc>
      </w:tr>
      <w:tr w:rsidR="007970C9" w:rsidTr="00A07DD4">
        <w:trPr>
          <w:trHeight w:val="743"/>
        </w:trPr>
        <w:tc>
          <w:tcPr>
            <w:tcW w:w="1052" w:type="dxa"/>
            <w:shd w:val="clear" w:color="auto" w:fill="auto"/>
          </w:tcPr>
          <w:p w:rsidR="007970C9" w:rsidRDefault="009A4048" w:rsidP="00A07DD4">
            <w:pPr>
              <w:jc w:val="both"/>
            </w:pPr>
            <w:r w:rsidRPr="00A07DD4">
              <w:rPr>
                <w:sz w:val="20"/>
                <w:szCs w:val="20"/>
              </w:rPr>
              <w:t>1</w:t>
            </w:r>
          </w:p>
        </w:tc>
        <w:tc>
          <w:tcPr>
            <w:tcW w:w="2918"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Reduce production equipment energy consumption</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 xml:space="preserve">Improving the fine level of production equipment operation though ICT, can help to reduce the energy consumption caused by unreasonable production operation, and </w:t>
            </w:r>
            <w:proofErr w:type="gramStart"/>
            <w:r w:rsidRPr="00A07DD4">
              <w:rPr>
                <w:sz w:val="20"/>
                <w:szCs w:val="20"/>
                <w:lang w:eastAsia="zh-CN"/>
              </w:rPr>
              <w:t>improve</w:t>
            </w:r>
            <w:proofErr w:type="gramEnd"/>
            <w:r w:rsidRPr="00A07DD4">
              <w:rPr>
                <w:sz w:val="20"/>
                <w:szCs w:val="20"/>
                <w:lang w:eastAsia="zh-CN"/>
              </w:rPr>
              <w:t xml:space="preserve"> the amount of work under unit power. Under fixed output, energy consumption and carbon emissions are effectively reduced.</w:t>
            </w:r>
          </w:p>
          <w:p w:rsidR="007970C9" w:rsidRPr="00A07DD4" w:rsidRDefault="009A4048" w:rsidP="00A07DD4">
            <w:pPr>
              <w:jc w:val="both"/>
              <w:rPr>
                <w:sz w:val="20"/>
                <w:szCs w:val="20"/>
                <w:lang w:eastAsia="zh-CN"/>
              </w:rPr>
            </w:pPr>
            <w:r w:rsidRPr="00A07DD4">
              <w:rPr>
                <w:sz w:val="20"/>
                <w:szCs w:val="20"/>
                <w:lang w:eastAsia="zh-CN"/>
              </w:rPr>
              <w:lastRenderedPageBreak/>
              <w:t>Comprehensive management and control of personnel management and operation management in manufacturing enterprises, combined with advanced technology, reduce excessive operations caused by human factors, and further reduce redundant energy consumption and carbon emissions</w:t>
            </w:r>
          </w:p>
        </w:tc>
      </w:tr>
      <w:tr w:rsidR="007970C9" w:rsidTr="00A07DD4">
        <w:trPr>
          <w:trHeight w:val="730"/>
        </w:trPr>
        <w:tc>
          <w:tcPr>
            <w:tcW w:w="1052" w:type="dxa"/>
            <w:shd w:val="clear" w:color="auto" w:fill="auto"/>
          </w:tcPr>
          <w:p w:rsidR="007970C9" w:rsidRDefault="009A4048" w:rsidP="00A07DD4">
            <w:pPr>
              <w:jc w:val="both"/>
            </w:pPr>
            <w:r w:rsidRPr="00A07DD4">
              <w:rPr>
                <w:sz w:val="20"/>
                <w:szCs w:val="20"/>
              </w:rPr>
              <w:lastRenderedPageBreak/>
              <w:t>2</w:t>
            </w:r>
          </w:p>
        </w:tc>
        <w:tc>
          <w:tcPr>
            <w:tcW w:w="2918" w:type="dxa"/>
            <w:shd w:val="clear" w:color="auto" w:fill="auto"/>
          </w:tcPr>
          <w:p w:rsidR="007970C9" w:rsidRPr="00A07DD4" w:rsidRDefault="009A4048" w:rsidP="00A07DD4">
            <w:pPr>
              <w:jc w:val="both"/>
              <w:rPr>
                <w:rFonts w:eastAsia="MS Mincho"/>
                <w:sz w:val="20"/>
                <w:szCs w:val="20"/>
              </w:rPr>
            </w:pPr>
            <w:r w:rsidRPr="00A07DD4">
              <w:rPr>
                <w:rFonts w:eastAsia="MS Mincho"/>
                <w:sz w:val="20"/>
                <w:szCs w:val="20"/>
              </w:rPr>
              <w:t>Coordinated operation of manufacturing process</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Based on the cross-process scheduling optimization, whole process quality management, centralized energy prediction and scheduling optimization, and the carbon footprint analysis and tracking for different processes and products based on LCA (Life Cycle Assessment) model, the efficient collaborative operation of each link of production and manufacturing is realized, and the efficiency of energy and resource utilization is improved from the perspective of overall production.</w:t>
            </w:r>
          </w:p>
          <w:p w:rsidR="007970C9" w:rsidRPr="00A07DD4" w:rsidRDefault="009A4048" w:rsidP="00A07DD4">
            <w:pPr>
              <w:jc w:val="both"/>
              <w:rPr>
                <w:rFonts w:ascii="SimSun" w:hAnsi="SimSun"/>
                <w:sz w:val="20"/>
                <w:szCs w:val="20"/>
                <w:lang w:eastAsia="zh-CN"/>
              </w:rPr>
            </w:pPr>
            <w:r w:rsidRPr="00A07DD4">
              <w:rPr>
                <w:sz w:val="20"/>
                <w:szCs w:val="20"/>
                <w:lang w:eastAsia="zh-CN"/>
              </w:rPr>
              <w:t>And based on the industrial Internet platform, it can also realize the collaborative control of multiple bases, carry out the collaborative scheduling of raw fuel and spare parts between different production bases within the group, and improve the efficiency of energy resource utilization from the whole enterprise.</w:t>
            </w:r>
          </w:p>
        </w:tc>
      </w:tr>
      <w:tr w:rsidR="007970C9" w:rsidTr="00A07DD4">
        <w:trPr>
          <w:trHeight w:val="425"/>
        </w:trPr>
        <w:tc>
          <w:tcPr>
            <w:tcW w:w="1052" w:type="dxa"/>
            <w:shd w:val="clear" w:color="auto" w:fill="auto"/>
          </w:tcPr>
          <w:p w:rsidR="007970C9" w:rsidRPr="00A07DD4" w:rsidRDefault="009A4048" w:rsidP="00A07DD4">
            <w:pPr>
              <w:jc w:val="both"/>
              <w:rPr>
                <w:sz w:val="20"/>
                <w:szCs w:val="20"/>
                <w:lang w:eastAsia="zh-CN"/>
              </w:rPr>
            </w:pPr>
            <w:r w:rsidRPr="00A07DD4">
              <w:rPr>
                <w:sz w:val="20"/>
                <w:szCs w:val="20"/>
                <w:lang w:eastAsia="zh-CN"/>
              </w:rPr>
              <w:t>3</w:t>
            </w:r>
          </w:p>
        </w:tc>
        <w:tc>
          <w:tcPr>
            <w:tcW w:w="2918" w:type="dxa"/>
            <w:shd w:val="clear" w:color="auto" w:fill="auto"/>
          </w:tcPr>
          <w:p w:rsidR="007970C9" w:rsidRPr="00A07DD4" w:rsidRDefault="009A4048" w:rsidP="00A07DD4">
            <w:pPr>
              <w:jc w:val="both"/>
              <w:rPr>
                <w:sz w:val="20"/>
                <w:szCs w:val="20"/>
                <w:lang w:eastAsia="zh-CN"/>
              </w:rPr>
            </w:pPr>
            <w:r w:rsidRPr="00A07DD4">
              <w:rPr>
                <w:sz w:val="20"/>
                <w:szCs w:val="20"/>
                <w:lang w:eastAsia="zh-CN"/>
              </w:rPr>
              <w:t xml:space="preserve">Collaborative </w:t>
            </w:r>
            <w:r w:rsidRPr="00A07DD4">
              <w:rPr>
                <w:rFonts w:hint="eastAsia"/>
                <w:sz w:val="20"/>
                <w:szCs w:val="20"/>
                <w:lang w:eastAsia="zh-CN"/>
              </w:rPr>
              <w:t>o</w:t>
            </w:r>
            <w:r w:rsidRPr="00A07DD4">
              <w:rPr>
                <w:sz w:val="20"/>
                <w:szCs w:val="20"/>
                <w:lang w:eastAsia="zh-CN"/>
              </w:rPr>
              <w:t>peration of industry chain and supply chain</w:t>
            </w:r>
          </w:p>
        </w:tc>
        <w:tc>
          <w:tcPr>
            <w:tcW w:w="5733" w:type="dxa"/>
            <w:shd w:val="clear" w:color="auto" w:fill="auto"/>
          </w:tcPr>
          <w:p w:rsidR="007970C9" w:rsidRPr="00A07DD4" w:rsidRDefault="009A4048" w:rsidP="00A07DD4">
            <w:pPr>
              <w:jc w:val="both"/>
              <w:rPr>
                <w:rFonts w:ascii="SimSun" w:hAnsi="SimSun"/>
                <w:sz w:val="20"/>
                <w:szCs w:val="20"/>
                <w:lang w:eastAsia="zh-CN"/>
              </w:rPr>
            </w:pPr>
            <w:r w:rsidRPr="00A07DD4">
              <w:rPr>
                <w:sz w:val="20"/>
                <w:szCs w:val="20"/>
                <w:lang w:eastAsia="zh-CN"/>
              </w:rPr>
              <w:t>Through industrial-level industrial internet platforms such as e-commerce of industrial products, industrial entities such as production enterprises, processing, transportation and warehousing service providers, and financial service institutions are gathered to create an intelligent ecological circle, reduce transaction costs between enterprises, alleviate vicious competition caused by excessive homogenization of low-end products, effectively resolve overcapacity, thereby reducing carbon emissions caused by excessive production, and simultaneously achieve industrial restructuring.</w:t>
            </w:r>
          </w:p>
        </w:tc>
      </w:tr>
    </w:tbl>
    <w:p w:rsidR="007970C9" w:rsidRDefault="00CF6919" w:rsidP="00F53B98">
      <w:pPr>
        <w:jc w:val="both"/>
        <w:rPr>
          <w:lang w:eastAsia="en-US"/>
        </w:rPr>
      </w:pPr>
      <w:bookmarkStart w:id="44" w:name="_Toc105280302"/>
      <w:bookmarkStart w:id="45" w:name="_Toc106910455"/>
      <w:r>
        <w:rPr>
          <w:lang w:eastAsia="en-US"/>
        </w:rPr>
        <w:t>C</w:t>
      </w:r>
      <w:r w:rsidR="009A4048">
        <w:rPr>
          <w:lang w:eastAsia="en-US"/>
        </w:rPr>
        <w:t>arbon footprint management platform</w:t>
      </w:r>
      <w:r>
        <w:rPr>
          <w:lang w:eastAsia="en-US"/>
        </w:rPr>
        <w:t xml:space="preserve"> building </w:t>
      </w:r>
      <w:r w:rsidR="009A4048">
        <w:rPr>
          <w:lang w:eastAsia="en-US"/>
        </w:rPr>
        <w:t xml:space="preserve">with the help of </w:t>
      </w:r>
      <w:proofErr w:type="spellStart"/>
      <w:r w:rsidR="009A4048">
        <w:rPr>
          <w:lang w:eastAsia="en-US"/>
        </w:rPr>
        <w:t>IoT</w:t>
      </w:r>
      <w:proofErr w:type="spellEnd"/>
      <w:r w:rsidR="009A4048">
        <w:rPr>
          <w:lang w:eastAsia="en-US"/>
        </w:rPr>
        <w:t xml:space="preserve"> edge computing</w:t>
      </w:r>
      <w:r w:rsidR="009A4048">
        <w:rPr>
          <w:rFonts w:hint="eastAsia"/>
          <w:lang w:eastAsia="zh-CN"/>
        </w:rPr>
        <w:t xml:space="preserve"> </w:t>
      </w:r>
      <w:r w:rsidR="009A4048">
        <w:rPr>
          <w:lang w:eastAsia="zh-CN"/>
        </w:rPr>
        <w:t xml:space="preserve">and </w:t>
      </w:r>
      <w:r w:rsidR="009A4048">
        <w:rPr>
          <w:lang w:eastAsia="en-US"/>
        </w:rPr>
        <w:t xml:space="preserve">cloud computing </w:t>
      </w:r>
      <w:r w:rsidR="009A4048">
        <w:rPr>
          <w:rFonts w:hint="eastAsia"/>
          <w:lang w:eastAsia="zh-CN"/>
        </w:rPr>
        <w:t>of</w:t>
      </w:r>
      <w:r w:rsidR="009A4048">
        <w:rPr>
          <w:lang w:eastAsia="en-US"/>
        </w:rPr>
        <w:t xml:space="preserve"> industrial internet, which help </w:t>
      </w:r>
      <w:r>
        <w:rPr>
          <w:lang w:eastAsia="en-US"/>
        </w:rPr>
        <w:t xml:space="preserve">industrial </w:t>
      </w:r>
      <w:r w:rsidR="009A4048">
        <w:rPr>
          <w:lang w:eastAsia="en-US"/>
        </w:rPr>
        <w:t>enterprises achieve refined and intelligent management of carbon emissions, as shown in the Fig 2.</w:t>
      </w:r>
    </w:p>
    <w:p w:rsidR="007970C9" w:rsidRDefault="006228D0">
      <w:pPr>
        <w:jc w:val="center"/>
        <w:rPr>
          <w:lang w:eastAsia="en-US"/>
        </w:rPr>
      </w:pPr>
      <w:r>
        <w:rPr>
          <w:noProof/>
          <w:lang w:eastAsia="en-US"/>
        </w:rPr>
        <w:drawing>
          <wp:inline distT="0" distB="0" distL="0" distR="0">
            <wp:extent cx="3958590" cy="247269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58590" cy="2472690"/>
                    </a:xfrm>
                    <a:prstGeom prst="rect">
                      <a:avLst/>
                    </a:prstGeom>
                    <a:noFill/>
                    <a:ln>
                      <a:noFill/>
                    </a:ln>
                  </pic:spPr>
                </pic:pic>
              </a:graphicData>
            </a:graphic>
          </wp:inline>
        </w:drawing>
      </w:r>
    </w:p>
    <w:p w:rsidR="007970C9" w:rsidRDefault="009A4048">
      <w:pPr>
        <w:jc w:val="center"/>
        <w:rPr>
          <w:lang w:eastAsia="en-US"/>
        </w:rPr>
      </w:pPr>
      <w:bookmarkStart w:id="46" w:name="_Hlk114583313"/>
      <w:proofErr w:type="gramStart"/>
      <w:r>
        <w:rPr>
          <w:rFonts w:hint="eastAsia"/>
          <w:sz w:val="21"/>
          <w:szCs w:val="21"/>
          <w:lang w:eastAsia="zh-CN"/>
        </w:rPr>
        <w:t>Fig</w:t>
      </w:r>
      <w:r>
        <w:rPr>
          <w:sz w:val="21"/>
          <w:szCs w:val="21"/>
          <w:lang w:eastAsia="zh-CN"/>
        </w:rPr>
        <w:t xml:space="preserve"> 2.</w:t>
      </w:r>
      <w:proofErr w:type="gramEnd"/>
      <w:r>
        <w:rPr>
          <w:sz w:val="21"/>
          <w:szCs w:val="21"/>
          <w:lang w:eastAsia="zh-CN"/>
        </w:rPr>
        <w:t xml:space="preserve"> </w:t>
      </w:r>
      <w:r>
        <w:rPr>
          <w:sz w:val="21"/>
          <w:szCs w:val="21"/>
        </w:rPr>
        <w:t xml:space="preserve"> </w:t>
      </w:r>
      <w:r>
        <w:rPr>
          <w:sz w:val="21"/>
          <w:szCs w:val="21"/>
          <w:lang w:eastAsia="zh-CN"/>
        </w:rPr>
        <w:t xml:space="preserve">Carbon </w:t>
      </w:r>
      <w:r>
        <w:rPr>
          <w:rFonts w:hint="eastAsia"/>
          <w:sz w:val="21"/>
          <w:szCs w:val="21"/>
          <w:lang w:eastAsia="zh-CN"/>
        </w:rPr>
        <w:t>f</w:t>
      </w:r>
      <w:r>
        <w:rPr>
          <w:sz w:val="21"/>
          <w:szCs w:val="21"/>
          <w:lang w:eastAsia="zh-CN"/>
        </w:rPr>
        <w:t>ootprint management platform for industrial enterprises</w:t>
      </w:r>
    </w:p>
    <w:p w:rsidR="007970C9" w:rsidRDefault="009A4048">
      <w:pPr>
        <w:pStyle w:val="Heading1"/>
      </w:pPr>
      <w:bookmarkStart w:id="47" w:name="_Toc134716209"/>
      <w:bookmarkEnd w:id="46"/>
      <w:r>
        <w:t>8</w:t>
      </w:r>
      <w:r>
        <w:tab/>
      </w:r>
      <w:bookmarkEnd w:id="44"/>
      <w:bookmarkEnd w:id="45"/>
      <w:r>
        <w:t>Building</w:t>
      </w:r>
      <w:bookmarkEnd w:id="47"/>
    </w:p>
    <w:p w:rsidR="007970C9" w:rsidRDefault="004D0CBB">
      <w:pPr>
        <w:jc w:val="both"/>
        <w:rPr>
          <w:kern w:val="2"/>
          <w:lang w:eastAsia="zh-CN"/>
        </w:rPr>
      </w:pPr>
      <w:r>
        <w:rPr>
          <w:kern w:val="2"/>
          <w:lang w:eastAsia="zh-CN"/>
        </w:rPr>
        <w:t>The b</w:t>
      </w:r>
      <w:r w:rsidR="009A4048">
        <w:rPr>
          <w:kern w:val="2"/>
          <w:lang w:eastAsia="zh-CN"/>
        </w:rPr>
        <w:t xml:space="preserve">uildings sector is the terminal source of consumption with the highest carbon </w:t>
      </w:r>
      <w:proofErr w:type="gramStart"/>
      <w:r w:rsidR="009A4048">
        <w:rPr>
          <w:kern w:val="2"/>
          <w:lang w:eastAsia="zh-CN"/>
        </w:rPr>
        <w:t>emissions</w:t>
      </w:r>
      <w:r>
        <w:rPr>
          <w:kern w:val="2"/>
          <w:lang w:eastAsia="zh-CN"/>
        </w:rPr>
        <w:t>,</w:t>
      </w:r>
      <w:proofErr w:type="gramEnd"/>
      <w:r>
        <w:rPr>
          <w:kern w:val="2"/>
          <w:lang w:eastAsia="zh-CN"/>
        </w:rPr>
        <w:t xml:space="preserve"> therefore, l</w:t>
      </w:r>
      <w:r w:rsidR="009A4048">
        <w:rPr>
          <w:kern w:val="2"/>
          <w:lang w:eastAsia="zh-CN"/>
        </w:rPr>
        <w:t>ow-carbon construction and low-carbon operation of buildings will be one of the important measures for emission reduction in the entire society.</w:t>
      </w: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52"/>
        <w:gridCol w:w="2918"/>
        <w:gridCol w:w="5733"/>
      </w:tblGrid>
      <w:tr w:rsidR="007970C9" w:rsidTr="00A07DD4">
        <w:trPr>
          <w:trHeight w:val="399"/>
        </w:trPr>
        <w:tc>
          <w:tcPr>
            <w:tcW w:w="1052" w:type="dxa"/>
            <w:shd w:val="clear" w:color="auto" w:fill="auto"/>
            <w:vAlign w:val="center"/>
          </w:tcPr>
          <w:p w:rsidR="007970C9" w:rsidRDefault="009A4048" w:rsidP="00A07DD4">
            <w:pPr>
              <w:jc w:val="center"/>
            </w:pPr>
            <w:r w:rsidRPr="00A07DD4">
              <w:rPr>
                <w:b/>
                <w:bCs/>
                <w:sz w:val="20"/>
                <w:szCs w:val="20"/>
                <w:lang w:eastAsia="zh-CN"/>
              </w:rPr>
              <w:t>No</w:t>
            </w:r>
            <w:r w:rsidRPr="00A07DD4">
              <w:rPr>
                <w:sz w:val="20"/>
                <w:szCs w:val="20"/>
              </w:rPr>
              <w:t>.</w:t>
            </w:r>
          </w:p>
        </w:tc>
        <w:tc>
          <w:tcPr>
            <w:tcW w:w="2918" w:type="dxa"/>
            <w:shd w:val="clear" w:color="auto" w:fill="auto"/>
            <w:vAlign w:val="center"/>
          </w:tcPr>
          <w:p w:rsidR="007970C9" w:rsidRPr="00A07DD4" w:rsidRDefault="009A4048" w:rsidP="00A07DD4">
            <w:pPr>
              <w:jc w:val="center"/>
              <w:rPr>
                <w:b/>
                <w:bCs/>
                <w:sz w:val="20"/>
                <w:szCs w:val="20"/>
              </w:rPr>
            </w:pPr>
            <w:r w:rsidRPr="00A07DD4">
              <w:rPr>
                <w:b/>
                <w:bCs/>
                <w:sz w:val="20"/>
                <w:szCs w:val="20"/>
                <w:lang w:eastAsia="zh-CN"/>
              </w:rPr>
              <w:t>P</w:t>
            </w:r>
            <w:r w:rsidRPr="00A07DD4">
              <w:rPr>
                <w:b/>
                <w:bCs/>
                <w:sz w:val="20"/>
                <w:szCs w:val="20"/>
              </w:rPr>
              <w:t>ractices</w:t>
            </w:r>
          </w:p>
        </w:tc>
        <w:tc>
          <w:tcPr>
            <w:tcW w:w="5733" w:type="dxa"/>
            <w:shd w:val="clear" w:color="auto" w:fill="auto"/>
            <w:vAlign w:val="center"/>
          </w:tcPr>
          <w:p w:rsidR="007970C9" w:rsidRPr="00A07DD4" w:rsidRDefault="009A4048" w:rsidP="00A07DD4">
            <w:pPr>
              <w:jc w:val="center"/>
              <w:rPr>
                <w:b/>
                <w:bCs/>
                <w:sz w:val="20"/>
                <w:szCs w:val="20"/>
              </w:rPr>
            </w:pPr>
            <w:r>
              <w:rPr>
                <w:rStyle w:val="fontstyle01"/>
              </w:rPr>
              <w:t>Description</w:t>
            </w:r>
          </w:p>
        </w:tc>
      </w:tr>
      <w:tr w:rsidR="007970C9" w:rsidTr="00A07DD4">
        <w:trPr>
          <w:trHeight w:val="743"/>
        </w:trPr>
        <w:tc>
          <w:tcPr>
            <w:tcW w:w="1052" w:type="dxa"/>
            <w:shd w:val="clear" w:color="auto" w:fill="auto"/>
          </w:tcPr>
          <w:p w:rsidR="007970C9" w:rsidRDefault="009A4048" w:rsidP="00A07DD4">
            <w:pPr>
              <w:jc w:val="both"/>
            </w:pPr>
            <w:r w:rsidRPr="00A07DD4">
              <w:rPr>
                <w:sz w:val="20"/>
                <w:szCs w:val="20"/>
              </w:rPr>
              <w:lastRenderedPageBreak/>
              <w:t>1</w:t>
            </w:r>
          </w:p>
        </w:tc>
        <w:tc>
          <w:tcPr>
            <w:tcW w:w="2918" w:type="dxa"/>
            <w:shd w:val="clear" w:color="auto" w:fill="auto"/>
          </w:tcPr>
          <w:p w:rsidR="007970C9" w:rsidRPr="00A07DD4" w:rsidRDefault="009A4048" w:rsidP="00A07DD4">
            <w:pPr>
              <w:jc w:val="both"/>
              <w:rPr>
                <w:rFonts w:eastAsia="MS Mincho"/>
                <w:sz w:val="20"/>
                <w:szCs w:val="20"/>
              </w:rPr>
            </w:pPr>
            <w:r w:rsidRPr="00A07DD4">
              <w:rPr>
                <w:sz w:val="20"/>
                <w:szCs w:val="20"/>
                <w:lang w:eastAsia="zh-CN"/>
              </w:rPr>
              <w:t>Building automation and control systems</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The automatic and control system or platform of the building completed through ICT, intelligently manage air conditioning, heating, lighting, and hot water. The energy efficiency is greatly improved and the building energy consumption is reduced by fine management such as real-time monitoring and accurate deployment.</w:t>
            </w:r>
          </w:p>
        </w:tc>
      </w:tr>
      <w:tr w:rsidR="007970C9" w:rsidTr="00A07DD4">
        <w:trPr>
          <w:trHeight w:val="730"/>
        </w:trPr>
        <w:tc>
          <w:tcPr>
            <w:tcW w:w="1052" w:type="dxa"/>
            <w:shd w:val="clear" w:color="auto" w:fill="auto"/>
          </w:tcPr>
          <w:p w:rsidR="007970C9" w:rsidRDefault="009A4048" w:rsidP="00A07DD4">
            <w:pPr>
              <w:jc w:val="both"/>
            </w:pPr>
            <w:r w:rsidRPr="00A07DD4">
              <w:rPr>
                <w:sz w:val="20"/>
                <w:szCs w:val="20"/>
              </w:rPr>
              <w:t>2</w:t>
            </w:r>
          </w:p>
        </w:tc>
        <w:tc>
          <w:tcPr>
            <w:tcW w:w="2918" w:type="dxa"/>
            <w:shd w:val="clear" w:color="auto" w:fill="auto"/>
          </w:tcPr>
          <w:p w:rsidR="007970C9" w:rsidRPr="00A07DD4" w:rsidRDefault="009A4048" w:rsidP="00A07DD4">
            <w:pPr>
              <w:jc w:val="both"/>
              <w:rPr>
                <w:rFonts w:eastAsia="MS Mincho"/>
                <w:sz w:val="20"/>
                <w:szCs w:val="20"/>
              </w:rPr>
            </w:pPr>
            <w:r w:rsidRPr="00A07DD4">
              <w:rPr>
                <w:sz w:val="20"/>
                <w:szCs w:val="20"/>
                <w:lang w:eastAsia="zh-CN"/>
              </w:rPr>
              <w:t xml:space="preserve">Building Information modeling (BIM) technology </w:t>
            </w:r>
          </w:p>
        </w:tc>
        <w:tc>
          <w:tcPr>
            <w:tcW w:w="5733" w:type="dxa"/>
            <w:shd w:val="clear" w:color="auto" w:fill="auto"/>
          </w:tcPr>
          <w:p w:rsidR="007970C9" w:rsidRPr="00A07DD4" w:rsidRDefault="009A4048" w:rsidP="00A07DD4">
            <w:pPr>
              <w:jc w:val="both"/>
              <w:rPr>
                <w:rFonts w:ascii="SimSun" w:hAnsi="SimSun"/>
                <w:sz w:val="20"/>
                <w:szCs w:val="20"/>
                <w:lang w:eastAsia="zh-CN"/>
              </w:rPr>
            </w:pPr>
            <w:r w:rsidRPr="00A07DD4">
              <w:rPr>
                <w:sz w:val="20"/>
                <w:szCs w:val="20"/>
                <w:lang w:eastAsia="zh-CN"/>
              </w:rPr>
              <w:t>BIM technology is used to realize the construction information model in visual construction, parametric construction and collaborative construction of various majors. Integrated construction and standardized construction can greatly reduce the energy consumption of building components and various resources.</w:t>
            </w:r>
          </w:p>
        </w:tc>
      </w:tr>
    </w:tbl>
    <w:p w:rsidR="007970C9" w:rsidRDefault="009A4048" w:rsidP="00F53B98">
      <w:pPr>
        <w:jc w:val="both"/>
        <w:rPr>
          <w:lang w:eastAsia="en-US"/>
        </w:rPr>
      </w:pPr>
      <w:bookmarkStart w:id="48" w:name="_Toc105280303"/>
      <w:bookmarkStart w:id="49" w:name="_Toc106910456"/>
      <w:r>
        <w:rPr>
          <w:lang w:eastAsia="en-US"/>
        </w:rPr>
        <w:t xml:space="preserve">Through the building and ICT, digital building is realized. Digital building presents a three-tier </w:t>
      </w:r>
      <w:r>
        <w:t>structure</w:t>
      </w:r>
      <w:r>
        <w:rPr>
          <w:lang w:eastAsia="en-US"/>
        </w:rPr>
        <w:t xml:space="preserve"> of hardwa</w:t>
      </w:r>
      <w:r w:rsidR="00355DC5">
        <w:rPr>
          <w:lang w:eastAsia="en-US"/>
        </w:rPr>
        <w:t>r</w:t>
      </w:r>
      <w:r>
        <w:rPr>
          <w:lang w:eastAsia="en-US"/>
        </w:rPr>
        <w:t xml:space="preserve">e device, control platform and application service to realize green building and energy conservation of buildings as shown in </w:t>
      </w:r>
      <w:r w:rsidRPr="00F53B98">
        <w:rPr>
          <w:lang w:eastAsia="en-US"/>
        </w:rPr>
        <w:t>Fig 3</w:t>
      </w:r>
      <w:r>
        <w:rPr>
          <w:rFonts w:hint="eastAsia"/>
          <w:lang w:eastAsia="zh-CN"/>
        </w:rPr>
        <w:t>.</w:t>
      </w:r>
    </w:p>
    <w:p w:rsidR="007970C9" w:rsidRDefault="005B4418">
      <w:pPr>
        <w:jc w:val="center"/>
        <w:rPr>
          <w:lang w:eastAsia="en-US"/>
        </w:rPr>
      </w:pPr>
      <w:r>
        <w:rPr>
          <w:noProof/>
          <w:lang w:eastAsia="en-US"/>
        </w:rPr>
        <w:drawing>
          <wp:inline distT="0" distB="0" distL="0" distR="0">
            <wp:extent cx="5314950" cy="335802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318056" cy="3359991"/>
                    </a:xfrm>
                    <a:prstGeom prst="rect">
                      <a:avLst/>
                    </a:prstGeom>
                  </pic:spPr>
                </pic:pic>
              </a:graphicData>
            </a:graphic>
          </wp:inline>
        </w:drawing>
      </w:r>
    </w:p>
    <w:p w:rsidR="007970C9" w:rsidRDefault="009A4048">
      <w:pPr>
        <w:jc w:val="center"/>
        <w:rPr>
          <w:sz w:val="21"/>
          <w:szCs w:val="21"/>
          <w:lang w:eastAsia="zh-CN"/>
        </w:rPr>
      </w:pPr>
      <w:proofErr w:type="gramStart"/>
      <w:r>
        <w:rPr>
          <w:rFonts w:hint="eastAsia"/>
          <w:sz w:val="21"/>
          <w:szCs w:val="21"/>
          <w:lang w:eastAsia="zh-CN"/>
        </w:rPr>
        <w:t>Fig</w:t>
      </w:r>
      <w:r>
        <w:rPr>
          <w:sz w:val="21"/>
          <w:szCs w:val="21"/>
          <w:lang w:eastAsia="zh-CN"/>
        </w:rPr>
        <w:t xml:space="preserve"> 3.</w:t>
      </w:r>
      <w:proofErr w:type="gramEnd"/>
      <w:r>
        <w:rPr>
          <w:sz w:val="21"/>
          <w:szCs w:val="21"/>
          <w:lang w:eastAsia="zh-CN"/>
        </w:rPr>
        <w:t xml:space="preserve"> </w:t>
      </w:r>
      <w:r>
        <w:rPr>
          <w:sz w:val="21"/>
          <w:szCs w:val="21"/>
        </w:rPr>
        <w:t xml:space="preserve"> </w:t>
      </w:r>
      <w:bookmarkStart w:id="50" w:name="_Hlk114583433"/>
      <w:r>
        <w:rPr>
          <w:sz w:val="21"/>
          <w:szCs w:val="21"/>
          <w:lang w:eastAsia="zh-CN"/>
        </w:rPr>
        <w:t>Digital building framework</w:t>
      </w:r>
      <w:bookmarkEnd w:id="50"/>
    </w:p>
    <w:p w:rsidR="007970C9" w:rsidRDefault="009A4048">
      <w:pPr>
        <w:pStyle w:val="Heading1"/>
      </w:pPr>
      <w:bookmarkStart w:id="51" w:name="_Toc134716210"/>
      <w:r>
        <w:t xml:space="preserve">9 </w:t>
      </w:r>
      <w:r>
        <w:tab/>
      </w:r>
      <w:bookmarkEnd w:id="48"/>
      <w:bookmarkEnd w:id="49"/>
      <w:r>
        <w:t>Transport</w:t>
      </w:r>
      <w:bookmarkEnd w:id="51"/>
    </w:p>
    <w:p w:rsidR="007970C9" w:rsidRDefault="009A4048">
      <w:pPr>
        <w:jc w:val="both"/>
        <w:rPr>
          <w:rFonts w:eastAsia="MS Mincho"/>
        </w:rPr>
      </w:pPr>
      <w:r>
        <w:rPr>
          <w:rFonts w:eastAsia="MS Mincho"/>
        </w:rPr>
        <w:t xml:space="preserve">The carbon emissions of transport mainly come from the burning of fuel in road transportation, waterway transportation and aviation transportation, and the energy source is still dominated by petroleum resources. Tools, road networks and energy constitute a tight and complete traffic ‘carbon chain’, </w:t>
      </w:r>
      <w:proofErr w:type="gramStart"/>
      <w:r>
        <w:rPr>
          <w:rFonts w:eastAsia="MS Mincho"/>
        </w:rPr>
        <w:t>who</w:t>
      </w:r>
      <w:proofErr w:type="gramEnd"/>
      <w:r>
        <w:rPr>
          <w:rFonts w:eastAsia="MS Mincho"/>
        </w:rPr>
        <w:t xml:space="preserve"> are interrelated, mutually supportive and mutually constrained. </w:t>
      </w:r>
      <w:r w:rsidR="00EC1B60">
        <w:rPr>
          <w:rFonts w:eastAsia="MS Mincho"/>
        </w:rPr>
        <w:t>And</w:t>
      </w:r>
      <w:r w:rsidR="00F67763">
        <w:rPr>
          <w:rFonts w:eastAsia="MS Mincho"/>
        </w:rPr>
        <w:t xml:space="preserve"> help the whole chain collaboration through ICT</w:t>
      </w:r>
      <w:r w:rsidR="00EC1B60" w:rsidRPr="00EC1B60">
        <w:t xml:space="preserve"> </w:t>
      </w:r>
      <w:r w:rsidR="00EC1B60" w:rsidRPr="00EC1B60">
        <w:rPr>
          <w:rFonts w:eastAsia="MS Mincho"/>
        </w:rPr>
        <w:t>is an efficient method</w:t>
      </w:r>
      <w:r>
        <w:rPr>
          <w:rFonts w:eastAsia="MS Mincho"/>
        </w:rPr>
        <w:t xml:space="preserve"> to reduce carbon emissions in the transport</w:t>
      </w:r>
      <w:r w:rsidR="00F67763">
        <w:rPr>
          <w:rFonts w:eastAsia="MS Mincho"/>
        </w:rPr>
        <w:t>.</w:t>
      </w: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52"/>
        <w:gridCol w:w="2918"/>
        <w:gridCol w:w="5733"/>
      </w:tblGrid>
      <w:tr w:rsidR="007970C9" w:rsidTr="00A07DD4">
        <w:trPr>
          <w:trHeight w:val="399"/>
        </w:trPr>
        <w:tc>
          <w:tcPr>
            <w:tcW w:w="1052" w:type="dxa"/>
            <w:shd w:val="clear" w:color="auto" w:fill="auto"/>
            <w:vAlign w:val="center"/>
          </w:tcPr>
          <w:p w:rsidR="007970C9" w:rsidRDefault="009A4048" w:rsidP="00A07DD4">
            <w:pPr>
              <w:jc w:val="center"/>
            </w:pPr>
            <w:r w:rsidRPr="00A07DD4">
              <w:rPr>
                <w:b/>
                <w:bCs/>
                <w:sz w:val="20"/>
                <w:szCs w:val="20"/>
                <w:lang w:eastAsia="zh-CN"/>
              </w:rPr>
              <w:t>No</w:t>
            </w:r>
            <w:r w:rsidRPr="00A07DD4">
              <w:rPr>
                <w:sz w:val="20"/>
                <w:szCs w:val="20"/>
              </w:rPr>
              <w:t>.</w:t>
            </w:r>
          </w:p>
        </w:tc>
        <w:tc>
          <w:tcPr>
            <w:tcW w:w="2918" w:type="dxa"/>
            <w:shd w:val="clear" w:color="auto" w:fill="auto"/>
            <w:vAlign w:val="center"/>
          </w:tcPr>
          <w:p w:rsidR="007970C9" w:rsidRPr="00A07DD4" w:rsidRDefault="009A4048" w:rsidP="00A07DD4">
            <w:pPr>
              <w:jc w:val="center"/>
              <w:rPr>
                <w:b/>
                <w:bCs/>
                <w:sz w:val="20"/>
                <w:szCs w:val="20"/>
              </w:rPr>
            </w:pPr>
            <w:r w:rsidRPr="00A07DD4">
              <w:rPr>
                <w:b/>
                <w:bCs/>
                <w:sz w:val="20"/>
                <w:szCs w:val="20"/>
                <w:lang w:eastAsia="zh-CN"/>
              </w:rPr>
              <w:t>P</w:t>
            </w:r>
            <w:r w:rsidRPr="00A07DD4">
              <w:rPr>
                <w:b/>
                <w:bCs/>
                <w:sz w:val="20"/>
                <w:szCs w:val="20"/>
              </w:rPr>
              <w:t>ractices</w:t>
            </w:r>
          </w:p>
        </w:tc>
        <w:tc>
          <w:tcPr>
            <w:tcW w:w="5733" w:type="dxa"/>
            <w:shd w:val="clear" w:color="auto" w:fill="auto"/>
            <w:vAlign w:val="center"/>
          </w:tcPr>
          <w:p w:rsidR="007970C9" w:rsidRPr="00A07DD4" w:rsidRDefault="009A4048" w:rsidP="00A07DD4">
            <w:pPr>
              <w:jc w:val="center"/>
              <w:rPr>
                <w:b/>
                <w:bCs/>
                <w:sz w:val="20"/>
                <w:szCs w:val="20"/>
              </w:rPr>
            </w:pPr>
            <w:r>
              <w:rPr>
                <w:rStyle w:val="fontstyle01"/>
              </w:rPr>
              <w:t>Description</w:t>
            </w:r>
          </w:p>
        </w:tc>
      </w:tr>
      <w:tr w:rsidR="007970C9" w:rsidTr="00A07DD4">
        <w:trPr>
          <w:trHeight w:val="743"/>
        </w:trPr>
        <w:tc>
          <w:tcPr>
            <w:tcW w:w="1052" w:type="dxa"/>
            <w:shd w:val="clear" w:color="auto" w:fill="auto"/>
          </w:tcPr>
          <w:p w:rsidR="007970C9" w:rsidRPr="00A07DD4" w:rsidRDefault="009A4048" w:rsidP="00A07DD4">
            <w:pPr>
              <w:jc w:val="both"/>
              <w:rPr>
                <w:sz w:val="20"/>
                <w:szCs w:val="20"/>
                <w:lang w:eastAsia="zh-CN"/>
              </w:rPr>
            </w:pPr>
            <w:r w:rsidRPr="00A07DD4">
              <w:rPr>
                <w:rFonts w:hint="eastAsia"/>
                <w:sz w:val="20"/>
                <w:szCs w:val="20"/>
                <w:lang w:eastAsia="zh-CN"/>
              </w:rPr>
              <w:t>1</w:t>
            </w:r>
          </w:p>
        </w:tc>
        <w:tc>
          <w:tcPr>
            <w:tcW w:w="2918" w:type="dxa"/>
            <w:shd w:val="clear" w:color="auto" w:fill="auto"/>
          </w:tcPr>
          <w:p w:rsidR="007970C9" w:rsidRPr="00A07DD4" w:rsidRDefault="009A4048" w:rsidP="00A07DD4">
            <w:pPr>
              <w:jc w:val="both"/>
              <w:rPr>
                <w:rFonts w:ascii="SimSun" w:hAnsi="SimSun"/>
                <w:sz w:val="20"/>
                <w:szCs w:val="20"/>
                <w:lang w:eastAsia="zh-CN"/>
              </w:rPr>
            </w:pPr>
            <w:r w:rsidRPr="00A07DD4">
              <w:rPr>
                <w:rFonts w:eastAsia="MS Mincho"/>
                <w:sz w:val="20"/>
                <w:szCs w:val="20"/>
              </w:rPr>
              <w:t>Electric vehicles replace fuel vehicles</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To a certain extent, ICT has accelerated the substitution of electric vehicles for traditional fuel vehicles, and can greatly reduce carbon emissions with the green transformation of electricity.</w:t>
            </w:r>
          </w:p>
        </w:tc>
      </w:tr>
      <w:tr w:rsidR="007970C9" w:rsidTr="00A07DD4">
        <w:trPr>
          <w:trHeight w:val="730"/>
        </w:trPr>
        <w:tc>
          <w:tcPr>
            <w:tcW w:w="1052" w:type="dxa"/>
            <w:shd w:val="clear" w:color="auto" w:fill="auto"/>
          </w:tcPr>
          <w:p w:rsidR="007970C9" w:rsidRDefault="009A4048" w:rsidP="00A07DD4">
            <w:pPr>
              <w:jc w:val="both"/>
            </w:pPr>
            <w:r w:rsidRPr="00A07DD4">
              <w:rPr>
                <w:sz w:val="20"/>
                <w:szCs w:val="20"/>
              </w:rPr>
              <w:t>2</w:t>
            </w:r>
          </w:p>
        </w:tc>
        <w:tc>
          <w:tcPr>
            <w:tcW w:w="2918" w:type="dxa"/>
            <w:shd w:val="clear" w:color="auto" w:fill="auto"/>
          </w:tcPr>
          <w:p w:rsidR="007970C9" w:rsidRPr="00A07DD4" w:rsidRDefault="009A4048" w:rsidP="00A07DD4">
            <w:pPr>
              <w:jc w:val="both"/>
              <w:rPr>
                <w:sz w:val="20"/>
                <w:szCs w:val="20"/>
                <w:lang w:eastAsia="zh-CN"/>
              </w:rPr>
            </w:pPr>
            <w:r w:rsidRPr="00A07DD4">
              <w:rPr>
                <w:sz w:val="20"/>
                <w:szCs w:val="20"/>
                <w:lang w:eastAsia="zh-CN"/>
              </w:rPr>
              <w:t>Intelligent Internet autonomous driving</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 xml:space="preserve">Through vehicle autonomous driving and other technologies, intelligent driving scenarios such as green wave traffic guidance, formation driving, and ecological path planning are realized. On the one hand, the overall speed of vehicle flow is improved, the frequency of traffic accidents is reduced, alleviate traffic congestion </w:t>
            </w:r>
            <w:r w:rsidRPr="00A07DD4">
              <w:rPr>
                <w:sz w:val="20"/>
                <w:szCs w:val="20"/>
                <w:lang w:eastAsia="zh-CN"/>
              </w:rPr>
              <w:lastRenderedPageBreak/>
              <w:t>and reduce energy consumption. On the other hand, make the engine in as many road conditions as possible in the most economical running state, minimize frequent brakes, acceleration and deceleration, to achieve vehicle energy efficiency optimization, reduce unnecessary energy consumption.</w:t>
            </w:r>
          </w:p>
        </w:tc>
      </w:tr>
      <w:tr w:rsidR="007970C9" w:rsidTr="00A07DD4">
        <w:trPr>
          <w:trHeight w:val="730"/>
        </w:trPr>
        <w:tc>
          <w:tcPr>
            <w:tcW w:w="1052" w:type="dxa"/>
            <w:shd w:val="clear" w:color="auto" w:fill="auto"/>
          </w:tcPr>
          <w:p w:rsidR="007970C9" w:rsidRPr="00A07DD4" w:rsidRDefault="009A4048" w:rsidP="00A07DD4">
            <w:pPr>
              <w:jc w:val="both"/>
              <w:rPr>
                <w:sz w:val="20"/>
                <w:szCs w:val="20"/>
                <w:lang w:eastAsia="zh-CN"/>
              </w:rPr>
            </w:pPr>
            <w:r w:rsidRPr="00A07DD4">
              <w:rPr>
                <w:rFonts w:hint="eastAsia"/>
                <w:sz w:val="20"/>
                <w:szCs w:val="20"/>
                <w:lang w:eastAsia="zh-CN"/>
              </w:rPr>
              <w:lastRenderedPageBreak/>
              <w:t>3</w:t>
            </w:r>
          </w:p>
        </w:tc>
        <w:tc>
          <w:tcPr>
            <w:tcW w:w="2918" w:type="dxa"/>
            <w:shd w:val="clear" w:color="auto" w:fill="auto"/>
          </w:tcPr>
          <w:p w:rsidR="007970C9" w:rsidRPr="00A07DD4" w:rsidRDefault="009A4048" w:rsidP="00A07DD4">
            <w:pPr>
              <w:jc w:val="both"/>
              <w:rPr>
                <w:rFonts w:ascii="SimSun" w:hAnsi="SimSun"/>
                <w:sz w:val="20"/>
                <w:szCs w:val="20"/>
                <w:lang w:eastAsia="zh-CN"/>
              </w:rPr>
            </w:pPr>
            <w:r w:rsidRPr="00A07DD4">
              <w:rPr>
                <w:sz w:val="20"/>
                <w:szCs w:val="20"/>
                <w:lang w:eastAsia="zh-CN"/>
              </w:rPr>
              <w:t>Optimizing public transport services</w:t>
            </w:r>
          </w:p>
        </w:tc>
        <w:tc>
          <w:tcPr>
            <w:tcW w:w="5733" w:type="dxa"/>
            <w:shd w:val="clear" w:color="auto" w:fill="auto"/>
          </w:tcPr>
          <w:p w:rsidR="007970C9" w:rsidRPr="00A07DD4" w:rsidRDefault="009A4048" w:rsidP="00A07DD4">
            <w:pPr>
              <w:jc w:val="both"/>
              <w:rPr>
                <w:rFonts w:ascii="SimSun" w:hAnsi="SimSun"/>
                <w:sz w:val="20"/>
                <w:szCs w:val="20"/>
                <w:lang w:eastAsia="zh-CN"/>
              </w:rPr>
            </w:pPr>
            <w:r w:rsidRPr="00A07DD4">
              <w:rPr>
                <w:sz w:val="20"/>
                <w:szCs w:val="20"/>
                <w:lang w:eastAsia="zh-CN"/>
              </w:rPr>
              <w:t xml:space="preserve">Sharing platform, map navigation, route planning and other technologies help to change the public travel mode. Single person and single car turn to sharing travel, and driving travel turns to public transport. Through various ICT, the digital level of public transport and the public travel experience are </w:t>
            </w:r>
            <w:proofErr w:type="gramStart"/>
            <w:r w:rsidRPr="00A07DD4">
              <w:rPr>
                <w:sz w:val="20"/>
                <w:szCs w:val="20"/>
                <w:lang w:eastAsia="zh-CN"/>
              </w:rPr>
              <w:t>improved,</w:t>
            </w:r>
            <w:proofErr w:type="gramEnd"/>
            <w:r w:rsidRPr="00A07DD4">
              <w:rPr>
                <w:sz w:val="20"/>
                <w:szCs w:val="20"/>
                <w:lang w:eastAsia="zh-CN"/>
              </w:rPr>
              <w:t xml:space="preserve"> the total amount of vehicle operation and the traffic emissions are reduced.</w:t>
            </w:r>
          </w:p>
        </w:tc>
      </w:tr>
      <w:tr w:rsidR="007970C9" w:rsidTr="00A07DD4">
        <w:trPr>
          <w:trHeight w:val="730"/>
        </w:trPr>
        <w:tc>
          <w:tcPr>
            <w:tcW w:w="1052" w:type="dxa"/>
            <w:shd w:val="clear" w:color="auto" w:fill="auto"/>
          </w:tcPr>
          <w:p w:rsidR="007970C9" w:rsidRPr="00A07DD4" w:rsidRDefault="009A4048" w:rsidP="00A07DD4">
            <w:pPr>
              <w:jc w:val="both"/>
              <w:rPr>
                <w:sz w:val="20"/>
                <w:szCs w:val="20"/>
                <w:lang w:eastAsia="zh-CN"/>
              </w:rPr>
            </w:pPr>
            <w:r w:rsidRPr="00A07DD4">
              <w:rPr>
                <w:rFonts w:hint="eastAsia"/>
                <w:sz w:val="20"/>
                <w:szCs w:val="20"/>
                <w:lang w:eastAsia="zh-CN"/>
              </w:rPr>
              <w:t>4</w:t>
            </w:r>
          </w:p>
        </w:tc>
        <w:tc>
          <w:tcPr>
            <w:tcW w:w="2918" w:type="dxa"/>
            <w:shd w:val="clear" w:color="auto" w:fill="auto"/>
          </w:tcPr>
          <w:p w:rsidR="007970C9" w:rsidRPr="00A07DD4" w:rsidRDefault="009A4048" w:rsidP="00A07DD4">
            <w:pPr>
              <w:jc w:val="both"/>
              <w:rPr>
                <w:rFonts w:ascii="SimSun" w:hAnsi="SimSun"/>
                <w:sz w:val="20"/>
                <w:szCs w:val="20"/>
                <w:lang w:eastAsia="zh-CN"/>
              </w:rPr>
            </w:pPr>
            <w:r w:rsidRPr="00A07DD4">
              <w:rPr>
                <w:sz w:val="20"/>
                <w:szCs w:val="20"/>
                <w:lang w:eastAsia="zh-CN"/>
              </w:rPr>
              <w:t>intelligent vehicle infrastructure cooperation</w:t>
            </w:r>
          </w:p>
        </w:tc>
        <w:tc>
          <w:tcPr>
            <w:tcW w:w="5733" w:type="dxa"/>
            <w:shd w:val="clear" w:color="auto" w:fill="auto"/>
          </w:tcPr>
          <w:p w:rsidR="007970C9" w:rsidRPr="00A07DD4" w:rsidRDefault="009A4048" w:rsidP="00A07DD4">
            <w:pPr>
              <w:jc w:val="both"/>
              <w:rPr>
                <w:sz w:val="20"/>
                <w:szCs w:val="20"/>
                <w:lang w:eastAsia="zh-CN"/>
              </w:rPr>
            </w:pPr>
            <w:r w:rsidRPr="00A07DD4">
              <w:rPr>
                <w:sz w:val="20"/>
                <w:szCs w:val="20"/>
                <w:lang w:eastAsia="zh-CN"/>
              </w:rPr>
              <w:t>Through the realization of real-time interaction between car and road, on the basis of full time and space dynamic traffic information collection and fusion, vehicle active control and road collaborative management are carried out to fully realize the effective coordination of people-vehicle-road, and ultimately improve traffic efficiency and ensure traffic safety.</w:t>
            </w:r>
          </w:p>
          <w:p w:rsidR="007970C9" w:rsidRPr="00A07DD4" w:rsidRDefault="009A4048" w:rsidP="00A07DD4">
            <w:pPr>
              <w:jc w:val="both"/>
              <w:rPr>
                <w:rFonts w:ascii="SimSun" w:hAnsi="SimSun"/>
                <w:sz w:val="20"/>
                <w:szCs w:val="20"/>
                <w:lang w:eastAsia="zh-CN"/>
              </w:rPr>
            </w:pPr>
            <w:r w:rsidRPr="00A07DD4">
              <w:rPr>
                <w:sz w:val="20"/>
                <w:szCs w:val="20"/>
                <w:lang w:eastAsia="zh-CN"/>
              </w:rPr>
              <w:t>Through better detection of vehicle flow and optimization of traffic lights control, road traffic efficiency can be improved by about 10% to achieve the purpose of energy saving and emission reduction.</w:t>
            </w:r>
          </w:p>
        </w:tc>
      </w:tr>
    </w:tbl>
    <w:p w:rsidR="007970C9" w:rsidRDefault="009A4048" w:rsidP="00F53B98">
      <w:pPr>
        <w:jc w:val="both"/>
        <w:rPr>
          <w:rFonts w:eastAsia="MS Mincho"/>
        </w:rPr>
      </w:pPr>
      <w:r>
        <w:rPr>
          <w:rFonts w:eastAsia="MS Mincho"/>
        </w:rPr>
        <w:t>Through the terminal, network connection, computing and application, can form a traffic network as shown in Fig 4</w:t>
      </w:r>
      <w:r w:rsidR="00C0104C">
        <w:rPr>
          <w:rFonts w:eastAsia="MS Mincho"/>
        </w:rPr>
        <w:t>,</w:t>
      </w:r>
      <w:r>
        <w:rPr>
          <w:rFonts w:eastAsia="MS Mincho"/>
        </w:rPr>
        <w:t xml:space="preserve"> </w:t>
      </w:r>
      <w:r w:rsidR="00C0104C">
        <w:rPr>
          <w:rFonts w:eastAsia="MS Mincho"/>
        </w:rPr>
        <w:t>which will</w:t>
      </w:r>
      <w:r>
        <w:rPr>
          <w:rFonts w:eastAsia="MS Mincho"/>
        </w:rPr>
        <w:t xml:space="preserve"> realize </w:t>
      </w:r>
      <w:r w:rsidR="00C0104C">
        <w:rPr>
          <w:rFonts w:eastAsia="MS Mincho"/>
        </w:rPr>
        <w:t xml:space="preserve">intelligent transportation system included </w:t>
      </w:r>
      <w:r>
        <w:rPr>
          <w:rFonts w:eastAsia="MS Mincho"/>
        </w:rPr>
        <w:t>the vehicle, road</w:t>
      </w:r>
      <w:r w:rsidRPr="00F53B98">
        <w:rPr>
          <w:rFonts w:eastAsia="MS Mincho"/>
        </w:rPr>
        <w:t>/waterway/aviation</w:t>
      </w:r>
      <w:r w:rsidR="00C0104C">
        <w:rPr>
          <w:rFonts w:eastAsia="MS Mincho"/>
        </w:rPr>
        <w:t xml:space="preserve"> and</w:t>
      </w:r>
      <w:r>
        <w:rPr>
          <w:rFonts w:eastAsia="MS Mincho"/>
        </w:rPr>
        <w:t xml:space="preserve"> cloud integration</w:t>
      </w:r>
      <w:r w:rsidR="00C0104C">
        <w:rPr>
          <w:rFonts w:eastAsia="MS Mincho"/>
        </w:rPr>
        <w:t>.</w:t>
      </w:r>
    </w:p>
    <w:p w:rsidR="007970C9" w:rsidRDefault="006228D0">
      <w:pPr>
        <w:jc w:val="center"/>
        <w:rPr>
          <w:rFonts w:eastAsia="MS Mincho"/>
        </w:rPr>
      </w:pPr>
      <w:r>
        <w:rPr>
          <w:noProof/>
          <w:lang w:eastAsia="en-US"/>
        </w:rPr>
        <w:drawing>
          <wp:inline distT="0" distB="0" distL="0" distR="0">
            <wp:extent cx="4636770" cy="209931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36770" cy="2099310"/>
                    </a:xfrm>
                    <a:prstGeom prst="rect">
                      <a:avLst/>
                    </a:prstGeom>
                    <a:noFill/>
                    <a:ln>
                      <a:noFill/>
                    </a:ln>
                  </pic:spPr>
                </pic:pic>
              </a:graphicData>
            </a:graphic>
          </wp:inline>
        </w:drawing>
      </w:r>
    </w:p>
    <w:p w:rsidR="007970C9" w:rsidRDefault="009A4048">
      <w:pPr>
        <w:jc w:val="center"/>
        <w:rPr>
          <w:ins w:id="52" w:author="ziaur rahman" w:date="2023-05-10T00:10:00Z"/>
          <w:sz w:val="21"/>
          <w:szCs w:val="21"/>
          <w:lang w:eastAsia="zh-CN"/>
        </w:rPr>
      </w:pPr>
      <w:proofErr w:type="gramStart"/>
      <w:r>
        <w:rPr>
          <w:rFonts w:hint="eastAsia"/>
          <w:sz w:val="21"/>
          <w:szCs w:val="21"/>
          <w:lang w:eastAsia="zh-CN"/>
        </w:rPr>
        <w:t>Fig</w:t>
      </w:r>
      <w:r>
        <w:rPr>
          <w:sz w:val="21"/>
          <w:szCs w:val="21"/>
          <w:lang w:eastAsia="zh-CN"/>
        </w:rPr>
        <w:t xml:space="preserve"> 4.</w:t>
      </w:r>
      <w:proofErr w:type="gramEnd"/>
      <w:r>
        <w:rPr>
          <w:sz w:val="21"/>
          <w:szCs w:val="21"/>
          <w:lang w:eastAsia="zh-CN"/>
        </w:rPr>
        <w:t xml:space="preserve"> </w:t>
      </w:r>
      <w:r>
        <w:rPr>
          <w:sz w:val="21"/>
          <w:szCs w:val="21"/>
        </w:rPr>
        <w:t xml:space="preserve"> </w:t>
      </w:r>
      <w:bookmarkStart w:id="53" w:name="_Hlk114583442"/>
      <w:r>
        <w:rPr>
          <w:sz w:val="21"/>
          <w:szCs w:val="21"/>
          <w:lang w:eastAsia="zh-CN"/>
        </w:rPr>
        <w:t>Traffic network framework</w:t>
      </w:r>
      <w:bookmarkEnd w:id="53"/>
    </w:p>
    <w:p w:rsidR="00507163" w:rsidRDefault="00507163">
      <w:pPr>
        <w:jc w:val="center"/>
        <w:rPr>
          <w:ins w:id="54" w:author="ziaur rahman" w:date="2023-05-10T00:10:00Z"/>
          <w:sz w:val="21"/>
          <w:szCs w:val="21"/>
          <w:lang w:eastAsia="zh-CN"/>
        </w:rPr>
      </w:pPr>
    </w:p>
    <w:p w:rsidR="008A38B2" w:rsidRDefault="00507163">
      <w:pPr>
        <w:pStyle w:val="Heading1"/>
        <w:rPr>
          <w:rFonts w:eastAsia="MS Mincho"/>
        </w:rPr>
      </w:pPr>
      <w:bookmarkStart w:id="55" w:name="_Toc134716211"/>
      <w:ins w:id="56" w:author="ziaur rahman" w:date="2023-05-10T00:11:00Z">
        <w:r>
          <w:rPr>
            <w:rFonts w:eastAsia="MS Mincho"/>
          </w:rPr>
          <w:t>10.</w:t>
        </w:r>
        <w:r>
          <w:rPr>
            <w:rFonts w:eastAsia="MS Mincho"/>
          </w:rPr>
          <w:tab/>
        </w:r>
      </w:ins>
      <w:bookmarkEnd w:id="55"/>
      <w:ins w:id="57" w:author="ADET-612A" w:date="2023-05-22T10:35:00Z">
        <w:r w:rsidR="00BF54CF">
          <w:rPr>
            <w:rFonts w:eastAsia="MS Mincho"/>
          </w:rPr>
          <w:t>Agri</w:t>
        </w:r>
        <w:r w:rsidR="00BF54CF">
          <w:t>culture</w:t>
        </w:r>
        <w:r w:rsidR="00BF54CF">
          <w:rPr>
            <w:rFonts w:eastAsia="MS Mincho"/>
          </w:rPr>
          <w:t xml:space="preserve"> Sector: - </w:t>
        </w:r>
      </w:ins>
      <w:r>
        <w:rPr>
          <w:rFonts w:eastAsia="MS Mincho"/>
        </w:rPr>
        <w:t xml:space="preserve"> </w:t>
      </w:r>
    </w:p>
    <w:p w:rsidR="00BF54CF" w:rsidRDefault="00BF54CF" w:rsidP="00BF54CF">
      <w:pPr>
        <w:jc w:val="both"/>
        <w:rPr>
          <w:ins w:id="58" w:author="ADET-612A" w:date="2023-05-22T10:36:00Z"/>
        </w:rPr>
      </w:pPr>
      <w:ins w:id="59" w:author="ADET-612A" w:date="2023-05-22T10:36:00Z">
        <w:r w:rsidRPr="00F661A1">
          <w:t>Greenhouse gases from agriculture </w:t>
        </w:r>
        <w:r w:rsidR="008A38B2">
          <w:fldChar w:fldCharType="begin"/>
        </w:r>
        <w:r>
          <w:instrText>HYPERLINK "http://cgspace.cgiar.org/bitstream/%20handle/10568/25164/FarmingsClimate-smartFuture.pdf?sequence="</w:instrText>
        </w:r>
        <w:r w:rsidR="008A38B2">
          <w:fldChar w:fldCharType="separate"/>
        </w:r>
        <w:r w:rsidRPr="00F661A1">
          <w:t>account for around 11%</w:t>
        </w:r>
        <w:r w:rsidR="008A38B2">
          <w:fldChar w:fldCharType="end"/>
        </w:r>
        <w:r w:rsidRPr="00F661A1">
          <w:t xml:space="preserve"> of total emissions globally, which is roughly equivalent to the entire </w:t>
        </w:r>
        <w:r>
          <w:t xml:space="preserve">emissions </w:t>
        </w:r>
        <w:proofErr w:type="gramStart"/>
        <w:r>
          <w:t xml:space="preserve">from </w:t>
        </w:r>
        <w:r w:rsidRPr="00F661A1">
          <w:t xml:space="preserve"> transport</w:t>
        </w:r>
        <w:proofErr w:type="gramEnd"/>
        <w:r w:rsidRPr="00F661A1">
          <w:t xml:space="preserve"> sector. To cater to the need of burgeoning population, it is estimated that agricultural production will </w:t>
        </w:r>
        <w:r>
          <w:t>have to be increased</w:t>
        </w:r>
        <w:r w:rsidRPr="00F661A1" w:rsidDel="002527CB">
          <w:t xml:space="preserve"> </w:t>
        </w:r>
        <w:r w:rsidRPr="00F661A1">
          <w:t>by about 70% by 2050. </w:t>
        </w:r>
        <w:proofErr w:type="gramStart"/>
        <w:r>
          <w:t>which</w:t>
        </w:r>
        <w:proofErr w:type="gramEnd"/>
        <w:r>
          <w:t xml:space="preserve"> certainly will increase the GHG emissions from this sector. </w:t>
        </w:r>
      </w:ins>
    </w:p>
    <w:p w:rsidR="00507163" w:rsidRDefault="00BF54CF" w:rsidP="00BF54CF">
      <w:pPr>
        <w:jc w:val="both"/>
      </w:pPr>
      <w:ins w:id="60" w:author="ADET-612A" w:date="2023-05-22T10:36:00Z">
        <w:r>
          <w:tab/>
          <w:t xml:space="preserve">In view of this, this sector becomes quite important to target reduction of carbon emission to achieve net zero emission, and certainly Information and Communication Technology has a commendable role to play in this direction:- </w:t>
        </w:r>
      </w:ins>
      <w:r w:rsidR="00507163">
        <w:t xml:space="preserve"> </w:t>
      </w:r>
    </w:p>
    <w:p w:rsidR="00507163" w:rsidRDefault="00507163" w:rsidP="00507163">
      <w:pPr>
        <w:jc w:val="both"/>
      </w:pPr>
    </w:p>
    <w:tbl>
      <w:tblPr>
        <w:tblStyle w:val="TableGrid"/>
        <w:tblW w:w="9634" w:type="dxa"/>
        <w:tblLook w:val="04A0"/>
      </w:tblPr>
      <w:tblGrid>
        <w:gridCol w:w="704"/>
        <w:gridCol w:w="3210"/>
        <w:gridCol w:w="5720"/>
      </w:tblGrid>
      <w:tr w:rsidR="00BF54CF" w:rsidTr="00FF37C2">
        <w:trPr>
          <w:ins w:id="61" w:author="ADET-612A" w:date="2023-05-22T10:36:00Z"/>
        </w:trPr>
        <w:tc>
          <w:tcPr>
            <w:tcW w:w="704" w:type="dxa"/>
            <w:vAlign w:val="center"/>
          </w:tcPr>
          <w:p w:rsidR="00BF54CF" w:rsidRDefault="00BF54CF" w:rsidP="00FF37C2">
            <w:pPr>
              <w:jc w:val="both"/>
              <w:rPr>
                <w:ins w:id="62" w:author="ADET-612A" w:date="2023-05-22T10:36:00Z"/>
              </w:rPr>
            </w:pPr>
            <w:ins w:id="63" w:author="ADET-612A" w:date="2023-05-22T10:36:00Z">
              <w:r w:rsidRPr="00A07DD4">
                <w:rPr>
                  <w:b/>
                  <w:bCs/>
                  <w:sz w:val="20"/>
                  <w:szCs w:val="20"/>
                  <w:lang w:eastAsia="zh-CN"/>
                </w:rPr>
                <w:t>No</w:t>
              </w:r>
              <w:r w:rsidRPr="00A07DD4">
                <w:rPr>
                  <w:sz w:val="20"/>
                  <w:szCs w:val="20"/>
                </w:rPr>
                <w:t>.</w:t>
              </w:r>
            </w:ins>
          </w:p>
        </w:tc>
        <w:tc>
          <w:tcPr>
            <w:tcW w:w="3210" w:type="dxa"/>
            <w:vAlign w:val="center"/>
          </w:tcPr>
          <w:p w:rsidR="00BF54CF" w:rsidRDefault="00BF54CF" w:rsidP="00FF37C2">
            <w:pPr>
              <w:jc w:val="both"/>
              <w:rPr>
                <w:ins w:id="64" w:author="ADET-612A" w:date="2023-05-22T10:36:00Z"/>
              </w:rPr>
            </w:pPr>
            <w:ins w:id="65" w:author="ADET-612A" w:date="2023-05-22T10:36:00Z">
              <w:r w:rsidRPr="00A07DD4">
                <w:rPr>
                  <w:b/>
                  <w:bCs/>
                  <w:sz w:val="20"/>
                  <w:szCs w:val="20"/>
                  <w:lang w:eastAsia="zh-CN"/>
                </w:rPr>
                <w:t>P</w:t>
              </w:r>
              <w:r w:rsidRPr="00A07DD4">
                <w:rPr>
                  <w:b/>
                  <w:bCs/>
                  <w:sz w:val="20"/>
                  <w:szCs w:val="20"/>
                </w:rPr>
                <w:t>ractices</w:t>
              </w:r>
            </w:ins>
          </w:p>
        </w:tc>
        <w:tc>
          <w:tcPr>
            <w:tcW w:w="5720" w:type="dxa"/>
            <w:vAlign w:val="center"/>
          </w:tcPr>
          <w:p w:rsidR="00BF54CF" w:rsidRDefault="00BF54CF" w:rsidP="00FF37C2">
            <w:pPr>
              <w:jc w:val="both"/>
              <w:rPr>
                <w:ins w:id="66" w:author="ADET-612A" w:date="2023-05-22T10:36:00Z"/>
              </w:rPr>
            </w:pPr>
            <w:ins w:id="67" w:author="ADET-612A" w:date="2023-05-22T10:36:00Z">
              <w:r>
                <w:rPr>
                  <w:rStyle w:val="fontstyle01"/>
                </w:rPr>
                <w:t>Description</w:t>
              </w:r>
            </w:ins>
          </w:p>
        </w:tc>
      </w:tr>
      <w:tr w:rsidR="00BF54CF" w:rsidTr="00FF37C2">
        <w:trPr>
          <w:ins w:id="68" w:author="ADET-612A" w:date="2023-05-22T10:36:00Z"/>
        </w:trPr>
        <w:tc>
          <w:tcPr>
            <w:tcW w:w="704" w:type="dxa"/>
          </w:tcPr>
          <w:p w:rsidR="00BF54CF" w:rsidRDefault="00BF54CF" w:rsidP="00FF37C2">
            <w:pPr>
              <w:jc w:val="both"/>
              <w:rPr>
                <w:ins w:id="69" w:author="ADET-612A" w:date="2023-05-22T10:36:00Z"/>
              </w:rPr>
            </w:pPr>
            <w:ins w:id="70" w:author="ADET-612A" w:date="2023-05-22T10:36:00Z">
              <w:r>
                <w:t>1</w:t>
              </w:r>
            </w:ins>
          </w:p>
        </w:tc>
        <w:tc>
          <w:tcPr>
            <w:tcW w:w="3210" w:type="dxa"/>
          </w:tcPr>
          <w:p w:rsidR="00BF54CF" w:rsidRDefault="00BF54CF" w:rsidP="00FF37C2">
            <w:pPr>
              <w:jc w:val="both"/>
              <w:rPr>
                <w:ins w:id="71" w:author="ADET-612A" w:date="2023-05-22T10:36:00Z"/>
              </w:rPr>
            </w:pPr>
            <w:proofErr w:type="spellStart"/>
            <w:ins w:id="72" w:author="ADET-612A" w:date="2023-05-22T10:36:00Z">
              <w:r w:rsidRPr="005C6B48">
                <w:t>AgInformatics</w:t>
              </w:r>
              <w:proofErr w:type="spellEnd"/>
            </w:ins>
          </w:p>
        </w:tc>
        <w:tc>
          <w:tcPr>
            <w:tcW w:w="5720" w:type="dxa"/>
          </w:tcPr>
          <w:p w:rsidR="00BF54CF" w:rsidRDefault="00BF54CF" w:rsidP="00FF37C2">
            <w:pPr>
              <w:jc w:val="both"/>
              <w:rPr>
                <w:ins w:id="73" w:author="ADET-612A" w:date="2023-05-22T10:36:00Z"/>
              </w:rPr>
            </w:pPr>
            <w:proofErr w:type="spellStart"/>
            <w:ins w:id="74" w:author="ADET-612A" w:date="2023-05-22T10:36:00Z">
              <w:r>
                <w:t>AgInformatics</w:t>
              </w:r>
              <w:proofErr w:type="spellEnd"/>
              <w:r>
                <w:t xml:space="preserve"> is a powerful tool that can benefit </w:t>
              </w:r>
              <w:r>
                <w:lastRenderedPageBreak/>
                <w:t>agriculture in numerous ways, including Precision Agriculture (PA), Precision Livestock Farming (PLF), and Agricultural landscape analysis and planning. PA technologies, such as Variable rate technologies, can help farmers tailor input amounts to the current needs of crops and reduce input use, resulting in positive environmental and economic impacts.</w:t>
              </w:r>
            </w:ins>
          </w:p>
          <w:p w:rsidR="00BF54CF" w:rsidRDefault="00BF54CF" w:rsidP="00FF37C2">
            <w:pPr>
              <w:jc w:val="both"/>
              <w:rPr>
                <w:ins w:id="75" w:author="ADET-612A" w:date="2023-05-22T10:36:00Z"/>
              </w:rPr>
            </w:pPr>
            <w:ins w:id="76" w:author="ADET-612A" w:date="2023-05-22T10:36:00Z">
              <w:r>
                <w:t>ICT-based decision support systems can also help farmers maximize production efficiency while minimizing production costs and environmental footprint. This includes using smart irrigation systems to reduce water usage and carbon footprint by reducing energy use.</w:t>
              </w:r>
            </w:ins>
          </w:p>
          <w:p w:rsidR="00BF54CF" w:rsidRDefault="00BF54CF" w:rsidP="00FF37C2">
            <w:pPr>
              <w:jc w:val="both"/>
              <w:rPr>
                <w:ins w:id="77" w:author="ADET-612A" w:date="2023-05-22T10:36:00Z"/>
              </w:rPr>
            </w:pPr>
            <w:ins w:id="78" w:author="ADET-612A" w:date="2023-05-22T10:36:00Z">
              <w:r w:rsidRPr="008275D2">
                <w:t>In addition to economic benefits, precision agriculture technologies and practices can also result in lower greenhouse gas emissions, thus mitigating climate change. These technologies can help enhance the carbon sequestration ability of soils, reduce fuel consumption in field operations, and reduce input use, leading to a more sustainable agriculture system.</w:t>
              </w:r>
            </w:ins>
          </w:p>
        </w:tc>
      </w:tr>
      <w:tr w:rsidR="00BF54CF" w:rsidTr="00FF37C2">
        <w:trPr>
          <w:ins w:id="79" w:author="ADET-612A" w:date="2023-05-22T10:36:00Z"/>
        </w:trPr>
        <w:tc>
          <w:tcPr>
            <w:tcW w:w="704" w:type="dxa"/>
          </w:tcPr>
          <w:p w:rsidR="00BF54CF" w:rsidRDefault="00BF54CF" w:rsidP="00FF37C2">
            <w:pPr>
              <w:jc w:val="both"/>
              <w:rPr>
                <w:ins w:id="80" w:author="ADET-612A" w:date="2023-05-22T10:36:00Z"/>
              </w:rPr>
            </w:pPr>
            <w:ins w:id="81" w:author="ADET-612A" w:date="2023-05-22T10:36:00Z">
              <w:r>
                <w:lastRenderedPageBreak/>
                <w:t>2</w:t>
              </w:r>
            </w:ins>
          </w:p>
        </w:tc>
        <w:tc>
          <w:tcPr>
            <w:tcW w:w="3210" w:type="dxa"/>
          </w:tcPr>
          <w:p w:rsidR="00BF54CF" w:rsidRDefault="00BF54CF" w:rsidP="00FF37C2">
            <w:pPr>
              <w:jc w:val="both"/>
              <w:rPr>
                <w:ins w:id="82" w:author="ADET-612A" w:date="2023-05-22T10:36:00Z"/>
              </w:rPr>
            </w:pPr>
            <w:ins w:id="83" w:author="ADET-612A" w:date="2023-05-22T10:36:00Z">
              <w:r>
                <w:t>Food processing, distribution and consumption</w:t>
              </w:r>
            </w:ins>
          </w:p>
        </w:tc>
        <w:tc>
          <w:tcPr>
            <w:tcW w:w="5720" w:type="dxa"/>
          </w:tcPr>
          <w:p w:rsidR="00BF54CF" w:rsidRDefault="00BF54CF" w:rsidP="00FF37C2">
            <w:pPr>
              <w:jc w:val="both"/>
              <w:rPr>
                <w:ins w:id="84" w:author="ADET-612A" w:date="2023-05-22T10:36:00Z"/>
              </w:rPr>
            </w:pPr>
            <w:ins w:id="85" w:author="ADET-612A" w:date="2023-05-22T10:36:00Z">
              <w:r w:rsidRPr="004A03E8">
                <w:t xml:space="preserve">ICTs have played a significant role in transforming food systems and improving their sustainability. </w:t>
              </w:r>
            </w:ins>
          </w:p>
          <w:p w:rsidR="00BF54CF" w:rsidRDefault="00BF54CF" w:rsidP="00FF37C2">
            <w:pPr>
              <w:jc w:val="both"/>
              <w:rPr>
                <w:ins w:id="86" w:author="ADET-612A" w:date="2023-05-22T10:36:00Z"/>
              </w:rPr>
            </w:pPr>
            <w:ins w:id="87" w:author="ADET-612A" w:date="2023-05-22T10:36:00Z">
              <w:r w:rsidRPr="00723A00">
                <w:t xml:space="preserve">Due to the complex and global nature of food supply chains, the use of ICT solutions </w:t>
              </w:r>
              <w:r>
                <w:t>has</w:t>
              </w:r>
              <w:r w:rsidRPr="00723A00">
                <w:t xml:space="preserve"> effectively consolidate</w:t>
              </w:r>
              <w:r>
                <w:t>d</w:t>
              </w:r>
              <w:r w:rsidRPr="00723A00">
                <w:t xml:space="preserve"> all the components of the supply chain - including farmers, processors, wholesalers, retailers, and consumers - o</w:t>
              </w:r>
              <w:r>
                <w:t>nto a unified platform. This has</w:t>
              </w:r>
              <w:r w:rsidRPr="00723A00">
                <w:t xml:space="preserve"> lead to improved transparency, traceability, and efficiency in the movement of products, information, and finances across the entire food supply chain, from its origin at the farm to the final consumption by the end consumer.</w:t>
              </w:r>
              <w:r>
                <w:t xml:space="preserve"> </w:t>
              </w:r>
              <w:r w:rsidRPr="004A03E8">
                <w:t>Furthermore, ICTs have enabled the development of alternative food production methods such as urban gardening and facilitated the creation of peer food networks to avoid food waste. As such, ICTs represent an important tool for achieving a more sustainable and equitable food system.</w:t>
              </w:r>
            </w:ins>
          </w:p>
          <w:p w:rsidR="00BF54CF" w:rsidRDefault="00BF54CF" w:rsidP="00FF37C2">
            <w:pPr>
              <w:jc w:val="both"/>
              <w:rPr>
                <w:ins w:id="88" w:author="ADET-612A" w:date="2023-05-22T10:36:00Z"/>
              </w:rPr>
            </w:pPr>
            <w:ins w:id="89" w:author="ADET-612A" w:date="2023-05-22T10:36:00Z">
              <w:r>
                <w:t>By using ICT-enabled techniques such as storage monitoring, factory robotics, digital packaging etc. the efficiency of food processing industry has remarkably improved. ICT has led to reduced consumption, by using  n</w:t>
              </w:r>
              <w:r w:rsidRPr="00EE1E47">
                <w:t>ovel approaches</w:t>
              </w:r>
              <w:r>
                <w:t xml:space="preserve"> such as</w:t>
              </w:r>
              <w:r w:rsidRPr="00EE1E47">
                <w:t xml:space="preserve"> </w:t>
              </w:r>
              <w:r>
                <w:t>refrigerator monitoring, smart packaging and advisory services on diets</w:t>
              </w:r>
            </w:ins>
          </w:p>
        </w:tc>
      </w:tr>
      <w:tr w:rsidR="00BF54CF" w:rsidTr="00FF37C2">
        <w:trPr>
          <w:ins w:id="90" w:author="ADET-612A" w:date="2023-05-22T10:36:00Z"/>
        </w:trPr>
        <w:tc>
          <w:tcPr>
            <w:tcW w:w="704" w:type="dxa"/>
          </w:tcPr>
          <w:p w:rsidR="00BF54CF" w:rsidRDefault="00BF54CF" w:rsidP="00FF37C2">
            <w:pPr>
              <w:jc w:val="both"/>
              <w:rPr>
                <w:ins w:id="91" w:author="ADET-612A" w:date="2023-05-22T10:36:00Z"/>
              </w:rPr>
            </w:pPr>
            <w:ins w:id="92" w:author="ADET-612A" w:date="2023-05-22T10:36:00Z">
              <w:r>
                <w:t>3</w:t>
              </w:r>
            </w:ins>
          </w:p>
        </w:tc>
        <w:tc>
          <w:tcPr>
            <w:tcW w:w="3210" w:type="dxa"/>
          </w:tcPr>
          <w:p w:rsidR="00BF54CF" w:rsidRDefault="00BF54CF" w:rsidP="00FF37C2">
            <w:pPr>
              <w:jc w:val="both"/>
              <w:rPr>
                <w:ins w:id="93" w:author="ADET-612A" w:date="2023-05-22T10:36:00Z"/>
              </w:rPr>
            </w:pPr>
            <w:proofErr w:type="spellStart"/>
            <w:ins w:id="94" w:author="ADET-612A" w:date="2023-05-22T10:36:00Z">
              <w:r>
                <w:t>Agrivoltaic</w:t>
              </w:r>
              <w:proofErr w:type="spellEnd"/>
            </w:ins>
          </w:p>
        </w:tc>
        <w:tc>
          <w:tcPr>
            <w:tcW w:w="5720" w:type="dxa"/>
          </w:tcPr>
          <w:p w:rsidR="00BF54CF" w:rsidRDefault="00BF54CF" w:rsidP="00FF37C2">
            <w:pPr>
              <w:jc w:val="both"/>
              <w:rPr>
                <w:ins w:id="95" w:author="ADET-612A" w:date="2023-05-22T10:36:00Z"/>
              </w:rPr>
            </w:pPr>
            <w:proofErr w:type="spellStart"/>
            <w:ins w:id="96" w:author="ADET-612A" w:date="2023-05-22T10:36:00Z">
              <w:r>
                <w:t>Agrivoltaics</w:t>
              </w:r>
              <w:proofErr w:type="spellEnd"/>
              <w:r>
                <w:t xml:space="preserve">, also known as </w:t>
              </w:r>
              <w:proofErr w:type="spellStart"/>
              <w:r>
                <w:t>agrophotovoltaics</w:t>
              </w:r>
              <w:proofErr w:type="spellEnd"/>
              <w:r>
                <w:t xml:space="preserve">, is a technology that involves the integration of solar panels with agriculture. The use of ICT in </w:t>
              </w:r>
              <w:proofErr w:type="spellStart"/>
              <w:r>
                <w:t>agrivoltaics</w:t>
              </w:r>
              <w:proofErr w:type="spellEnd"/>
              <w:r>
                <w:t xml:space="preserve"> can help optimize the system's performance and improve its sustainability. Some of examples of how ICT can contribute in increasing the efficiency of</w:t>
              </w:r>
              <w:r w:rsidDel="00255BB4">
                <w:t xml:space="preserve"> </w:t>
              </w:r>
              <w:proofErr w:type="spellStart"/>
              <w:r>
                <w:t>agrivoltaics</w:t>
              </w:r>
              <w:proofErr w:type="spellEnd"/>
              <w:r>
                <w:t xml:space="preserve"> are</w:t>
              </w:r>
            </w:ins>
          </w:p>
          <w:p w:rsidR="00BF54CF" w:rsidRDefault="00BF54CF" w:rsidP="00FF37C2">
            <w:pPr>
              <w:jc w:val="both"/>
              <w:rPr>
                <w:ins w:id="97" w:author="ADET-612A" w:date="2023-05-22T10:36:00Z"/>
              </w:rPr>
            </w:pPr>
          </w:p>
          <w:p w:rsidR="00BF54CF" w:rsidRDefault="00BF54CF" w:rsidP="00FF37C2">
            <w:pPr>
              <w:jc w:val="both"/>
              <w:rPr>
                <w:ins w:id="98" w:author="ADET-612A" w:date="2023-05-22T10:36:00Z"/>
              </w:rPr>
            </w:pPr>
            <w:ins w:id="99" w:author="ADET-612A" w:date="2023-05-22T10:36:00Z">
              <w:r>
                <w:t>(</w:t>
              </w:r>
              <w:proofErr w:type="spellStart"/>
              <w:r>
                <w:t>i</w:t>
              </w:r>
              <w:proofErr w:type="spellEnd"/>
              <w:r>
                <w:t>) Monitoring and control: ICT can be used to monitor the performance of the solar panels and the crops, including temperature, humidity, soil moisture, and nutrient levels. This data can be used to optimize the system's performance and improve crop yields.</w:t>
              </w:r>
            </w:ins>
          </w:p>
          <w:p w:rsidR="00BF54CF" w:rsidRDefault="00BF54CF" w:rsidP="00FF37C2">
            <w:pPr>
              <w:jc w:val="both"/>
              <w:rPr>
                <w:ins w:id="100" w:author="ADET-612A" w:date="2023-05-22T10:36:00Z"/>
              </w:rPr>
            </w:pPr>
          </w:p>
          <w:p w:rsidR="00BF54CF" w:rsidRDefault="00BF54CF" w:rsidP="00FF37C2">
            <w:pPr>
              <w:jc w:val="both"/>
              <w:rPr>
                <w:ins w:id="101" w:author="ADET-612A" w:date="2023-05-22T10:36:00Z"/>
              </w:rPr>
            </w:pPr>
            <w:ins w:id="102" w:author="ADET-612A" w:date="2023-05-22T10:36:00Z">
              <w:r>
                <w:t xml:space="preserve">(ii) Precision agriculture: ICT can be used to implement precision agriculture techniques in </w:t>
              </w:r>
              <w:proofErr w:type="spellStart"/>
              <w:r>
                <w:t>agrivoltaics</w:t>
              </w:r>
              <w:proofErr w:type="spellEnd"/>
              <w:r>
                <w:t>. For example, drones equipped with cameras and sensors can be used to monitor crop health, detect pest infestations, and map the fields.</w:t>
              </w:r>
            </w:ins>
          </w:p>
          <w:p w:rsidR="00BF54CF" w:rsidRDefault="00BF54CF" w:rsidP="00FF37C2">
            <w:pPr>
              <w:jc w:val="both"/>
              <w:rPr>
                <w:ins w:id="103" w:author="ADET-612A" w:date="2023-05-22T10:36:00Z"/>
              </w:rPr>
            </w:pPr>
          </w:p>
          <w:p w:rsidR="00BF54CF" w:rsidRDefault="00BF54CF" w:rsidP="00FF37C2">
            <w:pPr>
              <w:jc w:val="both"/>
              <w:rPr>
                <w:ins w:id="104" w:author="ADET-612A" w:date="2023-05-22T10:36:00Z"/>
              </w:rPr>
            </w:pPr>
            <w:ins w:id="105" w:author="ADET-612A" w:date="2023-05-22T10:36:00Z">
              <w:r>
                <w:t>(iii) Energy management: ICT can be used to manage the energy generated by the solar panels. This includes monitoring the energy output, managing the battery storage, and optimizing the energy use.</w:t>
              </w:r>
            </w:ins>
          </w:p>
          <w:p w:rsidR="00BF54CF" w:rsidRDefault="00BF54CF" w:rsidP="00FF37C2">
            <w:pPr>
              <w:jc w:val="both"/>
              <w:rPr>
                <w:ins w:id="106" w:author="ADET-612A" w:date="2023-05-22T10:36:00Z"/>
              </w:rPr>
            </w:pPr>
          </w:p>
          <w:p w:rsidR="00BF54CF" w:rsidRDefault="00BF54CF" w:rsidP="00FF37C2">
            <w:pPr>
              <w:jc w:val="both"/>
              <w:rPr>
                <w:ins w:id="107" w:author="ADET-612A" w:date="2023-05-22T10:36:00Z"/>
              </w:rPr>
            </w:pPr>
            <w:ins w:id="108" w:author="ADET-612A" w:date="2023-05-22T10:36:00Z">
              <w:r>
                <w:t xml:space="preserve">(iv) Decision support systems: ICT can be used to develop decision support systems that provide farmers with real-time data and recommendations for managing the </w:t>
              </w:r>
              <w:proofErr w:type="spellStart"/>
              <w:r>
                <w:t>agrivoltaic</w:t>
              </w:r>
              <w:proofErr w:type="spellEnd"/>
              <w:r>
                <w:t xml:space="preserve"> system. For example, the system can provide recommendations on when to water the crops, when to apply fertilizers, and when to harvest.</w:t>
              </w:r>
            </w:ins>
          </w:p>
          <w:p w:rsidR="00BF54CF" w:rsidRDefault="00BF54CF" w:rsidP="00FF37C2">
            <w:pPr>
              <w:jc w:val="both"/>
              <w:rPr>
                <w:ins w:id="109" w:author="ADET-612A" w:date="2023-05-22T10:36:00Z"/>
              </w:rPr>
            </w:pPr>
          </w:p>
          <w:p w:rsidR="00BF54CF" w:rsidRPr="004A03E8" w:rsidRDefault="00BF54CF" w:rsidP="00FF37C2">
            <w:pPr>
              <w:jc w:val="both"/>
              <w:rPr>
                <w:ins w:id="110" w:author="ADET-612A" w:date="2023-05-22T10:36:00Z"/>
              </w:rPr>
            </w:pPr>
            <w:ins w:id="111" w:author="ADET-612A" w:date="2023-05-22T10:36:00Z">
              <w:r>
                <w:t xml:space="preserve">(v) Data analytics: ICT can be used to analyze the data collected from the </w:t>
              </w:r>
              <w:proofErr w:type="spellStart"/>
              <w:r>
                <w:t>agrivoltaic</w:t>
              </w:r>
              <w:proofErr w:type="spellEnd"/>
              <w:r>
                <w:t xml:space="preserve"> system to identify trends, patterns, and insights. This can help farmers make more informed decisions and improve the system's performance over time.</w:t>
              </w:r>
            </w:ins>
          </w:p>
        </w:tc>
      </w:tr>
    </w:tbl>
    <w:p w:rsidR="00507163" w:rsidRDefault="00507163">
      <w:pPr>
        <w:jc w:val="center"/>
        <w:rPr>
          <w:lang w:eastAsia="en-US"/>
        </w:rPr>
      </w:pPr>
    </w:p>
    <w:p w:rsidR="007970C9" w:rsidRDefault="009A4048">
      <w:pPr>
        <w:pStyle w:val="AnnexNotitle"/>
        <w:pageBreakBefore/>
        <w:rPr>
          <w:sz w:val="24"/>
          <w:szCs w:val="24"/>
        </w:rPr>
      </w:pPr>
      <w:r>
        <w:rPr>
          <w:sz w:val="24"/>
          <w:szCs w:val="24"/>
        </w:rPr>
        <w:lastRenderedPageBreak/>
        <w:t xml:space="preserve">Annex </w:t>
      </w:r>
      <w:proofErr w:type="gramStart"/>
      <w:r>
        <w:rPr>
          <w:sz w:val="24"/>
          <w:szCs w:val="24"/>
        </w:rPr>
        <w:t>A</w:t>
      </w:r>
      <w:proofErr w:type="gramEnd"/>
      <w:r>
        <w:rPr>
          <w:sz w:val="24"/>
          <w:szCs w:val="24"/>
        </w:rPr>
        <w:br/>
      </w:r>
      <w:r>
        <w:rPr>
          <w:sz w:val="24"/>
          <w:szCs w:val="24"/>
        </w:rPr>
        <w:br/>
        <w:t>Practices Example</w:t>
      </w:r>
    </w:p>
    <w:p w:rsidR="007970C9" w:rsidRDefault="009A4048">
      <w:pPr>
        <w:jc w:val="center"/>
      </w:pPr>
      <w:r>
        <w:t>(This annex forms an integral part of this Recommendation.)</w:t>
      </w:r>
    </w:p>
    <w:p w:rsidR="007970C9" w:rsidRDefault="009A4048">
      <w:pPr>
        <w:jc w:val="both"/>
        <w:rPr>
          <w:b/>
          <w:bCs/>
        </w:rPr>
      </w:pPr>
      <w:r>
        <w:rPr>
          <w:b/>
          <w:bCs/>
        </w:rPr>
        <w:t>Practice example for electricity sector</w:t>
      </w:r>
      <w:r>
        <w:rPr>
          <w:rFonts w:hint="eastAsia"/>
          <w:b/>
          <w:bCs/>
        </w:rPr>
        <w:t>：</w:t>
      </w:r>
    </w:p>
    <w:p w:rsidR="007970C9" w:rsidDel="003264E4" w:rsidRDefault="009A4048">
      <w:pPr>
        <w:jc w:val="both"/>
        <w:rPr>
          <w:ins w:id="112" w:author="ziaur rahman" w:date="2023-05-10T00:09:00Z"/>
          <w:del w:id="113" w:author="tec" w:date="2023-05-16T15:38:00Z"/>
          <w:lang w:eastAsia="zh-CN"/>
        </w:rPr>
      </w:pPr>
      <w:r>
        <w:rPr>
          <w:lang w:eastAsia="zh-CN"/>
        </w:rPr>
        <w:t>Through deep integration of digital technology and physical power grid, a</w:t>
      </w:r>
      <w:r>
        <w:rPr>
          <w:rFonts w:hint="eastAsia"/>
          <w:lang w:eastAsia="zh-CN"/>
        </w:rPr>
        <w:t xml:space="preserve"> power grid company</w:t>
      </w:r>
      <w:r>
        <w:rPr>
          <w:lang w:eastAsia="zh-CN"/>
        </w:rPr>
        <w:t xml:space="preserve"> realizes the construction of digital scenes such as unmanned aerial vehicle patrol of transmission and distribution lines, digital substation, smart distribution room and smart </w:t>
      </w:r>
      <w:proofErr w:type="spellStart"/>
      <w:r>
        <w:rPr>
          <w:lang w:eastAsia="zh-CN"/>
        </w:rPr>
        <w:t>microgrid</w:t>
      </w:r>
      <w:proofErr w:type="spellEnd"/>
      <w:r>
        <w:rPr>
          <w:lang w:eastAsia="zh-CN"/>
        </w:rPr>
        <w:t xml:space="preserve">. Through the large capacity ultrahigh voltage multi-terminal flexible DC transmission technology, the DC power ratio of the power grid is up to 30%, and the clean energy accounts for more than 80% of the annual power supply. Greatly improve the utilization of clean energy power </w:t>
      </w:r>
      <w:proofErr w:type="spellStart"/>
      <w:r>
        <w:rPr>
          <w:lang w:eastAsia="zh-CN"/>
        </w:rPr>
        <w:t>generation.</w:t>
      </w:r>
    </w:p>
    <w:p w:rsidR="008A38B2" w:rsidRDefault="008A38B2">
      <w:pPr>
        <w:ind w:firstLine="720"/>
        <w:jc w:val="both"/>
        <w:rPr>
          <w:del w:id="114" w:author="tec" w:date="2023-05-16T15:38:00Z"/>
          <w:lang w:eastAsia="zh-CN"/>
        </w:rPr>
      </w:pPr>
    </w:p>
    <w:p w:rsidR="007970C9" w:rsidRDefault="009A4048">
      <w:pPr>
        <w:rPr>
          <w:rFonts w:ascii="SimSun" w:hAnsi="SimSun" w:cs="Microsoft YaHei"/>
          <w:lang w:eastAsia="zh-CN"/>
        </w:rPr>
      </w:pPr>
      <w:r>
        <w:rPr>
          <w:b/>
          <w:bCs/>
          <w:lang w:eastAsia="zh-CN"/>
        </w:rPr>
        <w:t>P</w:t>
      </w:r>
      <w:r>
        <w:rPr>
          <w:b/>
          <w:bCs/>
        </w:rPr>
        <w:t>ractices</w:t>
      </w:r>
      <w:proofErr w:type="spellEnd"/>
      <w:r>
        <w:rPr>
          <w:b/>
          <w:bCs/>
        </w:rPr>
        <w:t xml:space="preserve"> example for industry</w:t>
      </w:r>
      <w:r>
        <w:rPr>
          <w:rFonts w:ascii="SimSun" w:hAnsi="SimSun" w:cs="Microsoft YaHei" w:hint="eastAsia"/>
          <w:lang w:eastAsia="zh-CN"/>
        </w:rPr>
        <w:t>：</w:t>
      </w:r>
    </w:p>
    <w:p w:rsidR="007970C9" w:rsidDel="00507163" w:rsidRDefault="009A4048">
      <w:pPr>
        <w:jc w:val="both"/>
        <w:rPr>
          <w:del w:id="115" w:author="ziaur rahman" w:date="2023-05-10T00:09:00Z"/>
          <w:kern w:val="2"/>
          <w:lang w:eastAsia="zh-CN"/>
        </w:rPr>
      </w:pPr>
      <w:r>
        <w:rPr>
          <w:kern w:val="2"/>
          <w:lang w:eastAsia="zh-CN"/>
        </w:rPr>
        <w:t>In view of non-ferrous metal smelting, a smelting company process data management and integration, centralized storage, analysis, modeling in the big data platform, and establish industrial software architecture to support enterprises to achieve business objectives. The detection level is improved to solve the uncertainty in the production process, and the control accuracy is increased by 30%, the power consumption per unit zinc production decreased by about 20%</w:t>
      </w:r>
      <w:proofErr w:type="gramStart"/>
      <w:r>
        <w:rPr>
          <w:kern w:val="2"/>
          <w:lang w:eastAsia="zh-CN"/>
        </w:rPr>
        <w:t>.</w:t>
      </w:r>
      <w:ins w:id="116" w:author="ziaur rahman" w:date="2023-05-10T00:09:00Z">
        <w:r w:rsidR="00507163">
          <w:rPr>
            <w:kern w:val="2"/>
            <w:lang w:eastAsia="zh-CN"/>
          </w:rPr>
          <w:t>.</w:t>
        </w:r>
      </w:ins>
      <w:proofErr w:type="gramEnd"/>
    </w:p>
    <w:p w:rsidR="00507163" w:rsidDel="00507163" w:rsidRDefault="00507163">
      <w:pPr>
        <w:jc w:val="both"/>
        <w:rPr>
          <w:del w:id="117" w:author="ziaur rahman" w:date="2023-05-10T00:09:00Z"/>
          <w:kern w:val="2"/>
          <w:lang w:eastAsia="zh-CN"/>
        </w:rPr>
      </w:pPr>
    </w:p>
    <w:p w:rsidR="00BF54CF" w:rsidRPr="003A3701" w:rsidRDefault="00BF54CF" w:rsidP="00BF54CF">
      <w:pPr>
        <w:rPr>
          <w:ins w:id="118" w:author="ADET-612A" w:date="2023-05-22T10:40:00Z"/>
          <w:b/>
        </w:rPr>
      </w:pPr>
      <w:ins w:id="119" w:author="ADET-612A" w:date="2023-05-22T10:40:00Z">
        <w:r w:rsidRPr="00FE61B7">
          <w:rPr>
            <w:b/>
          </w:rPr>
          <w:t>Practice example from ICT sector</w:t>
        </w:r>
        <w:r>
          <w:rPr>
            <w:b/>
          </w:rPr>
          <w:t xml:space="preserve"> under Industry</w:t>
        </w:r>
      </w:ins>
    </w:p>
    <w:p w:rsidR="00BF54CF" w:rsidRDefault="00BF54CF" w:rsidP="00BF54CF">
      <w:pPr>
        <w:pStyle w:val="ListParagraph"/>
        <w:numPr>
          <w:ilvl w:val="0"/>
          <w:numId w:val="12"/>
        </w:numPr>
        <w:jc w:val="both"/>
        <w:rPr>
          <w:ins w:id="120" w:author="ADET-612A" w:date="2023-05-22T10:40:00Z"/>
        </w:rPr>
      </w:pPr>
      <w:ins w:id="121" w:author="ADET-612A" w:date="2023-05-22T10:40:00Z">
        <w:r w:rsidRPr="00FE61B7">
          <w:rPr>
            <w:b/>
          </w:rPr>
          <w:t>Energy-efficient hardware</w:t>
        </w:r>
        <w:r>
          <w:t xml:space="preserve">: The use of energy-efficient hardware is crucial in achieving net-zero emissions. This includes the use of energy-efficient servers, cooling systems, and other ICT equipment. It is essential to ensure that hardware is designed to consume minimal power and that it is properly maintained to reduce energy wastage. </w:t>
        </w:r>
      </w:ins>
    </w:p>
    <w:p w:rsidR="00BF54CF" w:rsidRDefault="00BF54CF" w:rsidP="00BF54CF">
      <w:pPr>
        <w:jc w:val="both"/>
        <w:rPr>
          <w:ins w:id="122" w:author="ADET-612A" w:date="2023-05-22T10:40:00Z"/>
        </w:rPr>
      </w:pPr>
    </w:p>
    <w:p w:rsidR="00BF54CF" w:rsidRDefault="00BF54CF" w:rsidP="00BF54CF">
      <w:pPr>
        <w:pStyle w:val="ListParagraph"/>
        <w:numPr>
          <w:ilvl w:val="0"/>
          <w:numId w:val="13"/>
        </w:numPr>
        <w:jc w:val="both"/>
        <w:rPr>
          <w:ins w:id="123" w:author="ADET-612A" w:date="2023-05-22T10:40:00Z"/>
        </w:rPr>
      </w:pPr>
      <w:ins w:id="124" w:author="ADET-612A" w:date="2023-05-22T10:40:00Z">
        <w:r>
          <w:t xml:space="preserve">Indus Tower has put its focus on reducing energy consumption and emissions by moving away from air conditioning and implementing outdoor solutions for their sites. The introduction of Dual Turbine Unit and large-sized micro cooling with HEX-based solutions is a positive step towards achieving sustainability goals. Additionally, the use of solar-based natural free cooling units, large-sized micro cooling cabinets, HEX-based micro cooling units, Free Cooling Unit (FCU), Natural Cooling Unit (NCU), and Precision </w:t>
        </w:r>
        <w:proofErr w:type="spellStart"/>
        <w:r>
          <w:t>aircon</w:t>
        </w:r>
        <w:proofErr w:type="spellEnd"/>
        <w:r>
          <w:t xml:space="preserve"> for critical sites is a commendable effort. Indus Tower's plan to create more concentrated cooling solutions and specific equipment solutions is a smart approach towards efficient energy use. By providing only the required cooling to specific equipment, the company can significantly reduce energy consumption and further reduce emissions. The use of high-efficiency air conditioning for reducing energy consumption at critical sites is also a good strategy. The rollout of precision </w:t>
        </w:r>
        <w:proofErr w:type="spellStart"/>
        <w:r>
          <w:t>aircon</w:t>
        </w:r>
        <w:proofErr w:type="spellEnd"/>
        <w:r>
          <w:t xml:space="preserve"> for higher loads with ultra-sensitive cooling requirements is another great move towards increasing energy efficiency.</w:t>
        </w:r>
      </w:ins>
    </w:p>
    <w:p w:rsidR="00BF54CF" w:rsidRDefault="00BF54CF" w:rsidP="00BF54CF">
      <w:pPr>
        <w:pStyle w:val="ListParagraph"/>
        <w:ind w:left="1440"/>
        <w:jc w:val="both"/>
        <w:rPr>
          <w:ins w:id="125" w:author="ADET-612A" w:date="2023-05-22T10:40:00Z"/>
        </w:rPr>
      </w:pPr>
    </w:p>
    <w:p w:rsidR="00BF54CF" w:rsidRDefault="00BF54CF" w:rsidP="00BF54CF">
      <w:pPr>
        <w:pStyle w:val="ListParagraph"/>
        <w:numPr>
          <w:ilvl w:val="0"/>
          <w:numId w:val="13"/>
        </w:numPr>
        <w:jc w:val="both"/>
        <w:rPr>
          <w:ins w:id="126" w:author="ADET-612A" w:date="2023-05-22T10:40:00Z"/>
        </w:rPr>
      </w:pPr>
      <w:ins w:id="127" w:author="ADET-612A" w:date="2023-05-22T10:40:00Z">
        <w:r w:rsidRPr="00255BB4">
          <w:t>In October 2022, Apple also declared that they will be producing their new phones using completely recycled Earth materials</w:t>
        </w:r>
      </w:ins>
    </w:p>
    <w:p w:rsidR="00BF54CF" w:rsidRDefault="00BF54CF" w:rsidP="00BF54CF">
      <w:pPr>
        <w:pStyle w:val="ListParagraph"/>
        <w:rPr>
          <w:ins w:id="128" w:author="ADET-612A" w:date="2023-05-22T10:40:00Z"/>
        </w:rPr>
      </w:pPr>
    </w:p>
    <w:p w:rsidR="00BF54CF" w:rsidRDefault="00BF54CF" w:rsidP="00BF54CF">
      <w:pPr>
        <w:rPr>
          <w:ins w:id="129" w:author="ADET-612A" w:date="2023-05-22T10:40:00Z"/>
        </w:rPr>
      </w:pPr>
    </w:p>
    <w:p w:rsidR="00BF54CF" w:rsidRDefault="00BF54CF" w:rsidP="00BF54CF">
      <w:pPr>
        <w:pStyle w:val="ListParagraph"/>
        <w:numPr>
          <w:ilvl w:val="0"/>
          <w:numId w:val="12"/>
        </w:numPr>
        <w:jc w:val="both"/>
        <w:rPr>
          <w:ins w:id="130" w:author="ADET-612A" w:date="2023-05-22T10:40:00Z"/>
        </w:rPr>
      </w:pPr>
      <w:ins w:id="131" w:author="ADET-612A" w:date="2023-05-22T10:40:00Z">
        <w:r w:rsidRPr="00FE61B7">
          <w:rPr>
            <w:b/>
          </w:rPr>
          <w:lastRenderedPageBreak/>
          <w:t>Virtualization and cloud computing</w:t>
        </w:r>
        <w:r>
          <w:t>: Virtualization and cloud computing can help to reduce energy consumption and carbon emissions by consolidating servers and reducing the need for physical infrastructure. Virtualization can enable multiple applications to run on a single physical server, reducing the need for additional hardware.</w:t>
        </w:r>
      </w:ins>
    </w:p>
    <w:p w:rsidR="00BF54CF" w:rsidRDefault="00BF54CF" w:rsidP="00BF54CF">
      <w:pPr>
        <w:rPr>
          <w:ins w:id="132" w:author="ADET-612A" w:date="2023-05-22T10:40:00Z"/>
        </w:rPr>
      </w:pPr>
    </w:p>
    <w:p w:rsidR="00BF54CF" w:rsidRDefault="00BF54CF" w:rsidP="00BF54CF">
      <w:pPr>
        <w:pStyle w:val="ListParagraph"/>
        <w:numPr>
          <w:ilvl w:val="0"/>
          <w:numId w:val="12"/>
        </w:numPr>
        <w:jc w:val="both"/>
        <w:rPr>
          <w:ins w:id="133" w:author="ADET-612A" w:date="2023-05-22T10:40:00Z"/>
        </w:rPr>
      </w:pPr>
      <w:ins w:id="134" w:author="ADET-612A" w:date="2023-05-22T10:40:00Z">
        <w:r w:rsidRPr="00FE61B7">
          <w:rPr>
            <w:b/>
          </w:rPr>
          <w:t>Renewable energy</w:t>
        </w:r>
        <w:r>
          <w:t xml:space="preserve">: The use of renewable energy such as solar, wind, and hydropower to power ICT infrastructure can help to reduce carbon emissions. ICT companies can partner with renewable energy providers or invest in their renewable energy generation facilities to ensure a clean energy supply. </w:t>
        </w:r>
      </w:ins>
    </w:p>
    <w:p w:rsidR="00BF54CF" w:rsidRDefault="00BF54CF" w:rsidP="00BF54CF">
      <w:pPr>
        <w:pStyle w:val="ListParagraph"/>
        <w:rPr>
          <w:ins w:id="135" w:author="ADET-612A" w:date="2023-05-22T10:40:00Z"/>
        </w:rPr>
      </w:pPr>
    </w:p>
    <w:p w:rsidR="00BF54CF" w:rsidRDefault="00BF54CF" w:rsidP="00BF54CF">
      <w:pPr>
        <w:pStyle w:val="ListParagraph"/>
        <w:numPr>
          <w:ilvl w:val="0"/>
          <w:numId w:val="13"/>
        </w:numPr>
        <w:jc w:val="both"/>
        <w:rPr>
          <w:ins w:id="136" w:author="ADET-612A" w:date="2023-05-22T10:40:00Z"/>
          <w:lang w:eastAsia="en-US"/>
        </w:rPr>
      </w:pPr>
      <w:proofErr w:type="spellStart"/>
      <w:ins w:id="137" w:author="ADET-612A" w:date="2023-05-22T10:40:00Z">
        <w:r w:rsidRPr="00773B68">
          <w:rPr>
            <w:b/>
            <w:lang w:eastAsia="en-US"/>
          </w:rPr>
          <w:t>Harit</w:t>
        </w:r>
        <w:proofErr w:type="spellEnd"/>
        <w:r w:rsidRPr="00773B68">
          <w:rPr>
            <w:b/>
            <w:lang w:eastAsia="en-US"/>
          </w:rPr>
          <w:t xml:space="preserve"> </w:t>
        </w:r>
        <w:r w:rsidRPr="00FE61B7">
          <w:t>Sanchar</w:t>
        </w:r>
        <w:r w:rsidRPr="00773B68">
          <w:rPr>
            <w:b/>
            <w:lang w:eastAsia="en-US"/>
          </w:rPr>
          <w:t xml:space="preserve"> by Indus </w:t>
        </w:r>
        <w:r w:rsidRPr="00B803B0">
          <w:rPr>
            <w:b/>
            <w:lang w:eastAsia="en-US"/>
          </w:rPr>
          <w:t>Towers</w:t>
        </w:r>
        <w:r>
          <w:rPr>
            <w:lang w:eastAsia="en-US"/>
          </w:rPr>
          <w:t xml:space="preserve">: - Indus Towers which is </w:t>
        </w:r>
        <w:r w:rsidRPr="00773B68">
          <w:rPr>
            <w:lang w:eastAsia="en-US"/>
          </w:rPr>
          <w:t xml:space="preserve">India's largest mobile tower installation company </w:t>
        </w:r>
        <w:r>
          <w:rPr>
            <w:lang w:eastAsia="en-US"/>
          </w:rPr>
          <w:t xml:space="preserve">is taking steps towards reducing diesel consumption and emissions at their tower sites. The </w:t>
        </w:r>
        <w:proofErr w:type="spellStart"/>
        <w:r w:rsidRPr="00773B68">
          <w:rPr>
            <w:b/>
            <w:lang w:eastAsia="en-US"/>
          </w:rPr>
          <w:t>Harit</w:t>
        </w:r>
        <w:proofErr w:type="spellEnd"/>
        <w:r w:rsidRPr="00773B68">
          <w:rPr>
            <w:b/>
            <w:lang w:eastAsia="en-US"/>
          </w:rPr>
          <w:t xml:space="preserve"> Sanchar</w:t>
        </w:r>
        <w:r>
          <w:rPr>
            <w:lang w:eastAsia="en-US"/>
          </w:rPr>
          <w:t xml:space="preserve"> project seems like an innovative solution to replace diesel generators with mobile batteries, which not only reduces emissions but also helps to save costs in the long run. The significant reduction in CO2 emissions of 9</w:t>
        </w:r>
        <w:proofErr w:type="gramStart"/>
        <w:r>
          <w:rPr>
            <w:lang w:eastAsia="en-US"/>
          </w:rPr>
          <w:t>,92,038</w:t>
        </w:r>
        <w:proofErr w:type="gramEnd"/>
        <w:r>
          <w:rPr>
            <w:lang w:eastAsia="en-US"/>
          </w:rPr>
          <w:t xml:space="preserve"> </w:t>
        </w:r>
        <w:proofErr w:type="spellStart"/>
        <w:r>
          <w:rPr>
            <w:lang w:eastAsia="en-US"/>
          </w:rPr>
          <w:t>tonnes</w:t>
        </w:r>
        <w:proofErr w:type="spellEnd"/>
        <w:r>
          <w:rPr>
            <w:lang w:eastAsia="en-US"/>
          </w:rPr>
          <w:t xml:space="preserve"> during fiscal 2021 is impressive.</w:t>
        </w:r>
      </w:ins>
    </w:p>
    <w:p w:rsidR="00BF54CF" w:rsidRDefault="00BF54CF" w:rsidP="00BF54CF">
      <w:pPr>
        <w:ind w:left="1440"/>
        <w:jc w:val="both"/>
        <w:rPr>
          <w:ins w:id="138" w:author="ADET-612A" w:date="2023-05-22T10:40:00Z"/>
          <w:lang w:eastAsia="en-US"/>
        </w:rPr>
      </w:pPr>
      <w:ins w:id="139" w:author="ADET-612A" w:date="2023-05-22T10:40:00Z">
        <w:r>
          <w:rPr>
            <w:lang w:eastAsia="en-US"/>
          </w:rPr>
          <w:t>Collaborating with renewable energy service companies to power towers with renewable energy is also a great initiative. This not only helps to reduce carbon emissions but also helps to promote the use of clean energy. It's also good to know that Indus Towers is undertaking community power development initiatives in rural areas, which can help to bring clean energy to underserved communities.</w:t>
        </w:r>
      </w:ins>
    </w:p>
    <w:p w:rsidR="00BF54CF" w:rsidRDefault="00BF54CF" w:rsidP="00BF54CF">
      <w:pPr>
        <w:jc w:val="both"/>
        <w:rPr>
          <w:ins w:id="140" w:author="ADET-612A" w:date="2023-05-22T10:40:00Z"/>
        </w:rPr>
      </w:pPr>
    </w:p>
    <w:p w:rsidR="00BF54CF" w:rsidRDefault="00BF54CF" w:rsidP="00BF54CF">
      <w:pPr>
        <w:rPr>
          <w:ins w:id="141" w:author="ADET-612A" w:date="2023-05-22T10:40:00Z"/>
        </w:rPr>
      </w:pPr>
    </w:p>
    <w:p w:rsidR="00BF54CF" w:rsidRDefault="00BF54CF" w:rsidP="00BF54CF">
      <w:pPr>
        <w:pStyle w:val="ListParagraph"/>
        <w:numPr>
          <w:ilvl w:val="0"/>
          <w:numId w:val="12"/>
        </w:numPr>
        <w:jc w:val="both"/>
        <w:rPr>
          <w:ins w:id="142" w:author="ADET-612A" w:date="2023-05-22T10:40:00Z"/>
        </w:rPr>
      </w:pPr>
      <w:ins w:id="143" w:author="ADET-612A" w:date="2023-05-22T10:40:00Z">
        <w:r w:rsidRPr="00FE61B7">
          <w:rPr>
            <w:b/>
          </w:rPr>
          <w:t>Data center design</w:t>
        </w:r>
        <w:r>
          <w:t>: The design of data centers can have a significant impact on energy consumption and carbon emissions. Efficient data center design includes the use of efficient cooling systems, optimized airflow, and proper insulation.</w:t>
        </w:r>
      </w:ins>
    </w:p>
    <w:p w:rsidR="00BF54CF" w:rsidRDefault="00BF54CF" w:rsidP="00BF54CF">
      <w:pPr>
        <w:rPr>
          <w:ins w:id="144" w:author="ADET-612A" w:date="2023-05-22T10:40:00Z"/>
        </w:rPr>
      </w:pPr>
    </w:p>
    <w:p w:rsidR="00BF54CF" w:rsidRDefault="00BF54CF" w:rsidP="00BF54CF">
      <w:pPr>
        <w:pStyle w:val="ListParagraph"/>
        <w:numPr>
          <w:ilvl w:val="0"/>
          <w:numId w:val="12"/>
        </w:numPr>
        <w:jc w:val="both"/>
        <w:rPr>
          <w:ins w:id="145" w:author="ADET-612A" w:date="2023-05-22T10:40:00Z"/>
        </w:rPr>
      </w:pPr>
      <w:ins w:id="146" w:author="ADET-612A" w:date="2023-05-22T10:40:00Z">
        <w:r w:rsidRPr="00FE61B7">
          <w:rPr>
            <w:b/>
          </w:rPr>
          <w:t>Remote work and video conferencing</w:t>
        </w:r>
        <w:r>
          <w:t>: The COVID-19 pandemic has shown that remote work and video conferencing can be effective in reducing emissions by eliminating the need for business travel. Companies can encourage remote work and the use of video conferencing to reduce their carbon footprint.</w:t>
        </w:r>
      </w:ins>
    </w:p>
    <w:p w:rsidR="00BF54CF" w:rsidRDefault="00BF54CF" w:rsidP="00BF54CF">
      <w:pPr>
        <w:rPr>
          <w:ins w:id="147" w:author="ADET-612A" w:date="2023-05-22T10:40:00Z"/>
        </w:rPr>
      </w:pPr>
    </w:p>
    <w:p w:rsidR="00BF54CF" w:rsidRDefault="00BF54CF" w:rsidP="00BF54CF">
      <w:pPr>
        <w:pStyle w:val="ListParagraph"/>
        <w:numPr>
          <w:ilvl w:val="0"/>
          <w:numId w:val="12"/>
        </w:numPr>
        <w:jc w:val="both"/>
        <w:rPr>
          <w:ins w:id="148" w:author="ADET-612A" w:date="2023-05-22T10:40:00Z"/>
        </w:rPr>
      </w:pPr>
      <w:ins w:id="149" w:author="ADET-612A" w:date="2023-05-22T10:40:00Z">
        <w:r w:rsidRPr="00FE61B7">
          <w:rPr>
            <w:b/>
          </w:rPr>
          <w:t>Circular economy</w:t>
        </w:r>
        <w:r>
          <w:t>: The adoption of circular economy principles can help to reduce waste and promote sustainability. This includes the refurbishment and reuse of ICT equipment, as well as the recovery of valuable materials from end-of-life products.</w:t>
        </w:r>
      </w:ins>
    </w:p>
    <w:p w:rsidR="00BF54CF" w:rsidRDefault="00BF54CF" w:rsidP="00BF54CF">
      <w:pPr>
        <w:rPr>
          <w:ins w:id="150" w:author="ADET-612A" w:date="2023-05-22T10:40:00Z"/>
        </w:rPr>
      </w:pPr>
    </w:p>
    <w:p w:rsidR="00BF54CF" w:rsidRDefault="00BF54CF" w:rsidP="00BF54CF">
      <w:pPr>
        <w:pStyle w:val="ListParagraph"/>
        <w:numPr>
          <w:ilvl w:val="0"/>
          <w:numId w:val="13"/>
        </w:numPr>
        <w:jc w:val="both"/>
        <w:rPr>
          <w:ins w:id="151" w:author="ADET-612A" w:date="2023-05-22T10:40:00Z"/>
        </w:rPr>
      </w:pPr>
      <w:ins w:id="152" w:author="ADET-612A" w:date="2023-05-22T10:40:00Z">
        <w:r w:rsidRPr="007B1DF2">
          <w:t xml:space="preserve">Nokia has adopted circular practices and made progress by setting clearly defined objectives. </w:t>
        </w:r>
        <w:r w:rsidRPr="007B1DF2">
          <w:rPr>
            <w:lang w:eastAsia="en-US"/>
          </w:rPr>
          <w:t>Their</w:t>
        </w:r>
        <w:r w:rsidRPr="007B1DF2">
          <w:t xml:space="preserve"> goal is to develop material management to such an extent that by 2030 there will be no need for </w:t>
        </w:r>
        <w:proofErr w:type="spellStart"/>
        <w:r w:rsidRPr="007B1DF2">
          <w:t>landfilling</w:t>
        </w:r>
        <w:proofErr w:type="spellEnd"/>
        <w:r w:rsidRPr="007B1DF2">
          <w:t xml:space="preserve">. In 2020, Nokia processed 5,870 metric tons of obsolete products out of which 570 metric tons of products were reused. In the same year, Nokia put in motion a policy to improve the use of recycled materials in its products. 54% of the 23,200 metric tons of cast </w:t>
        </w:r>
        <w:proofErr w:type="spellStart"/>
        <w:r w:rsidRPr="007B1DF2">
          <w:t>aluminium</w:t>
        </w:r>
        <w:proofErr w:type="spellEnd"/>
        <w:r w:rsidRPr="007B1DF2">
          <w:t xml:space="preserve"> parts used in Nokia products had recycled materials in them. In 2020, Nokia tried to improve the recycling prospects of plastics. The company has also saved 31,600 tons of CO2 through circular practices in that year.</w:t>
        </w:r>
      </w:ins>
    </w:p>
    <w:p w:rsidR="00BF54CF" w:rsidRDefault="00BF54CF" w:rsidP="00BF54CF">
      <w:pPr>
        <w:pStyle w:val="ListParagraph"/>
        <w:numPr>
          <w:ilvl w:val="0"/>
          <w:numId w:val="14"/>
        </w:numPr>
        <w:jc w:val="both"/>
        <w:rPr>
          <w:ins w:id="153" w:author="ADET-612A" w:date="2023-05-22T10:40:00Z"/>
        </w:rPr>
      </w:pPr>
      <w:ins w:id="154" w:author="ADET-612A" w:date="2023-05-22T10:40:00Z">
        <w:r w:rsidRPr="00255BB4">
          <w:lastRenderedPageBreak/>
          <w:t>Dell, Microsoft, and Google have also joined a new initiative aimed at creating a circular economy for electronics by 2030. This aims to recycle the tech products which often have short life-span</w:t>
        </w:r>
      </w:ins>
    </w:p>
    <w:p w:rsidR="00BF54CF" w:rsidRDefault="00BF54CF" w:rsidP="00BF54CF">
      <w:pPr>
        <w:pStyle w:val="ListParagraph"/>
        <w:ind w:left="1440"/>
        <w:jc w:val="both"/>
        <w:rPr>
          <w:ins w:id="155" w:author="ADET-612A" w:date="2023-05-22T10:40:00Z"/>
        </w:rPr>
      </w:pPr>
    </w:p>
    <w:p w:rsidR="00BF54CF" w:rsidRDefault="00BF54CF" w:rsidP="00BF54CF">
      <w:pPr>
        <w:pStyle w:val="ListParagraph"/>
        <w:numPr>
          <w:ilvl w:val="0"/>
          <w:numId w:val="14"/>
        </w:numPr>
        <w:jc w:val="both"/>
        <w:rPr>
          <w:ins w:id="156" w:author="ADET-612A" w:date="2023-05-22T10:40:00Z"/>
        </w:rPr>
      </w:pPr>
      <w:ins w:id="157" w:author="ADET-612A" w:date="2023-05-22T10:40:00Z">
        <w:r w:rsidRPr="007B1DF2">
          <w:t>A recent partnership between BT and Cisco aims to recycle up to 99.9% of network equipment that is ripped out during upgrades. Cisco will process the networking kits to help BT reduce its e-waste</w:t>
        </w:r>
      </w:ins>
    </w:p>
    <w:p w:rsidR="00BF54CF" w:rsidRDefault="00BF54CF" w:rsidP="00BF54CF">
      <w:pPr>
        <w:pStyle w:val="ListParagraph"/>
        <w:rPr>
          <w:ins w:id="158" w:author="ADET-612A" w:date="2023-05-22T10:40:00Z"/>
        </w:rPr>
      </w:pPr>
    </w:p>
    <w:p w:rsidR="00507163" w:rsidDel="00507163" w:rsidRDefault="00BF54CF" w:rsidP="00BF54CF">
      <w:pPr>
        <w:pStyle w:val="ListParagraph"/>
        <w:numPr>
          <w:ilvl w:val="0"/>
          <w:numId w:val="14"/>
        </w:numPr>
        <w:jc w:val="both"/>
        <w:rPr>
          <w:del w:id="159" w:author="ziaur rahman" w:date="2023-05-10T00:09:00Z"/>
          <w:rFonts w:ascii="SimSun" w:eastAsia="MS Mincho" w:hAnsi="SimSun"/>
        </w:rPr>
      </w:pPr>
      <w:proofErr w:type="spellStart"/>
      <w:ins w:id="160" w:author="ADET-612A" w:date="2023-05-22T10:40:00Z">
        <w:r w:rsidRPr="007B1DF2">
          <w:t>Telia</w:t>
        </w:r>
        <w:proofErr w:type="spellEnd"/>
        <w:r w:rsidRPr="007B1DF2">
          <w:t xml:space="preserve"> has reused/ recycled around 70% of its network waste in 2021. Moreover, 20% of its TV set-top boxes and routers were reused. They have also aligned themselves with the goal to achieve zero waste by 2030. </w:t>
        </w:r>
        <w:proofErr w:type="spellStart"/>
        <w:r w:rsidRPr="007B1DF2">
          <w:t>Proximus</w:t>
        </w:r>
        <w:proofErr w:type="spellEnd"/>
        <w:r w:rsidRPr="007B1DF2">
          <w:t xml:space="preserve"> has established a distribution center to refurbish consumer devices including modems, Wi-Fi boosters and </w:t>
        </w:r>
        <w:proofErr w:type="spellStart"/>
        <w:r w:rsidRPr="007B1DF2">
          <w:t>smartphones</w:t>
        </w:r>
        <w:proofErr w:type="spellEnd"/>
        <w:r w:rsidRPr="007B1DF2">
          <w:t xml:space="preserve"> on site. </w:t>
        </w:r>
        <w:proofErr w:type="gramStart"/>
        <w:r w:rsidRPr="007B1DF2">
          <w:t>Between 2014-2021</w:t>
        </w:r>
        <w:proofErr w:type="gramEnd"/>
        <w:r w:rsidRPr="007B1DF2">
          <w:t xml:space="preserve"> it refurbished around 2.85 million devices, including 845k in 2021 alone</w:t>
        </w:r>
        <w:r>
          <w:t>.</w:t>
        </w:r>
      </w:ins>
    </w:p>
    <w:p w:rsidR="007970C9" w:rsidRDefault="009A4048">
      <w:pPr>
        <w:jc w:val="both"/>
        <w:rPr>
          <w:lang w:eastAsia="zh-CN"/>
        </w:rPr>
      </w:pPr>
      <w:del w:id="161" w:author="ziaur rahman" w:date="2023-05-10T00:09:00Z">
        <w:r w:rsidDel="00507163">
          <w:rPr>
            <w:rFonts w:hint="eastAsia"/>
            <w:lang w:eastAsia="zh-CN"/>
          </w:rPr>
          <w:delText xml:space="preserve"> </w:delText>
        </w:r>
      </w:del>
    </w:p>
    <w:p w:rsidR="007970C9" w:rsidRDefault="009A4048">
      <w:pPr>
        <w:rPr>
          <w:rFonts w:ascii="SimSun" w:hAnsi="SimSun" w:cs="Microsoft YaHei"/>
          <w:lang w:eastAsia="zh-CN"/>
        </w:rPr>
      </w:pPr>
      <w:r>
        <w:rPr>
          <w:b/>
          <w:bCs/>
          <w:lang w:eastAsia="zh-CN"/>
        </w:rPr>
        <w:t>P</w:t>
      </w:r>
      <w:r>
        <w:rPr>
          <w:b/>
          <w:bCs/>
        </w:rPr>
        <w:t>ractices example for building</w:t>
      </w:r>
      <w:r>
        <w:rPr>
          <w:rFonts w:ascii="SimSun" w:hAnsi="SimSun" w:cs="Microsoft YaHei" w:hint="eastAsia"/>
          <w:lang w:eastAsia="zh-CN"/>
        </w:rPr>
        <w:t>：</w:t>
      </w:r>
    </w:p>
    <w:p w:rsidR="007970C9" w:rsidRDefault="009A4048">
      <w:pPr>
        <w:jc w:val="both"/>
        <w:rPr>
          <w:rFonts w:eastAsia="MS Mincho"/>
        </w:rPr>
      </w:pPr>
      <w:r>
        <w:rPr>
          <w:rFonts w:eastAsia="MS Mincho"/>
        </w:rPr>
        <w:t>By the BIM</w:t>
      </w:r>
      <w:r>
        <w:rPr>
          <w:lang w:eastAsia="zh-CN"/>
        </w:rPr>
        <w:t xml:space="preserve"> </w:t>
      </w:r>
      <w:r>
        <w:rPr>
          <w:rFonts w:eastAsia="MS Mincho" w:hint="eastAsia"/>
        </w:rPr>
        <w:t>system</w:t>
      </w:r>
      <w:r>
        <w:rPr>
          <w:rFonts w:ascii="SimSun" w:hAnsi="SimSun"/>
          <w:lang w:eastAsia="zh-CN"/>
        </w:rPr>
        <w:t xml:space="preserve">, </w:t>
      </w:r>
      <w:r>
        <w:rPr>
          <w:rFonts w:eastAsia="MS Mincho"/>
        </w:rPr>
        <w:t xml:space="preserve">cloud energy efficiency and energy management platform, </w:t>
      </w:r>
      <w:proofErr w:type="gramStart"/>
      <w:r>
        <w:rPr>
          <w:rFonts w:eastAsia="MS Mincho"/>
        </w:rPr>
        <w:t>a company realize</w:t>
      </w:r>
      <w:proofErr w:type="gramEnd"/>
      <w:r>
        <w:rPr>
          <w:rFonts w:eastAsia="MS Mincho"/>
        </w:rPr>
        <w:t xml:space="preserve"> the safety management of building electrical, lighting, HVAC, fire protection, security and workplace data. With the help of digital and big data, it is more intelligent to obtain the status of the whole system and access operational information. By creating modern facilities to improve personnel productivity and optimize building value, it could improve building energy efficiency and reduce energy consumption and cost by 30%.</w:t>
      </w:r>
    </w:p>
    <w:p w:rsidR="007970C9" w:rsidRDefault="007970C9">
      <w:pPr>
        <w:jc w:val="both"/>
        <w:rPr>
          <w:lang w:eastAsia="zh-CN"/>
        </w:rPr>
      </w:pPr>
    </w:p>
    <w:p w:rsidR="007970C9" w:rsidRDefault="009A4048">
      <w:pPr>
        <w:rPr>
          <w:rFonts w:ascii="SimSun" w:hAnsi="SimSun" w:cs="Microsoft YaHei"/>
          <w:lang w:eastAsia="zh-CN"/>
        </w:rPr>
      </w:pPr>
      <w:r>
        <w:rPr>
          <w:b/>
          <w:bCs/>
        </w:rPr>
        <w:t>Practices example for transport</w:t>
      </w:r>
      <w:r>
        <w:rPr>
          <w:rFonts w:ascii="SimSun" w:hAnsi="SimSun" w:cs="Microsoft YaHei" w:hint="eastAsia"/>
          <w:lang w:eastAsia="zh-CN"/>
        </w:rPr>
        <w:t>：</w:t>
      </w:r>
    </w:p>
    <w:p w:rsidR="007970C9" w:rsidRDefault="009A4048">
      <w:pPr>
        <w:jc w:val="both"/>
        <w:rPr>
          <w:ins w:id="162" w:author="ADET-612A" w:date="2023-05-11T17:49:00Z"/>
        </w:rPr>
      </w:pPr>
      <w:r>
        <w:t>A bus company has built a customized smart bus based on the internet of vehicles, sorted out the travel big data in specific regions, and excavated the commuting rules of the surrounding residents based on the location big data, so as to screen out the hot destinations and route stations. The customized bus demonstration line based reduces the commuting time from nearly one hour to no more than 30 minutes. Nearly a quarter of the passengers change from driving commuting to travelling by customized bus. In just half a month, more than 700 people change from driving to travelling by bus, equivalent to a one-way reduction of 1.27 tons of carbon dioxide emissions.</w:t>
      </w:r>
    </w:p>
    <w:p w:rsidR="003A3701" w:rsidRDefault="003A3701">
      <w:pPr>
        <w:jc w:val="both"/>
        <w:rPr>
          <w:ins w:id="163" w:author="ADET-612A" w:date="2023-05-11T17:42:00Z"/>
        </w:rPr>
      </w:pPr>
    </w:p>
    <w:p w:rsidR="00337F69" w:rsidRPr="003A3701" w:rsidRDefault="00BF54CF">
      <w:pPr>
        <w:jc w:val="both"/>
        <w:rPr>
          <w:b/>
        </w:rPr>
      </w:pPr>
      <w:ins w:id="164" w:author="ADET-612A" w:date="2023-05-22T10:37:00Z">
        <w:r w:rsidRPr="00FE61B7">
          <w:rPr>
            <w:b/>
          </w:rPr>
          <w:t>Practices example for Agri</w:t>
        </w:r>
        <w:r>
          <w:rPr>
            <w:b/>
          </w:rPr>
          <w:t>culture</w:t>
        </w:r>
        <w:r w:rsidRPr="00FE61B7">
          <w:rPr>
            <w:b/>
          </w:rPr>
          <w:t xml:space="preserve"> sector:-</w:t>
        </w:r>
      </w:ins>
    </w:p>
    <w:p w:rsidR="00BF54CF" w:rsidRDefault="00BF54CF" w:rsidP="00BF54CF">
      <w:pPr>
        <w:jc w:val="both"/>
        <w:rPr>
          <w:ins w:id="165" w:author="ADET-612A" w:date="2023-05-22T10:37:00Z"/>
        </w:rPr>
      </w:pPr>
      <w:ins w:id="166" w:author="ADET-612A" w:date="2023-05-22T10:37:00Z">
        <w:r>
          <w:t xml:space="preserve">There are many types of </w:t>
        </w:r>
        <w:proofErr w:type="spellStart"/>
        <w:r>
          <w:t>IoT</w:t>
        </w:r>
        <w:proofErr w:type="spellEnd"/>
        <w:r>
          <w:t xml:space="preserve"> sensors for agriculture as well as </w:t>
        </w:r>
        <w:proofErr w:type="spellStart"/>
        <w:r>
          <w:t>IoT</w:t>
        </w:r>
        <w:proofErr w:type="spellEnd"/>
        <w:r>
          <w:t xml:space="preserve"> applications in agriculture in general:</w:t>
        </w:r>
      </w:ins>
    </w:p>
    <w:p w:rsidR="00BF54CF" w:rsidRDefault="00BF54CF" w:rsidP="00BF54CF">
      <w:pPr>
        <w:jc w:val="both"/>
        <w:rPr>
          <w:ins w:id="167" w:author="ADET-612A" w:date="2023-05-22T10:37:00Z"/>
        </w:rPr>
      </w:pPr>
      <w:ins w:id="168" w:author="ADET-612A" w:date="2023-05-22T10:37:00Z">
        <w:r>
          <w:t>1. Monitoring of climate conditions</w:t>
        </w:r>
      </w:ins>
    </w:p>
    <w:p w:rsidR="00BF54CF" w:rsidRDefault="00BF54CF" w:rsidP="00BF54CF">
      <w:pPr>
        <w:ind w:left="720"/>
        <w:jc w:val="both"/>
        <w:rPr>
          <w:ins w:id="169" w:author="ADET-612A" w:date="2023-05-22T10:37:00Z"/>
        </w:rPr>
      </w:pPr>
      <w:ins w:id="170" w:author="ADET-612A" w:date="2023-05-22T10:37:00Z">
        <w:r>
          <w:t>Probably the most popular smart agriculture gadgets are weather stations, combining various smart farming sensors. Located across the field, they collect various data from the environment and send it to the cloud. The provided measurements can be used to map the climate conditions, choose the appropriate crops, and take the required measures to improve their capacity (i.e. precision farming).</w:t>
        </w:r>
      </w:ins>
    </w:p>
    <w:p w:rsidR="00BF54CF" w:rsidRDefault="00BF54CF" w:rsidP="00BF54CF">
      <w:pPr>
        <w:ind w:firstLine="720"/>
        <w:jc w:val="both"/>
        <w:rPr>
          <w:ins w:id="171" w:author="ADET-612A" w:date="2023-05-22T10:37:00Z"/>
        </w:rPr>
      </w:pPr>
      <w:ins w:id="172" w:author="ADET-612A" w:date="2023-05-22T10:37:00Z">
        <w:r>
          <w:t xml:space="preserve">Some examples of such agriculture </w:t>
        </w:r>
        <w:proofErr w:type="spellStart"/>
        <w:r>
          <w:t>IoT</w:t>
        </w:r>
        <w:proofErr w:type="spellEnd"/>
        <w:r>
          <w:t xml:space="preserve"> devices are </w:t>
        </w:r>
        <w:proofErr w:type="spellStart"/>
        <w:r>
          <w:t>allMETEO</w:t>
        </w:r>
        <w:proofErr w:type="spellEnd"/>
        <w:r>
          <w:t xml:space="preserve">, Smart Elements, and </w:t>
        </w:r>
        <w:proofErr w:type="spellStart"/>
        <w:r>
          <w:t>Pycno</w:t>
        </w:r>
        <w:proofErr w:type="spellEnd"/>
        <w:r>
          <w:t>.</w:t>
        </w:r>
      </w:ins>
    </w:p>
    <w:p w:rsidR="00BF54CF" w:rsidRDefault="00BF54CF" w:rsidP="00BF54CF">
      <w:pPr>
        <w:jc w:val="both"/>
        <w:rPr>
          <w:ins w:id="173" w:author="ADET-612A" w:date="2023-05-22T10:37:00Z"/>
        </w:rPr>
      </w:pPr>
      <w:ins w:id="174" w:author="ADET-612A" w:date="2023-05-22T10:37:00Z">
        <w:r>
          <w:t>2. Greenhouse automation</w:t>
        </w:r>
      </w:ins>
    </w:p>
    <w:p w:rsidR="00BF54CF" w:rsidRDefault="00BF54CF" w:rsidP="00BF54CF">
      <w:pPr>
        <w:ind w:left="720"/>
        <w:jc w:val="both"/>
        <w:rPr>
          <w:ins w:id="175" w:author="ADET-612A" w:date="2023-05-22T10:37:00Z"/>
        </w:rPr>
      </w:pPr>
      <w:ins w:id="176" w:author="ADET-612A" w:date="2023-05-22T10:37:00Z">
        <w:r>
          <w:lastRenderedPageBreak/>
          <w:t xml:space="preserve">Typically, farmers use manual intervention to control the greenhouse environment. The use of </w:t>
        </w:r>
        <w:proofErr w:type="spellStart"/>
        <w:r>
          <w:t>IoT</w:t>
        </w:r>
        <w:proofErr w:type="spellEnd"/>
        <w:r>
          <w:t xml:space="preserve"> sensors enables them to get accurate real-time information on greenhouse conditions such as lighting, temperature, soil condition, and humidity.</w:t>
        </w:r>
      </w:ins>
    </w:p>
    <w:p w:rsidR="00BF54CF" w:rsidRDefault="00BF54CF" w:rsidP="00BF54CF">
      <w:pPr>
        <w:ind w:left="720"/>
        <w:jc w:val="both"/>
        <w:rPr>
          <w:ins w:id="177" w:author="ADET-612A" w:date="2023-05-22T10:37:00Z"/>
        </w:rPr>
      </w:pPr>
      <w:ins w:id="178" w:author="ADET-612A" w:date="2023-05-22T10:37:00Z">
        <w:r>
          <w:t>In addition to sourcing environmental data, weather stations can automatically adjust the conditions to match the given parameters. Specifically, greenhouse automation systems use a similar principle.</w:t>
        </w:r>
      </w:ins>
    </w:p>
    <w:p w:rsidR="00BF54CF" w:rsidRDefault="00BF54CF" w:rsidP="00BF54CF">
      <w:pPr>
        <w:ind w:left="720"/>
        <w:jc w:val="both"/>
        <w:rPr>
          <w:ins w:id="179" w:author="ADET-612A" w:date="2023-05-22T10:37:00Z"/>
        </w:rPr>
      </w:pPr>
      <w:ins w:id="180" w:author="ADET-612A" w:date="2023-05-22T10:37:00Z">
        <w:r>
          <w:t xml:space="preserve">For instance, </w:t>
        </w:r>
        <w:proofErr w:type="spellStart"/>
        <w:r>
          <w:t>Farmapp</w:t>
        </w:r>
        <w:proofErr w:type="spellEnd"/>
        <w:r>
          <w:t xml:space="preserve"> and </w:t>
        </w:r>
        <w:proofErr w:type="spellStart"/>
        <w:r>
          <w:t>Growlink</w:t>
        </w:r>
        <w:proofErr w:type="spellEnd"/>
        <w:r>
          <w:t xml:space="preserve"> are also </w:t>
        </w:r>
        <w:proofErr w:type="spellStart"/>
        <w:r>
          <w:t>IoT</w:t>
        </w:r>
        <w:proofErr w:type="spellEnd"/>
        <w:r>
          <w:t xml:space="preserve"> agriculture products offering such capabilities among others.</w:t>
        </w:r>
      </w:ins>
    </w:p>
    <w:p w:rsidR="00BF54CF" w:rsidRDefault="00BF54CF" w:rsidP="00BF54CF">
      <w:pPr>
        <w:jc w:val="both"/>
        <w:rPr>
          <w:ins w:id="181" w:author="ADET-612A" w:date="2023-05-22T10:37:00Z"/>
        </w:rPr>
      </w:pPr>
      <w:ins w:id="182" w:author="ADET-612A" w:date="2023-05-22T10:37:00Z">
        <w:r>
          <w:t>3. Crop management</w:t>
        </w:r>
      </w:ins>
    </w:p>
    <w:p w:rsidR="00BF54CF" w:rsidRDefault="00BF54CF" w:rsidP="00BF54CF">
      <w:pPr>
        <w:ind w:left="720"/>
        <w:jc w:val="both"/>
        <w:rPr>
          <w:ins w:id="183" w:author="ADET-612A" w:date="2023-05-22T10:37:00Z"/>
        </w:rPr>
      </w:pPr>
      <w:ins w:id="184" w:author="ADET-612A" w:date="2023-05-22T10:37:00Z">
        <w:r>
          <w:t xml:space="preserve">One more type of </w:t>
        </w:r>
        <w:proofErr w:type="spellStart"/>
        <w:r>
          <w:t>IoT</w:t>
        </w:r>
        <w:proofErr w:type="spellEnd"/>
        <w:r>
          <w:t xml:space="preserve"> product in agriculture and another element of precision farming are crop management devices. Just like weather stations, they should be placed in the field to collect data specific to crop farming; from temperature and precipitation to leaf water potential and overall crop health.</w:t>
        </w:r>
      </w:ins>
    </w:p>
    <w:p w:rsidR="00BF54CF" w:rsidRDefault="00BF54CF" w:rsidP="00BF54CF">
      <w:pPr>
        <w:ind w:left="720"/>
        <w:jc w:val="both"/>
        <w:rPr>
          <w:ins w:id="185" w:author="ADET-612A" w:date="2023-05-22T10:37:00Z"/>
        </w:rPr>
      </w:pPr>
      <w:ins w:id="186" w:author="ADET-612A" w:date="2023-05-22T10:37:00Z">
        <w:r>
          <w:t xml:space="preserve">Thus, you can monitor your crop growth and any anomalies to effectively prevent any diseases or infestations that can harm your yield. Arable and </w:t>
        </w:r>
        <w:proofErr w:type="spellStart"/>
        <w:r>
          <w:t>Semios</w:t>
        </w:r>
        <w:proofErr w:type="spellEnd"/>
        <w:r>
          <w:t xml:space="preserve"> can serve as good representations of how this use case can be applied in real life.</w:t>
        </w:r>
      </w:ins>
    </w:p>
    <w:p w:rsidR="00BF54CF" w:rsidRDefault="00BF54CF" w:rsidP="00BF54CF">
      <w:pPr>
        <w:jc w:val="both"/>
        <w:rPr>
          <w:ins w:id="187" w:author="ADET-612A" w:date="2023-05-22T10:37:00Z"/>
        </w:rPr>
      </w:pPr>
      <w:ins w:id="188" w:author="ADET-612A" w:date="2023-05-22T10:37:00Z">
        <w:r>
          <w:t>4. Cattle monitoring and management</w:t>
        </w:r>
      </w:ins>
    </w:p>
    <w:p w:rsidR="00BF54CF" w:rsidRDefault="00BF54CF" w:rsidP="00BF54CF">
      <w:pPr>
        <w:ind w:left="720"/>
        <w:jc w:val="both"/>
        <w:rPr>
          <w:ins w:id="189" w:author="ADET-612A" w:date="2023-05-22T10:37:00Z"/>
        </w:rPr>
      </w:pPr>
      <w:ins w:id="190" w:author="ADET-612A" w:date="2023-05-22T10:37:00Z">
        <w:r>
          <w:t xml:space="preserve">Just like crop monitoring, there are </w:t>
        </w:r>
        <w:proofErr w:type="spellStart"/>
        <w:r>
          <w:t>IoT</w:t>
        </w:r>
        <w:proofErr w:type="spellEnd"/>
        <w:r>
          <w:t xml:space="preserve"> agriculture sensors that can be attached to the animals on a farm to monitor their health and log performance. Livestock tracking and monitoring help collect data on stock health, well-being, and physical location.</w:t>
        </w:r>
      </w:ins>
    </w:p>
    <w:p w:rsidR="00BF54CF" w:rsidRDefault="00BF54CF" w:rsidP="00BF54CF">
      <w:pPr>
        <w:ind w:left="720"/>
        <w:jc w:val="both"/>
        <w:rPr>
          <w:ins w:id="191" w:author="ADET-612A" w:date="2023-05-22T10:37:00Z"/>
        </w:rPr>
      </w:pPr>
      <w:ins w:id="192" w:author="ADET-612A" w:date="2023-05-22T10:37:00Z">
        <w:r>
          <w:t xml:space="preserve">For example, such sensors can identify sick animals so that farmers can separate them from the herd and avoid contamination. Using drones for real-time cattle tracking also helps farmers reduce staffing expenses. This works similarly to </w:t>
        </w:r>
        <w:proofErr w:type="spellStart"/>
        <w:r>
          <w:t>IoT</w:t>
        </w:r>
        <w:proofErr w:type="spellEnd"/>
        <w:r>
          <w:t xml:space="preserve"> devices for </w:t>
        </w:r>
        <w:proofErr w:type="spellStart"/>
        <w:r>
          <w:t>petcare</w:t>
        </w:r>
        <w:proofErr w:type="spellEnd"/>
        <w:r>
          <w:t>.</w:t>
        </w:r>
      </w:ins>
    </w:p>
    <w:p w:rsidR="00BF54CF" w:rsidRDefault="00BF54CF" w:rsidP="00BF54CF">
      <w:pPr>
        <w:ind w:left="720"/>
        <w:jc w:val="both"/>
        <w:rPr>
          <w:ins w:id="193" w:author="ADET-612A" w:date="2023-05-22T10:37:00Z"/>
        </w:rPr>
      </w:pPr>
      <w:ins w:id="194" w:author="ADET-612A" w:date="2023-05-22T10:37:00Z">
        <w:r>
          <w:t xml:space="preserve">For example, SCR by </w:t>
        </w:r>
        <w:proofErr w:type="spellStart"/>
        <w:r>
          <w:t>Allflex</w:t>
        </w:r>
        <w:proofErr w:type="spellEnd"/>
        <w:r>
          <w:t xml:space="preserve"> and </w:t>
        </w:r>
        <w:proofErr w:type="spellStart"/>
        <w:r>
          <w:t>Cowlar</w:t>
        </w:r>
        <w:proofErr w:type="spellEnd"/>
        <w:r>
          <w:t xml:space="preserve"> use smart agriculture sensors (collar tags) to deliver temperature, health, activity, and nutrition insights on each individual cow as well as collective information about the herd.</w:t>
        </w:r>
      </w:ins>
    </w:p>
    <w:p w:rsidR="00BF54CF" w:rsidRDefault="00BF54CF" w:rsidP="00BF54CF">
      <w:pPr>
        <w:jc w:val="both"/>
        <w:rPr>
          <w:ins w:id="195" w:author="ADET-612A" w:date="2023-05-22T10:37:00Z"/>
        </w:rPr>
      </w:pPr>
      <w:ins w:id="196" w:author="ADET-612A" w:date="2023-05-22T10:37:00Z">
        <w:r>
          <w:t>5. Precision farming</w:t>
        </w:r>
      </w:ins>
    </w:p>
    <w:p w:rsidR="00BF54CF" w:rsidRDefault="00BF54CF" w:rsidP="00BF54CF">
      <w:pPr>
        <w:ind w:left="720"/>
        <w:jc w:val="both"/>
        <w:rPr>
          <w:ins w:id="197" w:author="ADET-612A" w:date="2023-05-22T10:37:00Z"/>
        </w:rPr>
      </w:pPr>
      <w:ins w:id="198" w:author="ADET-612A" w:date="2023-05-22T10:37:00Z">
        <w:r>
          <w:t xml:space="preserve">Also known as precision agriculture, precision farming is all about efficiency and making accurate data-driven decisions. It’s also one of the most widespread and effective applications of </w:t>
        </w:r>
        <w:proofErr w:type="spellStart"/>
        <w:r>
          <w:t>IoT</w:t>
        </w:r>
        <w:proofErr w:type="spellEnd"/>
        <w:r>
          <w:t xml:space="preserve"> in agriculture.</w:t>
        </w:r>
      </w:ins>
    </w:p>
    <w:p w:rsidR="00BF54CF" w:rsidRDefault="00BF54CF" w:rsidP="00BF54CF">
      <w:pPr>
        <w:ind w:left="720"/>
        <w:jc w:val="both"/>
        <w:rPr>
          <w:ins w:id="199" w:author="ADET-612A" w:date="2023-05-22T10:37:00Z"/>
        </w:rPr>
      </w:pPr>
      <w:ins w:id="200" w:author="ADET-612A" w:date="2023-05-22T10:37:00Z">
        <w:r>
          <w:t xml:space="preserve">By using </w:t>
        </w:r>
        <w:proofErr w:type="spellStart"/>
        <w:r>
          <w:t>IoT</w:t>
        </w:r>
        <w:proofErr w:type="spellEnd"/>
        <w:r>
          <w:t xml:space="preserve"> sensors, farmers can collect a vast array of metrics on every facet of the field microclimate and ecosystem: lighting, temperature, soil condition, humidity, CO2 levels, and pest infections. This data enables farmers to estimate optimal amounts of water, fertilizers, and pesticides that their crops need, reduce expenses, and raise better and healthier crops.</w:t>
        </w:r>
      </w:ins>
    </w:p>
    <w:p w:rsidR="00BF54CF" w:rsidRDefault="00BF54CF" w:rsidP="00BF54CF">
      <w:pPr>
        <w:ind w:left="720"/>
        <w:jc w:val="both"/>
        <w:rPr>
          <w:ins w:id="201" w:author="ADET-612A" w:date="2023-05-22T10:37:00Z"/>
        </w:rPr>
      </w:pPr>
      <w:ins w:id="202" w:author="ADET-612A" w:date="2023-05-22T10:37:00Z">
        <w:r>
          <w:t xml:space="preserve">For example, </w:t>
        </w:r>
        <w:proofErr w:type="spellStart"/>
        <w:r>
          <w:t>CropX</w:t>
        </w:r>
        <w:proofErr w:type="spellEnd"/>
        <w:r>
          <w:t xml:space="preserve"> builds </w:t>
        </w:r>
        <w:proofErr w:type="spellStart"/>
        <w:r>
          <w:t>IoT</w:t>
        </w:r>
        <w:proofErr w:type="spellEnd"/>
        <w:r>
          <w:t xml:space="preserve"> soil sensors that measure soil moisture, temperature, and electric conductivity enabling farmers to approach each crop’s unique needs individually. Combined with geospatial data, this technology helps create precise soil maps for each field. </w:t>
        </w:r>
        <w:proofErr w:type="spellStart"/>
        <w:r>
          <w:t>Mothive</w:t>
        </w:r>
        <w:proofErr w:type="spellEnd"/>
        <w:r>
          <w:t xml:space="preserve"> offers similar services, helping farmers reduce waste, improve yields, and increase farm sustainability.</w:t>
        </w:r>
      </w:ins>
    </w:p>
    <w:p w:rsidR="00BF54CF" w:rsidRDefault="00BF54CF" w:rsidP="00BF54CF">
      <w:pPr>
        <w:jc w:val="both"/>
        <w:rPr>
          <w:ins w:id="203" w:author="ADET-612A" w:date="2023-05-22T10:37:00Z"/>
        </w:rPr>
      </w:pPr>
      <w:ins w:id="204" w:author="ADET-612A" w:date="2023-05-22T10:37:00Z">
        <w:r>
          <w:t>6. Agricultural drones</w:t>
        </w:r>
      </w:ins>
    </w:p>
    <w:p w:rsidR="00BF54CF" w:rsidRDefault="00BF54CF" w:rsidP="00BF54CF">
      <w:pPr>
        <w:ind w:left="720"/>
        <w:jc w:val="both"/>
        <w:rPr>
          <w:ins w:id="205" w:author="ADET-612A" w:date="2023-05-22T10:37:00Z"/>
        </w:rPr>
      </w:pPr>
      <w:ins w:id="206" w:author="ADET-612A" w:date="2023-05-22T10:37:00Z">
        <w:r>
          <w:t xml:space="preserve">Perhaps one of the most promising </w:t>
        </w:r>
        <w:proofErr w:type="spellStart"/>
        <w:r>
          <w:t>agritech</w:t>
        </w:r>
        <w:proofErr w:type="spellEnd"/>
        <w:r>
          <w:t xml:space="preserve"> advancements is the use of agricultural drones in smart farming. Also known as UAVs (unmanned aerial vehicles), drones are better equipped than airplanes and satellites to collect agricultural data. Apart from surveillance capabilities, </w:t>
        </w:r>
        <w:r>
          <w:lastRenderedPageBreak/>
          <w:t xml:space="preserve">drones can also perform a vast number of tasks that previously required human labor: planting crops, fighting pests and infections, agriculture spraying, crop monitoring, etc. </w:t>
        </w:r>
      </w:ins>
    </w:p>
    <w:p w:rsidR="00BF54CF" w:rsidRDefault="00BF54CF" w:rsidP="00BF54CF">
      <w:pPr>
        <w:ind w:left="720"/>
        <w:jc w:val="both"/>
        <w:rPr>
          <w:ins w:id="207" w:author="ADET-612A" w:date="2023-05-22T10:37:00Z"/>
        </w:rPr>
      </w:pPr>
      <w:proofErr w:type="spellStart"/>
      <w:ins w:id="208" w:author="ADET-612A" w:date="2023-05-22T10:37:00Z">
        <w:r>
          <w:t>DroneSeed</w:t>
        </w:r>
        <w:proofErr w:type="spellEnd"/>
        <w:r>
          <w:t xml:space="preserve">, for example, builds drones for planting trees in deforested areas. The use of such drones is 6 times more effective than human labor. A Sense Fly agriculture drone </w:t>
        </w:r>
        <w:proofErr w:type="spellStart"/>
        <w:r>
          <w:t>eBee</w:t>
        </w:r>
        <w:proofErr w:type="spellEnd"/>
        <w:r>
          <w:t xml:space="preserve"> SQ uses multispectral image analyses to estimate the health of crops and comes at an affordable price.</w:t>
        </w:r>
      </w:ins>
    </w:p>
    <w:p w:rsidR="00BF54CF" w:rsidRDefault="00BF54CF" w:rsidP="00BF54CF">
      <w:pPr>
        <w:jc w:val="both"/>
        <w:rPr>
          <w:ins w:id="209" w:author="ADET-612A" w:date="2023-05-22T10:37:00Z"/>
        </w:rPr>
      </w:pPr>
      <w:ins w:id="210" w:author="ADET-612A" w:date="2023-05-22T10:37:00Z">
        <w:r>
          <w:t>7. Predictive analytics for smart farming</w:t>
        </w:r>
      </w:ins>
    </w:p>
    <w:p w:rsidR="00BF54CF" w:rsidRDefault="00BF54CF" w:rsidP="00BF54CF">
      <w:pPr>
        <w:ind w:left="720"/>
        <w:jc w:val="both"/>
        <w:rPr>
          <w:ins w:id="211" w:author="ADET-612A" w:date="2023-05-22T10:37:00Z"/>
        </w:rPr>
      </w:pPr>
      <w:ins w:id="212" w:author="ADET-612A" w:date="2023-05-22T10:37:00Z">
        <w:r>
          <w:t xml:space="preserve">Precision agriculture and predictive data analytics go hand in hand. While </w:t>
        </w:r>
        <w:proofErr w:type="spellStart"/>
        <w:r>
          <w:t>IoT</w:t>
        </w:r>
        <w:proofErr w:type="spellEnd"/>
        <w:r>
          <w:t xml:space="preserve"> and smart sensor technology are a goldmine for highly relevant real-time data, the use of data analytics helps farmers make sense of it and come up with important predictions: crop harvesting time, the risks of diseases and infestations, yield volume, etc. Data analytics tools help make farming, which is inherently highly dependent on weather conditions, more manageable, and predictable.</w:t>
        </w:r>
      </w:ins>
    </w:p>
    <w:p w:rsidR="00BF54CF" w:rsidRDefault="00BF54CF" w:rsidP="00BF54CF">
      <w:pPr>
        <w:ind w:left="720"/>
        <w:jc w:val="both"/>
        <w:rPr>
          <w:ins w:id="213" w:author="ADET-612A" w:date="2023-05-22T10:37:00Z"/>
        </w:rPr>
      </w:pPr>
      <w:ins w:id="214" w:author="ADET-612A" w:date="2023-05-22T10:37:00Z">
        <w:r>
          <w:t>For example, the Crop Performance platform helps farmers access the volume and quality of yields in advance, as well as their vulnerability to unfavorable weather conditions, such as floods and drought. It also enables farmers to optimize the supply of water and nutrients for each crop and even select yield traits to improve quality.</w:t>
        </w:r>
      </w:ins>
    </w:p>
    <w:p w:rsidR="00BF54CF" w:rsidRDefault="00BF54CF" w:rsidP="00BF54CF">
      <w:pPr>
        <w:ind w:left="720"/>
        <w:jc w:val="both"/>
        <w:rPr>
          <w:ins w:id="215" w:author="ADET-612A" w:date="2023-05-22T10:37:00Z"/>
        </w:rPr>
      </w:pPr>
      <w:ins w:id="216" w:author="ADET-612A" w:date="2023-05-22T10:37:00Z">
        <w:r>
          <w:t xml:space="preserve">Applied in agriculture, solutions like </w:t>
        </w:r>
        <w:proofErr w:type="spellStart"/>
        <w:r>
          <w:t>SoilScout</w:t>
        </w:r>
        <w:proofErr w:type="spellEnd"/>
        <w:r>
          <w:t xml:space="preserve"> enable farmers to save up to 50% irrigation water, reduce the loss of fertilizers caused by overwatering, and deliver actionable insights regardless of season or weather conditions.</w:t>
        </w:r>
      </w:ins>
    </w:p>
    <w:p w:rsidR="00BF54CF" w:rsidRDefault="00BF54CF" w:rsidP="00BF54CF">
      <w:pPr>
        <w:jc w:val="both"/>
        <w:rPr>
          <w:ins w:id="217" w:author="ADET-612A" w:date="2023-05-22T10:37:00Z"/>
        </w:rPr>
      </w:pPr>
      <w:ins w:id="218" w:author="ADET-612A" w:date="2023-05-22T10:37:00Z">
        <w:r>
          <w:t>8. End-to-end farm management systems</w:t>
        </w:r>
      </w:ins>
    </w:p>
    <w:p w:rsidR="00BF54CF" w:rsidRDefault="00BF54CF" w:rsidP="00BF54CF">
      <w:pPr>
        <w:ind w:left="720"/>
        <w:jc w:val="both"/>
        <w:rPr>
          <w:ins w:id="219" w:author="ADET-612A" w:date="2023-05-22T10:37:00Z"/>
        </w:rPr>
      </w:pPr>
      <w:ins w:id="220" w:author="ADET-612A" w:date="2023-05-22T10:37:00Z">
        <w:r>
          <w:t xml:space="preserve">A more complex approach to </w:t>
        </w:r>
        <w:proofErr w:type="spellStart"/>
        <w:r>
          <w:t>IoT</w:t>
        </w:r>
        <w:proofErr w:type="spellEnd"/>
        <w:r>
          <w:t xml:space="preserve"> products in agriculture can be represented by the so-called farm productivity management systems. They usually include a number of agriculture </w:t>
        </w:r>
        <w:proofErr w:type="spellStart"/>
        <w:r>
          <w:t>IoT</w:t>
        </w:r>
        <w:proofErr w:type="spellEnd"/>
        <w:r>
          <w:t xml:space="preserve"> devices and sensors, installed on the premises as well as a powerful dashboard with analytical capabilities and in-built accounting/reporting features.</w:t>
        </w:r>
      </w:ins>
    </w:p>
    <w:p w:rsidR="00BF54CF" w:rsidRDefault="00BF54CF" w:rsidP="00BF54CF">
      <w:pPr>
        <w:ind w:left="720"/>
        <w:jc w:val="both"/>
        <w:rPr>
          <w:ins w:id="221" w:author="ADET-612A" w:date="2023-05-22T10:37:00Z"/>
        </w:rPr>
      </w:pPr>
      <w:ins w:id="222" w:author="ADET-612A" w:date="2023-05-22T10:37:00Z">
        <w:r>
          <w:t xml:space="preserve">This offers remote farm monitoring capabilities and allows you to streamline most of the business operations. Similar solutions are represented by </w:t>
        </w:r>
        <w:proofErr w:type="spellStart"/>
        <w:r>
          <w:t>FarmLogs</w:t>
        </w:r>
        <w:proofErr w:type="spellEnd"/>
        <w:r>
          <w:t xml:space="preserve"> and </w:t>
        </w:r>
        <w:proofErr w:type="spellStart"/>
        <w:r>
          <w:t>Cropio</w:t>
        </w:r>
        <w:proofErr w:type="spellEnd"/>
        <w:r>
          <w:t>.</w:t>
        </w:r>
      </w:ins>
    </w:p>
    <w:p w:rsidR="00BF54CF" w:rsidRDefault="00BF54CF" w:rsidP="00BF54CF">
      <w:pPr>
        <w:ind w:left="720"/>
        <w:jc w:val="both"/>
        <w:rPr>
          <w:ins w:id="223" w:author="ADET-612A" w:date="2023-05-22T10:37:00Z"/>
        </w:rPr>
      </w:pPr>
      <w:ins w:id="224" w:author="ADET-612A" w:date="2023-05-22T10:37:00Z">
        <w:r>
          <w:t xml:space="preserve">In addition to the listed </w:t>
        </w:r>
        <w:proofErr w:type="spellStart"/>
        <w:r>
          <w:t>IoT</w:t>
        </w:r>
        <w:proofErr w:type="spellEnd"/>
        <w:r>
          <w:t xml:space="preserve"> agriculture use cases, some prominent opportunities include vehicle tracking (or even automation), storage management, logistics, etc.</w:t>
        </w:r>
      </w:ins>
    </w:p>
    <w:p w:rsidR="00BF54CF" w:rsidRDefault="00BF54CF" w:rsidP="00BF54CF">
      <w:pPr>
        <w:jc w:val="both"/>
        <w:rPr>
          <w:ins w:id="225" w:author="ADET-612A" w:date="2023-05-22T10:37:00Z"/>
        </w:rPr>
      </w:pPr>
      <w:ins w:id="226" w:author="ADET-612A" w:date="2023-05-22T10:37:00Z">
        <w:r>
          <w:t>9. Robots and autonomous machines</w:t>
        </w:r>
      </w:ins>
    </w:p>
    <w:p w:rsidR="00BF54CF" w:rsidRDefault="00BF54CF" w:rsidP="00BF54CF">
      <w:pPr>
        <w:ind w:left="720"/>
        <w:jc w:val="both"/>
        <w:rPr>
          <w:ins w:id="227" w:author="ADET-612A" w:date="2023-05-22T10:37:00Z"/>
        </w:rPr>
      </w:pPr>
      <w:ins w:id="228" w:author="ADET-612A" w:date="2023-05-22T10:37:00Z">
        <w:r>
          <w:t>Robotic innovations also offer a promising future in the field of autonomous machines for agricultural purposes. Some farmers already use automated harvesters, tractors, and other machines and vehicles that can operate without a human controlling it. Such robots can complete repetitive, challenging, and labor-intensive tasks.</w:t>
        </w:r>
      </w:ins>
    </w:p>
    <w:p w:rsidR="00BF54CF" w:rsidRDefault="00BF54CF" w:rsidP="00BF54CF">
      <w:pPr>
        <w:ind w:left="720"/>
        <w:jc w:val="both"/>
        <w:rPr>
          <w:ins w:id="229" w:author="ADET-612A" w:date="2023-05-22T10:37:00Z"/>
        </w:rPr>
      </w:pPr>
      <w:ins w:id="230" w:author="ADET-612A" w:date="2023-05-22T10:37:00Z">
        <w:r>
          <w:t xml:space="preserve">For instance, modern </w:t>
        </w:r>
        <w:proofErr w:type="spellStart"/>
        <w:r>
          <w:t>agrobots</w:t>
        </w:r>
        <w:proofErr w:type="spellEnd"/>
        <w:r>
          <w:t xml:space="preserve"> include automated tractors that can work on assigned routes, send notifications, start work at planned hours, etc. Such tractors are driverless and cut farmers’ labor costs. Bear Flag Robotics is one company that works on such technology at the moment.</w:t>
        </w:r>
      </w:ins>
    </w:p>
    <w:p w:rsidR="00BF54CF" w:rsidRDefault="00BF54CF" w:rsidP="00BF54CF">
      <w:pPr>
        <w:ind w:left="720"/>
        <w:jc w:val="both"/>
        <w:rPr>
          <w:ins w:id="231" w:author="ADET-612A" w:date="2023-05-22T10:37:00Z"/>
        </w:rPr>
      </w:pPr>
      <w:ins w:id="232" w:author="ADET-612A" w:date="2023-05-22T10:37:00Z">
        <w:r>
          <w:t>In addition, smart farming also uses robots for planting seeds, weeding, and watering. The given jobs are very demanding and labor-intensive. Yet, robots, such as ones from Eco Robotics, can detect weeds or plant seeds using computer vision and AI technology. These agricultural robots work delicately, drastically reducing harm to the plants and the environment.</w:t>
        </w:r>
      </w:ins>
    </w:p>
    <w:p w:rsidR="00BA0AE4" w:rsidRPr="007120DD" w:rsidRDefault="00BA0AE4" w:rsidP="00BF54CF">
      <w:pPr>
        <w:jc w:val="both"/>
      </w:pPr>
    </w:p>
    <w:sectPr w:rsidR="00BA0AE4" w:rsidRPr="007120DD" w:rsidSect="00F5096D">
      <w:headerReference w:type="first" r:id="rId16"/>
      <w:pgSz w:w="11907" w:h="16840"/>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23A5" w:rsidRDefault="008323A5">
      <w:pPr>
        <w:spacing w:before="0"/>
      </w:pPr>
      <w:r>
        <w:separator/>
      </w:r>
    </w:p>
  </w:endnote>
  <w:endnote w:type="continuationSeparator" w:id="0">
    <w:p w:rsidR="008323A5" w:rsidRDefault="008323A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modern"/>
    <w:pitch w:val="fixed"/>
    <w:sig w:usb0="A00002BF" w:usb1="68C7FCFB" w:usb2="00000010" w:usb3="00000000" w:csb0="0002009F" w:csb1="00000000"/>
  </w:font>
  <w:font w:name="????">
    <w:altName w:val="MS Mincho"/>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old">
    <w:altName w:val="Cambri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23A5" w:rsidRDefault="008323A5">
      <w:pPr>
        <w:spacing w:before="0"/>
      </w:pPr>
      <w:r>
        <w:separator/>
      </w:r>
    </w:p>
  </w:footnote>
  <w:footnote w:type="continuationSeparator" w:id="0">
    <w:p w:rsidR="008323A5" w:rsidRDefault="008323A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C54" w:rsidRPr="00F5096D" w:rsidRDefault="00A66C54" w:rsidP="00F5096D">
    <w:pPr>
      <w:pStyle w:val="Header"/>
    </w:pPr>
    <w:r w:rsidRPr="00F5096D">
      <w:t xml:space="preserve">- </w:t>
    </w:r>
    <w:r w:rsidR="008A38B2">
      <w:fldChar w:fldCharType="begin"/>
    </w:r>
    <w:r w:rsidR="004E41A7">
      <w:instrText xml:space="preserve"> PAGE  \* MERGEFORMAT </w:instrText>
    </w:r>
    <w:r w:rsidR="008A38B2">
      <w:fldChar w:fldCharType="separate"/>
    </w:r>
    <w:r w:rsidR="003704C6">
      <w:rPr>
        <w:noProof/>
      </w:rPr>
      <w:t>2</w:t>
    </w:r>
    <w:r w:rsidR="008A38B2">
      <w:rPr>
        <w:noProof/>
      </w:rPr>
      <w:fldChar w:fldCharType="end"/>
    </w:r>
    <w:r w:rsidRPr="00F5096D">
      <w:t xml:space="preserve"> -</w:t>
    </w:r>
  </w:p>
  <w:p w:rsidR="00A66C54" w:rsidRPr="00F5096D" w:rsidRDefault="008A38B2" w:rsidP="00F5096D">
    <w:pPr>
      <w:pStyle w:val="Header"/>
      <w:spacing w:after="240"/>
    </w:pPr>
    <w:r>
      <w:fldChar w:fldCharType="begin"/>
    </w:r>
    <w:r w:rsidR="004E41A7">
      <w:instrText xml:space="preserve"> STYLEREF  Docnumber  </w:instrText>
    </w:r>
    <w:r>
      <w:fldChar w:fldCharType="separate"/>
    </w:r>
    <w:r w:rsidR="003704C6">
      <w:rPr>
        <w:noProof/>
      </w:rPr>
      <w:t>SG5-xxxxx-xx</w:t>
    </w:r>
    <w:r>
      <w:rPr>
        <w:noProof/>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6C54" w:rsidRDefault="00A66C54">
    <w:pPr>
      <w:pStyle w:val="Header"/>
    </w:pPr>
    <w:r>
      <w:t>-</w:t>
    </w:r>
    <w:r w:rsidR="008A38B2">
      <w:fldChar w:fldCharType="begin"/>
    </w:r>
    <w:r w:rsidR="004E41A7">
      <w:instrText xml:space="preserve"> PAGE   \* MERGEFORMAT </w:instrText>
    </w:r>
    <w:r w:rsidR="008A38B2">
      <w:fldChar w:fldCharType="separate"/>
    </w:r>
    <w:r>
      <w:rPr>
        <w:noProof/>
      </w:rPr>
      <w:t>2</w:t>
    </w:r>
    <w:r w:rsidR="008A38B2">
      <w:rPr>
        <w:noProof/>
      </w:rPr>
      <w:fldChar w:fldCharType="end"/>
    </w:r>
    <w:r>
      <w:rPr>
        <w:noProof/>
      </w:rPr>
      <w:t>-</w:t>
    </w:r>
  </w:p>
  <w:p w:rsidR="00A66C54" w:rsidRDefault="00A66C54">
    <w:pPr>
      <w:pStyle w:val="Header"/>
    </w:pPr>
    <w:r>
      <w:t>SG5-TDx</w:t>
    </w:r>
  </w:p>
  <w:p w:rsidR="00A66C54" w:rsidRDefault="00A66C5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FFFFF7C"/>
    <w:lvl w:ilvl="0" w:tentative="1">
      <w:start w:val="1"/>
      <w:numFmt w:val="decimal"/>
      <w:pStyle w:val="ListNumber5"/>
      <w:lvlText w:val="%1."/>
      <w:lvlJc w:val="left"/>
      <w:pPr>
        <w:tabs>
          <w:tab w:val="left" w:pos="1492"/>
        </w:tabs>
        <w:ind w:left="1492" w:hanging="360"/>
      </w:pPr>
    </w:lvl>
  </w:abstractNum>
  <w:abstractNum w:abstractNumId="1">
    <w:nsid w:val="FFFFFF7D"/>
    <w:multiLevelType w:val="singleLevel"/>
    <w:tmpl w:val="FFFFFF7D"/>
    <w:lvl w:ilvl="0" w:tentative="1">
      <w:start w:val="1"/>
      <w:numFmt w:val="decimal"/>
      <w:pStyle w:val="ListNumber4"/>
      <w:lvlText w:val="%1."/>
      <w:lvlJc w:val="left"/>
      <w:pPr>
        <w:tabs>
          <w:tab w:val="left" w:pos="1209"/>
        </w:tabs>
        <w:ind w:left="1209" w:hanging="360"/>
      </w:pPr>
    </w:lvl>
  </w:abstractNum>
  <w:abstractNum w:abstractNumId="2">
    <w:nsid w:val="FFFFFF7E"/>
    <w:multiLevelType w:val="singleLevel"/>
    <w:tmpl w:val="FFFFFF7E"/>
    <w:lvl w:ilvl="0" w:tentative="1">
      <w:start w:val="1"/>
      <w:numFmt w:val="decimal"/>
      <w:pStyle w:val="ListNumber3"/>
      <w:lvlText w:val="%1."/>
      <w:lvlJc w:val="left"/>
      <w:pPr>
        <w:tabs>
          <w:tab w:val="left" w:pos="926"/>
        </w:tabs>
        <w:ind w:left="926" w:hanging="360"/>
      </w:pPr>
    </w:lvl>
  </w:abstractNum>
  <w:abstractNum w:abstractNumId="3">
    <w:nsid w:val="FFFFFF7F"/>
    <w:multiLevelType w:val="singleLevel"/>
    <w:tmpl w:val="FFFFFF7F"/>
    <w:lvl w:ilvl="0" w:tentative="1">
      <w:start w:val="1"/>
      <w:numFmt w:val="decimal"/>
      <w:pStyle w:val="ListNumber2"/>
      <w:lvlText w:val="%1."/>
      <w:lvlJc w:val="left"/>
      <w:pPr>
        <w:tabs>
          <w:tab w:val="left" w:pos="643"/>
        </w:tabs>
        <w:ind w:left="643" w:hanging="360"/>
      </w:pPr>
    </w:lvl>
  </w:abstractNum>
  <w:abstractNum w:abstractNumId="4">
    <w:nsid w:val="FFFFFF80"/>
    <w:multiLevelType w:val="singleLevel"/>
    <w:tmpl w:val="FFFFFF80"/>
    <w:lvl w:ilvl="0" w:tentative="1">
      <w:start w:val="1"/>
      <w:numFmt w:val="bullet"/>
      <w:pStyle w:val="ListBullet5"/>
      <w:lvlText w:val=""/>
      <w:lvlJc w:val="left"/>
      <w:pPr>
        <w:tabs>
          <w:tab w:val="left" w:pos="1492"/>
        </w:tabs>
        <w:ind w:left="1492" w:hanging="360"/>
      </w:pPr>
      <w:rPr>
        <w:rFonts w:ascii="Symbol" w:hAnsi="Symbol" w:hint="default"/>
      </w:rPr>
    </w:lvl>
  </w:abstractNum>
  <w:abstractNum w:abstractNumId="5">
    <w:nsid w:val="FFFFFF81"/>
    <w:multiLevelType w:val="singleLevel"/>
    <w:tmpl w:val="FFFFFF81"/>
    <w:lvl w:ilvl="0" w:tentative="1">
      <w:start w:val="1"/>
      <w:numFmt w:val="bullet"/>
      <w:pStyle w:val="ListBullet4"/>
      <w:lvlText w:val=""/>
      <w:lvlJc w:val="left"/>
      <w:pPr>
        <w:tabs>
          <w:tab w:val="left" w:pos="1209"/>
        </w:tabs>
        <w:ind w:left="1209" w:hanging="360"/>
      </w:pPr>
      <w:rPr>
        <w:rFonts w:ascii="Symbol" w:hAnsi="Symbol" w:hint="default"/>
      </w:rPr>
    </w:lvl>
  </w:abstractNum>
  <w:abstractNum w:abstractNumId="6">
    <w:nsid w:val="FFFFFF82"/>
    <w:multiLevelType w:val="singleLevel"/>
    <w:tmpl w:val="FFFFFF82"/>
    <w:lvl w:ilvl="0" w:tentative="1">
      <w:start w:val="1"/>
      <w:numFmt w:val="bullet"/>
      <w:pStyle w:val="ListBullet3"/>
      <w:lvlText w:val=""/>
      <w:lvlJc w:val="left"/>
      <w:pPr>
        <w:tabs>
          <w:tab w:val="left" w:pos="926"/>
        </w:tabs>
        <w:ind w:left="926" w:hanging="360"/>
      </w:pPr>
      <w:rPr>
        <w:rFonts w:ascii="Symbol" w:hAnsi="Symbol" w:hint="default"/>
      </w:rPr>
    </w:lvl>
  </w:abstractNum>
  <w:abstractNum w:abstractNumId="7">
    <w:nsid w:val="FFFFFF83"/>
    <w:multiLevelType w:val="singleLevel"/>
    <w:tmpl w:val="FFFFFF83"/>
    <w:lvl w:ilvl="0" w:tentative="1">
      <w:start w:val="1"/>
      <w:numFmt w:val="bullet"/>
      <w:pStyle w:val="ListBullet2"/>
      <w:lvlText w:val=""/>
      <w:lvlJc w:val="left"/>
      <w:pPr>
        <w:tabs>
          <w:tab w:val="left" w:pos="643"/>
        </w:tabs>
        <w:ind w:left="643" w:hanging="360"/>
      </w:pPr>
      <w:rPr>
        <w:rFonts w:ascii="Symbol" w:hAnsi="Symbol" w:hint="default"/>
      </w:rPr>
    </w:lvl>
  </w:abstractNum>
  <w:abstractNum w:abstractNumId="8">
    <w:nsid w:val="FFFFFF88"/>
    <w:multiLevelType w:val="singleLevel"/>
    <w:tmpl w:val="FFFFFF88"/>
    <w:lvl w:ilvl="0" w:tentative="1">
      <w:start w:val="1"/>
      <w:numFmt w:val="decimal"/>
      <w:pStyle w:val="ListNumber"/>
      <w:lvlText w:val="%1."/>
      <w:lvlJc w:val="left"/>
      <w:pPr>
        <w:tabs>
          <w:tab w:val="left" w:pos="360"/>
        </w:tabs>
        <w:ind w:left="360" w:hanging="360"/>
      </w:pPr>
    </w:lvl>
  </w:abstractNum>
  <w:abstractNum w:abstractNumId="9">
    <w:nsid w:val="FFFFFF89"/>
    <w:multiLevelType w:val="singleLevel"/>
    <w:tmpl w:val="FFFFFF89"/>
    <w:lvl w:ilvl="0" w:tentative="1">
      <w:start w:val="1"/>
      <w:numFmt w:val="bullet"/>
      <w:pStyle w:val="ListBullet"/>
      <w:lvlText w:val=""/>
      <w:lvlJc w:val="left"/>
      <w:pPr>
        <w:tabs>
          <w:tab w:val="left" w:pos="360"/>
        </w:tabs>
        <w:ind w:left="360" w:hanging="360"/>
      </w:pPr>
      <w:rPr>
        <w:rFonts w:ascii="Symbol" w:hAnsi="Symbol" w:hint="default"/>
      </w:rPr>
    </w:lvl>
  </w:abstractNum>
  <w:abstractNum w:abstractNumId="10">
    <w:nsid w:val="0A1F7C91"/>
    <w:multiLevelType w:val="hybridMultilevel"/>
    <w:tmpl w:val="4246F09E"/>
    <w:lvl w:ilvl="0" w:tplc="CB0AD1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0C33B9"/>
    <w:multiLevelType w:val="hybridMultilevel"/>
    <w:tmpl w:val="54D027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69125D9"/>
    <w:multiLevelType w:val="multilevel"/>
    <w:tmpl w:val="369125D9"/>
    <w:lvl w:ilvl="0">
      <w:start w:val="1"/>
      <w:numFmt w:val="bullet"/>
      <w:lvlText w:val=""/>
      <w:lvlJc w:val="left"/>
      <w:pPr>
        <w:ind w:left="420" w:hanging="420"/>
      </w:pPr>
      <w:rPr>
        <w:rFonts w:ascii="Wingdings" w:hAnsi="Wingdings" w:hint="default"/>
        <w:sz w:val="16"/>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3">
    <w:nsid w:val="3FA43D31"/>
    <w:multiLevelType w:val="hybridMultilevel"/>
    <w:tmpl w:val="818680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2"/>
  </w:num>
  <w:num w:numId="12">
    <w:abstractNumId w:val="10"/>
  </w:num>
  <w:num w:numId="13">
    <w:abstractNumId w:val="13"/>
  </w:num>
  <w:num w:numId="14">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c">
    <w15:presenceInfo w15:providerId="None" w15:userId="tec"/>
  </w15:person>
  <w15:person w15:author="ziaur rahman">
    <w15:presenceInfo w15:providerId="Windows Live" w15:userId="ffd63403ff1536f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trackRevisions/>
  <w:defaultTabStop w:val="720"/>
  <w:hyphenationZone w:val="283"/>
  <w:characterSpacingControl w:val="doNotCompress"/>
  <w:hdrShapeDefaults>
    <o:shapedefaults v:ext="edit" spidmax="8194"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
  <w:rsids>
    <w:rsidRoot w:val="005C0300"/>
    <w:rsid w:val="00002D76"/>
    <w:rsid w:val="000075E6"/>
    <w:rsid w:val="00007FC0"/>
    <w:rsid w:val="00016572"/>
    <w:rsid w:val="000171DB"/>
    <w:rsid w:val="00023D9A"/>
    <w:rsid w:val="0002490E"/>
    <w:rsid w:val="00025E2F"/>
    <w:rsid w:val="00031D20"/>
    <w:rsid w:val="00037538"/>
    <w:rsid w:val="00043D75"/>
    <w:rsid w:val="00054813"/>
    <w:rsid w:val="00057000"/>
    <w:rsid w:val="000640E0"/>
    <w:rsid w:val="00064226"/>
    <w:rsid w:val="00065E0E"/>
    <w:rsid w:val="00070884"/>
    <w:rsid w:val="000739DF"/>
    <w:rsid w:val="0007714F"/>
    <w:rsid w:val="000A2C34"/>
    <w:rsid w:val="000A5CA2"/>
    <w:rsid w:val="000B25B1"/>
    <w:rsid w:val="000B4523"/>
    <w:rsid w:val="000C0AB2"/>
    <w:rsid w:val="000C3DDD"/>
    <w:rsid w:val="000E5E98"/>
    <w:rsid w:val="000E7899"/>
    <w:rsid w:val="000E7DE6"/>
    <w:rsid w:val="00100250"/>
    <w:rsid w:val="001214CF"/>
    <w:rsid w:val="001251DA"/>
    <w:rsid w:val="00125432"/>
    <w:rsid w:val="00137F40"/>
    <w:rsid w:val="00143C83"/>
    <w:rsid w:val="00150C88"/>
    <w:rsid w:val="001514BF"/>
    <w:rsid w:val="00165942"/>
    <w:rsid w:val="001672BE"/>
    <w:rsid w:val="0017240B"/>
    <w:rsid w:val="00172853"/>
    <w:rsid w:val="00184A39"/>
    <w:rsid w:val="001865EB"/>
    <w:rsid w:val="001871EC"/>
    <w:rsid w:val="00193DA5"/>
    <w:rsid w:val="001A670F"/>
    <w:rsid w:val="001B1602"/>
    <w:rsid w:val="001C3FE2"/>
    <w:rsid w:val="001C62B8"/>
    <w:rsid w:val="001C747B"/>
    <w:rsid w:val="001D285D"/>
    <w:rsid w:val="001D5056"/>
    <w:rsid w:val="001E7B0E"/>
    <w:rsid w:val="001F141D"/>
    <w:rsid w:val="00200A06"/>
    <w:rsid w:val="00202B0F"/>
    <w:rsid w:val="002060F6"/>
    <w:rsid w:val="00225175"/>
    <w:rsid w:val="002264F3"/>
    <w:rsid w:val="00231DC5"/>
    <w:rsid w:val="00241832"/>
    <w:rsid w:val="002527CB"/>
    <w:rsid w:val="002534C9"/>
    <w:rsid w:val="00253DBE"/>
    <w:rsid w:val="00255BB4"/>
    <w:rsid w:val="002622FA"/>
    <w:rsid w:val="00263518"/>
    <w:rsid w:val="002637B3"/>
    <w:rsid w:val="00271729"/>
    <w:rsid w:val="002759E7"/>
    <w:rsid w:val="00275ED1"/>
    <w:rsid w:val="00277326"/>
    <w:rsid w:val="002942A9"/>
    <w:rsid w:val="002A03EA"/>
    <w:rsid w:val="002A1372"/>
    <w:rsid w:val="002A3E20"/>
    <w:rsid w:val="002A49E0"/>
    <w:rsid w:val="002B5E0C"/>
    <w:rsid w:val="002C015C"/>
    <w:rsid w:val="002C26C0"/>
    <w:rsid w:val="002C2BC5"/>
    <w:rsid w:val="002C48D6"/>
    <w:rsid w:val="002C5CB7"/>
    <w:rsid w:val="002E2053"/>
    <w:rsid w:val="002E44B7"/>
    <w:rsid w:val="002E79CB"/>
    <w:rsid w:val="002F1CFE"/>
    <w:rsid w:val="002F2489"/>
    <w:rsid w:val="002F5CF2"/>
    <w:rsid w:val="002F7DC3"/>
    <w:rsid w:val="002F7F55"/>
    <w:rsid w:val="00303870"/>
    <w:rsid w:val="0030745F"/>
    <w:rsid w:val="00314630"/>
    <w:rsid w:val="0031480F"/>
    <w:rsid w:val="0032090A"/>
    <w:rsid w:val="00321CDE"/>
    <w:rsid w:val="003264E4"/>
    <w:rsid w:val="00327539"/>
    <w:rsid w:val="00333E15"/>
    <w:rsid w:val="00336046"/>
    <w:rsid w:val="00336395"/>
    <w:rsid w:val="00337F69"/>
    <w:rsid w:val="00345FDC"/>
    <w:rsid w:val="00346D3F"/>
    <w:rsid w:val="00350492"/>
    <w:rsid w:val="0035343D"/>
    <w:rsid w:val="00355DC5"/>
    <w:rsid w:val="0036237E"/>
    <w:rsid w:val="00365406"/>
    <w:rsid w:val="00367973"/>
    <w:rsid w:val="003704C6"/>
    <w:rsid w:val="0037422B"/>
    <w:rsid w:val="0038715D"/>
    <w:rsid w:val="00394DBF"/>
    <w:rsid w:val="003957A6"/>
    <w:rsid w:val="00395C05"/>
    <w:rsid w:val="003A3701"/>
    <w:rsid w:val="003A43EF"/>
    <w:rsid w:val="003A5982"/>
    <w:rsid w:val="003A6E2B"/>
    <w:rsid w:val="003B525E"/>
    <w:rsid w:val="003C5DF0"/>
    <w:rsid w:val="003C7445"/>
    <w:rsid w:val="003D2CC8"/>
    <w:rsid w:val="003E71F0"/>
    <w:rsid w:val="003F12B4"/>
    <w:rsid w:val="003F254F"/>
    <w:rsid w:val="003F2B2C"/>
    <w:rsid w:val="003F2BED"/>
    <w:rsid w:val="003F2FED"/>
    <w:rsid w:val="003F50CD"/>
    <w:rsid w:val="00404998"/>
    <w:rsid w:val="0042568D"/>
    <w:rsid w:val="00433586"/>
    <w:rsid w:val="00443878"/>
    <w:rsid w:val="0044609F"/>
    <w:rsid w:val="004471A6"/>
    <w:rsid w:val="004539A8"/>
    <w:rsid w:val="00456D14"/>
    <w:rsid w:val="00465EEB"/>
    <w:rsid w:val="004712CA"/>
    <w:rsid w:val="0047422E"/>
    <w:rsid w:val="0049674B"/>
    <w:rsid w:val="004A03E8"/>
    <w:rsid w:val="004A1113"/>
    <w:rsid w:val="004C0673"/>
    <w:rsid w:val="004C4E4E"/>
    <w:rsid w:val="004D0CBB"/>
    <w:rsid w:val="004E41A7"/>
    <w:rsid w:val="004F3816"/>
    <w:rsid w:val="004F4F6E"/>
    <w:rsid w:val="004F6151"/>
    <w:rsid w:val="005026CB"/>
    <w:rsid w:val="00507163"/>
    <w:rsid w:val="00512856"/>
    <w:rsid w:val="00513788"/>
    <w:rsid w:val="00514071"/>
    <w:rsid w:val="005155ED"/>
    <w:rsid w:val="00532C7F"/>
    <w:rsid w:val="00542465"/>
    <w:rsid w:val="00543D41"/>
    <w:rsid w:val="00552142"/>
    <w:rsid w:val="0055782F"/>
    <w:rsid w:val="00561FAA"/>
    <w:rsid w:val="00566EDA"/>
    <w:rsid w:val="00567F52"/>
    <w:rsid w:val="0057133A"/>
    <w:rsid w:val="00572654"/>
    <w:rsid w:val="00577559"/>
    <w:rsid w:val="00583CED"/>
    <w:rsid w:val="00590D44"/>
    <w:rsid w:val="005A0D33"/>
    <w:rsid w:val="005A0D61"/>
    <w:rsid w:val="005A7875"/>
    <w:rsid w:val="005B3023"/>
    <w:rsid w:val="005B4418"/>
    <w:rsid w:val="005B5629"/>
    <w:rsid w:val="005C0300"/>
    <w:rsid w:val="005C4F27"/>
    <w:rsid w:val="005C6B48"/>
    <w:rsid w:val="005D4A43"/>
    <w:rsid w:val="005E102F"/>
    <w:rsid w:val="005E77C9"/>
    <w:rsid w:val="005F0998"/>
    <w:rsid w:val="005F4B6A"/>
    <w:rsid w:val="00600927"/>
    <w:rsid w:val="006010F3"/>
    <w:rsid w:val="00604127"/>
    <w:rsid w:val="00604300"/>
    <w:rsid w:val="00615A0A"/>
    <w:rsid w:val="00620A2D"/>
    <w:rsid w:val="006228D0"/>
    <w:rsid w:val="006243D6"/>
    <w:rsid w:val="006333D4"/>
    <w:rsid w:val="006369B2"/>
    <w:rsid w:val="00636AF3"/>
    <w:rsid w:val="00642D16"/>
    <w:rsid w:val="00647525"/>
    <w:rsid w:val="00655B79"/>
    <w:rsid w:val="006570B0"/>
    <w:rsid w:val="0066288E"/>
    <w:rsid w:val="006631C5"/>
    <w:rsid w:val="0069180E"/>
    <w:rsid w:val="00691C94"/>
    <w:rsid w:val="0069210B"/>
    <w:rsid w:val="006A4055"/>
    <w:rsid w:val="006A7457"/>
    <w:rsid w:val="006B096D"/>
    <w:rsid w:val="006C0667"/>
    <w:rsid w:val="006C34D2"/>
    <w:rsid w:val="006C5641"/>
    <w:rsid w:val="006D0E32"/>
    <w:rsid w:val="006D1089"/>
    <w:rsid w:val="006D1B86"/>
    <w:rsid w:val="006D7355"/>
    <w:rsid w:val="006F2ACE"/>
    <w:rsid w:val="006F3620"/>
    <w:rsid w:val="006F4361"/>
    <w:rsid w:val="006F7A0C"/>
    <w:rsid w:val="00702A61"/>
    <w:rsid w:val="007120DD"/>
    <w:rsid w:val="00715B22"/>
    <w:rsid w:val="00715CA6"/>
    <w:rsid w:val="00722B09"/>
    <w:rsid w:val="007253CB"/>
    <w:rsid w:val="00731135"/>
    <w:rsid w:val="007324AF"/>
    <w:rsid w:val="00735CD3"/>
    <w:rsid w:val="007409B4"/>
    <w:rsid w:val="00741974"/>
    <w:rsid w:val="0074239D"/>
    <w:rsid w:val="00747E5B"/>
    <w:rsid w:val="0075525E"/>
    <w:rsid w:val="00756D3D"/>
    <w:rsid w:val="00763341"/>
    <w:rsid w:val="007745D0"/>
    <w:rsid w:val="007806C2"/>
    <w:rsid w:val="00782596"/>
    <w:rsid w:val="007848A6"/>
    <w:rsid w:val="007903F8"/>
    <w:rsid w:val="00793E34"/>
    <w:rsid w:val="00794F4F"/>
    <w:rsid w:val="007970C9"/>
    <w:rsid w:val="007974BE"/>
    <w:rsid w:val="007A0916"/>
    <w:rsid w:val="007A0DFD"/>
    <w:rsid w:val="007A59C4"/>
    <w:rsid w:val="007A632A"/>
    <w:rsid w:val="007A6474"/>
    <w:rsid w:val="007B1DF2"/>
    <w:rsid w:val="007C1DCF"/>
    <w:rsid w:val="007C4B47"/>
    <w:rsid w:val="007C6829"/>
    <w:rsid w:val="007C7122"/>
    <w:rsid w:val="007D0C14"/>
    <w:rsid w:val="007D3F11"/>
    <w:rsid w:val="007D40CB"/>
    <w:rsid w:val="007D60B2"/>
    <w:rsid w:val="007D6BA3"/>
    <w:rsid w:val="007E0D39"/>
    <w:rsid w:val="007E53E4"/>
    <w:rsid w:val="007E64DD"/>
    <w:rsid w:val="007E656A"/>
    <w:rsid w:val="007E7C1A"/>
    <w:rsid w:val="007F2A4F"/>
    <w:rsid w:val="007F3337"/>
    <w:rsid w:val="007F664D"/>
    <w:rsid w:val="00801685"/>
    <w:rsid w:val="0081064E"/>
    <w:rsid w:val="008128CE"/>
    <w:rsid w:val="008275D2"/>
    <w:rsid w:val="008323A5"/>
    <w:rsid w:val="00841217"/>
    <w:rsid w:val="00842137"/>
    <w:rsid w:val="00855D14"/>
    <w:rsid w:val="00856FFC"/>
    <w:rsid w:val="00857829"/>
    <w:rsid w:val="008709FB"/>
    <w:rsid w:val="00872840"/>
    <w:rsid w:val="00887ED8"/>
    <w:rsid w:val="0089088E"/>
    <w:rsid w:val="00892297"/>
    <w:rsid w:val="00893996"/>
    <w:rsid w:val="008A38B2"/>
    <w:rsid w:val="008A4899"/>
    <w:rsid w:val="008A7F0D"/>
    <w:rsid w:val="008B5798"/>
    <w:rsid w:val="008B6F4A"/>
    <w:rsid w:val="008D0C7E"/>
    <w:rsid w:val="008D257A"/>
    <w:rsid w:val="008D3FD0"/>
    <w:rsid w:val="008D4744"/>
    <w:rsid w:val="008D5DC0"/>
    <w:rsid w:val="008E0172"/>
    <w:rsid w:val="008E370F"/>
    <w:rsid w:val="008E38BE"/>
    <w:rsid w:val="008F46A0"/>
    <w:rsid w:val="008F71FD"/>
    <w:rsid w:val="009067A1"/>
    <w:rsid w:val="00914032"/>
    <w:rsid w:val="00914912"/>
    <w:rsid w:val="00920388"/>
    <w:rsid w:val="009236CB"/>
    <w:rsid w:val="0092439B"/>
    <w:rsid w:val="0092506C"/>
    <w:rsid w:val="00932AB7"/>
    <w:rsid w:val="00934405"/>
    <w:rsid w:val="00934C5D"/>
    <w:rsid w:val="009406B5"/>
    <w:rsid w:val="0094136D"/>
    <w:rsid w:val="00943FFC"/>
    <w:rsid w:val="00946166"/>
    <w:rsid w:val="00947A28"/>
    <w:rsid w:val="0095099F"/>
    <w:rsid w:val="00955709"/>
    <w:rsid w:val="009723C7"/>
    <w:rsid w:val="00975E36"/>
    <w:rsid w:val="00983164"/>
    <w:rsid w:val="009841E0"/>
    <w:rsid w:val="00985A95"/>
    <w:rsid w:val="00986FB6"/>
    <w:rsid w:val="00996D30"/>
    <w:rsid w:val="009972EF"/>
    <w:rsid w:val="009A305B"/>
    <w:rsid w:val="009A4048"/>
    <w:rsid w:val="009A4E82"/>
    <w:rsid w:val="009A5760"/>
    <w:rsid w:val="009A74B6"/>
    <w:rsid w:val="009A77C1"/>
    <w:rsid w:val="009B75B3"/>
    <w:rsid w:val="009C3160"/>
    <w:rsid w:val="009C683B"/>
    <w:rsid w:val="009D2C14"/>
    <w:rsid w:val="009E44F0"/>
    <w:rsid w:val="009E4EF0"/>
    <w:rsid w:val="009E5823"/>
    <w:rsid w:val="009E766E"/>
    <w:rsid w:val="009F1960"/>
    <w:rsid w:val="009F3C89"/>
    <w:rsid w:val="009F42B3"/>
    <w:rsid w:val="009F715E"/>
    <w:rsid w:val="009F7963"/>
    <w:rsid w:val="00A00380"/>
    <w:rsid w:val="00A07DD4"/>
    <w:rsid w:val="00A10DBB"/>
    <w:rsid w:val="00A14ECE"/>
    <w:rsid w:val="00A16253"/>
    <w:rsid w:val="00A27E45"/>
    <w:rsid w:val="00A304DD"/>
    <w:rsid w:val="00A31D47"/>
    <w:rsid w:val="00A4013E"/>
    <w:rsid w:val="00A4045F"/>
    <w:rsid w:val="00A427CD"/>
    <w:rsid w:val="00A4600B"/>
    <w:rsid w:val="00A46118"/>
    <w:rsid w:val="00A50506"/>
    <w:rsid w:val="00A51EF0"/>
    <w:rsid w:val="00A54A4A"/>
    <w:rsid w:val="00A66C54"/>
    <w:rsid w:val="00A67A81"/>
    <w:rsid w:val="00A730A6"/>
    <w:rsid w:val="00A73735"/>
    <w:rsid w:val="00A761D3"/>
    <w:rsid w:val="00A85D39"/>
    <w:rsid w:val="00A90FF1"/>
    <w:rsid w:val="00A971A0"/>
    <w:rsid w:val="00AA1F22"/>
    <w:rsid w:val="00AA203F"/>
    <w:rsid w:val="00AB0B51"/>
    <w:rsid w:val="00AB3471"/>
    <w:rsid w:val="00AB7B0F"/>
    <w:rsid w:val="00AC6FE4"/>
    <w:rsid w:val="00AE38E1"/>
    <w:rsid w:val="00B05821"/>
    <w:rsid w:val="00B23009"/>
    <w:rsid w:val="00B25BED"/>
    <w:rsid w:val="00B26C28"/>
    <w:rsid w:val="00B4174C"/>
    <w:rsid w:val="00B453F5"/>
    <w:rsid w:val="00B52517"/>
    <w:rsid w:val="00B56FD7"/>
    <w:rsid w:val="00B57342"/>
    <w:rsid w:val="00B61624"/>
    <w:rsid w:val="00B718A5"/>
    <w:rsid w:val="00B74A51"/>
    <w:rsid w:val="00B8261A"/>
    <w:rsid w:val="00B850DC"/>
    <w:rsid w:val="00BA08B3"/>
    <w:rsid w:val="00BA0AE4"/>
    <w:rsid w:val="00BA0F7B"/>
    <w:rsid w:val="00BB3B5E"/>
    <w:rsid w:val="00BC1FAE"/>
    <w:rsid w:val="00BC62E2"/>
    <w:rsid w:val="00BD12B7"/>
    <w:rsid w:val="00BD7862"/>
    <w:rsid w:val="00BE02D5"/>
    <w:rsid w:val="00BE36F8"/>
    <w:rsid w:val="00BF0E60"/>
    <w:rsid w:val="00BF2A7F"/>
    <w:rsid w:val="00BF2C26"/>
    <w:rsid w:val="00BF54CF"/>
    <w:rsid w:val="00C0104C"/>
    <w:rsid w:val="00C03BD1"/>
    <w:rsid w:val="00C068BF"/>
    <w:rsid w:val="00C11E11"/>
    <w:rsid w:val="00C14930"/>
    <w:rsid w:val="00C22C5F"/>
    <w:rsid w:val="00C353F6"/>
    <w:rsid w:val="00C37CAE"/>
    <w:rsid w:val="00C37FDD"/>
    <w:rsid w:val="00C42125"/>
    <w:rsid w:val="00C62814"/>
    <w:rsid w:val="00C6474D"/>
    <w:rsid w:val="00C74937"/>
    <w:rsid w:val="00C80DC2"/>
    <w:rsid w:val="00C81D2F"/>
    <w:rsid w:val="00C900E8"/>
    <w:rsid w:val="00C934C2"/>
    <w:rsid w:val="00CB1CBF"/>
    <w:rsid w:val="00CB381C"/>
    <w:rsid w:val="00CF0F68"/>
    <w:rsid w:val="00CF34A7"/>
    <w:rsid w:val="00CF6919"/>
    <w:rsid w:val="00D055DA"/>
    <w:rsid w:val="00D12529"/>
    <w:rsid w:val="00D15532"/>
    <w:rsid w:val="00D25CEC"/>
    <w:rsid w:val="00D44EEB"/>
    <w:rsid w:val="00D550D7"/>
    <w:rsid w:val="00D57165"/>
    <w:rsid w:val="00D57D7F"/>
    <w:rsid w:val="00D6423C"/>
    <w:rsid w:val="00D67D24"/>
    <w:rsid w:val="00D70D99"/>
    <w:rsid w:val="00D73137"/>
    <w:rsid w:val="00D838A1"/>
    <w:rsid w:val="00D90E08"/>
    <w:rsid w:val="00D92CFC"/>
    <w:rsid w:val="00D9422B"/>
    <w:rsid w:val="00DA313C"/>
    <w:rsid w:val="00DB1307"/>
    <w:rsid w:val="00DB390D"/>
    <w:rsid w:val="00DC0323"/>
    <w:rsid w:val="00DC313E"/>
    <w:rsid w:val="00DC48DC"/>
    <w:rsid w:val="00DC73A5"/>
    <w:rsid w:val="00DD1FE1"/>
    <w:rsid w:val="00DD338A"/>
    <w:rsid w:val="00DD50DE"/>
    <w:rsid w:val="00DD6D96"/>
    <w:rsid w:val="00DE3062"/>
    <w:rsid w:val="00DE7833"/>
    <w:rsid w:val="00DF024D"/>
    <w:rsid w:val="00E015D6"/>
    <w:rsid w:val="00E01E12"/>
    <w:rsid w:val="00E07600"/>
    <w:rsid w:val="00E204DD"/>
    <w:rsid w:val="00E20EF8"/>
    <w:rsid w:val="00E2145E"/>
    <w:rsid w:val="00E24A37"/>
    <w:rsid w:val="00E24D43"/>
    <w:rsid w:val="00E353EC"/>
    <w:rsid w:val="00E53C24"/>
    <w:rsid w:val="00E551EF"/>
    <w:rsid w:val="00E6070B"/>
    <w:rsid w:val="00E61711"/>
    <w:rsid w:val="00E625BC"/>
    <w:rsid w:val="00E850E1"/>
    <w:rsid w:val="00E9210E"/>
    <w:rsid w:val="00E946D6"/>
    <w:rsid w:val="00E94F73"/>
    <w:rsid w:val="00E976F0"/>
    <w:rsid w:val="00EA0B2F"/>
    <w:rsid w:val="00EB444A"/>
    <w:rsid w:val="00EB444D"/>
    <w:rsid w:val="00EC0829"/>
    <w:rsid w:val="00EC1B60"/>
    <w:rsid w:val="00ED4EDB"/>
    <w:rsid w:val="00ED7870"/>
    <w:rsid w:val="00EE2758"/>
    <w:rsid w:val="00F02294"/>
    <w:rsid w:val="00F25254"/>
    <w:rsid w:val="00F26655"/>
    <w:rsid w:val="00F3176D"/>
    <w:rsid w:val="00F32443"/>
    <w:rsid w:val="00F32668"/>
    <w:rsid w:val="00F35098"/>
    <w:rsid w:val="00F35532"/>
    <w:rsid w:val="00F35F57"/>
    <w:rsid w:val="00F403F5"/>
    <w:rsid w:val="00F50467"/>
    <w:rsid w:val="00F5096D"/>
    <w:rsid w:val="00F53B98"/>
    <w:rsid w:val="00F562A0"/>
    <w:rsid w:val="00F661A1"/>
    <w:rsid w:val="00F67763"/>
    <w:rsid w:val="00F8141E"/>
    <w:rsid w:val="00F86D19"/>
    <w:rsid w:val="00F8791A"/>
    <w:rsid w:val="00FA2177"/>
    <w:rsid w:val="00FA2E6D"/>
    <w:rsid w:val="00FA39BD"/>
    <w:rsid w:val="00FB0593"/>
    <w:rsid w:val="00FB0A28"/>
    <w:rsid w:val="00FB7A1D"/>
    <w:rsid w:val="00FD01DA"/>
    <w:rsid w:val="00FD1CD0"/>
    <w:rsid w:val="00FD35D4"/>
    <w:rsid w:val="00FD439E"/>
    <w:rsid w:val="00FD76CB"/>
    <w:rsid w:val="00FE191C"/>
    <w:rsid w:val="00FE19FE"/>
    <w:rsid w:val="00FE29C6"/>
    <w:rsid w:val="00FE4A72"/>
    <w:rsid w:val="00FE61B7"/>
    <w:rsid w:val="00FE6E92"/>
    <w:rsid w:val="00FF4546"/>
    <w:rsid w:val="00FF538F"/>
    <w:rsid w:val="2A4407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toc 1" w:semiHidden="0" w:uiPriority="39" w:unhideWhenUsed="0"/>
    <w:lsdException w:name="toc 2" w:semiHidden="0" w:uiPriority="39" w:unhideWhenUsed="0"/>
    <w:lsdException w:name="toc 3" w:semiHidden="0" w:uiPriority="39" w:unhideWhenUsed="0"/>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lsdException w:name="caption" w:uiPriority="35"/>
    <w:lsdException w:name="table of figures" w:semiHidden="0" w:unhideWhenUsed="0"/>
    <w:lsdException w:name="Title" w:semiHidden="0" w:uiPriority="10" w:unhideWhenUsed="0"/>
    <w:lsdException w:name="Default Paragraph Font" w:uiPriority="1"/>
    <w:lsdException w:name="Subtitle" w:semiHidden="0" w:uiPriority="11" w:unhideWhenUsed="0"/>
    <w:lsdException w:name="Hyperlink" w:semiHidden="0" w:unhideWhenUsed="0"/>
    <w:lsdException w:name="Strong" w:semiHidden="0" w:uiPriority="22" w:unhideWhenUsed="0"/>
    <w:lsdException w:name="Emphasis" w:semiHidden="0" w:uiPriority="2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Table Grid" w:semiHidden="0" w:uiPriority="39" w:unhideWhenUsed="0"/>
    <w:lsdException w:name="Table Theme" w:uiPriority="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A632A"/>
    <w:pPr>
      <w:spacing w:before="120"/>
    </w:pPr>
    <w:rPr>
      <w:sz w:val="24"/>
      <w:szCs w:val="24"/>
      <w:lang w:val="en-US" w:eastAsia="ja-JP"/>
    </w:rPr>
  </w:style>
  <w:style w:type="paragraph" w:styleId="Heading1">
    <w:name w:val="heading 1"/>
    <w:basedOn w:val="Normal"/>
    <w:next w:val="Normal"/>
    <w:link w:val="Heading1Char"/>
    <w:qFormat/>
    <w:rsid w:val="007A632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uiPriority w:val="9"/>
    <w:qFormat/>
    <w:rsid w:val="007A632A"/>
    <w:pPr>
      <w:spacing w:before="240"/>
      <w:outlineLvl w:val="1"/>
    </w:pPr>
  </w:style>
  <w:style w:type="paragraph" w:styleId="Heading3">
    <w:name w:val="heading 3"/>
    <w:basedOn w:val="Heading1"/>
    <w:next w:val="Normal"/>
    <w:link w:val="Heading3Char"/>
    <w:qFormat/>
    <w:rsid w:val="007A632A"/>
    <w:pPr>
      <w:spacing w:before="160"/>
      <w:outlineLvl w:val="2"/>
    </w:pPr>
  </w:style>
  <w:style w:type="paragraph" w:styleId="Heading4">
    <w:name w:val="heading 4"/>
    <w:basedOn w:val="Heading3"/>
    <w:next w:val="Normal"/>
    <w:link w:val="Heading4Char"/>
    <w:qFormat/>
    <w:rsid w:val="007A632A"/>
    <w:pPr>
      <w:tabs>
        <w:tab w:val="clear" w:pos="794"/>
        <w:tab w:val="clear" w:pos="1191"/>
        <w:tab w:val="clear" w:pos="1588"/>
        <w:tab w:val="clear" w:pos="1985"/>
        <w:tab w:val="left" w:pos="1021"/>
      </w:tabs>
      <w:ind w:left="1021" w:hanging="1021"/>
      <w:outlineLvl w:val="3"/>
    </w:pPr>
  </w:style>
  <w:style w:type="paragraph" w:styleId="Heading5">
    <w:name w:val="heading 5"/>
    <w:basedOn w:val="Heading4"/>
    <w:next w:val="Normal"/>
    <w:link w:val="Heading5Char"/>
    <w:qFormat/>
    <w:rsid w:val="007A632A"/>
    <w:pPr>
      <w:outlineLvl w:val="4"/>
    </w:pPr>
  </w:style>
  <w:style w:type="paragraph" w:styleId="Heading6">
    <w:name w:val="heading 6"/>
    <w:basedOn w:val="Heading4"/>
    <w:next w:val="Normal"/>
    <w:link w:val="Heading6Char"/>
    <w:rsid w:val="007A632A"/>
    <w:pPr>
      <w:tabs>
        <w:tab w:val="clear" w:pos="1021"/>
      </w:tabs>
      <w:ind w:left="1588" w:hanging="1588"/>
      <w:outlineLvl w:val="5"/>
    </w:pPr>
  </w:style>
  <w:style w:type="paragraph" w:styleId="Heading7">
    <w:name w:val="heading 7"/>
    <w:basedOn w:val="Heading6"/>
    <w:next w:val="Normal"/>
    <w:link w:val="Heading7Char"/>
    <w:rsid w:val="007A632A"/>
    <w:pPr>
      <w:outlineLvl w:val="6"/>
    </w:pPr>
  </w:style>
  <w:style w:type="paragraph" w:styleId="Heading8">
    <w:name w:val="heading 8"/>
    <w:basedOn w:val="Heading6"/>
    <w:next w:val="Normal"/>
    <w:link w:val="Heading8Char"/>
    <w:rsid w:val="007A632A"/>
    <w:pPr>
      <w:outlineLvl w:val="7"/>
    </w:pPr>
  </w:style>
  <w:style w:type="paragraph" w:styleId="Heading9">
    <w:name w:val="heading 9"/>
    <w:basedOn w:val="Heading6"/>
    <w:next w:val="Normal"/>
    <w:link w:val="Heading9Char"/>
    <w:rsid w:val="007A632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3">
    <w:name w:val="List 3"/>
    <w:basedOn w:val="Normal"/>
    <w:uiPriority w:val="99"/>
    <w:unhideWhenUsed/>
    <w:rsid w:val="007A632A"/>
    <w:pPr>
      <w:ind w:left="1080" w:hanging="360"/>
      <w:contextualSpacing/>
    </w:pPr>
  </w:style>
  <w:style w:type="paragraph" w:styleId="CommentSubject">
    <w:name w:val="annotation subject"/>
    <w:basedOn w:val="CommentText"/>
    <w:next w:val="CommentText"/>
    <w:link w:val="CommentSubjectChar"/>
    <w:uiPriority w:val="99"/>
    <w:unhideWhenUsed/>
    <w:rsid w:val="007A632A"/>
    <w:rPr>
      <w:b/>
      <w:bCs/>
    </w:rPr>
  </w:style>
  <w:style w:type="paragraph" w:styleId="CommentText">
    <w:name w:val="annotation text"/>
    <w:basedOn w:val="Normal"/>
    <w:link w:val="CommentTextChar"/>
    <w:uiPriority w:val="99"/>
    <w:unhideWhenUsed/>
    <w:rsid w:val="007A632A"/>
    <w:rPr>
      <w:sz w:val="20"/>
      <w:szCs w:val="20"/>
    </w:rPr>
  </w:style>
  <w:style w:type="paragraph" w:styleId="TOC7">
    <w:name w:val="toc 7"/>
    <w:basedOn w:val="Normal"/>
    <w:next w:val="Normal"/>
    <w:uiPriority w:val="39"/>
    <w:unhideWhenUsed/>
    <w:rsid w:val="007A632A"/>
    <w:pPr>
      <w:spacing w:after="100"/>
      <w:ind w:left="1440"/>
    </w:pPr>
  </w:style>
  <w:style w:type="paragraph" w:styleId="BodyTextFirstIndent">
    <w:name w:val="Body Text First Indent"/>
    <w:basedOn w:val="BodyText"/>
    <w:link w:val="BodyTextFirstIndentChar"/>
    <w:uiPriority w:val="99"/>
    <w:unhideWhenUsed/>
    <w:rsid w:val="007A632A"/>
    <w:pPr>
      <w:spacing w:after="0"/>
      <w:ind w:firstLine="360"/>
    </w:pPr>
  </w:style>
  <w:style w:type="paragraph" w:styleId="BodyText">
    <w:name w:val="Body Text"/>
    <w:basedOn w:val="Normal"/>
    <w:link w:val="BodyTextChar"/>
    <w:uiPriority w:val="99"/>
    <w:unhideWhenUsed/>
    <w:rsid w:val="007A632A"/>
    <w:pPr>
      <w:spacing w:after="120"/>
    </w:pPr>
  </w:style>
  <w:style w:type="paragraph" w:styleId="ListNumber2">
    <w:name w:val="List Number 2"/>
    <w:basedOn w:val="Normal"/>
    <w:uiPriority w:val="99"/>
    <w:unhideWhenUsed/>
    <w:rsid w:val="007A632A"/>
    <w:pPr>
      <w:numPr>
        <w:numId w:val="1"/>
      </w:numPr>
      <w:contextualSpacing/>
    </w:pPr>
  </w:style>
  <w:style w:type="paragraph" w:styleId="TableofAuthorities">
    <w:name w:val="table of authorities"/>
    <w:basedOn w:val="Normal"/>
    <w:next w:val="Normal"/>
    <w:uiPriority w:val="99"/>
    <w:unhideWhenUsed/>
    <w:rsid w:val="007A632A"/>
    <w:pPr>
      <w:ind w:left="240" w:hanging="240"/>
    </w:pPr>
  </w:style>
  <w:style w:type="paragraph" w:styleId="MacroText">
    <w:name w:val="macro"/>
    <w:link w:val="MacroTextChar"/>
    <w:uiPriority w:val="99"/>
    <w:unhideWhenUsed/>
    <w:rsid w:val="007A632A"/>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lang w:val="en-US" w:eastAsia="ja-JP"/>
    </w:rPr>
  </w:style>
  <w:style w:type="paragraph" w:styleId="NoteHeading">
    <w:name w:val="Note Heading"/>
    <w:basedOn w:val="Normal"/>
    <w:next w:val="Normal"/>
    <w:link w:val="NoteHeadingChar"/>
    <w:uiPriority w:val="99"/>
    <w:unhideWhenUsed/>
    <w:rsid w:val="007A632A"/>
    <w:pPr>
      <w:spacing w:before="0"/>
    </w:pPr>
  </w:style>
  <w:style w:type="paragraph" w:styleId="ListBullet4">
    <w:name w:val="List Bullet 4"/>
    <w:basedOn w:val="Normal"/>
    <w:uiPriority w:val="99"/>
    <w:unhideWhenUsed/>
    <w:rsid w:val="007A632A"/>
    <w:pPr>
      <w:numPr>
        <w:numId w:val="2"/>
      </w:numPr>
      <w:contextualSpacing/>
    </w:pPr>
  </w:style>
  <w:style w:type="paragraph" w:styleId="Index8">
    <w:name w:val="index 8"/>
    <w:basedOn w:val="Normal"/>
    <w:next w:val="Normal"/>
    <w:uiPriority w:val="99"/>
    <w:unhideWhenUsed/>
    <w:rsid w:val="007A632A"/>
    <w:pPr>
      <w:spacing w:before="0"/>
      <w:ind w:left="1920" w:hanging="240"/>
    </w:pPr>
  </w:style>
  <w:style w:type="paragraph" w:styleId="E-mailSignature">
    <w:name w:val="E-mail Signature"/>
    <w:basedOn w:val="Normal"/>
    <w:link w:val="E-mailSignatureChar"/>
    <w:uiPriority w:val="99"/>
    <w:unhideWhenUsed/>
    <w:rsid w:val="007A632A"/>
    <w:pPr>
      <w:spacing w:before="0"/>
    </w:pPr>
  </w:style>
  <w:style w:type="paragraph" w:styleId="ListNumber">
    <w:name w:val="List Number"/>
    <w:basedOn w:val="Normal"/>
    <w:uiPriority w:val="99"/>
    <w:unhideWhenUsed/>
    <w:rsid w:val="007A632A"/>
    <w:pPr>
      <w:numPr>
        <w:numId w:val="3"/>
      </w:numPr>
      <w:contextualSpacing/>
    </w:pPr>
  </w:style>
  <w:style w:type="paragraph" w:styleId="NormalIndent">
    <w:name w:val="Normal Indent"/>
    <w:basedOn w:val="Normal"/>
    <w:uiPriority w:val="99"/>
    <w:unhideWhenUsed/>
    <w:rsid w:val="007A632A"/>
    <w:pPr>
      <w:ind w:left="720"/>
    </w:pPr>
  </w:style>
  <w:style w:type="paragraph" w:styleId="Caption">
    <w:name w:val="caption"/>
    <w:basedOn w:val="Normal"/>
    <w:next w:val="Normal"/>
    <w:uiPriority w:val="35"/>
    <w:unhideWhenUsed/>
    <w:rsid w:val="007A632A"/>
    <w:pPr>
      <w:spacing w:before="0" w:after="200"/>
    </w:pPr>
    <w:rPr>
      <w:i/>
      <w:iCs/>
      <w:color w:val="44546A"/>
      <w:sz w:val="18"/>
      <w:szCs w:val="18"/>
    </w:rPr>
  </w:style>
  <w:style w:type="paragraph" w:styleId="Index5">
    <w:name w:val="index 5"/>
    <w:basedOn w:val="Normal"/>
    <w:next w:val="Normal"/>
    <w:uiPriority w:val="99"/>
    <w:unhideWhenUsed/>
    <w:rsid w:val="007A632A"/>
    <w:pPr>
      <w:spacing w:before="0"/>
      <w:ind w:left="1200" w:hanging="240"/>
    </w:pPr>
  </w:style>
  <w:style w:type="paragraph" w:styleId="ListBullet">
    <w:name w:val="List Bullet"/>
    <w:basedOn w:val="Normal"/>
    <w:uiPriority w:val="99"/>
    <w:unhideWhenUsed/>
    <w:rsid w:val="007A632A"/>
    <w:pPr>
      <w:numPr>
        <w:numId w:val="4"/>
      </w:numPr>
      <w:contextualSpacing/>
    </w:pPr>
  </w:style>
  <w:style w:type="paragraph" w:styleId="EnvelopeAddress">
    <w:name w:val="envelope address"/>
    <w:basedOn w:val="Normal"/>
    <w:uiPriority w:val="99"/>
    <w:unhideWhenUsed/>
    <w:rsid w:val="007A632A"/>
    <w:pPr>
      <w:framePr w:w="7920" w:h="1980" w:hRule="exact" w:hSpace="180" w:wrap="around" w:hAnchor="page" w:xAlign="center" w:yAlign="bottom"/>
      <w:spacing w:before="0"/>
      <w:ind w:left="2880"/>
    </w:pPr>
    <w:rPr>
      <w:rFonts w:ascii="Calibri Light" w:hAnsi="Calibri Light"/>
    </w:rPr>
  </w:style>
  <w:style w:type="paragraph" w:styleId="DocumentMap">
    <w:name w:val="Document Map"/>
    <w:basedOn w:val="Normal"/>
    <w:link w:val="DocumentMapChar"/>
    <w:uiPriority w:val="99"/>
    <w:unhideWhenUsed/>
    <w:rsid w:val="007A632A"/>
    <w:pPr>
      <w:spacing w:before="0"/>
    </w:pPr>
    <w:rPr>
      <w:rFonts w:ascii="Segoe UI" w:hAnsi="Segoe UI" w:cs="Segoe UI"/>
      <w:sz w:val="16"/>
      <w:szCs w:val="16"/>
    </w:rPr>
  </w:style>
  <w:style w:type="paragraph" w:styleId="TOAHeading">
    <w:name w:val="toa heading"/>
    <w:basedOn w:val="Normal"/>
    <w:next w:val="Normal"/>
    <w:uiPriority w:val="99"/>
    <w:unhideWhenUsed/>
    <w:rsid w:val="007A632A"/>
    <w:rPr>
      <w:rFonts w:ascii="Calibri Light" w:hAnsi="Calibri Light"/>
      <w:b/>
      <w:bCs/>
    </w:rPr>
  </w:style>
  <w:style w:type="paragraph" w:styleId="Index6">
    <w:name w:val="index 6"/>
    <w:basedOn w:val="Normal"/>
    <w:next w:val="Normal"/>
    <w:uiPriority w:val="99"/>
    <w:unhideWhenUsed/>
    <w:rsid w:val="007A632A"/>
    <w:pPr>
      <w:spacing w:before="0"/>
      <w:ind w:left="1440" w:hanging="240"/>
    </w:pPr>
  </w:style>
  <w:style w:type="paragraph" w:styleId="Salutation">
    <w:name w:val="Salutation"/>
    <w:basedOn w:val="Normal"/>
    <w:next w:val="Normal"/>
    <w:link w:val="SalutationChar"/>
    <w:uiPriority w:val="99"/>
    <w:unhideWhenUsed/>
    <w:rsid w:val="007A632A"/>
  </w:style>
  <w:style w:type="paragraph" w:styleId="BodyText3">
    <w:name w:val="Body Text 3"/>
    <w:basedOn w:val="Normal"/>
    <w:link w:val="BodyText3Char"/>
    <w:uiPriority w:val="99"/>
    <w:unhideWhenUsed/>
    <w:rsid w:val="007A632A"/>
    <w:pPr>
      <w:spacing w:after="120"/>
    </w:pPr>
    <w:rPr>
      <w:sz w:val="16"/>
      <w:szCs w:val="16"/>
    </w:rPr>
  </w:style>
  <w:style w:type="paragraph" w:styleId="Closing">
    <w:name w:val="Closing"/>
    <w:basedOn w:val="Normal"/>
    <w:link w:val="ClosingChar"/>
    <w:uiPriority w:val="99"/>
    <w:unhideWhenUsed/>
    <w:rsid w:val="007A632A"/>
    <w:pPr>
      <w:spacing w:before="0"/>
      <w:ind w:left="4320"/>
    </w:pPr>
  </w:style>
  <w:style w:type="paragraph" w:styleId="ListBullet3">
    <w:name w:val="List Bullet 3"/>
    <w:basedOn w:val="Normal"/>
    <w:uiPriority w:val="99"/>
    <w:unhideWhenUsed/>
    <w:rsid w:val="007A632A"/>
    <w:pPr>
      <w:numPr>
        <w:numId w:val="5"/>
      </w:numPr>
      <w:contextualSpacing/>
    </w:pPr>
  </w:style>
  <w:style w:type="paragraph" w:styleId="BodyTextIndent">
    <w:name w:val="Body Text Indent"/>
    <w:basedOn w:val="Normal"/>
    <w:link w:val="BodyTextIndentChar"/>
    <w:uiPriority w:val="99"/>
    <w:unhideWhenUsed/>
    <w:rsid w:val="007A632A"/>
    <w:pPr>
      <w:spacing w:after="120"/>
      <w:ind w:left="360"/>
    </w:pPr>
  </w:style>
  <w:style w:type="paragraph" w:styleId="ListNumber3">
    <w:name w:val="List Number 3"/>
    <w:basedOn w:val="Normal"/>
    <w:uiPriority w:val="99"/>
    <w:unhideWhenUsed/>
    <w:rsid w:val="007A632A"/>
    <w:pPr>
      <w:numPr>
        <w:numId w:val="6"/>
      </w:numPr>
      <w:contextualSpacing/>
    </w:pPr>
  </w:style>
  <w:style w:type="paragraph" w:styleId="List2">
    <w:name w:val="List 2"/>
    <w:basedOn w:val="Normal"/>
    <w:uiPriority w:val="99"/>
    <w:unhideWhenUsed/>
    <w:rsid w:val="007A632A"/>
    <w:pPr>
      <w:ind w:left="720" w:hanging="360"/>
      <w:contextualSpacing/>
    </w:pPr>
  </w:style>
  <w:style w:type="paragraph" w:styleId="ListContinue">
    <w:name w:val="List Continue"/>
    <w:basedOn w:val="Normal"/>
    <w:uiPriority w:val="99"/>
    <w:unhideWhenUsed/>
    <w:rsid w:val="007A632A"/>
    <w:pPr>
      <w:spacing w:after="120"/>
      <w:ind w:left="360"/>
      <w:contextualSpacing/>
    </w:pPr>
  </w:style>
  <w:style w:type="paragraph" w:styleId="BlockText">
    <w:name w:val="Block Text"/>
    <w:basedOn w:val="Normal"/>
    <w:uiPriority w:val="99"/>
    <w:unhideWhenUsed/>
    <w:rsid w:val="007A632A"/>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5B9BD5"/>
    </w:rPr>
  </w:style>
  <w:style w:type="paragraph" w:styleId="ListBullet2">
    <w:name w:val="List Bullet 2"/>
    <w:basedOn w:val="Normal"/>
    <w:uiPriority w:val="99"/>
    <w:unhideWhenUsed/>
    <w:rsid w:val="007A632A"/>
    <w:pPr>
      <w:numPr>
        <w:numId w:val="7"/>
      </w:numPr>
      <w:contextualSpacing/>
    </w:pPr>
  </w:style>
  <w:style w:type="paragraph" w:styleId="HTMLAddress">
    <w:name w:val="HTML Address"/>
    <w:basedOn w:val="Normal"/>
    <w:link w:val="HTMLAddressChar"/>
    <w:uiPriority w:val="99"/>
    <w:unhideWhenUsed/>
    <w:rsid w:val="007A632A"/>
    <w:pPr>
      <w:spacing w:before="0"/>
    </w:pPr>
    <w:rPr>
      <w:i/>
      <w:iCs/>
    </w:rPr>
  </w:style>
  <w:style w:type="paragraph" w:styleId="Index4">
    <w:name w:val="index 4"/>
    <w:basedOn w:val="Normal"/>
    <w:next w:val="Normal"/>
    <w:uiPriority w:val="99"/>
    <w:unhideWhenUsed/>
    <w:rsid w:val="007A632A"/>
    <w:pPr>
      <w:spacing w:before="0"/>
      <w:ind w:left="960" w:hanging="240"/>
    </w:pPr>
  </w:style>
  <w:style w:type="paragraph" w:styleId="TOC5">
    <w:name w:val="toc 5"/>
    <w:basedOn w:val="Normal"/>
    <w:next w:val="Normal"/>
    <w:uiPriority w:val="39"/>
    <w:unhideWhenUsed/>
    <w:rsid w:val="007A632A"/>
    <w:pPr>
      <w:spacing w:after="100"/>
      <w:ind w:left="960"/>
    </w:pPr>
  </w:style>
  <w:style w:type="paragraph" w:styleId="TOC3">
    <w:name w:val="toc 3"/>
    <w:basedOn w:val="TOC2"/>
    <w:uiPriority w:val="39"/>
    <w:rsid w:val="007A632A"/>
    <w:pPr>
      <w:ind w:left="2269"/>
    </w:pPr>
  </w:style>
  <w:style w:type="paragraph" w:styleId="TOC2">
    <w:name w:val="toc 2"/>
    <w:basedOn w:val="TOC1"/>
    <w:uiPriority w:val="39"/>
    <w:rsid w:val="007A632A"/>
    <w:pPr>
      <w:spacing w:before="80"/>
      <w:ind w:left="1531" w:hanging="851"/>
    </w:pPr>
  </w:style>
  <w:style w:type="paragraph" w:styleId="TOC1">
    <w:name w:val="toc 1"/>
    <w:basedOn w:val="Normal"/>
    <w:uiPriority w:val="39"/>
    <w:rsid w:val="007A632A"/>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PlainText">
    <w:name w:val="Plain Text"/>
    <w:basedOn w:val="Normal"/>
    <w:link w:val="PlainTextChar"/>
    <w:uiPriority w:val="99"/>
    <w:unhideWhenUsed/>
    <w:rsid w:val="007A632A"/>
    <w:pPr>
      <w:spacing w:before="0"/>
    </w:pPr>
    <w:rPr>
      <w:rFonts w:ascii="Consolas" w:hAnsi="Consolas"/>
      <w:sz w:val="21"/>
      <w:szCs w:val="21"/>
    </w:rPr>
  </w:style>
  <w:style w:type="paragraph" w:styleId="ListBullet5">
    <w:name w:val="List Bullet 5"/>
    <w:basedOn w:val="Normal"/>
    <w:uiPriority w:val="99"/>
    <w:unhideWhenUsed/>
    <w:rsid w:val="007A632A"/>
    <w:pPr>
      <w:numPr>
        <w:numId w:val="8"/>
      </w:numPr>
      <w:contextualSpacing/>
    </w:pPr>
  </w:style>
  <w:style w:type="paragraph" w:styleId="ListNumber4">
    <w:name w:val="List Number 4"/>
    <w:basedOn w:val="Normal"/>
    <w:uiPriority w:val="99"/>
    <w:unhideWhenUsed/>
    <w:rsid w:val="007A632A"/>
    <w:pPr>
      <w:numPr>
        <w:numId w:val="9"/>
      </w:numPr>
      <w:contextualSpacing/>
    </w:pPr>
  </w:style>
  <w:style w:type="paragraph" w:styleId="TOC8">
    <w:name w:val="toc 8"/>
    <w:basedOn w:val="Normal"/>
    <w:next w:val="Normal"/>
    <w:uiPriority w:val="39"/>
    <w:unhideWhenUsed/>
    <w:rsid w:val="007A632A"/>
    <w:pPr>
      <w:spacing w:after="100"/>
      <w:ind w:left="1680"/>
    </w:pPr>
  </w:style>
  <w:style w:type="paragraph" w:styleId="Index3">
    <w:name w:val="index 3"/>
    <w:basedOn w:val="Normal"/>
    <w:next w:val="Normal"/>
    <w:uiPriority w:val="99"/>
    <w:unhideWhenUsed/>
    <w:rsid w:val="007A632A"/>
    <w:pPr>
      <w:spacing w:before="0"/>
      <w:ind w:left="720" w:hanging="240"/>
    </w:pPr>
  </w:style>
  <w:style w:type="paragraph" w:styleId="Date">
    <w:name w:val="Date"/>
    <w:basedOn w:val="Normal"/>
    <w:next w:val="Normal"/>
    <w:link w:val="DateChar"/>
    <w:uiPriority w:val="99"/>
    <w:unhideWhenUsed/>
    <w:rsid w:val="007A632A"/>
  </w:style>
  <w:style w:type="paragraph" w:styleId="BodyTextIndent2">
    <w:name w:val="Body Text Indent 2"/>
    <w:basedOn w:val="Normal"/>
    <w:link w:val="BodyTextIndent2Char"/>
    <w:uiPriority w:val="99"/>
    <w:unhideWhenUsed/>
    <w:rsid w:val="007A632A"/>
    <w:pPr>
      <w:spacing w:after="120" w:line="480" w:lineRule="auto"/>
      <w:ind w:left="360"/>
    </w:pPr>
  </w:style>
  <w:style w:type="paragraph" w:styleId="EndnoteText">
    <w:name w:val="endnote text"/>
    <w:basedOn w:val="Normal"/>
    <w:link w:val="EndnoteTextChar"/>
    <w:uiPriority w:val="99"/>
    <w:unhideWhenUsed/>
    <w:rsid w:val="007A632A"/>
    <w:pPr>
      <w:spacing w:before="0"/>
    </w:pPr>
    <w:rPr>
      <w:sz w:val="20"/>
      <w:szCs w:val="20"/>
    </w:rPr>
  </w:style>
  <w:style w:type="paragraph" w:styleId="ListContinue5">
    <w:name w:val="List Continue 5"/>
    <w:basedOn w:val="Normal"/>
    <w:uiPriority w:val="99"/>
    <w:unhideWhenUsed/>
    <w:rsid w:val="007A632A"/>
    <w:pPr>
      <w:spacing w:after="120"/>
      <w:ind w:left="1800"/>
      <w:contextualSpacing/>
    </w:pPr>
  </w:style>
  <w:style w:type="paragraph" w:styleId="BalloonText">
    <w:name w:val="Balloon Text"/>
    <w:basedOn w:val="Normal"/>
    <w:link w:val="BalloonTextChar"/>
    <w:uiPriority w:val="99"/>
    <w:unhideWhenUsed/>
    <w:rsid w:val="007A632A"/>
    <w:pPr>
      <w:spacing w:before="0"/>
    </w:pPr>
    <w:rPr>
      <w:rFonts w:ascii="Segoe UI" w:hAnsi="Segoe UI" w:cs="Segoe UI"/>
      <w:sz w:val="18"/>
      <w:szCs w:val="18"/>
    </w:rPr>
  </w:style>
  <w:style w:type="paragraph" w:styleId="Footer">
    <w:name w:val="footer"/>
    <w:basedOn w:val="Normal"/>
    <w:link w:val="FooterChar"/>
    <w:uiPriority w:val="99"/>
    <w:unhideWhenUsed/>
    <w:rsid w:val="007A632A"/>
    <w:pPr>
      <w:tabs>
        <w:tab w:val="center" w:pos="4680"/>
        <w:tab w:val="right" w:pos="9360"/>
      </w:tabs>
      <w:spacing w:before="0"/>
    </w:pPr>
    <w:rPr>
      <w:sz w:val="20"/>
    </w:rPr>
  </w:style>
  <w:style w:type="paragraph" w:styleId="EnvelopeReturn">
    <w:name w:val="envelope return"/>
    <w:basedOn w:val="Normal"/>
    <w:uiPriority w:val="99"/>
    <w:unhideWhenUsed/>
    <w:rsid w:val="007A632A"/>
    <w:pPr>
      <w:spacing w:before="0"/>
    </w:pPr>
    <w:rPr>
      <w:rFonts w:ascii="Calibri Light" w:hAnsi="Calibri Light"/>
      <w:sz w:val="20"/>
      <w:szCs w:val="20"/>
    </w:rPr>
  </w:style>
  <w:style w:type="paragraph" w:styleId="BodyTextFirstIndent2">
    <w:name w:val="Body Text First Indent 2"/>
    <w:basedOn w:val="BodyTextIndent"/>
    <w:link w:val="BodyTextFirstIndent2Char"/>
    <w:uiPriority w:val="99"/>
    <w:unhideWhenUsed/>
    <w:rsid w:val="007A632A"/>
    <w:pPr>
      <w:spacing w:after="0"/>
      <w:ind w:firstLine="360"/>
    </w:pPr>
  </w:style>
  <w:style w:type="paragraph" w:styleId="Header">
    <w:name w:val="header"/>
    <w:basedOn w:val="Normal"/>
    <w:link w:val="HeaderChar"/>
    <w:uiPriority w:val="99"/>
    <w:rsid w:val="007A632A"/>
    <w:pPr>
      <w:overflowPunct w:val="0"/>
      <w:autoSpaceDE w:val="0"/>
      <w:autoSpaceDN w:val="0"/>
      <w:adjustRightInd w:val="0"/>
      <w:spacing w:before="0"/>
      <w:jc w:val="center"/>
      <w:textAlignment w:val="baseline"/>
    </w:pPr>
    <w:rPr>
      <w:rFonts w:eastAsia="Times New Roman"/>
      <w:sz w:val="18"/>
      <w:szCs w:val="20"/>
      <w:lang w:eastAsia="en-US"/>
    </w:rPr>
  </w:style>
  <w:style w:type="paragraph" w:styleId="Signature">
    <w:name w:val="Signature"/>
    <w:basedOn w:val="Normal"/>
    <w:link w:val="SignatureChar"/>
    <w:uiPriority w:val="99"/>
    <w:unhideWhenUsed/>
    <w:rsid w:val="007A632A"/>
    <w:pPr>
      <w:spacing w:before="0"/>
      <w:ind w:left="4320"/>
    </w:pPr>
  </w:style>
  <w:style w:type="paragraph" w:styleId="ListContinue4">
    <w:name w:val="List Continue 4"/>
    <w:basedOn w:val="Normal"/>
    <w:uiPriority w:val="99"/>
    <w:unhideWhenUsed/>
    <w:rsid w:val="007A632A"/>
    <w:pPr>
      <w:spacing w:after="120"/>
      <w:ind w:left="1440"/>
      <w:contextualSpacing/>
    </w:pPr>
  </w:style>
  <w:style w:type="paragraph" w:styleId="TOC4">
    <w:name w:val="toc 4"/>
    <w:basedOn w:val="Normal"/>
    <w:next w:val="Normal"/>
    <w:uiPriority w:val="39"/>
    <w:unhideWhenUsed/>
    <w:rsid w:val="007A632A"/>
    <w:pPr>
      <w:spacing w:after="100"/>
      <w:ind w:left="720"/>
    </w:pPr>
  </w:style>
  <w:style w:type="paragraph" w:styleId="IndexHeading">
    <w:name w:val="index heading"/>
    <w:basedOn w:val="Normal"/>
    <w:next w:val="Index1"/>
    <w:uiPriority w:val="99"/>
    <w:unhideWhenUsed/>
    <w:rsid w:val="007A632A"/>
    <w:rPr>
      <w:rFonts w:ascii="Calibri Light" w:hAnsi="Calibri Light"/>
      <w:b/>
      <w:bCs/>
    </w:rPr>
  </w:style>
  <w:style w:type="paragraph" w:styleId="Index1">
    <w:name w:val="index 1"/>
    <w:basedOn w:val="Normal"/>
    <w:next w:val="Normal"/>
    <w:uiPriority w:val="99"/>
    <w:unhideWhenUsed/>
    <w:rsid w:val="007A632A"/>
    <w:pPr>
      <w:spacing w:before="0"/>
      <w:ind w:left="240" w:hanging="240"/>
    </w:pPr>
  </w:style>
  <w:style w:type="paragraph" w:styleId="Subtitle">
    <w:name w:val="Subtitle"/>
    <w:basedOn w:val="Normal"/>
    <w:next w:val="Normal"/>
    <w:link w:val="SubtitleChar"/>
    <w:uiPriority w:val="11"/>
    <w:rsid w:val="007A632A"/>
    <w:pPr>
      <w:spacing w:after="160"/>
    </w:pPr>
    <w:rPr>
      <w:rFonts w:ascii="Calibri" w:hAnsi="Calibri"/>
      <w:color w:val="595959"/>
      <w:spacing w:val="15"/>
      <w:sz w:val="22"/>
      <w:szCs w:val="22"/>
    </w:rPr>
  </w:style>
  <w:style w:type="paragraph" w:styleId="ListNumber5">
    <w:name w:val="List Number 5"/>
    <w:basedOn w:val="Normal"/>
    <w:uiPriority w:val="99"/>
    <w:unhideWhenUsed/>
    <w:rsid w:val="007A632A"/>
    <w:pPr>
      <w:numPr>
        <w:numId w:val="10"/>
      </w:numPr>
      <w:contextualSpacing/>
    </w:pPr>
  </w:style>
  <w:style w:type="paragraph" w:styleId="List">
    <w:name w:val="List"/>
    <w:basedOn w:val="Normal"/>
    <w:uiPriority w:val="99"/>
    <w:unhideWhenUsed/>
    <w:rsid w:val="007A632A"/>
    <w:pPr>
      <w:ind w:left="360" w:hanging="360"/>
      <w:contextualSpacing/>
    </w:pPr>
  </w:style>
  <w:style w:type="paragraph" w:styleId="FootnoteText">
    <w:name w:val="footnote text"/>
    <w:basedOn w:val="Normal"/>
    <w:link w:val="FootnoteTextChar"/>
    <w:uiPriority w:val="99"/>
    <w:unhideWhenUsed/>
    <w:rsid w:val="007A632A"/>
    <w:pPr>
      <w:spacing w:before="0"/>
    </w:pPr>
    <w:rPr>
      <w:sz w:val="20"/>
      <w:szCs w:val="20"/>
    </w:rPr>
  </w:style>
  <w:style w:type="paragraph" w:styleId="TOC6">
    <w:name w:val="toc 6"/>
    <w:basedOn w:val="Normal"/>
    <w:next w:val="Normal"/>
    <w:uiPriority w:val="39"/>
    <w:unhideWhenUsed/>
    <w:rsid w:val="007A632A"/>
    <w:pPr>
      <w:spacing w:after="100"/>
      <w:ind w:left="1200"/>
    </w:pPr>
  </w:style>
  <w:style w:type="paragraph" w:styleId="List5">
    <w:name w:val="List 5"/>
    <w:basedOn w:val="Normal"/>
    <w:uiPriority w:val="99"/>
    <w:unhideWhenUsed/>
    <w:rsid w:val="007A632A"/>
    <w:pPr>
      <w:ind w:left="1800" w:hanging="360"/>
      <w:contextualSpacing/>
    </w:pPr>
  </w:style>
  <w:style w:type="paragraph" w:styleId="BodyTextIndent3">
    <w:name w:val="Body Text Indent 3"/>
    <w:basedOn w:val="Normal"/>
    <w:link w:val="BodyTextIndent3Char"/>
    <w:uiPriority w:val="99"/>
    <w:unhideWhenUsed/>
    <w:rsid w:val="007A632A"/>
    <w:pPr>
      <w:spacing w:after="120"/>
      <w:ind w:left="360"/>
    </w:pPr>
    <w:rPr>
      <w:sz w:val="16"/>
      <w:szCs w:val="16"/>
    </w:rPr>
  </w:style>
  <w:style w:type="paragraph" w:styleId="Index7">
    <w:name w:val="index 7"/>
    <w:basedOn w:val="Normal"/>
    <w:next w:val="Normal"/>
    <w:uiPriority w:val="99"/>
    <w:unhideWhenUsed/>
    <w:rsid w:val="007A632A"/>
    <w:pPr>
      <w:spacing w:before="0"/>
      <w:ind w:left="1680" w:hanging="240"/>
    </w:pPr>
  </w:style>
  <w:style w:type="paragraph" w:styleId="Index9">
    <w:name w:val="index 9"/>
    <w:basedOn w:val="Normal"/>
    <w:next w:val="Normal"/>
    <w:uiPriority w:val="99"/>
    <w:unhideWhenUsed/>
    <w:rsid w:val="007A632A"/>
    <w:pPr>
      <w:spacing w:before="0"/>
      <w:ind w:left="2160" w:hanging="240"/>
    </w:pPr>
  </w:style>
  <w:style w:type="paragraph" w:styleId="TableofFigures">
    <w:name w:val="table of figures"/>
    <w:basedOn w:val="Normal"/>
    <w:next w:val="Normal"/>
    <w:uiPriority w:val="99"/>
    <w:rsid w:val="007A632A"/>
    <w:pPr>
      <w:tabs>
        <w:tab w:val="right" w:leader="dot" w:pos="9639"/>
      </w:tabs>
    </w:pPr>
    <w:rPr>
      <w:rFonts w:eastAsia="MS Mincho"/>
    </w:rPr>
  </w:style>
  <w:style w:type="paragraph" w:styleId="TOC9">
    <w:name w:val="toc 9"/>
    <w:basedOn w:val="Normal"/>
    <w:next w:val="Normal"/>
    <w:uiPriority w:val="39"/>
    <w:unhideWhenUsed/>
    <w:rsid w:val="007A632A"/>
    <w:pPr>
      <w:spacing w:after="100"/>
      <w:ind w:left="1920"/>
    </w:pPr>
  </w:style>
  <w:style w:type="paragraph" w:styleId="BodyText2">
    <w:name w:val="Body Text 2"/>
    <w:basedOn w:val="Normal"/>
    <w:link w:val="BodyText2Char"/>
    <w:uiPriority w:val="99"/>
    <w:unhideWhenUsed/>
    <w:rsid w:val="007A632A"/>
    <w:pPr>
      <w:spacing w:after="120" w:line="480" w:lineRule="auto"/>
    </w:pPr>
  </w:style>
  <w:style w:type="paragraph" w:styleId="List4">
    <w:name w:val="List 4"/>
    <w:basedOn w:val="Normal"/>
    <w:uiPriority w:val="99"/>
    <w:unhideWhenUsed/>
    <w:rsid w:val="007A632A"/>
    <w:pPr>
      <w:ind w:left="1440" w:hanging="360"/>
      <w:contextualSpacing/>
    </w:pPr>
  </w:style>
  <w:style w:type="paragraph" w:styleId="ListContinue2">
    <w:name w:val="List Continue 2"/>
    <w:basedOn w:val="Normal"/>
    <w:uiPriority w:val="99"/>
    <w:unhideWhenUsed/>
    <w:rsid w:val="007A632A"/>
    <w:pPr>
      <w:spacing w:after="120"/>
      <w:ind w:left="720"/>
      <w:contextualSpacing/>
    </w:pPr>
  </w:style>
  <w:style w:type="paragraph" w:styleId="MessageHeader">
    <w:name w:val="Message Header"/>
    <w:basedOn w:val="Normal"/>
    <w:link w:val="MessageHeaderChar"/>
    <w:uiPriority w:val="99"/>
    <w:unhideWhenUsed/>
    <w:rsid w:val="007A632A"/>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Calibri Light" w:hAnsi="Calibri Light"/>
    </w:rPr>
  </w:style>
  <w:style w:type="paragraph" w:styleId="HTMLPreformatted">
    <w:name w:val="HTML Preformatted"/>
    <w:basedOn w:val="Normal"/>
    <w:link w:val="HTMLPreformattedChar"/>
    <w:uiPriority w:val="99"/>
    <w:unhideWhenUsed/>
    <w:rsid w:val="007A632A"/>
    <w:pPr>
      <w:spacing w:before="0"/>
    </w:pPr>
    <w:rPr>
      <w:rFonts w:ascii="Consolas" w:hAnsi="Consolas"/>
      <w:sz w:val="20"/>
      <w:szCs w:val="20"/>
    </w:rPr>
  </w:style>
  <w:style w:type="paragraph" w:styleId="NormalWeb">
    <w:name w:val="Normal (Web)"/>
    <w:basedOn w:val="Normal"/>
    <w:uiPriority w:val="99"/>
    <w:unhideWhenUsed/>
    <w:rsid w:val="007A632A"/>
  </w:style>
  <w:style w:type="paragraph" w:styleId="ListContinue3">
    <w:name w:val="List Continue 3"/>
    <w:basedOn w:val="Normal"/>
    <w:uiPriority w:val="99"/>
    <w:unhideWhenUsed/>
    <w:rsid w:val="007A632A"/>
    <w:pPr>
      <w:spacing w:after="120"/>
      <w:ind w:left="1080"/>
      <w:contextualSpacing/>
    </w:pPr>
  </w:style>
  <w:style w:type="paragraph" w:styleId="Index2">
    <w:name w:val="index 2"/>
    <w:basedOn w:val="Normal"/>
    <w:next w:val="Normal"/>
    <w:uiPriority w:val="99"/>
    <w:unhideWhenUsed/>
    <w:rsid w:val="007A632A"/>
    <w:pPr>
      <w:spacing w:before="0"/>
      <w:ind w:left="480" w:hanging="240"/>
    </w:pPr>
  </w:style>
  <w:style w:type="paragraph" w:styleId="Title">
    <w:name w:val="Title"/>
    <w:basedOn w:val="Normal"/>
    <w:next w:val="Normal"/>
    <w:link w:val="TitleChar"/>
    <w:uiPriority w:val="10"/>
    <w:rsid w:val="007A632A"/>
    <w:pPr>
      <w:spacing w:before="0"/>
      <w:contextualSpacing/>
    </w:pPr>
    <w:rPr>
      <w:rFonts w:ascii="Calibri Light" w:hAnsi="Calibri Light"/>
      <w:spacing w:val="-10"/>
      <w:kern w:val="28"/>
      <w:sz w:val="56"/>
      <w:szCs w:val="56"/>
    </w:rPr>
  </w:style>
  <w:style w:type="character" w:styleId="Strong">
    <w:name w:val="Strong"/>
    <w:uiPriority w:val="22"/>
    <w:rsid w:val="007A632A"/>
    <w:rPr>
      <w:b/>
      <w:bCs/>
    </w:rPr>
  </w:style>
  <w:style w:type="character" w:styleId="EndnoteReference">
    <w:name w:val="endnote reference"/>
    <w:uiPriority w:val="99"/>
    <w:unhideWhenUsed/>
    <w:rsid w:val="007A632A"/>
    <w:rPr>
      <w:vertAlign w:val="superscript"/>
    </w:rPr>
  </w:style>
  <w:style w:type="character" w:styleId="PageNumber">
    <w:name w:val="page number"/>
    <w:basedOn w:val="DefaultParagraphFont"/>
    <w:uiPriority w:val="99"/>
    <w:unhideWhenUsed/>
    <w:rsid w:val="007A632A"/>
  </w:style>
  <w:style w:type="character" w:styleId="FollowedHyperlink">
    <w:name w:val="FollowedHyperlink"/>
    <w:uiPriority w:val="99"/>
    <w:unhideWhenUsed/>
    <w:rsid w:val="007A632A"/>
    <w:rPr>
      <w:color w:val="954F72"/>
      <w:u w:val="single"/>
    </w:rPr>
  </w:style>
  <w:style w:type="character" w:styleId="Emphasis">
    <w:name w:val="Emphasis"/>
    <w:uiPriority w:val="20"/>
    <w:rsid w:val="007A632A"/>
    <w:rPr>
      <w:i/>
      <w:iCs/>
    </w:rPr>
  </w:style>
  <w:style w:type="character" w:styleId="LineNumber">
    <w:name w:val="line number"/>
    <w:basedOn w:val="DefaultParagraphFont"/>
    <w:uiPriority w:val="99"/>
    <w:unhideWhenUsed/>
    <w:rsid w:val="007A632A"/>
  </w:style>
  <w:style w:type="character" w:styleId="HTMLDefinition">
    <w:name w:val="HTML Definition"/>
    <w:uiPriority w:val="99"/>
    <w:unhideWhenUsed/>
    <w:rsid w:val="007A632A"/>
    <w:rPr>
      <w:i/>
      <w:iCs/>
    </w:rPr>
  </w:style>
  <w:style w:type="character" w:styleId="HTMLTypewriter">
    <w:name w:val="HTML Typewriter"/>
    <w:uiPriority w:val="99"/>
    <w:unhideWhenUsed/>
    <w:rsid w:val="007A632A"/>
    <w:rPr>
      <w:rFonts w:ascii="Consolas" w:hAnsi="Consolas"/>
      <w:sz w:val="20"/>
      <w:szCs w:val="20"/>
    </w:rPr>
  </w:style>
  <w:style w:type="character" w:styleId="HTMLAcronym">
    <w:name w:val="HTML Acronym"/>
    <w:basedOn w:val="DefaultParagraphFont"/>
    <w:uiPriority w:val="99"/>
    <w:unhideWhenUsed/>
    <w:rsid w:val="007A632A"/>
  </w:style>
  <w:style w:type="character" w:styleId="HTMLVariable">
    <w:name w:val="HTML Variable"/>
    <w:uiPriority w:val="99"/>
    <w:unhideWhenUsed/>
    <w:rsid w:val="007A632A"/>
    <w:rPr>
      <w:i/>
      <w:iCs/>
    </w:rPr>
  </w:style>
  <w:style w:type="character" w:styleId="Hyperlink">
    <w:name w:val="Hyperlink"/>
    <w:uiPriority w:val="99"/>
    <w:rsid w:val="007A632A"/>
    <w:rPr>
      <w:color w:val="0000FF"/>
      <w:u w:val="single"/>
    </w:rPr>
  </w:style>
  <w:style w:type="character" w:styleId="HTMLCode">
    <w:name w:val="HTML Code"/>
    <w:uiPriority w:val="99"/>
    <w:unhideWhenUsed/>
    <w:rsid w:val="007A632A"/>
    <w:rPr>
      <w:rFonts w:ascii="Consolas" w:hAnsi="Consolas"/>
      <w:sz w:val="20"/>
      <w:szCs w:val="20"/>
    </w:rPr>
  </w:style>
  <w:style w:type="character" w:styleId="CommentReference">
    <w:name w:val="annotation reference"/>
    <w:uiPriority w:val="99"/>
    <w:unhideWhenUsed/>
    <w:rsid w:val="007A632A"/>
    <w:rPr>
      <w:sz w:val="16"/>
      <w:szCs w:val="16"/>
    </w:rPr>
  </w:style>
  <w:style w:type="character" w:styleId="HTMLCite">
    <w:name w:val="HTML Cite"/>
    <w:uiPriority w:val="99"/>
    <w:unhideWhenUsed/>
    <w:rsid w:val="007A632A"/>
    <w:rPr>
      <w:i/>
      <w:iCs/>
    </w:rPr>
  </w:style>
  <w:style w:type="character" w:styleId="FootnoteReference">
    <w:name w:val="footnote reference"/>
    <w:uiPriority w:val="99"/>
    <w:unhideWhenUsed/>
    <w:rsid w:val="007A632A"/>
    <w:rPr>
      <w:vertAlign w:val="superscript"/>
    </w:rPr>
  </w:style>
  <w:style w:type="character" w:styleId="HTMLKeyboard">
    <w:name w:val="HTML Keyboard"/>
    <w:uiPriority w:val="99"/>
    <w:unhideWhenUsed/>
    <w:rsid w:val="007A632A"/>
    <w:rPr>
      <w:rFonts w:ascii="Consolas" w:hAnsi="Consolas"/>
      <w:sz w:val="20"/>
      <w:szCs w:val="20"/>
    </w:rPr>
  </w:style>
  <w:style w:type="character" w:styleId="HTMLSample">
    <w:name w:val="HTML Sample"/>
    <w:uiPriority w:val="99"/>
    <w:unhideWhenUsed/>
    <w:rsid w:val="007A632A"/>
    <w:rPr>
      <w:rFonts w:ascii="Consolas" w:hAnsi="Consolas"/>
      <w:sz w:val="24"/>
      <w:szCs w:val="24"/>
    </w:rPr>
  </w:style>
  <w:style w:type="table" w:styleId="TableGrid">
    <w:name w:val="Table Grid"/>
    <w:basedOn w:val="TableNormal"/>
    <w:uiPriority w:val="39"/>
    <w:rsid w:val="007A63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ocnumber">
    <w:name w:val="Docnumber"/>
    <w:basedOn w:val="Normal"/>
    <w:link w:val="DocnumberChar"/>
    <w:qFormat/>
    <w:rsid w:val="007A632A"/>
    <w:pPr>
      <w:tabs>
        <w:tab w:val="left" w:pos="794"/>
        <w:tab w:val="left" w:pos="1191"/>
        <w:tab w:val="left" w:pos="1588"/>
        <w:tab w:val="left" w:pos="1985"/>
      </w:tabs>
      <w:overflowPunct w:val="0"/>
      <w:autoSpaceDE w:val="0"/>
      <w:autoSpaceDN w:val="0"/>
      <w:adjustRightInd w:val="0"/>
      <w:jc w:val="right"/>
      <w:textAlignment w:val="baseline"/>
    </w:pPr>
    <w:rPr>
      <w:b/>
      <w:sz w:val="32"/>
      <w:szCs w:val="20"/>
      <w:lang w:eastAsia="en-US"/>
    </w:rPr>
  </w:style>
  <w:style w:type="paragraph" w:customStyle="1" w:styleId="AnnexNotitle">
    <w:name w:val="Annex_No &amp; title"/>
    <w:basedOn w:val="Normal"/>
    <w:next w:val="Normal"/>
    <w:rsid w:val="007A632A"/>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7A632A"/>
  </w:style>
  <w:style w:type="paragraph" w:customStyle="1" w:styleId="CorrectionSeparatorBegin">
    <w:name w:val="Correction Separator Begin"/>
    <w:basedOn w:val="Normal"/>
    <w:rsid w:val="007A632A"/>
    <w:pPr>
      <w:keepNext/>
      <w:pBdr>
        <w:bottom w:val="single" w:sz="12" w:space="1" w:color="auto"/>
      </w:pBdr>
      <w:spacing w:before="240" w:after="240"/>
      <w:ind w:left="1440" w:right="1440"/>
      <w:jc w:val="center"/>
    </w:pPr>
    <w:rPr>
      <w:rFonts w:eastAsia="Times New Roman"/>
      <w:b/>
      <w:i/>
      <w:sz w:val="20"/>
      <w:szCs w:val="20"/>
      <w:lang w:eastAsia="en-US"/>
    </w:rPr>
  </w:style>
  <w:style w:type="paragraph" w:customStyle="1" w:styleId="CorrectionSeparatorEnd">
    <w:name w:val="Correction Separator End"/>
    <w:basedOn w:val="Normal"/>
    <w:rsid w:val="007A632A"/>
    <w:pPr>
      <w:pBdr>
        <w:top w:val="single" w:sz="12" w:space="1" w:color="auto"/>
      </w:pBdr>
      <w:spacing w:before="240" w:after="240"/>
      <w:ind w:left="1440" w:right="1440"/>
      <w:jc w:val="center"/>
    </w:pPr>
    <w:rPr>
      <w:rFonts w:eastAsia="Times New Roman"/>
      <w:b/>
      <w:i/>
      <w:sz w:val="20"/>
      <w:szCs w:val="20"/>
      <w:lang w:eastAsia="en-US"/>
    </w:rPr>
  </w:style>
  <w:style w:type="paragraph" w:customStyle="1" w:styleId="Figure">
    <w:name w:val="Figure"/>
    <w:basedOn w:val="Normal"/>
    <w:next w:val="Normal"/>
    <w:rsid w:val="007A632A"/>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7A632A"/>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7A632A"/>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sz w:val="20"/>
      <w:szCs w:val="20"/>
      <w:lang w:eastAsia="en-US"/>
    </w:rPr>
  </w:style>
  <w:style w:type="paragraph" w:customStyle="1" w:styleId="Headingb">
    <w:name w:val="Heading_b"/>
    <w:basedOn w:val="Normal"/>
    <w:next w:val="Normal"/>
    <w:qFormat/>
    <w:rsid w:val="007A632A"/>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7A632A"/>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7A632A"/>
    <w:rPr>
      <w:b/>
      <w:bCs/>
    </w:rPr>
  </w:style>
  <w:style w:type="paragraph" w:customStyle="1" w:styleId="Normalbeforetable">
    <w:name w:val="Normal before table"/>
    <w:basedOn w:val="Normal"/>
    <w:rsid w:val="007A632A"/>
    <w:pPr>
      <w:keepNext/>
      <w:spacing w:after="120"/>
    </w:pPr>
    <w:rPr>
      <w:rFonts w:eastAsia="????"/>
      <w:lang w:eastAsia="en-US"/>
    </w:rPr>
  </w:style>
  <w:style w:type="paragraph" w:customStyle="1" w:styleId="RecNo">
    <w:name w:val="Rec_No"/>
    <w:basedOn w:val="Normal"/>
    <w:next w:val="Normal"/>
    <w:rsid w:val="007A632A"/>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7A632A"/>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7A632A"/>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7A632A"/>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7A632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7A632A"/>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7A632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Quote1">
    <w:name w:val="Quote1"/>
    <w:basedOn w:val="Normal"/>
    <w:next w:val="Normal"/>
    <w:link w:val="a"/>
    <w:uiPriority w:val="29"/>
    <w:rsid w:val="007A632A"/>
    <w:pPr>
      <w:spacing w:before="200" w:after="160"/>
      <w:ind w:left="864" w:right="864"/>
      <w:jc w:val="center"/>
    </w:pPr>
    <w:rPr>
      <w:i/>
      <w:iCs/>
      <w:color w:val="3F3F3F"/>
    </w:rPr>
  </w:style>
  <w:style w:type="paragraph" w:customStyle="1" w:styleId="enumlev1">
    <w:name w:val="enumlev1"/>
    <w:basedOn w:val="Normal"/>
    <w:rsid w:val="007A632A"/>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7A632A"/>
    <w:pPr>
      <w:ind w:left="1191" w:hanging="397"/>
    </w:pPr>
  </w:style>
  <w:style w:type="paragraph" w:customStyle="1" w:styleId="enumlev3">
    <w:name w:val="enumlev3"/>
    <w:basedOn w:val="enumlev2"/>
    <w:rsid w:val="007A632A"/>
    <w:pPr>
      <w:ind w:left="1588"/>
    </w:pPr>
  </w:style>
  <w:style w:type="paragraph" w:customStyle="1" w:styleId="Revision1">
    <w:name w:val="Revision1"/>
    <w:hidden/>
    <w:uiPriority w:val="99"/>
    <w:semiHidden/>
    <w:rsid w:val="007A632A"/>
    <w:rPr>
      <w:sz w:val="24"/>
      <w:szCs w:val="24"/>
      <w:lang w:val="en-US" w:eastAsia="ja-JP"/>
    </w:rPr>
  </w:style>
  <w:style w:type="paragraph" w:customStyle="1" w:styleId="VenueDate">
    <w:name w:val="VenueDate"/>
    <w:basedOn w:val="Normal"/>
    <w:qFormat/>
    <w:rsid w:val="007A632A"/>
    <w:pPr>
      <w:jc w:val="right"/>
    </w:pPr>
  </w:style>
  <w:style w:type="paragraph" w:customStyle="1" w:styleId="Title4">
    <w:name w:val="Title 4"/>
    <w:basedOn w:val="Normal"/>
    <w:next w:val="Heading1"/>
    <w:rsid w:val="007A632A"/>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7A632A"/>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customStyle="1" w:styleId="Bibliography1">
    <w:name w:val="Bibliography1"/>
    <w:basedOn w:val="Normal"/>
    <w:next w:val="Normal"/>
    <w:uiPriority w:val="37"/>
    <w:unhideWhenUsed/>
    <w:rsid w:val="007A632A"/>
  </w:style>
  <w:style w:type="paragraph" w:customStyle="1" w:styleId="IntenseQuote1">
    <w:name w:val="Intense Quote1"/>
    <w:basedOn w:val="Normal"/>
    <w:next w:val="Normal"/>
    <w:link w:val="a0"/>
    <w:uiPriority w:val="30"/>
    <w:rsid w:val="007A632A"/>
    <w:pPr>
      <w:pBdr>
        <w:top w:val="single" w:sz="4" w:space="10" w:color="5B9BD5"/>
        <w:bottom w:val="single" w:sz="4" w:space="10" w:color="5B9BD5"/>
      </w:pBdr>
      <w:spacing w:before="360" w:after="360"/>
      <w:ind w:left="864" w:right="864"/>
      <w:jc w:val="center"/>
    </w:pPr>
    <w:rPr>
      <w:i/>
      <w:iCs/>
      <w:color w:val="5B9BD5"/>
    </w:rPr>
  </w:style>
  <w:style w:type="paragraph" w:customStyle="1" w:styleId="ListParagraph1">
    <w:name w:val="List Paragraph1"/>
    <w:basedOn w:val="Normal"/>
    <w:uiPriority w:val="34"/>
    <w:qFormat/>
    <w:rsid w:val="007A632A"/>
    <w:pPr>
      <w:ind w:left="720"/>
      <w:contextualSpacing/>
    </w:pPr>
  </w:style>
  <w:style w:type="paragraph" w:customStyle="1" w:styleId="NoSpacing1">
    <w:name w:val="No Spacing1"/>
    <w:uiPriority w:val="1"/>
    <w:rsid w:val="007A632A"/>
    <w:rPr>
      <w:sz w:val="24"/>
      <w:szCs w:val="24"/>
      <w:lang w:val="en-US" w:eastAsia="ja-JP"/>
    </w:rPr>
  </w:style>
  <w:style w:type="paragraph" w:customStyle="1" w:styleId="TOCHeading1">
    <w:name w:val="TOC Heading1"/>
    <w:basedOn w:val="Heading1"/>
    <w:next w:val="Normal"/>
    <w:uiPriority w:val="39"/>
    <w:unhideWhenUsed/>
    <w:rsid w:val="007A632A"/>
    <w:pPr>
      <w:tabs>
        <w:tab w:val="clear" w:pos="794"/>
        <w:tab w:val="clear" w:pos="1191"/>
        <w:tab w:val="clear" w:pos="1588"/>
        <w:tab w:val="clear" w:pos="1985"/>
      </w:tabs>
      <w:adjustRightInd/>
      <w:spacing w:before="240"/>
      <w:ind w:left="0" w:firstLine="0"/>
      <w:textAlignment w:val="auto"/>
      <w:outlineLvl w:val="9"/>
    </w:pPr>
    <w:rPr>
      <w:rFonts w:ascii="Calibri Light" w:eastAsia="SimSun" w:hAnsi="Calibri Light"/>
      <w:b w:val="0"/>
      <w:color w:val="2D73B3"/>
      <w:sz w:val="32"/>
      <w:szCs w:val="32"/>
      <w:lang w:eastAsia="ja-JP"/>
    </w:rPr>
  </w:style>
  <w:style w:type="paragraph" w:customStyle="1" w:styleId="TSBHeaderRight14">
    <w:name w:val="TSBHeaderRight14"/>
    <w:basedOn w:val="Normal"/>
    <w:qFormat/>
    <w:rsid w:val="007A632A"/>
    <w:pPr>
      <w:jc w:val="right"/>
    </w:pPr>
    <w:rPr>
      <w:b/>
      <w:bCs/>
      <w:sz w:val="28"/>
      <w:szCs w:val="28"/>
    </w:rPr>
  </w:style>
  <w:style w:type="paragraph" w:customStyle="1" w:styleId="TSBHeaderQuestion">
    <w:name w:val="TSBHeaderQuestion"/>
    <w:basedOn w:val="Normal"/>
    <w:qFormat/>
    <w:rsid w:val="007A632A"/>
  </w:style>
  <w:style w:type="paragraph" w:customStyle="1" w:styleId="TSBHeaderSource">
    <w:name w:val="TSBHeaderSource"/>
    <w:basedOn w:val="Normal"/>
    <w:qFormat/>
    <w:rsid w:val="007A632A"/>
  </w:style>
  <w:style w:type="paragraph" w:customStyle="1" w:styleId="TSBHeaderTitle">
    <w:name w:val="TSBHeaderTitle"/>
    <w:basedOn w:val="Normal"/>
    <w:qFormat/>
    <w:rsid w:val="007A632A"/>
  </w:style>
  <w:style w:type="paragraph" w:customStyle="1" w:styleId="TSBHeaderSummary">
    <w:name w:val="TSBHeaderSummary"/>
    <w:basedOn w:val="Normal"/>
    <w:rsid w:val="007A632A"/>
  </w:style>
  <w:style w:type="character" w:customStyle="1" w:styleId="PlaceholderText1">
    <w:name w:val="Placeholder Text1"/>
    <w:uiPriority w:val="99"/>
    <w:semiHidden/>
    <w:rsid w:val="007A632A"/>
    <w:rPr>
      <w:rFonts w:ascii="Times New Roman" w:hAnsi="Times New Roman"/>
      <w:color w:val="808080"/>
    </w:rPr>
  </w:style>
  <w:style w:type="character" w:customStyle="1" w:styleId="DocnumberChar">
    <w:name w:val="Docnumber Char"/>
    <w:link w:val="Docnumber"/>
    <w:rsid w:val="007A632A"/>
    <w:rPr>
      <w:rFonts w:ascii="Times New Roman" w:eastAsia="SimSun" w:hAnsi="Times New Roman" w:cs="Times New Roman"/>
      <w:b/>
      <w:sz w:val="32"/>
      <w:szCs w:val="20"/>
      <w:lang w:eastAsia="en-US"/>
    </w:rPr>
  </w:style>
  <w:style w:type="character" w:customStyle="1" w:styleId="Heading1Char">
    <w:name w:val="Heading 1 Char"/>
    <w:link w:val="Heading1"/>
    <w:rsid w:val="007A632A"/>
    <w:rPr>
      <w:rFonts w:ascii="Times New Roman" w:eastAsia="Times New Roman" w:hAnsi="Times New Roman" w:cs="Times New Roman"/>
      <w:b/>
      <w:sz w:val="24"/>
      <w:szCs w:val="20"/>
      <w:lang w:eastAsia="en-US"/>
    </w:rPr>
  </w:style>
  <w:style w:type="character" w:customStyle="1" w:styleId="Heading2Char">
    <w:name w:val="Heading 2 Char"/>
    <w:link w:val="Heading2"/>
    <w:uiPriority w:val="9"/>
    <w:rsid w:val="007A632A"/>
    <w:rPr>
      <w:rFonts w:ascii="Times New Roman" w:eastAsia="Times New Roman" w:hAnsi="Times New Roman" w:cs="Times New Roman"/>
      <w:b/>
      <w:sz w:val="24"/>
      <w:szCs w:val="20"/>
      <w:lang w:eastAsia="en-US"/>
    </w:rPr>
  </w:style>
  <w:style w:type="character" w:customStyle="1" w:styleId="Heading3Char">
    <w:name w:val="Heading 3 Char"/>
    <w:link w:val="Heading3"/>
    <w:rsid w:val="007A632A"/>
    <w:rPr>
      <w:rFonts w:ascii="Times New Roman" w:eastAsia="Times New Roman" w:hAnsi="Times New Roman" w:cs="Times New Roman"/>
      <w:b/>
      <w:sz w:val="24"/>
      <w:szCs w:val="20"/>
      <w:lang w:eastAsia="en-US"/>
    </w:rPr>
  </w:style>
  <w:style w:type="character" w:customStyle="1" w:styleId="Heading4Char">
    <w:name w:val="Heading 4 Char"/>
    <w:link w:val="Heading4"/>
    <w:rsid w:val="007A632A"/>
    <w:rPr>
      <w:rFonts w:ascii="Times New Roman" w:eastAsia="Times New Roman" w:hAnsi="Times New Roman" w:cs="Times New Roman"/>
      <w:b/>
      <w:sz w:val="24"/>
      <w:szCs w:val="20"/>
      <w:lang w:eastAsia="en-US"/>
    </w:rPr>
  </w:style>
  <w:style w:type="character" w:customStyle="1" w:styleId="Heading5Char">
    <w:name w:val="Heading 5 Char"/>
    <w:link w:val="Heading5"/>
    <w:rsid w:val="007A632A"/>
    <w:rPr>
      <w:rFonts w:ascii="Times New Roman" w:eastAsia="Times New Roman" w:hAnsi="Times New Roman" w:cs="Times New Roman"/>
      <w:b/>
      <w:sz w:val="24"/>
      <w:szCs w:val="20"/>
      <w:lang w:eastAsia="en-US"/>
    </w:rPr>
  </w:style>
  <w:style w:type="character" w:customStyle="1" w:styleId="Heading6Char">
    <w:name w:val="Heading 6 Char"/>
    <w:link w:val="Heading6"/>
    <w:rsid w:val="007A632A"/>
    <w:rPr>
      <w:rFonts w:ascii="Times New Roman" w:eastAsia="Times New Roman" w:hAnsi="Times New Roman" w:cs="Times New Roman"/>
      <w:b/>
      <w:sz w:val="24"/>
      <w:szCs w:val="20"/>
      <w:lang w:eastAsia="en-US"/>
    </w:rPr>
  </w:style>
  <w:style w:type="character" w:customStyle="1" w:styleId="Heading7Char">
    <w:name w:val="Heading 7 Char"/>
    <w:link w:val="Heading7"/>
    <w:rsid w:val="007A632A"/>
    <w:rPr>
      <w:rFonts w:ascii="Times New Roman" w:eastAsia="Times New Roman" w:hAnsi="Times New Roman" w:cs="Times New Roman"/>
      <w:b/>
      <w:sz w:val="24"/>
      <w:szCs w:val="20"/>
      <w:lang w:eastAsia="en-US"/>
    </w:rPr>
  </w:style>
  <w:style w:type="character" w:customStyle="1" w:styleId="Heading8Char">
    <w:name w:val="Heading 8 Char"/>
    <w:link w:val="Heading8"/>
    <w:rsid w:val="007A632A"/>
    <w:rPr>
      <w:rFonts w:ascii="Times New Roman" w:eastAsia="Times New Roman" w:hAnsi="Times New Roman" w:cs="Times New Roman"/>
      <w:b/>
      <w:sz w:val="24"/>
      <w:szCs w:val="20"/>
      <w:lang w:eastAsia="en-US"/>
    </w:rPr>
  </w:style>
  <w:style w:type="character" w:customStyle="1" w:styleId="Heading9Char">
    <w:name w:val="Heading 9 Char"/>
    <w:link w:val="Heading9"/>
    <w:rsid w:val="007A632A"/>
    <w:rPr>
      <w:rFonts w:ascii="Times New Roman" w:eastAsia="Times New Roman" w:hAnsi="Times New Roman" w:cs="Times New Roman"/>
      <w:b/>
      <w:sz w:val="24"/>
      <w:szCs w:val="20"/>
      <w:lang w:eastAsia="en-US"/>
    </w:rPr>
  </w:style>
  <w:style w:type="character" w:customStyle="1" w:styleId="HeaderChar">
    <w:name w:val="Header Char"/>
    <w:link w:val="Header"/>
    <w:uiPriority w:val="99"/>
    <w:rsid w:val="007A632A"/>
    <w:rPr>
      <w:rFonts w:ascii="Times New Roman" w:eastAsia="Times New Roman" w:hAnsi="Times New Roman" w:cs="Times New Roman"/>
      <w:sz w:val="18"/>
      <w:szCs w:val="20"/>
      <w:lang w:eastAsia="en-US"/>
    </w:rPr>
  </w:style>
  <w:style w:type="character" w:customStyle="1" w:styleId="FooterChar">
    <w:name w:val="Footer Char"/>
    <w:link w:val="Footer"/>
    <w:uiPriority w:val="99"/>
    <w:rsid w:val="007A632A"/>
    <w:rPr>
      <w:rFonts w:ascii="Times New Roman" w:hAnsi="Times New Roman" w:cs="Times New Roman"/>
      <w:sz w:val="20"/>
      <w:szCs w:val="24"/>
      <w:lang w:eastAsia="ja-JP"/>
    </w:rPr>
  </w:style>
  <w:style w:type="character" w:customStyle="1" w:styleId="SubtitleChar">
    <w:name w:val="Subtitle Char"/>
    <w:link w:val="Subtitle"/>
    <w:uiPriority w:val="11"/>
    <w:rsid w:val="007A632A"/>
    <w:rPr>
      <w:color w:val="595959"/>
      <w:spacing w:val="15"/>
      <w:lang w:eastAsia="ja-JP"/>
    </w:rPr>
  </w:style>
  <w:style w:type="character" w:customStyle="1" w:styleId="a">
    <w:name w:val="引用 字符"/>
    <w:link w:val="Quote1"/>
    <w:uiPriority w:val="29"/>
    <w:rsid w:val="007A632A"/>
    <w:rPr>
      <w:rFonts w:ascii="Times New Roman" w:hAnsi="Times New Roman" w:cs="Times New Roman"/>
      <w:i/>
      <w:iCs/>
      <w:color w:val="3F3F3F"/>
      <w:sz w:val="24"/>
      <w:szCs w:val="24"/>
      <w:lang w:eastAsia="ja-JP"/>
    </w:rPr>
  </w:style>
  <w:style w:type="character" w:customStyle="1" w:styleId="CommentTextChar">
    <w:name w:val="Comment Text Char"/>
    <w:link w:val="CommentText"/>
    <w:uiPriority w:val="99"/>
    <w:semiHidden/>
    <w:rsid w:val="007A632A"/>
    <w:rPr>
      <w:rFonts w:ascii="Times New Roman" w:hAnsi="Times New Roman" w:cs="Times New Roman"/>
      <w:sz w:val="20"/>
      <w:szCs w:val="20"/>
      <w:lang w:eastAsia="ja-JP"/>
    </w:rPr>
  </w:style>
  <w:style w:type="character" w:customStyle="1" w:styleId="CommentSubjectChar">
    <w:name w:val="Comment Subject Char"/>
    <w:link w:val="CommentSubject"/>
    <w:uiPriority w:val="99"/>
    <w:semiHidden/>
    <w:rsid w:val="007A632A"/>
    <w:rPr>
      <w:rFonts w:ascii="Times New Roman" w:hAnsi="Times New Roman" w:cs="Times New Roman"/>
      <w:b/>
      <w:bCs/>
      <w:sz w:val="20"/>
      <w:szCs w:val="20"/>
      <w:lang w:eastAsia="ja-JP"/>
    </w:rPr>
  </w:style>
  <w:style w:type="character" w:customStyle="1" w:styleId="ReftextArial9pt">
    <w:name w:val="Ref_text Arial 9 pt"/>
    <w:rsid w:val="007A632A"/>
    <w:rPr>
      <w:rFonts w:ascii="Arial" w:hAnsi="Arial" w:cs="Arial"/>
      <w:sz w:val="18"/>
      <w:szCs w:val="18"/>
    </w:rPr>
  </w:style>
  <w:style w:type="character" w:customStyle="1" w:styleId="FootnoteTextChar">
    <w:name w:val="Footnote Text Char"/>
    <w:link w:val="FootnoteText"/>
    <w:uiPriority w:val="99"/>
    <w:semiHidden/>
    <w:rsid w:val="007A632A"/>
    <w:rPr>
      <w:rFonts w:ascii="Times New Roman" w:hAnsi="Times New Roman" w:cs="Times New Roman"/>
      <w:sz w:val="20"/>
      <w:szCs w:val="20"/>
      <w:lang w:eastAsia="ja-JP"/>
    </w:rPr>
  </w:style>
  <w:style w:type="character" w:customStyle="1" w:styleId="BalloonTextChar">
    <w:name w:val="Balloon Text Char"/>
    <w:link w:val="BalloonText"/>
    <w:uiPriority w:val="99"/>
    <w:semiHidden/>
    <w:rsid w:val="007A632A"/>
    <w:rPr>
      <w:rFonts w:ascii="Segoe UI" w:hAnsi="Segoe UI" w:cs="Segoe UI"/>
      <w:sz w:val="18"/>
      <w:szCs w:val="18"/>
      <w:lang w:eastAsia="ja-JP"/>
    </w:rPr>
  </w:style>
  <w:style w:type="character" w:customStyle="1" w:styleId="BodyTextChar">
    <w:name w:val="Body Text Char"/>
    <w:link w:val="BodyText"/>
    <w:uiPriority w:val="99"/>
    <w:semiHidden/>
    <w:rsid w:val="007A632A"/>
    <w:rPr>
      <w:rFonts w:ascii="Times New Roman" w:hAnsi="Times New Roman" w:cs="Times New Roman"/>
      <w:sz w:val="24"/>
      <w:szCs w:val="24"/>
      <w:lang w:eastAsia="ja-JP"/>
    </w:rPr>
  </w:style>
  <w:style w:type="character" w:customStyle="1" w:styleId="BodyText2Char">
    <w:name w:val="Body Text 2 Char"/>
    <w:link w:val="BodyText2"/>
    <w:uiPriority w:val="99"/>
    <w:semiHidden/>
    <w:rsid w:val="007A632A"/>
    <w:rPr>
      <w:rFonts w:ascii="Times New Roman" w:hAnsi="Times New Roman" w:cs="Times New Roman"/>
      <w:sz w:val="24"/>
      <w:szCs w:val="24"/>
      <w:lang w:eastAsia="ja-JP"/>
    </w:rPr>
  </w:style>
  <w:style w:type="character" w:customStyle="1" w:styleId="BodyText3Char">
    <w:name w:val="Body Text 3 Char"/>
    <w:link w:val="BodyText3"/>
    <w:uiPriority w:val="99"/>
    <w:semiHidden/>
    <w:rsid w:val="007A632A"/>
    <w:rPr>
      <w:rFonts w:ascii="Times New Roman" w:hAnsi="Times New Roman" w:cs="Times New Roman"/>
      <w:sz w:val="16"/>
      <w:szCs w:val="16"/>
      <w:lang w:eastAsia="ja-JP"/>
    </w:rPr>
  </w:style>
  <w:style w:type="character" w:customStyle="1" w:styleId="BodyTextFirstIndentChar">
    <w:name w:val="Body Text First Indent Char"/>
    <w:link w:val="BodyTextFirstIndent"/>
    <w:uiPriority w:val="99"/>
    <w:semiHidden/>
    <w:rsid w:val="007A632A"/>
    <w:rPr>
      <w:rFonts w:ascii="Times New Roman" w:hAnsi="Times New Roman" w:cs="Times New Roman"/>
      <w:sz w:val="24"/>
      <w:szCs w:val="24"/>
      <w:lang w:eastAsia="ja-JP"/>
    </w:rPr>
  </w:style>
  <w:style w:type="character" w:customStyle="1" w:styleId="BodyTextIndentChar">
    <w:name w:val="Body Text Indent Char"/>
    <w:link w:val="BodyTextIndent"/>
    <w:uiPriority w:val="99"/>
    <w:semiHidden/>
    <w:rsid w:val="007A632A"/>
    <w:rPr>
      <w:rFonts w:ascii="Times New Roman" w:hAnsi="Times New Roman" w:cs="Times New Roman"/>
      <w:sz w:val="24"/>
      <w:szCs w:val="24"/>
      <w:lang w:eastAsia="ja-JP"/>
    </w:rPr>
  </w:style>
  <w:style w:type="character" w:customStyle="1" w:styleId="BodyTextFirstIndent2Char">
    <w:name w:val="Body Text First Indent 2 Char"/>
    <w:link w:val="BodyTextFirstIndent2"/>
    <w:uiPriority w:val="99"/>
    <w:semiHidden/>
    <w:rsid w:val="007A632A"/>
    <w:rPr>
      <w:rFonts w:ascii="Times New Roman" w:hAnsi="Times New Roman" w:cs="Times New Roman"/>
      <w:sz w:val="24"/>
      <w:szCs w:val="24"/>
      <w:lang w:eastAsia="ja-JP"/>
    </w:rPr>
  </w:style>
  <w:style w:type="character" w:customStyle="1" w:styleId="BodyTextIndent2Char">
    <w:name w:val="Body Text Indent 2 Char"/>
    <w:link w:val="BodyTextIndent2"/>
    <w:uiPriority w:val="99"/>
    <w:semiHidden/>
    <w:rsid w:val="007A632A"/>
    <w:rPr>
      <w:rFonts w:ascii="Times New Roman" w:hAnsi="Times New Roman" w:cs="Times New Roman"/>
      <w:sz w:val="24"/>
      <w:szCs w:val="24"/>
      <w:lang w:eastAsia="ja-JP"/>
    </w:rPr>
  </w:style>
  <w:style w:type="character" w:customStyle="1" w:styleId="BodyTextIndent3Char">
    <w:name w:val="Body Text Indent 3 Char"/>
    <w:link w:val="BodyTextIndent3"/>
    <w:uiPriority w:val="99"/>
    <w:semiHidden/>
    <w:rsid w:val="007A632A"/>
    <w:rPr>
      <w:rFonts w:ascii="Times New Roman" w:hAnsi="Times New Roman" w:cs="Times New Roman"/>
      <w:sz w:val="16"/>
      <w:szCs w:val="16"/>
      <w:lang w:eastAsia="ja-JP"/>
    </w:rPr>
  </w:style>
  <w:style w:type="character" w:customStyle="1" w:styleId="BookTitle1">
    <w:name w:val="Book Title1"/>
    <w:uiPriority w:val="33"/>
    <w:rsid w:val="007A632A"/>
    <w:rPr>
      <w:b/>
      <w:bCs/>
      <w:i/>
      <w:iCs/>
      <w:spacing w:val="5"/>
    </w:rPr>
  </w:style>
  <w:style w:type="character" w:customStyle="1" w:styleId="ClosingChar">
    <w:name w:val="Closing Char"/>
    <w:link w:val="Closing"/>
    <w:uiPriority w:val="99"/>
    <w:semiHidden/>
    <w:rsid w:val="007A632A"/>
    <w:rPr>
      <w:rFonts w:ascii="Times New Roman" w:hAnsi="Times New Roman" w:cs="Times New Roman"/>
      <w:sz w:val="24"/>
      <w:szCs w:val="24"/>
      <w:lang w:eastAsia="ja-JP"/>
    </w:rPr>
  </w:style>
  <w:style w:type="character" w:customStyle="1" w:styleId="DateChar">
    <w:name w:val="Date Char"/>
    <w:link w:val="Date"/>
    <w:uiPriority w:val="99"/>
    <w:semiHidden/>
    <w:rsid w:val="007A632A"/>
    <w:rPr>
      <w:rFonts w:ascii="Times New Roman" w:hAnsi="Times New Roman" w:cs="Times New Roman"/>
      <w:sz w:val="24"/>
      <w:szCs w:val="24"/>
      <w:lang w:eastAsia="ja-JP"/>
    </w:rPr>
  </w:style>
  <w:style w:type="character" w:customStyle="1" w:styleId="DocumentMapChar">
    <w:name w:val="Document Map Char"/>
    <w:link w:val="DocumentMap"/>
    <w:uiPriority w:val="99"/>
    <w:semiHidden/>
    <w:rsid w:val="007A632A"/>
    <w:rPr>
      <w:rFonts w:ascii="Segoe UI" w:hAnsi="Segoe UI" w:cs="Segoe UI"/>
      <w:sz w:val="16"/>
      <w:szCs w:val="16"/>
      <w:lang w:eastAsia="ja-JP"/>
    </w:rPr>
  </w:style>
  <w:style w:type="character" w:customStyle="1" w:styleId="E-mailSignatureChar">
    <w:name w:val="E-mail Signature Char"/>
    <w:link w:val="E-mailSignature"/>
    <w:uiPriority w:val="99"/>
    <w:semiHidden/>
    <w:rsid w:val="007A632A"/>
    <w:rPr>
      <w:rFonts w:ascii="Times New Roman" w:hAnsi="Times New Roman" w:cs="Times New Roman"/>
      <w:sz w:val="24"/>
      <w:szCs w:val="24"/>
      <w:lang w:eastAsia="ja-JP"/>
    </w:rPr>
  </w:style>
  <w:style w:type="character" w:customStyle="1" w:styleId="EndnoteTextChar">
    <w:name w:val="Endnote Text Char"/>
    <w:link w:val="EndnoteText"/>
    <w:uiPriority w:val="99"/>
    <w:semiHidden/>
    <w:rsid w:val="007A632A"/>
    <w:rPr>
      <w:rFonts w:ascii="Times New Roman" w:hAnsi="Times New Roman" w:cs="Times New Roman"/>
      <w:sz w:val="20"/>
      <w:szCs w:val="20"/>
      <w:lang w:eastAsia="ja-JP"/>
    </w:rPr>
  </w:style>
  <w:style w:type="character" w:customStyle="1" w:styleId="Hashtag1">
    <w:name w:val="Hashtag1"/>
    <w:uiPriority w:val="99"/>
    <w:unhideWhenUsed/>
    <w:rsid w:val="007A632A"/>
    <w:rPr>
      <w:color w:val="2B579A"/>
      <w:shd w:val="clear" w:color="auto" w:fill="E1DFDD"/>
    </w:rPr>
  </w:style>
  <w:style w:type="character" w:customStyle="1" w:styleId="HTMLAddressChar">
    <w:name w:val="HTML Address Char"/>
    <w:link w:val="HTMLAddress"/>
    <w:uiPriority w:val="99"/>
    <w:semiHidden/>
    <w:rsid w:val="007A632A"/>
    <w:rPr>
      <w:rFonts w:ascii="Times New Roman" w:hAnsi="Times New Roman" w:cs="Times New Roman"/>
      <w:i/>
      <w:iCs/>
      <w:sz w:val="24"/>
      <w:szCs w:val="24"/>
      <w:lang w:eastAsia="ja-JP"/>
    </w:rPr>
  </w:style>
  <w:style w:type="character" w:customStyle="1" w:styleId="HTMLPreformattedChar">
    <w:name w:val="HTML Preformatted Char"/>
    <w:link w:val="HTMLPreformatted"/>
    <w:uiPriority w:val="99"/>
    <w:semiHidden/>
    <w:rsid w:val="007A632A"/>
    <w:rPr>
      <w:rFonts w:ascii="Consolas" w:hAnsi="Consolas" w:cs="Times New Roman"/>
      <w:sz w:val="20"/>
      <w:szCs w:val="20"/>
      <w:lang w:eastAsia="ja-JP"/>
    </w:rPr>
  </w:style>
  <w:style w:type="character" w:customStyle="1" w:styleId="IntenseEmphasis1">
    <w:name w:val="Intense Emphasis1"/>
    <w:uiPriority w:val="21"/>
    <w:rsid w:val="007A632A"/>
    <w:rPr>
      <w:i/>
      <w:iCs/>
      <w:color w:val="5B9BD5"/>
    </w:rPr>
  </w:style>
  <w:style w:type="character" w:customStyle="1" w:styleId="a0">
    <w:name w:val="明显引用 字符"/>
    <w:link w:val="IntenseQuote1"/>
    <w:uiPriority w:val="30"/>
    <w:rsid w:val="007A632A"/>
    <w:rPr>
      <w:rFonts w:ascii="Times New Roman" w:hAnsi="Times New Roman" w:cs="Times New Roman"/>
      <w:i/>
      <w:iCs/>
      <w:color w:val="5B9BD5"/>
      <w:sz w:val="24"/>
      <w:szCs w:val="24"/>
      <w:lang w:eastAsia="ja-JP"/>
    </w:rPr>
  </w:style>
  <w:style w:type="character" w:customStyle="1" w:styleId="IntenseReference1">
    <w:name w:val="Intense Reference1"/>
    <w:uiPriority w:val="32"/>
    <w:rsid w:val="007A632A"/>
    <w:rPr>
      <w:b/>
      <w:bCs/>
      <w:smallCaps/>
      <w:color w:val="5B9BD5"/>
      <w:spacing w:val="5"/>
    </w:rPr>
  </w:style>
  <w:style w:type="character" w:customStyle="1" w:styleId="MacroTextChar">
    <w:name w:val="Macro Text Char"/>
    <w:link w:val="MacroText"/>
    <w:uiPriority w:val="99"/>
    <w:semiHidden/>
    <w:rsid w:val="007A632A"/>
    <w:rPr>
      <w:rFonts w:ascii="Consolas" w:hAnsi="Consolas" w:cs="Times New Roman"/>
      <w:sz w:val="20"/>
      <w:szCs w:val="20"/>
      <w:lang w:eastAsia="ja-JP"/>
    </w:rPr>
  </w:style>
  <w:style w:type="character" w:customStyle="1" w:styleId="Mention1">
    <w:name w:val="Mention1"/>
    <w:uiPriority w:val="99"/>
    <w:unhideWhenUsed/>
    <w:rsid w:val="007A632A"/>
    <w:rPr>
      <w:color w:val="2B579A"/>
      <w:shd w:val="clear" w:color="auto" w:fill="E1DFDD"/>
    </w:rPr>
  </w:style>
  <w:style w:type="character" w:customStyle="1" w:styleId="MessageHeaderChar">
    <w:name w:val="Message Header Char"/>
    <w:link w:val="MessageHeader"/>
    <w:uiPriority w:val="99"/>
    <w:semiHidden/>
    <w:rsid w:val="007A632A"/>
    <w:rPr>
      <w:rFonts w:ascii="Calibri Light" w:eastAsia="SimSun" w:hAnsi="Calibri Light"/>
      <w:sz w:val="24"/>
      <w:szCs w:val="24"/>
      <w:shd w:val="pct20" w:color="auto" w:fill="auto"/>
      <w:lang w:eastAsia="ja-JP"/>
    </w:rPr>
  </w:style>
  <w:style w:type="character" w:customStyle="1" w:styleId="NoteHeadingChar">
    <w:name w:val="Note Heading Char"/>
    <w:link w:val="NoteHeading"/>
    <w:uiPriority w:val="99"/>
    <w:semiHidden/>
    <w:rsid w:val="007A632A"/>
    <w:rPr>
      <w:rFonts w:ascii="Times New Roman" w:hAnsi="Times New Roman" w:cs="Times New Roman"/>
      <w:sz w:val="24"/>
      <w:szCs w:val="24"/>
      <w:lang w:eastAsia="ja-JP"/>
    </w:rPr>
  </w:style>
  <w:style w:type="character" w:customStyle="1" w:styleId="PlainTextChar">
    <w:name w:val="Plain Text Char"/>
    <w:link w:val="PlainText"/>
    <w:uiPriority w:val="99"/>
    <w:semiHidden/>
    <w:rsid w:val="007A632A"/>
    <w:rPr>
      <w:rFonts w:ascii="Consolas" w:hAnsi="Consolas" w:cs="Times New Roman"/>
      <w:sz w:val="21"/>
      <w:szCs w:val="21"/>
      <w:lang w:eastAsia="ja-JP"/>
    </w:rPr>
  </w:style>
  <w:style w:type="character" w:customStyle="1" w:styleId="SalutationChar">
    <w:name w:val="Salutation Char"/>
    <w:link w:val="Salutation"/>
    <w:uiPriority w:val="99"/>
    <w:semiHidden/>
    <w:rsid w:val="007A632A"/>
    <w:rPr>
      <w:rFonts w:ascii="Times New Roman" w:hAnsi="Times New Roman" w:cs="Times New Roman"/>
      <w:sz w:val="24"/>
      <w:szCs w:val="24"/>
      <w:lang w:eastAsia="ja-JP"/>
    </w:rPr>
  </w:style>
  <w:style w:type="character" w:customStyle="1" w:styleId="SignatureChar">
    <w:name w:val="Signature Char"/>
    <w:link w:val="Signature"/>
    <w:uiPriority w:val="99"/>
    <w:semiHidden/>
    <w:rsid w:val="007A632A"/>
    <w:rPr>
      <w:rFonts w:ascii="Times New Roman" w:hAnsi="Times New Roman" w:cs="Times New Roman"/>
      <w:sz w:val="24"/>
      <w:szCs w:val="24"/>
      <w:lang w:eastAsia="ja-JP"/>
    </w:rPr>
  </w:style>
  <w:style w:type="character" w:customStyle="1" w:styleId="SmartHyperlink1">
    <w:name w:val="Smart Hyperlink1"/>
    <w:uiPriority w:val="99"/>
    <w:unhideWhenUsed/>
    <w:rsid w:val="007A632A"/>
    <w:rPr>
      <w:u w:val="dotted"/>
    </w:rPr>
  </w:style>
  <w:style w:type="character" w:customStyle="1" w:styleId="SmartLink1">
    <w:name w:val="SmartLink1"/>
    <w:uiPriority w:val="99"/>
    <w:unhideWhenUsed/>
    <w:rsid w:val="007A632A"/>
    <w:rPr>
      <w:color w:val="0000FF"/>
      <w:u w:val="single"/>
      <w:shd w:val="clear" w:color="auto" w:fill="F3F2F1"/>
    </w:rPr>
  </w:style>
  <w:style w:type="character" w:customStyle="1" w:styleId="SubtleEmphasis1">
    <w:name w:val="Subtle Emphasis1"/>
    <w:uiPriority w:val="19"/>
    <w:rsid w:val="007A632A"/>
    <w:rPr>
      <w:i/>
      <w:iCs/>
      <w:color w:val="3F3F3F"/>
    </w:rPr>
  </w:style>
  <w:style w:type="character" w:customStyle="1" w:styleId="SubtleReference1">
    <w:name w:val="Subtle Reference1"/>
    <w:uiPriority w:val="31"/>
    <w:rsid w:val="007A632A"/>
    <w:rPr>
      <w:smallCaps/>
      <w:color w:val="595959"/>
    </w:rPr>
  </w:style>
  <w:style w:type="character" w:customStyle="1" w:styleId="TitleChar">
    <w:name w:val="Title Char"/>
    <w:link w:val="Title"/>
    <w:uiPriority w:val="10"/>
    <w:rsid w:val="007A632A"/>
    <w:rPr>
      <w:rFonts w:ascii="Calibri Light" w:eastAsia="SimSun" w:hAnsi="Calibri Light"/>
      <w:spacing w:val="-10"/>
      <w:kern w:val="28"/>
      <w:sz w:val="56"/>
      <w:szCs w:val="56"/>
      <w:lang w:eastAsia="ja-JP"/>
    </w:rPr>
  </w:style>
  <w:style w:type="character" w:customStyle="1" w:styleId="UnresolvedMention1">
    <w:name w:val="Unresolved Mention1"/>
    <w:uiPriority w:val="99"/>
    <w:unhideWhenUsed/>
    <w:rsid w:val="007A632A"/>
    <w:rPr>
      <w:color w:val="605E5C"/>
      <w:shd w:val="clear" w:color="auto" w:fill="E1DFDD"/>
    </w:rPr>
  </w:style>
  <w:style w:type="character" w:customStyle="1" w:styleId="fontstyle01">
    <w:name w:val="fontstyle01"/>
    <w:rsid w:val="007A632A"/>
    <w:rPr>
      <w:rFonts w:ascii="Bold" w:hAnsi="Bold" w:hint="default"/>
      <w:b/>
      <w:bCs/>
      <w:color w:val="000000"/>
      <w:sz w:val="22"/>
      <w:szCs w:val="22"/>
    </w:rPr>
  </w:style>
  <w:style w:type="paragraph" w:styleId="Revision">
    <w:name w:val="Revision"/>
    <w:hidden/>
    <w:uiPriority w:val="99"/>
    <w:semiHidden/>
    <w:rsid w:val="00A07DD4"/>
    <w:rPr>
      <w:sz w:val="24"/>
      <w:szCs w:val="24"/>
      <w:lang w:val="en-US" w:eastAsia="ja-JP"/>
    </w:rPr>
  </w:style>
  <w:style w:type="paragraph" w:styleId="TOCHeading">
    <w:name w:val="TOC Heading"/>
    <w:basedOn w:val="Heading1"/>
    <w:next w:val="Normal"/>
    <w:uiPriority w:val="39"/>
    <w:unhideWhenUsed/>
    <w:qFormat/>
    <w:rsid w:val="00F5096D"/>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rPr>
  </w:style>
  <w:style w:type="paragraph" w:styleId="z-TopofForm">
    <w:name w:val="HTML Top of Form"/>
    <w:basedOn w:val="Normal"/>
    <w:next w:val="Normal"/>
    <w:link w:val="z-TopofFormChar"/>
    <w:hidden/>
    <w:uiPriority w:val="99"/>
    <w:semiHidden/>
    <w:unhideWhenUsed/>
    <w:rsid w:val="0042568D"/>
    <w:pPr>
      <w:pBdr>
        <w:bottom w:val="single" w:sz="6" w:space="1" w:color="auto"/>
      </w:pBdr>
      <w:spacing w:before="0"/>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42568D"/>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42568D"/>
    <w:pPr>
      <w:pBdr>
        <w:top w:val="single" w:sz="6" w:space="1" w:color="auto"/>
      </w:pBdr>
      <w:spacing w:before="0"/>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42568D"/>
    <w:rPr>
      <w:rFonts w:ascii="Arial" w:eastAsia="Times New Roman" w:hAnsi="Arial" w:cs="Arial"/>
      <w:vanish/>
      <w:sz w:val="16"/>
      <w:szCs w:val="16"/>
      <w:lang w:val="en-IN" w:eastAsia="en-IN"/>
    </w:rPr>
  </w:style>
  <w:style w:type="paragraph" w:styleId="ListParagraph">
    <w:name w:val="List Paragraph"/>
    <w:basedOn w:val="Normal"/>
    <w:uiPriority w:val="99"/>
    <w:rsid w:val="00150C88"/>
    <w:pPr>
      <w:ind w:left="720"/>
      <w:contextualSpacing/>
    </w:pPr>
  </w:style>
</w:styles>
</file>

<file path=word/webSettings.xml><?xml version="1.0" encoding="utf-8"?>
<w:webSettings xmlns:r="http://schemas.openxmlformats.org/officeDocument/2006/relationships" xmlns:w="http://schemas.openxmlformats.org/wordprocessingml/2006/main">
  <w:divs>
    <w:div w:id="137960715">
      <w:bodyDiv w:val="1"/>
      <w:marLeft w:val="0"/>
      <w:marRight w:val="0"/>
      <w:marTop w:val="0"/>
      <w:marBottom w:val="0"/>
      <w:divBdr>
        <w:top w:val="none" w:sz="0" w:space="0" w:color="auto"/>
        <w:left w:val="none" w:sz="0" w:space="0" w:color="auto"/>
        <w:bottom w:val="none" w:sz="0" w:space="0" w:color="auto"/>
        <w:right w:val="none" w:sz="0" w:space="0" w:color="auto"/>
      </w:divBdr>
      <w:divsChild>
        <w:div w:id="1382090859">
          <w:marLeft w:val="0"/>
          <w:marRight w:val="0"/>
          <w:marTop w:val="0"/>
          <w:marBottom w:val="0"/>
          <w:divBdr>
            <w:top w:val="single" w:sz="2" w:space="0" w:color="D9D9E3"/>
            <w:left w:val="single" w:sz="2" w:space="0" w:color="D9D9E3"/>
            <w:bottom w:val="single" w:sz="2" w:space="0" w:color="D9D9E3"/>
            <w:right w:val="single" w:sz="2" w:space="0" w:color="D9D9E3"/>
          </w:divBdr>
          <w:divsChild>
            <w:div w:id="1128620411">
              <w:marLeft w:val="0"/>
              <w:marRight w:val="0"/>
              <w:marTop w:val="0"/>
              <w:marBottom w:val="0"/>
              <w:divBdr>
                <w:top w:val="single" w:sz="2" w:space="0" w:color="D9D9E3"/>
                <w:left w:val="single" w:sz="2" w:space="0" w:color="D9D9E3"/>
                <w:bottom w:val="single" w:sz="2" w:space="0" w:color="D9D9E3"/>
                <w:right w:val="single" w:sz="2" w:space="0" w:color="D9D9E3"/>
              </w:divBdr>
              <w:divsChild>
                <w:div w:id="1479108357">
                  <w:marLeft w:val="0"/>
                  <w:marRight w:val="0"/>
                  <w:marTop w:val="0"/>
                  <w:marBottom w:val="0"/>
                  <w:divBdr>
                    <w:top w:val="single" w:sz="2" w:space="0" w:color="D9D9E3"/>
                    <w:left w:val="single" w:sz="2" w:space="0" w:color="D9D9E3"/>
                    <w:bottom w:val="single" w:sz="2" w:space="0" w:color="D9D9E3"/>
                    <w:right w:val="single" w:sz="2" w:space="0" w:color="D9D9E3"/>
                  </w:divBdr>
                  <w:divsChild>
                    <w:div w:id="1771395327">
                      <w:marLeft w:val="0"/>
                      <w:marRight w:val="0"/>
                      <w:marTop w:val="0"/>
                      <w:marBottom w:val="0"/>
                      <w:divBdr>
                        <w:top w:val="single" w:sz="2" w:space="0" w:color="D9D9E3"/>
                        <w:left w:val="single" w:sz="2" w:space="0" w:color="D9D9E3"/>
                        <w:bottom w:val="single" w:sz="2" w:space="0" w:color="D9D9E3"/>
                        <w:right w:val="single" w:sz="2" w:space="0" w:color="D9D9E3"/>
                      </w:divBdr>
                      <w:divsChild>
                        <w:div w:id="1434982378">
                          <w:marLeft w:val="0"/>
                          <w:marRight w:val="0"/>
                          <w:marTop w:val="0"/>
                          <w:marBottom w:val="0"/>
                          <w:divBdr>
                            <w:top w:val="single" w:sz="2" w:space="0" w:color="auto"/>
                            <w:left w:val="single" w:sz="2" w:space="0" w:color="auto"/>
                            <w:bottom w:val="single" w:sz="6" w:space="0" w:color="auto"/>
                            <w:right w:val="single" w:sz="2" w:space="0" w:color="auto"/>
                          </w:divBdr>
                          <w:divsChild>
                            <w:div w:id="1621843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3188572">
                                  <w:marLeft w:val="0"/>
                                  <w:marRight w:val="0"/>
                                  <w:marTop w:val="0"/>
                                  <w:marBottom w:val="0"/>
                                  <w:divBdr>
                                    <w:top w:val="single" w:sz="2" w:space="0" w:color="D9D9E3"/>
                                    <w:left w:val="single" w:sz="2" w:space="0" w:color="D9D9E3"/>
                                    <w:bottom w:val="single" w:sz="2" w:space="0" w:color="D9D9E3"/>
                                    <w:right w:val="single" w:sz="2" w:space="0" w:color="D9D9E3"/>
                                  </w:divBdr>
                                  <w:divsChild>
                                    <w:div w:id="1360739248">
                                      <w:marLeft w:val="0"/>
                                      <w:marRight w:val="0"/>
                                      <w:marTop w:val="0"/>
                                      <w:marBottom w:val="0"/>
                                      <w:divBdr>
                                        <w:top w:val="single" w:sz="2" w:space="0" w:color="D9D9E3"/>
                                        <w:left w:val="single" w:sz="2" w:space="0" w:color="D9D9E3"/>
                                        <w:bottom w:val="single" w:sz="2" w:space="0" w:color="D9D9E3"/>
                                        <w:right w:val="single" w:sz="2" w:space="0" w:color="D9D9E3"/>
                                      </w:divBdr>
                                      <w:divsChild>
                                        <w:div w:id="1294404497">
                                          <w:marLeft w:val="0"/>
                                          <w:marRight w:val="0"/>
                                          <w:marTop w:val="0"/>
                                          <w:marBottom w:val="0"/>
                                          <w:divBdr>
                                            <w:top w:val="single" w:sz="2" w:space="0" w:color="D9D9E3"/>
                                            <w:left w:val="single" w:sz="2" w:space="0" w:color="D9D9E3"/>
                                            <w:bottom w:val="single" w:sz="2" w:space="0" w:color="D9D9E3"/>
                                            <w:right w:val="single" w:sz="2" w:space="0" w:color="D9D9E3"/>
                                          </w:divBdr>
                                          <w:divsChild>
                                            <w:div w:id="814833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5448533">
          <w:marLeft w:val="0"/>
          <w:marRight w:val="0"/>
          <w:marTop w:val="0"/>
          <w:marBottom w:val="0"/>
          <w:divBdr>
            <w:top w:val="none" w:sz="0" w:space="0" w:color="auto"/>
            <w:left w:val="none" w:sz="0" w:space="0" w:color="auto"/>
            <w:bottom w:val="none" w:sz="0" w:space="0" w:color="auto"/>
            <w:right w:val="none" w:sz="0" w:space="0" w:color="auto"/>
          </w:divBdr>
          <w:divsChild>
            <w:div w:id="1173107629">
              <w:marLeft w:val="0"/>
              <w:marRight w:val="0"/>
              <w:marTop w:val="0"/>
              <w:marBottom w:val="0"/>
              <w:divBdr>
                <w:top w:val="single" w:sz="2" w:space="0" w:color="D9D9E3"/>
                <w:left w:val="single" w:sz="2" w:space="0" w:color="D9D9E3"/>
                <w:bottom w:val="single" w:sz="2" w:space="0" w:color="D9D9E3"/>
                <w:right w:val="single" w:sz="2" w:space="0" w:color="D9D9E3"/>
              </w:divBdr>
              <w:divsChild>
                <w:div w:id="2122215987">
                  <w:marLeft w:val="0"/>
                  <w:marRight w:val="0"/>
                  <w:marTop w:val="0"/>
                  <w:marBottom w:val="0"/>
                  <w:divBdr>
                    <w:top w:val="single" w:sz="2" w:space="0" w:color="D9D9E3"/>
                    <w:left w:val="single" w:sz="2" w:space="0" w:color="D9D9E3"/>
                    <w:bottom w:val="single" w:sz="2" w:space="0" w:color="D9D9E3"/>
                    <w:right w:val="single" w:sz="2" w:space="0" w:color="D9D9E3"/>
                  </w:divBdr>
                  <w:divsChild>
                    <w:div w:id="613484448">
                      <w:marLeft w:val="0"/>
                      <w:marRight w:val="0"/>
                      <w:marTop w:val="0"/>
                      <w:marBottom w:val="0"/>
                      <w:divBdr>
                        <w:top w:val="single" w:sz="2" w:space="0" w:color="D9D9E3"/>
                        <w:left w:val="single" w:sz="2" w:space="0" w:color="D9D9E3"/>
                        <w:bottom w:val="single" w:sz="2" w:space="0" w:color="D9D9E3"/>
                        <w:right w:val="single" w:sz="2" w:space="0" w:color="D9D9E3"/>
                      </w:divBdr>
                      <w:divsChild>
                        <w:div w:id="196938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3785322">
      <w:bodyDiv w:val="1"/>
      <w:marLeft w:val="0"/>
      <w:marRight w:val="0"/>
      <w:marTop w:val="0"/>
      <w:marBottom w:val="0"/>
      <w:divBdr>
        <w:top w:val="none" w:sz="0" w:space="0" w:color="auto"/>
        <w:left w:val="none" w:sz="0" w:space="0" w:color="auto"/>
        <w:bottom w:val="none" w:sz="0" w:space="0" w:color="auto"/>
        <w:right w:val="none" w:sz="0" w:space="0" w:color="auto"/>
      </w:divBdr>
    </w:div>
    <w:div w:id="472602000">
      <w:bodyDiv w:val="1"/>
      <w:marLeft w:val="0"/>
      <w:marRight w:val="0"/>
      <w:marTop w:val="0"/>
      <w:marBottom w:val="0"/>
      <w:divBdr>
        <w:top w:val="none" w:sz="0" w:space="0" w:color="auto"/>
        <w:left w:val="none" w:sz="0" w:space="0" w:color="auto"/>
        <w:bottom w:val="none" w:sz="0" w:space="0" w:color="auto"/>
        <w:right w:val="none" w:sz="0" w:space="0" w:color="auto"/>
      </w:divBdr>
    </w:div>
    <w:div w:id="597103993">
      <w:bodyDiv w:val="1"/>
      <w:marLeft w:val="0"/>
      <w:marRight w:val="0"/>
      <w:marTop w:val="0"/>
      <w:marBottom w:val="0"/>
      <w:divBdr>
        <w:top w:val="none" w:sz="0" w:space="0" w:color="auto"/>
        <w:left w:val="none" w:sz="0" w:space="0" w:color="auto"/>
        <w:bottom w:val="none" w:sz="0" w:space="0" w:color="auto"/>
        <w:right w:val="none" w:sz="0" w:space="0" w:color="auto"/>
      </w:divBdr>
      <w:divsChild>
        <w:div w:id="987631549">
          <w:marLeft w:val="0"/>
          <w:marRight w:val="0"/>
          <w:marTop w:val="0"/>
          <w:marBottom w:val="0"/>
          <w:divBdr>
            <w:top w:val="single" w:sz="2" w:space="0" w:color="D9D9E3"/>
            <w:left w:val="single" w:sz="2" w:space="0" w:color="D9D9E3"/>
            <w:bottom w:val="single" w:sz="2" w:space="0" w:color="D9D9E3"/>
            <w:right w:val="single" w:sz="2" w:space="0" w:color="D9D9E3"/>
          </w:divBdr>
          <w:divsChild>
            <w:div w:id="1548300743">
              <w:marLeft w:val="0"/>
              <w:marRight w:val="0"/>
              <w:marTop w:val="0"/>
              <w:marBottom w:val="0"/>
              <w:divBdr>
                <w:top w:val="single" w:sz="2" w:space="0" w:color="D9D9E3"/>
                <w:left w:val="single" w:sz="2" w:space="0" w:color="D9D9E3"/>
                <w:bottom w:val="single" w:sz="2" w:space="0" w:color="D9D9E3"/>
                <w:right w:val="single" w:sz="2" w:space="0" w:color="D9D9E3"/>
              </w:divBdr>
              <w:divsChild>
                <w:div w:id="1004941615">
                  <w:marLeft w:val="0"/>
                  <w:marRight w:val="0"/>
                  <w:marTop w:val="0"/>
                  <w:marBottom w:val="0"/>
                  <w:divBdr>
                    <w:top w:val="single" w:sz="2" w:space="0" w:color="D9D9E3"/>
                    <w:left w:val="single" w:sz="2" w:space="0" w:color="D9D9E3"/>
                    <w:bottom w:val="single" w:sz="2" w:space="0" w:color="D9D9E3"/>
                    <w:right w:val="single" w:sz="2" w:space="0" w:color="D9D9E3"/>
                  </w:divBdr>
                  <w:divsChild>
                    <w:div w:id="2129620027">
                      <w:marLeft w:val="0"/>
                      <w:marRight w:val="0"/>
                      <w:marTop w:val="0"/>
                      <w:marBottom w:val="0"/>
                      <w:divBdr>
                        <w:top w:val="single" w:sz="2" w:space="0" w:color="D9D9E3"/>
                        <w:left w:val="single" w:sz="2" w:space="0" w:color="D9D9E3"/>
                        <w:bottom w:val="single" w:sz="2" w:space="0" w:color="D9D9E3"/>
                        <w:right w:val="single" w:sz="2" w:space="0" w:color="D9D9E3"/>
                      </w:divBdr>
                      <w:divsChild>
                        <w:div w:id="1662927790">
                          <w:marLeft w:val="0"/>
                          <w:marRight w:val="0"/>
                          <w:marTop w:val="0"/>
                          <w:marBottom w:val="0"/>
                          <w:divBdr>
                            <w:top w:val="single" w:sz="2" w:space="0" w:color="auto"/>
                            <w:left w:val="single" w:sz="2" w:space="0" w:color="auto"/>
                            <w:bottom w:val="single" w:sz="6" w:space="0" w:color="auto"/>
                            <w:right w:val="single" w:sz="2" w:space="0" w:color="auto"/>
                          </w:divBdr>
                          <w:divsChild>
                            <w:div w:id="1471899798">
                              <w:marLeft w:val="0"/>
                              <w:marRight w:val="0"/>
                              <w:marTop w:val="100"/>
                              <w:marBottom w:val="100"/>
                              <w:divBdr>
                                <w:top w:val="single" w:sz="2" w:space="0" w:color="D9D9E3"/>
                                <w:left w:val="single" w:sz="2" w:space="0" w:color="D9D9E3"/>
                                <w:bottom w:val="single" w:sz="2" w:space="0" w:color="D9D9E3"/>
                                <w:right w:val="single" w:sz="2" w:space="0" w:color="D9D9E3"/>
                              </w:divBdr>
                              <w:divsChild>
                                <w:div w:id="78523114">
                                  <w:marLeft w:val="0"/>
                                  <w:marRight w:val="0"/>
                                  <w:marTop w:val="0"/>
                                  <w:marBottom w:val="0"/>
                                  <w:divBdr>
                                    <w:top w:val="single" w:sz="2" w:space="0" w:color="D9D9E3"/>
                                    <w:left w:val="single" w:sz="2" w:space="0" w:color="D9D9E3"/>
                                    <w:bottom w:val="single" w:sz="2" w:space="0" w:color="D9D9E3"/>
                                    <w:right w:val="single" w:sz="2" w:space="0" w:color="D9D9E3"/>
                                  </w:divBdr>
                                  <w:divsChild>
                                    <w:div w:id="1216548067">
                                      <w:marLeft w:val="0"/>
                                      <w:marRight w:val="0"/>
                                      <w:marTop w:val="0"/>
                                      <w:marBottom w:val="0"/>
                                      <w:divBdr>
                                        <w:top w:val="single" w:sz="2" w:space="0" w:color="D9D9E3"/>
                                        <w:left w:val="single" w:sz="2" w:space="0" w:color="D9D9E3"/>
                                        <w:bottom w:val="single" w:sz="2" w:space="0" w:color="D9D9E3"/>
                                        <w:right w:val="single" w:sz="2" w:space="0" w:color="D9D9E3"/>
                                      </w:divBdr>
                                      <w:divsChild>
                                        <w:div w:id="1802504361">
                                          <w:marLeft w:val="0"/>
                                          <w:marRight w:val="0"/>
                                          <w:marTop w:val="0"/>
                                          <w:marBottom w:val="0"/>
                                          <w:divBdr>
                                            <w:top w:val="single" w:sz="2" w:space="0" w:color="D9D9E3"/>
                                            <w:left w:val="single" w:sz="2" w:space="0" w:color="D9D9E3"/>
                                            <w:bottom w:val="single" w:sz="2" w:space="0" w:color="D9D9E3"/>
                                            <w:right w:val="single" w:sz="2" w:space="0" w:color="D9D9E3"/>
                                          </w:divBdr>
                                          <w:divsChild>
                                            <w:div w:id="115099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7829303">
                                      <w:marLeft w:val="0"/>
                                      <w:marRight w:val="0"/>
                                      <w:marTop w:val="0"/>
                                      <w:marBottom w:val="0"/>
                                      <w:divBdr>
                                        <w:top w:val="single" w:sz="2" w:space="0" w:color="D9D9E3"/>
                                        <w:left w:val="single" w:sz="2" w:space="0" w:color="D9D9E3"/>
                                        <w:bottom w:val="single" w:sz="2" w:space="0" w:color="D9D9E3"/>
                                        <w:right w:val="single" w:sz="2" w:space="0" w:color="D9D9E3"/>
                                      </w:divBdr>
                                      <w:divsChild>
                                        <w:div w:id="1190026752">
                                          <w:marLeft w:val="0"/>
                                          <w:marRight w:val="0"/>
                                          <w:marTop w:val="0"/>
                                          <w:marBottom w:val="0"/>
                                          <w:divBdr>
                                            <w:top w:val="single" w:sz="2" w:space="0" w:color="D9D9E3"/>
                                            <w:left w:val="single" w:sz="2" w:space="0" w:color="D9D9E3"/>
                                            <w:bottom w:val="single" w:sz="2" w:space="0" w:color="D9D9E3"/>
                                            <w:right w:val="single" w:sz="2" w:space="0" w:color="D9D9E3"/>
                                          </w:divBdr>
                                          <w:divsChild>
                                            <w:div w:id="1703747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39070206">
          <w:marLeft w:val="0"/>
          <w:marRight w:val="0"/>
          <w:marTop w:val="0"/>
          <w:marBottom w:val="0"/>
          <w:divBdr>
            <w:top w:val="none" w:sz="0" w:space="0" w:color="auto"/>
            <w:left w:val="none" w:sz="0" w:space="0" w:color="auto"/>
            <w:bottom w:val="none" w:sz="0" w:space="0" w:color="auto"/>
            <w:right w:val="none" w:sz="0" w:space="0" w:color="auto"/>
          </w:divBdr>
          <w:divsChild>
            <w:div w:id="2139563422">
              <w:marLeft w:val="0"/>
              <w:marRight w:val="0"/>
              <w:marTop w:val="0"/>
              <w:marBottom w:val="0"/>
              <w:divBdr>
                <w:top w:val="single" w:sz="2" w:space="0" w:color="D9D9E3"/>
                <w:left w:val="single" w:sz="2" w:space="0" w:color="D9D9E3"/>
                <w:bottom w:val="single" w:sz="2" w:space="0" w:color="D9D9E3"/>
                <w:right w:val="single" w:sz="2" w:space="0" w:color="D9D9E3"/>
              </w:divBdr>
              <w:divsChild>
                <w:div w:id="589241152">
                  <w:marLeft w:val="0"/>
                  <w:marRight w:val="0"/>
                  <w:marTop w:val="0"/>
                  <w:marBottom w:val="0"/>
                  <w:divBdr>
                    <w:top w:val="single" w:sz="2" w:space="0" w:color="D9D9E3"/>
                    <w:left w:val="single" w:sz="2" w:space="0" w:color="D9D9E3"/>
                    <w:bottom w:val="single" w:sz="2" w:space="0" w:color="D9D9E3"/>
                    <w:right w:val="single" w:sz="2" w:space="0" w:color="D9D9E3"/>
                  </w:divBdr>
                  <w:divsChild>
                    <w:div w:id="1018310073">
                      <w:marLeft w:val="0"/>
                      <w:marRight w:val="0"/>
                      <w:marTop w:val="0"/>
                      <w:marBottom w:val="0"/>
                      <w:divBdr>
                        <w:top w:val="single" w:sz="2" w:space="0" w:color="D9D9E3"/>
                        <w:left w:val="single" w:sz="2" w:space="0" w:color="D9D9E3"/>
                        <w:bottom w:val="single" w:sz="2" w:space="0" w:color="D9D9E3"/>
                        <w:right w:val="single" w:sz="2" w:space="0" w:color="D9D9E3"/>
                      </w:divBdr>
                      <w:divsChild>
                        <w:div w:id="1527906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7048941">
      <w:bodyDiv w:val="1"/>
      <w:marLeft w:val="0"/>
      <w:marRight w:val="0"/>
      <w:marTop w:val="0"/>
      <w:marBottom w:val="0"/>
      <w:divBdr>
        <w:top w:val="none" w:sz="0" w:space="0" w:color="auto"/>
        <w:left w:val="none" w:sz="0" w:space="0" w:color="auto"/>
        <w:bottom w:val="none" w:sz="0" w:space="0" w:color="auto"/>
        <w:right w:val="none" w:sz="0" w:space="0" w:color="auto"/>
      </w:divBdr>
      <w:divsChild>
        <w:div w:id="1261110163">
          <w:marLeft w:val="0"/>
          <w:marRight w:val="0"/>
          <w:marTop w:val="0"/>
          <w:marBottom w:val="0"/>
          <w:divBdr>
            <w:top w:val="single" w:sz="2" w:space="0" w:color="D9D9E3"/>
            <w:left w:val="single" w:sz="2" w:space="0" w:color="D9D9E3"/>
            <w:bottom w:val="single" w:sz="2" w:space="0" w:color="D9D9E3"/>
            <w:right w:val="single" w:sz="2" w:space="0" w:color="D9D9E3"/>
          </w:divBdr>
          <w:divsChild>
            <w:div w:id="1670401889">
              <w:marLeft w:val="0"/>
              <w:marRight w:val="0"/>
              <w:marTop w:val="0"/>
              <w:marBottom w:val="0"/>
              <w:divBdr>
                <w:top w:val="single" w:sz="2" w:space="0" w:color="D9D9E3"/>
                <w:left w:val="single" w:sz="2" w:space="0" w:color="D9D9E3"/>
                <w:bottom w:val="single" w:sz="2" w:space="0" w:color="D9D9E3"/>
                <w:right w:val="single" w:sz="2" w:space="0" w:color="D9D9E3"/>
              </w:divBdr>
              <w:divsChild>
                <w:div w:id="1100489880">
                  <w:marLeft w:val="0"/>
                  <w:marRight w:val="0"/>
                  <w:marTop w:val="0"/>
                  <w:marBottom w:val="0"/>
                  <w:divBdr>
                    <w:top w:val="single" w:sz="2" w:space="0" w:color="D9D9E3"/>
                    <w:left w:val="single" w:sz="2" w:space="0" w:color="D9D9E3"/>
                    <w:bottom w:val="single" w:sz="2" w:space="0" w:color="D9D9E3"/>
                    <w:right w:val="single" w:sz="2" w:space="0" w:color="D9D9E3"/>
                  </w:divBdr>
                  <w:divsChild>
                    <w:div w:id="873469922">
                      <w:marLeft w:val="0"/>
                      <w:marRight w:val="0"/>
                      <w:marTop w:val="0"/>
                      <w:marBottom w:val="0"/>
                      <w:divBdr>
                        <w:top w:val="single" w:sz="2" w:space="0" w:color="D9D9E3"/>
                        <w:left w:val="single" w:sz="2" w:space="0" w:color="D9D9E3"/>
                        <w:bottom w:val="single" w:sz="2" w:space="0" w:color="D9D9E3"/>
                        <w:right w:val="single" w:sz="2" w:space="0" w:color="D9D9E3"/>
                      </w:divBdr>
                      <w:divsChild>
                        <w:div w:id="565335614">
                          <w:marLeft w:val="0"/>
                          <w:marRight w:val="0"/>
                          <w:marTop w:val="0"/>
                          <w:marBottom w:val="0"/>
                          <w:divBdr>
                            <w:top w:val="single" w:sz="2" w:space="0" w:color="auto"/>
                            <w:left w:val="single" w:sz="2" w:space="0" w:color="auto"/>
                            <w:bottom w:val="single" w:sz="6" w:space="0" w:color="auto"/>
                            <w:right w:val="single" w:sz="2" w:space="0" w:color="auto"/>
                          </w:divBdr>
                          <w:divsChild>
                            <w:div w:id="4118550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904257">
                                  <w:marLeft w:val="0"/>
                                  <w:marRight w:val="0"/>
                                  <w:marTop w:val="0"/>
                                  <w:marBottom w:val="0"/>
                                  <w:divBdr>
                                    <w:top w:val="single" w:sz="2" w:space="0" w:color="D9D9E3"/>
                                    <w:left w:val="single" w:sz="2" w:space="0" w:color="D9D9E3"/>
                                    <w:bottom w:val="single" w:sz="2" w:space="0" w:color="D9D9E3"/>
                                    <w:right w:val="single" w:sz="2" w:space="0" w:color="D9D9E3"/>
                                  </w:divBdr>
                                  <w:divsChild>
                                    <w:div w:id="1029644500">
                                      <w:marLeft w:val="0"/>
                                      <w:marRight w:val="0"/>
                                      <w:marTop w:val="0"/>
                                      <w:marBottom w:val="0"/>
                                      <w:divBdr>
                                        <w:top w:val="single" w:sz="2" w:space="0" w:color="D9D9E3"/>
                                        <w:left w:val="single" w:sz="2" w:space="0" w:color="D9D9E3"/>
                                        <w:bottom w:val="single" w:sz="2" w:space="0" w:color="D9D9E3"/>
                                        <w:right w:val="single" w:sz="2" w:space="0" w:color="D9D9E3"/>
                                      </w:divBdr>
                                      <w:divsChild>
                                        <w:div w:id="509298624">
                                          <w:marLeft w:val="0"/>
                                          <w:marRight w:val="0"/>
                                          <w:marTop w:val="0"/>
                                          <w:marBottom w:val="0"/>
                                          <w:divBdr>
                                            <w:top w:val="single" w:sz="2" w:space="0" w:color="D9D9E3"/>
                                            <w:left w:val="single" w:sz="2" w:space="0" w:color="D9D9E3"/>
                                            <w:bottom w:val="single" w:sz="2" w:space="0" w:color="D9D9E3"/>
                                            <w:right w:val="single" w:sz="2" w:space="0" w:color="D9D9E3"/>
                                          </w:divBdr>
                                          <w:divsChild>
                                            <w:div w:id="7932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75269341">
          <w:marLeft w:val="0"/>
          <w:marRight w:val="0"/>
          <w:marTop w:val="0"/>
          <w:marBottom w:val="0"/>
          <w:divBdr>
            <w:top w:val="none" w:sz="0" w:space="0" w:color="auto"/>
            <w:left w:val="none" w:sz="0" w:space="0" w:color="auto"/>
            <w:bottom w:val="none" w:sz="0" w:space="0" w:color="auto"/>
            <w:right w:val="none" w:sz="0" w:space="0" w:color="auto"/>
          </w:divBdr>
          <w:divsChild>
            <w:div w:id="1265115046">
              <w:marLeft w:val="0"/>
              <w:marRight w:val="0"/>
              <w:marTop w:val="0"/>
              <w:marBottom w:val="0"/>
              <w:divBdr>
                <w:top w:val="single" w:sz="2" w:space="0" w:color="D9D9E3"/>
                <w:left w:val="single" w:sz="2" w:space="0" w:color="D9D9E3"/>
                <w:bottom w:val="single" w:sz="2" w:space="0" w:color="D9D9E3"/>
                <w:right w:val="single" w:sz="2" w:space="0" w:color="D9D9E3"/>
              </w:divBdr>
              <w:divsChild>
                <w:div w:id="473330461">
                  <w:marLeft w:val="0"/>
                  <w:marRight w:val="0"/>
                  <w:marTop w:val="0"/>
                  <w:marBottom w:val="0"/>
                  <w:divBdr>
                    <w:top w:val="single" w:sz="2" w:space="0" w:color="D9D9E3"/>
                    <w:left w:val="single" w:sz="2" w:space="0" w:color="D9D9E3"/>
                    <w:bottom w:val="single" w:sz="2" w:space="0" w:color="D9D9E3"/>
                    <w:right w:val="single" w:sz="2" w:space="0" w:color="D9D9E3"/>
                  </w:divBdr>
                  <w:divsChild>
                    <w:div w:id="959916399">
                      <w:marLeft w:val="0"/>
                      <w:marRight w:val="0"/>
                      <w:marTop w:val="0"/>
                      <w:marBottom w:val="0"/>
                      <w:divBdr>
                        <w:top w:val="single" w:sz="2" w:space="0" w:color="D9D9E3"/>
                        <w:left w:val="single" w:sz="2" w:space="0" w:color="D9D9E3"/>
                        <w:bottom w:val="single" w:sz="2" w:space="0" w:color="D9D9E3"/>
                        <w:right w:val="single" w:sz="2" w:space="0" w:color="D9D9E3"/>
                      </w:divBdr>
                      <w:divsChild>
                        <w:div w:id="794107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3042504">
      <w:bodyDiv w:val="1"/>
      <w:marLeft w:val="0"/>
      <w:marRight w:val="0"/>
      <w:marTop w:val="0"/>
      <w:marBottom w:val="0"/>
      <w:divBdr>
        <w:top w:val="none" w:sz="0" w:space="0" w:color="auto"/>
        <w:left w:val="none" w:sz="0" w:space="0" w:color="auto"/>
        <w:bottom w:val="none" w:sz="0" w:space="0" w:color="auto"/>
        <w:right w:val="none" w:sz="0" w:space="0" w:color="auto"/>
      </w:divBdr>
    </w:div>
    <w:div w:id="1602645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tu.int/go/terminology-database"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0B6A17-DB99-4B65-9346-C1599B33B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16</Pages>
  <Words>5315</Words>
  <Characters>30301</Characters>
  <Application>Microsoft Office Word</Application>
  <DocSecurity>0</DocSecurity>
  <Lines>252</Lines>
  <Paragraphs>71</Paragraphs>
  <ScaleCrop>false</ScaleCrop>
  <HeadingPairs>
    <vt:vector size="6" baseType="variant">
      <vt:variant>
        <vt:lpstr>Title</vt:lpstr>
      </vt:variant>
      <vt:variant>
        <vt:i4>1</vt:i4>
      </vt:variant>
      <vt:variant>
        <vt:lpstr>제목</vt:lpstr>
      </vt:variant>
      <vt:variant>
        <vt:i4>1</vt:i4>
      </vt:variant>
      <vt:variant>
        <vt:lpstr>Titolo</vt:lpstr>
      </vt:variant>
      <vt:variant>
        <vt:i4>1</vt:i4>
      </vt:variant>
    </vt:vector>
  </HeadingPairs>
  <TitlesOfParts>
    <vt:vector size="3" baseType="lpstr">
      <vt:lpstr>Updated draft Recommendation ITU-T L.NZ solutions "Best practices to achieve Net Zero with information and communication technologies"</vt:lpstr>
      <vt:lpstr>Updated draft Recommendation ITU-T L.NZ solutions "Best practices to achieve Net Zero with information and communication technologies"</vt:lpstr>
      <vt:lpstr>DDP template for SG05 (2022-2024 study period)</vt:lpstr>
    </vt:vector>
  </TitlesOfParts>
  <Manager>ITU-T</Manager>
  <Company>International Telecommunication Union (ITU)</Company>
  <LinksUpToDate>false</LinksUpToDate>
  <CharactersWithSpaces>35545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draft Recommendation ITU-T L.NZ solutions "Best practices to achieve Net Zero with information and communication technologies"</dc:title>
  <dc:creator>Co-rapporteur Q11/5</dc:creator>
  <cp:keywords>Net Zero, ICT, best practice</cp:keywords>
  <dc:description>SG5-TD516/GEN  For: Rome, 17-27 October 2022_x000d_Document date: _x000d_Saved by ITU51014277 at 10:18:41 on 21.10.22</dc:description>
  <cp:lastModifiedBy>ADET-612A</cp:lastModifiedBy>
  <cp:revision>15</cp:revision>
  <cp:lastPrinted>2017-02-22T09:55:00Z</cp:lastPrinted>
  <dcterms:created xsi:type="dcterms:W3CDTF">2022-10-25T13:00:00Z</dcterms:created>
  <dcterms:modified xsi:type="dcterms:W3CDTF">2023-05-22T05:46:00Z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0x010100B0547319BED4DD42AE3847B47B01BF99</vt:lpwstr>
  </property>
  <property fmtid="{D5CDD505-2E9C-101B-9397-08002B2CF9AE}" pid="3" name="Order">
    <vt:r8>500</vt:r8>
  </property>
  <property fmtid="{D5CDD505-2E9C-101B-9397-08002B2CF9AE}" pid="4" name="FileDirRef">
    <vt:lpwstr>mtgctd/My MTG Template doc</vt:lpwstr>
  </property>
  <property fmtid="{D5CDD505-2E9C-101B-9397-08002B2CF9AE}" pid="5" name="FileLeafRef">
    <vt:lpwstr>mtgdoc_template.docx</vt:lpwstr>
  </property>
  <property fmtid="{D5CDD505-2E9C-101B-9397-08002B2CF9AE}" pid="6" name="FSObjType">
    <vt:lpwstr>0</vt:lpwstr>
  </property>
  <property fmtid="{D5CDD505-2E9C-101B-9397-08002B2CF9AE}" pid="7" name="Docnum">
    <vt:lpwstr>SG5-TD516/GEN</vt:lpwstr>
  </property>
  <property fmtid="{D5CDD505-2E9C-101B-9397-08002B2CF9AE}" pid="8" name="KSOProductBuildVer">
    <vt:lpwstr>2052-9.1.0.4798</vt:lpwstr>
  </property>
  <property fmtid="{D5CDD505-2E9C-101B-9397-08002B2CF9AE}" pid="9" name="Docdate">
    <vt:lpwstr/>
  </property>
  <property fmtid="{D5CDD505-2E9C-101B-9397-08002B2CF9AE}" pid="10" name="Docorlang">
    <vt:lpwstr/>
  </property>
  <property fmtid="{D5CDD505-2E9C-101B-9397-08002B2CF9AE}" pid="11" name="Docbluepink">
    <vt:lpwstr>11/5</vt:lpwstr>
  </property>
  <property fmtid="{D5CDD505-2E9C-101B-9397-08002B2CF9AE}" pid="12" name="Docdest">
    <vt:lpwstr>Rome, 17-27 October 2022</vt:lpwstr>
  </property>
  <property fmtid="{D5CDD505-2E9C-101B-9397-08002B2CF9AE}" pid="13" name="Docauthor">
    <vt:lpwstr>Co-rapporteur Q11/5</vt:lpwstr>
  </property>
</Properties>
</file>