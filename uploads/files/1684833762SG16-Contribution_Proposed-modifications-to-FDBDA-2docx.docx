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8F4648" w:rsidRPr="0037415F" w:rsidTr="006602BD">
        <w:trPr>
          <w:cantSplit/>
          <w:jc w:val="center"/>
        </w:trPr>
        <w:tc>
          <w:tcPr>
            <w:tcW w:w="1134" w:type="dxa"/>
            <w:vMerge w:val="restart"/>
            <w:vAlign w:val="center"/>
          </w:tcPr>
          <w:p w:rsidR="008F4648" w:rsidRPr="00567F52" w:rsidRDefault="008F4648" w:rsidP="006602BD">
            <w:pPr>
              <w:spacing w:before="0"/>
              <w:jc w:val="center"/>
            </w:pPr>
            <w:r>
              <w:rPr>
                <w:noProof/>
                <w:lang w:val="en-US" w:eastAsia="en-US" w:bidi="hi-IN"/>
              </w:rPr>
              <w:drawing>
                <wp:inline distT="0" distB="0" distL="0" distR="0" wp14:anchorId="47DB366A" wp14:editId="3FC3552D">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8F4648" w:rsidRPr="00F70513" w:rsidRDefault="008F4648" w:rsidP="006602BD">
            <w:pPr>
              <w:rPr>
                <w:sz w:val="16"/>
                <w:szCs w:val="16"/>
              </w:rPr>
            </w:pPr>
            <w:r w:rsidRPr="00F70513">
              <w:rPr>
                <w:sz w:val="16"/>
                <w:szCs w:val="16"/>
              </w:rPr>
              <w:t>INTERNATIONAL TELECOMMUNICATION UNION</w:t>
            </w:r>
          </w:p>
          <w:p w:rsidR="008F4648" w:rsidRPr="006264C9" w:rsidRDefault="008F4648" w:rsidP="006602BD">
            <w:pPr>
              <w:rPr>
                <w:b/>
                <w:bCs/>
                <w:sz w:val="26"/>
                <w:szCs w:val="26"/>
              </w:rPr>
            </w:pPr>
            <w:r w:rsidRPr="006264C9">
              <w:rPr>
                <w:b/>
                <w:bCs/>
                <w:sz w:val="26"/>
                <w:szCs w:val="26"/>
              </w:rPr>
              <w:t>TELECOMMUNICATION</w:t>
            </w:r>
            <w:r w:rsidRPr="006264C9">
              <w:rPr>
                <w:b/>
                <w:bCs/>
                <w:sz w:val="26"/>
                <w:szCs w:val="26"/>
              </w:rPr>
              <w:br/>
              <w:t>STANDARDIZATION SECTOR</w:t>
            </w:r>
          </w:p>
          <w:p w:rsidR="008F4648" w:rsidRPr="007F664D" w:rsidRDefault="008F4648" w:rsidP="006602BD">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8F4648" w:rsidRPr="0095099F" w:rsidRDefault="008F4648" w:rsidP="006602BD">
            <w:pPr>
              <w:pStyle w:val="Docnumber"/>
              <w:rPr>
                <w:highlight w:val="yellow"/>
              </w:rPr>
            </w:pPr>
            <w:r w:rsidRPr="001970B3">
              <w:rPr>
                <w:noProof/>
              </w:rPr>
              <w:t>SG16</w:t>
            </w:r>
            <w:r w:rsidRPr="005C4F27">
              <w:t>-C</w:t>
            </w:r>
            <w:r w:rsidRPr="005C4F27">
              <w:rPr>
                <w:highlight w:val="yellow"/>
              </w:rPr>
              <w:t>n</w:t>
            </w:r>
          </w:p>
        </w:tc>
      </w:tr>
      <w:tr w:rsidR="008F4648" w:rsidRPr="0095099F" w:rsidTr="006602BD">
        <w:trPr>
          <w:cantSplit/>
          <w:jc w:val="center"/>
        </w:trPr>
        <w:tc>
          <w:tcPr>
            <w:tcW w:w="1134" w:type="dxa"/>
            <w:vMerge/>
          </w:tcPr>
          <w:p w:rsidR="008F4648" w:rsidRPr="00072A4E" w:rsidRDefault="008F4648" w:rsidP="006602BD">
            <w:pPr>
              <w:rPr>
                <w:smallCaps/>
                <w:sz w:val="20"/>
              </w:rPr>
            </w:pPr>
          </w:p>
        </w:tc>
        <w:tc>
          <w:tcPr>
            <w:tcW w:w="3969" w:type="dxa"/>
            <w:gridSpan w:val="2"/>
            <w:vMerge/>
          </w:tcPr>
          <w:p w:rsidR="008F4648" w:rsidRPr="00072A4E" w:rsidRDefault="008F4648" w:rsidP="006602BD">
            <w:pPr>
              <w:rPr>
                <w:smallCaps/>
                <w:sz w:val="20"/>
              </w:rPr>
            </w:pPr>
          </w:p>
        </w:tc>
        <w:tc>
          <w:tcPr>
            <w:tcW w:w="4537" w:type="dxa"/>
            <w:gridSpan w:val="3"/>
          </w:tcPr>
          <w:p w:rsidR="008F4648" w:rsidRPr="0095099F" w:rsidRDefault="008F4648" w:rsidP="006602BD">
            <w:pPr>
              <w:pStyle w:val="TSBHeaderRight14"/>
            </w:pPr>
            <w:r w:rsidRPr="001970B3">
              <w:rPr>
                <w:noProof/>
              </w:rPr>
              <w:t>STUDY GROUP 16</w:t>
            </w:r>
            <w:r w:rsidRPr="0095099F">
              <w:t xml:space="preserve"> </w:t>
            </w:r>
          </w:p>
        </w:tc>
      </w:tr>
      <w:tr w:rsidR="008F4648" w:rsidRPr="00D4357A" w:rsidTr="006602BD">
        <w:trPr>
          <w:cantSplit/>
          <w:jc w:val="center"/>
        </w:trPr>
        <w:tc>
          <w:tcPr>
            <w:tcW w:w="1134" w:type="dxa"/>
            <w:vMerge/>
            <w:tcBorders>
              <w:bottom w:val="single" w:sz="12" w:space="0" w:color="auto"/>
            </w:tcBorders>
          </w:tcPr>
          <w:p w:rsidR="008F4648" w:rsidRPr="0037415F" w:rsidRDefault="008F4648" w:rsidP="006602BD">
            <w:pPr>
              <w:rPr>
                <w:b/>
                <w:bCs/>
                <w:sz w:val="26"/>
              </w:rPr>
            </w:pPr>
          </w:p>
        </w:tc>
        <w:tc>
          <w:tcPr>
            <w:tcW w:w="3969" w:type="dxa"/>
            <w:gridSpan w:val="2"/>
            <w:vMerge/>
            <w:tcBorders>
              <w:bottom w:val="single" w:sz="12" w:space="0" w:color="auto"/>
            </w:tcBorders>
          </w:tcPr>
          <w:p w:rsidR="008F4648" w:rsidRPr="0037415F" w:rsidRDefault="008F4648" w:rsidP="006602BD">
            <w:pPr>
              <w:rPr>
                <w:b/>
                <w:bCs/>
                <w:sz w:val="26"/>
              </w:rPr>
            </w:pPr>
          </w:p>
        </w:tc>
        <w:tc>
          <w:tcPr>
            <w:tcW w:w="4537" w:type="dxa"/>
            <w:gridSpan w:val="3"/>
            <w:tcBorders>
              <w:bottom w:val="single" w:sz="12" w:space="0" w:color="auto"/>
            </w:tcBorders>
            <w:vAlign w:val="center"/>
          </w:tcPr>
          <w:p w:rsidR="008F4648" w:rsidRPr="00D4357A" w:rsidRDefault="008F4648" w:rsidP="006602BD">
            <w:pPr>
              <w:pStyle w:val="TSBHeaderRight14"/>
            </w:pPr>
            <w:r w:rsidRPr="00D4357A">
              <w:t>Original: English</w:t>
            </w:r>
          </w:p>
        </w:tc>
      </w:tr>
      <w:tr w:rsidR="008F4648" w:rsidRPr="0037415F" w:rsidTr="006602BD">
        <w:trPr>
          <w:cantSplit/>
          <w:jc w:val="center"/>
        </w:trPr>
        <w:tc>
          <w:tcPr>
            <w:tcW w:w="1418" w:type="dxa"/>
            <w:gridSpan w:val="2"/>
          </w:tcPr>
          <w:p w:rsidR="008F4648" w:rsidRPr="0037415F" w:rsidRDefault="008F4648" w:rsidP="006602BD">
            <w:pPr>
              <w:rPr>
                <w:b/>
                <w:bCs/>
              </w:rPr>
            </w:pPr>
            <w:r w:rsidRPr="0037415F">
              <w:rPr>
                <w:b/>
                <w:bCs/>
              </w:rPr>
              <w:t>Question(s):</w:t>
            </w:r>
          </w:p>
        </w:tc>
        <w:tc>
          <w:tcPr>
            <w:tcW w:w="3827" w:type="dxa"/>
            <w:gridSpan w:val="2"/>
          </w:tcPr>
          <w:p w:rsidR="008F4648" w:rsidRPr="00D4357A" w:rsidRDefault="008F4648" w:rsidP="006602BD">
            <w:pPr>
              <w:pStyle w:val="TSBHeaderQuestion"/>
            </w:pPr>
            <w:r w:rsidRPr="00D4357A">
              <w:rPr>
                <w:noProof/>
              </w:rPr>
              <w:t>5/16</w:t>
            </w:r>
          </w:p>
        </w:tc>
        <w:tc>
          <w:tcPr>
            <w:tcW w:w="4395" w:type="dxa"/>
            <w:gridSpan w:val="2"/>
          </w:tcPr>
          <w:p w:rsidR="008F4648" w:rsidRPr="00D4357A" w:rsidRDefault="008F4648" w:rsidP="006602BD">
            <w:pPr>
              <w:pStyle w:val="VenueDate"/>
            </w:pPr>
            <w:r w:rsidRPr="00D4357A">
              <w:t>Geneva, 10-21 July 2023</w:t>
            </w:r>
          </w:p>
        </w:tc>
      </w:tr>
      <w:tr w:rsidR="008F4648" w:rsidRPr="00A4045F" w:rsidTr="006602BD">
        <w:trPr>
          <w:cantSplit/>
          <w:jc w:val="center"/>
        </w:trPr>
        <w:tc>
          <w:tcPr>
            <w:tcW w:w="9640" w:type="dxa"/>
            <w:gridSpan w:val="6"/>
          </w:tcPr>
          <w:p w:rsidR="008F4648" w:rsidRPr="002534C9" w:rsidRDefault="008F4648" w:rsidP="006602BD">
            <w:pPr>
              <w:jc w:val="center"/>
              <w:rPr>
                <w:b/>
                <w:bCs/>
              </w:rPr>
            </w:pPr>
            <w:r w:rsidRPr="002534C9">
              <w:rPr>
                <w:b/>
                <w:bCs/>
              </w:rPr>
              <w:t>CONTRIBUTION</w:t>
            </w:r>
          </w:p>
        </w:tc>
      </w:tr>
      <w:tr w:rsidR="008F4648" w:rsidRPr="0037415F" w:rsidTr="006602BD">
        <w:trPr>
          <w:cantSplit/>
          <w:jc w:val="center"/>
        </w:trPr>
        <w:tc>
          <w:tcPr>
            <w:tcW w:w="1418" w:type="dxa"/>
            <w:gridSpan w:val="2"/>
          </w:tcPr>
          <w:p w:rsidR="008F4648" w:rsidRPr="0037415F" w:rsidRDefault="008F4648" w:rsidP="006602BD">
            <w:pPr>
              <w:rPr>
                <w:b/>
                <w:bCs/>
              </w:rPr>
            </w:pPr>
            <w:r>
              <w:rPr>
                <w:b/>
                <w:bCs/>
              </w:rPr>
              <w:t>Source:</w:t>
            </w:r>
          </w:p>
        </w:tc>
        <w:tc>
          <w:tcPr>
            <w:tcW w:w="8222" w:type="dxa"/>
            <w:gridSpan w:val="4"/>
          </w:tcPr>
          <w:p w:rsidR="008F4648" w:rsidRPr="00D4357A" w:rsidRDefault="008F4648" w:rsidP="006602BD">
            <w:pPr>
              <w:pStyle w:val="TSBHeaderSource"/>
            </w:pPr>
            <w:r w:rsidRPr="00D4357A">
              <w:t>Ministry of Communications, India</w:t>
            </w:r>
          </w:p>
        </w:tc>
      </w:tr>
      <w:tr w:rsidR="008F4648" w:rsidRPr="0037415F" w:rsidTr="006602BD">
        <w:trPr>
          <w:cantSplit/>
          <w:jc w:val="center"/>
        </w:trPr>
        <w:tc>
          <w:tcPr>
            <w:tcW w:w="1418" w:type="dxa"/>
            <w:gridSpan w:val="2"/>
          </w:tcPr>
          <w:p w:rsidR="008F4648" w:rsidRPr="0037415F" w:rsidRDefault="008F4648" w:rsidP="006602BD">
            <w:r w:rsidRPr="0037415F">
              <w:rPr>
                <w:b/>
                <w:bCs/>
              </w:rPr>
              <w:t>Title:</w:t>
            </w:r>
          </w:p>
        </w:tc>
        <w:tc>
          <w:tcPr>
            <w:tcW w:w="8222" w:type="dxa"/>
            <w:gridSpan w:val="4"/>
          </w:tcPr>
          <w:p w:rsidR="008F4648" w:rsidRPr="00FA2E6D" w:rsidRDefault="008F4648" w:rsidP="00B45F61">
            <w:pPr>
              <w:pStyle w:val="TSBHeaderTitle"/>
              <w:rPr>
                <w:highlight w:val="yellow"/>
              </w:rPr>
            </w:pPr>
            <w:r>
              <w:t xml:space="preserve">Proposed modifications to draft </w:t>
            </w:r>
            <w:r w:rsidR="00B45F61">
              <w:t xml:space="preserve">new recommendation ITU-T F.DBDA </w:t>
            </w:r>
            <w:r w:rsidRPr="00462405">
              <w:t>"Technical requirements and evaluation methods of AI-based driver behavio</w:t>
            </w:r>
            <w:r>
              <w:t>ur detection application"</w:t>
            </w:r>
          </w:p>
        </w:tc>
      </w:tr>
      <w:tr w:rsidR="008F4648" w:rsidRPr="0037415F" w:rsidTr="006602BD">
        <w:trPr>
          <w:cantSplit/>
          <w:jc w:val="center"/>
        </w:trPr>
        <w:tc>
          <w:tcPr>
            <w:tcW w:w="1418" w:type="dxa"/>
            <w:gridSpan w:val="2"/>
            <w:tcBorders>
              <w:top w:val="single" w:sz="6" w:space="0" w:color="auto"/>
              <w:bottom w:val="single" w:sz="6" w:space="0" w:color="auto"/>
            </w:tcBorders>
          </w:tcPr>
          <w:p w:rsidR="008F4648" w:rsidRPr="008F7104" w:rsidRDefault="008F4648" w:rsidP="006602BD">
            <w:pPr>
              <w:rPr>
                <w:b/>
                <w:bCs/>
              </w:rPr>
            </w:pPr>
            <w:r w:rsidRPr="008F7104">
              <w:rPr>
                <w:b/>
                <w:bCs/>
              </w:rPr>
              <w:t>Contact:</w:t>
            </w:r>
          </w:p>
        </w:tc>
        <w:tc>
          <w:tcPr>
            <w:tcW w:w="4111" w:type="dxa"/>
            <w:gridSpan w:val="3"/>
            <w:tcBorders>
              <w:top w:val="single" w:sz="6" w:space="0" w:color="auto"/>
              <w:bottom w:val="single" w:sz="6" w:space="0" w:color="auto"/>
            </w:tcBorders>
          </w:tcPr>
          <w:p w:rsidR="008F4648" w:rsidRPr="00D4357A" w:rsidRDefault="008F4648" w:rsidP="006602BD">
            <w:r w:rsidRPr="00D4357A">
              <w:t>Rajmohan Meena</w:t>
            </w:r>
            <w:r w:rsidRPr="00D4357A">
              <w:br/>
              <w:t>Department of Telecommunications, Ministry of Communications,</w:t>
            </w:r>
            <w:r w:rsidRPr="00D4357A">
              <w:br/>
              <w:t>India</w:t>
            </w:r>
          </w:p>
        </w:tc>
        <w:tc>
          <w:tcPr>
            <w:tcW w:w="4111" w:type="dxa"/>
            <w:tcBorders>
              <w:top w:val="single" w:sz="6" w:space="0" w:color="auto"/>
              <w:bottom w:val="single" w:sz="6" w:space="0" w:color="auto"/>
            </w:tcBorders>
          </w:tcPr>
          <w:p w:rsidR="008F4648" w:rsidRPr="00D4357A" w:rsidRDefault="008F4648" w:rsidP="006602BD">
            <w:pPr>
              <w:tabs>
                <w:tab w:val="left" w:pos="794"/>
              </w:tabs>
            </w:pPr>
            <w:r w:rsidRPr="00D4357A">
              <w:t>Tel:</w:t>
            </w:r>
            <w:r w:rsidRPr="00D4357A">
              <w:tab/>
              <w:t>+91 9013135530</w:t>
            </w:r>
            <w:r w:rsidRPr="00D4357A">
              <w:br/>
              <w:t>E-mail:</w:t>
            </w:r>
            <w:r w:rsidRPr="00D4357A">
              <w:tab/>
              <w:t>adgn3.tec@gov.in</w:t>
            </w:r>
          </w:p>
        </w:tc>
      </w:tr>
      <w:tr w:rsidR="008F4648" w:rsidRPr="0037415F" w:rsidTr="006602BD">
        <w:trPr>
          <w:cantSplit/>
          <w:jc w:val="center"/>
        </w:trPr>
        <w:tc>
          <w:tcPr>
            <w:tcW w:w="1418" w:type="dxa"/>
            <w:gridSpan w:val="2"/>
          </w:tcPr>
          <w:p w:rsidR="008F4648" w:rsidRDefault="008F4648" w:rsidP="006602BD">
            <w:pPr>
              <w:rPr>
                <w:b/>
                <w:bCs/>
              </w:rPr>
            </w:pPr>
          </w:p>
          <w:p w:rsidR="008F4648" w:rsidRPr="008F7104" w:rsidRDefault="008F4648" w:rsidP="006602BD">
            <w:pPr>
              <w:rPr>
                <w:b/>
                <w:bCs/>
              </w:rPr>
            </w:pPr>
            <w:r w:rsidRPr="008F7104">
              <w:rPr>
                <w:b/>
                <w:bCs/>
              </w:rPr>
              <w:t>Abstract:</w:t>
            </w:r>
          </w:p>
        </w:tc>
        <w:tc>
          <w:tcPr>
            <w:tcW w:w="8222" w:type="dxa"/>
            <w:gridSpan w:val="4"/>
          </w:tcPr>
          <w:p w:rsidR="008F4648" w:rsidRDefault="008F4648" w:rsidP="006602BD">
            <w:pPr>
              <w:pStyle w:val="TSBHeaderSummary"/>
            </w:pPr>
          </w:p>
          <w:p w:rsidR="008F4648" w:rsidRPr="00165942" w:rsidRDefault="008F4648" w:rsidP="00B45F61">
            <w:pPr>
              <w:pStyle w:val="TSBHeaderSummary"/>
              <w:rPr>
                <w:highlight w:val="yellow"/>
              </w:rPr>
            </w:pPr>
            <w:bookmarkStart w:id="0" w:name="_GoBack"/>
            <w:r w:rsidRPr="00D4357A">
              <w:t xml:space="preserve">This contribution </w:t>
            </w:r>
            <w:r w:rsidR="004E70D6">
              <w:t xml:space="preserve">attempts to provide an updated draft text for </w:t>
            </w:r>
            <w:r w:rsidR="00B45F61">
              <w:t xml:space="preserve">draft new recommendation </w:t>
            </w:r>
            <w:bookmarkEnd w:id="0"/>
            <w:r w:rsidR="00B45F61">
              <w:t>ITU-T</w:t>
            </w:r>
            <w:r w:rsidRPr="00D4357A">
              <w:t xml:space="preserve"> </w:t>
            </w:r>
            <w:r w:rsidRPr="00462405">
              <w:t>F.DBDA "Technical requirements and evaluation methods of AI-based driver behavio</w:t>
            </w:r>
            <w:r>
              <w:t>ur detection application</w:t>
            </w:r>
            <w:r w:rsidR="004E70D6">
              <w:t>” as</w:t>
            </w:r>
            <w:r>
              <w:t xml:space="preserve"> </w:t>
            </w:r>
            <w:r w:rsidR="004E70D6">
              <w:t xml:space="preserve">placed </w:t>
            </w:r>
            <w:r>
              <w:t>at Annexure-I</w:t>
            </w:r>
            <w:r w:rsidR="004E70D6">
              <w:t>.</w:t>
            </w:r>
          </w:p>
        </w:tc>
      </w:tr>
    </w:tbl>
    <w:p w:rsidR="00053407" w:rsidRDefault="00053407"/>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p w:rsidR="008F4648" w:rsidRDefault="008F4648" w:rsidP="008F4648">
      <w:pPr>
        <w:pStyle w:val="RecNo"/>
        <w:jc w:val="right"/>
      </w:pPr>
      <w:r>
        <w:lastRenderedPageBreak/>
        <w:t>Annexure-I</w:t>
      </w:r>
    </w:p>
    <w:p w:rsidR="008F4648" w:rsidRPr="00852B00" w:rsidRDefault="008F4648" w:rsidP="008F4648">
      <w:pPr>
        <w:pStyle w:val="RecNo"/>
      </w:pPr>
      <w:r w:rsidRPr="009D2C41">
        <w:t xml:space="preserve">Draft New Recommendation ITU-T </w:t>
      </w:r>
      <w:r>
        <w:t>F.DBDA</w:t>
      </w:r>
    </w:p>
    <w:p w:rsidR="008F4648" w:rsidRPr="003B4DC5" w:rsidRDefault="008F4648" w:rsidP="008F4648">
      <w:pPr>
        <w:pStyle w:val="Rectitle"/>
      </w:pPr>
      <w:r w:rsidRPr="003B4DC5">
        <w:t xml:space="preserve">Technical </w:t>
      </w:r>
      <w:r>
        <w:t>r</w:t>
      </w:r>
      <w:r w:rsidRPr="003B4DC5">
        <w:t xml:space="preserve">equirements and </w:t>
      </w:r>
      <w:r>
        <w:t>e</w:t>
      </w:r>
      <w:r w:rsidRPr="003B4DC5">
        <w:t xml:space="preserve">valuation </w:t>
      </w:r>
      <w:r>
        <w:t>m</w:t>
      </w:r>
      <w:r w:rsidRPr="003B4DC5">
        <w:t xml:space="preserve">ethods of </w:t>
      </w:r>
      <w:r w:rsidRPr="008E03C0">
        <w:t xml:space="preserve">AI-based </w:t>
      </w:r>
      <w:r>
        <w:t>d</w:t>
      </w:r>
      <w:r w:rsidRPr="003B4DC5">
        <w:t xml:space="preserve">river </w:t>
      </w:r>
      <w:r>
        <w:t>b</w:t>
      </w:r>
      <w:r w:rsidRPr="003B4DC5">
        <w:t xml:space="preserve">ehaviour </w:t>
      </w:r>
      <w:r>
        <w:t>d</w:t>
      </w:r>
      <w:r w:rsidRPr="003B4DC5">
        <w:t xml:space="preserve">etection </w:t>
      </w:r>
      <w:r>
        <w:t>a</w:t>
      </w:r>
      <w:r w:rsidRPr="003B4DC5">
        <w:t>pplication</w:t>
      </w:r>
    </w:p>
    <w:p w:rsidR="008F4648" w:rsidRPr="003B4DC5" w:rsidRDefault="008F4648" w:rsidP="008F4648">
      <w:pPr>
        <w:pStyle w:val="Headingb"/>
      </w:pPr>
      <w:r w:rsidRPr="003B4DC5">
        <w:t>Summary</w:t>
      </w:r>
    </w:p>
    <w:p w:rsidR="008F4648" w:rsidRDefault="008F4648" w:rsidP="008F4648">
      <w:r w:rsidRPr="003B4DC5">
        <w:t xml:space="preserve">This recommendation provides technical requirements and evaluation methods for </w:t>
      </w:r>
      <w:r>
        <w:t xml:space="preserve">AI-based </w:t>
      </w:r>
      <w:r w:rsidRPr="003B4DC5">
        <w:t xml:space="preserve">driver </w:t>
      </w:r>
      <w:r w:rsidRPr="003B4DC5">
        <w:rPr>
          <w:lang w:eastAsia="zh-CN"/>
        </w:rPr>
        <w:t>b</w:t>
      </w:r>
      <w:r w:rsidRPr="003B4DC5">
        <w:rPr>
          <w:rFonts w:hint="eastAsia"/>
          <w:lang w:eastAsia="zh-CN"/>
        </w:rPr>
        <w:t>ehaviour</w:t>
      </w:r>
      <w:r w:rsidRPr="003B4DC5">
        <w:t xml:space="preserve"> detection</w:t>
      </w:r>
      <w:r w:rsidRPr="008E03C0">
        <w:t xml:space="preserve"> application</w:t>
      </w:r>
      <w:r w:rsidRPr="003B4DC5">
        <w:t>. It is submitted for discussion and approval at Q5/16 meeting.</w:t>
      </w:r>
    </w:p>
    <w:p w:rsidR="008F4648" w:rsidRPr="00EC2A42" w:rsidRDefault="008F4648" w:rsidP="008F4648">
      <w:pPr>
        <w:pStyle w:val="Headingb"/>
      </w:pPr>
      <w:r w:rsidRPr="00EC2A42">
        <w:t>Keywords</w:t>
      </w:r>
    </w:p>
    <w:p w:rsidR="008F4648" w:rsidRPr="0005251C" w:rsidRDefault="008F4648" w:rsidP="008F4648">
      <w:pPr>
        <w:rPr>
          <w:lang w:val="en-US" w:eastAsia="zh-CN"/>
        </w:rPr>
      </w:pPr>
      <w:r w:rsidRPr="0005251C">
        <w:t xml:space="preserve">Artificial intelligence; </w:t>
      </w:r>
      <w:r w:rsidRPr="0005251C">
        <w:rPr>
          <w:rFonts w:hint="eastAsia"/>
          <w:lang w:eastAsia="zh-CN"/>
        </w:rPr>
        <w:t>Driver</w:t>
      </w:r>
      <w:r w:rsidRPr="0005251C">
        <w:t xml:space="preserve"> </w:t>
      </w:r>
      <w:r w:rsidRPr="0005251C">
        <w:rPr>
          <w:lang w:eastAsia="zh-CN"/>
        </w:rPr>
        <w:t>Behaviour Detection</w:t>
      </w:r>
      <w:r w:rsidRPr="0005251C">
        <w:t>; Machine learning</w:t>
      </w:r>
      <w:r w:rsidRPr="0005251C">
        <w:rPr>
          <w:lang w:val="en-US" w:eastAsia="zh-CN"/>
        </w:rPr>
        <w:t xml:space="preserve">; </w:t>
      </w:r>
      <w:r w:rsidRPr="0005251C">
        <w:t>Deep learning</w:t>
      </w:r>
    </w:p>
    <w:p w:rsidR="008F4648" w:rsidRPr="00EC2A42" w:rsidRDefault="008F4648" w:rsidP="008F4648">
      <w:pPr>
        <w:pStyle w:val="Headingb"/>
      </w:pPr>
      <w:r w:rsidRPr="00EC2A42">
        <w:t>Introduction</w:t>
      </w:r>
    </w:p>
    <w:p w:rsidR="00AF3731" w:rsidRDefault="008F4648" w:rsidP="008F4648">
      <w:pPr>
        <w:rPr>
          <w:ins w:id="1" w:author="tec" w:date="2023-04-28T16:20:00Z"/>
          <w:lang w:eastAsia="zh-CN"/>
        </w:rPr>
      </w:pPr>
      <w:r w:rsidRPr="003B4DC5">
        <w:rPr>
          <w:rFonts w:hint="eastAsia"/>
          <w:lang w:eastAsia="zh-CN"/>
        </w:rPr>
        <w:t>D</w:t>
      </w:r>
      <w:r w:rsidRPr="003B4DC5">
        <w:t xml:space="preserve">river behaviour </w:t>
      </w:r>
      <w:ins w:id="2" w:author="tec" w:date="2023-04-28T16:17:00Z">
        <w:r w:rsidR="00AF3731">
          <w:t xml:space="preserve">and driving style </w:t>
        </w:r>
      </w:ins>
      <w:r w:rsidRPr="003B4DC5">
        <w:t xml:space="preserve">detection </w:t>
      </w:r>
      <w:r w:rsidRPr="003B4DC5">
        <w:rPr>
          <w:rFonts w:hint="eastAsia"/>
          <w:lang w:eastAsia="zh-CN"/>
        </w:rPr>
        <w:t>is</w:t>
      </w:r>
      <w:r w:rsidRPr="003B4DC5">
        <w:t xml:space="preserve"> </w:t>
      </w:r>
      <w:r w:rsidRPr="003B4DC5">
        <w:rPr>
          <w:rFonts w:hint="eastAsia"/>
          <w:lang w:eastAsia="zh-CN"/>
        </w:rPr>
        <w:t>one</w:t>
      </w:r>
      <w:r w:rsidRPr="003B4DC5">
        <w:t xml:space="preserve"> </w:t>
      </w:r>
      <w:r w:rsidRPr="003B4DC5">
        <w:rPr>
          <w:rFonts w:hint="eastAsia"/>
          <w:lang w:eastAsia="zh-CN"/>
        </w:rPr>
        <w:t>of</w:t>
      </w:r>
      <w:r w:rsidRPr="003B4DC5">
        <w:t xml:space="preserve"> </w:t>
      </w:r>
      <w:r w:rsidRPr="003B4DC5">
        <w:rPr>
          <w:rFonts w:hint="eastAsia"/>
          <w:lang w:eastAsia="zh-CN"/>
        </w:rPr>
        <w:t>t</w:t>
      </w:r>
      <w:r w:rsidRPr="003B4DC5">
        <w:rPr>
          <w:lang w:eastAsia="zh-CN"/>
        </w:rPr>
        <w:t xml:space="preserve">he most important parts of vehicle driving safety assistant system. </w:t>
      </w:r>
      <w:ins w:id="3" w:author="tec" w:date="2023-04-28T16:17:00Z">
        <w:r w:rsidR="00AF3731">
          <w:rPr>
            <w:lang w:eastAsia="zh-CN"/>
          </w:rPr>
          <w:t xml:space="preserve">It includes </w:t>
        </w:r>
        <w:r w:rsidR="00AF3731">
          <w:t>understand, detect, identify, predict driving styles and behaviours and corrective decisions/ measures</w:t>
        </w:r>
      </w:ins>
      <w:ins w:id="4" w:author="tec" w:date="2023-04-28T16:18:00Z">
        <w:r w:rsidR="00AF3731">
          <w:rPr>
            <w:lang w:eastAsia="zh-CN"/>
          </w:rPr>
          <w:t xml:space="preserve">. </w:t>
        </w:r>
      </w:ins>
      <w:r w:rsidRPr="003B4DC5">
        <w:rPr>
          <w:lang w:eastAsia="zh-CN"/>
        </w:rPr>
        <w:t xml:space="preserve">It helps effectively prevent </w:t>
      </w:r>
      <w:ins w:id="5" w:author="tec" w:date="2023-04-28T16:18:00Z">
        <w:r w:rsidR="00AF3731">
          <w:rPr>
            <w:lang w:eastAsia="zh-CN"/>
          </w:rPr>
          <w:t>overall</w:t>
        </w:r>
        <w:r w:rsidR="00AF3731" w:rsidRPr="003B4DC5">
          <w:rPr>
            <w:lang w:eastAsia="zh-CN"/>
          </w:rPr>
          <w:t xml:space="preserve"> </w:t>
        </w:r>
      </w:ins>
      <w:r w:rsidRPr="003B4DC5">
        <w:rPr>
          <w:lang w:eastAsia="zh-CN"/>
        </w:rPr>
        <w:t>safety risks caused by human beings and reduce the occurrence of serious accidents</w:t>
      </w:r>
      <w:ins w:id="6" w:author="tec" w:date="2023-04-28T16:18:00Z">
        <w:r w:rsidR="00AF3731">
          <w:rPr>
            <w:lang w:eastAsia="zh-CN"/>
          </w:rPr>
          <w:t xml:space="preserve"> significantly</w:t>
        </w:r>
      </w:ins>
      <w:r w:rsidRPr="003B4DC5">
        <w:rPr>
          <w:lang w:eastAsia="zh-CN"/>
        </w:rPr>
        <w:t xml:space="preserve">. </w:t>
      </w:r>
      <w:r w:rsidRPr="008E03C0">
        <w:rPr>
          <w:lang w:eastAsia="zh-CN"/>
        </w:rPr>
        <w:t>However, how to realize</w:t>
      </w:r>
      <w:r>
        <w:rPr>
          <w:lang w:eastAsia="zh-CN"/>
        </w:rPr>
        <w:t xml:space="preserve"> a</w:t>
      </w:r>
      <w:r w:rsidRPr="008E03C0">
        <w:rPr>
          <w:lang w:eastAsia="zh-CN"/>
        </w:rPr>
        <w:t xml:space="preserve"> mature d</w:t>
      </w:r>
      <w:r w:rsidRPr="008E03C0">
        <w:t xml:space="preserve">river behaviour detection application </w:t>
      </w:r>
      <w:r w:rsidRPr="008E03C0">
        <w:rPr>
          <w:lang w:eastAsia="zh-CN"/>
        </w:rPr>
        <w:t>has drawn public attention.</w:t>
      </w:r>
      <w:r>
        <w:rPr>
          <w:lang w:eastAsia="zh-CN"/>
        </w:rPr>
        <w:t xml:space="preserve"> </w:t>
      </w:r>
    </w:p>
    <w:p w:rsidR="00AF3731" w:rsidRDefault="00AF3731" w:rsidP="00AF3731">
      <w:pPr>
        <w:rPr>
          <w:ins w:id="7" w:author="tec" w:date="2023-04-28T16:20:00Z"/>
          <w:lang w:eastAsia="zh-CN"/>
        </w:rPr>
      </w:pPr>
      <w:ins w:id="8" w:author="tec" w:date="2023-04-28T16:20:00Z">
        <w:r>
          <w:rPr>
            <w:lang w:eastAsia="zh-CN"/>
          </w:rPr>
          <w:t>The connections between the driver, the car, and the environment needs to be investigated to fully understand driver behaviour. Therefore, three contexts have to be considered: Driver context such as driver pose, status, facial expression, and distraction; Car context like speed, acceleration, and orientation; Environmental context like traffic conditions and weather conditions etc.</w:t>
        </w:r>
      </w:ins>
    </w:p>
    <w:p w:rsidR="008F4648" w:rsidRPr="003B4DC5" w:rsidRDefault="008F4648" w:rsidP="008F4648">
      <w:pPr>
        <w:rPr>
          <w:lang w:eastAsia="zh-CN"/>
        </w:rPr>
      </w:pPr>
      <w:r w:rsidRPr="003B4DC5">
        <w:rPr>
          <w:lang w:eastAsia="zh-CN"/>
        </w:rPr>
        <w:t xml:space="preserve">This proposal aims to provide general </w:t>
      </w:r>
      <w:r w:rsidRPr="008E03C0">
        <w:rPr>
          <w:lang w:eastAsia="zh-CN"/>
        </w:rPr>
        <w:t>framework</w:t>
      </w:r>
      <w:r>
        <w:rPr>
          <w:lang w:eastAsia="zh-CN"/>
        </w:rPr>
        <w:t xml:space="preserve">, requirements and evaluation methods </w:t>
      </w:r>
      <w:r w:rsidRPr="008E03C0">
        <w:rPr>
          <w:lang w:eastAsia="zh-CN"/>
        </w:rPr>
        <w:t>for d</w:t>
      </w:r>
      <w:r w:rsidRPr="008E03C0">
        <w:t>river behaviour detection application</w:t>
      </w:r>
      <w:r>
        <w:t>s</w:t>
      </w:r>
      <w:r w:rsidRPr="008E03C0">
        <w:rPr>
          <w:lang w:eastAsia="zh-CN"/>
        </w:rPr>
        <w:t xml:space="preserve"> </w:t>
      </w:r>
      <w:ins w:id="9" w:author="tec" w:date="2023-04-28T16:20:00Z">
        <w:r w:rsidR="00AF3731">
          <w:rPr>
            <w:lang w:eastAsia="zh-CN"/>
          </w:rPr>
          <w:t xml:space="preserve">using AI/ ML, embedded sensors etc. </w:t>
        </w:r>
      </w:ins>
      <w:r w:rsidRPr="003B4DC5">
        <w:rPr>
          <w:lang w:eastAsia="zh-CN"/>
        </w:rPr>
        <w:t xml:space="preserve">and to help </w:t>
      </w:r>
      <w:proofErr w:type="gramStart"/>
      <w:r w:rsidRPr="003B4DC5">
        <w:rPr>
          <w:lang w:eastAsia="zh-CN"/>
        </w:rPr>
        <w:t xml:space="preserve">companies </w:t>
      </w:r>
      <w:r w:rsidRPr="008E03C0">
        <w:rPr>
          <w:lang w:eastAsia="zh-CN"/>
        </w:rPr>
        <w:t xml:space="preserve"> and</w:t>
      </w:r>
      <w:proofErr w:type="gramEnd"/>
      <w:r w:rsidRPr="008E03C0">
        <w:rPr>
          <w:lang w:eastAsia="zh-CN"/>
        </w:rPr>
        <w:t xml:space="preserve"> industries boost the development of d</w:t>
      </w:r>
      <w:r w:rsidRPr="008E03C0">
        <w:t>river behaviour detection multimedia application.</w:t>
      </w:r>
    </w:p>
    <w:p w:rsidR="008F4648" w:rsidRDefault="008F4648" w:rsidP="008F4648">
      <w:pPr>
        <w:pStyle w:val="Heading1"/>
        <w:rPr>
          <w:lang w:eastAsia="zh-CN"/>
        </w:rPr>
      </w:pPr>
      <w:bookmarkStart w:id="10" w:name="_Toc117590386"/>
      <w:bookmarkStart w:id="11" w:name="_Toc117596309"/>
      <w:r w:rsidRPr="00EC2A42">
        <w:rPr>
          <w:lang w:eastAsia="zh-CN"/>
        </w:rPr>
        <w:t>1</w:t>
      </w:r>
      <w:r w:rsidRPr="00EC2A42">
        <w:rPr>
          <w:lang w:eastAsia="zh-CN"/>
        </w:rPr>
        <w:tab/>
      </w:r>
      <w:r w:rsidRPr="007A4A86">
        <w:rPr>
          <w:lang w:eastAsia="zh-CN"/>
        </w:rPr>
        <w:t>Scope</w:t>
      </w:r>
      <w:bookmarkEnd w:id="10"/>
      <w:bookmarkEnd w:id="11"/>
    </w:p>
    <w:p w:rsidR="008F4648" w:rsidRDefault="008F4648" w:rsidP="008F4648">
      <w:pPr>
        <w:rPr>
          <w:lang w:eastAsia="zh-CN"/>
        </w:rPr>
      </w:pPr>
      <w:r w:rsidRPr="000E3C25">
        <w:rPr>
          <w:lang w:eastAsia="zh-CN"/>
        </w:rPr>
        <w:t>Th</w:t>
      </w:r>
      <w:r>
        <w:rPr>
          <w:lang w:eastAsia="zh-CN"/>
        </w:rPr>
        <w:t>e</w:t>
      </w:r>
      <w:r w:rsidRPr="000E3C25">
        <w:rPr>
          <w:lang w:eastAsia="zh-CN"/>
        </w:rPr>
        <w:t xml:space="preserve"> </w:t>
      </w:r>
      <w:r>
        <w:rPr>
          <w:rFonts w:hint="eastAsia"/>
          <w:lang w:eastAsia="zh-CN"/>
        </w:rPr>
        <w:t>proposal</w:t>
      </w:r>
      <w:r>
        <w:rPr>
          <w:lang w:eastAsia="zh-CN"/>
        </w:rPr>
        <w:t xml:space="preserve"> </w:t>
      </w:r>
      <w:r w:rsidRPr="000E3C25">
        <w:rPr>
          <w:lang w:eastAsia="zh-CN"/>
        </w:rPr>
        <w:t xml:space="preserve">focuses on the </w:t>
      </w:r>
      <w:r w:rsidRPr="003B4DC5">
        <w:t>technical requirements and evaluation methods</w:t>
      </w:r>
      <w:r>
        <w:rPr>
          <w:lang w:eastAsia="zh-CN"/>
        </w:rPr>
        <w:t xml:space="preserve"> of AI-based driver behaviour detection application</w:t>
      </w:r>
      <w:r>
        <w:rPr>
          <w:rFonts w:hint="eastAsia"/>
          <w:lang w:eastAsia="zh-CN"/>
        </w:rPr>
        <w:t>,</w:t>
      </w:r>
      <w:r>
        <w:rPr>
          <w:lang w:eastAsia="zh-CN"/>
        </w:rPr>
        <w:t xml:space="preserve"> including:</w:t>
      </w:r>
    </w:p>
    <w:p w:rsidR="008F4648" w:rsidRPr="00224722" w:rsidRDefault="008F4648" w:rsidP="008F4648">
      <w:pPr>
        <w:numPr>
          <w:ilvl w:val="0"/>
          <w:numId w:val="1"/>
        </w:numPr>
        <w:overflowPunct w:val="0"/>
        <w:autoSpaceDE w:val="0"/>
        <w:autoSpaceDN w:val="0"/>
        <w:adjustRightInd w:val="0"/>
        <w:ind w:left="567" w:hanging="567"/>
        <w:textAlignment w:val="baseline"/>
      </w:pPr>
      <w:r w:rsidRPr="00224722">
        <w:t>Framework for driver behaviour detection application based on AI multimedia application</w:t>
      </w:r>
    </w:p>
    <w:p w:rsidR="008F4648" w:rsidRPr="00224722" w:rsidRDefault="008F4648" w:rsidP="008F4648">
      <w:pPr>
        <w:numPr>
          <w:ilvl w:val="0"/>
          <w:numId w:val="1"/>
        </w:numPr>
        <w:overflowPunct w:val="0"/>
        <w:autoSpaceDE w:val="0"/>
        <w:autoSpaceDN w:val="0"/>
        <w:adjustRightInd w:val="0"/>
        <w:ind w:left="567" w:hanging="567"/>
        <w:textAlignment w:val="baseline"/>
      </w:pPr>
      <w:r w:rsidRPr="00224722">
        <w:rPr>
          <w:rFonts w:hint="eastAsia"/>
        </w:rPr>
        <w:t>F</w:t>
      </w:r>
      <w:r w:rsidRPr="00224722">
        <w:t>unctions required in each module</w:t>
      </w:r>
    </w:p>
    <w:p w:rsidR="008F4648" w:rsidRPr="00224722" w:rsidRDefault="008F4648" w:rsidP="008F4648">
      <w:pPr>
        <w:numPr>
          <w:ilvl w:val="0"/>
          <w:numId w:val="1"/>
        </w:numPr>
        <w:overflowPunct w:val="0"/>
        <w:autoSpaceDE w:val="0"/>
        <w:autoSpaceDN w:val="0"/>
        <w:adjustRightInd w:val="0"/>
        <w:ind w:left="567" w:hanging="567"/>
        <w:textAlignment w:val="baseline"/>
      </w:pPr>
      <w:r w:rsidRPr="00224722">
        <w:rPr>
          <w:rFonts w:hint="eastAsia"/>
        </w:rPr>
        <w:t>R</w:t>
      </w:r>
      <w:r w:rsidRPr="00224722">
        <w:t>equirements and evaluation methods for AI-based driver behaviour detection application</w:t>
      </w:r>
    </w:p>
    <w:p w:rsidR="008F4648" w:rsidRPr="00EC2A42" w:rsidRDefault="008F4648" w:rsidP="008F4648">
      <w:pPr>
        <w:pStyle w:val="Heading1"/>
      </w:pPr>
      <w:bookmarkStart w:id="12" w:name="_Toc117590387"/>
      <w:bookmarkStart w:id="13" w:name="_Toc117596310"/>
      <w:r w:rsidRPr="00EC2A42">
        <w:t>2</w:t>
      </w:r>
      <w:r w:rsidRPr="00EC2A42">
        <w:tab/>
        <w:t>References</w:t>
      </w:r>
      <w:bookmarkEnd w:id="12"/>
      <w:bookmarkEnd w:id="13"/>
    </w:p>
    <w:p w:rsidR="008F4648" w:rsidRPr="00EC2A42" w:rsidRDefault="008F4648" w:rsidP="008F4648">
      <w:r w:rsidRPr="00EC2A42">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w:t>
      </w:r>
      <w:r w:rsidRPr="00EC2A42">
        <w:lastRenderedPageBreak/>
        <w:t>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8F4648" w:rsidRPr="008606C6" w:rsidRDefault="008F4648" w:rsidP="008F4648">
      <w:pPr>
        <w:pStyle w:val="Reftext"/>
        <w:rPr>
          <w:lang w:val="fr-CH"/>
        </w:rPr>
      </w:pPr>
      <w:r w:rsidRPr="008606C6">
        <w:rPr>
          <w:lang w:val="fr-CH"/>
        </w:rPr>
        <w:t xml:space="preserve">[ITU-T </w:t>
      </w:r>
      <w:proofErr w:type="spellStart"/>
      <w:r w:rsidRPr="008606C6">
        <w:rPr>
          <w:lang w:val="fr-CH"/>
        </w:rPr>
        <w:t>X.yyy</w:t>
      </w:r>
      <w:proofErr w:type="spellEnd"/>
      <w:r w:rsidRPr="008606C6">
        <w:rPr>
          <w:lang w:val="fr-CH"/>
        </w:rPr>
        <w:t>]</w:t>
      </w:r>
      <w:r w:rsidRPr="008606C6">
        <w:rPr>
          <w:lang w:val="fr-CH"/>
        </w:rPr>
        <w:tab/>
      </w:r>
      <w:proofErr w:type="spellStart"/>
      <w:r w:rsidRPr="008606C6">
        <w:rPr>
          <w:lang w:val="fr-CH"/>
        </w:rPr>
        <w:t>Recommendation</w:t>
      </w:r>
      <w:proofErr w:type="spellEnd"/>
      <w:r w:rsidRPr="008606C6">
        <w:rPr>
          <w:lang w:val="fr-CH"/>
        </w:rPr>
        <w:t xml:space="preserve"> ITU-T </w:t>
      </w:r>
      <w:proofErr w:type="spellStart"/>
      <w:r w:rsidRPr="008606C6">
        <w:rPr>
          <w:lang w:val="fr-CH"/>
        </w:rPr>
        <w:t>X.yyy</w:t>
      </w:r>
      <w:proofErr w:type="spellEnd"/>
      <w:r w:rsidRPr="008606C6">
        <w:rPr>
          <w:lang w:val="fr-CH"/>
        </w:rPr>
        <w:t xml:space="preserve"> (date), </w:t>
      </w:r>
      <w:proofErr w:type="spellStart"/>
      <w:r w:rsidRPr="008606C6">
        <w:rPr>
          <w:i/>
          <w:iCs/>
          <w:lang w:val="fr-CH"/>
        </w:rPr>
        <w:t>Title</w:t>
      </w:r>
      <w:proofErr w:type="spellEnd"/>
      <w:r w:rsidRPr="008606C6">
        <w:rPr>
          <w:lang w:val="fr-CH"/>
        </w:rPr>
        <w:t>.</w:t>
      </w:r>
    </w:p>
    <w:p w:rsidR="008F4648" w:rsidRPr="008606C6" w:rsidRDefault="008F4648" w:rsidP="008F4648">
      <w:r w:rsidRPr="008606C6">
        <w:t>&lt;TBD&gt;</w:t>
      </w:r>
    </w:p>
    <w:p w:rsidR="008F4648" w:rsidRPr="00EC2A42" w:rsidRDefault="008F4648" w:rsidP="008F4648">
      <w:pPr>
        <w:pStyle w:val="Heading1"/>
      </w:pPr>
      <w:bookmarkStart w:id="14" w:name="_Toc117590388"/>
      <w:bookmarkStart w:id="15" w:name="_Toc117596311"/>
      <w:r w:rsidRPr="00EC2A42">
        <w:t>3</w:t>
      </w:r>
      <w:r w:rsidRPr="00EC2A42">
        <w:tab/>
      </w:r>
      <w:r w:rsidRPr="00CC03D1">
        <w:t>Definitions</w:t>
      </w:r>
      <w:bookmarkEnd w:id="14"/>
      <w:bookmarkEnd w:id="15"/>
    </w:p>
    <w:p w:rsidR="008F4648" w:rsidRPr="00EC2A42" w:rsidRDefault="008F4648" w:rsidP="008F4648">
      <w:pPr>
        <w:pStyle w:val="Heading2"/>
      </w:pPr>
      <w:bookmarkStart w:id="16" w:name="_Toc117590389"/>
      <w:bookmarkStart w:id="17" w:name="_Toc117596312"/>
      <w:r w:rsidRPr="00EC2A42">
        <w:t>3.1</w:t>
      </w:r>
      <w:r w:rsidRPr="00EC2A42">
        <w:tab/>
      </w:r>
      <w:r w:rsidRPr="001E50FB">
        <w:t>Terms defined elsewhere</w:t>
      </w:r>
      <w:bookmarkEnd w:id="16"/>
      <w:bookmarkEnd w:id="17"/>
    </w:p>
    <w:p w:rsidR="008F4648" w:rsidRPr="00EC2A42" w:rsidRDefault="008F4648" w:rsidP="008F4648">
      <w:r w:rsidRPr="00EC2A42">
        <w:t>This Recommendation uses the following terms defined elsewhere:</w:t>
      </w:r>
    </w:p>
    <w:p w:rsidR="008F4648" w:rsidRPr="006E3981" w:rsidRDefault="008F4648" w:rsidP="008F4648">
      <w:pPr>
        <w:tabs>
          <w:tab w:val="left" w:pos="851"/>
        </w:tabs>
      </w:pPr>
      <w:r w:rsidRPr="006E3981">
        <w:rPr>
          <w:b/>
          <w:bCs/>
        </w:rPr>
        <w:t>3.1.1</w:t>
      </w:r>
      <w:r w:rsidRPr="006E3981">
        <w:rPr>
          <w:b/>
          <w:bCs/>
        </w:rPr>
        <w:tab/>
      </w:r>
      <w:proofErr w:type="gramStart"/>
      <w:r>
        <w:rPr>
          <w:b/>
          <w:bCs/>
        </w:rPr>
        <w:t>machine</w:t>
      </w:r>
      <w:proofErr w:type="gramEnd"/>
      <w:r>
        <w:rPr>
          <w:b/>
          <w:bCs/>
        </w:rPr>
        <w:t xml:space="preserve"> learning</w:t>
      </w:r>
      <w:r w:rsidRPr="006E3981">
        <w:t xml:space="preserve"> [</w:t>
      </w:r>
      <w:r>
        <w:t>ITU-T Y.3172</w:t>
      </w:r>
      <w:r w:rsidRPr="006E3981">
        <w:t xml:space="preserve">]: </w:t>
      </w:r>
      <w:r w:rsidRPr="00971918">
        <w:t>Processes that enable computational systems to understand data and gain knowledge from it without necessarily being explicitly programmed</w:t>
      </w:r>
      <w:r>
        <w:t>.</w:t>
      </w:r>
    </w:p>
    <w:p w:rsidR="008F4648" w:rsidRDefault="008F4648" w:rsidP="008F4648">
      <w:pPr>
        <w:tabs>
          <w:tab w:val="left" w:pos="851"/>
        </w:tabs>
      </w:pPr>
      <w:r w:rsidRPr="006E3981">
        <w:rPr>
          <w:b/>
          <w:bCs/>
        </w:rPr>
        <w:t>3.1.2</w:t>
      </w:r>
      <w:r w:rsidRPr="006E3981">
        <w:rPr>
          <w:b/>
          <w:bCs/>
        </w:rPr>
        <w:tab/>
      </w:r>
      <w:proofErr w:type="gramStart"/>
      <w:r>
        <w:rPr>
          <w:b/>
          <w:bCs/>
        </w:rPr>
        <w:t>deep</w:t>
      </w:r>
      <w:proofErr w:type="gramEnd"/>
      <w:r>
        <w:rPr>
          <w:b/>
          <w:bCs/>
        </w:rPr>
        <w:t xml:space="preserve"> learning</w:t>
      </w:r>
      <w:r w:rsidRPr="006E3981">
        <w:t xml:space="preserve"> [</w:t>
      </w:r>
      <w:r>
        <w:t>ITU-T F.748.12</w:t>
      </w:r>
      <w:r w:rsidRPr="006E3981">
        <w:t xml:space="preserve">]: </w:t>
      </w:r>
      <w:r w:rsidRPr="00F47EAC">
        <w:t>A representation learning method, used to model high-level abstractions in data through the use of model architectures, which are composed of multiple nonlinear transformations</w:t>
      </w:r>
      <w:r>
        <w:t>.</w:t>
      </w:r>
    </w:p>
    <w:p w:rsidR="008F4648" w:rsidRPr="005053D2" w:rsidRDefault="008F4648" w:rsidP="008F4648">
      <w:pPr>
        <w:tabs>
          <w:tab w:val="left" w:pos="851"/>
        </w:tabs>
      </w:pPr>
      <w:r>
        <w:rPr>
          <w:rFonts w:hint="eastAsia"/>
          <w:lang w:eastAsia="zh-CN"/>
        </w:rPr>
        <w:t>&lt;</w:t>
      </w:r>
      <w:r>
        <w:rPr>
          <w:lang w:eastAsia="zh-CN"/>
        </w:rPr>
        <w:t>TBD&gt;</w:t>
      </w:r>
    </w:p>
    <w:p w:rsidR="008F4648" w:rsidRPr="00EC2A42" w:rsidRDefault="008F4648" w:rsidP="008F4648">
      <w:pPr>
        <w:pStyle w:val="Heading2"/>
      </w:pPr>
      <w:bookmarkStart w:id="18" w:name="_Toc117590390"/>
      <w:bookmarkStart w:id="19" w:name="_Toc117596313"/>
      <w:r w:rsidRPr="00EC2A42">
        <w:t>3.2</w:t>
      </w:r>
      <w:r w:rsidRPr="00EC2A42">
        <w:tab/>
        <w:t>Terms defined in this Recommendation</w:t>
      </w:r>
      <w:bookmarkEnd w:id="18"/>
      <w:bookmarkEnd w:id="19"/>
    </w:p>
    <w:p w:rsidR="008F4648" w:rsidRPr="00EC2A42" w:rsidRDefault="008F4648" w:rsidP="008F4648">
      <w:r w:rsidRPr="00EC2A42">
        <w:t>This Recommendation defines the following terms:</w:t>
      </w:r>
    </w:p>
    <w:p w:rsidR="008F4648" w:rsidRPr="00581DF2" w:rsidRDefault="008F4648" w:rsidP="008F4648">
      <w:pPr>
        <w:tabs>
          <w:tab w:val="left" w:pos="851"/>
        </w:tabs>
      </w:pPr>
      <w:r w:rsidRPr="006E3981">
        <w:t>&lt;</w:t>
      </w:r>
      <w:r w:rsidRPr="005839E5">
        <w:t>TBD</w:t>
      </w:r>
      <w:r w:rsidRPr="006E3981">
        <w:t>&gt;</w:t>
      </w:r>
    </w:p>
    <w:p w:rsidR="008F4648" w:rsidRPr="00EC2A42" w:rsidRDefault="008F4648" w:rsidP="008F4648">
      <w:pPr>
        <w:pStyle w:val="Heading1"/>
      </w:pPr>
      <w:bookmarkStart w:id="20" w:name="_Toc117590391"/>
      <w:bookmarkStart w:id="21" w:name="_Toc117596314"/>
      <w:r w:rsidRPr="00EC2A42">
        <w:t>4</w:t>
      </w:r>
      <w:r w:rsidRPr="00EC2A42">
        <w:tab/>
        <w:t>Abbreviations and acronyms</w:t>
      </w:r>
      <w:bookmarkEnd w:id="20"/>
      <w:bookmarkEnd w:id="21"/>
    </w:p>
    <w:p w:rsidR="008F4648" w:rsidRPr="00EC2A42" w:rsidRDefault="008F4648" w:rsidP="008F4648">
      <w:r w:rsidRPr="00EC2A42">
        <w:t>This Recommendation uses the following abbreviations and acronyms:</w:t>
      </w:r>
    </w:p>
    <w:tbl>
      <w:tblPr>
        <w:tblStyle w:val="TableGridLight"/>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5E0" w:firstRow="1" w:lastRow="1" w:firstColumn="1" w:lastColumn="1" w:noHBand="0" w:noVBand="1"/>
      </w:tblPr>
      <w:tblGrid>
        <w:gridCol w:w="1417"/>
        <w:gridCol w:w="8277"/>
      </w:tblGrid>
      <w:tr w:rsidR="008F4648" w:rsidRPr="009F5499" w:rsidTr="006602BD">
        <w:tc>
          <w:tcPr>
            <w:tcW w:w="1417" w:type="dxa"/>
            <w:shd w:val="clear" w:color="auto" w:fill="auto"/>
          </w:tcPr>
          <w:p w:rsidR="008F4648" w:rsidRPr="009F5499" w:rsidRDefault="008F4648" w:rsidP="006602BD">
            <w:r w:rsidRPr="009F5499">
              <w:t>CPU</w:t>
            </w:r>
          </w:p>
        </w:tc>
        <w:tc>
          <w:tcPr>
            <w:tcW w:w="8277" w:type="dxa"/>
            <w:shd w:val="clear" w:color="auto" w:fill="auto"/>
          </w:tcPr>
          <w:p w:rsidR="008F4648" w:rsidRPr="009F5499" w:rsidRDefault="008F4648" w:rsidP="006602BD">
            <w:r w:rsidRPr="009F5499">
              <w:t>Central Processing Unit</w:t>
            </w:r>
          </w:p>
        </w:tc>
      </w:tr>
      <w:tr w:rsidR="008F4648" w:rsidRPr="009F5499" w:rsidTr="006602BD">
        <w:tc>
          <w:tcPr>
            <w:tcW w:w="1417" w:type="dxa"/>
            <w:shd w:val="clear" w:color="auto" w:fill="auto"/>
          </w:tcPr>
          <w:p w:rsidR="008F4648" w:rsidRPr="009F5499" w:rsidRDefault="008F4648" w:rsidP="006602BD">
            <w:r w:rsidRPr="009F5499">
              <w:rPr>
                <w:rFonts w:hint="eastAsia"/>
              </w:rPr>
              <w:t>G</w:t>
            </w:r>
            <w:r w:rsidRPr="009F5499">
              <w:t>PU</w:t>
            </w:r>
          </w:p>
        </w:tc>
        <w:tc>
          <w:tcPr>
            <w:tcW w:w="8277" w:type="dxa"/>
            <w:shd w:val="clear" w:color="auto" w:fill="auto"/>
          </w:tcPr>
          <w:p w:rsidR="008F4648" w:rsidRPr="009F5499" w:rsidRDefault="008F4648" w:rsidP="006602BD">
            <w:r w:rsidRPr="009F5499">
              <w:t>Graphics Processing Unit</w:t>
            </w:r>
          </w:p>
        </w:tc>
      </w:tr>
      <w:tr w:rsidR="008F4648" w:rsidRPr="009F5499" w:rsidTr="006602BD">
        <w:tc>
          <w:tcPr>
            <w:tcW w:w="1417" w:type="dxa"/>
            <w:shd w:val="clear" w:color="auto" w:fill="auto"/>
          </w:tcPr>
          <w:p w:rsidR="008F4648" w:rsidRPr="009F5499" w:rsidRDefault="008F4648" w:rsidP="006602BD">
            <w:r w:rsidRPr="009F5499">
              <w:t>NPU</w:t>
            </w:r>
          </w:p>
        </w:tc>
        <w:tc>
          <w:tcPr>
            <w:tcW w:w="8277" w:type="dxa"/>
            <w:shd w:val="clear" w:color="auto" w:fill="auto"/>
          </w:tcPr>
          <w:p w:rsidR="008F4648" w:rsidRPr="009F5499" w:rsidRDefault="008F4648" w:rsidP="006602BD">
            <w:r w:rsidRPr="009F5499">
              <w:t>Neural Network Processing Unit</w:t>
            </w:r>
          </w:p>
        </w:tc>
      </w:tr>
    </w:tbl>
    <w:p w:rsidR="008F4648" w:rsidRDefault="008F4648" w:rsidP="008F4648">
      <w:pPr>
        <w:rPr>
          <w:lang w:val="en-US" w:eastAsia="zh-CN"/>
        </w:rPr>
      </w:pPr>
      <w:r>
        <w:rPr>
          <w:rFonts w:hint="eastAsia"/>
          <w:lang w:val="en-US" w:eastAsia="zh-CN"/>
        </w:rPr>
        <w:t>&lt;</w:t>
      </w:r>
      <w:r>
        <w:rPr>
          <w:lang w:val="en-US" w:eastAsia="zh-CN"/>
        </w:rPr>
        <w:t>TBD&gt;</w:t>
      </w:r>
    </w:p>
    <w:p w:rsidR="008F4648" w:rsidRPr="00EC2A42" w:rsidRDefault="008F4648" w:rsidP="008F4648">
      <w:pPr>
        <w:pStyle w:val="Heading1"/>
      </w:pPr>
      <w:bookmarkStart w:id="22" w:name="_Toc117590392"/>
      <w:bookmarkStart w:id="23" w:name="_Toc117596315"/>
      <w:r w:rsidRPr="00EC2A42">
        <w:t>5</w:t>
      </w:r>
      <w:r w:rsidRPr="00EC2A42">
        <w:tab/>
        <w:t>Conventions</w:t>
      </w:r>
      <w:bookmarkEnd w:id="22"/>
      <w:bookmarkEnd w:id="23"/>
    </w:p>
    <w:p w:rsidR="008F4648" w:rsidRPr="00EC2A42" w:rsidRDefault="008F4648" w:rsidP="008F4648">
      <w:r w:rsidRPr="00EC2A42">
        <w:t>&lt;</w:t>
      </w:r>
      <w:r>
        <w:t>TBD</w:t>
      </w:r>
      <w:r w:rsidRPr="00EC2A42">
        <w:t>&gt;</w:t>
      </w:r>
    </w:p>
    <w:p w:rsidR="008F4648" w:rsidRDefault="008F4648" w:rsidP="008F4648">
      <w:pPr>
        <w:pStyle w:val="Heading1"/>
      </w:pPr>
      <w:bookmarkStart w:id="24" w:name="_Toc117590393"/>
      <w:bookmarkStart w:id="25" w:name="_Toc117596316"/>
      <w:r w:rsidRPr="00EC2A42">
        <w:t>6</w:t>
      </w:r>
      <w:r w:rsidRPr="00EC2A42">
        <w:tab/>
      </w:r>
      <w:r w:rsidRPr="00AA0615">
        <w:t xml:space="preserve">Technical </w:t>
      </w:r>
      <w:r>
        <w:t>r</w:t>
      </w:r>
      <w:r w:rsidRPr="00AA0615">
        <w:t xml:space="preserve">equirements and </w:t>
      </w:r>
      <w:r>
        <w:t>e</w:t>
      </w:r>
      <w:r w:rsidRPr="00AA0615">
        <w:t xml:space="preserve">valuation </w:t>
      </w:r>
      <w:r>
        <w:t>m</w:t>
      </w:r>
      <w:r w:rsidRPr="00AA0615">
        <w:t>ethods of</w:t>
      </w:r>
      <w:r>
        <w:t xml:space="preserve"> AI-based driver behaviour detection application</w:t>
      </w:r>
      <w:bookmarkEnd w:id="24"/>
      <w:bookmarkEnd w:id="25"/>
    </w:p>
    <w:p w:rsidR="008F4648" w:rsidRDefault="008F4648" w:rsidP="008F4648">
      <w:pPr>
        <w:rPr>
          <w:lang w:eastAsia="zh-CN"/>
        </w:rPr>
      </w:pPr>
      <w:r>
        <w:rPr>
          <w:rFonts w:hint="eastAsia"/>
          <w:lang w:eastAsia="zh-CN"/>
        </w:rPr>
        <w:t>T</w:t>
      </w:r>
      <w:r>
        <w:rPr>
          <w:lang w:eastAsia="zh-CN"/>
        </w:rPr>
        <w:t xml:space="preserve">he proposal mainly covers the overall framework for driver behaviour detection application and the basic functions of each module, including data input module, data </w:t>
      </w:r>
      <w:proofErr w:type="spellStart"/>
      <w:r>
        <w:rPr>
          <w:lang w:eastAsia="zh-CN"/>
        </w:rPr>
        <w:t>preprocessing</w:t>
      </w:r>
      <w:proofErr w:type="spellEnd"/>
      <w:r>
        <w:rPr>
          <w:lang w:eastAsia="zh-CN"/>
        </w:rPr>
        <w:t xml:space="preserve"> module and computation and decision </w:t>
      </w:r>
      <w:proofErr w:type="spellStart"/>
      <w:r>
        <w:rPr>
          <w:lang w:eastAsia="zh-CN"/>
        </w:rPr>
        <w:t>module.</w:t>
      </w:r>
      <w:r>
        <w:rPr>
          <w:rFonts w:hint="eastAsia"/>
          <w:lang w:eastAsia="zh-CN"/>
        </w:rPr>
        <w:t>The</w:t>
      </w:r>
      <w:proofErr w:type="spellEnd"/>
      <w:r>
        <w:rPr>
          <w:lang w:eastAsia="zh-CN"/>
        </w:rPr>
        <w:t xml:space="preserve"> </w:t>
      </w:r>
      <w:r w:rsidRPr="000E3C25">
        <w:rPr>
          <w:lang w:eastAsia="zh-CN"/>
        </w:rPr>
        <w:t xml:space="preserve">driver </w:t>
      </w:r>
      <w:r>
        <w:rPr>
          <w:lang w:eastAsia="zh-CN"/>
        </w:rPr>
        <w:t>behaviour</w:t>
      </w:r>
      <w:r w:rsidRPr="000E3C25">
        <w:rPr>
          <w:lang w:eastAsia="zh-CN"/>
        </w:rPr>
        <w:t xml:space="preserve"> </w:t>
      </w:r>
      <w:r>
        <w:rPr>
          <w:lang w:eastAsia="zh-CN"/>
        </w:rPr>
        <w:t>detection</w:t>
      </w:r>
      <w:r w:rsidRPr="000E3C25">
        <w:rPr>
          <w:lang w:eastAsia="zh-CN"/>
        </w:rPr>
        <w:t xml:space="preserve"> </w:t>
      </w:r>
      <w:r>
        <w:rPr>
          <w:lang w:eastAsia="zh-CN"/>
        </w:rPr>
        <w:t xml:space="preserve">application </w:t>
      </w:r>
      <w:r w:rsidRPr="00FA4B9B">
        <w:rPr>
          <w:lang w:eastAsia="zh-CN"/>
        </w:rPr>
        <w:t xml:space="preserve">contains </w:t>
      </w:r>
      <w:r>
        <w:rPr>
          <w:lang w:eastAsia="zh-CN"/>
        </w:rPr>
        <w:t xml:space="preserve">various kind of </w:t>
      </w:r>
      <w:r w:rsidRPr="007A7ED1">
        <w:rPr>
          <w:lang w:eastAsia="zh-CN"/>
        </w:rPr>
        <w:t xml:space="preserve">AI-based multimedia tasks, including human pose estimation, object detection and speech recognition, which all take multimedia data as input and apply application generated by </w:t>
      </w:r>
      <w:r w:rsidRPr="007A7ED1">
        <w:rPr>
          <w:lang w:eastAsia="zh-CN"/>
        </w:rPr>
        <w:lastRenderedPageBreak/>
        <w:t>deep learning technologies to multimedia</w:t>
      </w:r>
      <w:ins w:id="26" w:author="tec" w:date="2023-04-28T16:21:00Z">
        <w:r w:rsidR="00AF3731">
          <w:rPr>
            <w:lang w:eastAsia="zh-CN"/>
          </w:rPr>
          <w:t xml:space="preserve"> to generate new outcomes</w:t>
        </w:r>
      </w:ins>
      <w:del w:id="27" w:author="tec" w:date="2023-04-28T16:21:00Z">
        <w:r w:rsidRPr="007A7ED1" w:rsidDel="00AF3731">
          <w:rPr>
            <w:lang w:eastAsia="zh-CN"/>
          </w:rPr>
          <w:delText xml:space="preserve"> </w:delText>
        </w:r>
      </w:del>
      <w:r w:rsidRPr="007A7ED1">
        <w:rPr>
          <w:lang w:eastAsia="zh-CN"/>
        </w:rPr>
        <w:t>. The driver behaviour prediction result is the comprehensive output of multiple models</w:t>
      </w:r>
      <w:r w:rsidRPr="007A7ED1">
        <w:rPr>
          <w:rFonts w:hint="eastAsia"/>
          <w:lang w:eastAsia="zh-CN"/>
        </w:rPr>
        <w:t>.</w:t>
      </w:r>
    </w:p>
    <w:p w:rsidR="008F4648" w:rsidRDefault="008F4648" w:rsidP="008F4648">
      <w:pPr>
        <w:rPr>
          <w:lang w:eastAsia="zh-CN"/>
        </w:rPr>
      </w:pPr>
      <w:r>
        <w:rPr>
          <w:lang w:eastAsia="zh-CN"/>
        </w:rPr>
        <w:t>In data input module, t</w:t>
      </w:r>
      <w:r w:rsidRPr="00BD4591">
        <w:rPr>
          <w:lang w:eastAsia="zh-CN"/>
        </w:rPr>
        <w:t xml:space="preserve">he </w:t>
      </w:r>
      <w:r>
        <w:rPr>
          <w:lang w:eastAsia="zh-CN"/>
        </w:rPr>
        <w:t>application</w:t>
      </w:r>
      <w:r w:rsidRPr="00BD4591">
        <w:rPr>
          <w:lang w:eastAsia="zh-CN"/>
        </w:rPr>
        <w:t xml:space="preserve"> takes </w:t>
      </w:r>
      <w:r>
        <w:rPr>
          <w:lang w:eastAsia="zh-CN"/>
        </w:rPr>
        <w:t xml:space="preserve">multimedia data such as </w:t>
      </w:r>
      <w:r w:rsidRPr="00BD4591">
        <w:rPr>
          <w:lang w:eastAsia="zh-CN"/>
        </w:rPr>
        <w:t>images</w:t>
      </w:r>
      <w:r>
        <w:rPr>
          <w:lang w:eastAsia="zh-CN"/>
        </w:rPr>
        <w:t>, video and audio</w:t>
      </w:r>
      <w:r w:rsidRPr="00BD4591">
        <w:rPr>
          <w:lang w:eastAsia="zh-CN"/>
        </w:rPr>
        <w:t xml:space="preserve"> as input</w:t>
      </w:r>
      <w:r>
        <w:rPr>
          <w:lang w:eastAsia="zh-CN"/>
        </w:rPr>
        <w:t xml:space="preserve">. The data is cleaned and processed and features like human limb and body are extracted </w:t>
      </w:r>
      <w:r>
        <w:rPr>
          <w:rFonts w:hint="eastAsia"/>
          <w:lang w:eastAsia="zh-CN"/>
        </w:rPr>
        <w:t>by</w:t>
      </w:r>
      <w:r>
        <w:rPr>
          <w:lang w:eastAsia="zh-CN"/>
        </w:rPr>
        <w:t xml:space="preserve"> </w:t>
      </w:r>
      <w:r>
        <w:rPr>
          <w:rFonts w:hint="eastAsia"/>
          <w:lang w:eastAsia="zh-CN"/>
        </w:rPr>
        <w:t>AI</w:t>
      </w:r>
      <w:r>
        <w:rPr>
          <w:lang w:eastAsia="zh-CN"/>
        </w:rPr>
        <w:t xml:space="preserve"> </w:t>
      </w:r>
      <w:r>
        <w:rPr>
          <w:rFonts w:hint="eastAsia"/>
          <w:lang w:eastAsia="zh-CN"/>
        </w:rPr>
        <w:t>technologies</w:t>
      </w:r>
      <w:r>
        <w:rPr>
          <w:lang w:eastAsia="zh-CN"/>
        </w:rPr>
        <w:t xml:space="preserve"> </w:t>
      </w:r>
      <w:r>
        <w:rPr>
          <w:rFonts w:hint="eastAsia"/>
          <w:lang w:eastAsia="zh-CN"/>
        </w:rPr>
        <w:t>like</w:t>
      </w:r>
      <w:r>
        <w:rPr>
          <w:lang w:eastAsia="zh-CN"/>
        </w:rPr>
        <w:t xml:space="preserve"> in data </w:t>
      </w:r>
      <w:proofErr w:type="spellStart"/>
      <w:r>
        <w:rPr>
          <w:lang w:eastAsia="zh-CN"/>
        </w:rPr>
        <w:t>preprocessing</w:t>
      </w:r>
      <w:proofErr w:type="spellEnd"/>
      <w:r>
        <w:rPr>
          <w:lang w:eastAsia="zh-CN"/>
        </w:rPr>
        <w:t xml:space="preserve"> module. In computation and decision module, different kinds of AI </w:t>
      </w:r>
      <w:proofErr w:type="gramStart"/>
      <w:r>
        <w:rPr>
          <w:lang w:eastAsia="zh-CN"/>
        </w:rPr>
        <w:t>models(</w:t>
      </w:r>
      <w:proofErr w:type="gramEnd"/>
      <w:r>
        <w:rPr>
          <w:rFonts w:hint="eastAsia"/>
          <w:lang w:eastAsia="zh-CN"/>
        </w:rPr>
        <w:t>YOLO</w:t>
      </w:r>
      <w:ins w:id="28" w:author="tec" w:date="2023-04-28T16:21:00Z">
        <w:r w:rsidR="00AF3731">
          <w:rPr>
            <w:lang w:eastAsia="zh-CN"/>
          </w:rPr>
          <w:t xml:space="preserve"> ((</w:t>
        </w:r>
        <w:r w:rsidR="00AF3731">
          <w:t>You Only Look Once)</w:t>
        </w:r>
      </w:ins>
      <w:r>
        <w:rPr>
          <w:lang w:eastAsia="zh-CN"/>
        </w:rPr>
        <w:t xml:space="preserve">, </w:t>
      </w:r>
      <w:proofErr w:type="spellStart"/>
      <w:r>
        <w:rPr>
          <w:lang w:eastAsia="zh-CN"/>
        </w:rPr>
        <w:t>AlexNet</w:t>
      </w:r>
      <w:proofErr w:type="spellEnd"/>
      <w:r>
        <w:rPr>
          <w:lang w:eastAsia="zh-CN"/>
        </w:rPr>
        <w:t xml:space="preserve">) are used to deal with multimedia data from video, image and audio. </w:t>
      </w:r>
      <w:r w:rsidRPr="00B448F3">
        <w:rPr>
          <w:lang w:eastAsia="zh-CN"/>
        </w:rPr>
        <w:t>AI-</w:t>
      </w:r>
      <w:r>
        <w:rPr>
          <w:lang w:eastAsia="zh-CN"/>
        </w:rPr>
        <w:t>based</w:t>
      </w:r>
      <w:r w:rsidRPr="00B448F3">
        <w:rPr>
          <w:lang w:eastAsia="zh-CN"/>
        </w:rPr>
        <w:t xml:space="preserve"> multimedia applications like human pose estimation, object detection, image classification and speech recognition are included in the</w:t>
      </w:r>
      <w:r>
        <w:rPr>
          <w:lang w:eastAsia="zh-CN"/>
        </w:rPr>
        <w:t xml:space="preserve"> module</w:t>
      </w:r>
      <w:r w:rsidRPr="00B448F3">
        <w:rPr>
          <w:lang w:eastAsia="zh-CN"/>
        </w:rPr>
        <w:t>.</w:t>
      </w:r>
    </w:p>
    <w:p w:rsidR="008F4648" w:rsidRDefault="008F4648" w:rsidP="008F4648">
      <w:pPr>
        <w:rPr>
          <w:noProof/>
        </w:rPr>
      </w:pPr>
    </w:p>
    <w:p w:rsidR="008F4648" w:rsidRDefault="008F4648" w:rsidP="008F4648">
      <w:pPr>
        <w:pStyle w:val="Figure"/>
      </w:pPr>
      <w:r w:rsidRPr="007356CD">
        <w:rPr>
          <w:noProof/>
          <w:lang w:val="en-US" w:bidi="hi-IN"/>
        </w:rPr>
        <w:drawing>
          <wp:inline distT="0" distB="0" distL="0" distR="0" wp14:anchorId="03179582" wp14:editId="3ACF6056">
            <wp:extent cx="4251638" cy="4070350"/>
            <wp:effectExtent l="0" t="0" r="0" b="6350"/>
            <wp:docPr id="190" name="图片 189">
              <a:extLst xmlns:a="http://schemas.openxmlformats.org/drawingml/2006/main">
                <a:ext uri="{FF2B5EF4-FFF2-40B4-BE49-F238E27FC236}">
                  <a16:creationId xmlns:a16="http://schemas.microsoft.com/office/drawing/2014/main" id="{89C6AFAD-3B34-8AFE-C353-8DB118CC7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9">
                      <a:extLst>
                        <a:ext uri="{FF2B5EF4-FFF2-40B4-BE49-F238E27FC236}">
                          <a16:creationId xmlns:a16="http://schemas.microsoft.com/office/drawing/2014/main" id="{89C6AFAD-3B34-8AFE-C353-8DB118CC7E84}"/>
                        </a:ext>
                      </a:extLst>
                    </pic:cNvPr>
                    <pic:cNvPicPr>
                      <a:picLocks noChangeAspect="1"/>
                    </pic:cNvPicPr>
                  </pic:nvPicPr>
                  <pic:blipFill>
                    <a:blip r:embed="rId6"/>
                    <a:stretch>
                      <a:fillRect/>
                    </a:stretch>
                  </pic:blipFill>
                  <pic:spPr>
                    <a:xfrm>
                      <a:off x="0" y="0"/>
                      <a:ext cx="4264229" cy="4082404"/>
                    </a:xfrm>
                    <a:prstGeom prst="rect">
                      <a:avLst/>
                    </a:prstGeom>
                  </pic:spPr>
                </pic:pic>
              </a:graphicData>
            </a:graphic>
          </wp:inline>
        </w:drawing>
      </w:r>
    </w:p>
    <w:p w:rsidR="008F4648" w:rsidRPr="008E03C0" w:rsidRDefault="008F4648" w:rsidP="008F4648">
      <w:pPr>
        <w:pStyle w:val="FigureNotitle"/>
        <w:rPr>
          <w:lang w:eastAsia="zh-CN"/>
        </w:rPr>
      </w:pPr>
      <w:bookmarkStart w:id="29" w:name="_Toc117596326"/>
      <w:r>
        <w:rPr>
          <w:rFonts w:hint="eastAsia"/>
          <w:lang w:eastAsia="zh-CN"/>
        </w:rPr>
        <w:t>Figure</w:t>
      </w:r>
      <w:r>
        <w:rPr>
          <w:lang w:eastAsia="zh-CN"/>
        </w:rPr>
        <w:t xml:space="preserve"> 6.1 – </w:t>
      </w:r>
      <w:r>
        <w:rPr>
          <w:rFonts w:hint="eastAsia"/>
          <w:lang w:eastAsia="zh-CN"/>
        </w:rPr>
        <w:t>Framework</w:t>
      </w:r>
      <w:r>
        <w:rPr>
          <w:lang w:eastAsia="zh-CN"/>
        </w:rPr>
        <w:t xml:space="preserve"> for AI-based Driver Behaviour Detection Application</w:t>
      </w:r>
      <w:bookmarkEnd w:id="29"/>
    </w:p>
    <w:p w:rsidR="008F4648" w:rsidRPr="008A0F24" w:rsidRDefault="008F4648" w:rsidP="008F4648">
      <w:pPr>
        <w:pStyle w:val="Heading2"/>
      </w:pPr>
      <w:bookmarkStart w:id="30" w:name="_Toc117590394"/>
      <w:bookmarkStart w:id="31" w:name="_Toc117596317"/>
      <w:r w:rsidRPr="008A0F24">
        <w:t>6.1</w:t>
      </w:r>
      <w:r>
        <w:tab/>
      </w:r>
      <w:r w:rsidRPr="008A0F24">
        <w:t xml:space="preserve">Framework for </w:t>
      </w:r>
      <w:r>
        <w:t>d</w:t>
      </w:r>
      <w:r w:rsidRPr="008A0F24">
        <w:t xml:space="preserve">river </w:t>
      </w:r>
      <w:r>
        <w:t>b</w:t>
      </w:r>
      <w:r w:rsidRPr="008A0F24">
        <w:t xml:space="preserve">ehaviour </w:t>
      </w:r>
      <w:r>
        <w:t>d</w:t>
      </w:r>
      <w:r w:rsidRPr="008A0F24">
        <w:t xml:space="preserve">etection </w:t>
      </w:r>
      <w:r>
        <w:t>a</w:t>
      </w:r>
      <w:r w:rsidRPr="008A0F24">
        <w:t>pplication</w:t>
      </w:r>
      <w:bookmarkEnd w:id="30"/>
      <w:bookmarkEnd w:id="31"/>
    </w:p>
    <w:p w:rsidR="008F4648" w:rsidRPr="003A2A53" w:rsidRDefault="008F4648" w:rsidP="008F4648">
      <w:pPr>
        <w:rPr>
          <w:lang w:val="en-US" w:eastAsia="zh-CN"/>
        </w:rPr>
      </w:pPr>
      <w:r w:rsidRPr="00B55978">
        <w:rPr>
          <w:lang w:val="en-US" w:eastAsia="zh-CN"/>
        </w:rPr>
        <w:t>&lt;TBD&gt;</w:t>
      </w:r>
    </w:p>
    <w:p w:rsidR="008F4648" w:rsidRDefault="008F4648" w:rsidP="008F4648">
      <w:pPr>
        <w:pStyle w:val="Heading2"/>
      </w:pPr>
      <w:bookmarkStart w:id="32" w:name="_Toc117590395"/>
      <w:bookmarkStart w:id="33" w:name="_Toc117596318"/>
      <w:r>
        <w:rPr>
          <w:rFonts w:hint="eastAsia"/>
        </w:rPr>
        <w:t>6</w:t>
      </w:r>
      <w:r>
        <w:t>.2</w:t>
      </w:r>
      <w:r>
        <w:tab/>
        <w:t>Functions of each module</w:t>
      </w:r>
      <w:bookmarkEnd w:id="32"/>
      <w:bookmarkEnd w:id="33"/>
    </w:p>
    <w:p w:rsidR="008F4648" w:rsidRPr="003A2A53" w:rsidRDefault="008F4648" w:rsidP="008F4648">
      <w:pPr>
        <w:rPr>
          <w:lang w:val="en-US" w:eastAsia="zh-CN"/>
        </w:rPr>
      </w:pPr>
      <w:r w:rsidRPr="00B55978">
        <w:rPr>
          <w:lang w:val="en-US" w:eastAsia="zh-CN"/>
        </w:rPr>
        <w:t>&lt;TBD&gt;</w:t>
      </w:r>
    </w:p>
    <w:p w:rsidR="008F4648" w:rsidRPr="00B4080C" w:rsidRDefault="008F4648" w:rsidP="008F4648">
      <w:pPr>
        <w:pStyle w:val="Heading3"/>
      </w:pPr>
      <w:bookmarkStart w:id="34" w:name="_Toc117590396"/>
      <w:bookmarkStart w:id="35" w:name="_Toc117596319"/>
      <w:r w:rsidRPr="00B4080C">
        <w:t>6.2.1</w:t>
      </w:r>
      <w:r>
        <w:tab/>
      </w:r>
      <w:r w:rsidRPr="00B4080C">
        <w:t xml:space="preserve">Data </w:t>
      </w:r>
      <w:r w:rsidRPr="00B4080C">
        <w:rPr>
          <w:rFonts w:hint="eastAsia"/>
        </w:rPr>
        <w:t>input</w:t>
      </w:r>
      <w:bookmarkEnd w:id="34"/>
      <w:bookmarkEnd w:id="35"/>
    </w:p>
    <w:p w:rsidR="008F4648" w:rsidRPr="00852B00" w:rsidRDefault="008F4648" w:rsidP="008F4648">
      <w:pPr>
        <w:rPr>
          <w:i/>
          <w:iCs/>
          <w:highlight w:val="yellow"/>
          <w:u w:val="single"/>
        </w:rPr>
      </w:pPr>
      <w:r w:rsidRPr="00852B00">
        <w:rPr>
          <w:i/>
          <w:iCs/>
          <w:highlight w:val="yellow"/>
          <w:u w:val="single"/>
        </w:rPr>
        <w:t>Editor Notes</w:t>
      </w:r>
      <w:r w:rsidRPr="00852B00">
        <w:rPr>
          <w:rFonts w:hint="eastAsia"/>
          <w:i/>
          <w:iCs/>
          <w:highlight w:val="yellow"/>
          <w:u w:val="single"/>
        </w:rPr>
        <w:t>：</w:t>
      </w:r>
    </w:p>
    <w:p w:rsidR="008F4648" w:rsidRPr="00852B00" w:rsidRDefault="008F4648" w:rsidP="008F4648">
      <w:pPr>
        <w:rPr>
          <w:i/>
          <w:iCs/>
          <w:highlight w:val="yellow"/>
          <w:u w:val="single"/>
        </w:rPr>
      </w:pPr>
      <w:r w:rsidRPr="00852B00">
        <w:rPr>
          <w:i/>
          <w:iCs/>
          <w:highlight w:val="yellow"/>
        </w:rPr>
        <w:lastRenderedPageBreak/>
        <w:t>1)</w:t>
      </w:r>
      <w:r w:rsidRPr="00852B00">
        <w:rPr>
          <w:i/>
          <w:iCs/>
          <w:highlight w:val="yellow"/>
        </w:rPr>
        <w:tab/>
      </w:r>
      <w:r w:rsidRPr="00852B00">
        <w:rPr>
          <w:i/>
          <w:iCs/>
          <w:highlight w:val="yellow"/>
          <w:u w:val="single"/>
        </w:rPr>
        <w:t>Driver behaviour detection application takes video</w:t>
      </w:r>
      <w:r w:rsidRPr="00852B00">
        <w:rPr>
          <w:rFonts w:hint="eastAsia"/>
          <w:i/>
          <w:iCs/>
          <w:highlight w:val="yellow"/>
          <w:u w:val="single"/>
        </w:rPr>
        <w:t>,</w:t>
      </w:r>
      <w:r w:rsidRPr="00852B00">
        <w:rPr>
          <w:i/>
          <w:iCs/>
          <w:highlight w:val="yellow"/>
          <w:u w:val="single"/>
        </w:rPr>
        <w:t xml:space="preserve"> images and audio as input and concentrates on data about human voice and human limb, including arms, legs</w:t>
      </w:r>
      <w:ins w:id="36" w:author="tec" w:date="2023-04-28T16:22:00Z">
        <w:r w:rsidR="00AF3731">
          <w:rPr>
            <w:i/>
            <w:iCs/>
            <w:highlight w:val="yellow"/>
            <w:u w:val="single"/>
          </w:rPr>
          <w:t>,</w:t>
        </w:r>
      </w:ins>
      <w:r w:rsidRPr="00852B00">
        <w:rPr>
          <w:i/>
          <w:iCs/>
          <w:highlight w:val="yellow"/>
          <w:u w:val="single"/>
        </w:rPr>
        <w:t xml:space="preserve"> </w:t>
      </w:r>
      <w:del w:id="37" w:author="tec" w:date="2023-04-28T16:21:00Z">
        <w:r w:rsidRPr="00852B00" w:rsidDel="00AF3731">
          <w:rPr>
            <w:i/>
            <w:iCs/>
            <w:highlight w:val="yellow"/>
            <w:u w:val="single"/>
          </w:rPr>
          <w:delText xml:space="preserve">and </w:delText>
        </w:r>
      </w:del>
      <w:r w:rsidRPr="00852B00">
        <w:rPr>
          <w:i/>
          <w:iCs/>
          <w:highlight w:val="yellow"/>
          <w:u w:val="single"/>
        </w:rPr>
        <w:t>trunk</w:t>
      </w:r>
      <w:ins w:id="38" w:author="tec" w:date="2023-04-28T16:22:00Z">
        <w:r w:rsidR="00AF3731">
          <w:rPr>
            <w:i/>
            <w:iCs/>
            <w:highlight w:val="yellow"/>
            <w:u w:val="single"/>
          </w:rPr>
          <w:t>, eye movement, facial expression, head position and overall body language</w:t>
        </w:r>
        <w:r w:rsidR="00AF3731" w:rsidRPr="00852B00">
          <w:rPr>
            <w:rFonts w:hint="eastAsia"/>
            <w:i/>
            <w:iCs/>
            <w:highlight w:val="yellow"/>
            <w:u w:val="single"/>
          </w:rPr>
          <w:t>.</w:t>
        </w:r>
        <w:r w:rsidR="00AF3731" w:rsidRPr="00852B00">
          <w:rPr>
            <w:i/>
            <w:iCs/>
            <w:highlight w:val="yellow"/>
            <w:u w:val="single"/>
          </w:rPr>
          <w:t xml:space="preserve"> </w:t>
        </w:r>
        <w:r w:rsidR="00AF3731" w:rsidRPr="006602BD">
          <w:rPr>
            <w:i/>
            <w:iCs/>
            <w:highlight w:val="yellow"/>
            <w:u w:val="single"/>
          </w:rPr>
          <w:t xml:space="preserve">A few essential abnormal </w:t>
        </w:r>
        <w:r w:rsidR="00AF3731" w:rsidRPr="001C5654">
          <w:rPr>
            <w:i/>
            <w:iCs/>
            <w:highlight w:val="yellow"/>
            <w:u w:val="single"/>
          </w:rPr>
          <w:t>behaviours of drivers like smoking</w:t>
        </w:r>
        <w:r w:rsidR="00AF3731">
          <w:rPr>
            <w:i/>
            <w:iCs/>
            <w:highlight w:val="yellow"/>
            <w:u w:val="single"/>
          </w:rPr>
          <w:t>, eating, drinking</w:t>
        </w:r>
        <w:r w:rsidR="00AF3731" w:rsidRPr="001C5654">
          <w:rPr>
            <w:i/>
            <w:iCs/>
            <w:highlight w:val="yellow"/>
            <w:u w:val="single"/>
          </w:rPr>
          <w:t xml:space="preserve"> etc.</w:t>
        </w:r>
        <w:r w:rsidR="00AF3731" w:rsidRPr="006602BD">
          <w:rPr>
            <w:i/>
            <w:iCs/>
            <w:highlight w:val="yellow"/>
            <w:u w:val="single"/>
          </w:rPr>
          <w:t xml:space="preserve"> also needed to be considered for detection</w:t>
        </w:r>
      </w:ins>
      <w:r w:rsidRPr="00852B00">
        <w:rPr>
          <w:rFonts w:hint="eastAsia"/>
          <w:i/>
          <w:iCs/>
          <w:highlight w:val="yellow"/>
          <w:u w:val="single"/>
        </w:rPr>
        <w:t>.</w:t>
      </w:r>
      <w:r w:rsidRPr="00852B00">
        <w:rPr>
          <w:i/>
          <w:iCs/>
          <w:highlight w:val="yellow"/>
          <w:u w:val="single"/>
        </w:rPr>
        <w:t xml:space="preserve"> AI-based multimedia applications like human pose estimation, object detection and speech recognition are included in the application. The data which are not related to AI tasks mentioned before will be blurred and be anonymized. No user identification data will be collected and used.</w:t>
      </w:r>
    </w:p>
    <w:p w:rsidR="008F4648" w:rsidRPr="00852B00" w:rsidRDefault="008F4648" w:rsidP="008F4648">
      <w:pPr>
        <w:rPr>
          <w:i/>
          <w:iCs/>
          <w:highlight w:val="yellow"/>
          <w:u w:val="single"/>
        </w:rPr>
      </w:pPr>
      <w:r w:rsidRPr="00852B00">
        <w:rPr>
          <w:i/>
          <w:iCs/>
          <w:highlight w:val="yellow"/>
          <w:u w:val="single"/>
        </w:rPr>
        <w:t>2)</w:t>
      </w:r>
      <w:r w:rsidRPr="00852B00">
        <w:rPr>
          <w:i/>
          <w:iCs/>
          <w:highlight w:val="yellow"/>
          <w:u w:val="single"/>
        </w:rPr>
        <w:tab/>
        <w:t xml:space="preserve"> The application will not store or transmit data.</w:t>
      </w:r>
    </w:p>
    <w:p w:rsidR="008F4648" w:rsidRPr="006E0D3A" w:rsidRDefault="008F4648" w:rsidP="008F4648">
      <w:pPr>
        <w:rPr>
          <w:lang w:val="en-US" w:eastAsia="zh-CN"/>
        </w:rPr>
      </w:pPr>
      <w:r w:rsidRPr="00B55978">
        <w:rPr>
          <w:lang w:val="en-US" w:eastAsia="zh-CN"/>
        </w:rPr>
        <w:t>&lt;TBD&gt;</w:t>
      </w:r>
    </w:p>
    <w:p w:rsidR="008F4648" w:rsidRPr="00B4080C" w:rsidRDefault="008F4648" w:rsidP="008F4648">
      <w:pPr>
        <w:pStyle w:val="Heading3"/>
      </w:pPr>
      <w:bookmarkStart w:id="39" w:name="_Toc117590397"/>
      <w:bookmarkStart w:id="40" w:name="_Toc117596320"/>
      <w:r w:rsidRPr="00B4080C">
        <w:t>6.2.2</w:t>
      </w:r>
      <w:r>
        <w:tab/>
      </w:r>
      <w:r w:rsidRPr="00B4080C">
        <w:t xml:space="preserve">Data </w:t>
      </w:r>
      <w:proofErr w:type="spellStart"/>
      <w:r w:rsidRPr="00B4080C">
        <w:t>preprocessing</w:t>
      </w:r>
      <w:bookmarkEnd w:id="39"/>
      <w:bookmarkEnd w:id="40"/>
      <w:proofErr w:type="spellEnd"/>
    </w:p>
    <w:p w:rsidR="00AF3731" w:rsidRPr="006602BD" w:rsidRDefault="008F4648" w:rsidP="00AF3731">
      <w:pPr>
        <w:rPr>
          <w:ins w:id="41" w:author="tec" w:date="2023-04-28T16:22:00Z"/>
          <w:i/>
          <w:iCs/>
          <w:highlight w:val="yellow"/>
          <w:u w:val="single"/>
        </w:rPr>
      </w:pPr>
      <w:r w:rsidRPr="00B55978">
        <w:rPr>
          <w:lang w:val="en-US" w:eastAsia="zh-CN"/>
        </w:rPr>
        <w:t>&lt;TBD&gt;</w:t>
      </w:r>
      <w:ins w:id="42" w:author="tec" w:date="2023-04-28T16:22:00Z">
        <w:r w:rsidR="00AF3731">
          <w:rPr>
            <w:lang w:val="en-US" w:eastAsia="zh-CN"/>
          </w:rPr>
          <w:t xml:space="preserve"> </w:t>
        </w:r>
        <w:r w:rsidR="00AF3731" w:rsidRPr="006602BD">
          <w:rPr>
            <w:lang w:eastAsia="zh-CN"/>
          </w:rPr>
          <w:t xml:space="preserve">Pre-processing the </w:t>
        </w:r>
        <w:r w:rsidR="00AF3731">
          <w:rPr>
            <w:lang w:eastAsia="zh-CN"/>
          </w:rPr>
          <w:t>input data/</w:t>
        </w:r>
        <w:r w:rsidR="00AF3731" w:rsidRPr="006602BD">
          <w:rPr>
            <w:lang w:eastAsia="zh-CN"/>
          </w:rPr>
          <w:t>frames before passing them into the AI model is essential</w:t>
        </w:r>
        <w:r w:rsidR="00AF3731">
          <w:rPr>
            <w:lang w:eastAsia="zh-CN"/>
          </w:rPr>
          <w:t xml:space="preserve"> to ensure reliable, effective and accurate results</w:t>
        </w:r>
        <w:r w:rsidR="00AF3731" w:rsidRPr="006602BD">
          <w:rPr>
            <w:lang w:eastAsia="zh-CN"/>
          </w:rPr>
          <w:t>.</w:t>
        </w:r>
        <w:r w:rsidR="00AF3731">
          <w:rPr>
            <w:lang w:eastAsia="zh-CN"/>
          </w:rPr>
          <w:t xml:space="preserve"> Data being prepared which </w:t>
        </w:r>
        <w:r w:rsidR="00AF3731">
          <w:t>reduces the adversarial impact of background and illumination changes (as it can often be the</w:t>
        </w:r>
        <w:r w:rsidR="00AF3731" w:rsidRPr="005A1B45">
          <w:t xml:space="preserve"> </w:t>
        </w:r>
        <w:r w:rsidR="00AF3731">
          <w:t>case in real driving conditions) so that only directly relevant data can be achieved for analysis.</w:t>
        </w:r>
      </w:ins>
    </w:p>
    <w:p w:rsidR="008F4648" w:rsidRPr="006E0D3A" w:rsidRDefault="008F4648" w:rsidP="008F4648">
      <w:pPr>
        <w:rPr>
          <w:lang w:val="en-US" w:eastAsia="zh-CN"/>
        </w:rPr>
      </w:pPr>
    </w:p>
    <w:p w:rsidR="008F4648" w:rsidRPr="00224722" w:rsidRDefault="008F4648" w:rsidP="008F4648">
      <w:pPr>
        <w:pStyle w:val="Heading3"/>
      </w:pPr>
      <w:bookmarkStart w:id="43" w:name="_Toc117590398"/>
      <w:bookmarkStart w:id="44" w:name="_Toc117596321"/>
      <w:r w:rsidRPr="00B4080C">
        <w:t>6.2.3</w:t>
      </w:r>
      <w:r>
        <w:tab/>
      </w:r>
      <w:r w:rsidRPr="00B4080C">
        <w:t>Computation and decision</w:t>
      </w:r>
      <w:bookmarkEnd w:id="43"/>
      <w:bookmarkEnd w:id="44"/>
    </w:p>
    <w:p w:rsidR="008F4648" w:rsidRPr="006E0D3A" w:rsidRDefault="008F4648" w:rsidP="008F4648">
      <w:pPr>
        <w:rPr>
          <w:lang w:val="en-US" w:eastAsia="zh-CN"/>
        </w:rPr>
      </w:pPr>
      <w:r w:rsidRPr="00B55978">
        <w:rPr>
          <w:lang w:val="en-US" w:eastAsia="zh-CN"/>
        </w:rPr>
        <w:t>&lt;TBD&gt;</w:t>
      </w:r>
    </w:p>
    <w:p w:rsidR="008F4648" w:rsidRPr="00B4080C" w:rsidRDefault="008F4648" w:rsidP="008F4648">
      <w:pPr>
        <w:pStyle w:val="Heading2"/>
      </w:pPr>
      <w:bookmarkStart w:id="45" w:name="_Toc117590399"/>
      <w:bookmarkStart w:id="46" w:name="_Toc117596322"/>
      <w:r w:rsidRPr="008E03C0">
        <w:t>6.3</w:t>
      </w:r>
      <w:r>
        <w:tab/>
      </w:r>
      <w:r w:rsidRPr="00B4080C">
        <w:t xml:space="preserve">Technical </w:t>
      </w:r>
      <w:r>
        <w:t>r</w:t>
      </w:r>
      <w:r w:rsidRPr="00B4080C">
        <w:t>eq</w:t>
      </w:r>
      <w:r w:rsidRPr="00B4080C">
        <w:rPr>
          <w:rFonts w:hint="eastAsia"/>
        </w:rPr>
        <w:t>u</w:t>
      </w:r>
      <w:r w:rsidRPr="00B4080C">
        <w:t xml:space="preserve">irements and </w:t>
      </w:r>
      <w:r>
        <w:t>e</w:t>
      </w:r>
      <w:r w:rsidRPr="00B4080C">
        <w:t xml:space="preserve">valuation </w:t>
      </w:r>
      <w:r>
        <w:t>m</w:t>
      </w:r>
      <w:r w:rsidRPr="00B4080C">
        <w:t xml:space="preserve">ethods of AI-based </w:t>
      </w:r>
      <w:r>
        <w:t>d</w:t>
      </w:r>
      <w:r w:rsidRPr="00B4080C">
        <w:t xml:space="preserve">river </w:t>
      </w:r>
      <w:r>
        <w:t>b</w:t>
      </w:r>
      <w:r w:rsidRPr="00B4080C">
        <w:t>ehaviour</w:t>
      </w:r>
      <w:r>
        <w:t xml:space="preserve"> d</w:t>
      </w:r>
      <w:r w:rsidRPr="00B4080C">
        <w:t xml:space="preserve">etection </w:t>
      </w:r>
      <w:r>
        <w:t>a</w:t>
      </w:r>
      <w:r w:rsidRPr="00B4080C">
        <w:t>pplication</w:t>
      </w:r>
      <w:bookmarkEnd w:id="45"/>
      <w:bookmarkEnd w:id="46"/>
    </w:p>
    <w:p w:rsidR="008F4648" w:rsidRPr="00B4080C" w:rsidRDefault="008F4648" w:rsidP="008F4648">
      <w:pPr>
        <w:pStyle w:val="Heading3"/>
      </w:pPr>
      <w:bookmarkStart w:id="47" w:name="_Toc117590400"/>
      <w:bookmarkStart w:id="48" w:name="_Toc117596323"/>
      <w:r w:rsidRPr="00B4080C">
        <w:rPr>
          <w:rFonts w:hint="eastAsia"/>
        </w:rPr>
        <w:t>6</w:t>
      </w:r>
      <w:r w:rsidRPr="00B4080C">
        <w:t>.3.1</w:t>
      </w:r>
      <w:r>
        <w:tab/>
      </w:r>
      <w:r w:rsidRPr="00B4080C">
        <w:t xml:space="preserve">Technical </w:t>
      </w:r>
      <w:r>
        <w:t>r</w:t>
      </w:r>
      <w:r w:rsidRPr="00B4080C">
        <w:rPr>
          <w:rFonts w:hint="eastAsia"/>
        </w:rPr>
        <w:t>equirements</w:t>
      </w:r>
      <w:bookmarkEnd w:id="47"/>
      <w:bookmarkEnd w:id="48"/>
    </w:p>
    <w:p w:rsidR="008F4648" w:rsidRPr="00646FF2" w:rsidRDefault="008F4648" w:rsidP="008F4648">
      <w:pPr>
        <w:rPr>
          <w:lang w:val="en-US" w:eastAsia="zh-CN"/>
        </w:rPr>
      </w:pPr>
      <w:r w:rsidRPr="00B55978">
        <w:rPr>
          <w:lang w:val="en-US" w:eastAsia="zh-CN"/>
        </w:rPr>
        <w:t>&lt;TBD&gt;</w:t>
      </w:r>
    </w:p>
    <w:p w:rsidR="008F4648" w:rsidRPr="00B4080C" w:rsidRDefault="008F4648" w:rsidP="008F4648">
      <w:pPr>
        <w:pStyle w:val="Heading3"/>
      </w:pPr>
      <w:bookmarkStart w:id="49" w:name="_Toc117590401"/>
      <w:bookmarkStart w:id="50" w:name="_Toc117596324"/>
      <w:r w:rsidRPr="00B4080C">
        <w:rPr>
          <w:rFonts w:hint="eastAsia"/>
        </w:rPr>
        <w:t>6</w:t>
      </w:r>
      <w:r w:rsidRPr="00B4080C">
        <w:t>.3.2</w:t>
      </w:r>
      <w:r>
        <w:tab/>
      </w:r>
      <w:r w:rsidRPr="00B4080C">
        <w:rPr>
          <w:rFonts w:hint="eastAsia"/>
        </w:rPr>
        <w:t>Evaluation</w:t>
      </w:r>
      <w:r w:rsidRPr="00B4080C">
        <w:t xml:space="preserve"> </w:t>
      </w:r>
      <w:r>
        <w:t>m</w:t>
      </w:r>
      <w:r w:rsidRPr="00B4080C">
        <w:rPr>
          <w:rFonts w:hint="eastAsia"/>
        </w:rPr>
        <w:t>ethods</w:t>
      </w:r>
      <w:bookmarkEnd w:id="49"/>
      <w:bookmarkEnd w:id="50"/>
    </w:p>
    <w:p w:rsidR="008F4648" w:rsidRPr="006E0D3A" w:rsidRDefault="008F4648" w:rsidP="008F4648">
      <w:pPr>
        <w:rPr>
          <w:lang w:val="en-US" w:eastAsia="zh-CN"/>
        </w:rPr>
      </w:pPr>
      <w:r w:rsidRPr="00B55978">
        <w:rPr>
          <w:lang w:val="en-US" w:eastAsia="zh-CN"/>
        </w:rPr>
        <w:t>&lt;TBD&gt;</w:t>
      </w:r>
    </w:p>
    <w:p w:rsidR="008F4648" w:rsidRPr="009F5499" w:rsidRDefault="008F4648" w:rsidP="008F4648">
      <w:pPr>
        <w:spacing w:before="0" w:after="160" w:line="259" w:lineRule="auto"/>
      </w:pPr>
      <w:r w:rsidRPr="009F5499">
        <w:br w:type="page"/>
      </w:r>
    </w:p>
    <w:p w:rsidR="008F4648" w:rsidRPr="00EC2A42" w:rsidRDefault="008F4648" w:rsidP="008F4648">
      <w:pPr>
        <w:pStyle w:val="AppendixNotitle"/>
      </w:pPr>
      <w:bookmarkStart w:id="51" w:name="_Toc117596325"/>
      <w:r w:rsidRPr="00EC2A42">
        <w:lastRenderedPageBreak/>
        <w:t>Bibliography</w:t>
      </w:r>
      <w:bookmarkEnd w:id="51"/>
    </w:p>
    <w:p w:rsidR="008F4648" w:rsidRPr="00337D5A" w:rsidRDefault="008F4648" w:rsidP="008F4648">
      <w:pPr>
        <w:rPr>
          <w:lang w:val="en-US" w:eastAsia="zh-CN"/>
        </w:rPr>
      </w:pPr>
      <w:r w:rsidRPr="00B55978">
        <w:rPr>
          <w:lang w:val="en-US" w:eastAsia="zh-CN"/>
        </w:rPr>
        <w:t>&lt;TBD&gt;</w:t>
      </w:r>
    </w:p>
    <w:p w:rsidR="008F4648" w:rsidRDefault="008F4648" w:rsidP="008F4648">
      <w:r>
        <w:t>_______</w:t>
      </w:r>
    </w:p>
    <w:sectPr w:rsidR="008F4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CF4772"/>
    <w:multiLevelType w:val="hybridMultilevel"/>
    <w:tmpl w:val="5E5EA6D6"/>
    <w:lvl w:ilvl="0" w:tplc="884C739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c">
    <w15:presenceInfo w15:providerId="None" w15:userId="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activeWritingStyle w:appName="MSWord" w:lang="en-US" w:vendorID="64" w:dllVersion="131078" w:nlCheck="1" w:checkStyle="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599"/>
    <w:rsid w:val="00053407"/>
    <w:rsid w:val="004E70D6"/>
    <w:rsid w:val="004F4AFA"/>
    <w:rsid w:val="008F4648"/>
    <w:rsid w:val="00AF3731"/>
    <w:rsid w:val="00B45F61"/>
    <w:rsid w:val="00DA2599"/>
    <w:rsid w:val="00E16A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94E0"/>
  <w15:chartTrackingRefBased/>
  <w15:docId w15:val="{57E6A78D-AF81-4C38-A5F8-45FC3F7C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F4648"/>
    <w:pPr>
      <w:spacing w:before="120" w:after="0" w:line="240" w:lineRule="auto"/>
    </w:pPr>
    <w:rPr>
      <w:rFonts w:ascii="Times New Roman" w:eastAsiaTheme="minorEastAsia" w:hAnsi="Times New Roman" w:cs="Times New Roman"/>
      <w:sz w:val="24"/>
      <w:szCs w:val="24"/>
      <w:lang w:val="en-GB" w:eastAsia="ja-JP" w:bidi="ar-SA"/>
    </w:rPr>
  </w:style>
  <w:style w:type="paragraph" w:styleId="Heading1">
    <w:name w:val="heading 1"/>
    <w:basedOn w:val="Normal"/>
    <w:next w:val="Normal"/>
    <w:link w:val="Heading1Char"/>
    <w:rsid w:val="008F4648"/>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8F4648"/>
    <w:pPr>
      <w:spacing w:before="240"/>
      <w:outlineLvl w:val="1"/>
    </w:pPr>
  </w:style>
  <w:style w:type="paragraph" w:styleId="Heading3">
    <w:name w:val="heading 3"/>
    <w:basedOn w:val="Heading1"/>
    <w:next w:val="Normal"/>
    <w:link w:val="Heading3Char"/>
    <w:rsid w:val="008F4648"/>
    <w:pPr>
      <w:spacing w:before="1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umber">
    <w:name w:val="Docnumber"/>
    <w:basedOn w:val="Normal"/>
    <w:link w:val="DocnumberChar"/>
    <w:rsid w:val="008F4648"/>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8F4648"/>
    <w:rPr>
      <w:rFonts w:ascii="Times New Roman" w:eastAsia="SimSun" w:hAnsi="Times New Roman" w:cs="Times New Roman"/>
      <w:b/>
      <w:sz w:val="32"/>
      <w:lang w:val="en-GB" w:bidi="ar-SA"/>
    </w:rPr>
  </w:style>
  <w:style w:type="paragraph" w:customStyle="1" w:styleId="VenueDate">
    <w:name w:val="VenueDate"/>
    <w:basedOn w:val="Normal"/>
    <w:rsid w:val="008F4648"/>
    <w:pPr>
      <w:jc w:val="right"/>
    </w:pPr>
  </w:style>
  <w:style w:type="paragraph" w:customStyle="1" w:styleId="TSBHeaderRight14">
    <w:name w:val="TSBHeaderRight14"/>
    <w:basedOn w:val="Normal"/>
    <w:rsid w:val="008F4648"/>
    <w:pPr>
      <w:jc w:val="right"/>
    </w:pPr>
    <w:rPr>
      <w:b/>
      <w:bCs/>
      <w:sz w:val="28"/>
      <w:szCs w:val="28"/>
    </w:rPr>
  </w:style>
  <w:style w:type="paragraph" w:customStyle="1" w:styleId="TSBHeaderQuestion">
    <w:name w:val="TSBHeaderQuestion"/>
    <w:basedOn w:val="Normal"/>
    <w:rsid w:val="008F4648"/>
  </w:style>
  <w:style w:type="paragraph" w:customStyle="1" w:styleId="TSBHeaderSource">
    <w:name w:val="TSBHeaderSource"/>
    <w:basedOn w:val="Normal"/>
    <w:rsid w:val="008F4648"/>
  </w:style>
  <w:style w:type="paragraph" w:customStyle="1" w:styleId="TSBHeaderTitle">
    <w:name w:val="TSBHeaderTitle"/>
    <w:basedOn w:val="Normal"/>
    <w:rsid w:val="008F4648"/>
  </w:style>
  <w:style w:type="paragraph" w:customStyle="1" w:styleId="TSBHeaderSummary">
    <w:name w:val="TSBHeaderSummary"/>
    <w:basedOn w:val="Normal"/>
    <w:rsid w:val="008F4648"/>
  </w:style>
  <w:style w:type="character" w:customStyle="1" w:styleId="Heading1Char">
    <w:name w:val="Heading 1 Char"/>
    <w:basedOn w:val="DefaultParagraphFont"/>
    <w:link w:val="Heading1"/>
    <w:rsid w:val="008F4648"/>
    <w:rPr>
      <w:rFonts w:ascii="Times New Roman" w:eastAsia="Times New Roman" w:hAnsi="Times New Roman" w:cs="Times New Roman"/>
      <w:b/>
      <w:sz w:val="24"/>
      <w:lang w:val="en-GB" w:bidi="ar-SA"/>
    </w:rPr>
  </w:style>
  <w:style w:type="character" w:customStyle="1" w:styleId="Heading2Char">
    <w:name w:val="Heading 2 Char"/>
    <w:basedOn w:val="DefaultParagraphFont"/>
    <w:link w:val="Heading2"/>
    <w:rsid w:val="008F4648"/>
    <w:rPr>
      <w:rFonts w:ascii="Times New Roman" w:eastAsia="Times New Roman" w:hAnsi="Times New Roman" w:cs="Times New Roman"/>
      <w:b/>
      <w:sz w:val="24"/>
      <w:lang w:val="en-GB" w:bidi="ar-SA"/>
    </w:rPr>
  </w:style>
  <w:style w:type="character" w:customStyle="1" w:styleId="Heading3Char">
    <w:name w:val="Heading 3 Char"/>
    <w:basedOn w:val="DefaultParagraphFont"/>
    <w:link w:val="Heading3"/>
    <w:rsid w:val="008F4648"/>
    <w:rPr>
      <w:rFonts w:ascii="Times New Roman" w:eastAsia="Times New Roman" w:hAnsi="Times New Roman" w:cs="Times New Roman"/>
      <w:b/>
      <w:sz w:val="24"/>
      <w:lang w:val="en-GB" w:bidi="ar-SA"/>
    </w:rPr>
  </w:style>
  <w:style w:type="paragraph" w:customStyle="1" w:styleId="AppendixNotitle">
    <w:name w:val="Appendix_No &amp; title"/>
    <w:basedOn w:val="Normal"/>
    <w:next w:val="Normal"/>
    <w:rsid w:val="008F4648"/>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Figure">
    <w:name w:val="Figure"/>
    <w:basedOn w:val="Normal"/>
    <w:next w:val="Normal"/>
    <w:rsid w:val="008F4648"/>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8F4648"/>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b">
    <w:name w:val="Heading_b"/>
    <w:basedOn w:val="Normal"/>
    <w:next w:val="Normal"/>
    <w:qFormat/>
    <w:rsid w:val="008F4648"/>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RecNo">
    <w:name w:val="Rec_No"/>
    <w:basedOn w:val="Normal"/>
    <w:next w:val="Normal"/>
    <w:rsid w:val="008F4648"/>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8F4648"/>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8F4648"/>
    <w:pPr>
      <w:overflowPunct w:val="0"/>
      <w:autoSpaceDE w:val="0"/>
      <w:autoSpaceDN w:val="0"/>
      <w:adjustRightInd w:val="0"/>
      <w:ind w:left="2268" w:hanging="2268"/>
      <w:textAlignment w:val="baseline"/>
    </w:pPr>
    <w:rPr>
      <w:rFonts w:eastAsia="Times New Roman"/>
      <w:szCs w:val="20"/>
      <w:lang w:eastAsia="en-US"/>
    </w:rPr>
  </w:style>
  <w:style w:type="table" w:styleId="TableGridLight">
    <w:name w:val="Grid Table Light"/>
    <w:basedOn w:val="TableNormal"/>
    <w:uiPriority w:val="40"/>
    <w:rsid w:val="008F4648"/>
    <w:pPr>
      <w:spacing w:after="0" w:line="240" w:lineRule="auto"/>
    </w:pPr>
    <w:rPr>
      <w:rFonts w:eastAsiaTheme="minorEastAsia"/>
      <w:szCs w:val="22"/>
      <w:lang w:eastAsia="zh-CN"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4E70D6"/>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0D6"/>
    <w:rPr>
      <w:rFonts w:ascii="Segoe UI" w:eastAsiaTheme="minorEastAsia" w:hAnsi="Segoe UI" w:cs="Segoe UI"/>
      <w:sz w:val="18"/>
      <w:szCs w:val="18"/>
      <w:lang w:val="en-GB"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dc:creator>
  <cp:keywords/>
  <dc:description/>
  <cp:lastModifiedBy>tec</cp:lastModifiedBy>
  <cp:revision>5</cp:revision>
  <dcterms:created xsi:type="dcterms:W3CDTF">2023-04-28T10:33:00Z</dcterms:created>
  <dcterms:modified xsi:type="dcterms:W3CDTF">2023-05-23T07:59:00Z</dcterms:modified>
</cp:coreProperties>
</file>