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169"/>
        <w:gridCol w:w="9"/>
        <w:gridCol w:w="3507"/>
        <w:gridCol w:w="142"/>
        <w:gridCol w:w="201"/>
        <w:gridCol w:w="4194"/>
      </w:tblGrid>
      <w:tr w:rsidR="00384C4A" w:rsidRPr="0037415F" w:rsidTr="004929E8">
        <w:trPr>
          <w:cantSplit/>
          <w:jc w:val="center"/>
        </w:trPr>
        <w:tc>
          <w:tcPr>
            <w:tcW w:w="1134" w:type="dxa"/>
            <w:vMerge w:val="restart"/>
            <w:vAlign w:val="center"/>
          </w:tcPr>
          <w:p w:rsidR="00384C4A" w:rsidRPr="00567F52" w:rsidRDefault="00384C4A" w:rsidP="00F36497">
            <w:pPr>
              <w:spacing w:before="0"/>
              <w:jc w:val="center"/>
            </w:pPr>
            <w:r>
              <w:rPr>
                <w:noProof/>
                <w:lang w:val="en-IN" w:eastAsia="en-IN" w:bidi="hi-IN"/>
              </w:rPr>
              <w:drawing>
                <wp:inline distT="0" distB="0" distL="0" distR="0" wp14:anchorId="1FADB973" wp14:editId="3E4BE79E">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4"/>
            <w:vMerge w:val="restart"/>
            <w:vAlign w:val="center"/>
          </w:tcPr>
          <w:p w:rsidR="00384C4A" w:rsidRPr="00F70513" w:rsidRDefault="00384C4A" w:rsidP="00F36497">
            <w:pPr>
              <w:rPr>
                <w:sz w:val="16"/>
                <w:szCs w:val="16"/>
              </w:rPr>
            </w:pPr>
            <w:r w:rsidRPr="00F70513">
              <w:rPr>
                <w:sz w:val="16"/>
                <w:szCs w:val="16"/>
              </w:rPr>
              <w:t>INTERNATIONAL TELECOMMUNICATION UNION</w:t>
            </w:r>
          </w:p>
          <w:p w:rsidR="00384C4A" w:rsidRPr="006264C9" w:rsidRDefault="00384C4A" w:rsidP="00F36497">
            <w:pPr>
              <w:rPr>
                <w:b/>
                <w:bCs/>
                <w:sz w:val="26"/>
                <w:szCs w:val="26"/>
              </w:rPr>
            </w:pPr>
            <w:r w:rsidRPr="006264C9">
              <w:rPr>
                <w:b/>
                <w:bCs/>
                <w:sz w:val="26"/>
                <w:szCs w:val="26"/>
              </w:rPr>
              <w:t>TELECOMMUNICATION</w:t>
            </w:r>
            <w:r w:rsidRPr="006264C9">
              <w:rPr>
                <w:b/>
                <w:bCs/>
                <w:sz w:val="26"/>
                <w:szCs w:val="26"/>
              </w:rPr>
              <w:br/>
              <w:t>STANDARDIZATION SECTOR</w:t>
            </w:r>
          </w:p>
          <w:p w:rsidR="00384C4A" w:rsidRPr="007F664D" w:rsidRDefault="00384C4A" w:rsidP="00F36497">
            <w:pPr>
              <w:rPr>
                <w:sz w:val="20"/>
                <w:szCs w:val="20"/>
              </w:rPr>
            </w:pPr>
            <w:r w:rsidRPr="006264C9">
              <w:rPr>
                <w:sz w:val="20"/>
                <w:szCs w:val="20"/>
              </w:rPr>
              <w:t xml:space="preserve">STUDY PERIOD </w:t>
            </w:r>
            <w:r>
              <w:rPr>
                <w:sz w:val="20"/>
                <w:szCs w:val="20"/>
              </w:rPr>
              <w:t>2025-2028</w:t>
            </w:r>
          </w:p>
        </w:tc>
        <w:tc>
          <w:tcPr>
            <w:tcW w:w="4537" w:type="dxa"/>
            <w:gridSpan w:val="3"/>
            <w:vAlign w:val="center"/>
          </w:tcPr>
          <w:p w:rsidR="00384C4A" w:rsidRPr="00D64445" w:rsidRDefault="00384C4A" w:rsidP="00384C4A">
            <w:pPr>
              <w:pStyle w:val="Docnumber"/>
            </w:pPr>
            <w:r w:rsidRPr="00D64445">
              <w:rPr>
                <w:noProof/>
              </w:rPr>
              <w:t>SG5</w:t>
            </w:r>
            <w:r w:rsidRPr="00D64445">
              <w:t>-C</w:t>
            </w:r>
            <w:r w:rsidR="004929E8" w:rsidRPr="00D64445">
              <w:t>XXX</w:t>
            </w:r>
          </w:p>
        </w:tc>
      </w:tr>
      <w:tr w:rsidR="00384C4A" w:rsidRPr="0095099F" w:rsidTr="004929E8">
        <w:trPr>
          <w:cantSplit/>
          <w:jc w:val="center"/>
        </w:trPr>
        <w:tc>
          <w:tcPr>
            <w:tcW w:w="1134" w:type="dxa"/>
            <w:vMerge/>
          </w:tcPr>
          <w:p w:rsidR="00384C4A" w:rsidRPr="00072A4E" w:rsidRDefault="00384C4A" w:rsidP="00F36497">
            <w:pPr>
              <w:rPr>
                <w:smallCaps/>
                <w:sz w:val="20"/>
              </w:rPr>
            </w:pPr>
          </w:p>
        </w:tc>
        <w:tc>
          <w:tcPr>
            <w:tcW w:w="3969" w:type="dxa"/>
            <w:gridSpan w:val="4"/>
            <w:vMerge/>
          </w:tcPr>
          <w:p w:rsidR="00384C4A" w:rsidRPr="00072A4E" w:rsidRDefault="00384C4A" w:rsidP="00F36497">
            <w:pPr>
              <w:rPr>
                <w:smallCaps/>
                <w:sz w:val="20"/>
              </w:rPr>
            </w:pPr>
          </w:p>
        </w:tc>
        <w:tc>
          <w:tcPr>
            <w:tcW w:w="4537" w:type="dxa"/>
            <w:gridSpan w:val="3"/>
          </w:tcPr>
          <w:p w:rsidR="00384C4A" w:rsidRPr="00D64445" w:rsidRDefault="00384C4A" w:rsidP="00F36497">
            <w:pPr>
              <w:pStyle w:val="TSBHeaderRight14"/>
            </w:pPr>
            <w:r w:rsidRPr="00D64445">
              <w:rPr>
                <w:noProof/>
              </w:rPr>
              <w:t>STUDY GROUP 5</w:t>
            </w:r>
            <w:r w:rsidRPr="00D64445">
              <w:t xml:space="preserve"> </w:t>
            </w:r>
          </w:p>
        </w:tc>
      </w:tr>
      <w:tr w:rsidR="00384C4A" w:rsidRPr="0037415F" w:rsidTr="004929E8">
        <w:trPr>
          <w:cantSplit/>
          <w:jc w:val="center"/>
        </w:trPr>
        <w:tc>
          <w:tcPr>
            <w:tcW w:w="1134" w:type="dxa"/>
            <w:vMerge/>
            <w:tcBorders>
              <w:bottom w:val="single" w:sz="12" w:space="0" w:color="auto"/>
            </w:tcBorders>
          </w:tcPr>
          <w:p w:rsidR="00384C4A" w:rsidRPr="0037415F" w:rsidRDefault="00384C4A" w:rsidP="00F36497">
            <w:pPr>
              <w:rPr>
                <w:b/>
                <w:bCs/>
                <w:sz w:val="26"/>
              </w:rPr>
            </w:pPr>
          </w:p>
        </w:tc>
        <w:tc>
          <w:tcPr>
            <w:tcW w:w="3969" w:type="dxa"/>
            <w:gridSpan w:val="4"/>
            <w:vMerge/>
            <w:tcBorders>
              <w:bottom w:val="single" w:sz="12" w:space="0" w:color="auto"/>
            </w:tcBorders>
          </w:tcPr>
          <w:p w:rsidR="00384C4A" w:rsidRPr="0037415F" w:rsidRDefault="00384C4A" w:rsidP="00F36497">
            <w:pPr>
              <w:rPr>
                <w:b/>
                <w:bCs/>
                <w:sz w:val="26"/>
              </w:rPr>
            </w:pPr>
          </w:p>
        </w:tc>
        <w:tc>
          <w:tcPr>
            <w:tcW w:w="4537" w:type="dxa"/>
            <w:gridSpan w:val="3"/>
            <w:tcBorders>
              <w:bottom w:val="single" w:sz="12" w:space="0" w:color="auto"/>
            </w:tcBorders>
            <w:vAlign w:val="center"/>
          </w:tcPr>
          <w:p w:rsidR="00384C4A" w:rsidRPr="00D64445" w:rsidRDefault="00384C4A" w:rsidP="00F36497">
            <w:pPr>
              <w:pStyle w:val="TSBHeaderRight14"/>
            </w:pPr>
            <w:r w:rsidRPr="00D64445">
              <w:t>Original: English</w:t>
            </w:r>
          </w:p>
        </w:tc>
      </w:tr>
      <w:tr w:rsidR="00384C4A" w:rsidRPr="0037415F" w:rsidTr="004929E8">
        <w:trPr>
          <w:cantSplit/>
          <w:jc w:val="center"/>
        </w:trPr>
        <w:tc>
          <w:tcPr>
            <w:tcW w:w="1418" w:type="dxa"/>
            <w:gridSpan w:val="2"/>
          </w:tcPr>
          <w:p w:rsidR="00384C4A" w:rsidRPr="0037415F" w:rsidRDefault="00384C4A" w:rsidP="00F36497">
            <w:pPr>
              <w:rPr>
                <w:b/>
                <w:bCs/>
              </w:rPr>
            </w:pPr>
            <w:r w:rsidRPr="0037415F">
              <w:rPr>
                <w:b/>
                <w:bCs/>
              </w:rPr>
              <w:t>Question(s):</w:t>
            </w:r>
          </w:p>
        </w:tc>
        <w:tc>
          <w:tcPr>
            <w:tcW w:w="3827" w:type="dxa"/>
            <w:gridSpan w:val="4"/>
          </w:tcPr>
          <w:p w:rsidR="00384C4A" w:rsidRPr="00D64445" w:rsidRDefault="004929E8" w:rsidP="00F36497">
            <w:pPr>
              <w:pStyle w:val="TSBHeaderQuestion"/>
            </w:pPr>
            <w:r w:rsidRPr="00D64445">
              <w:rPr>
                <w:noProof/>
              </w:rPr>
              <w:t>4/5</w:t>
            </w:r>
          </w:p>
        </w:tc>
        <w:tc>
          <w:tcPr>
            <w:tcW w:w="4395" w:type="dxa"/>
            <w:gridSpan w:val="2"/>
          </w:tcPr>
          <w:p w:rsidR="00384C4A" w:rsidRPr="00D64445" w:rsidRDefault="004929E8" w:rsidP="00F36497">
            <w:pPr>
              <w:pStyle w:val="VenueDate"/>
            </w:pPr>
            <w:r w:rsidRPr="00D64445">
              <w:t>Geneva, 03-12 June 2025</w:t>
            </w:r>
          </w:p>
        </w:tc>
      </w:tr>
      <w:tr w:rsidR="00384C4A" w:rsidRPr="00A4045F" w:rsidTr="004929E8">
        <w:trPr>
          <w:cantSplit/>
          <w:jc w:val="center"/>
        </w:trPr>
        <w:tc>
          <w:tcPr>
            <w:tcW w:w="9640" w:type="dxa"/>
            <w:gridSpan w:val="8"/>
          </w:tcPr>
          <w:p w:rsidR="00384C4A" w:rsidRPr="00D64445" w:rsidRDefault="00384C4A" w:rsidP="00F36497">
            <w:pPr>
              <w:jc w:val="center"/>
              <w:rPr>
                <w:b/>
                <w:bCs/>
              </w:rPr>
            </w:pPr>
            <w:r w:rsidRPr="00D64445">
              <w:rPr>
                <w:b/>
                <w:bCs/>
              </w:rPr>
              <w:t>CONTRIBUTION</w:t>
            </w:r>
          </w:p>
        </w:tc>
      </w:tr>
      <w:tr w:rsidR="00384C4A" w:rsidRPr="0037415F" w:rsidTr="004929E8">
        <w:trPr>
          <w:cantSplit/>
          <w:jc w:val="center"/>
        </w:trPr>
        <w:tc>
          <w:tcPr>
            <w:tcW w:w="1418" w:type="dxa"/>
            <w:gridSpan w:val="2"/>
          </w:tcPr>
          <w:p w:rsidR="00384C4A" w:rsidRPr="0037415F" w:rsidRDefault="00384C4A" w:rsidP="00F36497">
            <w:pPr>
              <w:rPr>
                <w:b/>
                <w:bCs/>
              </w:rPr>
            </w:pPr>
            <w:r>
              <w:rPr>
                <w:b/>
                <w:bCs/>
              </w:rPr>
              <w:t>Source:</w:t>
            </w:r>
          </w:p>
        </w:tc>
        <w:tc>
          <w:tcPr>
            <w:tcW w:w="8222" w:type="dxa"/>
            <w:gridSpan w:val="6"/>
          </w:tcPr>
          <w:p w:rsidR="00384C4A" w:rsidRPr="00D64445" w:rsidRDefault="002F032B" w:rsidP="00F36497">
            <w:pPr>
              <w:pStyle w:val="TSBHeaderSource"/>
            </w:pPr>
            <w:r>
              <w:t xml:space="preserve">   </w:t>
            </w:r>
            <w:r w:rsidR="004929E8" w:rsidRPr="00D64445">
              <w:t>Ministry of Communications, India</w:t>
            </w:r>
          </w:p>
        </w:tc>
      </w:tr>
      <w:tr w:rsidR="004929E8" w:rsidRPr="003B24BE" w:rsidTr="002305CB">
        <w:tblPrEx>
          <w:jc w:val="left"/>
        </w:tblPrEx>
        <w:trPr>
          <w:cantSplit/>
        </w:trPr>
        <w:tc>
          <w:tcPr>
            <w:tcW w:w="1587" w:type="dxa"/>
            <w:gridSpan w:val="3"/>
            <w:tcBorders>
              <w:bottom w:val="single" w:sz="8" w:space="0" w:color="auto"/>
            </w:tcBorders>
          </w:tcPr>
          <w:p w:rsidR="004929E8" w:rsidRPr="003B24BE" w:rsidRDefault="004929E8" w:rsidP="00EB691B">
            <w:pPr>
              <w:rPr>
                <w:b/>
                <w:bCs/>
                <w:lang w:val="en-US"/>
              </w:rPr>
            </w:pPr>
            <w:r w:rsidRPr="003B24BE">
              <w:rPr>
                <w:b/>
                <w:bCs/>
                <w:lang w:val="en-US"/>
              </w:rPr>
              <w:t>Title:</w:t>
            </w:r>
          </w:p>
        </w:tc>
        <w:tc>
          <w:tcPr>
            <w:tcW w:w="8053" w:type="dxa"/>
            <w:gridSpan w:val="5"/>
            <w:tcBorders>
              <w:bottom w:val="single" w:sz="8" w:space="0" w:color="auto"/>
            </w:tcBorders>
          </w:tcPr>
          <w:p w:rsidR="004929E8" w:rsidRPr="00D64445" w:rsidRDefault="00D64445" w:rsidP="00EB691B">
            <w:pPr>
              <w:pStyle w:val="TSBHeaderTitle"/>
              <w:rPr>
                <w:lang w:val="en-US"/>
              </w:rPr>
            </w:pPr>
            <w:r>
              <w:rPr>
                <w:lang w:val="en-US"/>
              </w:rPr>
              <w:t xml:space="preserve">Proposal to update </w:t>
            </w:r>
            <w:r w:rsidR="004929E8" w:rsidRPr="00D64445">
              <w:rPr>
                <w:lang w:val="en-US"/>
              </w:rPr>
              <w:t>baseline text of new ITU-T Recommendation K.EMC_UWB "Electromagnetic Compatibility requirements and test methods for Ultra Wide Band Equipment"</w:t>
            </w:r>
            <w:r w:rsidR="00B32B37">
              <w:rPr>
                <w:lang w:val="en-US"/>
              </w:rPr>
              <w:t xml:space="preserve"> </w:t>
            </w:r>
            <w:r w:rsidR="00B32B37" w:rsidRPr="00D64445">
              <w:t>[Geneva, 03-12 June 2025]</w:t>
            </w:r>
          </w:p>
        </w:tc>
      </w:tr>
      <w:tr w:rsidR="004929E8" w:rsidRPr="003B24BE" w:rsidTr="002305CB">
        <w:trPr>
          <w:cantSplit/>
          <w:jc w:val="center"/>
        </w:trPr>
        <w:tc>
          <w:tcPr>
            <w:tcW w:w="1596" w:type="dxa"/>
            <w:gridSpan w:val="4"/>
            <w:tcBorders>
              <w:top w:val="single" w:sz="6" w:space="0" w:color="auto"/>
              <w:bottom w:val="single" w:sz="6" w:space="0" w:color="auto"/>
            </w:tcBorders>
          </w:tcPr>
          <w:p w:rsidR="004929E8" w:rsidRPr="003B24BE" w:rsidRDefault="004929E8" w:rsidP="00EB691B">
            <w:pPr>
              <w:tabs>
                <w:tab w:val="left" w:pos="794"/>
                <w:tab w:val="left" w:pos="1191"/>
                <w:tab w:val="left" w:pos="1588"/>
                <w:tab w:val="left" w:pos="1985"/>
              </w:tabs>
              <w:overflowPunct w:val="0"/>
              <w:autoSpaceDE w:val="0"/>
              <w:autoSpaceDN w:val="0"/>
              <w:adjustRightInd w:val="0"/>
              <w:textAlignment w:val="baseline"/>
              <w:rPr>
                <w:rFonts w:eastAsia="Times New Roman"/>
                <w:b/>
                <w:bCs/>
              </w:rPr>
            </w:pPr>
            <w:r w:rsidRPr="003B24BE">
              <w:rPr>
                <w:rFonts w:eastAsia="Times New Roman"/>
                <w:b/>
                <w:bCs/>
              </w:rPr>
              <w:t>Contact:</w:t>
            </w:r>
          </w:p>
        </w:tc>
        <w:tc>
          <w:tcPr>
            <w:tcW w:w="3850" w:type="dxa"/>
            <w:gridSpan w:val="3"/>
            <w:tcBorders>
              <w:top w:val="single" w:sz="6" w:space="0" w:color="auto"/>
              <w:bottom w:val="single" w:sz="6" w:space="0" w:color="auto"/>
            </w:tcBorders>
          </w:tcPr>
          <w:p w:rsidR="004929E8" w:rsidRDefault="00D64445" w:rsidP="00D64445">
            <w:pPr>
              <w:tabs>
                <w:tab w:val="left" w:pos="794"/>
                <w:tab w:val="left" w:pos="1191"/>
                <w:tab w:val="left" w:pos="1588"/>
                <w:tab w:val="left" w:pos="1985"/>
              </w:tabs>
              <w:overflowPunct w:val="0"/>
              <w:autoSpaceDE w:val="0"/>
              <w:autoSpaceDN w:val="0"/>
              <w:adjustRightInd w:val="0"/>
              <w:spacing w:before="0"/>
              <w:textAlignment w:val="baseline"/>
              <w:rPr>
                <w:lang w:val="en-US"/>
              </w:rPr>
            </w:pPr>
            <w:r>
              <w:rPr>
                <w:lang w:val="en-US"/>
              </w:rPr>
              <w:t>Anshul Kumar Gupta</w:t>
            </w:r>
            <w:r w:rsidR="004929E8" w:rsidRPr="003B24BE">
              <w:rPr>
                <w:lang w:val="en-US"/>
              </w:rPr>
              <w:br/>
            </w:r>
            <w:r>
              <w:rPr>
                <w:lang w:val="en-US"/>
              </w:rPr>
              <w:t>TEC, DOT</w:t>
            </w:r>
          </w:p>
          <w:p w:rsidR="00D64445" w:rsidRPr="00D64445" w:rsidRDefault="00D64445" w:rsidP="00D64445">
            <w:pPr>
              <w:tabs>
                <w:tab w:val="left" w:pos="794"/>
                <w:tab w:val="left" w:pos="1191"/>
                <w:tab w:val="left" w:pos="1588"/>
                <w:tab w:val="left" w:pos="1985"/>
              </w:tabs>
              <w:overflowPunct w:val="0"/>
              <w:autoSpaceDE w:val="0"/>
              <w:autoSpaceDN w:val="0"/>
              <w:adjustRightInd w:val="0"/>
              <w:spacing w:before="0"/>
              <w:textAlignment w:val="baseline"/>
              <w:rPr>
                <w:lang w:val="en-US"/>
              </w:rPr>
            </w:pPr>
            <w:r w:rsidRPr="00D64445">
              <w:t>Ministry of Communications, India</w:t>
            </w:r>
          </w:p>
        </w:tc>
        <w:tc>
          <w:tcPr>
            <w:tcW w:w="4194" w:type="dxa"/>
            <w:tcBorders>
              <w:top w:val="single" w:sz="6" w:space="0" w:color="auto"/>
              <w:bottom w:val="single" w:sz="6" w:space="0" w:color="auto"/>
            </w:tcBorders>
          </w:tcPr>
          <w:p w:rsidR="004929E8" w:rsidRPr="003B24BE" w:rsidRDefault="00D64445" w:rsidP="00EB691B">
            <w:pPr>
              <w:tabs>
                <w:tab w:val="left" w:pos="794"/>
                <w:tab w:val="left" w:pos="1191"/>
                <w:tab w:val="left" w:pos="1588"/>
                <w:tab w:val="left" w:pos="1985"/>
              </w:tabs>
              <w:overflowPunct w:val="0"/>
              <w:autoSpaceDE w:val="0"/>
              <w:autoSpaceDN w:val="0"/>
              <w:adjustRightInd w:val="0"/>
              <w:textAlignment w:val="baseline"/>
              <w:rPr>
                <w:rFonts w:eastAsia="Times New Roman"/>
                <w:lang w:val="fr-CH"/>
              </w:rPr>
            </w:pPr>
            <w:r>
              <w:rPr>
                <w:lang w:val="pt-BR"/>
              </w:rPr>
              <w:t xml:space="preserve">Tel: </w:t>
            </w:r>
            <w:r>
              <w:rPr>
                <w:lang w:val="pt-BR"/>
              </w:rPr>
              <w:tab/>
              <w:t>+91 9785951159</w:t>
            </w:r>
            <w:r w:rsidR="004929E8" w:rsidRPr="003B24BE">
              <w:rPr>
                <w:lang w:val="pt-BR"/>
              </w:rPr>
              <w:br/>
              <w:t>E-mail:</w:t>
            </w:r>
            <w:r w:rsidR="004929E8" w:rsidRPr="003B24BE">
              <w:rPr>
                <w:lang w:val="pt-BR"/>
              </w:rPr>
              <w:tab/>
            </w:r>
            <w:hyperlink r:id="rId8" w:history="1">
              <w:r w:rsidRPr="000D5907">
                <w:rPr>
                  <w:rStyle w:val="Hyperlink"/>
                  <w:lang w:val="pt-BR"/>
                </w:rPr>
                <w:t>anshulkr.gupta@gov.in</w:t>
              </w:r>
            </w:hyperlink>
          </w:p>
        </w:tc>
      </w:tr>
      <w:tr w:rsidR="002305CB" w:rsidRPr="003B24BE" w:rsidTr="002305CB">
        <w:trPr>
          <w:cantSplit/>
          <w:jc w:val="center"/>
        </w:trPr>
        <w:tc>
          <w:tcPr>
            <w:tcW w:w="1596" w:type="dxa"/>
            <w:gridSpan w:val="4"/>
            <w:tcBorders>
              <w:top w:val="single" w:sz="6" w:space="0" w:color="auto"/>
              <w:bottom w:val="single" w:sz="6" w:space="0" w:color="auto"/>
            </w:tcBorders>
          </w:tcPr>
          <w:p w:rsidR="002305CB" w:rsidRPr="003B24BE" w:rsidRDefault="002305CB" w:rsidP="002305CB">
            <w:pPr>
              <w:tabs>
                <w:tab w:val="left" w:pos="794"/>
                <w:tab w:val="left" w:pos="1191"/>
                <w:tab w:val="left" w:pos="1588"/>
                <w:tab w:val="left" w:pos="1985"/>
              </w:tabs>
              <w:overflowPunct w:val="0"/>
              <w:autoSpaceDE w:val="0"/>
              <w:autoSpaceDN w:val="0"/>
              <w:adjustRightInd w:val="0"/>
              <w:textAlignment w:val="baseline"/>
              <w:rPr>
                <w:rFonts w:eastAsia="Times New Roman"/>
                <w:b/>
                <w:bCs/>
              </w:rPr>
            </w:pPr>
            <w:r w:rsidRPr="003B24BE">
              <w:rPr>
                <w:rFonts w:eastAsia="Times New Roman"/>
                <w:b/>
                <w:bCs/>
              </w:rPr>
              <w:t>Contact:</w:t>
            </w:r>
          </w:p>
        </w:tc>
        <w:tc>
          <w:tcPr>
            <w:tcW w:w="3850" w:type="dxa"/>
            <w:gridSpan w:val="3"/>
            <w:tcBorders>
              <w:top w:val="single" w:sz="6" w:space="0" w:color="auto"/>
              <w:bottom w:val="single" w:sz="6" w:space="0" w:color="auto"/>
            </w:tcBorders>
          </w:tcPr>
          <w:p w:rsidR="002305CB" w:rsidRDefault="002305CB" w:rsidP="002305CB">
            <w:pPr>
              <w:spacing w:before="0"/>
              <w:rPr>
                <w:lang w:val="en-US"/>
              </w:rPr>
            </w:pPr>
            <w:proofErr w:type="spellStart"/>
            <w:r>
              <w:rPr>
                <w:lang w:val="en-US"/>
              </w:rPr>
              <w:t>Neha</w:t>
            </w:r>
            <w:proofErr w:type="spellEnd"/>
            <w:r>
              <w:rPr>
                <w:lang w:val="en-US"/>
              </w:rPr>
              <w:t xml:space="preserve"> </w:t>
            </w:r>
            <w:proofErr w:type="spellStart"/>
            <w:r>
              <w:rPr>
                <w:lang w:val="en-US"/>
              </w:rPr>
              <w:t>Upadhyay</w:t>
            </w:r>
            <w:proofErr w:type="spellEnd"/>
          </w:p>
          <w:p w:rsidR="002305CB" w:rsidRDefault="002305CB" w:rsidP="002305CB">
            <w:pPr>
              <w:spacing w:before="0"/>
              <w:rPr>
                <w:lang w:val="en-US"/>
              </w:rPr>
            </w:pPr>
            <w:r>
              <w:rPr>
                <w:lang w:val="pl-PL"/>
              </w:rPr>
              <w:t>DoT</w:t>
            </w:r>
            <w:r>
              <w:rPr>
                <w:lang w:val="pl-PL"/>
              </w:rPr>
              <w:br/>
              <w:t>Ministry of Communications, India</w:t>
            </w:r>
          </w:p>
        </w:tc>
        <w:tc>
          <w:tcPr>
            <w:tcW w:w="4194" w:type="dxa"/>
            <w:tcBorders>
              <w:top w:val="single" w:sz="6" w:space="0" w:color="auto"/>
              <w:bottom w:val="single" w:sz="6" w:space="0" w:color="auto"/>
            </w:tcBorders>
          </w:tcPr>
          <w:p w:rsidR="002305CB" w:rsidRPr="00862EF1" w:rsidRDefault="002305CB" w:rsidP="002305CB">
            <w:pPr>
              <w:rPr>
                <w:lang w:val="en-US"/>
              </w:rPr>
            </w:pPr>
            <w:r w:rsidRPr="00862EF1">
              <w:rPr>
                <w:lang w:val="en-US"/>
              </w:rPr>
              <w:t>Tel: +</w:t>
            </w:r>
            <w:r>
              <w:rPr>
                <w:lang w:val="en-US"/>
              </w:rPr>
              <w:t xml:space="preserve">91 </w:t>
            </w:r>
            <w:bookmarkStart w:id="0" w:name="_GoBack"/>
            <w:bookmarkEnd w:id="0"/>
            <w:r w:rsidRPr="00862EF1">
              <w:rPr>
                <w:lang w:val="en-US"/>
              </w:rPr>
              <w:br/>
              <w:t xml:space="preserve">E-mail: </w:t>
            </w:r>
            <w:hyperlink r:id="rId9" w:history="1">
              <w:r w:rsidRPr="00460239">
                <w:rPr>
                  <w:rStyle w:val="Hyperlink"/>
                  <w:lang w:val="en-US"/>
                </w:rPr>
                <w:t>neha.upadhyay86@gov.in</w:t>
              </w:r>
            </w:hyperlink>
          </w:p>
        </w:tc>
      </w:tr>
    </w:tbl>
    <w:p w:rsidR="004929E8" w:rsidRPr="003B24BE" w:rsidRDefault="004929E8" w:rsidP="004929E8">
      <w:pPr>
        <w:pStyle w:val="Heading1"/>
        <w:numPr>
          <w:ilvl w:val="0"/>
          <w:numId w:val="0"/>
        </w:numPr>
        <w:spacing w:before="120" w:after="120"/>
        <w:rPr>
          <w:rFonts w:cs="Times New Roman"/>
          <w:lang w:eastAsia="zh-CN"/>
        </w:rPr>
      </w:pPr>
    </w:p>
    <w:tbl>
      <w:tblPr>
        <w:tblW w:w="9696" w:type="dxa"/>
        <w:tblInd w:w="-57" w:type="dxa"/>
        <w:tblLayout w:type="fixed"/>
        <w:tblCellMar>
          <w:left w:w="57" w:type="dxa"/>
          <w:right w:w="57" w:type="dxa"/>
        </w:tblCellMar>
        <w:tblLook w:val="04A0" w:firstRow="1" w:lastRow="0" w:firstColumn="1" w:lastColumn="0" w:noHBand="0" w:noVBand="1"/>
      </w:tblPr>
      <w:tblGrid>
        <w:gridCol w:w="1596"/>
        <w:gridCol w:w="8100"/>
      </w:tblGrid>
      <w:tr w:rsidR="004929E8" w:rsidRPr="003B24BE" w:rsidTr="00EB691B">
        <w:trPr>
          <w:cantSplit/>
          <w:trHeight w:val="275"/>
        </w:trPr>
        <w:tc>
          <w:tcPr>
            <w:tcW w:w="1587" w:type="dxa"/>
          </w:tcPr>
          <w:p w:rsidR="004929E8" w:rsidRPr="003B24BE" w:rsidRDefault="004929E8" w:rsidP="00EB691B">
            <w:pPr>
              <w:rPr>
                <w:b/>
                <w:bCs/>
              </w:rPr>
            </w:pPr>
            <w:r w:rsidRPr="003B24BE">
              <w:rPr>
                <w:b/>
                <w:bCs/>
              </w:rPr>
              <w:t>Abstract:</w:t>
            </w:r>
          </w:p>
        </w:tc>
        <w:tc>
          <w:tcPr>
            <w:tcW w:w="8052" w:type="dxa"/>
          </w:tcPr>
          <w:p w:rsidR="004929E8" w:rsidRPr="003B24BE" w:rsidRDefault="004929E8" w:rsidP="00EB691B">
            <w:pPr>
              <w:pStyle w:val="TSBHeaderSummary"/>
              <w:rPr>
                <w:highlight w:val="yellow"/>
              </w:rPr>
            </w:pPr>
            <w:r w:rsidRPr="003B24BE">
              <w:t xml:space="preserve">This document contains proposal for </w:t>
            </w:r>
            <w:r w:rsidRPr="003B24BE">
              <w:rPr>
                <w:lang w:eastAsia="zh-CN"/>
              </w:rPr>
              <w:t xml:space="preserve">update in </w:t>
            </w:r>
            <w:r w:rsidRPr="003B24BE">
              <w:t xml:space="preserve">text of the new Recommendation ITU-T </w:t>
            </w:r>
            <w:proofErr w:type="spellStart"/>
            <w:r w:rsidRPr="003B24BE">
              <w:rPr>
                <w:spacing w:val="-2"/>
                <w:lang w:eastAsia="zh-CN"/>
              </w:rPr>
              <w:t>K.emc_UWB</w:t>
            </w:r>
            <w:proofErr w:type="spellEnd"/>
            <w:r w:rsidRPr="003B24BE">
              <w:rPr>
                <w:spacing w:val="-2"/>
                <w:lang w:eastAsia="zh-CN"/>
              </w:rPr>
              <w:t xml:space="preserve"> “Electromagnetic compatibility requirements and test methods for </w:t>
            </w:r>
            <w:r w:rsidRPr="003B24BE">
              <w:rPr>
                <w:lang w:val="en-US"/>
              </w:rPr>
              <w:t>Ultra Wide Band</w:t>
            </w:r>
            <w:r w:rsidRPr="003B24BE">
              <w:rPr>
                <w:spacing w:val="-2"/>
                <w:lang w:eastAsia="zh-CN"/>
              </w:rPr>
              <w:t xml:space="preserve"> equipment” for discussion in the Q4 meeting (</w:t>
            </w:r>
            <w:r w:rsidR="00713D6F">
              <w:t>Geneva, 03-12 June 2025)</w:t>
            </w:r>
            <w:r w:rsidRPr="003B24BE">
              <w:rPr>
                <w:spacing w:val="-2"/>
                <w:lang w:eastAsia="zh-CN"/>
              </w:rPr>
              <w:t>.</w:t>
            </w:r>
          </w:p>
        </w:tc>
      </w:tr>
    </w:tbl>
    <w:p w:rsidR="004929E8" w:rsidRPr="003B24BE" w:rsidRDefault="004929E8" w:rsidP="004929E8">
      <w:pPr>
        <w:rPr>
          <w:lang w:eastAsia="zh-CN"/>
        </w:rPr>
      </w:pPr>
    </w:p>
    <w:p w:rsidR="004929E8" w:rsidRPr="003B24BE" w:rsidRDefault="004929E8" w:rsidP="004929E8">
      <w:pPr>
        <w:pStyle w:val="Heading1"/>
        <w:numPr>
          <w:ilvl w:val="0"/>
          <w:numId w:val="0"/>
        </w:numPr>
        <w:spacing w:before="120" w:after="120"/>
        <w:rPr>
          <w:rFonts w:cs="Times New Roman"/>
          <w:bCs w:val="0"/>
          <w:color w:val="000000"/>
          <w:szCs w:val="18"/>
        </w:rPr>
      </w:pPr>
      <w:r w:rsidRPr="003B24BE">
        <w:rPr>
          <w:rFonts w:cs="Times New Roman"/>
        </w:rPr>
        <w:t>Introduction</w:t>
      </w:r>
    </w:p>
    <w:p w:rsidR="004929E8" w:rsidRPr="003B24BE" w:rsidRDefault="004929E8" w:rsidP="004929E8">
      <w:r w:rsidRPr="003B24BE">
        <w:t>This document proposes to update the following in baseline text:</w:t>
      </w:r>
    </w:p>
    <w:p w:rsidR="004929E8" w:rsidRPr="003B24BE" w:rsidRDefault="004929E8" w:rsidP="004929E8">
      <w:pPr>
        <w:pStyle w:val="ListParagraph"/>
        <w:jc w:val="both"/>
      </w:pPr>
    </w:p>
    <w:p w:rsidR="004929E8" w:rsidRPr="003B24BE" w:rsidRDefault="004929E8" w:rsidP="004929E8">
      <w:pPr>
        <w:pStyle w:val="ListParagraph"/>
        <w:jc w:val="both"/>
      </w:pPr>
    </w:p>
    <w:p w:rsidR="004929E8" w:rsidRPr="003B24BE" w:rsidRDefault="004929E8" w:rsidP="004929E8">
      <w:pPr>
        <w:pStyle w:val="ListParagraph"/>
        <w:numPr>
          <w:ilvl w:val="0"/>
          <w:numId w:val="22"/>
        </w:numPr>
        <w:jc w:val="both"/>
      </w:pPr>
      <w:r w:rsidRPr="003B24BE">
        <w:t xml:space="preserve">Provide text for clause 6 </w:t>
      </w:r>
      <w:r w:rsidR="00D62F14">
        <w:t xml:space="preserve"> and 8</w:t>
      </w:r>
      <w:r w:rsidRPr="003B24BE">
        <w:t xml:space="preserve"> of document;</w:t>
      </w:r>
    </w:p>
    <w:p w:rsidR="00384C4A" w:rsidRDefault="00384C4A"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Default="00FF574B" w:rsidP="00725817"/>
    <w:p w:rsidR="00FF574B" w:rsidRPr="003B24BE" w:rsidRDefault="00FF574B" w:rsidP="00FF574B">
      <w:pPr>
        <w:pStyle w:val="RecNo"/>
        <w:rPr>
          <w:lang w:eastAsia="zh-CN"/>
        </w:rPr>
      </w:pPr>
      <w:bookmarkStart w:id="1" w:name="_Hlk85553521"/>
      <w:r w:rsidRPr="003B24BE">
        <w:t xml:space="preserve">Draft new Recommendation ITU-T </w:t>
      </w:r>
      <w:proofErr w:type="spellStart"/>
      <w:r w:rsidRPr="003B24BE">
        <w:t>K.emc_UWB</w:t>
      </w:r>
      <w:proofErr w:type="spellEnd"/>
    </w:p>
    <w:p w:rsidR="00FF574B" w:rsidRPr="003B24BE" w:rsidRDefault="00FF574B" w:rsidP="00FF574B">
      <w:pPr>
        <w:pStyle w:val="Rectitle"/>
      </w:pPr>
      <w:r w:rsidRPr="003B24BE">
        <w:t xml:space="preserve">Electromagnetic compatibility requirements and test methods </w:t>
      </w:r>
      <w:r w:rsidRPr="003B24BE">
        <w:br/>
        <w:t xml:space="preserve">for </w:t>
      </w:r>
      <w:r w:rsidRPr="003B24BE">
        <w:rPr>
          <w:lang w:val="en-US" w:eastAsia="zh-CN"/>
        </w:rPr>
        <w:t>ultra wide band</w:t>
      </w:r>
      <w:r w:rsidRPr="003B24BE">
        <w:t xml:space="preserve"> equipment</w:t>
      </w:r>
    </w:p>
    <w:p w:rsidR="00FF574B" w:rsidRPr="003B24BE" w:rsidRDefault="00FF574B" w:rsidP="00FF574B"/>
    <w:p w:rsidR="00FF574B" w:rsidRPr="003B24BE" w:rsidRDefault="00FF574B" w:rsidP="00FF574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3B24BE">
        <w:rPr>
          <w:b/>
          <w:sz w:val="24"/>
          <w:szCs w:val="24"/>
        </w:rPr>
        <w:t>Summary</w:t>
      </w:r>
    </w:p>
    <w:p w:rsidR="00FF574B" w:rsidRPr="003B24BE" w:rsidRDefault="00FF574B" w:rsidP="00FF574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jc w:val="both"/>
      </w:pPr>
      <w:r w:rsidRPr="003B24BE">
        <w:rPr>
          <w:lang w:val="en-US" w:eastAsia="zh-CN"/>
        </w:rPr>
        <w:t>This Recommendation</w:t>
      </w:r>
      <w:r w:rsidRPr="003B24BE">
        <w:rPr>
          <w:lang w:eastAsia="zh-CN"/>
        </w:rPr>
        <w:t xml:space="preserve"> establishes the essential electromagnetic compatibility (EMC) requirements for </w:t>
      </w:r>
      <w:r w:rsidRPr="003B24BE">
        <w:rPr>
          <w:lang w:val="en-US" w:eastAsia="zh-CN"/>
        </w:rPr>
        <w:t>ultra wide band</w:t>
      </w:r>
      <w:r w:rsidRPr="003B24BE">
        <w:rPr>
          <w:lang w:eastAsia="zh-CN"/>
        </w:rPr>
        <w:t xml:space="preserve"> equipment and ancillary accessories. This Recommendation specifies the emission and immunity requirements for </w:t>
      </w:r>
      <w:r w:rsidRPr="003B24BE">
        <w:rPr>
          <w:lang w:val="en-US" w:eastAsia="zh-CN"/>
        </w:rPr>
        <w:t>ultra wide band</w:t>
      </w:r>
      <w:r w:rsidRPr="003B24BE">
        <w:rPr>
          <w:lang w:eastAsia="zh-CN"/>
        </w:rPr>
        <w:t xml:space="preserve"> and ancillary equipment. It also describes test conditions for emission and immunity testing. Performance assessment and criteria for immunity tests are also specified.</w:t>
      </w:r>
    </w:p>
    <w:p w:rsidR="00FF574B" w:rsidRPr="003B24BE" w:rsidRDefault="00FF574B" w:rsidP="00FF574B">
      <w:pPr>
        <w:rPr>
          <w:b/>
          <w:bCs/>
        </w:rPr>
      </w:pPr>
      <w:r w:rsidRPr="003B24BE">
        <w:rPr>
          <w:b/>
          <w:bCs/>
        </w:rPr>
        <w:t>Key words:</w:t>
      </w:r>
    </w:p>
    <w:p w:rsidR="00FF574B" w:rsidRPr="003B24BE" w:rsidRDefault="00FF574B" w:rsidP="00FF574B">
      <w:r w:rsidRPr="003B24BE">
        <w:t>EMC, radio, ultra-wide band, short range</w:t>
      </w:r>
    </w:p>
    <w:p w:rsidR="00FF574B" w:rsidRPr="003B24BE" w:rsidRDefault="00FF574B" w:rsidP="00FF574B"/>
    <w:p w:rsidR="00FF574B" w:rsidRPr="003B24BE" w:rsidRDefault="00FF574B" w:rsidP="00FF574B">
      <w:pPr>
        <w:spacing w:before="0"/>
      </w:pPr>
      <w:r w:rsidRPr="003B24BE">
        <w:br w:type="page"/>
      </w:r>
    </w:p>
    <w:p w:rsidR="00FF574B" w:rsidRPr="003B24BE" w:rsidRDefault="00FF574B" w:rsidP="00FF574B">
      <w:pPr>
        <w:pStyle w:val="RecNo"/>
        <w:rPr>
          <w:lang w:eastAsia="zh-CN"/>
        </w:rPr>
      </w:pPr>
      <w:r w:rsidRPr="003B24BE">
        <w:lastRenderedPageBreak/>
        <w:t xml:space="preserve">Draft new Recommendation ITU-T </w:t>
      </w:r>
      <w:proofErr w:type="spellStart"/>
      <w:r w:rsidRPr="003B24BE">
        <w:t>K.emc_UWB</w:t>
      </w:r>
      <w:proofErr w:type="spellEnd"/>
    </w:p>
    <w:p w:rsidR="00FF574B" w:rsidRPr="003B24BE" w:rsidRDefault="00FF574B" w:rsidP="00FF574B">
      <w:pPr>
        <w:pStyle w:val="Rectitle"/>
      </w:pPr>
      <w:r w:rsidRPr="003B24BE">
        <w:t xml:space="preserve">Electromagnetic compatibility requirements and test methods </w:t>
      </w:r>
      <w:r w:rsidRPr="003B24BE">
        <w:br/>
        <w:t xml:space="preserve">for </w:t>
      </w:r>
      <w:r w:rsidRPr="003B24BE">
        <w:rPr>
          <w:lang w:val="en-US" w:eastAsia="zh-CN"/>
        </w:rPr>
        <w:t>ultra wide band</w:t>
      </w:r>
      <w:r w:rsidRPr="003B24BE">
        <w:t xml:space="preserve"> equipment</w:t>
      </w:r>
    </w:p>
    <w:p w:rsidR="00FF574B" w:rsidRPr="003B24BE" w:rsidRDefault="00FF574B" w:rsidP="00FF574B"/>
    <w:p w:rsidR="00FF574B" w:rsidRPr="003B24BE" w:rsidRDefault="00FF574B" w:rsidP="00FF574B">
      <w:pPr>
        <w:pStyle w:val="Heading1"/>
        <w:numPr>
          <w:ilvl w:val="0"/>
          <w:numId w:val="1"/>
        </w:numPr>
        <w:rPr>
          <w:rFonts w:cs="Times New Roman"/>
        </w:rPr>
      </w:pPr>
      <w:bookmarkStart w:id="2" w:name="_Toc437591008"/>
      <w:bookmarkStart w:id="3" w:name="_Toc10818688"/>
      <w:bookmarkStart w:id="4" w:name="_Toc449513885"/>
      <w:bookmarkStart w:id="5" w:name="_Toc437525417"/>
      <w:bookmarkStart w:id="6" w:name="_Toc16081327"/>
      <w:bookmarkStart w:id="7" w:name="_Toc450886751"/>
      <w:bookmarkStart w:id="8" w:name="_Toc449513581"/>
      <w:bookmarkStart w:id="9" w:name="_Toc437525872"/>
      <w:bookmarkStart w:id="10" w:name="_Toc17108411"/>
      <w:r w:rsidRPr="003B24BE">
        <w:rPr>
          <w:rFonts w:cs="Times New Roman"/>
        </w:rPr>
        <w:t>Scope</w:t>
      </w:r>
      <w:bookmarkEnd w:id="2"/>
      <w:bookmarkEnd w:id="3"/>
      <w:bookmarkEnd w:id="4"/>
      <w:bookmarkEnd w:id="5"/>
      <w:bookmarkEnd w:id="6"/>
      <w:bookmarkEnd w:id="7"/>
      <w:bookmarkEnd w:id="8"/>
      <w:bookmarkEnd w:id="9"/>
      <w:bookmarkEnd w:id="10"/>
    </w:p>
    <w:p w:rsidR="00FF574B" w:rsidRPr="003B24BE" w:rsidRDefault="00FF574B" w:rsidP="00FF574B">
      <w:pPr>
        <w:spacing w:after="120"/>
        <w:jc w:val="both"/>
        <w:rPr>
          <w:lang w:val="en-US" w:eastAsia="zh-CN"/>
        </w:rPr>
      </w:pPr>
      <w:r w:rsidRPr="003B24BE">
        <w:t xml:space="preserve">This Recommendation defines the essential </w:t>
      </w:r>
      <w:r w:rsidRPr="003B24BE">
        <w:rPr>
          <w:lang w:val="en-US"/>
        </w:rPr>
        <w:t>electromagnetic compatibility</w:t>
      </w:r>
      <w:r w:rsidRPr="003B24BE">
        <w:rPr>
          <w:lang w:eastAsia="zh-CN"/>
        </w:rPr>
        <w:t xml:space="preserve"> (</w:t>
      </w:r>
      <w:r w:rsidRPr="003B24BE">
        <w:t xml:space="preserve">EMC) requirements for </w:t>
      </w:r>
      <w:r w:rsidRPr="003B24BE">
        <w:rPr>
          <w:lang w:val="en-US" w:eastAsia="zh-CN"/>
        </w:rPr>
        <w:t>ultra wide band</w:t>
      </w:r>
      <w:r w:rsidRPr="003B24BE">
        <w:t xml:space="preserve"> equipment; such as such as </w:t>
      </w:r>
      <w:r w:rsidRPr="003B24BE">
        <w:rPr>
          <w:lang w:val="en-US" w:eastAsia="zh-CN"/>
        </w:rPr>
        <w:t xml:space="preserve">short-range devices used in medical applications, </w:t>
      </w:r>
      <w:r w:rsidRPr="003B24BE">
        <w:t>short-range indoor and outdoor communications, intelligent transportation,</w:t>
      </w:r>
      <w:r w:rsidRPr="003B24BE">
        <w:rPr>
          <w:lang w:val="en-US" w:eastAsia="zh-CN"/>
        </w:rPr>
        <w:t xml:space="preserve"> which utilize both Impulse based and RF Carrier based Technology</w:t>
      </w:r>
      <w:r w:rsidRPr="003B24BE">
        <w:t xml:space="preserve">. This Recommendation also describes the test conditions for emission and immunity testing. Methods of measurement and limits for emissions, test methods and levels, performance assessment, and performance criteria for immunity tests are also specified. </w:t>
      </w:r>
      <w:r w:rsidRPr="003B24BE">
        <w:rPr>
          <w:lang w:eastAsia="zh-CN"/>
        </w:rPr>
        <w:t>If there is an ITU-R provision, it takes precedence to this Recommendation.</w:t>
      </w:r>
    </w:p>
    <w:p w:rsidR="00FF574B" w:rsidRPr="003B24BE" w:rsidRDefault="00FF574B" w:rsidP="00FF574B">
      <w:pPr>
        <w:pStyle w:val="Heading1"/>
        <w:numPr>
          <w:ilvl w:val="0"/>
          <w:numId w:val="1"/>
        </w:numPr>
        <w:rPr>
          <w:rFonts w:cs="Times New Roman"/>
        </w:rPr>
      </w:pPr>
      <w:bookmarkStart w:id="11" w:name="_Toc450886752"/>
      <w:bookmarkStart w:id="12" w:name="_Toc437591009"/>
      <w:bookmarkStart w:id="13" w:name="_Toc16081328"/>
      <w:bookmarkStart w:id="14" w:name="_Toc437525873"/>
      <w:bookmarkStart w:id="15" w:name="_Toc10818689"/>
      <w:bookmarkStart w:id="16" w:name="_Toc17108412"/>
      <w:bookmarkStart w:id="17" w:name="_Toc449513582"/>
      <w:bookmarkStart w:id="18" w:name="_Toc437525418"/>
      <w:bookmarkStart w:id="19" w:name="_Toc449513886"/>
      <w:r w:rsidRPr="003B24BE">
        <w:rPr>
          <w:rFonts w:cs="Times New Roman"/>
        </w:rPr>
        <w:t>References</w:t>
      </w:r>
      <w:bookmarkEnd w:id="11"/>
      <w:bookmarkEnd w:id="12"/>
      <w:bookmarkEnd w:id="13"/>
      <w:bookmarkEnd w:id="14"/>
      <w:bookmarkEnd w:id="15"/>
      <w:bookmarkEnd w:id="16"/>
      <w:bookmarkEnd w:id="17"/>
      <w:bookmarkEnd w:id="18"/>
      <w:bookmarkEnd w:id="19"/>
    </w:p>
    <w:p w:rsidR="00FF574B" w:rsidRPr="003B24BE" w:rsidRDefault="00FF574B" w:rsidP="00FF574B">
      <w:pPr>
        <w:tabs>
          <w:tab w:val="left" w:pos="794"/>
          <w:tab w:val="left" w:pos="1191"/>
          <w:tab w:val="left" w:pos="1588"/>
          <w:tab w:val="left" w:pos="1985"/>
        </w:tabs>
        <w:jc w:val="both"/>
        <w:rPr>
          <w:lang w:val="en-US"/>
        </w:rPr>
      </w:pPr>
      <w:r w:rsidRPr="003B24BE">
        <w:rPr>
          <w:lang w:val="en-US"/>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rsidR="00FF574B" w:rsidRPr="003B24BE" w:rsidRDefault="00FF574B" w:rsidP="00FF574B">
      <w:pPr>
        <w:pStyle w:val="Reftext"/>
        <w:tabs>
          <w:tab w:val="left" w:pos="2410"/>
        </w:tabs>
        <w:ind w:left="2410" w:hanging="2410"/>
        <w:jc w:val="both"/>
      </w:pPr>
      <w:r w:rsidRPr="003B24BE">
        <w:t>[ITU-T K.136]</w:t>
      </w:r>
      <w:r w:rsidRPr="003B24BE">
        <w:tab/>
        <w:t>Recommendation ITU-T K.</w:t>
      </w:r>
      <w:r w:rsidRPr="003B24BE">
        <w:rPr>
          <w:lang w:eastAsia="zh-CN"/>
        </w:rPr>
        <w:t>1</w:t>
      </w:r>
      <w:r w:rsidRPr="003B24BE">
        <w:rPr>
          <w:lang w:val="en-US" w:eastAsia="zh-CN"/>
        </w:rPr>
        <w:t>3</w:t>
      </w:r>
      <w:r w:rsidRPr="003B24BE">
        <w:rPr>
          <w:lang w:eastAsia="zh-CN"/>
        </w:rPr>
        <w:t>6</w:t>
      </w:r>
      <w:r w:rsidRPr="003B24BE">
        <w:t xml:space="preserve"> (</w:t>
      </w:r>
      <w:r w:rsidRPr="003B24BE">
        <w:rPr>
          <w:lang w:eastAsia="zh-CN"/>
        </w:rPr>
        <w:t>2022</w:t>
      </w:r>
      <w:r w:rsidRPr="003B24BE">
        <w:t xml:space="preserve">), </w:t>
      </w:r>
      <w:r w:rsidRPr="003B24BE">
        <w:rPr>
          <w:i/>
          <w:iCs/>
        </w:rPr>
        <w:t>Electromagnetic compatibility requirements radio telecommunication equipment</w:t>
      </w:r>
    </w:p>
    <w:p w:rsidR="00FF574B" w:rsidRPr="003B24BE" w:rsidRDefault="00FF574B" w:rsidP="00FF574B">
      <w:pPr>
        <w:pStyle w:val="Reftext"/>
        <w:tabs>
          <w:tab w:val="left" w:pos="2410"/>
        </w:tabs>
        <w:ind w:left="2410" w:hanging="2410"/>
        <w:jc w:val="both"/>
        <w:rPr>
          <w:i/>
          <w:iCs/>
        </w:rPr>
      </w:pPr>
      <w:r w:rsidRPr="003B24BE">
        <w:t xml:space="preserve"> [IEC CISPR 32]</w:t>
      </w:r>
      <w:r w:rsidRPr="003B24BE">
        <w:tab/>
        <w:t xml:space="preserve">IEC CISPR 32 (2015), A1 (2019), </w:t>
      </w:r>
      <w:r w:rsidRPr="003B24BE">
        <w:rPr>
          <w:i/>
          <w:iCs/>
        </w:rPr>
        <w:t>Electromagnetic compatibility of multimedia equipment – Emission requirements</w:t>
      </w:r>
      <w:r w:rsidRPr="003B24BE">
        <w:rPr>
          <w:iCs/>
        </w:rPr>
        <w:t>.</w:t>
      </w:r>
    </w:p>
    <w:p w:rsidR="00FF574B" w:rsidRPr="003B24BE" w:rsidRDefault="00FF574B" w:rsidP="00FF574B">
      <w:pPr>
        <w:pStyle w:val="Reftext"/>
        <w:tabs>
          <w:tab w:val="left" w:pos="2410"/>
        </w:tabs>
        <w:ind w:left="2410" w:hanging="2410"/>
        <w:jc w:val="both"/>
        <w:rPr>
          <w:rFonts w:eastAsia="SimSun"/>
          <w:i/>
          <w:iCs/>
          <w:sz w:val="21"/>
          <w:szCs w:val="21"/>
          <w:lang w:eastAsia="ko-KR"/>
        </w:rPr>
      </w:pPr>
      <w:r w:rsidRPr="003B24BE">
        <w:t>[IEC 61000-3-2]</w:t>
      </w:r>
      <w:r w:rsidRPr="003B24BE">
        <w:tab/>
      </w:r>
      <w:r w:rsidRPr="003B24BE">
        <w:rPr>
          <w:lang w:eastAsia="zh-CN"/>
        </w:rPr>
        <w:t xml:space="preserve">IEC 61000-3-2 (2018), </w:t>
      </w:r>
      <w:r w:rsidRPr="003B24BE">
        <w:rPr>
          <w:i/>
          <w:iCs/>
          <w:lang w:eastAsia="zh-CN"/>
        </w:rPr>
        <w:t xml:space="preserve">Electromagnetic compatibility (EMC) </w:t>
      </w:r>
      <w:r w:rsidRPr="003B24BE">
        <w:rPr>
          <w:i/>
          <w:iCs/>
        </w:rPr>
        <w:t>Part 3</w:t>
      </w:r>
      <w:r w:rsidRPr="003B24BE">
        <w:rPr>
          <w:i/>
          <w:iCs/>
          <w:lang w:eastAsia="zh-CN"/>
        </w:rPr>
        <w:noBreakHyphen/>
        <w:t xml:space="preserve">2: </w:t>
      </w:r>
      <w:r w:rsidRPr="003B24BE">
        <w:rPr>
          <w:i/>
          <w:iCs/>
        </w:rPr>
        <w:t xml:space="preserve">Limits – </w:t>
      </w:r>
      <w:r w:rsidRPr="003B24BE">
        <w:rPr>
          <w:i/>
          <w:iCs/>
          <w:lang w:eastAsia="zh-CN"/>
        </w:rPr>
        <w:t xml:space="preserve">Limits for harmonic current emissions (equipment input current </w:t>
      </w:r>
      <w:r w:rsidRPr="003B24BE">
        <w:rPr>
          <w:rFonts w:eastAsia="SimSun"/>
          <w:i/>
          <w:iCs/>
          <w:lang w:eastAsia="zh-CN"/>
        </w:rPr>
        <w:t>≤ </w:t>
      </w:r>
      <w:r w:rsidRPr="003B24BE">
        <w:rPr>
          <w:i/>
          <w:iCs/>
          <w:lang w:eastAsia="zh-CN"/>
        </w:rPr>
        <w:t>16 A per phase)</w:t>
      </w:r>
      <w:r w:rsidRPr="003B24BE">
        <w:rPr>
          <w:iCs/>
          <w:lang w:eastAsia="zh-CN"/>
        </w:rPr>
        <w:t>.</w:t>
      </w:r>
    </w:p>
    <w:p w:rsidR="00FF574B" w:rsidRPr="003B24BE" w:rsidRDefault="00FF574B" w:rsidP="00FF574B">
      <w:pPr>
        <w:pStyle w:val="Reftext"/>
        <w:tabs>
          <w:tab w:val="left" w:pos="2410"/>
        </w:tabs>
        <w:ind w:left="2410" w:hanging="2410"/>
        <w:jc w:val="both"/>
        <w:rPr>
          <w:i/>
          <w:lang w:eastAsia="zh-CN"/>
        </w:rPr>
      </w:pPr>
      <w:r w:rsidRPr="003B24BE">
        <w:rPr>
          <w:lang w:eastAsia="zh-CN"/>
        </w:rPr>
        <w:t>[IEC 61000-3-3]</w:t>
      </w:r>
      <w:r w:rsidRPr="003B24BE">
        <w:rPr>
          <w:lang w:eastAsia="zh-CN"/>
        </w:rPr>
        <w:tab/>
        <w:t xml:space="preserve">IEC 61000-3-3 (2013), A1 (2017) </w:t>
      </w:r>
      <w:r w:rsidRPr="003B24BE">
        <w:rPr>
          <w:i/>
          <w:lang w:eastAsia="zh-CN"/>
        </w:rPr>
        <w:t xml:space="preserve">Electromagnetic compatibility (EMC) – Part 3-3: Limits – Limitation of voltage changes, voltage fluctuations and flicker in public low-voltage supply systems, for equipment with rated current </w:t>
      </w:r>
      <w:r w:rsidRPr="003B24BE">
        <w:rPr>
          <w:rFonts w:eastAsia="SimSun"/>
          <w:i/>
          <w:iCs/>
          <w:lang w:eastAsia="zh-CN"/>
        </w:rPr>
        <w:t>≤</w:t>
      </w:r>
      <w:r w:rsidRPr="003B24BE">
        <w:rPr>
          <w:i/>
          <w:iCs/>
          <w:lang w:eastAsia="zh-CN"/>
        </w:rPr>
        <w:t> 16 </w:t>
      </w:r>
      <w:r w:rsidRPr="003B24BE">
        <w:rPr>
          <w:i/>
          <w:lang w:eastAsia="zh-CN"/>
        </w:rPr>
        <w:t>A per phase and not subject to conditional connection</w:t>
      </w:r>
      <w:r w:rsidRPr="003B24BE">
        <w:rPr>
          <w:lang w:eastAsia="zh-CN"/>
        </w:rPr>
        <w:t>.</w:t>
      </w:r>
    </w:p>
    <w:p w:rsidR="00FF574B" w:rsidRPr="003B24BE" w:rsidRDefault="00FF574B" w:rsidP="00FF574B">
      <w:pPr>
        <w:pStyle w:val="Reftext"/>
        <w:tabs>
          <w:tab w:val="left" w:pos="2410"/>
        </w:tabs>
        <w:ind w:left="2410" w:hanging="2410"/>
        <w:jc w:val="both"/>
        <w:rPr>
          <w:lang w:eastAsia="zh-CN"/>
        </w:rPr>
      </w:pPr>
      <w:r w:rsidRPr="003B24BE">
        <w:rPr>
          <w:lang w:eastAsia="zh-CN"/>
        </w:rPr>
        <w:t>[IEC 61000-3-11]</w:t>
      </w:r>
      <w:r w:rsidRPr="003B24BE">
        <w:rPr>
          <w:lang w:eastAsia="zh-CN"/>
        </w:rPr>
        <w:tab/>
        <w:t xml:space="preserve">IEC 61000-3-11 (2017), </w:t>
      </w:r>
      <w:r w:rsidRPr="003B24BE">
        <w:rPr>
          <w:i/>
          <w:lang w:eastAsia="zh-CN"/>
        </w:rPr>
        <w:t>Electromagnetic compatibility (EMC) – Part 3</w:t>
      </w:r>
      <w:r w:rsidRPr="003B24BE">
        <w:rPr>
          <w:i/>
          <w:lang w:eastAsia="zh-CN"/>
        </w:rPr>
        <w:noBreakHyphen/>
        <w:t xml:space="preserve">11: Limits – Limitation of voltage changes, voltage fluctuations and flicker in public low-voltage supply systems – Equipment with rated current </w:t>
      </w:r>
      <w:r w:rsidRPr="003B24BE">
        <w:rPr>
          <w:rFonts w:eastAsia="SimSun"/>
          <w:i/>
          <w:iCs/>
          <w:lang w:eastAsia="zh-CN"/>
        </w:rPr>
        <w:t>≤ </w:t>
      </w:r>
      <w:r w:rsidRPr="003B24BE">
        <w:rPr>
          <w:i/>
          <w:lang w:eastAsia="zh-CN"/>
        </w:rPr>
        <w:t>75 A and subject to conditional connection</w:t>
      </w:r>
      <w:r w:rsidRPr="003B24BE">
        <w:rPr>
          <w:lang w:eastAsia="zh-CN"/>
        </w:rPr>
        <w:t>.</w:t>
      </w:r>
    </w:p>
    <w:p w:rsidR="00FF574B" w:rsidRPr="003B24BE" w:rsidRDefault="00FF574B" w:rsidP="00FF574B">
      <w:pPr>
        <w:pStyle w:val="Reftext"/>
        <w:tabs>
          <w:tab w:val="left" w:pos="2410"/>
        </w:tabs>
        <w:ind w:left="2410" w:hanging="2410"/>
        <w:jc w:val="both"/>
        <w:rPr>
          <w:lang w:eastAsia="zh-CN"/>
        </w:rPr>
      </w:pPr>
      <w:r w:rsidRPr="003B24BE">
        <w:t>[IEC 61000-3-12]</w:t>
      </w:r>
      <w:r w:rsidRPr="003B24BE">
        <w:tab/>
        <w:t>IEC 61000-3-12 (2012)</w:t>
      </w:r>
      <w:r w:rsidRPr="003B24BE">
        <w:rPr>
          <w:lang w:eastAsia="zh-CN"/>
        </w:rPr>
        <w:t xml:space="preserve">, </w:t>
      </w:r>
      <w:r w:rsidRPr="003B24BE">
        <w:rPr>
          <w:i/>
        </w:rPr>
        <w:t>Electromagnetic compatibility (EMC) – Part 3</w:t>
      </w:r>
      <w:r w:rsidRPr="003B24BE">
        <w:rPr>
          <w:i/>
        </w:rPr>
        <w:noBreakHyphen/>
        <w:t xml:space="preserve">12: Limits – Limits for harmonic currents produced by equipment connected to public low-voltage systems with input current </w:t>
      </w:r>
      <w:r w:rsidRPr="003B24BE">
        <w:rPr>
          <w:i/>
          <w:lang w:eastAsia="zh-CN"/>
        </w:rPr>
        <w:t>&gt; </w:t>
      </w:r>
      <w:r w:rsidRPr="003B24BE">
        <w:rPr>
          <w:i/>
        </w:rPr>
        <w:t xml:space="preserve">16 A and </w:t>
      </w:r>
      <w:r w:rsidRPr="003B24BE">
        <w:rPr>
          <w:rFonts w:eastAsia="SimSun"/>
          <w:i/>
          <w:lang w:eastAsia="zh-CN"/>
        </w:rPr>
        <w:t>≤ </w:t>
      </w:r>
      <w:r w:rsidRPr="003B24BE">
        <w:rPr>
          <w:i/>
        </w:rPr>
        <w:t>75 A per phase</w:t>
      </w:r>
      <w:r w:rsidRPr="003B24BE">
        <w:t>.</w:t>
      </w:r>
    </w:p>
    <w:p w:rsidR="00FF574B" w:rsidRPr="003B24BE" w:rsidRDefault="00FF574B" w:rsidP="00FF574B">
      <w:pPr>
        <w:pStyle w:val="Reftext"/>
        <w:tabs>
          <w:tab w:val="left" w:pos="2410"/>
        </w:tabs>
        <w:ind w:left="2410" w:hanging="2410"/>
        <w:jc w:val="both"/>
        <w:rPr>
          <w:lang w:eastAsia="zh-CN"/>
        </w:rPr>
      </w:pPr>
      <w:r w:rsidRPr="003B24BE">
        <w:t>[IEC 61000-4-2]</w:t>
      </w:r>
      <w:r w:rsidRPr="003B24BE">
        <w:tab/>
        <w:t>IEC 61000-4-2 (2008)</w:t>
      </w:r>
      <w:r w:rsidRPr="003B24BE">
        <w:rPr>
          <w:lang w:eastAsia="zh-CN"/>
        </w:rPr>
        <w:t xml:space="preserve">, </w:t>
      </w:r>
      <w:r w:rsidRPr="003B24BE">
        <w:rPr>
          <w:i/>
        </w:rPr>
        <w:t>Electromagnetic compatibility (EMC) – Part 4-2: Testing and measurement techniques – Electrostatic discharge immunity test</w:t>
      </w:r>
      <w:r w:rsidRPr="003B24BE">
        <w:t>.</w:t>
      </w:r>
    </w:p>
    <w:p w:rsidR="00FF574B" w:rsidRPr="003B24BE" w:rsidRDefault="00FF574B" w:rsidP="00FF574B">
      <w:pPr>
        <w:pStyle w:val="Reftext"/>
        <w:tabs>
          <w:tab w:val="left" w:pos="2410"/>
        </w:tabs>
        <w:ind w:left="2410" w:hanging="2410"/>
        <w:jc w:val="both"/>
      </w:pPr>
      <w:r w:rsidRPr="003B24BE">
        <w:t>[</w:t>
      </w:r>
      <w:r w:rsidRPr="003B24BE">
        <w:rPr>
          <w:lang w:eastAsia="zh-CN"/>
        </w:rPr>
        <w:t>IEC 61000-4-3</w:t>
      </w:r>
      <w:r w:rsidRPr="003B24BE">
        <w:t>]</w:t>
      </w:r>
      <w:r w:rsidRPr="003B24BE">
        <w:tab/>
        <w:t>IEC 61000-4-3 (2020)</w:t>
      </w:r>
      <w:r w:rsidRPr="003B24BE">
        <w:rPr>
          <w:lang w:eastAsia="zh-CN"/>
        </w:rPr>
        <w:t>,</w:t>
      </w:r>
      <w:r w:rsidRPr="003B24BE">
        <w:t xml:space="preserve"> </w:t>
      </w:r>
      <w:r w:rsidRPr="003B24BE">
        <w:rPr>
          <w:i/>
        </w:rPr>
        <w:t>Electromagnetic compatibility (EMC) – Part 4-3: Testing and measurement techniques – Radiated, radio-frequency, electromagnetic field immunity test</w:t>
      </w:r>
      <w:r w:rsidRPr="003B24BE">
        <w:t>.</w:t>
      </w:r>
    </w:p>
    <w:p w:rsidR="00FF574B" w:rsidRPr="003B24BE" w:rsidRDefault="00FF574B" w:rsidP="00FF574B">
      <w:pPr>
        <w:pStyle w:val="Reftext"/>
        <w:tabs>
          <w:tab w:val="left" w:pos="2410"/>
        </w:tabs>
        <w:ind w:left="2410" w:hanging="2410"/>
        <w:jc w:val="both"/>
      </w:pPr>
      <w:r w:rsidRPr="003B24BE">
        <w:lastRenderedPageBreak/>
        <w:t>[</w:t>
      </w:r>
      <w:r w:rsidRPr="003B24BE">
        <w:rPr>
          <w:lang w:eastAsia="zh-CN"/>
        </w:rPr>
        <w:t>IEC 61000-4-4</w:t>
      </w:r>
      <w:r w:rsidRPr="003B24BE">
        <w:t>]</w:t>
      </w:r>
      <w:r w:rsidRPr="003B24BE">
        <w:tab/>
        <w:t>IEC 61000-4-4</w:t>
      </w:r>
      <w:r w:rsidRPr="003B24BE">
        <w:rPr>
          <w:lang w:eastAsia="zh-CN"/>
        </w:rPr>
        <w:t xml:space="preserve"> </w:t>
      </w:r>
      <w:r w:rsidRPr="003B24BE">
        <w:t>(2012)</w:t>
      </w:r>
      <w:r w:rsidRPr="003B24BE">
        <w:rPr>
          <w:lang w:eastAsia="zh-CN"/>
        </w:rPr>
        <w:t>,</w:t>
      </w:r>
      <w:r w:rsidRPr="003B24BE">
        <w:t xml:space="preserve"> </w:t>
      </w:r>
      <w:r w:rsidRPr="003B24BE">
        <w:rPr>
          <w:i/>
        </w:rPr>
        <w:t>Electromagnetic compatibility (EMC) – Part 4-4: Testing and measurement techniques – Electrical fast transient/burst immunity test</w:t>
      </w:r>
      <w:r w:rsidRPr="003B24BE">
        <w:t>.</w:t>
      </w:r>
    </w:p>
    <w:p w:rsidR="00FF574B" w:rsidRPr="003B24BE" w:rsidRDefault="00FF574B" w:rsidP="00FF574B">
      <w:pPr>
        <w:pStyle w:val="Reftext"/>
        <w:tabs>
          <w:tab w:val="left" w:pos="2410"/>
        </w:tabs>
        <w:ind w:left="2410" w:hanging="2410"/>
        <w:jc w:val="both"/>
        <w:rPr>
          <w:lang w:eastAsia="zh-CN"/>
        </w:rPr>
      </w:pPr>
      <w:r w:rsidRPr="003B24BE">
        <w:t>[</w:t>
      </w:r>
      <w:r w:rsidRPr="003B24BE">
        <w:rPr>
          <w:lang w:eastAsia="zh-CN"/>
        </w:rPr>
        <w:t>IEC 61000-4-5</w:t>
      </w:r>
      <w:r w:rsidRPr="003B24BE">
        <w:t>]</w:t>
      </w:r>
      <w:r w:rsidRPr="003B24BE">
        <w:rPr>
          <w:lang w:eastAsia="zh-CN"/>
        </w:rPr>
        <w:tab/>
      </w:r>
      <w:r w:rsidRPr="003B24BE">
        <w:t>IEC 61000-4-5</w:t>
      </w:r>
      <w:r w:rsidRPr="003B24BE">
        <w:rPr>
          <w:lang w:eastAsia="zh-CN"/>
        </w:rPr>
        <w:t xml:space="preserve"> </w:t>
      </w:r>
      <w:r w:rsidRPr="003B24BE">
        <w:t>(2014)</w:t>
      </w:r>
      <w:r w:rsidRPr="003B24BE">
        <w:rPr>
          <w:lang w:eastAsia="zh-CN"/>
        </w:rPr>
        <w:t xml:space="preserve">, </w:t>
      </w:r>
      <w:r w:rsidRPr="003B24BE">
        <w:rPr>
          <w:i/>
        </w:rPr>
        <w:t>Electromagnetic compatibility (EMC) – Part 4-5: Testing and Measurement Techniques – Surge Immunity Test</w:t>
      </w:r>
      <w:r w:rsidRPr="003B24BE">
        <w:t>.</w:t>
      </w:r>
    </w:p>
    <w:p w:rsidR="00FF574B" w:rsidRPr="003B24BE" w:rsidRDefault="00FF574B" w:rsidP="00FF574B">
      <w:pPr>
        <w:pStyle w:val="Reftext"/>
        <w:tabs>
          <w:tab w:val="left" w:pos="2410"/>
        </w:tabs>
        <w:ind w:left="2410" w:hanging="2410"/>
        <w:jc w:val="both"/>
      </w:pPr>
      <w:r w:rsidRPr="003B24BE">
        <w:t>[</w:t>
      </w:r>
      <w:r w:rsidRPr="003B24BE">
        <w:rPr>
          <w:lang w:eastAsia="zh-CN"/>
        </w:rPr>
        <w:t>IEC 61000-4-6</w:t>
      </w:r>
      <w:r w:rsidRPr="003B24BE">
        <w:t>]</w:t>
      </w:r>
      <w:r w:rsidRPr="003B24BE">
        <w:tab/>
        <w:t>IEC 61000-4-6</w:t>
      </w:r>
      <w:r w:rsidRPr="003B24BE">
        <w:rPr>
          <w:lang w:eastAsia="zh-CN"/>
        </w:rPr>
        <w:t xml:space="preserve"> </w:t>
      </w:r>
      <w:r w:rsidRPr="003B24BE">
        <w:t>(2023)</w:t>
      </w:r>
      <w:r w:rsidRPr="003B24BE">
        <w:rPr>
          <w:lang w:eastAsia="zh-CN"/>
        </w:rPr>
        <w:t>,</w:t>
      </w:r>
      <w:r w:rsidRPr="003B24BE">
        <w:t xml:space="preserve"> </w:t>
      </w:r>
      <w:r w:rsidRPr="003B24BE">
        <w:rPr>
          <w:i/>
        </w:rPr>
        <w:t>Electromagnetic compatibility (EMC) – Part 4-6: Testing and measurement techniques – Immunity to conducted disturbances, induced by radio-frequency fields</w:t>
      </w:r>
      <w:r w:rsidRPr="003B24BE">
        <w:t>.</w:t>
      </w:r>
    </w:p>
    <w:p w:rsidR="00FF574B" w:rsidRPr="003B24BE" w:rsidRDefault="00FF574B" w:rsidP="00FF574B">
      <w:pPr>
        <w:pStyle w:val="Reftext"/>
        <w:tabs>
          <w:tab w:val="left" w:pos="2410"/>
        </w:tabs>
        <w:ind w:left="2410" w:right="-142" w:hanging="2410"/>
        <w:jc w:val="both"/>
        <w:rPr>
          <w:i/>
        </w:rPr>
      </w:pPr>
      <w:r w:rsidRPr="003B24BE">
        <w:t>[</w:t>
      </w:r>
      <w:r w:rsidRPr="003B24BE">
        <w:rPr>
          <w:lang w:eastAsia="zh-CN"/>
        </w:rPr>
        <w:t>IEC 61000-4-11</w:t>
      </w:r>
      <w:r w:rsidRPr="003B24BE">
        <w:t>]</w:t>
      </w:r>
      <w:r w:rsidRPr="003B24BE">
        <w:tab/>
        <w:t>IEC 61000-4-11</w:t>
      </w:r>
      <w:r w:rsidRPr="003B24BE">
        <w:rPr>
          <w:lang w:eastAsia="zh-CN"/>
        </w:rPr>
        <w:t xml:space="preserve"> </w:t>
      </w:r>
      <w:r w:rsidRPr="003B24BE">
        <w:t>(2004)</w:t>
      </w:r>
      <w:r w:rsidRPr="003B24BE">
        <w:rPr>
          <w:lang w:eastAsia="zh-CN"/>
        </w:rPr>
        <w:t>,</w:t>
      </w:r>
      <w:r w:rsidRPr="003B24BE">
        <w:t xml:space="preserve"> AMD1 (2017), </w:t>
      </w:r>
      <w:r w:rsidRPr="003B24BE">
        <w:rPr>
          <w:i/>
        </w:rPr>
        <w:t>Electromagnetic compatibility (EMC) – Part 4</w:t>
      </w:r>
      <w:r w:rsidRPr="003B24BE">
        <w:rPr>
          <w:i/>
        </w:rPr>
        <w:noBreakHyphen/>
        <w:t>11: Testing and measurement techniques – Voltage dips, short interruptions and voltage variations immunity test</w:t>
      </w:r>
      <w:r w:rsidRPr="003B24BE">
        <w:t>.</w:t>
      </w:r>
    </w:p>
    <w:p w:rsidR="00FF574B" w:rsidRPr="003B24BE" w:rsidRDefault="00FF574B" w:rsidP="00FF574B">
      <w:pPr>
        <w:pStyle w:val="Heading1"/>
        <w:numPr>
          <w:ilvl w:val="0"/>
          <w:numId w:val="1"/>
        </w:numPr>
        <w:rPr>
          <w:rFonts w:cs="Times New Roman"/>
        </w:rPr>
      </w:pPr>
      <w:bookmarkStart w:id="20" w:name="_Toc374666646"/>
      <w:bookmarkStart w:id="21" w:name="_Toc449513583"/>
      <w:bookmarkStart w:id="22" w:name="_Toc449513887"/>
      <w:bookmarkStart w:id="23" w:name="_Toc450886753"/>
      <w:bookmarkStart w:id="24" w:name="_Toc437591010"/>
      <w:bookmarkStart w:id="25" w:name="_Toc16081329"/>
      <w:bookmarkStart w:id="26" w:name="_Toc333506985"/>
      <w:bookmarkStart w:id="27" w:name="_Toc338137015"/>
      <w:bookmarkStart w:id="28" w:name="_Toc437525874"/>
      <w:bookmarkStart w:id="29" w:name="_Toc437525419"/>
      <w:bookmarkStart w:id="30" w:name="_Toc10818690"/>
      <w:bookmarkStart w:id="31" w:name="_Toc333504465"/>
      <w:bookmarkStart w:id="32" w:name="_Toc17108413"/>
      <w:bookmarkStart w:id="33" w:name="_Toc338137160"/>
      <w:r w:rsidRPr="003B24BE">
        <w:rPr>
          <w:rFonts w:cs="Times New Roman"/>
        </w:rPr>
        <w:t>Definitions</w:t>
      </w:r>
      <w:bookmarkEnd w:id="20"/>
      <w:bookmarkEnd w:id="21"/>
      <w:bookmarkEnd w:id="22"/>
      <w:bookmarkEnd w:id="23"/>
      <w:bookmarkEnd w:id="24"/>
      <w:bookmarkEnd w:id="25"/>
      <w:bookmarkEnd w:id="26"/>
      <w:bookmarkEnd w:id="27"/>
      <w:bookmarkEnd w:id="28"/>
      <w:bookmarkEnd w:id="29"/>
      <w:bookmarkEnd w:id="30"/>
      <w:bookmarkEnd w:id="31"/>
      <w:bookmarkEnd w:id="32"/>
      <w:bookmarkEnd w:id="33"/>
    </w:p>
    <w:p w:rsidR="00FF574B" w:rsidRPr="003B24BE" w:rsidRDefault="00FF574B" w:rsidP="00FF574B">
      <w:pPr>
        <w:pStyle w:val="Heading2"/>
        <w:numPr>
          <w:ilvl w:val="1"/>
          <w:numId w:val="1"/>
        </w:numPr>
        <w:rPr>
          <w:rFonts w:cs="Times New Roman"/>
        </w:rPr>
      </w:pPr>
      <w:bookmarkStart w:id="34" w:name="_Toc10818691"/>
      <w:bookmarkStart w:id="35" w:name="_Toc374666647"/>
      <w:bookmarkStart w:id="36" w:name="_Toc449513584"/>
      <w:bookmarkStart w:id="37" w:name="_Toc437525420"/>
      <w:bookmarkStart w:id="38" w:name="_Toc437525875"/>
      <w:bookmarkStart w:id="39" w:name="_Toc450886754"/>
      <w:bookmarkStart w:id="40" w:name="_Toc16081330"/>
      <w:bookmarkStart w:id="41" w:name="_Toc437591011"/>
      <w:bookmarkStart w:id="42" w:name="_Toc17108414"/>
      <w:bookmarkStart w:id="43" w:name="_Toc449513888"/>
      <w:r w:rsidRPr="003B24BE">
        <w:rPr>
          <w:rFonts w:cs="Times New Roman"/>
        </w:rPr>
        <w:t>Terms defined elsewhere</w:t>
      </w:r>
      <w:bookmarkEnd w:id="34"/>
      <w:bookmarkEnd w:id="35"/>
      <w:bookmarkEnd w:id="36"/>
      <w:bookmarkEnd w:id="37"/>
      <w:bookmarkEnd w:id="38"/>
      <w:bookmarkEnd w:id="39"/>
      <w:bookmarkEnd w:id="40"/>
      <w:bookmarkEnd w:id="41"/>
      <w:bookmarkEnd w:id="42"/>
      <w:bookmarkEnd w:id="43"/>
    </w:p>
    <w:p w:rsidR="00FF574B" w:rsidRPr="003B24BE" w:rsidRDefault="00FF574B" w:rsidP="00FF574B">
      <w:pPr>
        <w:tabs>
          <w:tab w:val="left" w:pos="794"/>
          <w:tab w:val="left" w:pos="1191"/>
          <w:tab w:val="left" w:pos="1588"/>
          <w:tab w:val="left" w:pos="1985"/>
        </w:tabs>
        <w:rPr>
          <w:lang w:val="en-US"/>
        </w:rPr>
      </w:pPr>
      <w:r w:rsidRPr="003B24BE">
        <w:rPr>
          <w:lang w:val="en-US"/>
        </w:rPr>
        <w:t>This Recommendation uses the following terms defined elsewhere:</w:t>
      </w:r>
    </w:p>
    <w:p w:rsidR="00FF574B" w:rsidRPr="003B24BE" w:rsidRDefault="00FF574B" w:rsidP="00FF574B">
      <w:pPr>
        <w:tabs>
          <w:tab w:val="left" w:pos="794"/>
          <w:tab w:val="left" w:pos="1191"/>
          <w:tab w:val="left" w:pos="1588"/>
          <w:tab w:val="left" w:pos="1985"/>
        </w:tabs>
        <w:rPr>
          <w:lang w:val="en-US" w:eastAsia="zh-CN"/>
        </w:rPr>
      </w:pPr>
      <w:r w:rsidRPr="003B24BE">
        <w:rPr>
          <w:b/>
        </w:rPr>
        <w:t>3.</w:t>
      </w:r>
      <w:r w:rsidRPr="003B24BE">
        <w:rPr>
          <w:b/>
          <w:lang w:eastAsia="zh-CN"/>
        </w:rPr>
        <w:t>1</w:t>
      </w:r>
      <w:r w:rsidRPr="003B24BE">
        <w:rPr>
          <w:b/>
        </w:rPr>
        <w:t>.1</w:t>
      </w:r>
      <w:r w:rsidRPr="003B24BE">
        <w:rPr>
          <w:b/>
        </w:rPr>
        <w:tab/>
      </w:r>
      <w:r w:rsidRPr="003B24BE">
        <w:rPr>
          <w:b/>
          <w:lang w:val="en-US" w:eastAsia="zh-CN"/>
        </w:rPr>
        <w:t xml:space="preserve">ancillary equipment </w:t>
      </w:r>
      <w:r w:rsidRPr="003B24BE">
        <w:rPr>
          <w:lang w:val="en-US"/>
        </w:rPr>
        <w:t>[b-</w:t>
      </w:r>
      <w:r w:rsidRPr="003B24BE">
        <w:t>ETSI EN 301 489-1</w:t>
      </w:r>
      <w:r w:rsidRPr="003B24BE">
        <w:rPr>
          <w:lang w:val="en-US"/>
        </w:rPr>
        <w:t>]</w:t>
      </w:r>
      <w:r w:rsidRPr="003B24BE">
        <w:rPr>
          <w:lang w:val="en-US" w:eastAsia="zh-CN"/>
        </w:rPr>
        <w:t>: Electrical or electronic equipment, that is intended to be used with a receiver or transmitter.</w:t>
      </w:r>
    </w:p>
    <w:p w:rsidR="00FF574B" w:rsidRPr="003B24BE" w:rsidRDefault="00FF574B" w:rsidP="00FF574B">
      <w:pPr>
        <w:pStyle w:val="Note"/>
      </w:pPr>
      <w:r w:rsidRPr="003B24BE">
        <w:t>NOTE – It is considered as an ancillary equipment if:</w:t>
      </w:r>
    </w:p>
    <w:p w:rsidR="00FF574B" w:rsidRPr="003B24BE" w:rsidRDefault="00FF574B" w:rsidP="00FF574B">
      <w:pPr>
        <w:pStyle w:val="Note"/>
        <w:ind w:left="794" w:hanging="794"/>
        <w:rPr>
          <w:lang w:val="en-US" w:eastAsia="zh-CN"/>
        </w:rPr>
      </w:pPr>
      <w:r w:rsidRPr="003B24BE">
        <w:rPr>
          <w:lang w:val="en-US" w:eastAsia="zh-CN"/>
        </w:rPr>
        <w:t>–</w:t>
      </w:r>
      <w:r w:rsidRPr="003B24BE">
        <w:rPr>
          <w:lang w:val="en-US" w:eastAsia="zh-CN"/>
        </w:rPr>
        <w:tab/>
        <w:t>the equipment is intended for use with a receiver or transmitter to provide additional operational and/or control features to the radio equipment, (e.g., to extend control to another position or location); and</w:t>
      </w:r>
    </w:p>
    <w:p w:rsidR="00FF574B" w:rsidRPr="003B24BE" w:rsidRDefault="00FF574B" w:rsidP="00FF574B">
      <w:pPr>
        <w:pStyle w:val="Note"/>
        <w:ind w:left="794" w:hanging="794"/>
        <w:rPr>
          <w:lang w:val="en-US" w:eastAsia="zh-CN"/>
        </w:rPr>
      </w:pPr>
      <w:r w:rsidRPr="003B24BE">
        <w:rPr>
          <w:lang w:val="en-US" w:eastAsia="zh-CN"/>
        </w:rPr>
        <w:t>–</w:t>
      </w:r>
      <w:r w:rsidRPr="003B24BE">
        <w:rPr>
          <w:lang w:val="en-US" w:eastAsia="zh-CN"/>
        </w:rPr>
        <w:tab/>
        <w:t>the equipment cannot be used on a stand-alone basis to provide user functions independently of a receiver or transmitter; and</w:t>
      </w:r>
    </w:p>
    <w:p w:rsidR="00FF574B" w:rsidRPr="003B24BE" w:rsidRDefault="00FF574B" w:rsidP="00FF574B">
      <w:pPr>
        <w:pStyle w:val="Note"/>
        <w:ind w:left="794" w:hanging="794"/>
        <w:rPr>
          <w:lang w:val="en-US" w:eastAsia="zh-CN"/>
        </w:rPr>
      </w:pPr>
      <w:r w:rsidRPr="003B24BE">
        <w:rPr>
          <w:lang w:val="en-US" w:eastAsia="zh-CN"/>
        </w:rPr>
        <w:t>–</w:t>
      </w:r>
      <w:r w:rsidRPr="003B24BE">
        <w:rPr>
          <w:lang w:val="en-US" w:eastAsia="zh-CN"/>
        </w:rPr>
        <w:tab/>
        <w:t>the receiver or transmitter, to which it is connected, is capable of providing some intended operation such as transmitting and/or receiving without the ancillary equipment (i.e., it is not a sub-unit of the main equipment essential to the main equipment basic functions).</w:t>
      </w:r>
    </w:p>
    <w:p w:rsidR="00FF574B" w:rsidRPr="003B24BE" w:rsidRDefault="00FF574B" w:rsidP="00FF574B">
      <w:pPr>
        <w:tabs>
          <w:tab w:val="left" w:pos="794"/>
          <w:tab w:val="left" w:pos="1191"/>
          <w:tab w:val="left" w:pos="1588"/>
          <w:tab w:val="left" w:pos="1985"/>
        </w:tabs>
        <w:rPr>
          <w:lang w:val="en-US" w:eastAsia="zh-CN"/>
        </w:rPr>
      </w:pPr>
      <w:r w:rsidRPr="003B24BE">
        <w:rPr>
          <w:b/>
        </w:rPr>
        <w:t>3.</w:t>
      </w:r>
      <w:r w:rsidRPr="003B24BE">
        <w:rPr>
          <w:b/>
          <w:lang w:eastAsia="zh-CN"/>
        </w:rPr>
        <w:t>1</w:t>
      </w:r>
      <w:r w:rsidRPr="003B24BE">
        <w:rPr>
          <w:b/>
        </w:rPr>
        <w:t>.</w:t>
      </w:r>
      <w:r w:rsidRPr="003B24BE">
        <w:rPr>
          <w:b/>
          <w:lang w:eastAsia="zh-CN"/>
        </w:rPr>
        <w:t>2</w:t>
      </w:r>
      <w:r w:rsidRPr="003B24BE">
        <w:rPr>
          <w:b/>
        </w:rPr>
        <w:tab/>
      </w:r>
      <w:r w:rsidRPr="003B24BE">
        <w:rPr>
          <w:b/>
          <w:lang w:eastAsia="zh-CN"/>
        </w:rPr>
        <w:t>portable</w:t>
      </w:r>
      <w:r w:rsidRPr="003B24BE">
        <w:rPr>
          <w:b/>
          <w:lang w:val="en-US" w:eastAsia="zh-CN"/>
        </w:rPr>
        <w:t xml:space="preserve"> equipment </w:t>
      </w:r>
      <w:r w:rsidRPr="003B24BE">
        <w:rPr>
          <w:lang w:val="en-US"/>
        </w:rPr>
        <w:t>[b-</w:t>
      </w:r>
      <w:r w:rsidRPr="003B24BE">
        <w:t>ETSI EN 301 489-1</w:t>
      </w:r>
      <w:r w:rsidRPr="003B24BE">
        <w:rPr>
          <w:lang w:val="en-US"/>
        </w:rPr>
        <w:t>]</w:t>
      </w:r>
      <w:r w:rsidRPr="003B24BE">
        <w:rPr>
          <w:lang w:val="en-US" w:eastAsia="zh-CN"/>
        </w:rPr>
        <w:t>: Radio and/or ancillary equipment intended for portable (e.g., handheld) operation, powered by its own integral battery.</w:t>
      </w:r>
    </w:p>
    <w:p w:rsidR="00FF574B" w:rsidRPr="003B24BE" w:rsidRDefault="00FF574B" w:rsidP="00FF574B">
      <w:pPr>
        <w:tabs>
          <w:tab w:val="left" w:pos="794"/>
          <w:tab w:val="left" w:pos="1191"/>
          <w:tab w:val="left" w:pos="1588"/>
          <w:tab w:val="left" w:pos="1985"/>
        </w:tabs>
        <w:jc w:val="both"/>
        <w:rPr>
          <w:lang w:val="en-US" w:eastAsia="zh-CN"/>
        </w:rPr>
      </w:pPr>
      <w:r w:rsidRPr="003B24BE">
        <w:rPr>
          <w:b/>
          <w:bCs/>
          <w:lang w:val="en-US" w:eastAsia="zh-CN"/>
        </w:rPr>
        <w:t xml:space="preserve">3.1.3 Ultra Wide Band (UWB) technology </w:t>
      </w:r>
      <w:r w:rsidRPr="003B24BE">
        <w:rPr>
          <w:lang w:val="en-US"/>
        </w:rPr>
        <w:t>[b-</w:t>
      </w:r>
      <w:r w:rsidRPr="003B24BE">
        <w:t>ETSI EN 300 440</w:t>
      </w:r>
      <w:r w:rsidRPr="003B24BE">
        <w:rPr>
          <w:lang w:val="en-US"/>
        </w:rPr>
        <w:t>]</w:t>
      </w:r>
      <w:r w:rsidRPr="003B24BE">
        <w:rPr>
          <w:lang w:val="en-US" w:eastAsia="zh-CN"/>
        </w:rPr>
        <w:t xml:space="preserve">: technology for short-range </w:t>
      </w:r>
      <w:r w:rsidR="003B7760" w:rsidRPr="003B24BE">
        <w:rPr>
          <w:lang w:val="en-US" w:eastAsia="zh-CN"/>
        </w:rPr>
        <w:t>radio communication</w:t>
      </w:r>
      <w:r w:rsidRPr="003B24BE">
        <w:rPr>
          <w:lang w:val="en-US" w:eastAsia="zh-CN"/>
        </w:rPr>
        <w:t xml:space="preserve">, involving the intentional generation and transmission of radio-frequency energy that spreads over a very large frequency range, which may overlap several frequency bands allocated to </w:t>
      </w:r>
      <w:r w:rsidR="003B7760" w:rsidRPr="003B24BE">
        <w:rPr>
          <w:lang w:val="en-US" w:eastAsia="zh-CN"/>
        </w:rPr>
        <w:t>radio communication</w:t>
      </w:r>
      <w:r w:rsidRPr="003B24BE">
        <w:rPr>
          <w:lang w:val="en-US" w:eastAsia="zh-CN"/>
        </w:rPr>
        <w:t xml:space="preserve"> services as defined in Recommendation ITU-R SM.1755 [i.3]</w:t>
      </w:r>
    </w:p>
    <w:p w:rsidR="00FF574B" w:rsidRPr="003B24BE" w:rsidRDefault="00FF574B" w:rsidP="00FF574B">
      <w:pPr>
        <w:pStyle w:val="Heading2"/>
        <w:numPr>
          <w:ilvl w:val="1"/>
          <w:numId w:val="1"/>
        </w:numPr>
        <w:rPr>
          <w:rFonts w:cs="Times New Roman"/>
        </w:rPr>
      </w:pPr>
      <w:bookmarkStart w:id="44" w:name="_Toc449513585"/>
      <w:bookmarkStart w:id="45" w:name="_Toc437591012"/>
      <w:bookmarkStart w:id="46" w:name="_Toc10818692"/>
      <w:bookmarkStart w:id="47" w:name="_Toc450886755"/>
      <w:bookmarkStart w:id="48" w:name="_Toc449513889"/>
      <w:bookmarkStart w:id="49" w:name="_Toc17108415"/>
      <w:bookmarkStart w:id="50" w:name="_Toc16081331"/>
      <w:bookmarkStart w:id="51" w:name="_Toc437525421"/>
      <w:bookmarkStart w:id="52" w:name="_Toc437525876"/>
      <w:r w:rsidRPr="003B24BE">
        <w:rPr>
          <w:rFonts w:cs="Times New Roman"/>
        </w:rPr>
        <w:t>Terms defined in this Recommendation</w:t>
      </w:r>
      <w:bookmarkEnd w:id="44"/>
      <w:bookmarkEnd w:id="45"/>
      <w:bookmarkEnd w:id="46"/>
      <w:bookmarkEnd w:id="47"/>
      <w:bookmarkEnd w:id="48"/>
      <w:bookmarkEnd w:id="49"/>
      <w:bookmarkEnd w:id="50"/>
      <w:bookmarkEnd w:id="51"/>
      <w:bookmarkEnd w:id="52"/>
    </w:p>
    <w:p w:rsidR="00FF574B" w:rsidRPr="003B24BE" w:rsidRDefault="00FF574B" w:rsidP="00FF574B">
      <w:pPr>
        <w:tabs>
          <w:tab w:val="left" w:pos="794"/>
          <w:tab w:val="left" w:pos="1191"/>
          <w:tab w:val="left" w:pos="1588"/>
          <w:tab w:val="left" w:pos="1985"/>
        </w:tabs>
      </w:pPr>
      <w:r w:rsidRPr="003B24BE">
        <w:t>This Recommendation defines the following term:</w:t>
      </w:r>
    </w:p>
    <w:p w:rsidR="00FF574B" w:rsidRPr="003B24BE" w:rsidRDefault="00FF574B" w:rsidP="00FF574B">
      <w:r w:rsidRPr="003B24BE">
        <w:t>&lt;TBD&gt;</w:t>
      </w:r>
    </w:p>
    <w:p w:rsidR="00FF574B" w:rsidRPr="003B24BE" w:rsidRDefault="00FF574B" w:rsidP="00FF574B">
      <w:pPr>
        <w:pStyle w:val="Heading1"/>
        <w:numPr>
          <w:ilvl w:val="0"/>
          <w:numId w:val="1"/>
        </w:numPr>
        <w:rPr>
          <w:rFonts w:cs="Times New Roman"/>
        </w:rPr>
      </w:pPr>
      <w:bookmarkStart w:id="53" w:name="_Toc16081332"/>
      <w:bookmarkStart w:id="54" w:name="_Toc437525422"/>
      <w:bookmarkStart w:id="55" w:name="_Toc449513586"/>
      <w:bookmarkStart w:id="56" w:name="_Toc17108416"/>
      <w:bookmarkStart w:id="57" w:name="_Toc10818693"/>
      <w:bookmarkStart w:id="58" w:name="_Toc437525877"/>
      <w:bookmarkStart w:id="59" w:name="_Toc450886756"/>
      <w:bookmarkStart w:id="60" w:name="_Toc449513890"/>
      <w:bookmarkStart w:id="61" w:name="_Toc437591013"/>
      <w:r w:rsidRPr="003B24BE">
        <w:rPr>
          <w:rFonts w:cs="Times New Roman"/>
        </w:rPr>
        <w:t>Abbreviations and acronyms</w:t>
      </w:r>
      <w:bookmarkEnd w:id="53"/>
      <w:bookmarkEnd w:id="54"/>
      <w:bookmarkEnd w:id="55"/>
      <w:bookmarkEnd w:id="56"/>
      <w:bookmarkEnd w:id="57"/>
      <w:bookmarkEnd w:id="58"/>
      <w:bookmarkEnd w:id="59"/>
      <w:bookmarkEnd w:id="60"/>
      <w:bookmarkEnd w:id="61"/>
    </w:p>
    <w:p w:rsidR="00FF574B" w:rsidRPr="003B24BE" w:rsidRDefault="00FF574B" w:rsidP="00FF574B">
      <w:pPr>
        <w:tabs>
          <w:tab w:val="left" w:pos="794"/>
          <w:tab w:val="left" w:pos="1191"/>
          <w:tab w:val="left" w:pos="1588"/>
          <w:tab w:val="left" w:pos="1985"/>
        </w:tabs>
        <w:rPr>
          <w:lang w:val="en-US"/>
        </w:rPr>
      </w:pPr>
      <w:r w:rsidRPr="003B24BE">
        <w:rPr>
          <w:lang w:val="en-US"/>
        </w:rPr>
        <w:t>This Recommendation uses the following abbreviations and acronyms:</w:t>
      </w:r>
    </w:p>
    <w:p w:rsidR="00FF574B" w:rsidRPr="003B24BE" w:rsidRDefault="00FF574B" w:rsidP="00FF574B">
      <w:pPr>
        <w:tabs>
          <w:tab w:val="left" w:pos="1191"/>
          <w:tab w:val="left" w:pos="1588"/>
          <w:tab w:val="left" w:pos="1985"/>
        </w:tabs>
        <w:rPr>
          <w:lang w:val="en-US"/>
        </w:rPr>
      </w:pPr>
      <w:r w:rsidRPr="003B24BE">
        <w:rPr>
          <w:lang w:val="en-US"/>
        </w:rPr>
        <w:t>RF</w:t>
      </w:r>
      <w:r w:rsidRPr="003B24BE">
        <w:rPr>
          <w:lang w:val="en-US"/>
        </w:rPr>
        <w:tab/>
        <w:t>Radio Frequency</w:t>
      </w:r>
    </w:p>
    <w:p w:rsidR="00FF574B" w:rsidRPr="003B24BE" w:rsidRDefault="00FF574B" w:rsidP="00FF574B">
      <w:pPr>
        <w:tabs>
          <w:tab w:val="left" w:pos="1191"/>
          <w:tab w:val="left" w:pos="1588"/>
          <w:tab w:val="left" w:pos="1985"/>
        </w:tabs>
        <w:rPr>
          <w:lang w:val="en-US"/>
        </w:rPr>
      </w:pPr>
      <w:r w:rsidRPr="003B24BE">
        <w:rPr>
          <w:lang w:val="en-US"/>
        </w:rPr>
        <w:t>UWB</w:t>
      </w:r>
      <w:r w:rsidRPr="003B24BE">
        <w:rPr>
          <w:lang w:val="en-US"/>
        </w:rPr>
        <w:tab/>
        <w:t>Ultra-Wide Band</w:t>
      </w:r>
    </w:p>
    <w:p w:rsidR="00FF574B" w:rsidRPr="003B24BE" w:rsidRDefault="00FF574B" w:rsidP="00FF574B">
      <w:pPr>
        <w:pStyle w:val="Heading1"/>
        <w:numPr>
          <w:ilvl w:val="0"/>
          <w:numId w:val="1"/>
        </w:numPr>
        <w:rPr>
          <w:rFonts w:cs="Times New Roman"/>
        </w:rPr>
      </w:pPr>
      <w:bookmarkStart w:id="62" w:name="_Toc437525423"/>
      <w:bookmarkStart w:id="63" w:name="_Toc450886757"/>
      <w:bookmarkStart w:id="64" w:name="_Toc449513891"/>
      <w:bookmarkStart w:id="65" w:name="_Toc16081333"/>
      <w:bookmarkStart w:id="66" w:name="_Toc437525878"/>
      <w:bookmarkStart w:id="67" w:name="_Toc10818694"/>
      <w:bookmarkStart w:id="68" w:name="_Toc17108417"/>
      <w:bookmarkStart w:id="69" w:name="_Toc449513587"/>
      <w:bookmarkStart w:id="70" w:name="_Toc437591014"/>
      <w:r w:rsidRPr="003B24BE">
        <w:rPr>
          <w:rFonts w:cs="Times New Roman"/>
        </w:rPr>
        <w:t>Conventions</w:t>
      </w:r>
      <w:bookmarkEnd w:id="62"/>
      <w:bookmarkEnd w:id="63"/>
      <w:bookmarkEnd w:id="64"/>
      <w:bookmarkEnd w:id="65"/>
      <w:bookmarkEnd w:id="66"/>
      <w:bookmarkEnd w:id="67"/>
      <w:bookmarkEnd w:id="68"/>
      <w:bookmarkEnd w:id="69"/>
      <w:bookmarkEnd w:id="70"/>
    </w:p>
    <w:p w:rsidR="00FF574B" w:rsidRPr="003B24BE" w:rsidRDefault="00FF574B" w:rsidP="00FF574B">
      <w:pPr>
        <w:tabs>
          <w:tab w:val="left" w:pos="794"/>
          <w:tab w:val="left" w:pos="1191"/>
          <w:tab w:val="left" w:pos="1588"/>
          <w:tab w:val="left" w:pos="1985"/>
        </w:tabs>
      </w:pPr>
      <w:r w:rsidRPr="003B24BE">
        <w:t>None.</w:t>
      </w:r>
    </w:p>
    <w:p w:rsidR="00FF574B" w:rsidRPr="003B24BE" w:rsidRDefault="00FF574B" w:rsidP="00FF574B">
      <w:pPr>
        <w:tabs>
          <w:tab w:val="left" w:pos="794"/>
          <w:tab w:val="left" w:pos="1191"/>
          <w:tab w:val="left" w:pos="1588"/>
          <w:tab w:val="left" w:pos="1985"/>
        </w:tabs>
        <w:rPr>
          <w:lang w:eastAsia="zh-CN"/>
        </w:rPr>
      </w:pPr>
    </w:p>
    <w:p w:rsidR="00FF574B" w:rsidRPr="003B24BE" w:rsidRDefault="00FF574B" w:rsidP="00FF574B">
      <w:pPr>
        <w:pStyle w:val="ListParagraph"/>
        <w:numPr>
          <w:ilvl w:val="0"/>
          <w:numId w:val="23"/>
        </w:numPr>
        <w:rPr>
          <w:b/>
          <w:bCs/>
        </w:rPr>
      </w:pPr>
      <w:r w:rsidRPr="003B24BE">
        <w:rPr>
          <w:b/>
          <w:bCs/>
        </w:rPr>
        <w:lastRenderedPageBreak/>
        <w:t>Test Conditions</w:t>
      </w:r>
    </w:p>
    <w:p w:rsidR="00FF574B" w:rsidRPr="003B24BE" w:rsidRDefault="00FF574B" w:rsidP="00FF574B">
      <w:pPr>
        <w:pStyle w:val="ListParagraph"/>
        <w:numPr>
          <w:ilvl w:val="1"/>
          <w:numId w:val="23"/>
        </w:numPr>
        <w:rPr>
          <w:b/>
          <w:bCs/>
        </w:rPr>
      </w:pPr>
      <w:r w:rsidRPr="003B24BE">
        <w:rPr>
          <w:b/>
          <w:bCs/>
        </w:rPr>
        <w:t>General</w:t>
      </w:r>
    </w:p>
    <w:p w:rsidR="00FF574B" w:rsidRPr="003B24BE" w:rsidRDefault="00FF574B" w:rsidP="00FF574B">
      <w:pPr>
        <w:pStyle w:val="ListParagraph"/>
        <w:ind w:left="360"/>
        <w:rPr>
          <w:lang w:val="en-US" w:eastAsia="zh-CN"/>
        </w:rPr>
      </w:pPr>
      <w:r w:rsidRPr="003B24BE">
        <w:rPr>
          <w:lang w:val="en-US" w:eastAsia="zh-CN"/>
        </w:rPr>
        <w:t>The equipment shall be tested under normal test conditions according to the relevant product and basic standards or the information accompanying the equipment, which are within the manufacturer's declared range of humidity, temperature and supply voltage. The test conditions shall be recorded in the test report.</w:t>
      </w:r>
    </w:p>
    <w:p w:rsidR="00FF574B" w:rsidRPr="003B24BE" w:rsidRDefault="00FF574B" w:rsidP="00FF574B">
      <w:pPr>
        <w:pStyle w:val="ListParagraph"/>
        <w:ind w:left="360"/>
        <w:rPr>
          <w:lang w:val="en-US" w:eastAsia="zh-CN"/>
        </w:rPr>
      </w:pPr>
      <w:r w:rsidRPr="003B24BE">
        <w:rPr>
          <w:lang w:val="en-US" w:eastAsia="zh-CN"/>
        </w:rPr>
        <w:t>The test configuration and mode of operation shall represent the intended use and shall be recorded in the test report.</w:t>
      </w:r>
    </w:p>
    <w:p w:rsidR="00FF574B" w:rsidRPr="003B24BE" w:rsidRDefault="00FF574B" w:rsidP="00FF574B">
      <w:pPr>
        <w:pStyle w:val="ListParagraph"/>
        <w:ind w:left="360"/>
        <w:rPr>
          <w:lang w:val="en-US" w:eastAsia="zh-CN"/>
        </w:rPr>
      </w:pPr>
      <w:del w:id="71" w:author="HP" w:date="2025-04-20T14:49:00Z">
        <w:r w:rsidRPr="003B24BE" w:rsidDel="00875870">
          <w:rPr>
            <w:lang w:val="en-US" w:eastAsia="zh-CN"/>
          </w:rPr>
          <w:delText>.</w:delText>
        </w:r>
      </w:del>
    </w:p>
    <w:p w:rsidR="00FF574B" w:rsidRPr="003B24BE" w:rsidRDefault="00FF574B" w:rsidP="00FF574B">
      <w:pPr>
        <w:pStyle w:val="ListParagraph"/>
        <w:ind w:left="360"/>
        <w:rPr>
          <w:lang w:val="en-US" w:eastAsia="zh-CN"/>
        </w:rPr>
      </w:pPr>
    </w:p>
    <w:p w:rsidR="00FF574B" w:rsidRPr="003B24BE" w:rsidRDefault="00FF574B" w:rsidP="00FF574B">
      <w:pPr>
        <w:pStyle w:val="ListParagraph"/>
        <w:numPr>
          <w:ilvl w:val="1"/>
          <w:numId w:val="23"/>
        </w:numPr>
        <w:rPr>
          <w:b/>
          <w:bCs/>
        </w:rPr>
      </w:pPr>
      <w:bookmarkStart w:id="72" w:name="_Toc437525426"/>
      <w:bookmarkStart w:id="73" w:name="_Toc437525881"/>
      <w:bookmarkStart w:id="74" w:name="_Toc437591017"/>
      <w:bookmarkStart w:id="75" w:name="_Toc449513590"/>
      <w:bookmarkStart w:id="76" w:name="_Toc449513894"/>
      <w:bookmarkStart w:id="77" w:name="_Toc450886760"/>
      <w:bookmarkStart w:id="78" w:name="_Toc10818697"/>
      <w:bookmarkStart w:id="79" w:name="_Toc16081336"/>
      <w:bookmarkStart w:id="80" w:name="_Toc17108420"/>
      <w:r w:rsidRPr="003B24BE">
        <w:rPr>
          <w:b/>
          <w:bCs/>
        </w:rPr>
        <w:t>Arrangements for test signals</w:t>
      </w:r>
      <w:bookmarkStart w:id="81" w:name="_Toc10818698"/>
      <w:bookmarkEnd w:id="72"/>
      <w:bookmarkEnd w:id="73"/>
      <w:bookmarkEnd w:id="74"/>
      <w:bookmarkEnd w:id="75"/>
      <w:bookmarkEnd w:id="76"/>
      <w:bookmarkEnd w:id="77"/>
      <w:bookmarkEnd w:id="78"/>
      <w:bookmarkEnd w:id="79"/>
      <w:bookmarkEnd w:id="80"/>
    </w:p>
    <w:p w:rsidR="00FF574B" w:rsidRPr="003B24BE" w:rsidRDefault="00FF574B" w:rsidP="00FF574B">
      <w:pPr>
        <w:pStyle w:val="ListParagraph"/>
        <w:ind w:left="792"/>
        <w:rPr>
          <w:b/>
          <w:bCs/>
        </w:rPr>
      </w:pPr>
    </w:p>
    <w:bookmarkEnd w:id="81"/>
    <w:p w:rsidR="00FF574B" w:rsidRPr="003B24BE" w:rsidRDefault="00FF574B" w:rsidP="00FF574B">
      <w:pPr>
        <w:pStyle w:val="ListParagraph"/>
        <w:numPr>
          <w:ilvl w:val="2"/>
          <w:numId w:val="23"/>
        </w:numPr>
        <w:rPr>
          <w:b/>
          <w:bCs/>
        </w:rPr>
      </w:pPr>
      <w:r w:rsidRPr="003B24BE">
        <w:rPr>
          <w:b/>
          <w:bCs/>
        </w:rPr>
        <w:t>General</w:t>
      </w:r>
    </w:p>
    <w:p w:rsidR="00FF574B" w:rsidRPr="003B24BE" w:rsidRDefault="00FF574B" w:rsidP="00FF574B">
      <w:pPr>
        <w:ind w:left="720"/>
        <w:rPr>
          <w:b/>
          <w:bCs/>
        </w:rPr>
      </w:pPr>
      <w:bookmarkStart w:id="82" w:name="_Hlk167259422"/>
      <w:r w:rsidRPr="003B24BE">
        <w:rPr>
          <w:lang w:eastAsia="zh-CN"/>
        </w:rPr>
        <w:t>The provisions of ITU-T K.136, clause 7.2 shall apply.</w:t>
      </w:r>
    </w:p>
    <w:bookmarkEnd w:id="82"/>
    <w:p w:rsidR="00FF574B" w:rsidRPr="003B24BE" w:rsidRDefault="00FF574B" w:rsidP="00FF574B">
      <w:pPr>
        <w:pStyle w:val="ListParagraph"/>
        <w:numPr>
          <w:ilvl w:val="2"/>
          <w:numId w:val="23"/>
        </w:numPr>
        <w:rPr>
          <w:b/>
          <w:bCs/>
        </w:rPr>
      </w:pPr>
      <w:r w:rsidRPr="003B24BE">
        <w:rPr>
          <w:b/>
          <w:bCs/>
        </w:rPr>
        <w:t>Arrangements for test signals at the RF input of transmitters</w:t>
      </w:r>
      <w:bookmarkStart w:id="83" w:name="_Toc10818699"/>
    </w:p>
    <w:p w:rsidR="00FF574B" w:rsidRPr="003B24BE" w:rsidRDefault="00FF574B" w:rsidP="00FF574B">
      <w:pPr>
        <w:ind w:left="720"/>
      </w:pPr>
      <w:r w:rsidRPr="003B24BE">
        <w:t>The provisions of ITU-T K.136, clause 7.2.1 shall apply.</w:t>
      </w:r>
    </w:p>
    <w:p w:rsidR="00FF574B" w:rsidRPr="003B24BE" w:rsidRDefault="00FF574B" w:rsidP="00FF574B">
      <w:pPr>
        <w:pStyle w:val="ListParagraph"/>
        <w:numPr>
          <w:ilvl w:val="2"/>
          <w:numId w:val="23"/>
        </w:numPr>
        <w:rPr>
          <w:b/>
          <w:bCs/>
        </w:rPr>
      </w:pPr>
      <w:r w:rsidRPr="003B24BE">
        <w:rPr>
          <w:b/>
          <w:bCs/>
        </w:rPr>
        <w:t>Arrangements for test signals at the RF output of transmitters</w:t>
      </w:r>
      <w:bookmarkStart w:id="84" w:name="_Toc10818700"/>
      <w:bookmarkEnd w:id="83"/>
    </w:p>
    <w:p w:rsidR="00FF574B" w:rsidRPr="003B24BE" w:rsidRDefault="00FF574B" w:rsidP="00FF574B">
      <w:pPr>
        <w:ind w:left="720"/>
      </w:pPr>
      <w:r w:rsidRPr="003B24BE">
        <w:t>The provisions of ITU-T K.136, clause 7.2.2 shall apply with the following modification.</w:t>
      </w:r>
    </w:p>
    <w:p w:rsidR="00FF574B" w:rsidRPr="003B24BE" w:rsidRDefault="00FF574B" w:rsidP="00FF574B">
      <w:pPr>
        <w:ind w:left="720"/>
      </w:pPr>
      <w:r w:rsidRPr="003B24BE">
        <w:t>The transmitter shall be operated at its maximum rated RF output power, modulated with normal test modulation.</w:t>
      </w:r>
    </w:p>
    <w:p w:rsidR="00FF574B" w:rsidRPr="003B24BE" w:rsidRDefault="00FF574B" w:rsidP="00FF574B">
      <w:pPr>
        <w:pStyle w:val="ListParagraph"/>
        <w:numPr>
          <w:ilvl w:val="2"/>
          <w:numId w:val="23"/>
        </w:numPr>
        <w:rPr>
          <w:b/>
          <w:bCs/>
        </w:rPr>
      </w:pPr>
      <w:r w:rsidRPr="003B24BE">
        <w:rPr>
          <w:b/>
          <w:bCs/>
        </w:rPr>
        <w:t>Arrangements for test signals at the RF input of receivers</w:t>
      </w:r>
      <w:bookmarkStart w:id="85" w:name="_Toc10818701"/>
      <w:bookmarkEnd w:id="84"/>
    </w:p>
    <w:p w:rsidR="00FF574B" w:rsidRPr="003B24BE" w:rsidRDefault="00FF574B" w:rsidP="00FF574B">
      <w:pPr>
        <w:ind w:left="720"/>
      </w:pPr>
      <w:r w:rsidRPr="003B24BE">
        <w:t>The provisions of ITU-T K.136, clause 7.2.3 shall apply with the following modification.</w:t>
      </w:r>
    </w:p>
    <w:p w:rsidR="00FF574B" w:rsidRPr="003B24BE" w:rsidRDefault="00FF574B" w:rsidP="00FF574B">
      <w:pPr>
        <w:ind w:left="720"/>
      </w:pPr>
      <w:r w:rsidRPr="003B24BE">
        <w:t xml:space="preserve">A communication link shall be established if appropriate at the start of the test and maintained during the test. </w:t>
      </w:r>
    </w:p>
    <w:p w:rsidR="00FF574B" w:rsidRPr="003B24BE" w:rsidRDefault="00FF574B" w:rsidP="00FF574B">
      <w:pPr>
        <w:ind w:left="720"/>
      </w:pPr>
      <w:r w:rsidRPr="003B24BE">
        <w:t>For all radio determination devices, the normal operation mode shall be applied.</w:t>
      </w:r>
    </w:p>
    <w:p w:rsidR="00FF574B" w:rsidRPr="003B24BE" w:rsidRDefault="00FF574B" w:rsidP="00FF574B">
      <w:pPr>
        <w:pStyle w:val="ListParagraph"/>
        <w:numPr>
          <w:ilvl w:val="2"/>
          <w:numId w:val="23"/>
        </w:numPr>
      </w:pPr>
      <w:r w:rsidRPr="003B24BE">
        <w:rPr>
          <w:b/>
          <w:bCs/>
        </w:rPr>
        <w:t>Arrangements for test signals at the RF output of receivers</w:t>
      </w:r>
      <w:bookmarkEnd w:id="85"/>
    </w:p>
    <w:p w:rsidR="00FF574B" w:rsidRPr="003B24BE" w:rsidRDefault="00FF574B" w:rsidP="00FF574B">
      <w:pPr>
        <w:ind w:left="720"/>
      </w:pPr>
      <w:r w:rsidRPr="003B24BE">
        <w:t>The provisions of ITU-T K.136, clause 7.2.4 shall apply.</w:t>
      </w:r>
    </w:p>
    <w:p w:rsidR="00FF574B" w:rsidRPr="003B24BE" w:rsidRDefault="00FF574B" w:rsidP="00FF574B">
      <w:pPr>
        <w:pStyle w:val="ListParagraph"/>
        <w:numPr>
          <w:ilvl w:val="2"/>
          <w:numId w:val="23"/>
        </w:numPr>
      </w:pPr>
      <w:r w:rsidRPr="003B24BE">
        <w:rPr>
          <w:b/>
          <w:bCs/>
        </w:rPr>
        <w:t>Arrangements for testing transmitter and receiver together (as a system)</w:t>
      </w:r>
    </w:p>
    <w:p w:rsidR="00FF574B" w:rsidRPr="003B24BE" w:rsidRDefault="00FF574B" w:rsidP="00FF574B">
      <w:pPr>
        <w:ind w:left="720"/>
      </w:pPr>
      <w:r w:rsidRPr="003B24BE">
        <w:t>The provisions of ITU-T K.136, clause 7.2.5 shall apply with the following modification.</w:t>
      </w:r>
    </w:p>
    <w:p w:rsidR="00FF574B" w:rsidRPr="003B24BE" w:rsidRDefault="00FF574B" w:rsidP="00FF574B">
      <w:pPr>
        <w:pStyle w:val="ListParagraph"/>
        <w:ind w:left="1224"/>
      </w:pPr>
      <w:r w:rsidRPr="003B24BE">
        <w:t>For the immunity tests of duplex transceivers, the EUT may be configured in the repeater mode, consistent with the conditions given above.</w:t>
      </w:r>
    </w:p>
    <w:p w:rsidR="00FF574B" w:rsidRPr="00E006DB" w:rsidRDefault="00FF574B" w:rsidP="00FF574B">
      <w:pPr>
        <w:pStyle w:val="ListParagraph"/>
        <w:ind w:left="1224"/>
      </w:pPr>
    </w:p>
    <w:p w:rsidR="00FF574B" w:rsidRDefault="006210AC" w:rsidP="00FF574B">
      <w:pPr>
        <w:pStyle w:val="ListParagraph"/>
        <w:numPr>
          <w:ilvl w:val="1"/>
          <w:numId w:val="23"/>
        </w:numPr>
        <w:rPr>
          <w:ins w:id="86" w:author="HP" w:date="2025-04-20T15:38:00Z"/>
          <w:b/>
          <w:bCs/>
        </w:rPr>
      </w:pPr>
      <w:ins w:id="87" w:author="HP" w:date="2025-04-20T15:24:00Z">
        <w:r>
          <w:rPr>
            <w:b/>
            <w:bCs/>
          </w:rPr>
          <w:t xml:space="preserve">RF </w:t>
        </w:r>
      </w:ins>
      <w:r w:rsidR="00FF574B" w:rsidRPr="00E006DB">
        <w:rPr>
          <w:b/>
          <w:bCs/>
        </w:rPr>
        <w:t>Exclusion bands</w:t>
      </w:r>
    </w:p>
    <w:p w:rsidR="00C26BFE" w:rsidRDefault="00C26BFE">
      <w:pPr>
        <w:ind w:left="426"/>
        <w:jc w:val="both"/>
        <w:rPr>
          <w:ins w:id="88" w:author="HP" w:date="2025-04-20T16:46:00Z"/>
        </w:rPr>
        <w:pPrChange w:id="89" w:author="HP" w:date="2025-04-20T15:39:00Z">
          <w:pPr>
            <w:pStyle w:val="ListParagraph"/>
            <w:numPr>
              <w:ilvl w:val="1"/>
              <w:numId w:val="23"/>
            </w:numPr>
            <w:ind w:left="792" w:hanging="432"/>
          </w:pPr>
        </w:pPrChange>
      </w:pPr>
      <w:ins w:id="90" w:author="HP" w:date="2025-04-20T16:46:00Z">
        <w:r>
          <w:t>UWB devices in the scope of the present document can operate in a broad permitted range of frequencies from 30 MHz to 10.6 GHz, as defined in table 1 of the present document. The intended range of operation gives the preferred range of operating frequencies for the UWB operation based on the allowed spectrum mask with increase permitted emission levels in the intended range of operation</w:t>
        </w:r>
      </w:ins>
    </w:p>
    <w:p w:rsidR="004943D7" w:rsidRPr="004943D7" w:rsidRDefault="004943D7">
      <w:pPr>
        <w:ind w:left="426"/>
        <w:jc w:val="both"/>
        <w:rPr>
          <w:b/>
          <w:bCs/>
          <w:rPrChange w:id="91" w:author="HP" w:date="2025-04-20T15:38:00Z">
            <w:rPr/>
          </w:rPrChange>
        </w:rPr>
        <w:pPrChange w:id="92" w:author="HP" w:date="2025-04-20T15:39:00Z">
          <w:pPr>
            <w:pStyle w:val="ListParagraph"/>
            <w:numPr>
              <w:ilvl w:val="1"/>
              <w:numId w:val="23"/>
            </w:numPr>
            <w:ind w:left="792" w:hanging="432"/>
          </w:pPr>
        </w:pPrChange>
      </w:pPr>
      <w:ins w:id="93" w:author="HP" w:date="2025-04-20T15:38:00Z">
        <w:r>
          <w:t>The RF</w:t>
        </w:r>
        <w:r w:rsidR="00C26BFE">
          <w:t xml:space="preserve"> exclusion band applies to </w:t>
        </w:r>
      </w:ins>
      <w:ins w:id="94" w:author="HP" w:date="2025-04-20T16:46:00Z">
        <w:r w:rsidR="00C26BFE">
          <w:t>UWB</w:t>
        </w:r>
      </w:ins>
      <w:ins w:id="95" w:author="HP" w:date="2025-04-20T15:38:00Z">
        <w:r>
          <w:t xml:space="preserve"> equipment with an operating frequency up to 6 GHz, or for equipment operating above 6 GHz, but whose RF bandwidth extends to a frequency below 6 GHz. For equipment operating at frequencies above 6 GHz and whose RF bandwidth does not extend to a frequency below 6 GHz, there is no exclusion band.</w:t>
        </w:r>
      </w:ins>
    </w:p>
    <w:p w:rsidR="0000397E" w:rsidRPr="00EB7408" w:rsidRDefault="00FF574B">
      <w:pPr>
        <w:pStyle w:val="ListParagraph"/>
        <w:numPr>
          <w:ilvl w:val="2"/>
          <w:numId w:val="23"/>
        </w:numPr>
        <w:ind w:left="1440" w:hanging="720"/>
        <w:rPr>
          <w:ins w:id="96" w:author="HP" w:date="2025-04-20T14:53:00Z"/>
          <w:b/>
          <w:rPrChange w:id="97" w:author="HP" w:date="2025-04-20T15:37:00Z">
            <w:rPr>
              <w:ins w:id="98" w:author="HP" w:date="2025-04-20T14:53:00Z"/>
            </w:rPr>
          </w:rPrChange>
        </w:rPr>
        <w:pPrChange w:id="99" w:author="HP" w:date="2025-04-20T15:32:00Z">
          <w:pPr/>
        </w:pPrChange>
      </w:pPr>
      <w:r w:rsidRPr="003B24BE">
        <w:t xml:space="preserve">     </w:t>
      </w:r>
      <w:ins w:id="100" w:author="HP" w:date="2025-04-20T17:10:00Z">
        <w:r w:rsidR="00EB7408" w:rsidRPr="00EB7408">
          <w:rPr>
            <w:b/>
          </w:rPr>
          <w:t>for EMC emission test</w:t>
        </w:r>
      </w:ins>
    </w:p>
    <w:p w:rsidR="0000397E" w:rsidRDefault="0000397E">
      <w:pPr>
        <w:pStyle w:val="ListParagraph"/>
        <w:ind w:left="1224"/>
        <w:rPr>
          <w:ins w:id="101" w:author="HP" w:date="2025-04-20T14:52:00Z"/>
        </w:rPr>
        <w:pPrChange w:id="102" w:author="HP" w:date="2025-04-20T14:53:00Z">
          <w:pPr/>
        </w:pPrChange>
      </w:pPr>
    </w:p>
    <w:p w:rsidR="00E91B4C" w:rsidRDefault="0000397E">
      <w:pPr>
        <w:pStyle w:val="ListParagraph"/>
        <w:ind w:left="709"/>
        <w:jc w:val="both"/>
        <w:rPr>
          <w:ins w:id="103" w:author="HP" w:date="2025-04-20T14:55:00Z"/>
        </w:rPr>
        <w:pPrChange w:id="104" w:author="HP" w:date="2025-04-20T14:53:00Z">
          <w:pPr/>
        </w:pPrChange>
      </w:pPr>
      <w:ins w:id="105" w:author="HP" w:date="2025-04-20T14:53:00Z">
        <w:r>
          <w:lastRenderedPageBreak/>
          <w:t xml:space="preserve">The </w:t>
        </w:r>
      </w:ins>
      <w:ins w:id="106" w:author="HP" w:date="2025-04-20T15:24:00Z">
        <w:r w:rsidR="006210AC">
          <w:t xml:space="preserve">RF </w:t>
        </w:r>
      </w:ins>
      <w:ins w:id="107" w:author="HP" w:date="2025-04-20T14:53:00Z">
        <w:r w:rsidR="00F7491C">
          <w:t xml:space="preserve">exclusion band for UWB </w:t>
        </w:r>
      </w:ins>
      <w:ins w:id="108" w:author="HP" w:date="2025-04-20T17:10:00Z">
        <w:r w:rsidR="00EB7408">
          <w:t>equipment</w:t>
        </w:r>
      </w:ins>
      <w:ins w:id="109" w:author="HP" w:date="2025-04-20T14:53:00Z">
        <w:r>
          <w:t xml:space="preserve"> under EMC emission testin</w:t>
        </w:r>
        <w:r w:rsidR="00F7491C">
          <w:t>g is the operating bandwidth(s)</w:t>
        </w:r>
      </w:ins>
      <w:ins w:id="110" w:author="HP" w:date="2025-04-20T15:43:00Z">
        <w:r w:rsidR="00F7491C">
          <w:t xml:space="preserve"> of UWB equipment</w:t>
        </w:r>
      </w:ins>
      <w:ins w:id="111" w:author="HP" w:date="2025-04-20T14:53:00Z">
        <w:r>
          <w:t>:</w:t>
        </w:r>
      </w:ins>
    </w:p>
    <w:p w:rsidR="00E91B4C" w:rsidRDefault="0000397E">
      <w:pPr>
        <w:pStyle w:val="ListParagraph"/>
        <w:ind w:left="709"/>
        <w:jc w:val="both"/>
        <w:rPr>
          <w:ins w:id="112" w:author="HP" w:date="2025-04-20T14:55:00Z"/>
        </w:rPr>
        <w:pPrChange w:id="113" w:author="HP" w:date="2025-04-20T14:55:00Z">
          <w:pPr/>
        </w:pPrChange>
      </w:pPr>
      <w:ins w:id="114" w:author="HP" w:date="2025-04-20T14:53:00Z">
        <w:r>
          <w:t xml:space="preserve"> • The lower </w:t>
        </w:r>
        <w:r w:rsidR="00F7491C">
          <w:t>frequency of the exclusion band</w:t>
        </w:r>
        <w:r>
          <w:t xml:space="preserve"> is the lower frequenc</w:t>
        </w:r>
        <w:r w:rsidR="00F7491C">
          <w:t>y of the operating bandwidth(s)</w:t>
        </w:r>
      </w:ins>
    </w:p>
    <w:p w:rsidR="0000397E" w:rsidRDefault="0000397E">
      <w:pPr>
        <w:pStyle w:val="ListParagraph"/>
        <w:ind w:left="709"/>
        <w:jc w:val="both"/>
        <w:rPr>
          <w:ins w:id="115" w:author="HP" w:date="2025-04-20T15:49:00Z"/>
        </w:rPr>
        <w:pPrChange w:id="116" w:author="HP" w:date="2025-04-20T14:55:00Z">
          <w:pPr/>
        </w:pPrChange>
      </w:pPr>
      <w:ins w:id="117" w:author="HP" w:date="2025-04-20T14:53:00Z">
        <w:r>
          <w:t>• The upper frequency of the exclusion band is the upper frequenc</w:t>
        </w:r>
        <w:r w:rsidR="00F7491C">
          <w:t>y of the operating bandwidth(s)</w:t>
        </w:r>
      </w:ins>
    </w:p>
    <w:p w:rsidR="00F969DA" w:rsidRDefault="00F969DA">
      <w:pPr>
        <w:pStyle w:val="ListParagraph"/>
        <w:ind w:left="709"/>
        <w:jc w:val="both"/>
        <w:rPr>
          <w:ins w:id="118" w:author="HP" w:date="2025-04-20T17:11:00Z"/>
        </w:rPr>
        <w:pPrChange w:id="119" w:author="HP" w:date="2025-04-20T14:55:00Z">
          <w:pPr/>
        </w:pPrChange>
      </w:pPr>
    </w:p>
    <w:p w:rsidR="005D538E" w:rsidRDefault="005D538E">
      <w:pPr>
        <w:pStyle w:val="ListParagraph"/>
        <w:ind w:left="709"/>
        <w:jc w:val="both"/>
        <w:rPr>
          <w:ins w:id="120" w:author="HP" w:date="2025-04-20T14:53:00Z"/>
        </w:rPr>
        <w:pPrChange w:id="121" w:author="HP" w:date="2025-04-20T14:55:00Z">
          <w:pPr/>
        </w:pPrChange>
      </w:pPr>
      <w:ins w:id="122" w:author="HP" w:date="2025-04-20T15:49:00Z">
        <w:r>
          <w:t>There shall be no frequency exclusion band applied to emission measurements of the receiver part of transceivers or the stand alone receiver under test, and/or associated ancillary equipment</w:t>
        </w:r>
      </w:ins>
    </w:p>
    <w:p w:rsidR="0000397E" w:rsidRDefault="0000397E">
      <w:pPr>
        <w:pStyle w:val="ListParagraph"/>
        <w:ind w:left="360"/>
        <w:jc w:val="both"/>
        <w:rPr>
          <w:ins w:id="123" w:author="HP" w:date="2025-04-20T14:52:00Z"/>
        </w:rPr>
        <w:pPrChange w:id="124" w:author="HP" w:date="2025-04-20T14:53:00Z">
          <w:pPr/>
        </w:pPrChange>
      </w:pPr>
    </w:p>
    <w:p w:rsidR="009B66E4" w:rsidRPr="002103F6" w:rsidRDefault="002103F6">
      <w:pPr>
        <w:pStyle w:val="ListParagraph"/>
        <w:numPr>
          <w:ilvl w:val="2"/>
          <w:numId w:val="23"/>
        </w:numPr>
        <w:rPr>
          <w:ins w:id="125" w:author="HP" w:date="2025-04-20T14:56:00Z"/>
          <w:b/>
          <w:rPrChange w:id="126" w:author="HP" w:date="2025-04-20T17:12:00Z">
            <w:rPr>
              <w:ins w:id="127" w:author="HP" w:date="2025-04-20T14:56:00Z"/>
            </w:rPr>
          </w:rPrChange>
        </w:rPr>
        <w:pPrChange w:id="128" w:author="HP" w:date="2025-04-20T14:51:00Z">
          <w:pPr/>
        </w:pPrChange>
      </w:pPr>
      <w:ins w:id="129" w:author="HP" w:date="2025-04-20T17:12:00Z">
        <w:r w:rsidRPr="002103F6">
          <w:rPr>
            <w:b/>
            <w:rPrChange w:id="130" w:author="HP" w:date="2025-04-20T17:12:00Z">
              <w:rPr/>
            </w:rPrChange>
          </w:rPr>
          <w:t>For EMC immunity test</w:t>
        </w:r>
      </w:ins>
    </w:p>
    <w:p w:rsidR="009B66E4" w:rsidRDefault="009B66E4">
      <w:pPr>
        <w:pStyle w:val="ListParagraph"/>
        <w:ind w:left="709"/>
        <w:jc w:val="both"/>
        <w:rPr>
          <w:ins w:id="131" w:author="HP" w:date="2025-04-20T17:05:00Z"/>
        </w:rPr>
        <w:pPrChange w:id="132" w:author="HP" w:date="2025-04-20T17:31:00Z">
          <w:pPr/>
        </w:pPrChange>
      </w:pPr>
      <w:ins w:id="133" w:author="HP" w:date="2025-04-20T14:56:00Z">
        <w:r>
          <w:t>The exclusion band for UWB equipment under EMC immunity testing is calculated</w:t>
        </w:r>
      </w:ins>
      <w:ins w:id="134" w:author="HP" w:date="2025-04-20T17:21:00Z">
        <w:r w:rsidR="00DD780A">
          <w:t xml:space="preserve"> as below</w:t>
        </w:r>
      </w:ins>
      <w:ins w:id="135" w:author="HP" w:date="2025-04-20T14:56:00Z">
        <w:r>
          <w:t xml:space="preserve">: </w:t>
        </w:r>
      </w:ins>
    </w:p>
    <w:p w:rsidR="00DD780A" w:rsidRDefault="00DD780A">
      <w:pPr>
        <w:pStyle w:val="ListParagraph"/>
        <w:ind w:left="709"/>
        <w:jc w:val="both"/>
        <w:rPr>
          <w:ins w:id="136" w:author="HP" w:date="2025-04-20T17:21:00Z"/>
        </w:rPr>
        <w:pPrChange w:id="137" w:author="HP" w:date="2025-04-20T17:31:00Z">
          <w:pPr/>
        </w:pPrChange>
      </w:pPr>
    </w:p>
    <w:p w:rsidR="00261387" w:rsidRDefault="00261387">
      <w:pPr>
        <w:pStyle w:val="ListParagraph"/>
        <w:ind w:left="709"/>
        <w:jc w:val="both"/>
        <w:rPr>
          <w:ins w:id="138" w:author="HP" w:date="2025-04-20T17:05:00Z"/>
        </w:rPr>
        <w:pPrChange w:id="139" w:author="HP" w:date="2025-04-20T17:31:00Z">
          <w:pPr/>
        </w:pPrChange>
      </w:pPr>
      <w:ins w:id="140" w:author="HP" w:date="2025-04-20T17:05:00Z">
        <w:r>
          <w:t xml:space="preserve">For the lower edge for the exclusion band: </w:t>
        </w:r>
        <w:proofErr w:type="spellStart"/>
        <w:r>
          <w:t>EXband</w:t>
        </w:r>
        <w:proofErr w:type="spellEnd"/>
        <w:r>
          <w:t>(lo</w:t>
        </w:r>
        <w:r w:rsidR="00DE5331">
          <w:t xml:space="preserve">wer) = </w:t>
        </w:r>
        <w:proofErr w:type="spellStart"/>
        <w:r w:rsidR="00DE5331">
          <w:t>BandRX</w:t>
        </w:r>
        <w:proofErr w:type="spellEnd"/>
        <w:r w:rsidR="00DE5331">
          <w:t xml:space="preserve"> (lower) – </w:t>
        </w:r>
        <w:r>
          <w:t xml:space="preserve">BWRX and </w:t>
        </w:r>
      </w:ins>
    </w:p>
    <w:p w:rsidR="00261387" w:rsidRDefault="00261387">
      <w:pPr>
        <w:pStyle w:val="ListParagraph"/>
        <w:ind w:left="709"/>
        <w:jc w:val="both"/>
        <w:rPr>
          <w:ins w:id="141" w:author="HP" w:date="2025-04-20T17:05:00Z"/>
        </w:rPr>
        <w:pPrChange w:id="142" w:author="HP" w:date="2025-04-20T17:31:00Z">
          <w:pPr/>
        </w:pPrChange>
      </w:pPr>
    </w:p>
    <w:p w:rsidR="00261387" w:rsidRDefault="00261387">
      <w:pPr>
        <w:pStyle w:val="ListParagraph"/>
        <w:ind w:left="709"/>
        <w:jc w:val="both"/>
        <w:rPr>
          <w:ins w:id="143" w:author="HP" w:date="2025-04-20T17:21:00Z"/>
        </w:rPr>
        <w:pPrChange w:id="144" w:author="HP" w:date="2025-04-20T17:31:00Z">
          <w:pPr/>
        </w:pPrChange>
      </w:pPr>
      <w:ins w:id="145" w:author="HP" w:date="2025-04-20T17:05:00Z">
        <w:r>
          <w:t xml:space="preserve">for the upper edge of the exclusion band: </w:t>
        </w:r>
        <w:proofErr w:type="spellStart"/>
        <w:r>
          <w:t>E</w:t>
        </w:r>
        <w:r w:rsidR="00DE5331">
          <w:t>Xband</w:t>
        </w:r>
        <w:proofErr w:type="spellEnd"/>
        <w:r w:rsidR="00DE5331">
          <w:t xml:space="preserve">(upper) = </w:t>
        </w:r>
        <w:proofErr w:type="spellStart"/>
        <w:r w:rsidR="00DE5331">
          <w:t>BandRX</w:t>
        </w:r>
        <w:proofErr w:type="spellEnd"/>
        <w:r w:rsidR="00DE5331">
          <w:t xml:space="preserve">(upper) + </w:t>
        </w:r>
        <w:r>
          <w:t>BWRX</w:t>
        </w:r>
      </w:ins>
    </w:p>
    <w:p w:rsidR="00DD780A" w:rsidRDefault="00DD780A">
      <w:pPr>
        <w:pStyle w:val="ListParagraph"/>
        <w:ind w:left="709"/>
        <w:jc w:val="both"/>
        <w:rPr>
          <w:ins w:id="146" w:author="HP" w:date="2025-04-20T14:56:00Z"/>
        </w:rPr>
        <w:pPrChange w:id="147" w:author="HP" w:date="2025-04-20T17:31:00Z">
          <w:pPr/>
        </w:pPrChange>
      </w:pPr>
    </w:p>
    <w:p w:rsidR="009B66E4" w:rsidRDefault="009B66E4">
      <w:pPr>
        <w:pStyle w:val="ListParagraph"/>
        <w:ind w:left="709"/>
        <w:jc w:val="both"/>
        <w:rPr>
          <w:ins w:id="148" w:author="HP" w:date="2025-04-20T14:56:00Z"/>
        </w:rPr>
        <w:pPrChange w:id="149" w:author="HP" w:date="2025-04-20T17:31:00Z">
          <w:pPr/>
        </w:pPrChange>
      </w:pPr>
      <w:ins w:id="150" w:author="HP" w:date="2025-04-20T14:56:00Z">
        <w:r>
          <w:t xml:space="preserve">• BWRX corresponds to the operating bandwidth of the UWB device. </w:t>
        </w:r>
      </w:ins>
    </w:p>
    <w:p w:rsidR="009B66E4" w:rsidRDefault="009B66E4">
      <w:pPr>
        <w:pStyle w:val="ListParagraph"/>
        <w:ind w:left="709"/>
        <w:jc w:val="both"/>
        <w:rPr>
          <w:ins w:id="151" w:author="HP" w:date="2025-04-20T14:57:00Z"/>
        </w:rPr>
        <w:pPrChange w:id="152" w:author="HP" w:date="2025-04-20T17:31:00Z">
          <w:pPr/>
        </w:pPrChange>
      </w:pPr>
      <w:ins w:id="153" w:author="HP" w:date="2025-04-20T14:56:00Z">
        <w:r>
          <w:t xml:space="preserve">• </w:t>
        </w:r>
        <w:proofErr w:type="spellStart"/>
        <w:r>
          <w:t>BandRX</w:t>
        </w:r>
        <w:proofErr w:type="spellEnd"/>
        <w:r>
          <w:t xml:space="preserve">(lower) corresponds to the lower edge of the operating bandwidth. </w:t>
        </w:r>
      </w:ins>
    </w:p>
    <w:p w:rsidR="00261387" w:rsidRDefault="009B66E4">
      <w:pPr>
        <w:pStyle w:val="ListParagraph"/>
        <w:ind w:left="709"/>
        <w:jc w:val="both"/>
        <w:rPr>
          <w:ins w:id="154" w:author="HP" w:date="2025-04-20T17:00:00Z"/>
        </w:rPr>
        <w:pPrChange w:id="155" w:author="HP" w:date="2025-04-20T17:31:00Z">
          <w:pPr/>
        </w:pPrChange>
      </w:pPr>
      <w:ins w:id="156" w:author="HP" w:date="2025-04-20T14:56:00Z">
        <w:r>
          <w:t xml:space="preserve">• </w:t>
        </w:r>
        <w:proofErr w:type="spellStart"/>
        <w:r>
          <w:t>BandRX</w:t>
        </w:r>
        <w:proofErr w:type="spellEnd"/>
        <w:r>
          <w:t>(upper) corresponds to the upper edge of the operating bandwidth.</w:t>
        </w:r>
      </w:ins>
    </w:p>
    <w:p w:rsidR="00FF574B" w:rsidRDefault="00FF574B">
      <w:pPr>
        <w:pStyle w:val="ListParagraph"/>
        <w:ind w:left="709"/>
        <w:jc w:val="both"/>
        <w:rPr>
          <w:ins w:id="157" w:author="HP" w:date="2025-04-20T17:00:00Z"/>
        </w:rPr>
        <w:pPrChange w:id="158" w:author="HP" w:date="2025-04-20T17:31:00Z">
          <w:pPr/>
        </w:pPrChange>
      </w:pPr>
      <w:del w:id="159" w:author="HP" w:date="2025-04-20T17:00:00Z">
        <w:r w:rsidRPr="00E006DB" w:rsidDel="00261387">
          <w:delText>&lt;TBD&gt;</w:delText>
        </w:r>
      </w:del>
    </w:p>
    <w:p w:rsidR="00261387" w:rsidRDefault="00261387">
      <w:pPr>
        <w:pStyle w:val="ListParagraph"/>
        <w:ind w:left="709"/>
        <w:jc w:val="both"/>
        <w:rPr>
          <w:ins w:id="160" w:author="HP" w:date="2025-04-20T17:21:00Z"/>
        </w:rPr>
        <w:pPrChange w:id="161" w:author="HP" w:date="2025-04-20T17:31:00Z">
          <w:pPr/>
        </w:pPrChange>
      </w:pPr>
      <w:ins w:id="162" w:author="HP" w:date="2025-04-20T17:00:00Z">
        <w:r>
          <w:t xml:space="preserve">Editor’s Note: The operating bandwidth is the -10 </w:t>
        </w:r>
        <w:proofErr w:type="spellStart"/>
        <w:r>
          <w:t>dBc</w:t>
        </w:r>
        <w:proofErr w:type="spellEnd"/>
        <w:r>
          <w:t xml:space="preserve"> bandwidth(s) of intended UWB signal(s) transmitted by the equipment</w:t>
        </w:r>
      </w:ins>
    </w:p>
    <w:p w:rsidR="00310C81" w:rsidRPr="003B24BE" w:rsidRDefault="00310C81">
      <w:pPr>
        <w:pStyle w:val="ListParagraph"/>
        <w:ind w:left="360"/>
        <w:pPrChange w:id="163" w:author="HP" w:date="2025-04-20T17:00:00Z">
          <w:pPr/>
        </w:pPrChange>
      </w:pPr>
    </w:p>
    <w:p w:rsidR="00FF574B" w:rsidRPr="003B24BE" w:rsidRDefault="00FF574B" w:rsidP="00FF574B">
      <w:pPr>
        <w:pStyle w:val="ListParagraph"/>
        <w:numPr>
          <w:ilvl w:val="1"/>
          <w:numId w:val="23"/>
        </w:numPr>
        <w:rPr>
          <w:b/>
          <w:bCs/>
        </w:rPr>
      </w:pPr>
      <w:r w:rsidRPr="00E006DB">
        <w:rPr>
          <w:b/>
          <w:bCs/>
        </w:rPr>
        <w:t>Narrow band responses of receivers</w:t>
      </w:r>
    </w:p>
    <w:p w:rsidR="00FF574B" w:rsidRDefault="007505DD" w:rsidP="00FF574B">
      <w:pPr>
        <w:ind w:left="360"/>
        <w:rPr>
          <w:ins w:id="164" w:author="HP" w:date="2025-04-20T17:27:00Z"/>
        </w:rPr>
      </w:pPr>
      <w:ins w:id="165" w:author="HP" w:date="2025-04-20T17:23:00Z">
        <w:r>
          <w:t xml:space="preserve">The provision of </w:t>
        </w:r>
      </w:ins>
      <w:ins w:id="166" w:author="HP" w:date="2025-04-20T17:25:00Z">
        <w:r w:rsidRPr="003B24BE">
          <w:t>ITU-T K.136</w:t>
        </w:r>
      </w:ins>
      <w:ins w:id="167" w:author="HP" w:date="2025-04-20T17:23:00Z">
        <w:r>
          <w:t xml:space="preserve">, clause </w:t>
        </w:r>
      </w:ins>
      <w:ins w:id="168" w:author="HP" w:date="2025-04-20T17:25:00Z">
        <w:r>
          <w:t>7.4</w:t>
        </w:r>
      </w:ins>
      <w:ins w:id="169" w:author="HP" w:date="2025-04-20T17:23:00Z">
        <w:r w:rsidR="00FD72A7">
          <w:t xml:space="preserve"> shall apply</w:t>
        </w:r>
      </w:ins>
      <w:ins w:id="170" w:author="HP" w:date="2025-04-20T17:26:00Z">
        <w:r w:rsidR="00FD72A7">
          <w:t>.</w:t>
        </w:r>
      </w:ins>
      <w:del w:id="171" w:author="HP" w:date="2025-04-20T17:25:00Z">
        <w:r w:rsidR="00FF574B" w:rsidRPr="00E006DB" w:rsidDel="007505DD">
          <w:delText>&lt;TBD&gt;</w:delText>
        </w:r>
      </w:del>
    </w:p>
    <w:p w:rsidR="0053659C" w:rsidRPr="00E006DB" w:rsidRDefault="0053659C" w:rsidP="00FF574B">
      <w:pPr>
        <w:ind w:left="360"/>
        <w:rPr>
          <w:b/>
          <w:bCs/>
        </w:rPr>
      </w:pPr>
    </w:p>
    <w:p w:rsidR="00FF574B" w:rsidRPr="00E006DB" w:rsidRDefault="00FF574B" w:rsidP="00FF574B">
      <w:pPr>
        <w:pStyle w:val="ListParagraph"/>
        <w:numPr>
          <w:ilvl w:val="1"/>
          <w:numId w:val="23"/>
        </w:numPr>
      </w:pPr>
      <w:r w:rsidRPr="00E006DB">
        <w:rPr>
          <w:b/>
          <w:bCs/>
        </w:rPr>
        <w:t>Normal test modulation</w:t>
      </w:r>
    </w:p>
    <w:p w:rsidR="00433A82" w:rsidRPr="003B24BE" w:rsidRDefault="00FF574B">
      <w:pPr>
        <w:ind w:left="426"/>
        <w:jc w:val="both"/>
        <w:rPr>
          <w:ins w:id="172" w:author="HP" w:date="2025-04-20T17:35:00Z"/>
        </w:rPr>
        <w:pPrChange w:id="173" w:author="HP" w:date="2025-04-20T17:41:00Z">
          <w:pPr>
            <w:ind w:left="426"/>
          </w:pPr>
        </w:pPrChange>
      </w:pPr>
      <w:r w:rsidRPr="003B24BE">
        <w:t xml:space="preserve">      </w:t>
      </w:r>
      <w:ins w:id="174" w:author="HP" w:date="2025-04-20T17:35:00Z">
        <w:r w:rsidR="00433A82">
          <w:t xml:space="preserve">The transmitter under test shall be modulated according to the normal test modulation specified </w:t>
        </w:r>
      </w:ins>
      <w:ins w:id="175" w:author="HP" w:date="2025-04-20T17:37:00Z">
        <w:r w:rsidR="00530FC0">
          <w:t>in the relevant product standard dealing with the particular type of UWB equipment</w:t>
        </w:r>
      </w:ins>
      <w:ins w:id="176" w:author="HP" w:date="2025-04-20T17:35:00Z">
        <w:r w:rsidR="00433A82">
          <w:t>.</w:t>
        </w:r>
      </w:ins>
      <w:ins w:id="177" w:author="HP" w:date="2025-04-20T17:36:00Z">
        <w:r w:rsidR="00530FC0" w:rsidRPr="00530FC0">
          <w:t xml:space="preserve"> </w:t>
        </w:r>
        <w:r w:rsidR="00530FC0">
          <w:t>The receiver under test shall be provided with a wanted RF input signal modulated according to the normal test modulation specified</w:t>
        </w:r>
      </w:ins>
      <w:ins w:id="178" w:author="HP" w:date="2025-04-20T17:37:00Z">
        <w:r w:rsidR="00530FC0">
          <w:t xml:space="preserve"> </w:t>
        </w:r>
      </w:ins>
    </w:p>
    <w:p w:rsidR="00FF574B" w:rsidRPr="003B24BE" w:rsidRDefault="0053659C" w:rsidP="0053659C">
      <w:pPr>
        <w:ind w:left="426"/>
      </w:pPr>
      <w:ins w:id="179" w:author="HP" w:date="2025-04-20T17:27:00Z">
        <w:r>
          <w:t xml:space="preserve">The test signal generator (modulation) shall be able to produce a continuous stream of data. The test signal receiver (de-modulator) shall be, where appropriate, able to produce a readout of Bit Error Ratio (BER) of a continuous data stream acceptance. </w:t>
        </w:r>
      </w:ins>
      <w:del w:id="180" w:author="HP" w:date="2025-04-20T17:30:00Z">
        <w:r w:rsidR="00FF574B" w:rsidRPr="003B24BE" w:rsidDel="00A3185B">
          <w:delText>&lt;TBD&gt;</w:delText>
        </w:r>
      </w:del>
      <w:ins w:id="181" w:author="HP" w:date="2025-04-20T17:34:00Z">
        <w:r w:rsidR="00433A82" w:rsidRPr="00433A82">
          <w:t xml:space="preserve"> </w:t>
        </w:r>
      </w:ins>
    </w:p>
    <w:p w:rsidR="00FF574B" w:rsidRPr="003B24BE" w:rsidRDefault="00FF574B" w:rsidP="00FF574B"/>
    <w:p w:rsidR="00FF574B" w:rsidRPr="003B24BE" w:rsidRDefault="00FF574B" w:rsidP="00FF574B">
      <w:pPr>
        <w:pStyle w:val="ListParagraph"/>
        <w:numPr>
          <w:ilvl w:val="0"/>
          <w:numId w:val="23"/>
        </w:numPr>
        <w:rPr>
          <w:b/>
          <w:bCs/>
        </w:rPr>
      </w:pPr>
      <w:bookmarkStart w:id="182" w:name="_Toc437591021"/>
      <w:bookmarkStart w:id="183" w:name="_Toc449513594"/>
      <w:bookmarkStart w:id="184" w:name="_Toc437525430"/>
      <w:bookmarkStart w:id="185" w:name="_Toc449513898"/>
      <w:bookmarkStart w:id="186" w:name="_Toc10818706"/>
      <w:bookmarkStart w:id="187" w:name="_Toc17108424"/>
      <w:bookmarkStart w:id="188" w:name="_Toc450886764"/>
      <w:bookmarkStart w:id="189" w:name="_Toc437525885"/>
      <w:bookmarkStart w:id="190" w:name="_Toc16081340"/>
      <w:r w:rsidRPr="003B24BE">
        <w:rPr>
          <w:b/>
          <w:bCs/>
        </w:rPr>
        <w:t>Performance assessment</w:t>
      </w:r>
      <w:bookmarkEnd w:id="182"/>
      <w:bookmarkEnd w:id="183"/>
      <w:bookmarkEnd w:id="184"/>
      <w:bookmarkEnd w:id="185"/>
      <w:bookmarkEnd w:id="186"/>
      <w:bookmarkEnd w:id="187"/>
      <w:bookmarkEnd w:id="188"/>
      <w:bookmarkEnd w:id="189"/>
      <w:bookmarkEnd w:id="190"/>
    </w:p>
    <w:p w:rsidR="00FF574B" w:rsidRPr="003B24BE" w:rsidRDefault="00FF574B" w:rsidP="00FF574B">
      <w:pPr>
        <w:pStyle w:val="ListParagraph"/>
        <w:numPr>
          <w:ilvl w:val="1"/>
          <w:numId w:val="23"/>
        </w:numPr>
        <w:rPr>
          <w:b/>
          <w:bCs/>
        </w:rPr>
      </w:pPr>
      <w:r w:rsidRPr="003B24BE">
        <w:rPr>
          <w:b/>
          <w:bCs/>
        </w:rPr>
        <w:t>General</w:t>
      </w:r>
    </w:p>
    <w:p w:rsidR="00FF574B" w:rsidRPr="003B24BE" w:rsidRDefault="00FF574B" w:rsidP="00FF574B">
      <w:pPr>
        <w:ind w:left="360"/>
      </w:pPr>
      <w:r w:rsidRPr="003B24BE">
        <w:t>The provisions of ITU-T K.136, clause 8.1 shall apply.</w:t>
      </w:r>
    </w:p>
    <w:p w:rsidR="00FF574B" w:rsidRPr="003B24BE" w:rsidRDefault="00FF574B" w:rsidP="00FF574B">
      <w:pPr>
        <w:pStyle w:val="ListParagraph"/>
        <w:numPr>
          <w:ilvl w:val="1"/>
          <w:numId w:val="23"/>
        </w:numPr>
        <w:rPr>
          <w:b/>
          <w:bCs/>
        </w:rPr>
      </w:pPr>
      <w:r w:rsidRPr="003B24BE">
        <w:rPr>
          <w:b/>
          <w:bCs/>
        </w:rPr>
        <w:t>Equipment which can provide an UWB communications link</w:t>
      </w:r>
    </w:p>
    <w:p w:rsidR="00FF574B" w:rsidRPr="003B24BE" w:rsidRDefault="00FF574B" w:rsidP="00FF574B">
      <w:pPr>
        <w:ind w:left="360"/>
      </w:pPr>
      <w:r w:rsidRPr="003B24BE">
        <w:t>The provisions of ITU-T K.136, clause 8.2 shall apply.</w:t>
      </w:r>
    </w:p>
    <w:p w:rsidR="00FF574B" w:rsidRPr="003B24BE" w:rsidRDefault="00FF574B" w:rsidP="00FF574B">
      <w:pPr>
        <w:pStyle w:val="ListParagraph"/>
        <w:numPr>
          <w:ilvl w:val="1"/>
          <w:numId w:val="23"/>
        </w:numPr>
        <w:rPr>
          <w:b/>
          <w:bCs/>
        </w:rPr>
      </w:pPr>
      <w:r w:rsidRPr="003B24BE">
        <w:rPr>
          <w:b/>
          <w:bCs/>
        </w:rPr>
        <w:t>Equipment which does not provide an UWB communications link</w:t>
      </w:r>
    </w:p>
    <w:p w:rsidR="00FF574B" w:rsidRPr="003B24BE" w:rsidRDefault="00FF574B" w:rsidP="00FF574B">
      <w:pPr>
        <w:ind w:left="360"/>
      </w:pPr>
      <w:r w:rsidRPr="003B24BE">
        <w:t>The provisions of ITU-T K.136, clause 8.3 shall apply.</w:t>
      </w:r>
    </w:p>
    <w:p w:rsidR="00FF574B" w:rsidRPr="003B24BE" w:rsidRDefault="00FF574B" w:rsidP="00FF574B">
      <w:pPr>
        <w:pStyle w:val="ListParagraph"/>
        <w:numPr>
          <w:ilvl w:val="1"/>
          <w:numId w:val="23"/>
        </w:numPr>
        <w:rPr>
          <w:b/>
          <w:bCs/>
        </w:rPr>
      </w:pPr>
      <w:r w:rsidRPr="003B24BE">
        <w:rPr>
          <w:b/>
          <w:bCs/>
        </w:rPr>
        <w:t>Ancillary equipment</w:t>
      </w:r>
    </w:p>
    <w:p w:rsidR="00FF574B" w:rsidRPr="003B24BE" w:rsidRDefault="00FF574B" w:rsidP="00FF574B">
      <w:pPr>
        <w:ind w:left="360"/>
      </w:pPr>
      <w:r w:rsidRPr="003B24BE">
        <w:t>The provisions of ITU-T K.136, clause 8.4 shall apply.</w:t>
      </w:r>
    </w:p>
    <w:p w:rsidR="00FF574B" w:rsidRPr="003B24BE" w:rsidRDefault="00FF574B" w:rsidP="00FF574B">
      <w:pPr>
        <w:pStyle w:val="ListParagraph"/>
        <w:numPr>
          <w:ilvl w:val="1"/>
          <w:numId w:val="23"/>
        </w:numPr>
        <w:rPr>
          <w:b/>
          <w:bCs/>
        </w:rPr>
      </w:pPr>
      <w:r w:rsidRPr="003B24BE">
        <w:rPr>
          <w:b/>
          <w:bCs/>
        </w:rPr>
        <w:lastRenderedPageBreak/>
        <w:t>Equipment classification</w:t>
      </w:r>
    </w:p>
    <w:p w:rsidR="00FF574B" w:rsidRPr="003B24BE" w:rsidRDefault="00FF574B" w:rsidP="00FF574B">
      <w:pPr>
        <w:pStyle w:val="ListParagraph"/>
        <w:ind w:left="426"/>
      </w:pPr>
      <w:r w:rsidRPr="003B24BE">
        <w:t>The UWB equipment shall be classified as one or a combination of the following classes:</w:t>
      </w:r>
    </w:p>
    <w:p w:rsidR="00FF574B" w:rsidRPr="003B24BE" w:rsidRDefault="00FF574B">
      <w:pPr>
        <w:pStyle w:val="ListParagraph"/>
        <w:numPr>
          <w:ilvl w:val="0"/>
          <w:numId w:val="24"/>
        </w:numPr>
        <w:pPrChange w:id="191" w:author="HP" w:date="2025-04-20T17:42:00Z">
          <w:pPr>
            <w:pStyle w:val="ListParagraph"/>
            <w:ind w:left="426"/>
          </w:pPr>
        </w:pPrChange>
      </w:pPr>
      <w:del w:id="192" w:author="HP" w:date="2025-04-20T17:42:00Z">
        <w:r w:rsidRPr="003B24BE" w:rsidDel="00C65C1C">
          <w:delText>(i)</w:delText>
        </w:r>
        <w:r w:rsidRPr="003B24BE" w:rsidDel="00C65C1C">
          <w:tab/>
        </w:r>
      </w:del>
      <w:r w:rsidRPr="003B24BE">
        <w:t>Generic UWB</w:t>
      </w:r>
    </w:p>
    <w:p w:rsidR="00FF574B" w:rsidRPr="003B24BE" w:rsidRDefault="00FF574B">
      <w:pPr>
        <w:pStyle w:val="ListParagraph"/>
        <w:numPr>
          <w:ilvl w:val="0"/>
          <w:numId w:val="24"/>
        </w:numPr>
        <w:pPrChange w:id="193" w:author="HP" w:date="2025-04-20T17:42:00Z">
          <w:pPr>
            <w:pStyle w:val="ListParagraph"/>
            <w:ind w:left="426"/>
          </w:pPr>
        </w:pPrChange>
      </w:pPr>
      <w:del w:id="194" w:author="HP" w:date="2025-04-20T17:42:00Z">
        <w:r w:rsidRPr="003B24BE" w:rsidDel="00C65C1C">
          <w:delText>(ii)</w:delText>
        </w:r>
        <w:r w:rsidRPr="003B24BE" w:rsidDel="00C65C1C">
          <w:tab/>
        </w:r>
      </w:del>
      <w:r w:rsidRPr="003B24BE">
        <w:t xml:space="preserve">UWB for location tracking applications  </w:t>
      </w:r>
    </w:p>
    <w:p w:rsidR="00FF574B" w:rsidRPr="003B24BE" w:rsidRDefault="00FF574B" w:rsidP="00FF574B">
      <w:pPr>
        <w:pStyle w:val="ListParagraph"/>
        <w:ind w:left="426"/>
      </w:pPr>
      <w:r w:rsidRPr="003B24BE">
        <w:t>(iii)</w:t>
      </w:r>
      <w:r w:rsidRPr="003B24BE">
        <w:tab/>
        <w:t xml:space="preserve">For vehicular use </w:t>
      </w:r>
    </w:p>
    <w:p w:rsidR="00FF574B" w:rsidRPr="003B24BE" w:rsidRDefault="00FF574B" w:rsidP="00FF574B">
      <w:pPr>
        <w:pStyle w:val="ListParagraph"/>
        <w:ind w:left="426"/>
      </w:pPr>
      <w:r w:rsidRPr="003B24BE">
        <w:t>(iv)</w:t>
      </w:r>
      <w:r w:rsidRPr="003B24BE">
        <w:tab/>
        <w:t xml:space="preserve">Material sensing and object discrimination </w:t>
      </w:r>
    </w:p>
    <w:p w:rsidR="00FF574B" w:rsidRPr="003B24BE" w:rsidRDefault="00FF574B" w:rsidP="00FF574B">
      <w:pPr>
        <w:pStyle w:val="ListParagraph"/>
        <w:ind w:left="426"/>
      </w:pPr>
      <w:r w:rsidRPr="003B24BE">
        <w:t>(v)</w:t>
      </w:r>
      <w:r w:rsidRPr="003B24BE">
        <w:tab/>
      </w:r>
      <w:ins w:id="195" w:author="HP" w:date="2025-04-20T17:42:00Z">
        <w:r w:rsidR="00C65C1C">
          <w:tab/>
        </w:r>
      </w:ins>
      <w:r w:rsidRPr="003B24BE">
        <w:t>GPR/WPR (Ground- and Wall- Probing Radar applications)</w:t>
      </w:r>
    </w:p>
    <w:p w:rsidR="00FF574B" w:rsidRPr="003B24BE" w:rsidRDefault="00FF574B" w:rsidP="00FF574B">
      <w:pPr>
        <w:pStyle w:val="ListParagraph"/>
        <w:ind w:left="426"/>
      </w:pPr>
      <w:r w:rsidRPr="003B24BE">
        <w:t>(vi)</w:t>
      </w:r>
      <w:r w:rsidRPr="003B24BE">
        <w:tab/>
        <w:t>(T)LPR (Tank; Level Probing Radar)</w:t>
      </w:r>
    </w:p>
    <w:p w:rsidR="00FF574B" w:rsidRPr="003B24BE" w:rsidRDefault="00FF574B" w:rsidP="00FF574B">
      <w:pPr>
        <w:pStyle w:val="ListParagraph"/>
        <w:ind w:left="426"/>
      </w:pPr>
    </w:p>
    <w:p w:rsidR="00FF574B" w:rsidRPr="003B24BE" w:rsidRDefault="00FF574B">
      <w:pPr>
        <w:pPrChange w:id="196" w:author="HP" w:date="2025-04-20T17:48:00Z">
          <w:pPr>
            <w:pStyle w:val="ListParagraph"/>
            <w:ind w:left="360"/>
          </w:pPr>
        </w:pPrChange>
      </w:pPr>
    </w:p>
    <w:p w:rsidR="00FF574B" w:rsidRPr="003B24BE" w:rsidRDefault="00FF574B" w:rsidP="00FF574B">
      <w:pPr>
        <w:pStyle w:val="ListParagraph"/>
        <w:ind w:left="360"/>
      </w:pPr>
    </w:p>
    <w:p w:rsidR="00FF574B" w:rsidRPr="003B24BE" w:rsidRDefault="00FF574B" w:rsidP="00FF574B">
      <w:pPr>
        <w:pStyle w:val="ListParagraph"/>
        <w:numPr>
          <w:ilvl w:val="0"/>
          <w:numId w:val="23"/>
        </w:numPr>
        <w:rPr>
          <w:b/>
          <w:bCs/>
        </w:rPr>
      </w:pPr>
      <w:bookmarkStart w:id="197" w:name="_Toc449513600"/>
      <w:bookmarkStart w:id="198" w:name="_Toc437525891"/>
      <w:bookmarkStart w:id="199" w:name="_Toc449513904"/>
      <w:bookmarkStart w:id="200" w:name="_Toc450886770"/>
      <w:bookmarkStart w:id="201" w:name="_Toc17108430"/>
      <w:bookmarkStart w:id="202" w:name="_Toc437591027"/>
      <w:bookmarkStart w:id="203" w:name="_Toc10818712"/>
      <w:bookmarkStart w:id="204" w:name="_Toc437525436"/>
      <w:bookmarkStart w:id="205" w:name="_Toc16081346"/>
      <w:r w:rsidRPr="003B24BE">
        <w:tab/>
      </w:r>
      <w:r w:rsidRPr="003B24BE">
        <w:rPr>
          <w:b/>
          <w:bCs/>
        </w:rPr>
        <w:t>Performance criteria</w:t>
      </w:r>
      <w:bookmarkEnd w:id="197"/>
      <w:bookmarkEnd w:id="198"/>
      <w:bookmarkEnd w:id="199"/>
      <w:bookmarkEnd w:id="200"/>
      <w:bookmarkEnd w:id="201"/>
      <w:bookmarkEnd w:id="202"/>
      <w:bookmarkEnd w:id="203"/>
      <w:bookmarkEnd w:id="204"/>
      <w:bookmarkEnd w:id="205"/>
    </w:p>
    <w:p w:rsidR="00FF574B" w:rsidRPr="003B24BE" w:rsidRDefault="00FF574B" w:rsidP="00FF574B">
      <w:pPr>
        <w:pStyle w:val="ListParagraph"/>
        <w:ind w:left="360"/>
      </w:pPr>
    </w:p>
    <w:p w:rsidR="00B77A17" w:rsidRPr="00D62F14" w:rsidRDefault="00B77A17">
      <w:pPr>
        <w:pStyle w:val="ListParagraph"/>
        <w:numPr>
          <w:ilvl w:val="1"/>
          <w:numId w:val="23"/>
        </w:numPr>
        <w:rPr>
          <w:ins w:id="206" w:author="HP" w:date="2025-04-20T17:46:00Z"/>
        </w:rPr>
        <w:pPrChange w:id="207" w:author="HP" w:date="2025-04-20T17:47:00Z">
          <w:pPr>
            <w:pStyle w:val="Heading2"/>
          </w:pPr>
        </w:pPrChange>
      </w:pPr>
      <w:bookmarkStart w:id="208" w:name="_Toc169628179"/>
      <w:ins w:id="209" w:author="HP" w:date="2025-04-20T17:46:00Z">
        <w:r w:rsidRPr="00B77A17">
          <w:rPr>
            <w:b/>
            <w:bCs/>
            <w:rPrChange w:id="210" w:author="HP" w:date="2025-04-20T17:47:00Z">
              <w:rPr>
                <w:rFonts w:eastAsia="SimSun"/>
                <w:lang w:eastAsia="zh-CN"/>
              </w:rPr>
            </w:rPrChange>
          </w:rPr>
          <w:t>General</w:t>
        </w:r>
        <w:bookmarkEnd w:id="208"/>
      </w:ins>
    </w:p>
    <w:p w:rsidR="00D96C58" w:rsidRDefault="005146F8">
      <w:pPr>
        <w:pStyle w:val="ListParagraph"/>
        <w:ind w:left="709"/>
        <w:rPr>
          <w:ins w:id="211" w:author="HP" w:date="2025-04-20T18:02:00Z"/>
        </w:rPr>
        <w:pPrChange w:id="212" w:author="HP" w:date="2025-04-20T17:56:00Z">
          <w:pPr/>
        </w:pPrChange>
      </w:pPr>
      <w:ins w:id="213" w:author="HP" w:date="2025-04-20T17:55:00Z">
        <w:r>
          <w:t>The performance criteria are used to take a decision on whether a radio equipment passes or fails immunity tests.</w:t>
        </w:r>
      </w:ins>
      <w:ins w:id="214" w:author="HP" w:date="2025-04-20T17:56:00Z">
        <w:r>
          <w:t xml:space="preserve"> </w:t>
        </w:r>
      </w:ins>
    </w:p>
    <w:p w:rsidR="005146F8" w:rsidRDefault="00B77A17">
      <w:pPr>
        <w:pStyle w:val="ListParagraph"/>
        <w:ind w:left="709"/>
        <w:rPr>
          <w:ins w:id="215" w:author="HP" w:date="2025-04-20T17:56:00Z"/>
          <w:bCs/>
        </w:rPr>
        <w:pPrChange w:id="216" w:author="HP" w:date="2025-04-20T17:56:00Z">
          <w:pPr/>
        </w:pPrChange>
      </w:pPr>
      <w:ins w:id="217" w:author="HP" w:date="2025-04-20T17:46:00Z">
        <w:r w:rsidRPr="005146F8">
          <w:rPr>
            <w:bCs/>
            <w:rPrChange w:id="218" w:author="HP" w:date="2025-04-20T17:56:00Z">
              <w:rPr/>
            </w:rPrChange>
          </w:rPr>
          <w:t xml:space="preserve">Only the performance criteria specified in this recommendation or in </w:t>
        </w:r>
        <w:r w:rsidR="005146F8" w:rsidRPr="005146F8">
          <w:rPr>
            <w:bCs/>
            <w:rPrChange w:id="219" w:author="HP" w:date="2025-04-20T17:56:00Z">
              <w:rPr/>
            </w:rPrChange>
          </w:rPr>
          <w:t>ITU-T K.1</w:t>
        </w:r>
      </w:ins>
      <w:ins w:id="220" w:author="HP" w:date="2025-04-20T17:49:00Z">
        <w:r w:rsidR="005146F8" w:rsidRPr="005146F8">
          <w:rPr>
            <w:bCs/>
            <w:rPrChange w:id="221" w:author="HP" w:date="2025-04-20T17:56:00Z">
              <w:rPr/>
            </w:rPrChange>
          </w:rPr>
          <w:t>36</w:t>
        </w:r>
      </w:ins>
      <w:ins w:id="222" w:author="HP" w:date="2025-04-20T17:46:00Z">
        <w:r w:rsidRPr="005146F8">
          <w:rPr>
            <w:bCs/>
            <w:rPrChange w:id="223" w:author="HP" w:date="2025-04-20T17:56:00Z">
              <w:rPr/>
            </w:rPrChange>
          </w:rPr>
          <w:t xml:space="preserve"> where referenced shall apply. </w:t>
        </w:r>
      </w:ins>
    </w:p>
    <w:p w:rsidR="00B77A17" w:rsidRPr="005146F8" w:rsidRDefault="00B77A17">
      <w:pPr>
        <w:pStyle w:val="ListParagraph"/>
        <w:ind w:left="709"/>
        <w:rPr>
          <w:ins w:id="224" w:author="HP" w:date="2025-04-20T17:46:00Z"/>
          <w:bCs/>
          <w:rPrChange w:id="225" w:author="HP" w:date="2025-04-20T17:56:00Z">
            <w:rPr>
              <w:ins w:id="226" w:author="HP" w:date="2025-04-20T17:46:00Z"/>
            </w:rPr>
          </w:rPrChange>
        </w:rPr>
        <w:pPrChange w:id="227" w:author="HP" w:date="2025-04-20T17:56:00Z">
          <w:pPr/>
        </w:pPrChange>
      </w:pPr>
      <w:ins w:id="228" w:author="HP" w:date="2025-04-20T17:46:00Z">
        <w:r w:rsidRPr="005146F8">
          <w:rPr>
            <w:bCs/>
            <w:rPrChange w:id="229" w:author="HP" w:date="2025-04-20T17:56:00Z">
              <w:rPr/>
            </w:rPrChange>
          </w:rPr>
          <w:t xml:space="preserve">The equipment shall meet the minimum performance criteria as specified in clauses 8.2 and 8.3. </w:t>
        </w:r>
      </w:ins>
    </w:p>
    <w:p w:rsidR="00BF51BB" w:rsidRPr="00B77A17" w:rsidRDefault="00BF51BB">
      <w:pPr>
        <w:pStyle w:val="ListParagraph"/>
        <w:ind w:left="792"/>
        <w:rPr>
          <w:ins w:id="230" w:author="HP" w:date="2025-04-20T17:46:00Z"/>
          <w:bCs/>
          <w:rPrChange w:id="231" w:author="HP" w:date="2025-04-20T17:47:00Z">
            <w:rPr>
              <w:ins w:id="232" w:author="HP" w:date="2025-04-20T17:46:00Z"/>
            </w:rPr>
          </w:rPrChange>
        </w:rPr>
        <w:pPrChange w:id="233" w:author="HP" w:date="2025-04-20T17:47:00Z">
          <w:pPr/>
        </w:pPrChange>
      </w:pPr>
    </w:p>
    <w:p w:rsidR="00B77A17" w:rsidRPr="00D62F14" w:rsidRDefault="00B77A17">
      <w:pPr>
        <w:pStyle w:val="ListParagraph"/>
        <w:numPr>
          <w:ilvl w:val="1"/>
          <w:numId w:val="23"/>
        </w:numPr>
        <w:rPr>
          <w:ins w:id="234" w:author="HP" w:date="2025-04-20T17:46:00Z"/>
        </w:rPr>
        <w:pPrChange w:id="235" w:author="HP" w:date="2025-04-20T17:47:00Z">
          <w:pPr>
            <w:pStyle w:val="Heading2"/>
          </w:pPr>
        </w:pPrChange>
      </w:pPr>
      <w:bookmarkStart w:id="236" w:name="_Toc169628180"/>
      <w:ins w:id="237" w:author="HP" w:date="2025-04-20T17:46:00Z">
        <w:r w:rsidRPr="00B77A17">
          <w:rPr>
            <w:b/>
            <w:bCs/>
            <w:rPrChange w:id="238" w:author="HP" w:date="2025-04-20T17:47:00Z">
              <w:rPr>
                <w:rFonts w:eastAsia="SimSun"/>
                <w:lang w:eastAsia="zh-CN"/>
              </w:rPr>
            </w:rPrChange>
          </w:rPr>
          <w:t>Performance criteria for Continuous Phenomena</w:t>
        </w:r>
        <w:bookmarkEnd w:id="236"/>
      </w:ins>
    </w:p>
    <w:p w:rsidR="005146F8" w:rsidRPr="003B24BE" w:rsidRDefault="005146F8">
      <w:pPr>
        <w:pStyle w:val="ListParagraph"/>
        <w:ind w:left="360"/>
        <w:rPr>
          <w:ins w:id="239" w:author="HP" w:date="2025-04-20T18:02:00Z"/>
        </w:rPr>
        <w:pPrChange w:id="240" w:author="HP" w:date="2025-04-20T18:02:00Z">
          <w:pPr>
            <w:pStyle w:val="ListParagraph"/>
            <w:numPr>
              <w:numId w:val="23"/>
            </w:numPr>
            <w:ind w:left="360" w:hanging="360"/>
          </w:pPr>
        </w:pPrChange>
      </w:pPr>
      <w:ins w:id="241" w:author="HP" w:date="2025-04-20T18:02:00Z">
        <w:r w:rsidRPr="003B24BE">
          <w:t>&lt;TBD&gt;</w:t>
        </w:r>
      </w:ins>
    </w:p>
    <w:p w:rsidR="009F46E7" w:rsidRPr="00B77A17" w:rsidRDefault="009F46E7">
      <w:pPr>
        <w:pStyle w:val="ListParagraph"/>
        <w:ind w:left="792"/>
        <w:rPr>
          <w:ins w:id="242" w:author="HP" w:date="2025-04-20T17:46:00Z"/>
          <w:b/>
          <w:bCs/>
          <w:rPrChange w:id="243" w:author="HP" w:date="2025-04-20T17:47:00Z">
            <w:rPr>
              <w:ins w:id="244" w:author="HP" w:date="2025-04-20T17:46:00Z"/>
              <w:lang w:val="en-US" w:eastAsia="zh-CN"/>
            </w:rPr>
          </w:rPrChange>
        </w:rPr>
        <w:pPrChange w:id="245" w:author="HP" w:date="2025-04-20T17:47:00Z">
          <w:pPr/>
        </w:pPrChange>
      </w:pPr>
    </w:p>
    <w:p w:rsidR="00B77A17" w:rsidRPr="00D62F14" w:rsidRDefault="00B77A17">
      <w:pPr>
        <w:pStyle w:val="ListParagraph"/>
        <w:numPr>
          <w:ilvl w:val="1"/>
          <w:numId w:val="23"/>
        </w:numPr>
        <w:rPr>
          <w:ins w:id="246" w:author="HP" w:date="2025-04-20T17:46:00Z"/>
        </w:rPr>
        <w:pPrChange w:id="247" w:author="HP" w:date="2025-04-20T17:47:00Z">
          <w:pPr>
            <w:pStyle w:val="Heading2"/>
          </w:pPr>
        </w:pPrChange>
      </w:pPr>
      <w:bookmarkStart w:id="248" w:name="_Toc169628181"/>
      <w:ins w:id="249" w:author="HP" w:date="2025-04-20T17:46:00Z">
        <w:r w:rsidRPr="00B77A17">
          <w:rPr>
            <w:b/>
            <w:bCs/>
            <w:rPrChange w:id="250" w:author="HP" w:date="2025-04-20T17:47:00Z">
              <w:rPr>
                <w:rFonts w:eastAsia="SimSun"/>
                <w:lang w:eastAsia="zh-CN"/>
              </w:rPr>
            </w:rPrChange>
          </w:rPr>
          <w:t>Performance criteria for Transient Phenomena</w:t>
        </w:r>
        <w:bookmarkEnd w:id="248"/>
      </w:ins>
    </w:p>
    <w:p w:rsidR="00B77A17" w:rsidRDefault="00B77A17" w:rsidP="00FF574B">
      <w:pPr>
        <w:pStyle w:val="ListParagraph"/>
        <w:ind w:left="360"/>
        <w:rPr>
          <w:ins w:id="251" w:author="HP" w:date="2025-04-20T17:46:00Z"/>
        </w:rPr>
      </w:pPr>
    </w:p>
    <w:p w:rsidR="00FF574B" w:rsidRPr="003B24BE" w:rsidRDefault="00FF574B" w:rsidP="00FF574B">
      <w:pPr>
        <w:pStyle w:val="ListParagraph"/>
        <w:ind w:left="360"/>
      </w:pPr>
      <w:r w:rsidRPr="003B24BE">
        <w:t>&lt;TBD&gt;</w:t>
      </w:r>
    </w:p>
    <w:p w:rsidR="00FF574B" w:rsidRPr="003B24BE" w:rsidRDefault="00FF574B" w:rsidP="00FF574B">
      <w:pPr>
        <w:pStyle w:val="ListParagraph"/>
        <w:ind w:left="360"/>
      </w:pPr>
    </w:p>
    <w:p w:rsidR="00FF574B" w:rsidRPr="003B24BE" w:rsidRDefault="00FF574B" w:rsidP="00FF574B">
      <w:pPr>
        <w:pStyle w:val="ListParagraph"/>
        <w:numPr>
          <w:ilvl w:val="0"/>
          <w:numId w:val="23"/>
        </w:numPr>
        <w:rPr>
          <w:b/>
          <w:bCs/>
        </w:rPr>
      </w:pPr>
      <w:bookmarkStart w:id="252" w:name="_Toc437525440"/>
      <w:bookmarkStart w:id="253" w:name="_Toc10818716"/>
      <w:bookmarkStart w:id="254" w:name="_Toc449513908"/>
      <w:bookmarkStart w:id="255" w:name="_Toc437525895"/>
      <w:bookmarkStart w:id="256" w:name="_Toc450886774"/>
      <w:bookmarkStart w:id="257" w:name="_Toc16081350"/>
      <w:bookmarkStart w:id="258" w:name="_Toc449513604"/>
      <w:bookmarkStart w:id="259" w:name="_Toc437591031"/>
      <w:bookmarkStart w:id="260" w:name="_Toc17108434"/>
      <w:r w:rsidRPr="003B24BE">
        <w:tab/>
      </w:r>
      <w:r w:rsidRPr="003B24BE">
        <w:rPr>
          <w:b/>
          <w:bCs/>
        </w:rPr>
        <w:t>Applicability overview tables</w:t>
      </w:r>
      <w:bookmarkEnd w:id="252"/>
      <w:bookmarkEnd w:id="253"/>
      <w:bookmarkEnd w:id="254"/>
      <w:bookmarkEnd w:id="255"/>
      <w:bookmarkEnd w:id="256"/>
      <w:bookmarkEnd w:id="257"/>
      <w:bookmarkEnd w:id="258"/>
      <w:bookmarkEnd w:id="259"/>
      <w:bookmarkEnd w:id="260"/>
    </w:p>
    <w:p w:rsidR="00FF574B" w:rsidRPr="003B24BE" w:rsidRDefault="00FF574B" w:rsidP="00FF574B">
      <w:pPr>
        <w:pStyle w:val="ListParagraph"/>
        <w:ind w:left="360"/>
      </w:pPr>
    </w:p>
    <w:p w:rsidR="008E7BF7" w:rsidRDefault="008E7BF7">
      <w:pPr>
        <w:pStyle w:val="ListParagraph"/>
        <w:numPr>
          <w:ilvl w:val="1"/>
          <w:numId w:val="23"/>
        </w:numPr>
        <w:rPr>
          <w:ins w:id="261" w:author="HP" w:date="2025-04-20T18:08:00Z"/>
        </w:rPr>
        <w:pPrChange w:id="262" w:author="HP" w:date="2025-04-20T18:07:00Z">
          <w:pPr>
            <w:pStyle w:val="Heading2"/>
          </w:pPr>
        </w:pPrChange>
      </w:pPr>
      <w:bookmarkStart w:id="263" w:name="_Toc169628183"/>
      <w:ins w:id="264" w:author="HP" w:date="2025-04-20T18:07:00Z">
        <w:r w:rsidRPr="008E7BF7">
          <w:rPr>
            <w:b/>
            <w:bCs/>
            <w:rPrChange w:id="265" w:author="HP" w:date="2025-04-20T18:07:00Z">
              <w:rPr>
                <w:rFonts w:eastAsia="SimSun"/>
                <w:lang w:val="en-US" w:eastAsia="zh-CN"/>
              </w:rPr>
            </w:rPrChange>
          </w:rPr>
          <w:t>Emission</w:t>
        </w:r>
      </w:ins>
      <w:bookmarkEnd w:id="263"/>
    </w:p>
    <w:p w:rsidR="008E7BF7" w:rsidRPr="008E7BF7" w:rsidRDefault="008E7BF7">
      <w:pPr>
        <w:pStyle w:val="ListParagraph"/>
        <w:ind w:left="792"/>
        <w:rPr>
          <w:ins w:id="266" w:author="HP" w:date="2025-04-20T18:07:00Z"/>
          <w:rPrChange w:id="267" w:author="HP" w:date="2025-04-20T18:07:00Z">
            <w:rPr>
              <w:ins w:id="268" w:author="HP" w:date="2025-04-20T18:07:00Z"/>
              <w:lang w:val="en-US"/>
            </w:rPr>
          </w:rPrChange>
        </w:rPr>
        <w:pPrChange w:id="269" w:author="HP" w:date="2025-04-20T18:08:00Z">
          <w:pPr>
            <w:pStyle w:val="Heading2"/>
          </w:pPr>
        </w:pPrChange>
      </w:pPr>
    </w:p>
    <w:p w:rsidR="008E7BF7" w:rsidRPr="008E7BF7" w:rsidRDefault="008E7BF7">
      <w:pPr>
        <w:pStyle w:val="ListParagraph"/>
        <w:numPr>
          <w:ilvl w:val="1"/>
          <w:numId w:val="23"/>
        </w:numPr>
        <w:rPr>
          <w:ins w:id="270" w:author="HP" w:date="2025-04-20T18:07:00Z"/>
          <w:b/>
          <w:bCs/>
          <w:rPrChange w:id="271" w:author="HP" w:date="2025-04-20T18:07:00Z">
            <w:rPr>
              <w:ins w:id="272" w:author="HP" w:date="2025-04-20T18:07:00Z"/>
              <w:lang w:val="en-US" w:eastAsia="zh-CN"/>
            </w:rPr>
          </w:rPrChange>
        </w:rPr>
        <w:pPrChange w:id="273" w:author="HP" w:date="2025-04-20T18:07:00Z">
          <w:pPr/>
        </w:pPrChange>
      </w:pPr>
      <w:ins w:id="274" w:author="HP" w:date="2025-04-20T18:08:00Z">
        <w:r w:rsidRPr="008E7BF7">
          <w:rPr>
            <w:b/>
            <w:bCs/>
          </w:rPr>
          <w:t>Immunity</w:t>
        </w:r>
      </w:ins>
    </w:p>
    <w:p w:rsidR="008E7BF7" w:rsidRDefault="008E7BF7" w:rsidP="00FF574B">
      <w:pPr>
        <w:pStyle w:val="ListParagraph"/>
        <w:ind w:left="360"/>
        <w:rPr>
          <w:ins w:id="275" w:author="HP" w:date="2025-04-20T18:07:00Z"/>
        </w:rPr>
      </w:pPr>
    </w:p>
    <w:p w:rsidR="00FF574B" w:rsidRPr="003B24BE" w:rsidRDefault="00FF574B" w:rsidP="00FF574B">
      <w:pPr>
        <w:pStyle w:val="ListParagraph"/>
        <w:ind w:left="360"/>
      </w:pPr>
      <w:r w:rsidRPr="003B24BE">
        <w:t>&lt;TBD&gt;</w:t>
      </w:r>
    </w:p>
    <w:p w:rsidR="00FF574B" w:rsidRPr="003B24BE" w:rsidRDefault="00FF574B" w:rsidP="00FF574B">
      <w:pPr>
        <w:pStyle w:val="ListParagraph"/>
        <w:ind w:left="360"/>
      </w:pPr>
    </w:p>
    <w:p w:rsidR="00FF574B" w:rsidRPr="003B24BE" w:rsidRDefault="00FF574B" w:rsidP="00FF574B">
      <w:pPr>
        <w:pStyle w:val="ListParagraph"/>
        <w:numPr>
          <w:ilvl w:val="0"/>
          <w:numId w:val="23"/>
        </w:numPr>
        <w:rPr>
          <w:b/>
          <w:bCs/>
        </w:rPr>
      </w:pPr>
      <w:bookmarkStart w:id="276" w:name="_Toc450886777"/>
      <w:bookmarkStart w:id="277" w:name="_Toc449513911"/>
      <w:bookmarkStart w:id="278" w:name="_Toc449513607"/>
      <w:bookmarkStart w:id="279" w:name="_Toc16081353"/>
      <w:bookmarkStart w:id="280" w:name="_Toc437525443"/>
      <w:bookmarkStart w:id="281" w:name="_Toc437525898"/>
      <w:bookmarkStart w:id="282" w:name="_Toc10818719"/>
      <w:bookmarkStart w:id="283" w:name="_Toc17108437"/>
      <w:bookmarkStart w:id="284" w:name="_Toc437591034"/>
      <w:r w:rsidRPr="003B24BE">
        <w:tab/>
      </w:r>
      <w:r w:rsidRPr="003B24BE">
        <w:rPr>
          <w:b/>
          <w:bCs/>
        </w:rPr>
        <w:t>Methods of measurement and limits for EMC emissions</w:t>
      </w:r>
      <w:bookmarkEnd w:id="276"/>
      <w:bookmarkEnd w:id="277"/>
      <w:bookmarkEnd w:id="278"/>
      <w:bookmarkEnd w:id="279"/>
      <w:bookmarkEnd w:id="280"/>
      <w:bookmarkEnd w:id="281"/>
      <w:bookmarkEnd w:id="282"/>
      <w:bookmarkEnd w:id="283"/>
      <w:bookmarkEnd w:id="284"/>
    </w:p>
    <w:p w:rsidR="00FF574B" w:rsidRPr="003B24BE" w:rsidRDefault="00FF574B" w:rsidP="00FF574B">
      <w:pPr>
        <w:pStyle w:val="ListParagraph"/>
        <w:ind w:left="360"/>
      </w:pPr>
    </w:p>
    <w:p w:rsidR="00FF574B" w:rsidRPr="003B24BE" w:rsidRDefault="00FF574B" w:rsidP="00FF574B">
      <w:pPr>
        <w:pStyle w:val="ListParagraph"/>
        <w:ind w:left="360"/>
      </w:pPr>
      <w:r w:rsidRPr="003B24BE">
        <w:t>&lt;TBD&gt;</w:t>
      </w:r>
    </w:p>
    <w:p w:rsidR="00FF574B" w:rsidRPr="003B24BE" w:rsidRDefault="00FF574B" w:rsidP="00FF574B">
      <w:pPr>
        <w:pStyle w:val="ListParagraph"/>
        <w:ind w:left="360"/>
      </w:pPr>
    </w:p>
    <w:p w:rsidR="00FF574B" w:rsidRPr="003B24BE" w:rsidRDefault="00FF574B" w:rsidP="00FF574B">
      <w:pPr>
        <w:pStyle w:val="ListParagraph"/>
        <w:numPr>
          <w:ilvl w:val="0"/>
          <w:numId w:val="23"/>
        </w:numPr>
        <w:rPr>
          <w:b/>
          <w:bCs/>
        </w:rPr>
      </w:pPr>
      <w:bookmarkStart w:id="285" w:name="_Toc450886785"/>
      <w:bookmarkStart w:id="286" w:name="_Toc449513919"/>
      <w:bookmarkStart w:id="287" w:name="_Toc17108445"/>
      <w:bookmarkStart w:id="288" w:name="_Toc10818739"/>
      <w:bookmarkStart w:id="289" w:name="_Toc16081361"/>
      <w:bookmarkStart w:id="290" w:name="_Ref371906457"/>
      <w:bookmarkStart w:id="291" w:name="_Toc437525451"/>
      <w:bookmarkStart w:id="292" w:name="_Toc449513615"/>
      <w:bookmarkStart w:id="293" w:name="_Toc437591042"/>
      <w:bookmarkStart w:id="294" w:name="_Toc437525906"/>
      <w:bookmarkStart w:id="295" w:name="_Toc360743607"/>
      <w:r w:rsidRPr="003B24BE">
        <w:tab/>
      </w:r>
      <w:r w:rsidRPr="003B24BE">
        <w:rPr>
          <w:b/>
          <w:bCs/>
        </w:rPr>
        <w:t>Test methods and levels for immunity tests</w:t>
      </w:r>
      <w:bookmarkEnd w:id="285"/>
      <w:bookmarkEnd w:id="286"/>
      <w:bookmarkEnd w:id="287"/>
      <w:bookmarkEnd w:id="288"/>
      <w:bookmarkEnd w:id="289"/>
      <w:bookmarkEnd w:id="290"/>
      <w:bookmarkEnd w:id="291"/>
      <w:bookmarkEnd w:id="292"/>
      <w:bookmarkEnd w:id="293"/>
      <w:bookmarkEnd w:id="294"/>
      <w:bookmarkEnd w:id="295"/>
    </w:p>
    <w:p w:rsidR="00FF574B" w:rsidRPr="003B24BE" w:rsidRDefault="00FF574B" w:rsidP="00FF574B">
      <w:pPr>
        <w:pStyle w:val="ListParagraph"/>
        <w:ind w:left="360"/>
        <w:rPr>
          <w:b/>
          <w:bCs/>
        </w:rPr>
      </w:pPr>
    </w:p>
    <w:p w:rsidR="00FF574B" w:rsidRPr="003B24BE" w:rsidRDefault="00FF574B" w:rsidP="00FF574B">
      <w:pPr>
        <w:pStyle w:val="ListParagraph"/>
        <w:ind w:left="360"/>
      </w:pPr>
    </w:p>
    <w:p w:rsidR="00FF574B" w:rsidRPr="003B24BE" w:rsidRDefault="00FF574B" w:rsidP="00FF574B">
      <w:pPr>
        <w:pStyle w:val="ListParagraph"/>
        <w:ind w:left="360"/>
      </w:pPr>
      <w:r w:rsidRPr="003B24BE">
        <w:t>&lt;TBD&gt;</w:t>
      </w:r>
    </w:p>
    <w:p w:rsidR="00FF574B" w:rsidRPr="003B24BE" w:rsidRDefault="00FF574B" w:rsidP="00FF574B">
      <w:pPr>
        <w:spacing w:before="0"/>
        <w:rPr>
          <w:b/>
          <w:sz w:val="28"/>
          <w:lang w:val="en-US"/>
        </w:rPr>
      </w:pPr>
      <w:bookmarkStart w:id="296" w:name="_Toc17108458"/>
      <w:bookmarkStart w:id="297" w:name="_Toc16081374"/>
      <w:r w:rsidRPr="003B24BE">
        <w:rPr>
          <w:lang w:val="en-US"/>
        </w:rPr>
        <w:br w:type="page"/>
      </w:r>
    </w:p>
    <w:p w:rsidR="00FF574B" w:rsidRPr="003B24BE" w:rsidRDefault="00FF574B" w:rsidP="00FF574B">
      <w:pPr>
        <w:pStyle w:val="AnnexNoTitle0"/>
        <w:rPr>
          <w:lang w:val="en-US"/>
        </w:rPr>
      </w:pPr>
      <w:r w:rsidRPr="003B24BE">
        <w:rPr>
          <w:lang w:val="en-US"/>
        </w:rPr>
        <w:lastRenderedPageBreak/>
        <w:t>Bibliography</w:t>
      </w:r>
      <w:bookmarkEnd w:id="296"/>
      <w:bookmarkEnd w:id="297"/>
    </w:p>
    <w:p w:rsidR="00FF574B" w:rsidRPr="003B24BE" w:rsidRDefault="00FF574B" w:rsidP="00FF574B">
      <w:pPr>
        <w:tabs>
          <w:tab w:val="left" w:pos="794"/>
          <w:tab w:val="left" w:pos="1191"/>
          <w:tab w:val="left" w:pos="1588"/>
          <w:tab w:val="left" w:pos="1985"/>
        </w:tabs>
        <w:spacing w:before="0"/>
        <w:rPr>
          <w:lang w:val="en-US"/>
        </w:rPr>
      </w:pPr>
    </w:p>
    <w:p w:rsidR="00FF574B" w:rsidRPr="003B24BE" w:rsidRDefault="00FF574B" w:rsidP="00FF574B">
      <w:pPr>
        <w:pStyle w:val="Reftext"/>
        <w:tabs>
          <w:tab w:val="left" w:pos="2694"/>
          <w:tab w:val="left" w:pos="3544"/>
        </w:tabs>
        <w:ind w:left="2694" w:hanging="2694"/>
        <w:jc w:val="both"/>
        <w:rPr>
          <w:lang w:eastAsia="zh-CN"/>
        </w:rPr>
      </w:pPr>
      <w:r w:rsidRPr="003B24BE">
        <w:t>[b-ITU-T K.</w:t>
      </w:r>
      <w:r w:rsidRPr="003B24BE">
        <w:rPr>
          <w:lang w:eastAsia="zh-CN"/>
        </w:rPr>
        <w:t>1</w:t>
      </w:r>
      <w:r w:rsidRPr="003B24BE">
        <w:rPr>
          <w:lang w:val="en-US" w:eastAsia="zh-CN"/>
        </w:rPr>
        <w:t>1</w:t>
      </w:r>
      <w:r w:rsidRPr="003B24BE">
        <w:rPr>
          <w:lang w:eastAsia="zh-CN"/>
        </w:rPr>
        <w:t>6</w:t>
      </w:r>
      <w:r w:rsidRPr="003B24BE">
        <w:t>]</w:t>
      </w:r>
      <w:r w:rsidRPr="003B24BE">
        <w:tab/>
        <w:t>Recommendation ITU-T K.</w:t>
      </w:r>
      <w:r w:rsidRPr="003B24BE">
        <w:rPr>
          <w:lang w:eastAsia="zh-CN"/>
        </w:rPr>
        <w:t>1</w:t>
      </w:r>
      <w:r w:rsidRPr="003B24BE">
        <w:rPr>
          <w:lang w:val="en-US" w:eastAsia="zh-CN"/>
        </w:rPr>
        <w:t>1</w:t>
      </w:r>
      <w:r w:rsidRPr="003B24BE">
        <w:rPr>
          <w:lang w:eastAsia="zh-CN"/>
        </w:rPr>
        <w:t>6</w:t>
      </w:r>
      <w:r w:rsidRPr="003B24BE">
        <w:t xml:space="preserve"> (</w:t>
      </w:r>
      <w:r w:rsidRPr="003B24BE">
        <w:rPr>
          <w:lang w:eastAsia="zh-CN"/>
        </w:rPr>
        <w:t>201</w:t>
      </w:r>
      <w:r w:rsidRPr="003B24BE">
        <w:rPr>
          <w:lang w:val="en-US" w:eastAsia="zh-CN"/>
        </w:rPr>
        <w:t>9</w:t>
      </w:r>
      <w:r w:rsidRPr="003B24BE">
        <w:t xml:space="preserve">), </w:t>
      </w:r>
      <w:r w:rsidRPr="003B24BE">
        <w:rPr>
          <w:i/>
          <w:iCs/>
        </w:rPr>
        <w:t>Electromagnetic compatibility requirements and test methods for radio telecommunication terminal equipment</w:t>
      </w:r>
      <w:r w:rsidRPr="003B24BE">
        <w:t xml:space="preserve"> [b-</w:t>
      </w:r>
      <w:r w:rsidRPr="003B24BE">
        <w:rPr>
          <w:lang w:eastAsia="zh-CN"/>
        </w:rPr>
        <w:t>ETSI EN 301 489-</w:t>
      </w:r>
      <w:r w:rsidRPr="003B24BE">
        <w:rPr>
          <w:lang w:val="en-US" w:eastAsia="zh-CN"/>
        </w:rPr>
        <w:t>1</w:t>
      </w:r>
      <w:r w:rsidRPr="003B24BE">
        <w:t>]</w:t>
      </w:r>
      <w:r w:rsidRPr="003B24BE">
        <w:tab/>
        <w:t>ETSI EN 301 489-</w:t>
      </w:r>
      <w:r w:rsidRPr="003B24BE">
        <w:rPr>
          <w:rFonts w:eastAsia="SimSun"/>
          <w:lang w:val="en-US" w:eastAsia="zh-CN"/>
        </w:rPr>
        <w:t>1</w:t>
      </w:r>
      <w:r w:rsidRPr="003B24BE">
        <w:rPr>
          <w:lang w:eastAsia="zh-CN"/>
        </w:rPr>
        <w:t xml:space="preserve"> </w:t>
      </w:r>
      <w:r w:rsidRPr="003B24BE">
        <w:t>(20</w:t>
      </w:r>
      <w:r w:rsidRPr="003B24BE">
        <w:rPr>
          <w:rFonts w:eastAsia="SimSun"/>
          <w:lang w:val="en-US" w:eastAsia="zh-CN"/>
        </w:rPr>
        <w:t>19-11</w:t>
      </w:r>
      <w:r w:rsidRPr="003B24BE">
        <w:t xml:space="preserve">), </w:t>
      </w:r>
      <w:r w:rsidRPr="003B24BE">
        <w:rPr>
          <w:i/>
        </w:rPr>
        <w:t>Electro</w:t>
      </w:r>
      <w:r w:rsidRPr="003B24BE">
        <w:rPr>
          <w:rFonts w:eastAsia="SimSun"/>
          <w:i/>
          <w:lang w:val="en-US" w:eastAsia="zh-CN"/>
        </w:rPr>
        <w:t>M</w:t>
      </w:r>
      <w:proofErr w:type="spellStart"/>
      <w:r w:rsidRPr="003B24BE">
        <w:rPr>
          <w:i/>
        </w:rPr>
        <w:t>agnetic</w:t>
      </w:r>
      <w:proofErr w:type="spellEnd"/>
      <w:r w:rsidRPr="003B24BE">
        <w:rPr>
          <w:i/>
        </w:rPr>
        <w:t xml:space="preserve"> Compatibility (EMC) standard for radio equipment and services; Part 1: Common technical requirements</w:t>
      </w:r>
    </w:p>
    <w:p w:rsidR="00FF574B" w:rsidRPr="003B24BE" w:rsidRDefault="00FF574B" w:rsidP="00FF574B">
      <w:pPr>
        <w:pStyle w:val="Reftext"/>
        <w:tabs>
          <w:tab w:val="left" w:pos="2694"/>
          <w:tab w:val="left" w:pos="3544"/>
        </w:tabs>
        <w:ind w:left="2694" w:hanging="2694"/>
        <w:jc w:val="both"/>
        <w:rPr>
          <w:lang w:eastAsia="zh-CN"/>
        </w:rPr>
      </w:pPr>
      <w:r w:rsidRPr="003B24BE">
        <w:t>[b-</w:t>
      </w:r>
      <w:r w:rsidRPr="003B24BE">
        <w:rPr>
          <w:lang w:eastAsia="zh-CN"/>
        </w:rPr>
        <w:t>ETSI EN 301 489-</w:t>
      </w:r>
      <w:r w:rsidRPr="003B24BE">
        <w:rPr>
          <w:lang w:val="en-US" w:eastAsia="zh-CN"/>
        </w:rPr>
        <w:t>33</w:t>
      </w:r>
      <w:r w:rsidRPr="003B24BE">
        <w:t>]</w:t>
      </w:r>
      <w:r w:rsidRPr="003B24BE">
        <w:tab/>
        <w:t>ETSI EN 301 489-</w:t>
      </w:r>
      <w:r w:rsidRPr="003B24BE">
        <w:rPr>
          <w:rFonts w:eastAsia="SimSun"/>
          <w:lang w:val="en-US" w:eastAsia="zh-CN"/>
        </w:rPr>
        <w:t>33</w:t>
      </w:r>
      <w:r w:rsidRPr="003B24BE">
        <w:rPr>
          <w:lang w:eastAsia="zh-CN"/>
        </w:rPr>
        <w:t xml:space="preserve"> </w:t>
      </w:r>
      <w:r w:rsidRPr="003B24BE">
        <w:t>(2019</w:t>
      </w:r>
      <w:r w:rsidRPr="003B24BE">
        <w:rPr>
          <w:rFonts w:eastAsia="SimSun"/>
          <w:lang w:val="en-US" w:eastAsia="zh-CN"/>
        </w:rPr>
        <w:t>-04</w:t>
      </w:r>
      <w:r w:rsidRPr="003B24BE">
        <w:t xml:space="preserve">), </w:t>
      </w:r>
      <w:proofErr w:type="spellStart"/>
      <w:r w:rsidRPr="003B24BE">
        <w:rPr>
          <w:i/>
          <w:iCs/>
        </w:rPr>
        <w:t>ElectroMagnetic</w:t>
      </w:r>
      <w:proofErr w:type="spellEnd"/>
      <w:r w:rsidRPr="003B24BE">
        <w:rPr>
          <w:i/>
          <w:iCs/>
        </w:rPr>
        <w:t xml:space="preserve"> Compatibility (EMC) standard for radio equipment and services; Part 33: Specific conditions for Ultra-</w:t>
      </w:r>
      <w:proofErr w:type="spellStart"/>
      <w:r w:rsidRPr="003B24BE">
        <w:rPr>
          <w:i/>
          <w:iCs/>
        </w:rPr>
        <w:t>WideBand</w:t>
      </w:r>
      <w:proofErr w:type="spellEnd"/>
      <w:r w:rsidRPr="003B24BE">
        <w:rPr>
          <w:i/>
          <w:iCs/>
        </w:rPr>
        <w:t xml:space="preserve"> (UWB) devices.</w:t>
      </w:r>
    </w:p>
    <w:p w:rsidR="00FF574B" w:rsidRPr="003B24BE" w:rsidRDefault="00FF574B" w:rsidP="00FF574B">
      <w:pPr>
        <w:pStyle w:val="Reftext"/>
        <w:tabs>
          <w:tab w:val="left" w:pos="2694"/>
          <w:tab w:val="left" w:pos="3544"/>
        </w:tabs>
        <w:ind w:left="2694" w:hanging="2694"/>
        <w:jc w:val="both"/>
        <w:rPr>
          <w:lang w:eastAsia="zh-CN"/>
        </w:rPr>
      </w:pPr>
      <w:r w:rsidRPr="003B24BE">
        <w:t>[b-</w:t>
      </w:r>
      <w:r w:rsidRPr="003B24BE">
        <w:rPr>
          <w:lang w:eastAsia="zh-CN"/>
        </w:rPr>
        <w:t>ETSI EN 302 065-1</w:t>
      </w:r>
      <w:r w:rsidRPr="003B24BE">
        <w:t>]</w:t>
      </w:r>
      <w:r w:rsidRPr="003B24BE">
        <w:tab/>
        <w:t>ETSI EN 302 065-1</w:t>
      </w:r>
      <w:r w:rsidRPr="003B24BE">
        <w:rPr>
          <w:lang w:eastAsia="zh-CN"/>
        </w:rPr>
        <w:t xml:space="preserve"> </w:t>
      </w:r>
      <w:r w:rsidRPr="003B24BE">
        <w:t>(2016</w:t>
      </w:r>
      <w:r w:rsidRPr="003B24BE">
        <w:rPr>
          <w:rFonts w:eastAsia="SimSun"/>
          <w:lang w:val="en-US" w:eastAsia="zh-CN"/>
        </w:rPr>
        <w:t>-11</w:t>
      </w:r>
      <w:r w:rsidRPr="003B24BE">
        <w:t xml:space="preserve">), </w:t>
      </w:r>
      <w:r w:rsidRPr="003B24BE">
        <w:rPr>
          <w:i/>
          <w:iCs/>
        </w:rPr>
        <w:t>Short Range Devices using Ultra Wide Band Technologies; Part 1: Requirements for Generic UWB applications.</w:t>
      </w:r>
    </w:p>
    <w:p w:rsidR="00FF574B" w:rsidRPr="003B24BE" w:rsidRDefault="00FF574B" w:rsidP="00FF574B">
      <w:pPr>
        <w:pStyle w:val="Reftext"/>
        <w:tabs>
          <w:tab w:val="left" w:pos="2694"/>
          <w:tab w:val="left" w:pos="3544"/>
        </w:tabs>
        <w:ind w:left="2694" w:hanging="2694"/>
        <w:jc w:val="both"/>
        <w:rPr>
          <w:i/>
          <w:iCs/>
        </w:rPr>
      </w:pPr>
      <w:r w:rsidRPr="003B24BE">
        <w:t>[b-</w:t>
      </w:r>
      <w:r w:rsidRPr="003B24BE">
        <w:rPr>
          <w:lang w:eastAsia="zh-CN"/>
        </w:rPr>
        <w:t>ETSI EN 300 440</w:t>
      </w:r>
      <w:r w:rsidRPr="003B24BE">
        <w:t>]</w:t>
      </w:r>
      <w:r w:rsidRPr="003B24BE">
        <w:tab/>
        <w:t>ETSI EN 300 440</w:t>
      </w:r>
      <w:r w:rsidRPr="003B24BE">
        <w:rPr>
          <w:lang w:eastAsia="zh-CN"/>
        </w:rPr>
        <w:t xml:space="preserve"> </w:t>
      </w:r>
      <w:r w:rsidRPr="003B24BE">
        <w:t>(2017</w:t>
      </w:r>
      <w:r w:rsidRPr="003B24BE">
        <w:rPr>
          <w:rFonts w:eastAsia="SimSun"/>
          <w:lang w:val="en-US" w:eastAsia="zh-CN"/>
        </w:rPr>
        <w:t>-03</w:t>
      </w:r>
      <w:r w:rsidRPr="003B24BE">
        <w:t xml:space="preserve">), </w:t>
      </w:r>
      <w:r w:rsidRPr="003B24BE">
        <w:rPr>
          <w:i/>
          <w:iCs/>
        </w:rPr>
        <w:t>Short Range Devices to be used in the 1GHz to 40 GHz frequency range</w:t>
      </w:r>
    </w:p>
    <w:p w:rsidR="00FF574B" w:rsidRPr="003B24BE" w:rsidRDefault="00FF574B" w:rsidP="00FF574B">
      <w:pPr>
        <w:pStyle w:val="Reftext"/>
        <w:tabs>
          <w:tab w:val="left" w:pos="2694"/>
          <w:tab w:val="left" w:pos="3544"/>
        </w:tabs>
        <w:ind w:left="2694" w:hanging="2694"/>
        <w:jc w:val="both"/>
        <w:rPr>
          <w:lang w:eastAsia="zh-CN"/>
        </w:rPr>
      </w:pPr>
      <w:r w:rsidRPr="003B24BE">
        <w:t>[b-</w:t>
      </w:r>
      <w:r w:rsidRPr="003B24BE">
        <w:rPr>
          <w:lang w:eastAsia="zh-CN"/>
        </w:rPr>
        <w:t>ETSI EN 303 883</w:t>
      </w:r>
      <w:r w:rsidRPr="003B24BE">
        <w:t>]</w:t>
      </w:r>
      <w:r w:rsidRPr="003B24BE">
        <w:tab/>
        <w:t>ETSI EN 303 883</w:t>
      </w:r>
      <w:r w:rsidRPr="003B24BE">
        <w:rPr>
          <w:lang w:eastAsia="zh-CN"/>
        </w:rPr>
        <w:t xml:space="preserve"> </w:t>
      </w:r>
      <w:r w:rsidRPr="003B24BE">
        <w:t>(2016</w:t>
      </w:r>
      <w:r w:rsidRPr="003B24BE">
        <w:rPr>
          <w:rFonts w:eastAsia="SimSun"/>
          <w:lang w:val="en-US" w:eastAsia="zh-CN"/>
        </w:rPr>
        <w:t>-09</w:t>
      </w:r>
      <w:r w:rsidRPr="003B24BE">
        <w:t xml:space="preserve">), </w:t>
      </w:r>
      <w:r w:rsidRPr="003B24BE">
        <w:rPr>
          <w:i/>
          <w:iCs/>
        </w:rPr>
        <w:t>Short Range Devices using Ultra Wide Band (UWB); Measurement Techniques</w:t>
      </w:r>
    </w:p>
    <w:p w:rsidR="00FF574B" w:rsidRPr="003B24BE" w:rsidRDefault="00FF574B" w:rsidP="00FF574B">
      <w:pPr>
        <w:pStyle w:val="Reftext"/>
        <w:tabs>
          <w:tab w:val="left" w:pos="2694"/>
          <w:tab w:val="left" w:pos="3544"/>
        </w:tabs>
        <w:ind w:left="2694" w:hanging="2694"/>
        <w:jc w:val="both"/>
        <w:rPr>
          <w:lang w:eastAsia="zh-CN"/>
        </w:rPr>
      </w:pPr>
    </w:p>
    <w:p w:rsidR="00FF574B" w:rsidRPr="003B24BE" w:rsidRDefault="00FF574B" w:rsidP="00FF574B">
      <w:pPr>
        <w:pStyle w:val="CorrectionSeparatorEnd"/>
        <w:pBdr>
          <w:top w:val="none" w:sz="0" w:space="0" w:color="auto"/>
        </w:pBdr>
        <w:tabs>
          <w:tab w:val="center" w:pos="4819"/>
          <w:tab w:val="right" w:pos="8199"/>
        </w:tabs>
        <w:jc w:val="left"/>
        <w:rPr>
          <w:bCs/>
          <w:iCs/>
        </w:rPr>
      </w:pPr>
    </w:p>
    <w:bookmarkEnd w:id="1"/>
    <w:p w:rsidR="00FF574B" w:rsidRDefault="00FF574B" w:rsidP="00725817"/>
    <w:sectPr w:rsidR="00FF574B" w:rsidSect="009751A4">
      <w:headerReference w:type="default" r:id="rId10"/>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2A2A" w:rsidRDefault="00E22A2A">
      <w:pPr>
        <w:spacing w:before="0"/>
      </w:pPr>
      <w:r>
        <w:separator/>
      </w:r>
    </w:p>
  </w:endnote>
  <w:endnote w:type="continuationSeparator" w:id="0">
    <w:p w:rsidR="00E22A2A" w:rsidRDefault="00E22A2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
    <w:altName w:val="MS Gothic"/>
    <w:charset w:val="00"/>
    <w:family w:val="auto"/>
    <w:pitch w:val="variable"/>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2A2A" w:rsidRDefault="00E22A2A">
      <w:pPr>
        <w:spacing w:before="0"/>
      </w:pPr>
      <w:r>
        <w:separator/>
      </w:r>
    </w:p>
  </w:footnote>
  <w:footnote w:type="continuationSeparator" w:id="0">
    <w:p w:rsidR="00E22A2A" w:rsidRDefault="00E22A2A">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2305CB">
      <w:rPr>
        <w:noProof/>
      </w:rPr>
      <w:t>8</w:t>
    </w:r>
    <w:r w:rsidRPr="00C42125">
      <w:fldChar w:fldCharType="end"/>
    </w:r>
    <w:r w:rsidRPr="00C42125">
      <w:t xml:space="preserve"> -</w:t>
    </w:r>
  </w:p>
  <w:p w:rsidR="001B5DF2" w:rsidRPr="00C42125" w:rsidRDefault="001B5DF2" w:rsidP="007E53E4">
    <w:pPr>
      <w:pStyle w:val="Header"/>
    </w:pPr>
    <w:r>
      <w:fldChar w:fldCharType="begin"/>
    </w:r>
    <w:r>
      <w:instrText xml:space="preserve"> STYLEREF  Docnumber  </w:instrText>
    </w:r>
    <w:r>
      <w:fldChar w:fldCharType="separate"/>
    </w:r>
    <w:r w:rsidR="002305CB">
      <w:rPr>
        <w:noProof/>
      </w:rPr>
      <w:t>SG5-CXXX</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5FDCD19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1D84AC9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3794A42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2E143C0E"/>
    <w:lvl w:ilvl="0">
      <w:start w:val="1"/>
      <w:numFmt w:val="decimal"/>
      <w:pStyle w:val="ListNumber2"/>
      <w:lvlText w:val="%1."/>
      <w:lvlJc w:val="left"/>
      <w:pPr>
        <w:tabs>
          <w:tab w:val="num" w:pos="720"/>
        </w:tabs>
        <w:ind w:left="720" w:hanging="360"/>
      </w:pPr>
    </w:lvl>
  </w:abstractNum>
  <w:abstractNum w:abstractNumId="4">
    <w:nsid w:val="FFFFFF80"/>
    <w:multiLevelType w:val="singleLevel"/>
    <w:tmpl w:val="5906AFB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CDC84E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812109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569067E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F05A2D92"/>
    <w:lvl w:ilvl="0">
      <w:start w:val="1"/>
      <w:numFmt w:val="decimal"/>
      <w:pStyle w:val="ListNumber"/>
      <w:lvlText w:val="%1."/>
      <w:lvlJc w:val="left"/>
      <w:pPr>
        <w:tabs>
          <w:tab w:val="num" w:pos="360"/>
        </w:tabs>
        <w:ind w:left="360" w:hanging="360"/>
      </w:pPr>
    </w:lvl>
  </w:abstractNum>
  <w:abstractNum w:abstractNumId="9">
    <w:nsid w:val="FFFFFF89"/>
    <w:multiLevelType w:val="singleLevel"/>
    <w:tmpl w:val="EB360D0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D873953"/>
    <w:multiLevelType w:val="hybridMultilevel"/>
    <w:tmpl w:val="ADF2BACE"/>
    <w:lvl w:ilvl="0" w:tplc="546634EE">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2">
    <w:nsid w:val="0DDD166E"/>
    <w:multiLevelType w:val="hybridMultilevel"/>
    <w:tmpl w:val="D008601A"/>
    <w:lvl w:ilvl="0" w:tplc="5254F0CE">
      <w:start w:val="1"/>
      <w:numFmt w:val="bullet"/>
      <w:lvlText w:val="-"/>
      <w:lvlJc w:val="left"/>
      <w:pPr>
        <w:ind w:left="720" w:hanging="360"/>
      </w:pPr>
      <w:rPr>
        <w:rFonts w:ascii="Times New Roman" w:eastAsiaTheme="minorEastAsia"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nsid w:val="604B66C8"/>
    <w:multiLevelType w:val="multilevel"/>
    <w:tmpl w:val="D26ABB4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689C66B4"/>
    <w:multiLevelType w:val="hybridMultilevel"/>
    <w:tmpl w:val="4E9AEDB2"/>
    <w:lvl w:ilvl="0" w:tplc="7AF8DD3E">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5">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5"/>
  </w:num>
  <w:num w:numId="2">
    <w:abstractNumId w:val="15"/>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1"/>
  </w:num>
  <w:num w:numId="22">
    <w:abstractNumId w:val="12"/>
  </w:num>
  <w:num w:numId="23">
    <w:abstractNumId w:val="13"/>
  </w:num>
  <w:num w:numId="24">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817"/>
    <w:rsid w:val="000002CE"/>
    <w:rsid w:val="00000339"/>
    <w:rsid w:val="0000085D"/>
    <w:rsid w:val="00000F80"/>
    <w:rsid w:val="00000FA8"/>
    <w:rsid w:val="0000397E"/>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330F"/>
    <w:rsid w:val="00063556"/>
    <w:rsid w:val="00065594"/>
    <w:rsid w:val="000661D3"/>
    <w:rsid w:val="000769E6"/>
    <w:rsid w:val="00077E88"/>
    <w:rsid w:val="0008099A"/>
    <w:rsid w:val="000842F4"/>
    <w:rsid w:val="00085268"/>
    <w:rsid w:val="0009237A"/>
    <w:rsid w:val="00092930"/>
    <w:rsid w:val="00096D82"/>
    <w:rsid w:val="00097D70"/>
    <w:rsid w:val="000A1971"/>
    <w:rsid w:val="000A31CB"/>
    <w:rsid w:val="000A3F81"/>
    <w:rsid w:val="000B1D6F"/>
    <w:rsid w:val="000B286A"/>
    <w:rsid w:val="000B4350"/>
    <w:rsid w:val="000B594B"/>
    <w:rsid w:val="000B748C"/>
    <w:rsid w:val="000C1868"/>
    <w:rsid w:val="000C5FD9"/>
    <w:rsid w:val="000D7A19"/>
    <w:rsid w:val="000E2EF7"/>
    <w:rsid w:val="000E4E82"/>
    <w:rsid w:val="000E6414"/>
    <w:rsid w:val="000E716C"/>
    <w:rsid w:val="000F2E95"/>
    <w:rsid w:val="000F67F1"/>
    <w:rsid w:val="00103F3E"/>
    <w:rsid w:val="00106AAB"/>
    <w:rsid w:val="00110480"/>
    <w:rsid w:val="001113C7"/>
    <w:rsid w:val="00112783"/>
    <w:rsid w:val="00114606"/>
    <w:rsid w:val="00115B4C"/>
    <w:rsid w:val="00117A13"/>
    <w:rsid w:val="0012002D"/>
    <w:rsid w:val="00122669"/>
    <w:rsid w:val="00123A2B"/>
    <w:rsid w:val="001266E6"/>
    <w:rsid w:val="00131282"/>
    <w:rsid w:val="00131D86"/>
    <w:rsid w:val="00134BB5"/>
    <w:rsid w:val="00137E61"/>
    <w:rsid w:val="00146FED"/>
    <w:rsid w:val="00147EE6"/>
    <w:rsid w:val="001528E6"/>
    <w:rsid w:val="00155DD6"/>
    <w:rsid w:val="00157413"/>
    <w:rsid w:val="001605F4"/>
    <w:rsid w:val="00161BAB"/>
    <w:rsid w:val="0016529A"/>
    <w:rsid w:val="001664ED"/>
    <w:rsid w:val="00166E75"/>
    <w:rsid w:val="00167647"/>
    <w:rsid w:val="00170248"/>
    <w:rsid w:val="00172670"/>
    <w:rsid w:val="00176C2F"/>
    <w:rsid w:val="00181DAE"/>
    <w:rsid w:val="00184A3C"/>
    <w:rsid w:val="001862D2"/>
    <w:rsid w:val="001871E3"/>
    <w:rsid w:val="001872B3"/>
    <w:rsid w:val="001942EC"/>
    <w:rsid w:val="001945B8"/>
    <w:rsid w:val="00196438"/>
    <w:rsid w:val="001A03CC"/>
    <w:rsid w:val="001A1E05"/>
    <w:rsid w:val="001A6E14"/>
    <w:rsid w:val="001A79B0"/>
    <w:rsid w:val="001B4799"/>
    <w:rsid w:val="001B4A85"/>
    <w:rsid w:val="001B5DF2"/>
    <w:rsid w:val="001B6D84"/>
    <w:rsid w:val="001C01DD"/>
    <w:rsid w:val="001C06CA"/>
    <w:rsid w:val="001C303F"/>
    <w:rsid w:val="001D0786"/>
    <w:rsid w:val="001D0A21"/>
    <w:rsid w:val="001D1EDB"/>
    <w:rsid w:val="001D240C"/>
    <w:rsid w:val="001D505A"/>
    <w:rsid w:val="001D5206"/>
    <w:rsid w:val="001D6401"/>
    <w:rsid w:val="001E031A"/>
    <w:rsid w:val="001E1E53"/>
    <w:rsid w:val="001E2CE2"/>
    <w:rsid w:val="001E3A97"/>
    <w:rsid w:val="001E58AB"/>
    <w:rsid w:val="001E5965"/>
    <w:rsid w:val="001E5E42"/>
    <w:rsid w:val="001E6C93"/>
    <w:rsid w:val="001E7D6A"/>
    <w:rsid w:val="001F0D74"/>
    <w:rsid w:val="001F5DA4"/>
    <w:rsid w:val="00201267"/>
    <w:rsid w:val="002027A2"/>
    <w:rsid w:val="00202AA7"/>
    <w:rsid w:val="002103F6"/>
    <w:rsid w:val="00213C1C"/>
    <w:rsid w:val="002157FB"/>
    <w:rsid w:val="00215E68"/>
    <w:rsid w:val="00216499"/>
    <w:rsid w:val="0022194A"/>
    <w:rsid w:val="00222121"/>
    <w:rsid w:val="00223009"/>
    <w:rsid w:val="00226A0F"/>
    <w:rsid w:val="002305CB"/>
    <w:rsid w:val="00230922"/>
    <w:rsid w:val="002313E5"/>
    <w:rsid w:val="00233064"/>
    <w:rsid w:val="002341B0"/>
    <w:rsid w:val="00242B8D"/>
    <w:rsid w:val="00257576"/>
    <w:rsid w:val="00257A66"/>
    <w:rsid w:val="00260003"/>
    <w:rsid w:val="00261387"/>
    <w:rsid w:val="00262AC6"/>
    <w:rsid w:val="00263A01"/>
    <w:rsid w:val="002651A6"/>
    <w:rsid w:val="00265E0D"/>
    <w:rsid w:val="00265FC7"/>
    <w:rsid w:val="002706A2"/>
    <w:rsid w:val="00270DDF"/>
    <w:rsid w:val="00271D94"/>
    <w:rsid w:val="00272DCD"/>
    <w:rsid w:val="0027462B"/>
    <w:rsid w:val="00281AC7"/>
    <w:rsid w:val="0028651A"/>
    <w:rsid w:val="00287355"/>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32B"/>
    <w:rsid w:val="002F0B65"/>
    <w:rsid w:val="002F0B8A"/>
    <w:rsid w:val="002F21DA"/>
    <w:rsid w:val="002F316F"/>
    <w:rsid w:val="002F3A6A"/>
    <w:rsid w:val="002F3C86"/>
    <w:rsid w:val="002F5706"/>
    <w:rsid w:val="002F6AD3"/>
    <w:rsid w:val="00306040"/>
    <w:rsid w:val="00310082"/>
    <w:rsid w:val="003102A3"/>
    <w:rsid w:val="00310C81"/>
    <w:rsid w:val="00310F96"/>
    <w:rsid w:val="00314E84"/>
    <w:rsid w:val="00315755"/>
    <w:rsid w:val="00325F11"/>
    <w:rsid w:val="0032690C"/>
    <w:rsid w:val="00327081"/>
    <w:rsid w:val="003331EE"/>
    <w:rsid w:val="00335A28"/>
    <w:rsid w:val="00337560"/>
    <w:rsid w:val="003429F2"/>
    <w:rsid w:val="00343245"/>
    <w:rsid w:val="00343BA0"/>
    <w:rsid w:val="00346B76"/>
    <w:rsid w:val="00347D06"/>
    <w:rsid w:val="00347FFC"/>
    <w:rsid w:val="00350363"/>
    <w:rsid w:val="00350AC2"/>
    <w:rsid w:val="00352738"/>
    <w:rsid w:val="003557E5"/>
    <w:rsid w:val="00357B31"/>
    <w:rsid w:val="0036170A"/>
    <w:rsid w:val="003666B3"/>
    <w:rsid w:val="003676EB"/>
    <w:rsid w:val="0037050B"/>
    <w:rsid w:val="00370AB3"/>
    <w:rsid w:val="00370CF4"/>
    <w:rsid w:val="00371451"/>
    <w:rsid w:val="0037341A"/>
    <w:rsid w:val="00374EBD"/>
    <w:rsid w:val="00376609"/>
    <w:rsid w:val="00377C74"/>
    <w:rsid w:val="0038320B"/>
    <w:rsid w:val="00383C8F"/>
    <w:rsid w:val="00384C4A"/>
    <w:rsid w:val="003850CD"/>
    <w:rsid w:val="00387228"/>
    <w:rsid w:val="00394AA4"/>
    <w:rsid w:val="003A121C"/>
    <w:rsid w:val="003A229D"/>
    <w:rsid w:val="003A39E0"/>
    <w:rsid w:val="003A76F6"/>
    <w:rsid w:val="003B197C"/>
    <w:rsid w:val="003B1D28"/>
    <w:rsid w:val="003B2A40"/>
    <w:rsid w:val="003B53B3"/>
    <w:rsid w:val="003B7760"/>
    <w:rsid w:val="003C08EC"/>
    <w:rsid w:val="003C6DBB"/>
    <w:rsid w:val="003D0967"/>
    <w:rsid w:val="003D2C2B"/>
    <w:rsid w:val="003D2D24"/>
    <w:rsid w:val="003D3C3E"/>
    <w:rsid w:val="003D58F8"/>
    <w:rsid w:val="003D7964"/>
    <w:rsid w:val="003E152B"/>
    <w:rsid w:val="003E21BA"/>
    <w:rsid w:val="003E3BB5"/>
    <w:rsid w:val="003E440C"/>
    <w:rsid w:val="003F2B63"/>
    <w:rsid w:val="003F3421"/>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3A82"/>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7A9"/>
    <w:rsid w:val="0047347C"/>
    <w:rsid w:val="00473548"/>
    <w:rsid w:val="004753D9"/>
    <w:rsid w:val="00477426"/>
    <w:rsid w:val="004806F0"/>
    <w:rsid w:val="00480BF5"/>
    <w:rsid w:val="00481970"/>
    <w:rsid w:val="00481B8F"/>
    <w:rsid w:val="00483B57"/>
    <w:rsid w:val="004929E8"/>
    <w:rsid w:val="004943D7"/>
    <w:rsid w:val="00494B8A"/>
    <w:rsid w:val="004A019C"/>
    <w:rsid w:val="004A460E"/>
    <w:rsid w:val="004A66F3"/>
    <w:rsid w:val="004A6F37"/>
    <w:rsid w:val="004A7E65"/>
    <w:rsid w:val="004B17D1"/>
    <w:rsid w:val="004B1A33"/>
    <w:rsid w:val="004B1BCD"/>
    <w:rsid w:val="004B2E75"/>
    <w:rsid w:val="004B34BB"/>
    <w:rsid w:val="004B3BD0"/>
    <w:rsid w:val="004B4317"/>
    <w:rsid w:val="004B5105"/>
    <w:rsid w:val="004C2E42"/>
    <w:rsid w:val="004C3990"/>
    <w:rsid w:val="004C5F5E"/>
    <w:rsid w:val="004C6C19"/>
    <w:rsid w:val="004D054B"/>
    <w:rsid w:val="004D0FFC"/>
    <w:rsid w:val="004D217C"/>
    <w:rsid w:val="004D53AD"/>
    <w:rsid w:val="004D5D51"/>
    <w:rsid w:val="004E1D1B"/>
    <w:rsid w:val="004E2A77"/>
    <w:rsid w:val="004E7413"/>
    <w:rsid w:val="004F18BB"/>
    <w:rsid w:val="004F467F"/>
    <w:rsid w:val="004F4EB6"/>
    <w:rsid w:val="00500C55"/>
    <w:rsid w:val="00502C16"/>
    <w:rsid w:val="00504261"/>
    <w:rsid w:val="00507D55"/>
    <w:rsid w:val="00510C3D"/>
    <w:rsid w:val="00514399"/>
    <w:rsid w:val="005146F8"/>
    <w:rsid w:val="005166B9"/>
    <w:rsid w:val="00517C7D"/>
    <w:rsid w:val="00522154"/>
    <w:rsid w:val="00524AFA"/>
    <w:rsid w:val="0052618A"/>
    <w:rsid w:val="00527984"/>
    <w:rsid w:val="005307FF"/>
    <w:rsid w:val="00530FC0"/>
    <w:rsid w:val="0053659C"/>
    <w:rsid w:val="00542167"/>
    <w:rsid w:val="0054509D"/>
    <w:rsid w:val="00547A8B"/>
    <w:rsid w:val="00547CC9"/>
    <w:rsid w:val="00553C5C"/>
    <w:rsid w:val="00554DAD"/>
    <w:rsid w:val="00555133"/>
    <w:rsid w:val="00560C65"/>
    <w:rsid w:val="005614F6"/>
    <w:rsid w:val="005633B4"/>
    <w:rsid w:val="005674BA"/>
    <w:rsid w:val="00572091"/>
    <w:rsid w:val="005741DA"/>
    <w:rsid w:val="00574F82"/>
    <w:rsid w:val="00575F9B"/>
    <w:rsid w:val="005771A3"/>
    <w:rsid w:val="0057782F"/>
    <w:rsid w:val="005815CC"/>
    <w:rsid w:val="00583141"/>
    <w:rsid w:val="0058633E"/>
    <w:rsid w:val="00590C8C"/>
    <w:rsid w:val="00593191"/>
    <w:rsid w:val="00593340"/>
    <w:rsid w:val="00595B26"/>
    <w:rsid w:val="00597535"/>
    <w:rsid w:val="005A2A95"/>
    <w:rsid w:val="005B0D58"/>
    <w:rsid w:val="005B1C8B"/>
    <w:rsid w:val="005B29FD"/>
    <w:rsid w:val="005B5835"/>
    <w:rsid w:val="005B5F01"/>
    <w:rsid w:val="005B60D2"/>
    <w:rsid w:val="005B66FC"/>
    <w:rsid w:val="005C083A"/>
    <w:rsid w:val="005C6264"/>
    <w:rsid w:val="005D22F9"/>
    <w:rsid w:val="005D3BE6"/>
    <w:rsid w:val="005D538E"/>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41E5"/>
    <w:rsid w:val="0060474D"/>
    <w:rsid w:val="00615D97"/>
    <w:rsid w:val="00616390"/>
    <w:rsid w:val="006210AC"/>
    <w:rsid w:val="00621FC0"/>
    <w:rsid w:val="00624344"/>
    <w:rsid w:val="006246ED"/>
    <w:rsid w:val="00627024"/>
    <w:rsid w:val="00630C9B"/>
    <w:rsid w:val="006334FD"/>
    <w:rsid w:val="006336BF"/>
    <w:rsid w:val="006361D0"/>
    <w:rsid w:val="006401EA"/>
    <w:rsid w:val="0064100A"/>
    <w:rsid w:val="00641D2A"/>
    <w:rsid w:val="006440F8"/>
    <w:rsid w:val="00652934"/>
    <w:rsid w:val="00656BDC"/>
    <w:rsid w:val="00657999"/>
    <w:rsid w:val="0066061E"/>
    <w:rsid w:val="00661C0F"/>
    <w:rsid w:val="00667CAF"/>
    <w:rsid w:val="00670127"/>
    <w:rsid w:val="00671B96"/>
    <w:rsid w:val="00672840"/>
    <w:rsid w:val="00672A32"/>
    <w:rsid w:val="00672C0A"/>
    <w:rsid w:val="006731B0"/>
    <w:rsid w:val="00673355"/>
    <w:rsid w:val="006733BC"/>
    <w:rsid w:val="006851ED"/>
    <w:rsid w:val="006871D2"/>
    <w:rsid w:val="00691155"/>
    <w:rsid w:val="0069505A"/>
    <w:rsid w:val="0069505B"/>
    <w:rsid w:val="006A1E43"/>
    <w:rsid w:val="006A20A8"/>
    <w:rsid w:val="006A2774"/>
    <w:rsid w:val="006A3DF0"/>
    <w:rsid w:val="006A43C1"/>
    <w:rsid w:val="006B1676"/>
    <w:rsid w:val="006B1D1B"/>
    <w:rsid w:val="006B5FAD"/>
    <w:rsid w:val="006B7D67"/>
    <w:rsid w:val="006C20B0"/>
    <w:rsid w:val="006C2430"/>
    <w:rsid w:val="006C2AC8"/>
    <w:rsid w:val="006C40DE"/>
    <w:rsid w:val="006C538F"/>
    <w:rsid w:val="006C6EAE"/>
    <w:rsid w:val="006C72D3"/>
    <w:rsid w:val="006D0765"/>
    <w:rsid w:val="006D1F7B"/>
    <w:rsid w:val="006D6A9B"/>
    <w:rsid w:val="006E1652"/>
    <w:rsid w:val="006E3E05"/>
    <w:rsid w:val="006E43E8"/>
    <w:rsid w:val="006E550A"/>
    <w:rsid w:val="006E7742"/>
    <w:rsid w:val="006E7AB0"/>
    <w:rsid w:val="006F117E"/>
    <w:rsid w:val="006F6A15"/>
    <w:rsid w:val="0070068E"/>
    <w:rsid w:val="00707C72"/>
    <w:rsid w:val="0071032C"/>
    <w:rsid w:val="00711C6A"/>
    <w:rsid w:val="0071243A"/>
    <w:rsid w:val="00712802"/>
    <w:rsid w:val="007139EE"/>
    <w:rsid w:val="00713D6F"/>
    <w:rsid w:val="007164A1"/>
    <w:rsid w:val="00720DD9"/>
    <w:rsid w:val="00721026"/>
    <w:rsid w:val="00721FE0"/>
    <w:rsid w:val="007231AD"/>
    <w:rsid w:val="007238CA"/>
    <w:rsid w:val="00723B74"/>
    <w:rsid w:val="00725817"/>
    <w:rsid w:val="007262D6"/>
    <w:rsid w:val="00726B8B"/>
    <w:rsid w:val="00733084"/>
    <w:rsid w:val="007371B9"/>
    <w:rsid w:val="0074553A"/>
    <w:rsid w:val="007472FB"/>
    <w:rsid w:val="007505DD"/>
    <w:rsid w:val="00753305"/>
    <w:rsid w:val="00753F94"/>
    <w:rsid w:val="00755A6D"/>
    <w:rsid w:val="00760549"/>
    <w:rsid w:val="00761CA4"/>
    <w:rsid w:val="00762E3F"/>
    <w:rsid w:val="00764015"/>
    <w:rsid w:val="007641D3"/>
    <w:rsid w:val="00766078"/>
    <w:rsid w:val="00766B94"/>
    <w:rsid w:val="0077101F"/>
    <w:rsid w:val="00771B16"/>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7398"/>
    <w:rsid w:val="007B3431"/>
    <w:rsid w:val="007B40F5"/>
    <w:rsid w:val="007B5558"/>
    <w:rsid w:val="007C11F2"/>
    <w:rsid w:val="007C43E2"/>
    <w:rsid w:val="007C7042"/>
    <w:rsid w:val="007D2F0F"/>
    <w:rsid w:val="007D2F42"/>
    <w:rsid w:val="007D7074"/>
    <w:rsid w:val="007E1D1A"/>
    <w:rsid w:val="007F107B"/>
    <w:rsid w:val="007F5562"/>
    <w:rsid w:val="00804689"/>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709E6"/>
    <w:rsid w:val="00870CFD"/>
    <w:rsid w:val="00875870"/>
    <w:rsid w:val="00877486"/>
    <w:rsid w:val="008800C6"/>
    <w:rsid w:val="00882DF8"/>
    <w:rsid w:val="0088492F"/>
    <w:rsid w:val="008879EF"/>
    <w:rsid w:val="00887A32"/>
    <w:rsid w:val="00890884"/>
    <w:rsid w:val="0089140E"/>
    <w:rsid w:val="00891EC9"/>
    <w:rsid w:val="00893909"/>
    <w:rsid w:val="00894717"/>
    <w:rsid w:val="008A20A2"/>
    <w:rsid w:val="008A79CD"/>
    <w:rsid w:val="008A7C9E"/>
    <w:rsid w:val="008B1D6B"/>
    <w:rsid w:val="008B2841"/>
    <w:rsid w:val="008B2FC9"/>
    <w:rsid w:val="008B3D3F"/>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BF7"/>
    <w:rsid w:val="008E7D3D"/>
    <w:rsid w:val="008F24C6"/>
    <w:rsid w:val="008F55EA"/>
    <w:rsid w:val="008F6E82"/>
    <w:rsid w:val="008F729C"/>
    <w:rsid w:val="008F7D58"/>
    <w:rsid w:val="00900222"/>
    <w:rsid w:val="0090354F"/>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489"/>
    <w:rsid w:val="00960F92"/>
    <w:rsid w:val="009627DC"/>
    <w:rsid w:val="00964783"/>
    <w:rsid w:val="00964FDC"/>
    <w:rsid w:val="009659E4"/>
    <w:rsid w:val="009751A4"/>
    <w:rsid w:val="00976863"/>
    <w:rsid w:val="0098004D"/>
    <w:rsid w:val="00980114"/>
    <w:rsid w:val="00980403"/>
    <w:rsid w:val="00983BA0"/>
    <w:rsid w:val="009847FC"/>
    <w:rsid w:val="00993F54"/>
    <w:rsid w:val="0099550B"/>
    <w:rsid w:val="009961B2"/>
    <w:rsid w:val="009A0558"/>
    <w:rsid w:val="009A0FF0"/>
    <w:rsid w:val="009A383F"/>
    <w:rsid w:val="009A629B"/>
    <w:rsid w:val="009A7F21"/>
    <w:rsid w:val="009B20B2"/>
    <w:rsid w:val="009B3D53"/>
    <w:rsid w:val="009B66E4"/>
    <w:rsid w:val="009B7695"/>
    <w:rsid w:val="009B7E38"/>
    <w:rsid w:val="009C17D4"/>
    <w:rsid w:val="009C1C09"/>
    <w:rsid w:val="009C2246"/>
    <w:rsid w:val="009C7254"/>
    <w:rsid w:val="009C7DBA"/>
    <w:rsid w:val="009C7F12"/>
    <w:rsid w:val="009D1404"/>
    <w:rsid w:val="009D1536"/>
    <w:rsid w:val="009D1ABE"/>
    <w:rsid w:val="009D2D99"/>
    <w:rsid w:val="009D43A1"/>
    <w:rsid w:val="009D4B30"/>
    <w:rsid w:val="009D5964"/>
    <w:rsid w:val="009E05FB"/>
    <w:rsid w:val="009E1CE0"/>
    <w:rsid w:val="009E2EB0"/>
    <w:rsid w:val="009E45A6"/>
    <w:rsid w:val="009E4C27"/>
    <w:rsid w:val="009E5F5B"/>
    <w:rsid w:val="009E6409"/>
    <w:rsid w:val="009E7974"/>
    <w:rsid w:val="009E7BCC"/>
    <w:rsid w:val="009F2824"/>
    <w:rsid w:val="009F46E7"/>
    <w:rsid w:val="009F6454"/>
    <w:rsid w:val="00A01EE1"/>
    <w:rsid w:val="00A02421"/>
    <w:rsid w:val="00A10A16"/>
    <w:rsid w:val="00A113F2"/>
    <w:rsid w:val="00A12E8B"/>
    <w:rsid w:val="00A13A4E"/>
    <w:rsid w:val="00A16B22"/>
    <w:rsid w:val="00A270F6"/>
    <w:rsid w:val="00A3107C"/>
    <w:rsid w:val="00A3185B"/>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81DD7"/>
    <w:rsid w:val="00A82BCC"/>
    <w:rsid w:val="00A836F6"/>
    <w:rsid w:val="00A90A92"/>
    <w:rsid w:val="00A91B6A"/>
    <w:rsid w:val="00A9519D"/>
    <w:rsid w:val="00A952C4"/>
    <w:rsid w:val="00AA14F4"/>
    <w:rsid w:val="00AA2313"/>
    <w:rsid w:val="00AA3B47"/>
    <w:rsid w:val="00AA7BFE"/>
    <w:rsid w:val="00AB0693"/>
    <w:rsid w:val="00AB258E"/>
    <w:rsid w:val="00AB274D"/>
    <w:rsid w:val="00AB3976"/>
    <w:rsid w:val="00AB4538"/>
    <w:rsid w:val="00AC20C3"/>
    <w:rsid w:val="00AC2669"/>
    <w:rsid w:val="00AC3107"/>
    <w:rsid w:val="00AC6353"/>
    <w:rsid w:val="00AC7AAE"/>
    <w:rsid w:val="00AD0060"/>
    <w:rsid w:val="00AD1E9E"/>
    <w:rsid w:val="00AD1ECD"/>
    <w:rsid w:val="00AD2326"/>
    <w:rsid w:val="00AD5160"/>
    <w:rsid w:val="00AD5EBC"/>
    <w:rsid w:val="00AD70AE"/>
    <w:rsid w:val="00AD718C"/>
    <w:rsid w:val="00AD7AD8"/>
    <w:rsid w:val="00AE06BF"/>
    <w:rsid w:val="00AE14EC"/>
    <w:rsid w:val="00AE1BBA"/>
    <w:rsid w:val="00AE2CD6"/>
    <w:rsid w:val="00AE55AB"/>
    <w:rsid w:val="00AE5A26"/>
    <w:rsid w:val="00AF031A"/>
    <w:rsid w:val="00AF0E98"/>
    <w:rsid w:val="00AF4B26"/>
    <w:rsid w:val="00B00BB8"/>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255F"/>
    <w:rsid w:val="00B242CB"/>
    <w:rsid w:val="00B250FE"/>
    <w:rsid w:val="00B32463"/>
    <w:rsid w:val="00B32B37"/>
    <w:rsid w:val="00B33205"/>
    <w:rsid w:val="00B33913"/>
    <w:rsid w:val="00B33DFA"/>
    <w:rsid w:val="00B35004"/>
    <w:rsid w:val="00B451A9"/>
    <w:rsid w:val="00B46698"/>
    <w:rsid w:val="00B54C4B"/>
    <w:rsid w:val="00B615D9"/>
    <w:rsid w:val="00B641D0"/>
    <w:rsid w:val="00B648E0"/>
    <w:rsid w:val="00B65759"/>
    <w:rsid w:val="00B67496"/>
    <w:rsid w:val="00B75495"/>
    <w:rsid w:val="00B76944"/>
    <w:rsid w:val="00B77A17"/>
    <w:rsid w:val="00B8109D"/>
    <w:rsid w:val="00B8179B"/>
    <w:rsid w:val="00B84329"/>
    <w:rsid w:val="00B846A3"/>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C031E"/>
    <w:rsid w:val="00BC1F8A"/>
    <w:rsid w:val="00BC27D4"/>
    <w:rsid w:val="00BC41A0"/>
    <w:rsid w:val="00BD0091"/>
    <w:rsid w:val="00BD06A6"/>
    <w:rsid w:val="00BD3ACE"/>
    <w:rsid w:val="00BD6C74"/>
    <w:rsid w:val="00BE498F"/>
    <w:rsid w:val="00BE735C"/>
    <w:rsid w:val="00BE787E"/>
    <w:rsid w:val="00BF0878"/>
    <w:rsid w:val="00BF3358"/>
    <w:rsid w:val="00BF51BB"/>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6BFE"/>
    <w:rsid w:val="00C27945"/>
    <w:rsid w:val="00C31D81"/>
    <w:rsid w:val="00C34EE0"/>
    <w:rsid w:val="00C352EA"/>
    <w:rsid w:val="00C35898"/>
    <w:rsid w:val="00C40D49"/>
    <w:rsid w:val="00C42100"/>
    <w:rsid w:val="00C43515"/>
    <w:rsid w:val="00C44450"/>
    <w:rsid w:val="00C44893"/>
    <w:rsid w:val="00C44E1B"/>
    <w:rsid w:val="00C45C0E"/>
    <w:rsid w:val="00C4740B"/>
    <w:rsid w:val="00C4763B"/>
    <w:rsid w:val="00C5021E"/>
    <w:rsid w:val="00C5592B"/>
    <w:rsid w:val="00C603DE"/>
    <w:rsid w:val="00C61742"/>
    <w:rsid w:val="00C61D2C"/>
    <w:rsid w:val="00C62383"/>
    <w:rsid w:val="00C639C6"/>
    <w:rsid w:val="00C63CB5"/>
    <w:rsid w:val="00C6485D"/>
    <w:rsid w:val="00C64E15"/>
    <w:rsid w:val="00C65C1C"/>
    <w:rsid w:val="00C668D3"/>
    <w:rsid w:val="00C672A3"/>
    <w:rsid w:val="00C802CE"/>
    <w:rsid w:val="00C81734"/>
    <w:rsid w:val="00C83124"/>
    <w:rsid w:val="00C839F2"/>
    <w:rsid w:val="00C8468B"/>
    <w:rsid w:val="00C903C1"/>
    <w:rsid w:val="00C939FC"/>
    <w:rsid w:val="00C9502D"/>
    <w:rsid w:val="00C97908"/>
    <w:rsid w:val="00CA0B6A"/>
    <w:rsid w:val="00CA0E12"/>
    <w:rsid w:val="00CA1EC3"/>
    <w:rsid w:val="00CA318C"/>
    <w:rsid w:val="00CA577E"/>
    <w:rsid w:val="00CA6505"/>
    <w:rsid w:val="00CA7227"/>
    <w:rsid w:val="00CB588D"/>
    <w:rsid w:val="00CB7D42"/>
    <w:rsid w:val="00CC37DB"/>
    <w:rsid w:val="00CC795E"/>
    <w:rsid w:val="00CD0289"/>
    <w:rsid w:val="00CD24B3"/>
    <w:rsid w:val="00CD3809"/>
    <w:rsid w:val="00CD4ACC"/>
    <w:rsid w:val="00CE2E7F"/>
    <w:rsid w:val="00CF1AB3"/>
    <w:rsid w:val="00CF1F92"/>
    <w:rsid w:val="00CF3243"/>
    <w:rsid w:val="00CF44F8"/>
    <w:rsid w:val="00D002DE"/>
    <w:rsid w:val="00D00D82"/>
    <w:rsid w:val="00D0442B"/>
    <w:rsid w:val="00D06403"/>
    <w:rsid w:val="00D11F7F"/>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F49"/>
    <w:rsid w:val="00D561D6"/>
    <w:rsid w:val="00D62F14"/>
    <w:rsid w:val="00D64445"/>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6C58"/>
    <w:rsid w:val="00D97365"/>
    <w:rsid w:val="00D97E90"/>
    <w:rsid w:val="00DA080F"/>
    <w:rsid w:val="00DA15E2"/>
    <w:rsid w:val="00DA1DE9"/>
    <w:rsid w:val="00DA2BE1"/>
    <w:rsid w:val="00DA50CD"/>
    <w:rsid w:val="00DA59D4"/>
    <w:rsid w:val="00DA7C58"/>
    <w:rsid w:val="00DB4F52"/>
    <w:rsid w:val="00DB511E"/>
    <w:rsid w:val="00DB676C"/>
    <w:rsid w:val="00DC08E9"/>
    <w:rsid w:val="00DC0A63"/>
    <w:rsid w:val="00DC5217"/>
    <w:rsid w:val="00DD136D"/>
    <w:rsid w:val="00DD16BB"/>
    <w:rsid w:val="00DD2F98"/>
    <w:rsid w:val="00DD514A"/>
    <w:rsid w:val="00DD780A"/>
    <w:rsid w:val="00DD7CC3"/>
    <w:rsid w:val="00DE2BD6"/>
    <w:rsid w:val="00DE3BDE"/>
    <w:rsid w:val="00DE415F"/>
    <w:rsid w:val="00DE5331"/>
    <w:rsid w:val="00DE68D8"/>
    <w:rsid w:val="00DE7E61"/>
    <w:rsid w:val="00DF1FFD"/>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2A2A"/>
    <w:rsid w:val="00E232FF"/>
    <w:rsid w:val="00E254A6"/>
    <w:rsid w:val="00E27939"/>
    <w:rsid w:val="00E27E41"/>
    <w:rsid w:val="00E322CF"/>
    <w:rsid w:val="00E34BBF"/>
    <w:rsid w:val="00E35418"/>
    <w:rsid w:val="00E36F50"/>
    <w:rsid w:val="00E50C94"/>
    <w:rsid w:val="00E52824"/>
    <w:rsid w:val="00E52D35"/>
    <w:rsid w:val="00E5305A"/>
    <w:rsid w:val="00E628BB"/>
    <w:rsid w:val="00E62B7F"/>
    <w:rsid w:val="00E7406F"/>
    <w:rsid w:val="00E75037"/>
    <w:rsid w:val="00E77DE2"/>
    <w:rsid w:val="00E77E6E"/>
    <w:rsid w:val="00E809A7"/>
    <w:rsid w:val="00E84405"/>
    <w:rsid w:val="00E85AB7"/>
    <w:rsid w:val="00E86A5D"/>
    <w:rsid w:val="00E86AE9"/>
    <w:rsid w:val="00E908D6"/>
    <w:rsid w:val="00E91056"/>
    <w:rsid w:val="00E91B4C"/>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B7408"/>
    <w:rsid w:val="00EC00CA"/>
    <w:rsid w:val="00EC2769"/>
    <w:rsid w:val="00EC4AAC"/>
    <w:rsid w:val="00EC4E42"/>
    <w:rsid w:val="00EC7452"/>
    <w:rsid w:val="00EC784D"/>
    <w:rsid w:val="00ED4081"/>
    <w:rsid w:val="00ED5BA8"/>
    <w:rsid w:val="00EF23EE"/>
    <w:rsid w:val="00EF2EBB"/>
    <w:rsid w:val="00EF32A4"/>
    <w:rsid w:val="00EF39B8"/>
    <w:rsid w:val="00EF3E94"/>
    <w:rsid w:val="00EF591D"/>
    <w:rsid w:val="00F01F9E"/>
    <w:rsid w:val="00F02A93"/>
    <w:rsid w:val="00F03019"/>
    <w:rsid w:val="00F104F7"/>
    <w:rsid w:val="00F127BF"/>
    <w:rsid w:val="00F13B70"/>
    <w:rsid w:val="00F150E2"/>
    <w:rsid w:val="00F154A1"/>
    <w:rsid w:val="00F20162"/>
    <w:rsid w:val="00F208FE"/>
    <w:rsid w:val="00F226EE"/>
    <w:rsid w:val="00F303CD"/>
    <w:rsid w:val="00F31F9C"/>
    <w:rsid w:val="00F32A61"/>
    <w:rsid w:val="00F3586C"/>
    <w:rsid w:val="00F35C9D"/>
    <w:rsid w:val="00F36239"/>
    <w:rsid w:val="00F36F66"/>
    <w:rsid w:val="00F412E9"/>
    <w:rsid w:val="00F41AE8"/>
    <w:rsid w:val="00F4765B"/>
    <w:rsid w:val="00F51057"/>
    <w:rsid w:val="00F52079"/>
    <w:rsid w:val="00F53560"/>
    <w:rsid w:val="00F57B8B"/>
    <w:rsid w:val="00F60788"/>
    <w:rsid w:val="00F627E9"/>
    <w:rsid w:val="00F65790"/>
    <w:rsid w:val="00F67057"/>
    <w:rsid w:val="00F67CCC"/>
    <w:rsid w:val="00F72643"/>
    <w:rsid w:val="00F72E45"/>
    <w:rsid w:val="00F731D9"/>
    <w:rsid w:val="00F736E6"/>
    <w:rsid w:val="00F7491C"/>
    <w:rsid w:val="00F770A6"/>
    <w:rsid w:val="00F80F4D"/>
    <w:rsid w:val="00F82906"/>
    <w:rsid w:val="00F873DF"/>
    <w:rsid w:val="00F94445"/>
    <w:rsid w:val="00F96940"/>
    <w:rsid w:val="00F969DA"/>
    <w:rsid w:val="00FA1AF9"/>
    <w:rsid w:val="00FA57E6"/>
    <w:rsid w:val="00FA5E82"/>
    <w:rsid w:val="00FA6F95"/>
    <w:rsid w:val="00FB2166"/>
    <w:rsid w:val="00FC1B22"/>
    <w:rsid w:val="00FC253A"/>
    <w:rsid w:val="00FC4278"/>
    <w:rsid w:val="00FC5DDE"/>
    <w:rsid w:val="00FC7293"/>
    <w:rsid w:val="00FC73A2"/>
    <w:rsid w:val="00FC7ACB"/>
    <w:rsid w:val="00FD72A7"/>
    <w:rsid w:val="00FD75C2"/>
    <w:rsid w:val="00FF1E0E"/>
    <w:rsid w:val="00FF4AC9"/>
    <w:rsid w:val="00FF55C6"/>
    <w:rsid w:val="00FF574B"/>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B7408"/>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9751A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751A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751A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9751A4"/>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751A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aliases w:val="超级链接,Style 58,超?级链,CEO_Hyperlink,超链接1,超????,超?级链ïÈ,õ±?级链,õ±链ïÈ1,õ±???"/>
    <w:basedOn w:val="DefaultParagraphFont"/>
    <w:uiPriority w:val="99"/>
    <w:qFormat/>
    <w:rsid w:val="009751A4"/>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9751A4"/>
    <w:pPr>
      <w:spacing w:before="0"/>
    </w:pPr>
    <w:rPr>
      <w:rFonts w:ascii="Segoe UI" w:hAnsi="Segoe UI" w:cs="Segoe UI"/>
      <w:sz w:val="18"/>
      <w:szCs w:val="18"/>
    </w:rPr>
  </w:style>
  <w:style w:type="paragraph" w:customStyle="1" w:styleId="Note">
    <w:name w:val="Note"/>
    <w:basedOn w:val="Normal"/>
    <w:qFormat/>
    <w:rsid w:val="009751A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rsid w:val="009751A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9751A4"/>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751A4"/>
    <w:pPr>
      <w:tabs>
        <w:tab w:val="clear" w:pos="964"/>
      </w:tabs>
      <w:spacing w:before="80"/>
      <w:ind w:left="1531" w:hanging="851"/>
    </w:pPr>
  </w:style>
  <w:style w:type="paragraph" w:styleId="TOC3">
    <w:name w:val="toc 3"/>
    <w:basedOn w:val="TOC2"/>
    <w:rsid w:val="009751A4"/>
    <w:pPr>
      <w:ind w:left="2269"/>
    </w:pPr>
  </w:style>
  <w:style w:type="paragraph" w:customStyle="1" w:styleId="Normalbeforetable">
    <w:name w:val="Normal before table"/>
    <w:basedOn w:val="Normal"/>
    <w:rsid w:val="009751A4"/>
    <w:pPr>
      <w:keepNext/>
      <w:spacing w:after="120"/>
    </w:pPr>
    <w:rPr>
      <w:rFonts w:eastAsia="????"/>
      <w:lang w:eastAsia="en-US"/>
    </w:rPr>
  </w:style>
  <w:style w:type="paragraph" w:customStyle="1" w:styleId="Tablehead">
    <w:name w:val="Table_head"/>
    <w:basedOn w:val="Normal"/>
    <w:next w:val="Normal"/>
    <w:rsid w:val="009751A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9751A4"/>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751A4"/>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9751A4"/>
    <w:rPr>
      <w:b/>
    </w:rPr>
  </w:style>
  <w:style w:type="paragraph" w:customStyle="1" w:styleId="Formal">
    <w:name w:val="Formal"/>
    <w:basedOn w:val="Normal"/>
    <w:rsid w:val="009751A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TableofFigures">
    <w:name w:val="table of figures"/>
    <w:basedOn w:val="Normal"/>
    <w:next w:val="Normal"/>
    <w:uiPriority w:val="99"/>
    <w:rsid w:val="009751A4"/>
    <w:pPr>
      <w:tabs>
        <w:tab w:val="right" w:leader="dot" w:pos="9639"/>
      </w:tabs>
    </w:pPr>
    <w:rPr>
      <w:rFonts w:eastAsia="MS Mincho"/>
    </w:rPr>
  </w:style>
  <w:style w:type="paragraph" w:styleId="Header">
    <w:name w:val="header"/>
    <w:basedOn w:val="Normal"/>
    <w:link w:val="HeaderChar"/>
    <w:rsid w:val="009751A4"/>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751A4"/>
    <w:rPr>
      <w:rFonts w:eastAsia="Times New Roman"/>
      <w:sz w:val="18"/>
      <w:lang w:val="en-GB" w:eastAsia="en-US"/>
    </w:rPr>
  </w:style>
  <w:style w:type="character" w:customStyle="1" w:styleId="ReftextArial9pt">
    <w:name w:val="Ref_text Arial 9 pt"/>
    <w:rsid w:val="009751A4"/>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rsid w:val="009751A4"/>
  </w:style>
  <w:style w:type="paragraph" w:customStyle="1" w:styleId="TSBHeaderRight14">
    <w:name w:val="TSBHeaderRight14"/>
    <w:basedOn w:val="Normal"/>
    <w:rsid w:val="009751A4"/>
    <w:pPr>
      <w:jc w:val="right"/>
    </w:pPr>
    <w:rPr>
      <w:b/>
      <w:bCs/>
      <w:sz w:val="28"/>
      <w:szCs w:val="28"/>
    </w:rPr>
  </w:style>
  <w:style w:type="paragraph" w:customStyle="1" w:styleId="TSBHeaderSource">
    <w:name w:val="TSBHeaderSource"/>
    <w:basedOn w:val="Normal"/>
    <w:rsid w:val="009751A4"/>
  </w:style>
  <w:style w:type="paragraph" w:customStyle="1" w:styleId="TSBHeaderSummary">
    <w:name w:val="TSBHeaderSummary"/>
    <w:basedOn w:val="Normal"/>
    <w:qFormat/>
    <w:rsid w:val="009751A4"/>
  </w:style>
  <w:style w:type="paragraph" w:customStyle="1" w:styleId="TSBHeaderTitle">
    <w:name w:val="TSBHeaderTitle"/>
    <w:basedOn w:val="Normal"/>
    <w:qFormat/>
    <w:rsid w:val="009751A4"/>
  </w:style>
  <w:style w:type="paragraph" w:customStyle="1" w:styleId="VenueDate">
    <w:name w:val="VenueDate"/>
    <w:basedOn w:val="Normal"/>
    <w:rsid w:val="009751A4"/>
    <w:pPr>
      <w:jc w:val="right"/>
    </w:pPr>
  </w:style>
  <w:style w:type="paragraph" w:customStyle="1" w:styleId="toc0">
    <w:name w:val="toc 0"/>
    <w:basedOn w:val="Normal"/>
    <w:next w:val="TOC1"/>
    <w:rsid w:val="009751A4"/>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uiPriority w:val="34"/>
    <w:qFormat/>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9751A4"/>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9751A4"/>
    <w:pPr>
      <w:spacing w:before="0"/>
    </w:pPr>
    <w:rPr>
      <w:sz w:val="20"/>
      <w:szCs w:val="20"/>
    </w:rPr>
  </w:style>
  <w:style w:type="character" w:customStyle="1" w:styleId="FootnoteTextChar">
    <w:name w:val="Footnote Text Char"/>
    <w:basedOn w:val="DefaultParagraphFont"/>
    <w:link w:val="FootnoteText"/>
    <w:uiPriority w:val="99"/>
    <w:semiHidden/>
    <w:rsid w:val="009751A4"/>
    <w:rPr>
      <w:lang w:val="en-GB" w:eastAsia="ja-JP"/>
    </w:rPr>
  </w:style>
  <w:style w:type="character" w:styleId="FootnoteReference">
    <w:name w:val="footnote reference"/>
    <w:basedOn w:val="DefaultParagraphFont"/>
    <w:uiPriority w:val="99"/>
    <w:semiHidden/>
    <w:unhideWhenUsed/>
    <w:rsid w:val="009751A4"/>
    <w:rPr>
      <w:vertAlign w:val="superscript"/>
    </w:rPr>
  </w:style>
  <w:style w:type="character" w:customStyle="1" w:styleId="BalloonTextChar">
    <w:name w:val="Balloon Text Char"/>
    <w:basedOn w:val="DefaultParagraphFont"/>
    <w:link w:val="BalloonText"/>
    <w:uiPriority w:val="99"/>
    <w:semiHidden/>
    <w:rsid w:val="009751A4"/>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9751A4"/>
  </w:style>
  <w:style w:type="paragraph" w:styleId="BlockText">
    <w:name w:val="Block Text"/>
    <w:basedOn w:val="Normal"/>
    <w:uiPriority w:val="99"/>
    <w:semiHidden/>
    <w:unhideWhenUsed/>
    <w:rsid w:val="009751A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9751A4"/>
    <w:pPr>
      <w:spacing w:after="120"/>
    </w:pPr>
  </w:style>
  <w:style w:type="character" w:customStyle="1" w:styleId="BodyTextChar">
    <w:name w:val="Body Text Char"/>
    <w:basedOn w:val="DefaultParagraphFont"/>
    <w:link w:val="BodyText"/>
    <w:uiPriority w:val="99"/>
    <w:semiHidden/>
    <w:rsid w:val="009751A4"/>
    <w:rPr>
      <w:sz w:val="24"/>
      <w:szCs w:val="24"/>
      <w:lang w:val="en-GB" w:eastAsia="ja-JP"/>
    </w:rPr>
  </w:style>
  <w:style w:type="paragraph" w:styleId="BodyText2">
    <w:name w:val="Body Text 2"/>
    <w:basedOn w:val="Normal"/>
    <w:link w:val="BodyText2Char"/>
    <w:uiPriority w:val="99"/>
    <w:semiHidden/>
    <w:unhideWhenUsed/>
    <w:rsid w:val="009751A4"/>
    <w:pPr>
      <w:spacing w:after="120" w:line="480" w:lineRule="auto"/>
    </w:pPr>
  </w:style>
  <w:style w:type="character" w:customStyle="1" w:styleId="BodyText2Char">
    <w:name w:val="Body Text 2 Char"/>
    <w:basedOn w:val="DefaultParagraphFont"/>
    <w:link w:val="BodyText2"/>
    <w:uiPriority w:val="99"/>
    <w:semiHidden/>
    <w:rsid w:val="009751A4"/>
    <w:rPr>
      <w:sz w:val="24"/>
      <w:szCs w:val="24"/>
      <w:lang w:val="en-GB" w:eastAsia="ja-JP"/>
    </w:rPr>
  </w:style>
  <w:style w:type="paragraph" w:styleId="BodyText3">
    <w:name w:val="Body Text 3"/>
    <w:basedOn w:val="Normal"/>
    <w:link w:val="BodyText3Char"/>
    <w:uiPriority w:val="99"/>
    <w:semiHidden/>
    <w:unhideWhenUsed/>
    <w:rsid w:val="009751A4"/>
    <w:pPr>
      <w:spacing w:after="120"/>
    </w:pPr>
    <w:rPr>
      <w:sz w:val="16"/>
      <w:szCs w:val="16"/>
    </w:rPr>
  </w:style>
  <w:style w:type="character" w:customStyle="1" w:styleId="BodyText3Char">
    <w:name w:val="Body Text 3 Char"/>
    <w:basedOn w:val="DefaultParagraphFont"/>
    <w:link w:val="BodyText3"/>
    <w:uiPriority w:val="99"/>
    <w:semiHidden/>
    <w:rsid w:val="009751A4"/>
    <w:rPr>
      <w:sz w:val="16"/>
      <w:szCs w:val="16"/>
      <w:lang w:val="en-GB" w:eastAsia="ja-JP"/>
    </w:rPr>
  </w:style>
  <w:style w:type="paragraph" w:styleId="BodyTextFirstIndent">
    <w:name w:val="Body Text First Indent"/>
    <w:basedOn w:val="BodyText"/>
    <w:link w:val="BodyTextFirstIndentChar"/>
    <w:uiPriority w:val="99"/>
    <w:semiHidden/>
    <w:unhideWhenUsed/>
    <w:rsid w:val="009751A4"/>
    <w:pPr>
      <w:spacing w:after="0"/>
      <w:ind w:firstLine="360"/>
    </w:pPr>
  </w:style>
  <w:style w:type="character" w:customStyle="1" w:styleId="BodyTextFirstIndentChar">
    <w:name w:val="Body Text First Indent Char"/>
    <w:basedOn w:val="BodyTextChar"/>
    <w:link w:val="BodyTextFirstIndent"/>
    <w:uiPriority w:val="99"/>
    <w:semiHidden/>
    <w:rsid w:val="009751A4"/>
    <w:rPr>
      <w:sz w:val="24"/>
      <w:szCs w:val="24"/>
      <w:lang w:val="en-GB" w:eastAsia="ja-JP"/>
    </w:rPr>
  </w:style>
  <w:style w:type="paragraph" w:styleId="BodyTextIndent">
    <w:name w:val="Body Text Indent"/>
    <w:basedOn w:val="Normal"/>
    <w:link w:val="BodyTextIndentChar"/>
    <w:uiPriority w:val="99"/>
    <w:semiHidden/>
    <w:unhideWhenUsed/>
    <w:rsid w:val="009751A4"/>
    <w:pPr>
      <w:spacing w:after="120"/>
      <w:ind w:left="360"/>
    </w:pPr>
  </w:style>
  <w:style w:type="character" w:customStyle="1" w:styleId="BodyTextIndentChar">
    <w:name w:val="Body Text Indent Char"/>
    <w:basedOn w:val="DefaultParagraphFont"/>
    <w:link w:val="BodyTextIndent"/>
    <w:uiPriority w:val="99"/>
    <w:semiHidden/>
    <w:rsid w:val="009751A4"/>
    <w:rPr>
      <w:sz w:val="24"/>
      <w:szCs w:val="24"/>
      <w:lang w:val="en-GB" w:eastAsia="ja-JP"/>
    </w:rPr>
  </w:style>
  <w:style w:type="paragraph" w:styleId="BodyTextFirstIndent2">
    <w:name w:val="Body Text First Indent 2"/>
    <w:basedOn w:val="BodyTextIndent"/>
    <w:link w:val="BodyTextFirstIndent2Char"/>
    <w:uiPriority w:val="99"/>
    <w:semiHidden/>
    <w:unhideWhenUsed/>
    <w:rsid w:val="009751A4"/>
    <w:pPr>
      <w:spacing w:after="0"/>
      <w:ind w:firstLine="360"/>
    </w:pPr>
  </w:style>
  <w:style w:type="character" w:customStyle="1" w:styleId="BodyTextFirstIndent2Char">
    <w:name w:val="Body Text First Indent 2 Char"/>
    <w:basedOn w:val="BodyTextIndentChar"/>
    <w:link w:val="BodyTextFirstIndent2"/>
    <w:uiPriority w:val="99"/>
    <w:semiHidden/>
    <w:rsid w:val="009751A4"/>
    <w:rPr>
      <w:sz w:val="24"/>
      <w:szCs w:val="24"/>
      <w:lang w:val="en-GB" w:eastAsia="ja-JP"/>
    </w:rPr>
  </w:style>
  <w:style w:type="paragraph" w:styleId="BodyTextIndent2">
    <w:name w:val="Body Text Indent 2"/>
    <w:basedOn w:val="Normal"/>
    <w:link w:val="BodyTextIndent2Char"/>
    <w:uiPriority w:val="99"/>
    <w:semiHidden/>
    <w:unhideWhenUsed/>
    <w:rsid w:val="009751A4"/>
    <w:pPr>
      <w:spacing w:after="120" w:line="480" w:lineRule="auto"/>
      <w:ind w:left="360"/>
    </w:pPr>
  </w:style>
  <w:style w:type="character" w:customStyle="1" w:styleId="BodyTextIndent2Char">
    <w:name w:val="Body Text Indent 2 Char"/>
    <w:basedOn w:val="DefaultParagraphFont"/>
    <w:link w:val="BodyTextIndent2"/>
    <w:uiPriority w:val="99"/>
    <w:semiHidden/>
    <w:rsid w:val="009751A4"/>
    <w:rPr>
      <w:sz w:val="24"/>
      <w:szCs w:val="24"/>
      <w:lang w:val="en-GB" w:eastAsia="ja-JP"/>
    </w:rPr>
  </w:style>
  <w:style w:type="paragraph" w:styleId="BodyTextIndent3">
    <w:name w:val="Body Text Indent 3"/>
    <w:basedOn w:val="Normal"/>
    <w:link w:val="BodyTextIndent3Char"/>
    <w:uiPriority w:val="99"/>
    <w:semiHidden/>
    <w:unhideWhenUsed/>
    <w:rsid w:val="009751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751A4"/>
    <w:rPr>
      <w:sz w:val="16"/>
      <w:szCs w:val="16"/>
      <w:lang w:val="en-GB" w:eastAsia="ja-JP"/>
    </w:rPr>
  </w:style>
  <w:style w:type="character" w:styleId="BookTitle">
    <w:name w:val="Book Title"/>
    <w:basedOn w:val="DefaultParagraphFont"/>
    <w:uiPriority w:val="33"/>
    <w:rsid w:val="009751A4"/>
    <w:rPr>
      <w:b/>
      <w:bCs/>
      <w:i/>
      <w:iCs/>
      <w:spacing w:val="5"/>
    </w:rPr>
  </w:style>
  <w:style w:type="paragraph" w:styleId="Closing">
    <w:name w:val="Closing"/>
    <w:basedOn w:val="Normal"/>
    <w:link w:val="ClosingChar"/>
    <w:uiPriority w:val="99"/>
    <w:semiHidden/>
    <w:unhideWhenUsed/>
    <w:rsid w:val="009751A4"/>
    <w:pPr>
      <w:spacing w:before="0"/>
      <w:ind w:left="4320"/>
    </w:pPr>
  </w:style>
  <w:style w:type="character" w:customStyle="1" w:styleId="ClosingChar">
    <w:name w:val="Closing Char"/>
    <w:basedOn w:val="DefaultParagraphFont"/>
    <w:link w:val="Closing"/>
    <w:uiPriority w:val="99"/>
    <w:semiHidden/>
    <w:rsid w:val="009751A4"/>
    <w:rPr>
      <w:sz w:val="24"/>
      <w:szCs w:val="24"/>
      <w:lang w:val="en-GB" w:eastAsia="ja-JP"/>
    </w:rPr>
  </w:style>
  <w:style w:type="character" w:styleId="CommentReference">
    <w:name w:val="annotation reference"/>
    <w:basedOn w:val="DefaultParagraphFont"/>
    <w:uiPriority w:val="99"/>
    <w:semiHidden/>
    <w:unhideWhenUsed/>
    <w:rsid w:val="009751A4"/>
    <w:rPr>
      <w:sz w:val="16"/>
      <w:szCs w:val="16"/>
    </w:rPr>
  </w:style>
  <w:style w:type="paragraph" w:styleId="CommentText">
    <w:name w:val="annotation text"/>
    <w:basedOn w:val="Normal"/>
    <w:link w:val="CommentTextChar"/>
    <w:uiPriority w:val="99"/>
    <w:semiHidden/>
    <w:unhideWhenUsed/>
    <w:rsid w:val="009751A4"/>
    <w:rPr>
      <w:sz w:val="20"/>
      <w:szCs w:val="20"/>
    </w:rPr>
  </w:style>
  <w:style w:type="character" w:customStyle="1" w:styleId="CommentTextChar">
    <w:name w:val="Comment Text Char"/>
    <w:basedOn w:val="DefaultParagraphFont"/>
    <w:link w:val="CommentText"/>
    <w:uiPriority w:val="99"/>
    <w:semiHidden/>
    <w:rsid w:val="009751A4"/>
    <w:rPr>
      <w:lang w:val="en-GB" w:eastAsia="ja-JP"/>
    </w:rPr>
  </w:style>
  <w:style w:type="paragraph" w:styleId="CommentSubject">
    <w:name w:val="annotation subject"/>
    <w:basedOn w:val="CommentText"/>
    <w:next w:val="CommentText"/>
    <w:link w:val="CommentSubjectChar"/>
    <w:uiPriority w:val="99"/>
    <w:semiHidden/>
    <w:unhideWhenUsed/>
    <w:rsid w:val="009751A4"/>
    <w:rPr>
      <w:b/>
      <w:bCs/>
    </w:rPr>
  </w:style>
  <w:style w:type="character" w:customStyle="1" w:styleId="CommentSubjectChar">
    <w:name w:val="Comment Subject Char"/>
    <w:basedOn w:val="CommentTextChar"/>
    <w:link w:val="CommentSubject"/>
    <w:uiPriority w:val="99"/>
    <w:semiHidden/>
    <w:rsid w:val="009751A4"/>
    <w:rPr>
      <w:b/>
      <w:bCs/>
      <w:lang w:val="en-GB" w:eastAsia="ja-JP"/>
    </w:rPr>
  </w:style>
  <w:style w:type="paragraph" w:styleId="Date">
    <w:name w:val="Date"/>
    <w:basedOn w:val="Normal"/>
    <w:next w:val="Normal"/>
    <w:link w:val="DateChar"/>
    <w:uiPriority w:val="99"/>
    <w:semiHidden/>
    <w:unhideWhenUsed/>
    <w:rsid w:val="009751A4"/>
  </w:style>
  <w:style w:type="character" w:customStyle="1" w:styleId="DateChar">
    <w:name w:val="Date Char"/>
    <w:basedOn w:val="DefaultParagraphFont"/>
    <w:link w:val="Date"/>
    <w:uiPriority w:val="99"/>
    <w:semiHidden/>
    <w:rsid w:val="009751A4"/>
    <w:rPr>
      <w:sz w:val="24"/>
      <w:szCs w:val="24"/>
      <w:lang w:val="en-GB" w:eastAsia="ja-JP"/>
    </w:rPr>
  </w:style>
  <w:style w:type="paragraph" w:styleId="DocumentMap">
    <w:name w:val="Document Map"/>
    <w:basedOn w:val="Normal"/>
    <w:link w:val="DocumentMapChar"/>
    <w:uiPriority w:val="99"/>
    <w:semiHidden/>
    <w:unhideWhenUsed/>
    <w:rsid w:val="009751A4"/>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751A4"/>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9751A4"/>
    <w:pPr>
      <w:spacing w:before="0"/>
    </w:pPr>
  </w:style>
  <w:style w:type="character" w:customStyle="1" w:styleId="E-mailSignatureChar">
    <w:name w:val="E-mail Signature Char"/>
    <w:basedOn w:val="DefaultParagraphFont"/>
    <w:link w:val="E-mailSignature"/>
    <w:uiPriority w:val="99"/>
    <w:semiHidden/>
    <w:rsid w:val="009751A4"/>
    <w:rPr>
      <w:sz w:val="24"/>
      <w:szCs w:val="24"/>
      <w:lang w:val="en-GB" w:eastAsia="ja-JP"/>
    </w:rPr>
  </w:style>
  <w:style w:type="character" w:styleId="Emphasis">
    <w:name w:val="Emphasis"/>
    <w:basedOn w:val="DefaultParagraphFont"/>
    <w:uiPriority w:val="20"/>
    <w:rsid w:val="009751A4"/>
    <w:rPr>
      <w:i/>
      <w:iCs/>
    </w:rPr>
  </w:style>
  <w:style w:type="character" w:styleId="EndnoteReference">
    <w:name w:val="endnote reference"/>
    <w:basedOn w:val="DefaultParagraphFont"/>
    <w:uiPriority w:val="99"/>
    <w:semiHidden/>
    <w:unhideWhenUsed/>
    <w:rsid w:val="009751A4"/>
    <w:rPr>
      <w:vertAlign w:val="superscript"/>
    </w:rPr>
  </w:style>
  <w:style w:type="paragraph" w:styleId="EndnoteText">
    <w:name w:val="endnote text"/>
    <w:basedOn w:val="Normal"/>
    <w:link w:val="EndnoteTextChar"/>
    <w:uiPriority w:val="99"/>
    <w:semiHidden/>
    <w:unhideWhenUsed/>
    <w:rsid w:val="009751A4"/>
    <w:pPr>
      <w:spacing w:before="0"/>
    </w:pPr>
    <w:rPr>
      <w:sz w:val="20"/>
      <w:szCs w:val="20"/>
    </w:rPr>
  </w:style>
  <w:style w:type="character" w:customStyle="1" w:styleId="EndnoteTextChar">
    <w:name w:val="Endnote Text Char"/>
    <w:basedOn w:val="DefaultParagraphFont"/>
    <w:link w:val="EndnoteText"/>
    <w:uiPriority w:val="99"/>
    <w:semiHidden/>
    <w:rsid w:val="009751A4"/>
    <w:rPr>
      <w:lang w:val="en-GB" w:eastAsia="ja-JP"/>
    </w:rPr>
  </w:style>
  <w:style w:type="paragraph" w:styleId="EnvelopeAddress">
    <w:name w:val="envelope address"/>
    <w:basedOn w:val="Normal"/>
    <w:uiPriority w:val="99"/>
    <w:semiHidden/>
    <w:unhideWhenUsed/>
    <w:rsid w:val="009751A4"/>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751A4"/>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751A4"/>
    <w:rPr>
      <w:color w:val="800080" w:themeColor="followedHyperlink"/>
      <w:u w:val="single"/>
    </w:rPr>
  </w:style>
  <w:style w:type="character" w:customStyle="1" w:styleId="Hashtag">
    <w:name w:val="Hashtag"/>
    <w:basedOn w:val="DefaultParagraphFont"/>
    <w:uiPriority w:val="99"/>
    <w:semiHidden/>
    <w:unhideWhenUsed/>
    <w:rsid w:val="009751A4"/>
    <w:rPr>
      <w:color w:val="2B579A"/>
      <w:shd w:val="clear" w:color="auto" w:fill="E1DFDD"/>
    </w:rPr>
  </w:style>
  <w:style w:type="character" w:styleId="HTMLAcronym">
    <w:name w:val="HTML Acronym"/>
    <w:basedOn w:val="DefaultParagraphFont"/>
    <w:uiPriority w:val="99"/>
    <w:semiHidden/>
    <w:unhideWhenUsed/>
    <w:rsid w:val="009751A4"/>
  </w:style>
  <w:style w:type="paragraph" w:styleId="HTMLAddress">
    <w:name w:val="HTML Address"/>
    <w:basedOn w:val="Normal"/>
    <w:link w:val="HTMLAddressChar"/>
    <w:uiPriority w:val="99"/>
    <w:semiHidden/>
    <w:unhideWhenUsed/>
    <w:rsid w:val="009751A4"/>
    <w:pPr>
      <w:spacing w:before="0"/>
    </w:pPr>
    <w:rPr>
      <w:i/>
      <w:iCs/>
    </w:rPr>
  </w:style>
  <w:style w:type="character" w:customStyle="1" w:styleId="HTMLAddressChar">
    <w:name w:val="HTML Address Char"/>
    <w:basedOn w:val="DefaultParagraphFont"/>
    <w:link w:val="HTMLAddress"/>
    <w:uiPriority w:val="99"/>
    <w:semiHidden/>
    <w:rsid w:val="009751A4"/>
    <w:rPr>
      <w:i/>
      <w:iCs/>
      <w:sz w:val="24"/>
      <w:szCs w:val="24"/>
      <w:lang w:val="en-GB" w:eastAsia="ja-JP"/>
    </w:rPr>
  </w:style>
  <w:style w:type="character" w:styleId="HTMLCite">
    <w:name w:val="HTML Cite"/>
    <w:basedOn w:val="DefaultParagraphFont"/>
    <w:uiPriority w:val="99"/>
    <w:semiHidden/>
    <w:unhideWhenUsed/>
    <w:rsid w:val="009751A4"/>
    <w:rPr>
      <w:i/>
      <w:iCs/>
    </w:rPr>
  </w:style>
  <w:style w:type="character" w:styleId="HTMLCode">
    <w:name w:val="HTML Code"/>
    <w:basedOn w:val="DefaultParagraphFont"/>
    <w:uiPriority w:val="99"/>
    <w:semiHidden/>
    <w:unhideWhenUsed/>
    <w:rsid w:val="009751A4"/>
    <w:rPr>
      <w:rFonts w:ascii="Consolas" w:hAnsi="Consolas"/>
      <w:sz w:val="20"/>
      <w:szCs w:val="20"/>
    </w:rPr>
  </w:style>
  <w:style w:type="character" w:styleId="HTMLDefinition">
    <w:name w:val="HTML Definition"/>
    <w:basedOn w:val="DefaultParagraphFont"/>
    <w:uiPriority w:val="99"/>
    <w:semiHidden/>
    <w:unhideWhenUsed/>
    <w:rsid w:val="009751A4"/>
    <w:rPr>
      <w:i/>
      <w:iCs/>
    </w:rPr>
  </w:style>
  <w:style w:type="character" w:styleId="HTMLKeyboard">
    <w:name w:val="HTML Keyboard"/>
    <w:basedOn w:val="DefaultParagraphFont"/>
    <w:uiPriority w:val="99"/>
    <w:semiHidden/>
    <w:unhideWhenUsed/>
    <w:rsid w:val="009751A4"/>
    <w:rPr>
      <w:rFonts w:ascii="Consolas" w:hAnsi="Consolas"/>
      <w:sz w:val="20"/>
      <w:szCs w:val="20"/>
    </w:rPr>
  </w:style>
  <w:style w:type="paragraph" w:styleId="HTMLPreformatted">
    <w:name w:val="HTML Preformatted"/>
    <w:basedOn w:val="Normal"/>
    <w:link w:val="HTMLPreformattedChar"/>
    <w:uiPriority w:val="99"/>
    <w:semiHidden/>
    <w:unhideWhenUsed/>
    <w:rsid w:val="009751A4"/>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51A4"/>
    <w:rPr>
      <w:rFonts w:ascii="Consolas" w:hAnsi="Consolas"/>
      <w:lang w:val="en-GB" w:eastAsia="ja-JP"/>
    </w:rPr>
  </w:style>
  <w:style w:type="character" w:styleId="HTMLSample">
    <w:name w:val="HTML Sample"/>
    <w:basedOn w:val="DefaultParagraphFont"/>
    <w:uiPriority w:val="99"/>
    <w:semiHidden/>
    <w:unhideWhenUsed/>
    <w:rsid w:val="009751A4"/>
    <w:rPr>
      <w:rFonts w:ascii="Consolas" w:hAnsi="Consolas"/>
      <w:sz w:val="24"/>
      <w:szCs w:val="24"/>
    </w:rPr>
  </w:style>
  <w:style w:type="character" w:styleId="HTMLTypewriter">
    <w:name w:val="HTML Typewriter"/>
    <w:basedOn w:val="DefaultParagraphFont"/>
    <w:uiPriority w:val="99"/>
    <w:semiHidden/>
    <w:unhideWhenUsed/>
    <w:rsid w:val="009751A4"/>
    <w:rPr>
      <w:rFonts w:ascii="Consolas" w:hAnsi="Consolas"/>
      <w:sz w:val="20"/>
      <w:szCs w:val="20"/>
    </w:rPr>
  </w:style>
  <w:style w:type="character" w:styleId="HTMLVariable">
    <w:name w:val="HTML Variable"/>
    <w:basedOn w:val="DefaultParagraphFont"/>
    <w:uiPriority w:val="99"/>
    <w:semiHidden/>
    <w:unhideWhenUsed/>
    <w:rsid w:val="009751A4"/>
    <w:rPr>
      <w:i/>
      <w:iCs/>
    </w:rPr>
  </w:style>
  <w:style w:type="paragraph" w:styleId="Index1">
    <w:name w:val="index 1"/>
    <w:basedOn w:val="Normal"/>
    <w:next w:val="Normal"/>
    <w:autoRedefine/>
    <w:uiPriority w:val="99"/>
    <w:semiHidden/>
    <w:unhideWhenUsed/>
    <w:rsid w:val="009751A4"/>
    <w:pPr>
      <w:spacing w:before="0"/>
      <w:ind w:left="240" w:hanging="240"/>
    </w:pPr>
  </w:style>
  <w:style w:type="paragraph" w:styleId="Index2">
    <w:name w:val="index 2"/>
    <w:basedOn w:val="Normal"/>
    <w:next w:val="Normal"/>
    <w:autoRedefine/>
    <w:uiPriority w:val="99"/>
    <w:semiHidden/>
    <w:unhideWhenUsed/>
    <w:rsid w:val="009751A4"/>
    <w:pPr>
      <w:spacing w:before="0"/>
      <w:ind w:left="480" w:hanging="240"/>
    </w:pPr>
  </w:style>
  <w:style w:type="paragraph" w:styleId="Index3">
    <w:name w:val="index 3"/>
    <w:basedOn w:val="Normal"/>
    <w:next w:val="Normal"/>
    <w:autoRedefine/>
    <w:uiPriority w:val="99"/>
    <w:semiHidden/>
    <w:unhideWhenUsed/>
    <w:rsid w:val="009751A4"/>
    <w:pPr>
      <w:spacing w:before="0"/>
      <w:ind w:left="720" w:hanging="240"/>
    </w:pPr>
  </w:style>
  <w:style w:type="paragraph" w:styleId="Index4">
    <w:name w:val="index 4"/>
    <w:basedOn w:val="Normal"/>
    <w:next w:val="Normal"/>
    <w:autoRedefine/>
    <w:uiPriority w:val="99"/>
    <w:semiHidden/>
    <w:unhideWhenUsed/>
    <w:rsid w:val="009751A4"/>
    <w:pPr>
      <w:spacing w:before="0"/>
      <w:ind w:left="960" w:hanging="240"/>
    </w:pPr>
  </w:style>
  <w:style w:type="paragraph" w:styleId="Index5">
    <w:name w:val="index 5"/>
    <w:basedOn w:val="Normal"/>
    <w:next w:val="Normal"/>
    <w:autoRedefine/>
    <w:uiPriority w:val="99"/>
    <w:semiHidden/>
    <w:unhideWhenUsed/>
    <w:rsid w:val="009751A4"/>
    <w:pPr>
      <w:spacing w:before="0"/>
      <w:ind w:left="1200" w:hanging="240"/>
    </w:pPr>
  </w:style>
  <w:style w:type="paragraph" w:styleId="Index6">
    <w:name w:val="index 6"/>
    <w:basedOn w:val="Normal"/>
    <w:next w:val="Normal"/>
    <w:autoRedefine/>
    <w:uiPriority w:val="99"/>
    <w:semiHidden/>
    <w:unhideWhenUsed/>
    <w:rsid w:val="009751A4"/>
    <w:pPr>
      <w:spacing w:before="0"/>
      <w:ind w:left="1440" w:hanging="240"/>
    </w:pPr>
  </w:style>
  <w:style w:type="paragraph" w:styleId="Index7">
    <w:name w:val="index 7"/>
    <w:basedOn w:val="Normal"/>
    <w:next w:val="Normal"/>
    <w:autoRedefine/>
    <w:uiPriority w:val="99"/>
    <w:semiHidden/>
    <w:unhideWhenUsed/>
    <w:rsid w:val="009751A4"/>
    <w:pPr>
      <w:spacing w:before="0"/>
      <w:ind w:left="1680" w:hanging="240"/>
    </w:pPr>
  </w:style>
  <w:style w:type="paragraph" w:styleId="Index8">
    <w:name w:val="index 8"/>
    <w:basedOn w:val="Normal"/>
    <w:next w:val="Normal"/>
    <w:autoRedefine/>
    <w:uiPriority w:val="99"/>
    <w:semiHidden/>
    <w:unhideWhenUsed/>
    <w:rsid w:val="009751A4"/>
    <w:pPr>
      <w:spacing w:before="0"/>
      <w:ind w:left="1920" w:hanging="240"/>
    </w:pPr>
  </w:style>
  <w:style w:type="paragraph" w:styleId="Index9">
    <w:name w:val="index 9"/>
    <w:basedOn w:val="Normal"/>
    <w:next w:val="Normal"/>
    <w:autoRedefine/>
    <w:uiPriority w:val="99"/>
    <w:semiHidden/>
    <w:unhideWhenUsed/>
    <w:rsid w:val="009751A4"/>
    <w:pPr>
      <w:spacing w:before="0"/>
      <w:ind w:left="2160" w:hanging="240"/>
    </w:pPr>
  </w:style>
  <w:style w:type="paragraph" w:styleId="IndexHeading">
    <w:name w:val="index heading"/>
    <w:basedOn w:val="Normal"/>
    <w:next w:val="Index1"/>
    <w:uiPriority w:val="99"/>
    <w:semiHidden/>
    <w:unhideWhenUsed/>
    <w:rsid w:val="009751A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9751A4"/>
  </w:style>
  <w:style w:type="paragraph" w:styleId="List">
    <w:name w:val="List"/>
    <w:basedOn w:val="Normal"/>
    <w:uiPriority w:val="99"/>
    <w:semiHidden/>
    <w:unhideWhenUsed/>
    <w:rsid w:val="009751A4"/>
    <w:pPr>
      <w:ind w:left="360" w:hanging="360"/>
      <w:contextualSpacing/>
    </w:pPr>
  </w:style>
  <w:style w:type="paragraph" w:styleId="List2">
    <w:name w:val="List 2"/>
    <w:basedOn w:val="Normal"/>
    <w:uiPriority w:val="99"/>
    <w:semiHidden/>
    <w:unhideWhenUsed/>
    <w:rsid w:val="009751A4"/>
    <w:pPr>
      <w:ind w:left="720" w:hanging="360"/>
      <w:contextualSpacing/>
    </w:pPr>
  </w:style>
  <w:style w:type="paragraph" w:styleId="List3">
    <w:name w:val="List 3"/>
    <w:basedOn w:val="Normal"/>
    <w:uiPriority w:val="99"/>
    <w:semiHidden/>
    <w:unhideWhenUsed/>
    <w:rsid w:val="009751A4"/>
    <w:pPr>
      <w:ind w:left="1080" w:hanging="360"/>
      <w:contextualSpacing/>
    </w:pPr>
  </w:style>
  <w:style w:type="paragraph" w:styleId="List4">
    <w:name w:val="List 4"/>
    <w:basedOn w:val="Normal"/>
    <w:uiPriority w:val="99"/>
    <w:semiHidden/>
    <w:unhideWhenUsed/>
    <w:rsid w:val="009751A4"/>
    <w:pPr>
      <w:ind w:left="1440" w:hanging="360"/>
      <w:contextualSpacing/>
    </w:pPr>
  </w:style>
  <w:style w:type="paragraph" w:styleId="List5">
    <w:name w:val="List 5"/>
    <w:basedOn w:val="Normal"/>
    <w:uiPriority w:val="99"/>
    <w:semiHidden/>
    <w:unhideWhenUsed/>
    <w:rsid w:val="009751A4"/>
    <w:pPr>
      <w:ind w:left="1800" w:hanging="360"/>
      <w:contextualSpacing/>
    </w:pPr>
  </w:style>
  <w:style w:type="paragraph" w:styleId="ListBullet">
    <w:name w:val="List Bullet"/>
    <w:basedOn w:val="Normal"/>
    <w:uiPriority w:val="99"/>
    <w:semiHidden/>
    <w:unhideWhenUsed/>
    <w:rsid w:val="009751A4"/>
    <w:pPr>
      <w:numPr>
        <w:numId w:val="11"/>
      </w:numPr>
      <w:contextualSpacing/>
    </w:pPr>
  </w:style>
  <w:style w:type="paragraph" w:styleId="ListBullet2">
    <w:name w:val="List Bullet 2"/>
    <w:basedOn w:val="Normal"/>
    <w:uiPriority w:val="99"/>
    <w:semiHidden/>
    <w:unhideWhenUsed/>
    <w:rsid w:val="009751A4"/>
    <w:pPr>
      <w:numPr>
        <w:numId w:val="12"/>
      </w:numPr>
      <w:contextualSpacing/>
    </w:pPr>
  </w:style>
  <w:style w:type="paragraph" w:styleId="ListBullet3">
    <w:name w:val="List Bullet 3"/>
    <w:basedOn w:val="Normal"/>
    <w:uiPriority w:val="99"/>
    <w:semiHidden/>
    <w:unhideWhenUsed/>
    <w:rsid w:val="009751A4"/>
    <w:pPr>
      <w:numPr>
        <w:numId w:val="13"/>
      </w:numPr>
      <w:contextualSpacing/>
    </w:pPr>
  </w:style>
  <w:style w:type="paragraph" w:styleId="ListBullet4">
    <w:name w:val="List Bullet 4"/>
    <w:basedOn w:val="Normal"/>
    <w:uiPriority w:val="99"/>
    <w:semiHidden/>
    <w:unhideWhenUsed/>
    <w:rsid w:val="009751A4"/>
    <w:pPr>
      <w:numPr>
        <w:numId w:val="14"/>
      </w:numPr>
      <w:contextualSpacing/>
    </w:pPr>
  </w:style>
  <w:style w:type="paragraph" w:styleId="ListBullet5">
    <w:name w:val="List Bullet 5"/>
    <w:basedOn w:val="Normal"/>
    <w:uiPriority w:val="99"/>
    <w:semiHidden/>
    <w:unhideWhenUsed/>
    <w:rsid w:val="009751A4"/>
    <w:pPr>
      <w:numPr>
        <w:numId w:val="15"/>
      </w:numPr>
      <w:contextualSpacing/>
    </w:pPr>
  </w:style>
  <w:style w:type="paragraph" w:styleId="ListContinue">
    <w:name w:val="List Continue"/>
    <w:basedOn w:val="Normal"/>
    <w:uiPriority w:val="99"/>
    <w:semiHidden/>
    <w:unhideWhenUsed/>
    <w:rsid w:val="009751A4"/>
    <w:pPr>
      <w:spacing w:after="120"/>
      <w:ind w:left="360"/>
      <w:contextualSpacing/>
    </w:pPr>
  </w:style>
  <w:style w:type="paragraph" w:styleId="ListContinue2">
    <w:name w:val="List Continue 2"/>
    <w:basedOn w:val="Normal"/>
    <w:uiPriority w:val="99"/>
    <w:semiHidden/>
    <w:unhideWhenUsed/>
    <w:rsid w:val="009751A4"/>
    <w:pPr>
      <w:spacing w:after="120"/>
      <w:ind w:left="720"/>
      <w:contextualSpacing/>
    </w:pPr>
  </w:style>
  <w:style w:type="paragraph" w:styleId="ListContinue3">
    <w:name w:val="List Continue 3"/>
    <w:basedOn w:val="Normal"/>
    <w:uiPriority w:val="99"/>
    <w:semiHidden/>
    <w:unhideWhenUsed/>
    <w:rsid w:val="009751A4"/>
    <w:pPr>
      <w:spacing w:after="120"/>
      <w:ind w:left="1080"/>
      <w:contextualSpacing/>
    </w:pPr>
  </w:style>
  <w:style w:type="paragraph" w:styleId="ListContinue4">
    <w:name w:val="List Continue 4"/>
    <w:basedOn w:val="Normal"/>
    <w:uiPriority w:val="99"/>
    <w:semiHidden/>
    <w:unhideWhenUsed/>
    <w:rsid w:val="009751A4"/>
    <w:pPr>
      <w:spacing w:after="120"/>
      <w:ind w:left="1440"/>
      <w:contextualSpacing/>
    </w:pPr>
  </w:style>
  <w:style w:type="paragraph" w:styleId="ListContinue5">
    <w:name w:val="List Continue 5"/>
    <w:basedOn w:val="Normal"/>
    <w:uiPriority w:val="99"/>
    <w:semiHidden/>
    <w:unhideWhenUsed/>
    <w:rsid w:val="009751A4"/>
    <w:pPr>
      <w:spacing w:after="120"/>
      <w:ind w:left="1800"/>
      <w:contextualSpacing/>
    </w:pPr>
  </w:style>
  <w:style w:type="paragraph" w:styleId="ListNumber">
    <w:name w:val="List Number"/>
    <w:basedOn w:val="Normal"/>
    <w:uiPriority w:val="99"/>
    <w:semiHidden/>
    <w:unhideWhenUsed/>
    <w:rsid w:val="009751A4"/>
    <w:pPr>
      <w:numPr>
        <w:numId w:val="16"/>
      </w:numPr>
      <w:contextualSpacing/>
    </w:pPr>
  </w:style>
  <w:style w:type="paragraph" w:styleId="ListNumber2">
    <w:name w:val="List Number 2"/>
    <w:basedOn w:val="Normal"/>
    <w:uiPriority w:val="99"/>
    <w:semiHidden/>
    <w:unhideWhenUsed/>
    <w:rsid w:val="009751A4"/>
    <w:pPr>
      <w:numPr>
        <w:numId w:val="17"/>
      </w:numPr>
      <w:contextualSpacing/>
    </w:pPr>
  </w:style>
  <w:style w:type="paragraph" w:styleId="ListNumber3">
    <w:name w:val="List Number 3"/>
    <w:basedOn w:val="Normal"/>
    <w:uiPriority w:val="99"/>
    <w:semiHidden/>
    <w:unhideWhenUsed/>
    <w:rsid w:val="009751A4"/>
    <w:pPr>
      <w:numPr>
        <w:numId w:val="18"/>
      </w:numPr>
      <w:contextualSpacing/>
    </w:pPr>
  </w:style>
  <w:style w:type="paragraph" w:styleId="ListNumber4">
    <w:name w:val="List Number 4"/>
    <w:basedOn w:val="Normal"/>
    <w:uiPriority w:val="99"/>
    <w:semiHidden/>
    <w:unhideWhenUsed/>
    <w:rsid w:val="009751A4"/>
    <w:pPr>
      <w:numPr>
        <w:numId w:val="19"/>
      </w:numPr>
      <w:contextualSpacing/>
    </w:pPr>
  </w:style>
  <w:style w:type="paragraph" w:styleId="ListNumber5">
    <w:name w:val="List Number 5"/>
    <w:basedOn w:val="Normal"/>
    <w:uiPriority w:val="99"/>
    <w:semiHidden/>
    <w:unhideWhenUsed/>
    <w:rsid w:val="009751A4"/>
    <w:pPr>
      <w:numPr>
        <w:numId w:val="20"/>
      </w:numPr>
      <w:contextualSpacing/>
    </w:pPr>
  </w:style>
  <w:style w:type="character" w:customStyle="1" w:styleId="Mention">
    <w:name w:val="Mention"/>
    <w:basedOn w:val="DefaultParagraphFont"/>
    <w:uiPriority w:val="99"/>
    <w:semiHidden/>
    <w:unhideWhenUsed/>
    <w:rsid w:val="009751A4"/>
    <w:rPr>
      <w:color w:val="2B579A"/>
      <w:shd w:val="clear" w:color="auto" w:fill="E1DFDD"/>
    </w:rPr>
  </w:style>
  <w:style w:type="paragraph" w:styleId="MessageHeader">
    <w:name w:val="Message Header"/>
    <w:basedOn w:val="Normal"/>
    <w:link w:val="MessageHeaderChar"/>
    <w:uiPriority w:val="99"/>
    <w:semiHidden/>
    <w:unhideWhenUsed/>
    <w:rsid w:val="009751A4"/>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751A4"/>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9751A4"/>
    <w:rPr>
      <w:sz w:val="24"/>
      <w:szCs w:val="24"/>
      <w:lang w:val="en-GB" w:eastAsia="ja-JP"/>
    </w:rPr>
  </w:style>
  <w:style w:type="paragraph" w:styleId="NormalWeb">
    <w:name w:val="Normal (Web)"/>
    <w:basedOn w:val="Normal"/>
    <w:uiPriority w:val="99"/>
    <w:semiHidden/>
    <w:unhideWhenUsed/>
    <w:rsid w:val="009751A4"/>
  </w:style>
  <w:style w:type="paragraph" w:styleId="NormalIndent">
    <w:name w:val="Normal Indent"/>
    <w:basedOn w:val="Normal"/>
    <w:uiPriority w:val="99"/>
    <w:semiHidden/>
    <w:unhideWhenUsed/>
    <w:rsid w:val="009751A4"/>
    <w:pPr>
      <w:ind w:left="720"/>
    </w:pPr>
  </w:style>
  <w:style w:type="paragraph" w:styleId="NoteHeading">
    <w:name w:val="Note Heading"/>
    <w:basedOn w:val="Normal"/>
    <w:next w:val="Normal"/>
    <w:link w:val="NoteHeadingChar"/>
    <w:uiPriority w:val="99"/>
    <w:semiHidden/>
    <w:unhideWhenUsed/>
    <w:rsid w:val="009751A4"/>
    <w:pPr>
      <w:spacing w:before="0"/>
    </w:pPr>
  </w:style>
  <w:style w:type="character" w:customStyle="1" w:styleId="NoteHeadingChar">
    <w:name w:val="Note Heading Char"/>
    <w:basedOn w:val="DefaultParagraphFont"/>
    <w:link w:val="NoteHeading"/>
    <w:uiPriority w:val="99"/>
    <w:semiHidden/>
    <w:rsid w:val="009751A4"/>
    <w:rPr>
      <w:sz w:val="24"/>
      <w:szCs w:val="24"/>
      <w:lang w:val="en-GB" w:eastAsia="ja-JP"/>
    </w:rPr>
  </w:style>
  <w:style w:type="character" w:styleId="PageNumber">
    <w:name w:val="page number"/>
    <w:basedOn w:val="DefaultParagraphFont"/>
    <w:uiPriority w:val="99"/>
    <w:semiHidden/>
    <w:unhideWhenUsed/>
    <w:rsid w:val="009751A4"/>
  </w:style>
  <w:style w:type="character" w:styleId="PlaceholderText">
    <w:name w:val="Placeholder Text"/>
    <w:basedOn w:val="DefaultParagraphFont"/>
    <w:uiPriority w:val="99"/>
    <w:semiHidden/>
    <w:rsid w:val="009751A4"/>
    <w:rPr>
      <w:color w:val="666666"/>
    </w:rPr>
  </w:style>
  <w:style w:type="paragraph" w:styleId="PlainText">
    <w:name w:val="Plain Text"/>
    <w:basedOn w:val="Normal"/>
    <w:link w:val="PlainTextChar"/>
    <w:uiPriority w:val="99"/>
    <w:semiHidden/>
    <w:unhideWhenUsed/>
    <w:rsid w:val="009751A4"/>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9751A4"/>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9751A4"/>
  </w:style>
  <w:style w:type="character" w:customStyle="1" w:styleId="SalutationChar">
    <w:name w:val="Salutation Char"/>
    <w:basedOn w:val="DefaultParagraphFont"/>
    <w:link w:val="Salutation"/>
    <w:uiPriority w:val="99"/>
    <w:semiHidden/>
    <w:rsid w:val="009751A4"/>
    <w:rPr>
      <w:sz w:val="24"/>
      <w:szCs w:val="24"/>
      <w:lang w:val="en-GB" w:eastAsia="ja-JP"/>
    </w:rPr>
  </w:style>
  <w:style w:type="paragraph" w:styleId="Signature">
    <w:name w:val="Signature"/>
    <w:basedOn w:val="Normal"/>
    <w:link w:val="SignatureChar"/>
    <w:uiPriority w:val="99"/>
    <w:semiHidden/>
    <w:unhideWhenUsed/>
    <w:rsid w:val="009751A4"/>
    <w:pPr>
      <w:spacing w:before="0"/>
      <w:ind w:left="4320"/>
    </w:pPr>
  </w:style>
  <w:style w:type="character" w:customStyle="1" w:styleId="SignatureChar">
    <w:name w:val="Signature Char"/>
    <w:basedOn w:val="DefaultParagraphFont"/>
    <w:link w:val="Signature"/>
    <w:uiPriority w:val="99"/>
    <w:semiHidden/>
    <w:rsid w:val="009751A4"/>
    <w:rPr>
      <w:sz w:val="24"/>
      <w:szCs w:val="24"/>
      <w:lang w:val="en-GB" w:eastAsia="ja-JP"/>
    </w:rPr>
  </w:style>
  <w:style w:type="character" w:customStyle="1" w:styleId="SmartHyperlink">
    <w:name w:val="Smart Hyperlink"/>
    <w:basedOn w:val="DefaultParagraphFont"/>
    <w:uiPriority w:val="99"/>
    <w:semiHidden/>
    <w:unhideWhenUsed/>
    <w:rsid w:val="009751A4"/>
    <w:rPr>
      <w:u w:val="dotted"/>
    </w:rPr>
  </w:style>
  <w:style w:type="character" w:customStyle="1" w:styleId="SmartLink">
    <w:name w:val="Smart Link"/>
    <w:basedOn w:val="DefaultParagraphFont"/>
    <w:uiPriority w:val="99"/>
    <w:semiHidden/>
    <w:unhideWhenUsed/>
    <w:rsid w:val="009751A4"/>
    <w:rPr>
      <w:color w:val="0000FF"/>
      <w:u w:val="single"/>
      <w:shd w:val="clear" w:color="auto" w:fill="F3F2F1"/>
    </w:rPr>
  </w:style>
  <w:style w:type="character" w:styleId="Strong">
    <w:name w:val="Strong"/>
    <w:basedOn w:val="DefaultParagraphFont"/>
    <w:uiPriority w:val="22"/>
    <w:rsid w:val="009751A4"/>
    <w:rPr>
      <w:b/>
      <w:bCs/>
    </w:rPr>
  </w:style>
  <w:style w:type="character" w:styleId="SubtleEmphasis">
    <w:name w:val="Subtle Emphasis"/>
    <w:basedOn w:val="DefaultParagraphFont"/>
    <w:uiPriority w:val="19"/>
    <w:rsid w:val="009751A4"/>
    <w:rPr>
      <w:i/>
      <w:iCs/>
      <w:color w:val="404040" w:themeColor="text1" w:themeTint="BF"/>
    </w:rPr>
  </w:style>
  <w:style w:type="character" w:styleId="SubtleReference">
    <w:name w:val="Subtle Reference"/>
    <w:basedOn w:val="DefaultParagraphFont"/>
    <w:uiPriority w:val="31"/>
    <w:rsid w:val="009751A4"/>
    <w:rPr>
      <w:smallCaps/>
      <w:color w:val="5A5A5A" w:themeColor="text1" w:themeTint="A5"/>
    </w:rPr>
  </w:style>
  <w:style w:type="paragraph" w:styleId="TableofAuthorities">
    <w:name w:val="table of authorities"/>
    <w:basedOn w:val="Normal"/>
    <w:next w:val="Normal"/>
    <w:uiPriority w:val="99"/>
    <w:semiHidden/>
    <w:unhideWhenUsed/>
    <w:rsid w:val="009751A4"/>
    <w:pPr>
      <w:ind w:left="240" w:hanging="240"/>
    </w:pPr>
  </w:style>
  <w:style w:type="paragraph" w:styleId="TOAHeading">
    <w:name w:val="toa heading"/>
    <w:basedOn w:val="Normal"/>
    <w:next w:val="Normal"/>
    <w:uiPriority w:val="99"/>
    <w:semiHidden/>
    <w:unhideWhenUsed/>
    <w:rsid w:val="009751A4"/>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9751A4"/>
    <w:pPr>
      <w:spacing w:after="100"/>
      <w:ind w:left="720"/>
    </w:pPr>
  </w:style>
  <w:style w:type="paragraph" w:styleId="TOC5">
    <w:name w:val="toc 5"/>
    <w:basedOn w:val="Normal"/>
    <w:next w:val="Normal"/>
    <w:autoRedefine/>
    <w:uiPriority w:val="39"/>
    <w:semiHidden/>
    <w:unhideWhenUsed/>
    <w:rsid w:val="009751A4"/>
    <w:pPr>
      <w:spacing w:after="100"/>
      <w:ind w:left="960"/>
    </w:pPr>
  </w:style>
  <w:style w:type="paragraph" w:styleId="TOC6">
    <w:name w:val="toc 6"/>
    <w:basedOn w:val="Normal"/>
    <w:next w:val="Normal"/>
    <w:autoRedefine/>
    <w:uiPriority w:val="39"/>
    <w:semiHidden/>
    <w:unhideWhenUsed/>
    <w:rsid w:val="009751A4"/>
    <w:pPr>
      <w:spacing w:after="100"/>
      <w:ind w:left="1200"/>
    </w:pPr>
  </w:style>
  <w:style w:type="paragraph" w:styleId="TOC7">
    <w:name w:val="toc 7"/>
    <w:basedOn w:val="Normal"/>
    <w:next w:val="Normal"/>
    <w:autoRedefine/>
    <w:uiPriority w:val="39"/>
    <w:semiHidden/>
    <w:unhideWhenUsed/>
    <w:rsid w:val="009751A4"/>
    <w:pPr>
      <w:spacing w:after="100"/>
      <w:ind w:left="1440"/>
    </w:pPr>
  </w:style>
  <w:style w:type="paragraph" w:styleId="TOC8">
    <w:name w:val="toc 8"/>
    <w:basedOn w:val="Normal"/>
    <w:next w:val="Normal"/>
    <w:autoRedefine/>
    <w:uiPriority w:val="39"/>
    <w:semiHidden/>
    <w:unhideWhenUsed/>
    <w:rsid w:val="009751A4"/>
    <w:pPr>
      <w:spacing w:after="100"/>
      <w:ind w:left="1680"/>
    </w:pPr>
  </w:style>
  <w:style w:type="paragraph" w:styleId="TOC9">
    <w:name w:val="toc 9"/>
    <w:basedOn w:val="Normal"/>
    <w:next w:val="Normal"/>
    <w:autoRedefine/>
    <w:uiPriority w:val="39"/>
    <w:semiHidden/>
    <w:unhideWhenUsed/>
    <w:rsid w:val="009751A4"/>
    <w:pPr>
      <w:spacing w:after="100"/>
      <w:ind w:left="1920"/>
    </w:pPr>
  </w:style>
  <w:style w:type="paragraph" w:styleId="TOCHeading">
    <w:name w:val="TOC Heading"/>
    <w:basedOn w:val="Heading1"/>
    <w:next w:val="Normal"/>
    <w:uiPriority w:val="39"/>
    <w:semiHidden/>
    <w:unhideWhenUsed/>
    <w:rsid w:val="009751A4"/>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
    <w:name w:val="Unresolved Mention"/>
    <w:basedOn w:val="DefaultParagraphFont"/>
    <w:uiPriority w:val="99"/>
    <w:semiHidden/>
    <w:unhideWhenUsed/>
    <w:rsid w:val="009751A4"/>
    <w:rPr>
      <w:color w:val="605E5C"/>
      <w:shd w:val="clear" w:color="auto" w:fill="E1DFDD"/>
    </w:rPr>
  </w:style>
  <w:style w:type="paragraph" w:customStyle="1" w:styleId="AnnexNoTitle0">
    <w:name w:val="Annex_NoTitle"/>
    <w:basedOn w:val="Normal"/>
    <w:next w:val="Normal"/>
    <w:qFormat/>
    <w:rsid w:val="00FF574B"/>
    <w:pPr>
      <w:keepNext/>
      <w:keepLines/>
      <w:tabs>
        <w:tab w:val="left" w:pos="794"/>
        <w:tab w:val="left" w:pos="1191"/>
        <w:tab w:val="left" w:pos="1588"/>
        <w:tab w:val="left" w:pos="1985"/>
      </w:tabs>
      <w:spacing w:before="720"/>
      <w:jc w:val="center"/>
      <w:outlineLvl w:val="0"/>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ulkr.gupta@gov.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neha.upadhyay86@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8</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DDP template for SG05 (2025-2028 study period)</vt:lpstr>
    </vt:vector>
  </TitlesOfParts>
  <Manager>ITU-T</Manager>
  <Company>International Telecommunication Union (ITU)</Company>
  <LinksUpToDate>false</LinksUpToDate>
  <CharactersWithSpaces>13831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SG05 (2025-2028 study period)</dc:title>
  <dc:subject>ITU-T SG05</dc:subject>
  <dc:creator>TSB (2024-10-30)</dc:creator>
  <cp:keywords/>
  <dc:description>DDP-SG05.docx  For: _x000d_Document date: _x000d_Saved by ITU51018016 at 13:26:46 on 30/10/2024</dc:description>
  <cp:lastModifiedBy>PC</cp:lastModifiedBy>
  <cp:revision>66</cp:revision>
  <cp:lastPrinted>2011-04-05T14:28:00Z</cp:lastPrinted>
  <dcterms:created xsi:type="dcterms:W3CDTF">2024-10-30T12:26:00Z</dcterms:created>
  <dcterms:modified xsi:type="dcterms:W3CDTF">2025-04-28T09:27:00Z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DDP-SG05.docx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