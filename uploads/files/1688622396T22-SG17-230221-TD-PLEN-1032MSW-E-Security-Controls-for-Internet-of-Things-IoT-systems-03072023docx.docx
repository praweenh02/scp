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47"/>
        <w:gridCol w:w="3635"/>
        <w:gridCol w:w="371"/>
        <w:gridCol w:w="4310"/>
      </w:tblGrid>
      <w:tr w:rsidR="00FB4139" w:rsidRPr="00FB4139" w14:paraId="686D06BF" w14:textId="77777777" w:rsidTr="00D15B88">
        <w:trPr>
          <w:cantSplit/>
        </w:trPr>
        <w:tc>
          <w:tcPr>
            <w:tcW w:w="1191" w:type="dxa"/>
            <w:vMerge w:val="restart"/>
          </w:tcPr>
          <w:p w14:paraId="449B461C" w14:textId="77777777" w:rsidR="00FB4139" w:rsidRPr="00FB4139" w:rsidRDefault="00FB4139" w:rsidP="00FB4139">
            <w:pPr>
              <w:rPr>
                <w:sz w:val="20"/>
                <w:szCs w:val="20"/>
              </w:rPr>
            </w:pPr>
            <w:bookmarkStart w:id="0" w:name="dnum" w:colFirst="2" w:colLast="2"/>
            <w:bookmarkStart w:id="1" w:name="dtableau"/>
            <w:bookmarkStart w:id="2" w:name="dcontact"/>
            <w:bookmarkStart w:id="3" w:name="dcontact1"/>
            <w:bookmarkStart w:id="4" w:name="dcontent1" w:colFirst="1" w:colLast="1"/>
            <w:bookmarkStart w:id="5" w:name="_Hlk98768222"/>
            <w:r w:rsidRPr="00FB4139">
              <w:rPr>
                <w:noProof/>
                <w:lang w:val="en-US" w:eastAsia="en-US"/>
              </w:rPr>
              <w:drawing>
                <wp:inline distT="0" distB="0" distL="0" distR="0" wp14:anchorId="4A51537E" wp14:editId="2CFCF486">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3"/>
            <w:vMerge w:val="restart"/>
          </w:tcPr>
          <w:p w14:paraId="13DD8331" w14:textId="77777777" w:rsidR="00FB4139" w:rsidRPr="00FB4139" w:rsidRDefault="00FB4139" w:rsidP="00FB4139">
            <w:pPr>
              <w:rPr>
                <w:sz w:val="16"/>
                <w:szCs w:val="16"/>
              </w:rPr>
            </w:pPr>
            <w:r w:rsidRPr="00FB4139">
              <w:rPr>
                <w:sz w:val="16"/>
                <w:szCs w:val="16"/>
              </w:rPr>
              <w:t>INTERNATIONAL TELECOMMUNICATION UNION</w:t>
            </w:r>
          </w:p>
          <w:p w14:paraId="33FEB6E2" w14:textId="77777777" w:rsidR="00FB4139" w:rsidRPr="00FB4139" w:rsidRDefault="00FB4139" w:rsidP="00FB4139">
            <w:pPr>
              <w:rPr>
                <w:b/>
                <w:bCs/>
                <w:sz w:val="26"/>
                <w:szCs w:val="26"/>
              </w:rPr>
            </w:pPr>
            <w:r w:rsidRPr="00FB4139">
              <w:rPr>
                <w:b/>
                <w:bCs/>
                <w:sz w:val="26"/>
                <w:szCs w:val="26"/>
              </w:rPr>
              <w:t>TELECOMMUNICATION</w:t>
            </w:r>
            <w:r w:rsidRPr="00FB4139">
              <w:rPr>
                <w:b/>
                <w:bCs/>
                <w:sz w:val="26"/>
                <w:szCs w:val="26"/>
              </w:rPr>
              <w:br/>
              <w:t>STANDARDIZATION SECTOR</w:t>
            </w:r>
          </w:p>
          <w:p w14:paraId="4DBACBE6" w14:textId="77777777" w:rsidR="00FB4139" w:rsidRPr="00FB4139" w:rsidRDefault="00FB4139" w:rsidP="00FB4139">
            <w:pPr>
              <w:rPr>
                <w:sz w:val="20"/>
                <w:szCs w:val="20"/>
              </w:rPr>
            </w:pPr>
            <w:r w:rsidRPr="00FB4139">
              <w:rPr>
                <w:sz w:val="20"/>
                <w:szCs w:val="20"/>
              </w:rPr>
              <w:t xml:space="preserve">STUDY PERIOD </w:t>
            </w:r>
            <w:bookmarkStart w:id="6" w:name="dstudyperiod"/>
            <w:r w:rsidRPr="00FB4139">
              <w:rPr>
                <w:sz w:val="20"/>
              </w:rPr>
              <w:t>2022</w:t>
            </w:r>
            <w:r w:rsidRPr="00FB4139">
              <w:rPr>
                <w:sz w:val="20"/>
                <w:szCs w:val="20"/>
              </w:rPr>
              <w:t>-</w:t>
            </w:r>
            <w:r w:rsidRPr="00FB4139">
              <w:rPr>
                <w:sz w:val="20"/>
              </w:rPr>
              <w:t>2024</w:t>
            </w:r>
            <w:bookmarkEnd w:id="6"/>
          </w:p>
        </w:tc>
        <w:tc>
          <w:tcPr>
            <w:tcW w:w="4681" w:type="dxa"/>
            <w:gridSpan w:val="2"/>
            <w:vAlign w:val="center"/>
          </w:tcPr>
          <w:p w14:paraId="122D218E" w14:textId="7A92F859" w:rsidR="00FB4139" w:rsidRPr="00FB4139" w:rsidRDefault="00FB4139" w:rsidP="00FB4139">
            <w:pPr>
              <w:pStyle w:val="Docnumber"/>
            </w:pPr>
            <w:r>
              <w:t>SG17-TD</w:t>
            </w:r>
            <w:r w:rsidR="006304B5">
              <w:rPr>
                <w:rFonts w:eastAsia="MS Mincho"/>
                <w:lang w:eastAsia="ja-JP"/>
              </w:rPr>
              <w:t>1032</w:t>
            </w:r>
          </w:p>
        </w:tc>
      </w:tr>
      <w:tr w:rsidR="00FB4139" w:rsidRPr="00FB4139" w14:paraId="563E2815" w14:textId="77777777" w:rsidTr="00D15B88">
        <w:trPr>
          <w:cantSplit/>
        </w:trPr>
        <w:tc>
          <w:tcPr>
            <w:tcW w:w="1191" w:type="dxa"/>
            <w:vMerge/>
          </w:tcPr>
          <w:p w14:paraId="39A8B623" w14:textId="77777777" w:rsidR="00FB4139" w:rsidRPr="00FB4139" w:rsidRDefault="00FB4139" w:rsidP="00FB4139">
            <w:pPr>
              <w:rPr>
                <w:smallCaps/>
                <w:sz w:val="20"/>
              </w:rPr>
            </w:pPr>
            <w:bookmarkStart w:id="7" w:name="dsg" w:colFirst="2" w:colLast="2"/>
            <w:bookmarkEnd w:id="0"/>
          </w:p>
        </w:tc>
        <w:tc>
          <w:tcPr>
            <w:tcW w:w="4051" w:type="dxa"/>
            <w:gridSpan w:val="3"/>
            <w:vMerge/>
          </w:tcPr>
          <w:p w14:paraId="18603402" w14:textId="77777777" w:rsidR="00FB4139" w:rsidRPr="00FB4139" w:rsidRDefault="00FB4139" w:rsidP="00FB4139">
            <w:pPr>
              <w:rPr>
                <w:smallCaps/>
                <w:sz w:val="20"/>
              </w:rPr>
            </w:pPr>
          </w:p>
        </w:tc>
        <w:tc>
          <w:tcPr>
            <w:tcW w:w="4681" w:type="dxa"/>
            <w:gridSpan w:val="2"/>
          </w:tcPr>
          <w:p w14:paraId="3DB7FBA8" w14:textId="337425BD" w:rsidR="00FB4139" w:rsidRPr="00FB4139" w:rsidRDefault="00FB4139" w:rsidP="00FB4139">
            <w:pPr>
              <w:jc w:val="right"/>
              <w:rPr>
                <w:b/>
                <w:bCs/>
                <w:smallCaps/>
                <w:sz w:val="28"/>
                <w:szCs w:val="28"/>
              </w:rPr>
            </w:pPr>
            <w:r>
              <w:rPr>
                <w:b/>
                <w:bCs/>
                <w:smallCaps/>
                <w:sz w:val="28"/>
                <w:szCs w:val="28"/>
              </w:rPr>
              <w:t>STUDY GROUP 17</w:t>
            </w:r>
          </w:p>
        </w:tc>
      </w:tr>
      <w:bookmarkEnd w:id="7"/>
      <w:tr w:rsidR="00FB4139" w:rsidRPr="00FB4139" w14:paraId="609036DC" w14:textId="77777777" w:rsidTr="00D15B88">
        <w:trPr>
          <w:cantSplit/>
        </w:trPr>
        <w:tc>
          <w:tcPr>
            <w:tcW w:w="1191" w:type="dxa"/>
            <w:vMerge/>
            <w:tcBorders>
              <w:bottom w:val="single" w:sz="12" w:space="0" w:color="auto"/>
            </w:tcBorders>
          </w:tcPr>
          <w:p w14:paraId="2994957B" w14:textId="77777777" w:rsidR="00FB4139" w:rsidRPr="00FB4139" w:rsidRDefault="00FB4139" w:rsidP="00FB4139">
            <w:pPr>
              <w:rPr>
                <w:b/>
                <w:bCs/>
                <w:sz w:val="26"/>
              </w:rPr>
            </w:pPr>
          </w:p>
        </w:tc>
        <w:tc>
          <w:tcPr>
            <w:tcW w:w="4051" w:type="dxa"/>
            <w:gridSpan w:val="3"/>
            <w:vMerge/>
            <w:tcBorders>
              <w:bottom w:val="single" w:sz="12" w:space="0" w:color="auto"/>
            </w:tcBorders>
          </w:tcPr>
          <w:p w14:paraId="44376015" w14:textId="77777777" w:rsidR="00FB4139" w:rsidRPr="00FB4139" w:rsidRDefault="00FB4139" w:rsidP="00FB4139">
            <w:pPr>
              <w:rPr>
                <w:b/>
                <w:bCs/>
                <w:sz w:val="26"/>
              </w:rPr>
            </w:pPr>
          </w:p>
        </w:tc>
        <w:tc>
          <w:tcPr>
            <w:tcW w:w="4681" w:type="dxa"/>
            <w:gridSpan w:val="2"/>
            <w:tcBorders>
              <w:bottom w:val="single" w:sz="12" w:space="0" w:color="auto"/>
            </w:tcBorders>
            <w:vAlign w:val="center"/>
          </w:tcPr>
          <w:p w14:paraId="1B6DDBA6" w14:textId="77777777" w:rsidR="00FB4139" w:rsidRPr="00FB4139" w:rsidRDefault="00FB4139" w:rsidP="00FB4139">
            <w:pPr>
              <w:jc w:val="right"/>
              <w:rPr>
                <w:b/>
                <w:bCs/>
                <w:sz w:val="28"/>
                <w:szCs w:val="28"/>
              </w:rPr>
            </w:pPr>
            <w:r w:rsidRPr="00FB4139">
              <w:rPr>
                <w:b/>
                <w:bCs/>
                <w:sz w:val="28"/>
                <w:szCs w:val="28"/>
              </w:rPr>
              <w:t>Original: English</w:t>
            </w:r>
          </w:p>
        </w:tc>
      </w:tr>
      <w:tr w:rsidR="00FB4139" w:rsidRPr="00FB4139" w14:paraId="6160A2DE" w14:textId="77777777" w:rsidTr="00FB4139">
        <w:trPr>
          <w:cantSplit/>
        </w:trPr>
        <w:tc>
          <w:tcPr>
            <w:tcW w:w="1560" w:type="dxa"/>
            <w:gridSpan w:val="2"/>
          </w:tcPr>
          <w:p w14:paraId="179581AC" w14:textId="77777777" w:rsidR="00FB4139" w:rsidRPr="00FB4139" w:rsidRDefault="00FB4139" w:rsidP="00FB4139">
            <w:pPr>
              <w:rPr>
                <w:b/>
                <w:bCs/>
              </w:rPr>
            </w:pPr>
            <w:bookmarkStart w:id="8" w:name="dbluepink" w:colFirst="1" w:colLast="1"/>
            <w:bookmarkStart w:id="9" w:name="dmeeting" w:colFirst="2" w:colLast="2"/>
            <w:r w:rsidRPr="00FB4139">
              <w:rPr>
                <w:b/>
                <w:bCs/>
              </w:rPr>
              <w:t>Question(s):</w:t>
            </w:r>
          </w:p>
        </w:tc>
        <w:tc>
          <w:tcPr>
            <w:tcW w:w="3682" w:type="dxa"/>
            <w:gridSpan w:val="2"/>
          </w:tcPr>
          <w:p w14:paraId="5D9C5E9A" w14:textId="0EBEE2AA" w:rsidR="00FB4139" w:rsidRPr="00FB4139" w:rsidRDefault="00855DBD" w:rsidP="00FB4139">
            <w:r>
              <w:rPr>
                <w:rFonts w:eastAsia="MS Mincho" w:hint="eastAsia"/>
              </w:rPr>
              <w:t>6</w:t>
            </w:r>
            <w:r w:rsidR="00FB4139" w:rsidRPr="00FB4139">
              <w:t>/17</w:t>
            </w:r>
          </w:p>
        </w:tc>
        <w:bookmarkStart w:id="10" w:name="OLE_LINK4"/>
        <w:tc>
          <w:tcPr>
            <w:tcW w:w="4681" w:type="dxa"/>
            <w:gridSpan w:val="2"/>
          </w:tcPr>
          <w:p w14:paraId="52E61FD9" w14:textId="42D489D0" w:rsidR="00FB4139" w:rsidRPr="00FB4139" w:rsidRDefault="00807B45" w:rsidP="00FB4139">
            <w:pPr>
              <w:jc w:val="right"/>
            </w:pPr>
            <w:sdt>
              <w:sdtPr>
                <w:rPr>
                  <w:rFonts w:asciiTheme="majorBidi" w:hAnsiTheme="majorBidi" w:cstheme="majorBidi"/>
                  <w:b/>
                  <w:bCs/>
                  <w:color w:val="444444"/>
                  <w:bdr w:val="none" w:sz="0" w:space="0" w:color="auto" w:frame="1"/>
                  <w:shd w:val="clear" w:color="auto" w:fill="FFFFFF"/>
                </w:rPr>
                <w:alias w:val="Place"/>
                <w:tag w:val="Place"/>
                <w:id w:val="594904712"/>
                <w:placeholder>
                  <w:docPart w:val="7E464E7B64394EBA9965A1C01DA8235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Pr="0015388E">
                  <w:rPr>
                    <w:rFonts w:asciiTheme="majorBidi" w:hAnsiTheme="majorBidi" w:cstheme="majorBidi"/>
                    <w:b/>
                    <w:bCs/>
                    <w:color w:val="444444"/>
                    <w:bdr w:val="none" w:sz="0" w:space="0" w:color="auto" w:frame="1"/>
                    <w:shd w:val="clear" w:color="auto" w:fill="FFFFFF"/>
                  </w:rPr>
                  <w:t>Goyang, Korea (Rep. of),</w:t>
                </w:r>
              </w:sdtContent>
            </w:sdt>
            <w:r>
              <w:rPr>
                <w:color w:val="FF0000"/>
              </w:rPr>
              <w:t xml:space="preserve"> </w:t>
            </w:r>
            <w:sdt>
              <w:sdtPr>
                <w:rPr>
                  <w:rFonts w:asciiTheme="majorBidi" w:hAnsiTheme="majorBidi" w:cstheme="majorBidi"/>
                  <w:b/>
                  <w:bCs/>
                  <w:color w:val="444444"/>
                  <w:bdr w:val="none" w:sz="0" w:space="0" w:color="auto" w:frame="1"/>
                  <w:shd w:val="clear" w:color="auto" w:fill="FFFFFF"/>
                </w:rPr>
                <w:alias w:val="When"/>
                <w:tag w:val="When"/>
                <w:id w:val="542724177"/>
                <w:placeholder>
                  <w:docPart w:val="E87945D9797B4E18BCEB7887234AECC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Pr="0015388E">
                  <w:rPr>
                    <w:rFonts w:asciiTheme="majorBidi" w:hAnsiTheme="majorBidi" w:cstheme="majorBidi"/>
                    <w:b/>
                    <w:bCs/>
                    <w:color w:val="444444"/>
                    <w:bdr w:val="none" w:sz="0" w:space="0" w:color="auto" w:frame="1"/>
                    <w:shd w:val="clear" w:color="auto" w:fill="FFFFFF"/>
                  </w:rPr>
                  <w:t>29 August - 8 September 2023</w:t>
                </w:r>
              </w:sdtContent>
            </w:sdt>
            <w:bookmarkEnd w:id="10"/>
          </w:p>
        </w:tc>
      </w:tr>
      <w:tr w:rsidR="00FB4139" w:rsidRPr="00FB4139" w14:paraId="01CA172D" w14:textId="77777777" w:rsidTr="00D15B88">
        <w:trPr>
          <w:cantSplit/>
        </w:trPr>
        <w:tc>
          <w:tcPr>
            <w:tcW w:w="9923" w:type="dxa"/>
            <w:gridSpan w:val="6"/>
          </w:tcPr>
          <w:p w14:paraId="53551316" w14:textId="39B91ED9" w:rsidR="00FB4139" w:rsidRPr="00FB4139" w:rsidRDefault="00807B45" w:rsidP="00FB4139">
            <w:pPr>
              <w:jc w:val="center"/>
              <w:rPr>
                <w:b/>
                <w:bCs/>
              </w:rPr>
            </w:pPr>
            <w:bookmarkStart w:id="11" w:name="ddoctype"/>
            <w:bookmarkEnd w:id="8"/>
            <w:bookmarkEnd w:id="9"/>
            <w:r>
              <w:rPr>
                <w:b/>
                <w:bCs/>
              </w:rPr>
              <w:t>Contribution</w:t>
            </w:r>
          </w:p>
        </w:tc>
      </w:tr>
      <w:tr w:rsidR="00FB4139" w:rsidRPr="00FB4139" w14:paraId="0FD836C0" w14:textId="77777777" w:rsidTr="00FB4139">
        <w:trPr>
          <w:cantSplit/>
        </w:trPr>
        <w:tc>
          <w:tcPr>
            <w:tcW w:w="1560" w:type="dxa"/>
            <w:gridSpan w:val="2"/>
          </w:tcPr>
          <w:p w14:paraId="40E7C734" w14:textId="77777777" w:rsidR="00FB4139" w:rsidRPr="00FB4139" w:rsidRDefault="00FB4139" w:rsidP="00FB4139">
            <w:pPr>
              <w:rPr>
                <w:b/>
                <w:bCs/>
              </w:rPr>
            </w:pPr>
            <w:bookmarkStart w:id="12" w:name="dsource" w:colFirst="1" w:colLast="1"/>
            <w:bookmarkEnd w:id="11"/>
            <w:r w:rsidRPr="00FB4139">
              <w:rPr>
                <w:b/>
                <w:bCs/>
              </w:rPr>
              <w:t>Source:</w:t>
            </w:r>
          </w:p>
        </w:tc>
        <w:tc>
          <w:tcPr>
            <w:tcW w:w="8363" w:type="dxa"/>
            <w:gridSpan w:val="4"/>
          </w:tcPr>
          <w:p w14:paraId="16D1F607" w14:textId="429CB05A" w:rsidR="00FB4139" w:rsidRPr="00FB4139" w:rsidRDefault="00807B45" w:rsidP="00FB4139">
            <w:r w:rsidRPr="005E5455">
              <w:rPr>
                <w:rFonts w:asciiTheme="majorBidi" w:eastAsia="Times New Roman" w:hAnsiTheme="majorBidi" w:cstheme="majorBidi"/>
                <w:lang w:eastAsia="en-US"/>
              </w:rPr>
              <w:t>Ministry of Communications</w:t>
            </w:r>
            <w:r>
              <w:rPr>
                <w:rFonts w:asciiTheme="majorBidi" w:eastAsia="Times New Roman" w:hAnsiTheme="majorBidi" w:cstheme="majorBidi"/>
                <w:lang w:eastAsia="en-US"/>
              </w:rPr>
              <w:t>, India</w:t>
            </w:r>
          </w:p>
        </w:tc>
      </w:tr>
      <w:tr w:rsidR="00FB4139" w:rsidRPr="00FB4139" w14:paraId="37581CB0" w14:textId="77777777" w:rsidTr="00FB4139">
        <w:trPr>
          <w:cantSplit/>
        </w:trPr>
        <w:tc>
          <w:tcPr>
            <w:tcW w:w="1560" w:type="dxa"/>
            <w:gridSpan w:val="2"/>
            <w:tcBorders>
              <w:bottom w:val="single" w:sz="8" w:space="0" w:color="auto"/>
            </w:tcBorders>
          </w:tcPr>
          <w:p w14:paraId="74B90CCF" w14:textId="77777777" w:rsidR="00FB4139" w:rsidRPr="00FB4139" w:rsidRDefault="00FB4139" w:rsidP="00FB4139">
            <w:pPr>
              <w:rPr>
                <w:b/>
                <w:bCs/>
              </w:rPr>
            </w:pPr>
            <w:bookmarkStart w:id="13" w:name="dtitle1" w:colFirst="1" w:colLast="1"/>
            <w:bookmarkEnd w:id="12"/>
            <w:r w:rsidRPr="00FB4139">
              <w:rPr>
                <w:b/>
                <w:bCs/>
              </w:rPr>
              <w:t>Title:</w:t>
            </w:r>
          </w:p>
        </w:tc>
        <w:tc>
          <w:tcPr>
            <w:tcW w:w="8363" w:type="dxa"/>
            <w:gridSpan w:val="4"/>
            <w:tcBorders>
              <w:bottom w:val="single" w:sz="8" w:space="0" w:color="auto"/>
            </w:tcBorders>
          </w:tcPr>
          <w:p w14:paraId="3DB84F29" w14:textId="428B96A8" w:rsidR="00807B45" w:rsidRDefault="00807B45" w:rsidP="00807B45">
            <w:pPr>
              <w:pStyle w:val="TSBHeaderTitle"/>
              <w:rPr>
                <w:lang w:eastAsia="zh-CN"/>
              </w:rPr>
            </w:pPr>
            <w:r w:rsidRPr="00221A28">
              <w:t>Proposed Revision of</w:t>
            </w:r>
            <w:r>
              <w:rPr>
                <w:rFonts w:cs="Nirmala UI"/>
                <w:cs/>
                <w:lang w:eastAsia="zh-CN" w:bidi="hi-IN"/>
              </w:rPr>
              <w:t xml:space="preserve"> </w:t>
            </w:r>
            <w:r w:rsidRPr="00F23F29">
              <w:rPr>
                <w:noProof/>
              </w:rPr>
              <w:t>SG17</w:t>
            </w:r>
            <w:r w:rsidRPr="00F23F29">
              <w:rPr>
                <w:rFonts w:cs="Nirmala UI"/>
                <w:bCs/>
                <w:szCs w:val="32"/>
                <w:cs/>
                <w:lang w:bidi="hi-IN"/>
              </w:rPr>
              <w:t>-</w:t>
            </w:r>
            <w:r>
              <w:t xml:space="preserve">TD1032 </w:t>
            </w:r>
            <w:r>
              <w:rPr>
                <w:lang w:eastAsia="zh-CN"/>
              </w:rPr>
              <w:t>X</w:t>
            </w:r>
            <w:r>
              <w:rPr>
                <w:rFonts w:cs="Nirmala UI"/>
                <w:cs/>
                <w:lang w:eastAsia="zh-CN" w:bidi="hi-IN"/>
              </w:rPr>
              <w:t>.</w:t>
            </w:r>
            <w:r>
              <w:rPr>
                <w:lang w:eastAsia="zh-CN"/>
              </w:rPr>
              <w:t>sc</w:t>
            </w:r>
            <w:r>
              <w:rPr>
                <w:rFonts w:cs="Nirmala UI"/>
                <w:cs/>
                <w:lang w:eastAsia="zh-CN" w:bidi="hi-IN"/>
              </w:rPr>
              <w:t>-</w:t>
            </w:r>
            <w:r>
              <w:rPr>
                <w:lang w:eastAsia="zh-CN"/>
              </w:rPr>
              <w:t>iot</w:t>
            </w:r>
            <w:r>
              <w:rPr>
                <w:rFonts w:cs="Nirmala UI"/>
                <w:cs/>
                <w:lang w:eastAsia="zh-CN" w:bidi="hi-IN"/>
              </w:rPr>
              <w:t xml:space="preserve">: </w:t>
            </w:r>
            <w:r w:rsidRPr="008779B1">
              <w:rPr>
                <w:lang w:eastAsia="zh-CN"/>
              </w:rPr>
              <w:t xml:space="preserve">Security Controls for Internet of Things </w:t>
            </w:r>
            <w:r w:rsidRPr="008779B1">
              <w:rPr>
                <w:rFonts w:cs="Nirmala UI"/>
                <w:cs/>
                <w:lang w:eastAsia="zh-CN" w:bidi="hi-IN"/>
              </w:rPr>
              <w:t>(</w:t>
            </w:r>
            <w:r w:rsidRPr="008779B1">
              <w:rPr>
                <w:lang w:eastAsia="zh-CN"/>
              </w:rPr>
              <w:t>IoT</w:t>
            </w:r>
            <w:r w:rsidRPr="008779B1">
              <w:rPr>
                <w:rFonts w:cs="Nirmala UI"/>
                <w:cs/>
                <w:lang w:eastAsia="zh-CN" w:bidi="hi-IN"/>
              </w:rPr>
              <w:t xml:space="preserve">) </w:t>
            </w:r>
            <w:r w:rsidRPr="008779B1">
              <w:rPr>
                <w:lang w:eastAsia="zh-CN"/>
              </w:rPr>
              <w:t>systems</w:t>
            </w:r>
          </w:p>
          <w:p w14:paraId="7A2D4FB7" w14:textId="664D4761" w:rsidR="00FB4139" w:rsidRPr="00E121F6" w:rsidRDefault="00FB4139" w:rsidP="006304B5">
            <w:pPr>
              <w:keepNext/>
              <w:keepLines/>
              <w:tabs>
                <w:tab w:val="left" w:pos="794"/>
                <w:tab w:val="left" w:pos="1191"/>
                <w:tab w:val="left" w:pos="1588"/>
                <w:tab w:val="left" w:pos="1985"/>
              </w:tabs>
              <w:overflowPunct w:val="0"/>
              <w:autoSpaceDE w:val="0"/>
              <w:autoSpaceDN w:val="0"/>
              <w:adjustRightInd w:val="0"/>
              <w:textAlignment w:val="baseline"/>
              <w:rPr>
                <w:rFonts w:eastAsia="MS Mincho"/>
              </w:rPr>
            </w:pPr>
          </w:p>
        </w:tc>
      </w:tr>
      <w:bookmarkEnd w:id="1"/>
      <w:bookmarkEnd w:id="13"/>
      <w:tr w:rsidR="00B86396" w:rsidRPr="00A31523" w14:paraId="44575018" w14:textId="77777777" w:rsidTr="00FB4139">
        <w:trPr>
          <w:cantSplit/>
        </w:trPr>
        <w:tc>
          <w:tcPr>
            <w:tcW w:w="1560" w:type="dxa"/>
            <w:gridSpan w:val="2"/>
            <w:tcBorders>
              <w:top w:val="single" w:sz="8" w:space="0" w:color="auto"/>
              <w:bottom w:val="single" w:sz="8" w:space="0" w:color="auto"/>
            </w:tcBorders>
          </w:tcPr>
          <w:p w14:paraId="571BDB03" w14:textId="55C722BD" w:rsidR="00B86396" w:rsidRPr="00870A71" w:rsidRDefault="00B86396" w:rsidP="00B86396">
            <w:pPr>
              <w:rPr>
                <w:b/>
                <w:bCs/>
              </w:rPr>
            </w:pPr>
            <w:r w:rsidRPr="00226C1C">
              <w:rPr>
                <w:b/>
                <w:bCs/>
              </w:rPr>
              <w:t>Contact:</w:t>
            </w:r>
          </w:p>
        </w:tc>
        <w:tc>
          <w:tcPr>
            <w:tcW w:w="4053" w:type="dxa"/>
            <w:gridSpan w:val="3"/>
            <w:tcBorders>
              <w:top w:val="single" w:sz="8" w:space="0" w:color="auto"/>
              <w:bottom w:val="single" w:sz="8" w:space="0" w:color="auto"/>
            </w:tcBorders>
          </w:tcPr>
          <w:p w14:paraId="62ADEF8F" w14:textId="227A2FB0" w:rsidR="00B86396" w:rsidRPr="00870A71" w:rsidRDefault="00807B45" w:rsidP="00B86396">
            <w:sdt>
              <w:sdtPr>
                <w:rPr>
                  <w:rFonts w:eastAsia="MS Mincho"/>
                  <w:szCs w:val="20"/>
                  <w:lang w:val="en-US"/>
                </w:rPr>
                <w:alias w:val="ContactNameOrgCountry"/>
                <w:tag w:val="ContactNameOrgCountry"/>
                <w:id w:val="-450624836"/>
                <w:placeholder>
                  <w:docPart w:val="AEE4B7EDD3A44CB79480166C96A05B79"/>
                </w:placeholder>
                <w:text w:multiLine="1"/>
              </w:sdtPr>
              <w:sdtContent>
                <w:r>
                  <w:rPr>
                    <w:rFonts w:eastAsia="MS Mincho"/>
                    <w:szCs w:val="20"/>
                    <w:lang w:val="en-US"/>
                  </w:rPr>
                  <w:t>IoT division</w:t>
                </w:r>
              </w:sdtContent>
            </w:sdt>
          </w:p>
        </w:tc>
        <w:sdt>
          <w:sdtPr>
            <w:alias w:val="ContactTelFaxEmail"/>
            <w:tag w:val="ContactTelFaxEmail"/>
            <w:id w:val="-1400744340"/>
            <w:placeholder>
              <w:docPart w:val="FCFC8E1382A64DBDAD1A2F0E1F71A6B1"/>
            </w:placeholder>
          </w:sdtPr>
          <w:sdtContent>
            <w:sdt>
              <w:sdtPr>
                <w:alias w:val="ContactTelFaxEmail"/>
                <w:tag w:val="ContactTelFaxEmail"/>
                <w:id w:val="1133447393"/>
                <w:placeholder>
                  <w:docPart w:val="F1C656CA34934629B25D1DE3FE8D98E3"/>
                </w:placeholder>
              </w:sdtPr>
              <w:sdtEndPr>
                <w:rPr>
                  <w:rFonts w:eastAsia="MS Mincho"/>
                  <w:szCs w:val="20"/>
                  <w:lang w:val="en-US" w:eastAsia="en-US"/>
                </w:rPr>
              </w:sdtEndPr>
              <w:sdtContent>
                <w:tc>
                  <w:tcPr>
                    <w:tcW w:w="4310" w:type="dxa"/>
                    <w:tcBorders>
                      <w:top w:val="single" w:sz="8" w:space="0" w:color="auto"/>
                      <w:bottom w:val="single" w:sz="8" w:space="0" w:color="auto"/>
                    </w:tcBorders>
                  </w:tcPr>
                  <w:p w14:paraId="5434AECF" w14:textId="00D23E64" w:rsidR="00B86396" w:rsidRPr="00BC612F" w:rsidRDefault="00B86396" w:rsidP="00A31523">
                    <w:pPr>
                      <w:tabs>
                        <w:tab w:val="left" w:pos="794"/>
                        <w:tab w:val="left" w:pos="1191"/>
                        <w:tab w:val="left" w:pos="1588"/>
                        <w:tab w:val="left" w:pos="1985"/>
                      </w:tabs>
                      <w:overflowPunct w:val="0"/>
                      <w:autoSpaceDE w:val="0"/>
                      <w:autoSpaceDN w:val="0"/>
                      <w:adjustRightInd w:val="0"/>
                      <w:textAlignment w:val="baseline"/>
                      <w:rPr>
                        <w:rFonts w:eastAsia="MS Mincho"/>
                        <w:szCs w:val="20"/>
                        <w:lang w:val="fr-CH" w:eastAsia="en-US"/>
                      </w:rPr>
                    </w:pPr>
                    <w:proofErr w:type="gramStart"/>
                    <w:r w:rsidRPr="00411194">
                      <w:rPr>
                        <w:rFonts w:eastAsia="MS Mincho"/>
                        <w:szCs w:val="20"/>
                        <w:lang w:val="fr-FR" w:eastAsia="en-US"/>
                      </w:rPr>
                      <w:t>Tel:</w:t>
                    </w:r>
                    <w:proofErr w:type="gramEnd"/>
                    <w:r w:rsidRPr="00BC612F">
                      <w:rPr>
                        <w:rFonts w:eastAsia="MS Mincho"/>
                        <w:szCs w:val="20"/>
                        <w:lang w:val="fr-CH" w:eastAsia="en-US"/>
                      </w:rPr>
                      <w:t xml:space="preserve"> </w:t>
                    </w:r>
                  </w:p>
                  <w:p w14:paraId="07376B80" w14:textId="16EB2DEC" w:rsidR="00A31523" w:rsidRDefault="00B86396" w:rsidP="00A31523">
                    <w:pPr>
                      <w:tabs>
                        <w:tab w:val="left" w:pos="794"/>
                      </w:tabs>
                      <w:spacing w:before="0"/>
                      <w:rPr>
                        <w:rFonts w:eastAsia="Malgun Gothic"/>
                        <w:szCs w:val="20"/>
                        <w:lang w:val="fr-FR" w:eastAsia="ko-KR"/>
                      </w:rPr>
                    </w:pPr>
                    <w:proofErr w:type="gramStart"/>
                    <w:r w:rsidRPr="00411194">
                      <w:rPr>
                        <w:rFonts w:eastAsia="MS Mincho"/>
                        <w:szCs w:val="20"/>
                        <w:lang w:val="fr-FR" w:eastAsia="en-US"/>
                      </w:rPr>
                      <w:t>E-mai</w:t>
                    </w:r>
                    <w:r w:rsidRPr="00411194">
                      <w:rPr>
                        <w:rFonts w:eastAsia="Malgun Gothic"/>
                        <w:szCs w:val="20"/>
                        <w:lang w:val="fr-FR" w:eastAsia="ko-KR"/>
                      </w:rPr>
                      <w:t>l:</w:t>
                    </w:r>
                    <w:proofErr w:type="gramEnd"/>
                    <w:r w:rsidRPr="00411194">
                      <w:rPr>
                        <w:rFonts w:eastAsia="Malgun Gothic"/>
                        <w:szCs w:val="20"/>
                        <w:lang w:val="fr-FR" w:eastAsia="ko-KR"/>
                      </w:rPr>
                      <w:t xml:space="preserve"> </w:t>
                    </w:r>
                  </w:p>
                  <w:p w14:paraId="45CC2940" w14:textId="6B4312DC" w:rsidR="00B86396" w:rsidRPr="00BC612F" w:rsidRDefault="00B86396" w:rsidP="00A31523">
                    <w:pPr>
                      <w:tabs>
                        <w:tab w:val="left" w:pos="794"/>
                      </w:tabs>
                      <w:spacing w:before="0"/>
                      <w:rPr>
                        <w:lang w:val="fr-CH"/>
                      </w:rPr>
                    </w:pPr>
                  </w:p>
                </w:tc>
              </w:sdtContent>
            </w:sdt>
          </w:sdtContent>
        </w:sdt>
      </w:tr>
      <w:bookmarkEnd w:id="2"/>
      <w:bookmarkEnd w:id="3"/>
      <w:bookmarkEnd w:id="4"/>
      <w:tr w:rsidR="00807B45" w:rsidRPr="00136DDD" w14:paraId="7E8CC2F0" w14:textId="77777777" w:rsidTr="00807B45">
        <w:trPr>
          <w:cantSplit/>
        </w:trPr>
        <w:tc>
          <w:tcPr>
            <w:tcW w:w="1607" w:type="dxa"/>
            <w:gridSpan w:val="3"/>
          </w:tcPr>
          <w:p w14:paraId="32A37E78" w14:textId="77777777" w:rsidR="00807B45" w:rsidRPr="00136DDD" w:rsidRDefault="00807B45" w:rsidP="00D062CA">
            <w:pPr>
              <w:rPr>
                <w:b/>
                <w:bCs/>
              </w:rPr>
            </w:pPr>
            <w:r w:rsidRPr="00136DDD">
              <w:rPr>
                <w:b/>
                <w:bCs/>
              </w:rPr>
              <w:t>Keywords</w:t>
            </w:r>
            <w:r w:rsidRPr="00136DDD">
              <w:rPr>
                <w:rFonts w:cs="Nirmala UI"/>
                <w:b/>
                <w:bCs/>
                <w:cs/>
                <w:lang w:bidi="hi-IN"/>
              </w:rPr>
              <w:t>:</w:t>
            </w:r>
          </w:p>
        </w:tc>
        <w:tc>
          <w:tcPr>
            <w:tcW w:w="8316" w:type="dxa"/>
            <w:gridSpan w:val="3"/>
          </w:tcPr>
          <w:p w14:paraId="453788ED" w14:textId="5CFAE1A8" w:rsidR="00807B45" w:rsidRPr="00136DDD" w:rsidRDefault="00807B45" w:rsidP="00D062CA">
            <w:sdt>
              <w:sdtPr>
                <w:alias w:val="Keywords"/>
                <w:tag w:val="Keywords"/>
                <w:id w:val="-1329598096"/>
                <w:placeholder>
                  <w:docPart w:val="C0CDC4ABAEA246A0BBD514FA74940C1A"/>
                </w:placeholder>
                <w:dataBinding w:prefixMappings="xmlns:ns0='http://purl.org/dc/elements/1.1/' xmlns:ns1='http://schemas.openxmlformats.org/package/2006/metadata/core-properties' " w:xpath="/ns1:coreProperties[1]/ns1:keywords[1]" w:storeItemID="{6C3C8BC8-F283-45AE-878A-BAB7291924A1}"/>
                <w:text/>
              </w:sdtPr>
              <w:sdtContent>
                <w:r>
                  <w:rPr>
                    <w:lang w:val="en-US"/>
                  </w:rPr>
                  <w:t>IoT systems, Security controls, IoT security guidelines, IoT risk</w:t>
                </w:r>
              </w:sdtContent>
            </w:sdt>
          </w:p>
        </w:tc>
      </w:tr>
    </w:tbl>
    <w:p w14:paraId="001CA3C9" w14:textId="77777777" w:rsidR="00DB0706" w:rsidRPr="00BC612F" w:rsidRDefault="00DB0706" w:rsidP="0089088E">
      <w:pPr>
        <w:rPr>
          <w:lang w:val="fr-CH"/>
        </w:rPr>
      </w:pPr>
    </w:p>
    <w:tbl>
      <w:tblPr>
        <w:tblW w:w="9639" w:type="dxa"/>
        <w:tblLayout w:type="fixed"/>
        <w:tblCellMar>
          <w:left w:w="57" w:type="dxa"/>
          <w:right w:w="57" w:type="dxa"/>
        </w:tblCellMar>
        <w:tblLook w:val="0000" w:firstRow="0" w:lastRow="0" w:firstColumn="0" w:lastColumn="0" w:noHBand="0" w:noVBand="0"/>
      </w:tblPr>
      <w:tblGrid>
        <w:gridCol w:w="1588"/>
        <w:gridCol w:w="8051"/>
      </w:tblGrid>
      <w:tr w:rsidR="0089088E" w:rsidRPr="00136DDD" w14:paraId="101F633C" w14:textId="77777777" w:rsidTr="004646F1">
        <w:trPr>
          <w:cantSplit/>
        </w:trPr>
        <w:tc>
          <w:tcPr>
            <w:tcW w:w="1588" w:type="dxa"/>
          </w:tcPr>
          <w:p w14:paraId="65C41448" w14:textId="77777777" w:rsidR="0089088E" w:rsidRPr="00136DDD" w:rsidRDefault="0089088E" w:rsidP="005976A1">
            <w:pPr>
              <w:rPr>
                <w:b/>
                <w:bCs/>
              </w:rPr>
            </w:pPr>
            <w:r w:rsidRPr="00136DDD">
              <w:rPr>
                <w:b/>
                <w:bCs/>
              </w:rPr>
              <w:t>Abstract:</w:t>
            </w:r>
          </w:p>
        </w:tc>
        <w:tc>
          <w:tcPr>
            <w:tcW w:w="8051" w:type="dxa"/>
          </w:tcPr>
          <w:sdt>
            <w:sdtPr>
              <w:rPr>
                <w:rFonts w:asciiTheme="majorBidi" w:hAnsiTheme="majorBidi" w:cstheme="majorBidi"/>
                <w:bCs/>
                <w:color w:val="000000" w:themeColor="text1"/>
                <w:bdr w:val="none" w:sz="0" w:space="0" w:color="auto" w:frame="1"/>
                <w:shd w:val="clear" w:color="auto" w:fill="FFFFFF"/>
              </w:rPr>
              <w:alias w:val="Abstract"/>
              <w:tag w:val="Abstract"/>
              <w:id w:val="-939903723"/>
              <w:placeholder>
                <w:docPart w:val="E10D9A308BEC4CDBA859E14D73EF5ED3"/>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p w14:paraId="2E4B0C30" w14:textId="76BDA800" w:rsidR="00E77D3F" w:rsidRPr="00807B45" w:rsidRDefault="00807B45" w:rsidP="00FB4139">
                <w:pPr>
                  <w:pStyle w:val="TSBHeaderSummary"/>
                  <w:rPr>
                    <w:color w:val="000000" w:themeColor="text1"/>
                  </w:rPr>
                </w:pPr>
                <w:r w:rsidRPr="00807B45">
                  <w:rPr>
                    <w:rFonts w:asciiTheme="majorBidi" w:hAnsiTheme="majorBidi" w:cstheme="majorBidi"/>
                    <w:bCs/>
                    <w:color w:val="000000" w:themeColor="text1"/>
                    <w:bdr w:val="none" w:sz="0" w:space="0" w:color="auto" w:frame="1"/>
                    <w:shd w:val="clear" w:color="auto" w:fill="FFFFFF"/>
                  </w:rPr>
                  <w:t>It is proposed that the revision of SG17-TD1032 X.sc-iot: Security Controls for Internet of Things (IoT) systems, proposed in this contribution be taken into account for the update of draft proposal X.sc-iot at the SG-17 Q6/17 meeting, Goyang, Korea (Rep. of), 29 August - 8 September 2023</w:t>
                </w:r>
              </w:p>
            </w:sdtContent>
          </w:sdt>
        </w:tc>
      </w:tr>
      <w:bookmarkEnd w:id="5"/>
    </w:tbl>
    <w:p w14:paraId="523E0E12" w14:textId="77777777" w:rsidR="00807B45" w:rsidRDefault="00807B45" w:rsidP="00807B45">
      <w:pPr>
        <w:spacing w:before="0" w:after="160" w:line="259" w:lineRule="auto"/>
        <w:rPr>
          <w:rFonts w:eastAsia="MS Mincho"/>
        </w:rPr>
      </w:pPr>
    </w:p>
    <w:p w14:paraId="33D7C480" w14:textId="016675B9" w:rsidR="00807B45" w:rsidRPr="00296981" w:rsidRDefault="00807B45" w:rsidP="00807B45">
      <w:pPr>
        <w:spacing w:before="0" w:after="160" w:line="259" w:lineRule="auto"/>
        <w:rPr>
          <w:rFonts w:eastAsia="MS Mincho"/>
        </w:rPr>
      </w:pPr>
      <w:r>
        <w:rPr>
          <w:rFonts w:eastAsia="MS Mincho"/>
        </w:rPr>
        <w:t>Text in the TD 1032 is being modified as a contribution for the proposed meeting</w:t>
      </w:r>
      <w:r>
        <w:rPr>
          <w:rFonts w:eastAsia="MS Mincho" w:cs="Nirmala UI"/>
          <w:cs/>
          <w:lang w:bidi="hi-IN"/>
        </w:rPr>
        <w:t xml:space="preserve">. </w:t>
      </w:r>
      <w:r>
        <w:rPr>
          <w:rFonts w:eastAsia="MS Mincho"/>
        </w:rPr>
        <w:t>It is expected to be completed within a week time and may be discussed in next NWG</w:t>
      </w:r>
      <w:r>
        <w:rPr>
          <w:rFonts w:eastAsia="MS Mincho" w:cs="Nirmala UI"/>
          <w:cs/>
          <w:lang w:bidi="hi-IN"/>
        </w:rPr>
        <w:t>-</w:t>
      </w:r>
      <w:r>
        <w:rPr>
          <w:rFonts w:eastAsia="MS Mincho"/>
        </w:rPr>
        <w:t xml:space="preserve">17 meeting in </w:t>
      </w:r>
      <w:r w:rsidRPr="00807B45">
        <w:rPr>
          <w:rFonts w:asciiTheme="majorBidi" w:hAnsiTheme="majorBidi" w:cstheme="majorBidi"/>
          <w:bCs/>
          <w:color w:val="000000" w:themeColor="text1"/>
          <w:bdr w:val="none" w:sz="0" w:space="0" w:color="auto" w:frame="1"/>
          <w:shd w:val="clear" w:color="auto" w:fill="FFFFFF"/>
        </w:rPr>
        <w:t>Goyang, Korea (Rep. of), 29 August - 8 September 2023</w:t>
      </w:r>
      <w:r>
        <w:rPr>
          <w:rFonts w:eastAsia="MS Mincho" w:cs="Nirmala UI"/>
          <w:cs/>
          <w:lang w:bidi="hi-IN"/>
        </w:rPr>
        <w:t>.</w:t>
      </w:r>
    </w:p>
    <w:p w14:paraId="34AF11DE" w14:textId="728E9FDF" w:rsidR="00FB4139" w:rsidRDefault="00FB4139" w:rsidP="00870A71">
      <w:pPr>
        <w:rPr>
          <w:rFonts w:eastAsia="MS Mincho"/>
          <w:b/>
          <w:bCs/>
        </w:rPr>
      </w:pPr>
    </w:p>
    <w:p w14:paraId="5FA08146" w14:textId="64F4EDB3" w:rsidR="00D14442" w:rsidRPr="00AF3D16" w:rsidRDefault="00D14442" w:rsidP="00D14442">
      <w:pPr>
        <w:pStyle w:val="CommentText"/>
        <w:rPr>
          <w:color w:val="000000" w:themeColor="text1"/>
          <w:sz w:val="24"/>
          <w:szCs w:val="24"/>
          <w:lang w:val="en-US" w:eastAsia="zh-CN"/>
        </w:rPr>
      </w:pPr>
    </w:p>
    <w:p w14:paraId="2B8C47AD" w14:textId="15DF3356" w:rsidR="00D14442" w:rsidRPr="00AF3D16" w:rsidRDefault="00D14442" w:rsidP="00D14442">
      <w:pPr>
        <w:pStyle w:val="CommentText"/>
        <w:rPr>
          <w:rFonts w:eastAsia="MS Mincho"/>
          <w:b/>
          <w:bCs/>
          <w:color w:val="000000" w:themeColor="text1"/>
          <w:sz w:val="24"/>
          <w:szCs w:val="24"/>
          <w:lang w:val="en-US"/>
        </w:rPr>
      </w:pPr>
      <w:r w:rsidRPr="00AF3D16">
        <w:rPr>
          <w:rFonts w:eastAsia="MS Mincho"/>
          <w:b/>
          <w:bCs/>
          <w:color w:val="000000" w:themeColor="text1"/>
          <w:sz w:val="24"/>
          <w:szCs w:val="24"/>
          <w:lang w:val="en-US"/>
        </w:rPr>
        <w:t>Propos</w:t>
      </w:r>
      <w:r w:rsidR="00AF3D16">
        <w:rPr>
          <w:rFonts w:eastAsia="MS Mincho"/>
          <w:b/>
          <w:bCs/>
          <w:color w:val="000000" w:themeColor="text1"/>
          <w:sz w:val="24"/>
          <w:szCs w:val="24"/>
          <w:lang w:val="en-US"/>
        </w:rPr>
        <w:t>ed modifications:</w:t>
      </w:r>
    </w:p>
    <w:p w14:paraId="3FA68B3E" w14:textId="418CAE4B" w:rsidR="00D14442" w:rsidRPr="00AF3D16" w:rsidRDefault="00D14442" w:rsidP="00D14442">
      <w:pPr>
        <w:pStyle w:val="CommentText"/>
        <w:rPr>
          <w:rFonts w:eastAsia="SimSun"/>
          <w:color w:val="000000"/>
          <w:sz w:val="24"/>
          <w:szCs w:val="24"/>
          <w:lang w:val="en-US" w:eastAsia="zh-CN"/>
        </w:rPr>
      </w:pPr>
      <w:r w:rsidRPr="00AF3D16">
        <w:rPr>
          <w:color w:val="000000" w:themeColor="text1"/>
          <w:sz w:val="24"/>
          <w:szCs w:val="24"/>
          <w:lang w:val="en-US" w:eastAsia="zh-CN"/>
        </w:rPr>
        <w:t xml:space="preserve">The main revised contents are as follows: </w:t>
      </w:r>
    </w:p>
    <w:p w14:paraId="076B04C3" w14:textId="24D97B3D" w:rsidR="00D81B33" w:rsidRDefault="00D81B33">
      <w:pPr>
        <w:pStyle w:val="Default"/>
        <w:numPr>
          <w:ilvl w:val="0"/>
          <w:numId w:val="15"/>
        </w:numPr>
        <w:spacing w:line="276" w:lineRule="auto"/>
        <w:jc w:val="both"/>
        <w:rPr>
          <w:rFonts w:ascii="Times New Roman" w:eastAsia="Malgun Gothic" w:hAnsi="Times New Roman" w:cs="Times New Roman"/>
          <w:lang w:eastAsia="ko-KR"/>
        </w:rPr>
      </w:pPr>
      <w:r>
        <w:rPr>
          <w:rFonts w:ascii="Times New Roman" w:hAnsi="Times New Roman" w:cs="Times New Roman" w:hint="eastAsia"/>
          <w:lang w:eastAsia="ja-JP"/>
        </w:rPr>
        <w:t>A</w:t>
      </w:r>
      <w:r w:rsidR="00807B45">
        <w:rPr>
          <w:rFonts w:ascii="Times New Roman" w:hAnsi="Times New Roman" w:cs="Times New Roman"/>
          <w:lang w:eastAsia="ja-JP"/>
        </w:rPr>
        <w:t>ddition of security controls in Section 7.1 and 7.2 with the help of Technical report released by TEC in March 2023 on “Security by Design Principles for IoT device manufacturers”. This technical report along with two other released by TEC are available on ITU global portal.</w:t>
      </w:r>
    </w:p>
    <w:p w14:paraId="24FA6882" w14:textId="77777777" w:rsidR="00CB0FEA" w:rsidRPr="00CB0FEA" w:rsidRDefault="00CB0FEA" w:rsidP="00CB0FEA">
      <w:pPr>
        <w:pStyle w:val="ListParagraph"/>
        <w:ind w:left="360"/>
        <w:contextualSpacing w:val="0"/>
        <w:rPr>
          <w:rFonts w:eastAsia="MS Mincho"/>
        </w:rPr>
      </w:pPr>
    </w:p>
    <w:p w14:paraId="6FE99585" w14:textId="77777777" w:rsidR="00D14442" w:rsidRDefault="00D14442" w:rsidP="00D14442">
      <w:pPr>
        <w:rPr>
          <w:bCs/>
        </w:rPr>
      </w:pPr>
      <w:r>
        <w:rPr>
          <w:rFonts w:eastAsia="SimSun"/>
          <w:bCs/>
        </w:rPr>
        <w:t>Attachment</w:t>
      </w:r>
      <w:r>
        <w:rPr>
          <w:bCs/>
        </w:rPr>
        <w:t xml:space="preserve">: </w:t>
      </w:r>
    </w:p>
    <w:p w14:paraId="03AC13E8" w14:textId="0FDBE2D5" w:rsidR="00855DBD" w:rsidRDefault="00CB0FEA" w:rsidP="00855DBD">
      <w:r>
        <w:t>R</w:t>
      </w:r>
      <w:r w:rsidR="00D14442">
        <w:t xml:space="preserve">evised baseline text for </w:t>
      </w:r>
      <w:r w:rsidR="00AA2C44" w:rsidRPr="00E121F6">
        <w:rPr>
          <w:color w:val="000000" w:themeColor="text1"/>
          <w:lang w:val="en-US" w:eastAsia="zh-CN"/>
        </w:rPr>
        <w:t xml:space="preserve">X.sc-iot: Security Controls for Internet of Things </w:t>
      </w:r>
      <w:r w:rsidR="00AA2C44" w:rsidRPr="00E121F6">
        <w:rPr>
          <w:color w:val="000000" w:themeColor="text1"/>
          <w:cs/>
          <w:lang w:val="en-US" w:eastAsia="zh-CN" w:bidi="hi-IN"/>
        </w:rPr>
        <w:t>(</w:t>
      </w:r>
      <w:r w:rsidR="00AA2C44" w:rsidRPr="00E121F6">
        <w:rPr>
          <w:color w:val="000000" w:themeColor="text1"/>
          <w:lang w:val="en-US" w:eastAsia="zh-CN"/>
        </w:rPr>
        <w:t>IoT</w:t>
      </w:r>
      <w:r w:rsidR="00AA2C44" w:rsidRPr="00E121F6">
        <w:rPr>
          <w:color w:val="000000" w:themeColor="text1"/>
          <w:cs/>
          <w:lang w:val="en-US" w:eastAsia="zh-CN" w:bidi="hi-IN"/>
        </w:rPr>
        <w:t xml:space="preserve">) </w:t>
      </w:r>
      <w:r w:rsidR="00AA2C44" w:rsidRPr="00E121F6">
        <w:rPr>
          <w:color w:val="000000" w:themeColor="text1"/>
          <w:lang w:val="en-US" w:eastAsia="zh-CN"/>
        </w:rPr>
        <w:t>systems</w:t>
      </w:r>
    </w:p>
    <w:p w14:paraId="6F1A0507" w14:textId="44ECAA16" w:rsidR="00D14442" w:rsidRDefault="00D14442" w:rsidP="00D14442">
      <w:pPr>
        <w:spacing w:before="0"/>
      </w:pPr>
      <w:r>
        <w:br w:type="page"/>
      </w:r>
    </w:p>
    <w:p w14:paraId="1016497E" w14:textId="461F89CE" w:rsidR="00AF3D16" w:rsidRPr="006304B5" w:rsidRDefault="00AF3D16" w:rsidP="00D81B33">
      <w:pPr>
        <w:tabs>
          <w:tab w:val="center" w:pos="4819"/>
        </w:tabs>
        <w:jc w:val="center"/>
        <w:rPr>
          <w:rFonts w:eastAsia="Times New Roman"/>
          <w:b/>
          <w:color w:val="000000"/>
          <w:sz w:val="32"/>
          <w:szCs w:val="32"/>
          <w:u w:color="000000"/>
          <w:lang w:val="fr-CH"/>
        </w:rPr>
      </w:pPr>
      <w:r w:rsidRPr="006304B5">
        <w:rPr>
          <w:rFonts w:eastAsia="Times New Roman"/>
          <w:b/>
          <w:color w:val="000000"/>
          <w:sz w:val="32"/>
          <w:szCs w:val="32"/>
          <w:u w:color="000000"/>
          <w:lang w:val="fr-CH"/>
        </w:rPr>
        <w:lastRenderedPageBreak/>
        <w:t>Attachment</w:t>
      </w:r>
    </w:p>
    <w:p w14:paraId="420E159B" w14:textId="70428C17" w:rsidR="00AF3D16" w:rsidRPr="006304B5" w:rsidRDefault="00AF3D16" w:rsidP="00AF3D16">
      <w:pPr>
        <w:rPr>
          <w:rFonts w:eastAsia="SimSun"/>
          <w:color w:val="000000"/>
          <w:u w:color="000000"/>
          <w:lang w:val="fr-CH" w:eastAsia="zh-CN"/>
        </w:rPr>
      </w:pPr>
    </w:p>
    <w:p w14:paraId="01C12497"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0"/>
        <w:textAlignment w:val="baseline"/>
        <w:rPr>
          <w:b/>
          <w:bCs/>
          <w:sz w:val="28"/>
          <w:szCs w:val="20"/>
          <w:lang w:val="fr-CH"/>
        </w:rPr>
      </w:pPr>
      <w:r w:rsidRPr="00E121F6">
        <w:rPr>
          <w:b/>
          <w:sz w:val="28"/>
          <w:szCs w:val="20"/>
          <w:lang w:val="fr-CH" w:eastAsia="zh-CN"/>
        </w:rPr>
        <w:t>Draft Recommendation ITU</w:t>
      </w:r>
      <w:r w:rsidRPr="00E121F6">
        <w:rPr>
          <w:rFonts w:cs="Nirmala UI"/>
          <w:b/>
          <w:bCs/>
          <w:sz w:val="28"/>
          <w:szCs w:val="20"/>
          <w:cs/>
          <w:lang w:val="fr-CH" w:eastAsia="zh-CN" w:bidi="hi-IN"/>
        </w:rPr>
        <w:t>-</w:t>
      </w:r>
      <w:r w:rsidRPr="00E121F6">
        <w:rPr>
          <w:b/>
          <w:sz w:val="28"/>
          <w:szCs w:val="20"/>
          <w:lang w:val="fr-CH" w:eastAsia="zh-CN"/>
        </w:rPr>
        <w:t>T X</w:t>
      </w:r>
      <w:r w:rsidRPr="00E121F6">
        <w:rPr>
          <w:rFonts w:cs="Nirmala UI"/>
          <w:b/>
          <w:bCs/>
          <w:sz w:val="28"/>
          <w:szCs w:val="20"/>
          <w:cs/>
          <w:lang w:val="fr-CH" w:eastAsia="zh-CN" w:bidi="hi-IN"/>
        </w:rPr>
        <w:t>.</w:t>
      </w:r>
      <w:r w:rsidRPr="00E121F6">
        <w:rPr>
          <w:b/>
          <w:sz w:val="28"/>
          <w:szCs w:val="20"/>
          <w:lang w:val="fr-CH" w:eastAsia="zh-CN"/>
        </w:rPr>
        <w:t>sc</w:t>
      </w:r>
      <w:r w:rsidRPr="00E121F6">
        <w:rPr>
          <w:rFonts w:cs="Nirmala UI"/>
          <w:b/>
          <w:bCs/>
          <w:sz w:val="28"/>
          <w:szCs w:val="20"/>
          <w:cs/>
          <w:lang w:val="fr-CH" w:eastAsia="zh-CN" w:bidi="hi-IN"/>
        </w:rPr>
        <w:t>-</w:t>
      </w:r>
      <w:r w:rsidRPr="00E121F6">
        <w:rPr>
          <w:b/>
          <w:sz w:val="28"/>
          <w:szCs w:val="20"/>
          <w:lang w:val="fr-CH" w:eastAsia="zh-CN"/>
        </w:rPr>
        <w:t>iot</w:t>
      </w:r>
    </w:p>
    <w:p w14:paraId="69A573F1"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360"/>
        <w:jc w:val="center"/>
        <w:textAlignment w:val="baseline"/>
        <w:rPr>
          <w:b/>
          <w:sz w:val="28"/>
          <w:szCs w:val="20"/>
          <w:lang w:eastAsia="zh-CN"/>
        </w:rPr>
      </w:pPr>
      <w:r w:rsidRPr="00E121F6">
        <w:rPr>
          <w:b/>
          <w:sz w:val="28"/>
          <w:szCs w:val="20"/>
          <w:lang w:eastAsia="zh-CN"/>
        </w:rPr>
        <w:t xml:space="preserve">Security Controls for Internet of Things </w:t>
      </w:r>
      <w:r w:rsidRPr="00E121F6">
        <w:rPr>
          <w:rFonts w:cs="Nirmala UI"/>
          <w:b/>
          <w:bCs/>
          <w:sz w:val="28"/>
          <w:szCs w:val="20"/>
          <w:cs/>
          <w:lang w:eastAsia="zh-CN" w:bidi="hi-IN"/>
        </w:rPr>
        <w:t>(</w:t>
      </w:r>
      <w:r w:rsidRPr="00E121F6">
        <w:rPr>
          <w:b/>
          <w:sz w:val="28"/>
          <w:szCs w:val="20"/>
          <w:lang w:eastAsia="zh-CN"/>
        </w:rPr>
        <w:t>IoT</w:t>
      </w:r>
      <w:r w:rsidRPr="00E121F6">
        <w:rPr>
          <w:rFonts w:cs="Nirmala UI"/>
          <w:b/>
          <w:bCs/>
          <w:sz w:val="28"/>
          <w:szCs w:val="20"/>
          <w:cs/>
          <w:lang w:eastAsia="zh-CN" w:bidi="hi-IN"/>
        </w:rPr>
        <w:t xml:space="preserve">) </w:t>
      </w:r>
      <w:r w:rsidRPr="00E121F6">
        <w:rPr>
          <w:b/>
          <w:sz w:val="28"/>
          <w:szCs w:val="20"/>
          <w:lang w:eastAsia="zh-CN"/>
        </w:rPr>
        <w:t>systems</w:t>
      </w:r>
    </w:p>
    <w:p w14:paraId="0B5DE283" w14:textId="77777777" w:rsidR="00E121F6" w:rsidRPr="00E121F6" w:rsidRDefault="00E121F6" w:rsidP="00E121F6">
      <w:pPr>
        <w:rPr>
          <w:lang w:eastAsia="en-US"/>
        </w:rPr>
      </w:pPr>
    </w:p>
    <w:p w14:paraId="2BC76CAB" w14:textId="77777777" w:rsidR="00E121F6" w:rsidRPr="00E121F6" w:rsidRDefault="00E121F6" w:rsidP="00E121F6">
      <w:pPr>
        <w:keepNext/>
        <w:tabs>
          <w:tab w:val="left" w:pos="794"/>
          <w:tab w:val="left" w:pos="1191"/>
          <w:tab w:val="left" w:pos="1588"/>
          <w:tab w:val="left" w:pos="1985"/>
        </w:tabs>
        <w:overflowPunct w:val="0"/>
        <w:autoSpaceDE w:val="0"/>
        <w:autoSpaceDN w:val="0"/>
        <w:adjustRightInd w:val="0"/>
        <w:spacing w:before="160"/>
        <w:textAlignment w:val="baseline"/>
        <w:rPr>
          <w:rFonts w:eastAsia="Times New Roman"/>
          <w:b/>
          <w:szCs w:val="20"/>
          <w:lang w:eastAsia="en-US"/>
        </w:rPr>
      </w:pPr>
      <w:r w:rsidRPr="00E121F6">
        <w:rPr>
          <w:rFonts w:eastAsia="Times New Roman"/>
          <w:b/>
          <w:szCs w:val="20"/>
          <w:lang w:eastAsia="en-US"/>
        </w:rPr>
        <w:t>Summary</w:t>
      </w:r>
    </w:p>
    <w:p w14:paraId="1CA0B4FD" w14:textId="77777777" w:rsidR="00E121F6" w:rsidRPr="00E121F6" w:rsidRDefault="00E121F6" w:rsidP="00E121F6">
      <w:pPr>
        <w:widowControl w:val="0"/>
        <w:rPr>
          <w:szCs w:val="22"/>
          <w:lang w:eastAsia="ko-KR"/>
        </w:rPr>
      </w:pPr>
      <w:r w:rsidRPr="00E121F6">
        <w:rPr>
          <w:szCs w:val="22"/>
          <w:lang w:eastAsia="ko-KR"/>
        </w:rPr>
        <w:t>IoT systems present particular challenges for information security in that they are highly distributed and involve a large number of diverse entities</w:t>
      </w:r>
      <w:r w:rsidRPr="00E121F6">
        <w:rPr>
          <w:rFonts w:cs="Nirmala UI"/>
          <w:cs/>
          <w:lang w:eastAsia="ko-KR" w:bidi="hi-IN"/>
        </w:rPr>
        <w:t xml:space="preserve">. </w:t>
      </w:r>
      <w:r w:rsidRPr="00E121F6">
        <w:rPr>
          <w:szCs w:val="22"/>
          <w:lang w:eastAsia="ko-KR"/>
        </w:rPr>
        <w:t xml:space="preserve">This implies that there is a very large attack surface and a significant challenge for the information security management system </w:t>
      </w:r>
      <w:r w:rsidRPr="00E121F6">
        <w:rPr>
          <w:rFonts w:cs="Nirmala UI"/>
          <w:cs/>
          <w:lang w:eastAsia="ko-KR" w:bidi="hi-IN"/>
        </w:rPr>
        <w:t>(</w:t>
      </w:r>
      <w:r w:rsidRPr="00E121F6">
        <w:rPr>
          <w:szCs w:val="22"/>
          <w:lang w:eastAsia="ko-KR"/>
        </w:rPr>
        <w:t>ISMS</w:t>
      </w:r>
      <w:r w:rsidRPr="00E121F6">
        <w:rPr>
          <w:rFonts w:cs="Nirmala UI"/>
          <w:cs/>
          <w:lang w:eastAsia="ko-KR" w:bidi="hi-IN"/>
        </w:rPr>
        <w:t xml:space="preserve">) </w:t>
      </w:r>
      <w:r w:rsidRPr="00E121F6">
        <w:rPr>
          <w:szCs w:val="22"/>
          <w:lang w:eastAsia="ko-KR"/>
        </w:rPr>
        <w:t>to apply and maintain appropriate security controls across the whole system</w:t>
      </w:r>
      <w:r w:rsidRPr="00E121F6">
        <w:rPr>
          <w:rFonts w:cs="Nirmala UI"/>
          <w:cs/>
          <w:lang w:eastAsia="ko-KR" w:bidi="hi-IN"/>
        </w:rPr>
        <w:t>.</w:t>
      </w:r>
    </w:p>
    <w:p w14:paraId="5C4C11B8" w14:textId="77777777" w:rsidR="00E121F6" w:rsidRPr="00E121F6" w:rsidRDefault="00E121F6" w:rsidP="00E121F6">
      <w:pPr>
        <w:rPr>
          <w:szCs w:val="22"/>
          <w:lang w:eastAsia="ko-KR"/>
        </w:rPr>
      </w:pPr>
      <w:bookmarkStart w:id="14" w:name="_Hlk112551338"/>
      <w:r w:rsidRPr="00E121F6">
        <w:rPr>
          <w:szCs w:val="22"/>
          <w:lang w:eastAsia="ko-KR"/>
        </w:rPr>
        <w:t>This Recommendation provides practical security guideline for three stakeholders of IoT systems such as IoT service provider, IoT service developer and IoT user, on IoT concept, risks of IoT systems and security controls</w:t>
      </w:r>
      <w:r w:rsidRPr="00E121F6">
        <w:rPr>
          <w:rFonts w:cs="Nirmala UI"/>
          <w:cs/>
          <w:lang w:eastAsia="ko-KR" w:bidi="hi-IN"/>
        </w:rPr>
        <w:t>.</w:t>
      </w:r>
    </w:p>
    <w:bookmarkEnd w:id="14"/>
    <w:p w14:paraId="6D50A871" w14:textId="77777777" w:rsidR="00E121F6" w:rsidRPr="00E121F6" w:rsidRDefault="00E121F6" w:rsidP="00E121F6">
      <w:pPr>
        <w:keepNext/>
        <w:tabs>
          <w:tab w:val="left" w:pos="794"/>
          <w:tab w:val="left" w:pos="1191"/>
          <w:tab w:val="left" w:pos="1588"/>
          <w:tab w:val="left" w:pos="1985"/>
        </w:tabs>
        <w:overflowPunct w:val="0"/>
        <w:autoSpaceDE w:val="0"/>
        <w:autoSpaceDN w:val="0"/>
        <w:adjustRightInd w:val="0"/>
        <w:spacing w:before="160"/>
        <w:textAlignment w:val="baseline"/>
        <w:rPr>
          <w:rFonts w:eastAsia="Times New Roman"/>
          <w:b/>
          <w:szCs w:val="20"/>
          <w:lang w:eastAsia="en-US"/>
        </w:rPr>
      </w:pPr>
      <w:r w:rsidRPr="00E121F6">
        <w:rPr>
          <w:rFonts w:eastAsia="Times New Roman"/>
          <w:b/>
          <w:szCs w:val="20"/>
          <w:lang w:eastAsia="en-US"/>
        </w:rPr>
        <w:t>Keywords</w:t>
      </w:r>
    </w:p>
    <w:p w14:paraId="4A5AE6C5" w14:textId="17C74EE2" w:rsidR="00E121F6" w:rsidRPr="00E121F6" w:rsidRDefault="00D062CA" w:rsidP="00E121F6">
      <w:pPr>
        <w:rPr>
          <w:rFonts w:cs="Nirmala UI"/>
          <w:color w:val="000000"/>
          <w:sz w:val="20"/>
          <w:szCs w:val="20"/>
          <w:cs/>
          <w:lang w:eastAsia="zh-CN" w:bidi="hi-IN"/>
        </w:rPr>
      </w:pPr>
      <w:sdt>
        <w:sdtPr>
          <w:rPr>
            <w:rFonts w:eastAsia="Times New Roman"/>
            <w:sz w:val="22"/>
            <w:szCs w:val="22"/>
            <w:lang w:eastAsia="en-GB"/>
          </w:rPr>
          <w:alias w:val="Keywords"/>
          <w:tag w:val="Keywords"/>
          <w:id w:val="-1203013161"/>
          <w:placeholder>
            <w:docPart w:val="D7AB4AA17CB1478B859DFFE21D7B44CA"/>
          </w:placeholder>
          <w:dataBinding w:prefixMappings="xmlns:ns0='http://purl.org/dc/elements/1.1/' xmlns:ns1='http://schemas.openxmlformats.org/package/2006/metadata/core-properties' " w:xpath="/ns1:coreProperties[1]/ns1:keywords[1]" w:storeItemID="{6C3C8BC8-F283-45AE-878A-BAB7291924A1}"/>
          <w:text/>
        </w:sdtPr>
        <w:sdtContent>
          <w:r w:rsidR="00AA2C44">
            <w:rPr>
              <w:rFonts w:eastAsia="Times New Roman"/>
              <w:sz w:val="22"/>
              <w:szCs w:val="22"/>
              <w:lang w:eastAsia="en-GB"/>
            </w:rPr>
            <w:t>IoT systems, Security controls, IoT security guidelines, IoT risk</w:t>
          </w:r>
        </w:sdtContent>
      </w:sdt>
      <w:r w:rsidR="00E121F6" w:rsidRPr="00E121F6">
        <w:rPr>
          <w:rFonts w:cs="Nirmala UI"/>
          <w:color w:val="000000"/>
          <w:sz w:val="20"/>
          <w:szCs w:val="20"/>
          <w:cs/>
          <w:lang w:eastAsia="zh-CN" w:bidi="hi-IN"/>
        </w:rPr>
        <w:t xml:space="preserve"> </w:t>
      </w:r>
    </w:p>
    <w:p w14:paraId="1C53E6D0" w14:textId="77777777" w:rsidR="00E121F6" w:rsidRPr="00E121F6" w:rsidRDefault="00E121F6" w:rsidP="00E121F6">
      <w:pPr>
        <w:spacing w:before="0" w:after="160" w:line="259" w:lineRule="auto"/>
        <w:rPr>
          <w:rFonts w:cs="Nirmala UI"/>
          <w:color w:val="000000"/>
          <w:sz w:val="20"/>
          <w:szCs w:val="20"/>
          <w:cs/>
          <w:lang w:eastAsia="zh-CN" w:bidi="hi-IN"/>
        </w:rPr>
      </w:pPr>
      <w:r w:rsidRPr="00E121F6">
        <w:rPr>
          <w:rFonts w:cs="Nirmala UI"/>
          <w:color w:val="000000"/>
          <w:sz w:val="20"/>
          <w:szCs w:val="20"/>
          <w:cs/>
          <w:lang w:eastAsia="zh-CN" w:bidi="hi-IN"/>
        </w:rPr>
        <w:br w:type="page"/>
      </w:r>
    </w:p>
    <w:sdt>
      <w:sdtPr>
        <w:rPr>
          <w:lang w:val="ja-JP"/>
        </w:rPr>
        <w:id w:val="2146394742"/>
        <w:docPartObj>
          <w:docPartGallery w:val="Table of Contents"/>
          <w:docPartUnique/>
        </w:docPartObj>
      </w:sdtPr>
      <w:sdtEndPr>
        <w:rPr>
          <w:b/>
          <w:bCs/>
        </w:rPr>
      </w:sdtEndPr>
      <w:sdtContent>
        <w:p w14:paraId="59CA8BD5" w14:textId="77777777" w:rsidR="00E121F6" w:rsidRPr="00E121F6" w:rsidRDefault="00E121F6" w:rsidP="00E121F6">
          <w:pPr>
            <w:keepNext/>
            <w:jc w:val="center"/>
            <w:rPr>
              <w:rFonts w:eastAsia="Times New Roman"/>
              <w:b/>
              <w:bCs/>
              <w:szCs w:val="22"/>
              <w:lang w:eastAsia="ko-KR"/>
            </w:rPr>
          </w:pPr>
          <w:r w:rsidRPr="00E121F6">
            <w:rPr>
              <w:rFonts w:eastAsia="Times New Roman"/>
              <w:b/>
              <w:bCs/>
              <w:szCs w:val="22"/>
              <w:lang w:eastAsia="ko-KR"/>
            </w:rPr>
            <w:t>Table of contents</w:t>
          </w:r>
        </w:p>
        <w:p w14:paraId="4A635527" w14:textId="77777777" w:rsidR="00E121F6" w:rsidRPr="00E121F6" w:rsidRDefault="00E121F6"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r w:rsidRPr="00E121F6">
            <w:rPr>
              <w:rFonts w:eastAsia="Batang"/>
              <w:noProof/>
              <w:szCs w:val="20"/>
              <w:lang w:eastAsia="en-US"/>
            </w:rPr>
            <w:fldChar w:fldCharType="begin"/>
          </w:r>
          <w:r w:rsidRPr="00E121F6">
            <w:rPr>
              <w:rFonts w:eastAsia="Batang"/>
              <w:noProof/>
              <w:szCs w:val="20"/>
              <w:lang w:eastAsia="en-US"/>
            </w:rPr>
            <w:instrText xml:space="preserve"> TOC \o </w:instrText>
          </w:r>
          <w:r w:rsidRPr="00E121F6">
            <w:rPr>
              <w:rFonts w:eastAsia="Batang" w:cs="Nirmala UI"/>
              <w:noProof/>
              <w:cs/>
              <w:lang w:eastAsia="en-US" w:bidi="hi-IN"/>
            </w:rPr>
            <w:instrText>"</w:instrText>
          </w:r>
          <w:r w:rsidRPr="00E121F6">
            <w:rPr>
              <w:rFonts w:eastAsia="Batang"/>
              <w:noProof/>
              <w:szCs w:val="20"/>
              <w:lang w:eastAsia="en-US"/>
            </w:rPr>
            <w:instrText>1</w:instrText>
          </w:r>
          <w:r w:rsidRPr="00E121F6">
            <w:rPr>
              <w:rFonts w:eastAsia="Batang" w:cs="Nirmala UI"/>
              <w:noProof/>
              <w:cs/>
              <w:lang w:eastAsia="en-US" w:bidi="hi-IN"/>
            </w:rPr>
            <w:instrText>-</w:instrText>
          </w:r>
          <w:r w:rsidRPr="00E121F6">
            <w:rPr>
              <w:rFonts w:eastAsia="Batang"/>
              <w:noProof/>
              <w:szCs w:val="20"/>
              <w:lang w:eastAsia="en-US"/>
            </w:rPr>
            <w:instrText>3</w:instrText>
          </w:r>
          <w:r w:rsidRPr="00E121F6">
            <w:rPr>
              <w:rFonts w:eastAsia="Batang" w:cs="Nirmala UI"/>
              <w:noProof/>
              <w:cs/>
              <w:lang w:eastAsia="en-US" w:bidi="hi-IN"/>
            </w:rPr>
            <w:instrText xml:space="preserve">" </w:instrText>
          </w:r>
          <w:r w:rsidRPr="00E121F6">
            <w:rPr>
              <w:rFonts w:eastAsia="Batang"/>
              <w:noProof/>
              <w:szCs w:val="20"/>
              <w:lang w:eastAsia="en-US"/>
            </w:rPr>
            <w:instrText xml:space="preserve">\h \z \u </w:instrText>
          </w:r>
          <w:r w:rsidRPr="00E121F6">
            <w:rPr>
              <w:rFonts w:eastAsia="Batang"/>
              <w:noProof/>
              <w:szCs w:val="20"/>
              <w:lang w:eastAsia="en-US"/>
            </w:rPr>
            <w:fldChar w:fldCharType="separate"/>
          </w:r>
          <w:hyperlink w:anchor="_Toc49853641" w:history="1">
            <w:r w:rsidRPr="00E121F6">
              <w:rPr>
                <w:rFonts w:asciiTheme="majorBidi" w:eastAsia="Batang" w:hAnsiTheme="majorBidi"/>
                <w:noProof/>
                <w:color w:val="0000FF"/>
                <w:szCs w:val="20"/>
                <w:u w:val="single"/>
                <w:lang w:eastAsia="zh-CN"/>
              </w:rPr>
              <w:t>1</w:t>
            </w:r>
            <w:r w:rsidRPr="00E121F6">
              <w:rPr>
                <w:rFonts w:asciiTheme="minorHAnsi" w:hAnsiTheme="minorHAnsi" w:cstheme="minorBidi"/>
                <w:noProof/>
                <w:kern w:val="2"/>
                <w:sz w:val="21"/>
                <w:szCs w:val="22"/>
                <w:lang w:val="en-US"/>
              </w:rPr>
              <w:tab/>
            </w:r>
            <w:r w:rsidRPr="00E121F6">
              <w:rPr>
                <w:rFonts w:asciiTheme="majorBidi" w:eastAsia="Batang" w:hAnsiTheme="majorBidi"/>
                <w:noProof/>
                <w:color w:val="0000FF"/>
                <w:szCs w:val="20"/>
                <w:u w:val="single"/>
                <w:lang w:eastAsia="zh-CN"/>
              </w:rPr>
              <w:t>Scope</w:t>
            </w:r>
            <w:r w:rsidRPr="00E121F6">
              <w:rPr>
                <w:rFonts w:eastAsia="Batang"/>
                <w:noProof/>
                <w:webHidden/>
                <w:szCs w:val="20"/>
                <w:lang w:eastAsia="en-US"/>
              </w:rPr>
              <w:tab/>
            </w:r>
            <w:r w:rsidRPr="00E121F6">
              <w:rPr>
                <w:rFonts w:eastAsia="Batang"/>
                <w:noProof/>
                <w:webHidden/>
                <w:szCs w:val="20"/>
                <w:lang w:eastAsia="en-US"/>
              </w:rPr>
              <w:fldChar w:fldCharType="begin"/>
            </w:r>
            <w:r w:rsidRPr="00E121F6">
              <w:rPr>
                <w:rFonts w:eastAsia="Batang"/>
                <w:noProof/>
                <w:webHidden/>
                <w:szCs w:val="20"/>
                <w:lang w:eastAsia="en-US"/>
              </w:rPr>
              <w:instrText xml:space="preserve"> PAGEREF _Toc49853641 \h </w:instrText>
            </w:r>
            <w:r w:rsidRPr="00E121F6">
              <w:rPr>
                <w:rFonts w:eastAsia="Batang"/>
                <w:noProof/>
                <w:webHidden/>
                <w:szCs w:val="20"/>
                <w:lang w:eastAsia="en-US"/>
              </w:rPr>
            </w:r>
            <w:r w:rsidRPr="00E121F6">
              <w:rPr>
                <w:rFonts w:eastAsia="Batang"/>
                <w:noProof/>
                <w:webHidden/>
                <w:szCs w:val="20"/>
                <w:lang w:eastAsia="en-US"/>
              </w:rPr>
              <w:fldChar w:fldCharType="separate"/>
            </w:r>
            <w:r w:rsidRPr="00E121F6">
              <w:rPr>
                <w:rFonts w:eastAsia="Batang"/>
                <w:noProof/>
                <w:webHidden/>
                <w:szCs w:val="20"/>
                <w:lang w:eastAsia="en-US"/>
              </w:rPr>
              <w:t>2</w:t>
            </w:r>
            <w:r w:rsidRPr="00E121F6">
              <w:rPr>
                <w:rFonts w:eastAsia="Batang"/>
                <w:noProof/>
                <w:webHidden/>
                <w:szCs w:val="20"/>
                <w:lang w:eastAsia="en-US"/>
              </w:rPr>
              <w:fldChar w:fldCharType="end"/>
            </w:r>
          </w:hyperlink>
        </w:p>
        <w:p w14:paraId="5FC68CC9"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42" w:history="1">
            <w:r w:rsidR="00E121F6" w:rsidRPr="00E121F6">
              <w:rPr>
                <w:rFonts w:asciiTheme="majorBidi" w:eastAsia="Batang" w:hAnsiTheme="majorBidi"/>
                <w:noProof/>
                <w:color w:val="0000FF"/>
                <w:szCs w:val="20"/>
                <w:u w:val="single"/>
                <w:lang w:eastAsia="zh-CN"/>
              </w:rPr>
              <w:t>2</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eastAsia="zh-CN"/>
              </w:rPr>
              <w:t>References</w:t>
            </w:r>
            <w:r w:rsidR="00E121F6" w:rsidRPr="00E121F6">
              <w:rPr>
                <w:rFonts w:asciiTheme="majorBidi" w:eastAsia="Batang" w:hAnsiTheme="majorBidi" w:cs="Nirmala UI"/>
                <w:noProof/>
                <w:color w:val="0000FF"/>
                <w:u w:val="single"/>
                <w:cs/>
                <w:lang w:eastAsia="zh-CN"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_Toc49853642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5F13F022"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43" w:history="1">
            <w:r w:rsidR="00E121F6" w:rsidRPr="00E121F6">
              <w:rPr>
                <w:rFonts w:asciiTheme="majorBidi" w:eastAsia="Batang" w:hAnsiTheme="majorBidi"/>
                <w:noProof/>
                <w:color w:val="0000FF"/>
                <w:szCs w:val="20"/>
                <w:u w:val="single"/>
                <w:lang w:eastAsia="zh-CN"/>
              </w:rPr>
              <w:t>3</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eastAsia="en-US"/>
              </w:rPr>
              <w:t>Definitions</w:t>
            </w:r>
            <w:r w:rsidR="00E121F6" w:rsidRPr="00E121F6">
              <w:rPr>
                <w:rFonts w:asciiTheme="majorBidi" w:eastAsia="Batang" w:hAnsiTheme="majorBidi" w:cs="Nirmala UI"/>
                <w:noProof/>
                <w:color w:val="0000FF"/>
                <w:u w:val="single"/>
                <w:cs/>
                <w:lang w:eastAsia="en-US"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_Toc49853643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1AF01E86"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44" w:history="1">
            <w:r w:rsidR="00E121F6" w:rsidRPr="00E121F6">
              <w:rPr>
                <w:rFonts w:asciiTheme="majorBidi" w:eastAsia="Batang" w:hAnsiTheme="majorBidi"/>
                <w:noProof/>
                <w:color w:val="0000FF"/>
                <w:szCs w:val="20"/>
                <w:u w:val="single"/>
                <w:lang w:eastAsia="zh-CN"/>
              </w:rPr>
              <w:t>4</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eastAsia="en-US"/>
              </w:rPr>
              <w:t>Abbreviations</w:t>
            </w:r>
            <w:r w:rsidR="00E121F6" w:rsidRPr="00E121F6">
              <w:rPr>
                <w:rFonts w:asciiTheme="majorBidi" w:eastAsia="Batang" w:hAnsiTheme="majorBidi"/>
                <w:noProof/>
                <w:color w:val="0000FF"/>
                <w:szCs w:val="20"/>
                <w:u w:val="single"/>
                <w:lang w:eastAsia="zh-CN"/>
              </w:rPr>
              <w:t xml:space="preserve"> and A</w:t>
            </w:r>
            <w:r w:rsidR="00E121F6" w:rsidRPr="00E121F6">
              <w:rPr>
                <w:rFonts w:asciiTheme="majorBidi" w:eastAsia="Batang" w:hAnsiTheme="majorBidi"/>
                <w:noProof/>
                <w:color w:val="0000FF"/>
                <w:szCs w:val="20"/>
                <w:u w:val="single"/>
                <w:lang w:eastAsia="en-US"/>
              </w:rPr>
              <w:t>cronyms</w:t>
            </w:r>
            <w:r w:rsidR="00E121F6" w:rsidRPr="00E121F6">
              <w:rPr>
                <w:rFonts w:asciiTheme="majorBidi" w:eastAsia="Batang" w:hAnsiTheme="majorBidi" w:cs="Nirmala UI"/>
                <w:noProof/>
                <w:color w:val="0000FF"/>
                <w:u w:val="single"/>
                <w:cs/>
                <w:lang w:eastAsia="en-US"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_Toc49853644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08CFA9D0"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45" w:history="1">
            <w:r w:rsidR="00E121F6" w:rsidRPr="00E121F6">
              <w:rPr>
                <w:rFonts w:asciiTheme="majorBidi" w:eastAsia="Batang" w:hAnsiTheme="majorBidi"/>
                <w:noProof/>
                <w:color w:val="0000FF"/>
                <w:szCs w:val="20"/>
                <w:u w:val="single"/>
                <w:lang w:eastAsia="zh-CN"/>
              </w:rPr>
              <w:t>5</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eastAsia="zh-CN"/>
              </w:rPr>
              <w:t>Conventions</w:t>
            </w:r>
            <w:r w:rsidR="00E121F6" w:rsidRPr="00E121F6">
              <w:rPr>
                <w:rFonts w:asciiTheme="majorBidi" w:eastAsia="Batang" w:hAnsiTheme="majorBidi" w:cs="Nirmala UI"/>
                <w:noProof/>
                <w:color w:val="0000FF"/>
                <w:u w:val="single"/>
                <w:cs/>
                <w:lang w:eastAsia="zh-CN"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_Toc49853645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21B24DB5"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46" w:history="1">
            <w:r w:rsidR="00E121F6" w:rsidRPr="00E121F6">
              <w:rPr>
                <w:rFonts w:asciiTheme="majorBidi" w:eastAsia="Batang" w:hAnsiTheme="majorBidi"/>
                <w:noProof/>
                <w:color w:val="0000FF"/>
                <w:szCs w:val="20"/>
                <w:u w:val="single"/>
              </w:rPr>
              <w:t>6</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rPr>
              <w:t>IoT concept and risk in IoT systems</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_Toc49853646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505BD49F"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1531" w:right="851" w:hanging="851"/>
            <w:textAlignment w:val="baseline"/>
            <w:rPr>
              <w:rFonts w:asciiTheme="minorHAnsi" w:hAnsiTheme="minorHAnsi" w:cstheme="minorBidi"/>
              <w:noProof/>
              <w:kern w:val="2"/>
              <w:sz w:val="21"/>
              <w:szCs w:val="22"/>
              <w:lang w:val="en-US"/>
            </w:rPr>
          </w:pPr>
          <w:hyperlink w:anchor="_Toc49853647" w:history="1">
            <w:r w:rsidR="00E121F6" w:rsidRPr="00E121F6">
              <w:rPr>
                <w:rFonts w:asciiTheme="majorBidi" w:eastAsia="Batang" w:hAnsiTheme="majorBidi"/>
                <w:noProof/>
                <w:color w:val="0000FF"/>
                <w:szCs w:val="20"/>
                <w:u w:val="single"/>
                <w:lang w:val="en-US"/>
              </w:rPr>
              <w:t>6</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1</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val="en-US"/>
              </w:rPr>
              <w:t>General</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_Toc49853647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6DF8B69E"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1531" w:right="851" w:hanging="851"/>
            <w:textAlignment w:val="baseline"/>
            <w:rPr>
              <w:rFonts w:asciiTheme="minorHAnsi" w:hAnsiTheme="minorHAnsi" w:cstheme="minorBidi"/>
              <w:noProof/>
              <w:kern w:val="2"/>
              <w:sz w:val="21"/>
              <w:szCs w:val="22"/>
              <w:lang w:val="en-US"/>
            </w:rPr>
          </w:pPr>
          <w:hyperlink w:anchor="_Toc49853648" w:history="1">
            <w:r w:rsidR="00E121F6" w:rsidRPr="00E121F6">
              <w:rPr>
                <w:rFonts w:asciiTheme="majorBidi" w:eastAsia="Batang" w:hAnsiTheme="majorBidi"/>
                <w:noProof/>
                <w:color w:val="0000FF"/>
                <w:szCs w:val="20"/>
                <w:u w:val="single"/>
                <w:lang w:val="en-US"/>
              </w:rPr>
              <w:t>6</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2</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val="en-US"/>
              </w:rPr>
              <w:t>IoT Stakeholders</w:t>
            </w:r>
            <w:r w:rsidR="00E121F6" w:rsidRPr="00E121F6">
              <w:rPr>
                <w:rFonts w:asciiTheme="majorBidi" w:eastAsia="Batang" w:hAnsiTheme="majorBidi" w:cs="Nirmala UI"/>
                <w:noProof/>
                <w:color w:val="0000FF"/>
                <w:u w:val="single"/>
                <w:cs/>
                <w:lang w:val="en-US" w:bidi="hi-IN"/>
              </w:rPr>
              <w:t xml:space="preserve"> (</w:t>
            </w:r>
            <w:r w:rsidR="00E121F6" w:rsidRPr="00E121F6">
              <w:rPr>
                <w:rFonts w:asciiTheme="majorBidi" w:eastAsia="Batang" w:hAnsiTheme="majorBidi"/>
                <w:noProof/>
                <w:color w:val="0000FF"/>
                <w:szCs w:val="20"/>
                <w:u w:val="single"/>
                <w:lang w:val="en-US"/>
              </w:rPr>
              <w:t>IoT Service provider, IoT Service developer, IoT user</w:t>
            </w:r>
            <w:r w:rsidR="00E121F6" w:rsidRPr="00E121F6">
              <w:rPr>
                <w:rFonts w:asciiTheme="majorBidi" w:eastAsia="Batang" w:hAnsiTheme="majorBidi" w:cs="Nirmala UI"/>
                <w:noProof/>
                <w:color w:val="0000FF"/>
                <w:u w:val="single"/>
                <w:cs/>
                <w:lang w:val="en-US"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_Toc49853648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3</w:t>
            </w:r>
            <w:r w:rsidR="00E121F6" w:rsidRPr="00E121F6">
              <w:rPr>
                <w:rFonts w:eastAsia="Batang"/>
                <w:noProof/>
                <w:webHidden/>
                <w:szCs w:val="20"/>
                <w:lang w:eastAsia="en-US"/>
              </w:rPr>
              <w:fldChar w:fldCharType="end"/>
            </w:r>
          </w:hyperlink>
        </w:p>
        <w:p w14:paraId="7982C9F3"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1531" w:right="851" w:hanging="851"/>
            <w:textAlignment w:val="baseline"/>
            <w:rPr>
              <w:rFonts w:eastAsia="Batang"/>
              <w:noProof/>
              <w:szCs w:val="20"/>
              <w:lang w:eastAsia="en-US"/>
            </w:rPr>
          </w:pPr>
          <w:hyperlink w:anchor="_Toc49853649" w:history="1">
            <w:r w:rsidR="00E121F6" w:rsidRPr="00E121F6">
              <w:rPr>
                <w:rFonts w:asciiTheme="majorBidi" w:eastAsia="Batang" w:hAnsiTheme="majorBidi"/>
                <w:noProof/>
                <w:color w:val="0000FF"/>
                <w:szCs w:val="20"/>
                <w:u w:val="single"/>
                <w:lang w:val="en-US"/>
              </w:rPr>
              <w:t>6</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3</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val="en-US"/>
              </w:rPr>
              <w:t xml:space="preserve">Reference Model </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based on ISO</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 xml:space="preserve">IEC 30141 </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IoT RA</w:t>
            </w:r>
            <w:r w:rsidR="00E121F6" w:rsidRPr="00E121F6">
              <w:rPr>
                <w:rFonts w:asciiTheme="majorBidi" w:eastAsia="Batang" w:hAnsiTheme="majorBidi" w:cs="Nirmala UI"/>
                <w:noProof/>
                <w:color w:val="0000FF"/>
                <w:u w:val="single"/>
                <w:cs/>
                <w:lang w:val="en-US" w:bidi="hi-IN"/>
              </w:rPr>
              <w:t>))</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_Toc49853649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4</w:t>
            </w:r>
            <w:r w:rsidR="00E121F6" w:rsidRPr="00E121F6">
              <w:rPr>
                <w:rFonts w:eastAsia="Batang"/>
                <w:noProof/>
                <w:webHidden/>
                <w:szCs w:val="20"/>
                <w:lang w:eastAsia="en-US"/>
              </w:rPr>
              <w:fldChar w:fldCharType="end"/>
            </w:r>
          </w:hyperlink>
        </w:p>
        <w:p w14:paraId="3DB2E124" w14:textId="333D025D" w:rsidR="00E121F6" w:rsidRPr="00E121F6" w:rsidRDefault="00E121F6" w:rsidP="006F789A">
          <w:pPr>
            <w:keepLines/>
            <w:tabs>
              <w:tab w:val="left" w:leader="dot" w:pos="9356"/>
              <w:tab w:val="right" w:pos="9639"/>
            </w:tabs>
            <w:overflowPunct w:val="0"/>
            <w:autoSpaceDE w:val="0"/>
            <w:autoSpaceDN w:val="0"/>
            <w:adjustRightInd w:val="0"/>
            <w:spacing w:before="80"/>
            <w:ind w:left="1531" w:right="851" w:hanging="851"/>
            <w:textAlignment w:val="baseline"/>
            <w:rPr>
              <w:rFonts w:asciiTheme="minorHAnsi" w:eastAsia="MS Mincho" w:hAnsiTheme="minorHAnsi" w:cstheme="minorBidi"/>
              <w:noProof/>
              <w:kern w:val="2"/>
              <w:sz w:val="21"/>
              <w:szCs w:val="22"/>
              <w:lang w:val="en-US"/>
            </w:rPr>
          </w:pPr>
          <w:r w:rsidRPr="00E121F6">
            <w:rPr>
              <w:rFonts w:eastAsia="MS Mincho" w:hint="eastAsia"/>
              <w:noProof/>
              <w:szCs w:val="20"/>
            </w:rPr>
            <w:t>6</w:t>
          </w:r>
          <w:r w:rsidRPr="00E121F6">
            <w:rPr>
              <w:rFonts w:eastAsia="MS Mincho" w:cs="Nirmala UI"/>
              <w:noProof/>
              <w:cs/>
              <w:lang w:bidi="hi-IN"/>
            </w:rPr>
            <w:t>.</w:t>
          </w:r>
          <w:r w:rsidRPr="00E121F6">
            <w:rPr>
              <w:rFonts w:eastAsia="MS Mincho"/>
              <w:noProof/>
              <w:szCs w:val="20"/>
            </w:rPr>
            <w:t>4</w:t>
          </w:r>
          <w:r w:rsidRPr="00E121F6">
            <w:rPr>
              <w:rFonts w:eastAsia="MS Mincho"/>
              <w:noProof/>
              <w:szCs w:val="20"/>
            </w:rPr>
            <w:tab/>
            <w:t>Risks in IoT systems</w:t>
          </w:r>
        </w:p>
        <w:p w14:paraId="1273EAE9"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1531" w:right="851" w:hanging="851"/>
            <w:textAlignment w:val="baseline"/>
            <w:rPr>
              <w:rFonts w:asciiTheme="minorHAnsi" w:hAnsiTheme="minorHAnsi" w:cstheme="minorBidi"/>
              <w:noProof/>
              <w:kern w:val="2"/>
              <w:sz w:val="21"/>
              <w:szCs w:val="22"/>
              <w:lang w:val="en-US"/>
            </w:rPr>
          </w:pPr>
          <w:hyperlink w:anchor="_Toc49853653" w:history="1">
            <w:r w:rsidR="00E121F6" w:rsidRPr="00E121F6">
              <w:rPr>
                <w:rFonts w:asciiTheme="majorBidi" w:eastAsia="Batang" w:hAnsiTheme="majorBidi"/>
                <w:noProof/>
                <w:color w:val="0000FF"/>
                <w:szCs w:val="20"/>
                <w:u w:val="single"/>
                <w:lang w:val="en-US"/>
              </w:rPr>
              <w:t>6</w:t>
            </w:r>
            <w:r w:rsidR="00E121F6" w:rsidRPr="00E121F6">
              <w:rPr>
                <w:rFonts w:asciiTheme="majorBidi" w:eastAsia="Batang" w:hAnsiTheme="majorBidi" w:cs="Nirmala UI"/>
                <w:noProof/>
                <w:color w:val="0000FF"/>
                <w:u w:val="single"/>
                <w:cs/>
                <w:lang w:val="en-US" w:bidi="hi-IN"/>
              </w:rPr>
              <w:t>.</w:t>
            </w:r>
            <w:r w:rsidR="00E121F6" w:rsidRPr="00E121F6">
              <w:rPr>
                <w:rFonts w:asciiTheme="majorBidi" w:eastAsia="Batang" w:hAnsiTheme="majorBidi"/>
                <w:noProof/>
                <w:color w:val="0000FF"/>
                <w:szCs w:val="20"/>
                <w:u w:val="single"/>
                <w:lang w:val="en-US"/>
              </w:rPr>
              <w:t>5</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val="en-US"/>
              </w:rPr>
              <w:t>IoT life cycle</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_Toc49853653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9</w:t>
            </w:r>
            <w:r w:rsidR="00E121F6" w:rsidRPr="00E121F6">
              <w:rPr>
                <w:rFonts w:eastAsia="Batang"/>
                <w:noProof/>
                <w:webHidden/>
                <w:szCs w:val="20"/>
                <w:lang w:eastAsia="en-US"/>
              </w:rPr>
              <w:fldChar w:fldCharType="end"/>
            </w:r>
          </w:hyperlink>
        </w:p>
        <w:p w14:paraId="0407B567" w14:textId="77777777" w:rsidR="00E121F6" w:rsidRPr="00E121F6" w:rsidRDefault="00D062CA"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inorHAnsi" w:hAnsiTheme="minorHAnsi" w:cstheme="minorBidi"/>
              <w:noProof/>
              <w:kern w:val="2"/>
              <w:sz w:val="21"/>
              <w:szCs w:val="22"/>
              <w:lang w:val="en-US"/>
            </w:rPr>
          </w:pPr>
          <w:hyperlink w:anchor="_Toc49853654" w:history="1">
            <w:r w:rsidR="00E121F6" w:rsidRPr="00E121F6">
              <w:rPr>
                <w:rFonts w:asciiTheme="majorBidi" w:eastAsia="Batang" w:hAnsiTheme="majorBidi"/>
                <w:noProof/>
                <w:color w:val="0000FF"/>
                <w:szCs w:val="20"/>
                <w:u w:val="single"/>
                <w:lang w:eastAsia="en-US"/>
              </w:rPr>
              <w:t>7</w:t>
            </w:r>
            <w:r w:rsidR="00E121F6" w:rsidRPr="00E121F6">
              <w:rPr>
                <w:rFonts w:asciiTheme="minorHAnsi" w:hAnsiTheme="minorHAnsi" w:cstheme="minorBidi"/>
                <w:noProof/>
                <w:kern w:val="2"/>
                <w:sz w:val="21"/>
                <w:szCs w:val="22"/>
                <w:lang w:val="en-US"/>
              </w:rPr>
              <w:tab/>
            </w:r>
            <w:r w:rsidR="00E121F6" w:rsidRPr="00E121F6">
              <w:rPr>
                <w:rFonts w:asciiTheme="majorBidi" w:eastAsia="Batang" w:hAnsiTheme="majorBidi"/>
                <w:noProof/>
                <w:color w:val="0000FF"/>
                <w:szCs w:val="20"/>
                <w:u w:val="single"/>
                <w:lang w:eastAsia="en-US"/>
              </w:rPr>
              <w:t>Security Controls</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_Toc49853654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10</w:t>
            </w:r>
            <w:r w:rsidR="00E121F6" w:rsidRPr="00E121F6">
              <w:rPr>
                <w:rFonts w:eastAsia="Batang"/>
                <w:noProof/>
                <w:webHidden/>
                <w:szCs w:val="20"/>
                <w:lang w:eastAsia="en-US"/>
              </w:rPr>
              <w:fldChar w:fldCharType="end"/>
            </w:r>
          </w:hyperlink>
        </w:p>
        <w:p w14:paraId="36C6F235"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2269" w:right="851" w:hanging="851"/>
            <w:textAlignment w:val="baseline"/>
            <w:rPr>
              <w:rFonts w:asciiTheme="minorHAnsi" w:hAnsiTheme="minorHAnsi" w:cstheme="minorBidi"/>
              <w:noProof/>
              <w:kern w:val="2"/>
              <w:sz w:val="21"/>
              <w:szCs w:val="22"/>
              <w:lang w:val="en-US"/>
            </w:rPr>
          </w:pPr>
          <w:hyperlink w:anchor="_Toc49853655" w:history="1">
            <w:r w:rsidR="00E121F6" w:rsidRPr="00E121F6">
              <w:rPr>
                <w:rFonts w:ascii="Cambria,Italic" w:eastAsia="Batang" w:hAnsi="Cambria,Italic"/>
                <w:noProof/>
                <w:color w:val="0000FF"/>
                <w:szCs w:val="20"/>
                <w:u w:val="single"/>
                <w:lang w:val="en-CA" w:eastAsia="en-US"/>
              </w:rPr>
              <w:t>7</w:t>
            </w:r>
            <w:r w:rsidR="00E121F6" w:rsidRPr="00E121F6">
              <w:rPr>
                <w:rFonts w:ascii="Cambria,Italic" w:eastAsia="Batang" w:hAnsi="Cambria,Italic" w:cs="Nirmala UI"/>
                <w:noProof/>
                <w:color w:val="0000FF"/>
                <w:u w:val="single"/>
                <w:cs/>
                <w:lang w:val="en-CA" w:eastAsia="en-US" w:bidi="hi-IN"/>
              </w:rPr>
              <w:t>.</w:t>
            </w:r>
            <w:r w:rsidR="00E121F6" w:rsidRPr="00E121F6">
              <w:rPr>
                <w:rFonts w:ascii="Cambria,Italic" w:eastAsia="Batang" w:hAnsi="Cambria,Italic"/>
                <w:noProof/>
                <w:color w:val="0000FF"/>
                <w:szCs w:val="20"/>
                <w:u w:val="single"/>
                <w:lang w:val="en-CA" w:eastAsia="en-US"/>
              </w:rPr>
              <w:t>1 Security controls for IoT service developer and IoT service provider</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_Toc49853655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10</w:t>
            </w:r>
            <w:r w:rsidR="00E121F6" w:rsidRPr="00E121F6">
              <w:rPr>
                <w:rFonts w:eastAsia="Batang"/>
                <w:noProof/>
                <w:webHidden/>
                <w:szCs w:val="20"/>
                <w:lang w:eastAsia="en-US"/>
              </w:rPr>
              <w:fldChar w:fldCharType="end"/>
            </w:r>
          </w:hyperlink>
        </w:p>
        <w:p w14:paraId="0946A12A" w14:textId="77777777" w:rsidR="00E121F6" w:rsidRPr="00E121F6" w:rsidRDefault="00D062CA" w:rsidP="00E121F6">
          <w:pPr>
            <w:keepLines/>
            <w:tabs>
              <w:tab w:val="left" w:leader="dot" w:pos="9356"/>
              <w:tab w:val="right" w:pos="9639"/>
            </w:tabs>
            <w:overflowPunct w:val="0"/>
            <w:autoSpaceDE w:val="0"/>
            <w:autoSpaceDN w:val="0"/>
            <w:adjustRightInd w:val="0"/>
            <w:spacing w:before="80"/>
            <w:ind w:left="2269" w:right="851" w:hanging="851"/>
            <w:textAlignment w:val="baseline"/>
            <w:rPr>
              <w:rFonts w:eastAsia="Batang"/>
              <w:noProof/>
              <w:szCs w:val="20"/>
              <w:lang w:eastAsia="en-US"/>
            </w:rPr>
          </w:pPr>
          <w:hyperlink w:anchor="_Toc49853656" w:history="1">
            <w:r w:rsidR="00E121F6" w:rsidRPr="00E121F6">
              <w:rPr>
                <w:rFonts w:asciiTheme="majorBidi" w:eastAsia="Batang" w:hAnsiTheme="majorBidi"/>
                <w:noProof/>
                <w:color w:val="0000FF"/>
                <w:szCs w:val="20"/>
                <w:u w:val="single"/>
                <w:lang w:val="en-CA" w:eastAsia="en-US"/>
              </w:rPr>
              <w:t>7</w:t>
            </w:r>
            <w:r w:rsidR="00E121F6" w:rsidRPr="00E121F6">
              <w:rPr>
                <w:rFonts w:asciiTheme="majorBidi" w:eastAsia="Batang" w:hAnsiTheme="majorBidi" w:cs="Nirmala UI"/>
                <w:noProof/>
                <w:color w:val="0000FF"/>
                <w:u w:val="single"/>
                <w:cs/>
                <w:lang w:val="en-CA" w:eastAsia="en-US" w:bidi="hi-IN"/>
              </w:rPr>
              <w:t>.</w:t>
            </w:r>
            <w:r w:rsidR="00E121F6" w:rsidRPr="00E121F6">
              <w:rPr>
                <w:rFonts w:asciiTheme="majorBidi" w:eastAsia="Batang" w:hAnsiTheme="majorBidi"/>
                <w:noProof/>
                <w:color w:val="0000FF"/>
                <w:szCs w:val="20"/>
                <w:u w:val="single"/>
                <w:lang w:val="en-CA" w:eastAsia="en-US"/>
              </w:rPr>
              <w:t>2 Security controls for IoT user</w:t>
            </w:r>
            <w:r w:rsidR="00E121F6" w:rsidRPr="00E121F6">
              <w:rPr>
                <w:rFonts w:eastAsia="Batang"/>
                <w:noProof/>
                <w:webHidden/>
                <w:szCs w:val="20"/>
                <w:lang w:eastAsia="en-US"/>
              </w:rPr>
              <w:tab/>
            </w:r>
            <w:r w:rsidR="00E121F6" w:rsidRPr="00E121F6">
              <w:rPr>
                <w:rFonts w:eastAsia="Batang"/>
                <w:noProof/>
                <w:webHidden/>
                <w:szCs w:val="20"/>
                <w:lang w:eastAsia="en-US"/>
              </w:rPr>
              <w:fldChar w:fldCharType="begin"/>
            </w:r>
            <w:r w:rsidR="00E121F6" w:rsidRPr="00E121F6">
              <w:rPr>
                <w:rFonts w:eastAsia="Batang"/>
                <w:noProof/>
                <w:webHidden/>
                <w:szCs w:val="20"/>
                <w:lang w:eastAsia="en-US"/>
              </w:rPr>
              <w:instrText xml:space="preserve"> PAGEREF _Toc49853656 \h </w:instrText>
            </w:r>
            <w:r w:rsidR="00E121F6" w:rsidRPr="00E121F6">
              <w:rPr>
                <w:rFonts w:eastAsia="Batang"/>
                <w:noProof/>
                <w:webHidden/>
                <w:szCs w:val="20"/>
                <w:lang w:eastAsia="en-US"/>
              </w:rPr>
            </w:r>
            <w:r w:rsidR="00E121F6" w:rsidRPr="00E121F6">
              <w:rPr>
                <w:rFonts w:eastAsia="Batang"/>
                <w:noProof/>
                <w:webHidden/>
                <w:szCs w:val="20"/>
                <w:lang w:eastAsia="en-US"/>
              </w:rPr>
              <w:fldChar w:fldCharType="separate"/>
            </w:r>
            <w:r w:rsidR="00E121F6" w:rsidRPr="00E121F6">
              <w:rPr>
                <w:rFonts w:eastAsia="Batang"/>
                <w:noProof/>
                <w:webHidden/>
                <w:szCs w:val="20"/>
                <w:lang w:eastAsia="en-US"/>
              </w:rPr>
              <w:t>2</w:t>
            </w:r>
            <w:r w:rsidR="00E121F6" w:rsidRPr="00E121F6">
              <w:rPr>
                <w:rFonts w:eastAsia="Batang"/>
                <w:noProof/>
                <w:webHidden/>
                <w:szCs w:val="20"/>
                <w:lang w:eastAsia="en-US"/>
              </w:rPr>
              <w:fldChar w:fldCharType="end"/>
            </w:r>
          </w:hyperlink>
          <w:r w:rsidR="00E121F6" w:rsidRPr="00E121F6">
            <w:rPr>
              <w:rFonts w:eastAsia="Batang"/>
              <w:noProof/>
              <w:szCs w:val="20"/>
              <w:lang w:eastAsia="en-US"/>
            </w:rPr>
            <w:t>6</w:t>
          </w:r>
        </w:p>
        <w:p w14:paraId="75A18DCA" w14:textId="77777777" w:rsidR="00E121F6" w:rsidRPr="00E121F6" w:rsidRDefault="00E121F6" w:rsidP="00E121F6">
          <w:pPr>
            <w:keepLines/>
            <w:tabs>
              <w:tab w:val="left" w:pos="964"/>
              <w:tab w:val="left" w:leader="dot" w:pos="9356"/>
              <w:tab w:val="right" w:pos="9639"/>
            </w:tabs>
            <w:overflowPunct w:val="0"/>
            <w:autoSpaceDE w:val="0"/>
            <w:autoSpaceDN w:val="0"/>
            <w:adjustRightInd w:val="0"/>
            <w:spacing w:before="240"/>
            <w:ind w:left="680" w:right="851" w:hanging="680"/>
            <w:textAlignment w:val="baseline"/>
            <w:rPr>
              <w:rFonts w:asciiTheme="majorBidi" w:eastAsia="Batang" w:hAnsiTheme="majorBidi"/>
              <w:noProof/>
              <w:color w:val="0000FF"/>
              <w:szCs w:val="20"/>
              <w:u w:val="single"/>
              <w:lang w:eastAsia="en-US"/>
            </w:rPr>
          </w:pPr>
          <w:r w:rsidRPr="00E121F6">
            <w:rPr>
              <w:rFonts w:asciiTheme="majorBidi" w:eastAsia="Batang" w:hAnsiTheme="majorBidi"/>
              <w:noProof/>
              <w:color w:val="0000FF"/>
              <w:szCs w:val="20"/>
              <w:u w:val="single"/>
              <w:lang w:eastAsia="en-US"/>
            </w:rPr>
            <w:t>Bibliography</w:t>
          </w:r>
          <w:r w:rsidRPr="00E121F6">
            <w:rPr>
              <w:rFonts w:asciiTheme="majorBidi" w:eastAsia="Batang" w:hAnsiTheme="majorBidi"/>
              <w:noProof/>
              <w:webHidden/>
              <w:color w:val="0000FF"/>
              <w:szCs w:val="20"/>
              <w:u w:val="single"/>
              <w:lang w:eastAsia="en-US"/>
            </w:rPr>
            <w:tab/>
            <w:t>27</w:t>
          </w:r>
        </w:p>
        <w:p w14:paraId="51C96DCD" w14:textId="77777777" w:rsidR="00E121F6" w:rsidRPr="00E121F6" w:rsidRDefault="00E121F6" w:rsidP="00E121F6">
          <w:r w:rsidRPr="00E121F6">
            <w:rPr>
              <w:b/>
              <w:bCs/>
              <w:lang w:val="ja-JP"/>
            </w:rPr>
            <w:fldChar w:fldCharType="end"/>
          </w:r>
        </w:p>
      </w:sdtContent>
    </w:sdt>
    <w:p w14:paraId="37862F35" w14:textId="77777777" w:rsidR="00E121F6" w:rsidRPr="00E121F6" w:rsidRDefault="00E121F6" w:rsidP="00E121F6">
      <w:pPr>
        <w:spacing w:before="0" w:after="160" w:line="259" w:lineRule="auto"/>
        <w:rPr>
          <w:color w:val="000000"/>
          <w:sz w:val="20"/>
          <w:lang w:eastAsia="zh-CN"/>
        </w:rPr>
      </w:pPr>
      <w:r w:rsidRPr="00E121F6">
        <w:rPr>
          <w:color w:val="000000"/>
          <w:sz w:val="20"/>
          <w:lang w:eastAsia="zh-CN"/>
        </w:rPr>
        <w:br w:type="page"/>
      </w:r>
    </w:p>
    <w:p w14:paraId="31CDE703"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0"/>
        <w:textAlignment w:val="baseline"/>
        <w:rPr>
          <w:b/>
          <w:bCs/>
          <w:sz w:val="28"/>
          <w:szCs w:val="20"/>
          <w:lang w:val="fr-CH"/>
        </w:rPr>
      </w:pPr>
      <w:r w:rsidRPr="00E121F6">
        <w:rPr>
          <w:b/>
          <w:sz w:val="28"/>
          <w:szCs w:val="20"/>
          <w:lang w:val="fr-CH" w:eastAsia="zh-CN"/>
        </w:rPr>
        <w:lastRenderedPageBreak/>
        <w:t>Draft Recommendation ITU</w:t>
      </w:r>
      <w:r w:rsidRPr="00E121F6">
        <w:rPr>
          <w:rFonts w:cs="Nirmala UI"/>
          <w:b/>
          <w:bCs/>
          <w:sz w:val="28"/>
          <w:szCs w:val="20"/>
          <w:cs/>
          <w:lang w:val="fr-CH" w:eastAsia="zh-CN" w:bidi="hi-IN"/>
        </w:rPr>
        <w:t>-</w:t>
      </w:r>
      <w:r w:rsidRPr="00E121F6">
        <w:rPr>
          <w:b/>
          <w:sz w:val="28"/>
          <w:szCs w:val="20"/>
          <w:lang w:val="fr-CH" w:eastAsia="zh-CN"/>
        </w:rPr>
        <w:t>T X</w:t>
      </w:r>
      <w:r w:rsidRPr="00E121F6">
        <w:rPr>
          <w:rFonts w:cs="Nirmala UI"/>
          <w:b/>
          <w:bCs/>
          <w:sz w:val="28"/>
          <w:szCs w:val="20"/>
          <w:cs/>
          <w:lang w:val="fr-CH" w:eastAsia="zh-CN" w:bidi="hi-IN"/>
        </w:rPr>
        <w:t>.</w:t>
      </w:r>
      <w:r w:rsidRPr="00E121F6">
        <w:rPr>
          <w:b/>
          <w:sz w:val="28"/>
          <w:szCs w:val="20"/>
          <w:lang w:val="fr-CH" w:eastAsia="zh-CN"/>
        </w:rPr>
        <w:t>sc</w:t>
      </w:r>
      <w:r w:rsidRPr="00E121F6">
        <w:rPr>
          <w:rFonts w:cs="Nirmala UI"/>
          <w:b/>
          <w:bCs/>
          <w:sz w:val="28"/>
          <w:szCs w:val="20"/>
          <w:cs/>
          <w:lang w:val="fr-CH" w:eastAsia="zh-CN" w:bidi="hi-IN"/>
        </w:rPr>
        <w:t>-</w:t>
      </w:r>
      <w:r w:rsidRPr="00E121F6">
        <w:rPr>
          <w:b/>
          <w:sz w:val="28"/>
          <w:szCs w:val="20"/>
          <w:lang w:val="fr-CH" w:eastAsia="zh-CN"/>
        </w:rPr>
        <w:t>iot</w:t>
      </w:r>
    </w:p>
    <w:p w14:paraId="43242100"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360"/>
        <w:jc w:val="center"/>
        <w:textAlignment w:val="baseline"/>
        <w:rPr>
          <w:b/>
          <w:color w:val="000000"/>
          <w:sz w:val="20"/>
          <w:szCs w:val="20"/>
          <w:lang w:eastAsia="zh-CN"/>
        </w:rPr>
      </w:pPr>
      <w:r w:rsidRPr="00E121F6">
        <w:rPr>
          <w:b/>
          <w:sz w:val="28"/>
          <w:szCs w:val="20"/>
          <w:lang w:eastAsia="zh-CN"/>
        </w:rPr>
        <w:t xml:space="preserve">Security Controls for Internet of Things </w:t>
      </w:r>
      <w:r w:rsidRPr="00E121F6">
        <w:rPr>
          <w:rFonts w:cs="Nirmala UI"/>
          <w:b/>
          <w:bCs/>
          <w:sz w:val="28"/>
          <w:szCs w:val="20"/>
          <w:cs/>
          <w:lang w:eastAsia="zh-CN" w:bidi="hi-IN"/>
        </w:rPr>
        <w:t>(</w:t>
      </w:r>
      <w:r w:rsidRPr="00E121F6">
        <w:rPr>
          <w:b/>
          <w:sz w:val="28"/>
          <w:szCs w:val="20"/>
          <w:lang w:eastAsia="zh-CN"/>
        </w:rPr>
        <w:t>IoT</w:t>
      </w:r>
      <w:r w:rsidRPr="00E121F6">
        <w:rPr>
          <w:rFonts w:cs="Nirmala UI"/>
          <w:b/>
          <w:bCs/>
          <w:sz w:val="28"/>
          <w:szCs w:val="20"/>
          <w:cs/>
          <w:lang w:eastAsia="zh-CN" w:bidi="hi-IN"/>
        </w:rPr>
        <w:t xml:space="preserve">) </w:t>
      </w:r>
      <w:r w:rsidRPr="00E121F6">
        <w:rPr>
          <w:b/>
          <w:sz w:val="28"/>
          <w:szCs w:val="20"/>
          <w:lang w:eastAsia="zh-CN"/>
        </w:rPr>
        <w:t>systems</w:t>
      </w:r>
    </w:p>
    <w:p w14:paraId="5C12DEB5" w14:textId="77777777" w:rsidR="00E121F6" w:rsidRPr="00E121F6" w:rsidRDefault="00E121F6" w:rsidP="00E121F6">
      <w:pPr>
        <w:spacing w:afterLines="100" w:after="240"/>
        <w:ind w:left="709" w:hanging="709"/>
        <w:rPr>
          <w:rFonts w:eastAsia="MS Mincho"/>
          <w:b/>
          <w:bCs/>
          <w:color w:val="000000"/>
        </w:rPr>
      </w:pPr>
      <w:r w:rsidRPr="00E121F6">
        <w:rPr>
          <w:rFonts w:eastAsia="MS Mincho"/>
          <w:b/>
          <w:bCs/>
          <w:color w:val="000000"/>
        </w:rPr>
        <w:t>1</w:t>
      </w:r>
      <w:r w:rsidRPr="00E121F6">
        <w:rPr>
          <w:rFonts w:eastAsia="MS Mincho"/>
          <w:b/>
          <w:bCs/>
          <w:color w:val="000000"/>
        </w:rPr>
        <w:tab/>
        <w:t>Scope</w:t>
      </w:r>
    </w:p>
    <w:p w14:paraId="5AF69A32" w14:textId="77777777" w:rsidR="00E121F6" w:rsidRPr="00E121F6" w:rsidRDefault="00E121F6" w:rsidP="00E121F6">
      <w:pPr>
        <w:rPr>
          <w:szCs w:val="22"/>
          <w:lang w:eastAsia="ko-KR"/>
        </w:rPr>
      </w:pPr>
      <w:bookmarkStart w:id="15" w:name="_Hlk112551017"/>
      <w:r w:rsidRPr="00E121F6">
        <w:rPr>
          <w:szCs w:val="22"/>
          <w:lang w:eastAsia="ko-KR"/>
        </w:rPr>
        <w:t>This Recommendation provides practical security guidelines for three stakeholders of IoT systems such as IoT service provider, IoT service developer and IoT user, on IoT concept, risks of IoT systems and security controls</w:t>
      </w:r>
      <w:r w:rsidRPr="00E121F6">
        <w:rPr>
          <w:rFonts w:cs="Nirmala UI"/>
          <w:cs/>
          <w:lang w:eastAsia="ko-KR" w:bidi="hi-IN"/>
        </w:rPr>
        <w:t>.</w:t>
      </w:r>
    </w:p>
    <w:bookmarkEnd w:id="15"/>
    <w:p w14:paraId="41866534" w14:textId="77777777" w:rsidR="00E121F6" w:rsidRPr="00E121F6" w:rsidRDefault="00E121F6" w:rsidP="00E121F6">
      <w:pPr>
        <w:widowControl w:val="0"/>
        <w:spacing w:before="0"/>
        <w:rPr>
          <w:rFonts w:eastAsia="Malgun Gothic"/>
          <w:szCs w:val="22"/>
          <w:lang w:eastAsia="ko-KR"/>
        </w:rPr>
      </w:pPr>
    </w:p>
    <w:p w14:paraId="5BE54B17" w14:textId="577CD750" w:rsidR="00E121F6" w:rsidRPr="00E121F6" w:rsidRDefault="00E121F6" w:rsidP="00E121F6">
      <w:pPr>
        <w:spacing w:afterLines="100" w:after="240"/>
        <w:ind w:left="709" w:hanging="709"/>
        <w:rPr>
          <w:rFonts w:eastAsia="MS Mincho"/>
          <w:b/>
          <w:bCs/>
          <w:color w:val="000000"/>
        </w:rPr>
      </w:pPr>
      <w:bookmarkStart w:id="16" w:name="_Toc49853642"/>
      <w:r w:rsidRPr="00E121F6">
        <w:rPr>
          <w:rFonts w:eastAsia="MS Mincho"/>
          <w:b/>
          <w:bCs/>
          <w:color w:val="000000"/>
        </w:rPr>
        <w:t>2</w:t>
      </w:r>
      <w:r w:rsidRPr="00E121F6">
        <w:rPr>
          <w:rFonts w:eastAsia="MS Mincho"/>
          <w:b/>
          <w:bCs/>
          <w:color w:val="000000"/>
        </w:rPr>
        <w:tab/>
        <w:t>References</w:t>
      </w:r>
      <w:bookmarkEnd w:id="16"/>
    </w:p>
    <w:p w14:paraId="067E8AF9" w14:textId="77777777" w:rsidR="00E121F6" w:rsidRPr="00E121F6" w:rsidRDefault="00E121F6" w:rsidP="00E121F6">
      <w:pPr>
        <w:tabs>
          <w:tab w:val="left" w:pos="794"/>
          <w:tab w:val="left" w:pos="1191"/>
          <w:tab w:val="left" w:pos="1588"/>
          <w:tab w:val="left" w:pos="1985"/>
        </w:tabs>
        <w:spacing w:line="0" w:lineRule="atLeast"/>
        <w:rPr>
          <w:sz w:val="20"/>
        </w:rPr>
      </w:pPr>
      <w:r w:rsidRPr="00E121F6">
        <w:t>The following ITU</w:t>
      </w:r>
      <w:r w:rsidRPr="00E121F6">
        <w:rPr>
          <w:rFonts w:cs="Nirmala UI"/>
          <w:cs/>
          <w:lang w:bidi="hi-IN"/>
        </w:rPr>
        <w:t>-</w:t>
      </w:r>
      <w:r w:rsidRPr="00E121F6">
        <w:t>T Recommendations and other references contain provisions which, through reference in this text, constitute provisions of this Recommendation</w:t>
      </w:r>
      <w:r w:rsidRPr="00E121F6">
        <w:rPr>
          <w:rFonts w:cs="Nirmala UI"/>
          <w:cs/>
          <w:lang w:bidi="hi-IN"/>
        </w:rPr>
        <w:t xml:space="preserve">. </w:t>
      </w:r>
      <w:r w:rsidRPr="00E121F6">
        <w:t>At the time of publication, the editions indicated were valid</w:t>
      </w:r>
      <w:r w:rsidRPr="00E121F6">
        <w:rPr>
          <w:rFonts w:cs="Nirmala UI"/>
          <w:cs/>
          <w:lang w:bidi="hi-IN"/>
        </w:rPr>
        <w:t xml:space="preserve">. </w:t>
      </w:r>
      <w:r w:rsidRPr="00E121F6">
        <w:t>All Recommendations and other references are subject to revision; users of this Recommendation are therefore encouraged to investigate the possibility of applying the most recent edition of the Recommendations and other references listed below</w:t>
      </w:r>
      <w:r w:rsidRPr="00E121F6">
        <w:rPr>
          <w:rFonts w:cs="Nirmala UI"/>
          <w:cs/>
          <w:lang w:bidi="hi-IN"/>
        </w:rPr>
        <w:t xml:space="preserve">. </w:t>
      </w:r>
      <w:r w:rsidRPr="00E121F6">
        <w:t>A list of the currently valid ITU</w:t>
      </w:r>
      <w:r w:rsidRPr="00E121F6">
        <w:rPr>
          <w:rFonts w:cs="Nirmala UI"/>
          <w:cs/>
          <w:lang w:bidi="hi-IN"/>
        </w:rPr>
        <w:t>-</w:t>
      </w:r>
      <w:r w:rsidRPr="00E121F6">
        <w:t>T Recommendations is regularly published</w:t>
      </w:r>
      <w:r w:rsidRPr="00E121F6">
        <w:rPr>
          <w:rFonts w:cs="Nirmala UI"/>
          <w:cs/>
          <w:lang w:bidi="hi-IN"/>
        </w:rPr>
        <w:t xml:space="preserve">. </w:t>
      </w:r>
      <w:r w:rsidRPr="00E121F6">
        <w:t>The reference to a document within this Recommendation does not give it, as a stand</w:t>
      </w:r>
      <w:r w:rsidRPr="00E121F6">
        <w:rPr>
          <w:rFonts w:cs="Nirmala UI"/>
          <w:cs/>
          <w:lang w:bidi="hi-IN"/>
        </w:rPr>
        <w:t>-</w:t>
      </w:r>
      <w:r w:rsidRPr="00E121F6">
        <w:t>alone document, the status of a Recommendation</w:t>
      </w:r>
      <w:r w:rsidRPr="00E121F6">
        <w:rPr>
          <w:rFonts w:cs="Nirmala UI"/>
          <w:cs/>
          <w:lang w:bidi="hi-IN"/>
        </w:rPr>
        <w:t>.</w:t>
      </w:r>
    </w:p>
    <w:p w14:paraId="3FA62F39" w14:textId="77777777" w:rsidR="00E121F6" w:rsidRPr="00E121F6" w:rsidRDefault="00E121F6" w:rsidP="00E121F6">
      <w:pPr>
        <w:tabs>
          <w:tab w:val="left" w:pos="310"/>
          <w:tab w:val="left" w:pos="1191"/>
          <w:tab w:val="left" w:pos="1588"/>
          <w:tab w:val="left" w:pos="1985"/>
        </w:tabs>
        <w:spacing w:line="0" w:lineRule="atLeast"/>
        <w:rPr>
          <w:szCs w:val="22"/>
          <w:lang w:eastAsia="ko-KR"/>
        </w:rPr>
      </w:pPr>
      <w:r w:rsidRPr="00E121F6">
        <w:rPr>
          <w:rFonts w:cs="Nirmala UI"/>
          <w:cs/>
          <w:lang w:eastAsia="ko-KR" w:bidi="hi-IN"/>
        </w:rPr>
        <w:t>–</w:t>
      </w:r>
      <w:r w:rsidRPr="00E121F6">
        <w:rPr>
          <w:szCs w:val="22"/>
          <w:lang w:eastAsia="ko-KR"/>
        </w:rPr>
        <w:tab/>
        <w:t>ISO</w:t>
      </w:r>
      <w:r w:rsidRPr="00E121F6">
        <w:rPr>
          <w:rFonts w:cs="Nirmala UI"/>
          <w:cs/>
          <w:lang w:eastAsia="ko-KR" w:bidi="hi-IN"/>
        </w:rPr>
        <w:t>/</w:t>
      </w:r>
      <w:r w:rsidRPr="00E121F6">
        <w:rPr>
          <w:szCs w:val="22"/>
          <w:lang w:eastAsia="ko-KR"/>
        </w:rPr>
        <w:t>IEC 30141</w:t>
      </w:r>
      <w:r w:rsidRPr="00E121F6">
        <w:rPr>
          <w:rFonts w:cs="Nirmala UI"/>
          <w:cs/>
          <w:lang w:eastAsia="ko-KR" w:bidi="hi-IN"/>
        </w:rPr>
        <w:t>:</w:t>
      </w:r>
      <w:r w:rsidRPr="00E121F6">
        <w:rPr>
          <w:szCs w:val="22"/>
          <w:lang w:eastAsia="ko-KR"/>
        </w:rPr>
        <w:t xml:space="preserve">2018, Information Technology </w:t>
      </w:r>
      <w:r w:rsidRPr="00E121F6">
        <w:rPr>
          <w:rFonts w:cs="Nirmala UI" w:hint="eastAsia"/>
          <w:cs/>
          <w:lang w:eastAsia="ko-KR" w:bidi="hi-IN"/>
        </w:rPr>
        <w:t>—</w:t>
      </w:r>
      <w:r w:rsidRPr="00E121F6">
        <w:rPr>
          <w:szCs w:val="22"/>
          <w:lang w:eastAsia="ko-KR"/>
        </w:rPr>
        <w:t xml:space="preserve"> Internet of Things Reference Architecture </w:t>
      </w:r>
      <w:r w:rsidRPr="00E121F6">
        <w:rPr>
          <w:rFonts w:cs="Nirmala UI"/>
          <w:cs/>
          <w:lang w:eastAsia="ko-KR" w:bidi="hi-IN"/>
        </w:rPr>
        <w:t>(</w:t>
      </w:r>
      <w:r w:rsidRPr="00E121F6">
        <w:rPr>
          <w:szCs w:val="22"/>
          <w:lang w:eastAsia="ko-KR"/>
        </w:rPr>
        <w:t>IoT RA</w:t>
      </w:r>
      <w:r w:rsidRPr="00E121F6">
        <w:rPr>
          <w:rFonts w:cs="Nirmala UI"/>
          <w:cs/>
          <w:lang w:eastAsia="ko-KR" w:bidi="hi-IN"/>
        </w:rPr>
        <w:t>)</w:t>
      </w:r>
    </w:p>
    <w:p w14:paraId="656E8375" w14:textId="77777777" w:rsidR="00E121F6" w:rsidRPr="00E121F6" w:rsidRDefault="00E121F6" w:rsidP="00E121F6">
      <w:pPr>
        <w:tabs>
          <w:tab w:val="left" w:pos="310"/>
          <w:tab w:val="left" w:pos="1191"/>
          <w:tab w:val="left" w:pos="1588"/>
          <w:tab w:val="left" w:pos="1985"/>
        </w:tabs>
        <w:spacing w:line="0" w:lineRule="atLeast"/>
        <w:rPr>
          <w:szCs w:val="22"/>
          <w:lang w:eastAsia="ko-KR"/>
        </w:rPr>
      </w:pPr>
      <w:r w:rsidRPr="00E121F6">
        <w:rPr>
          <w:rFonts w:cs="Nirmala UI"/>
          <w:cs/>
          <w:lang w:eastAsia="ko-KR" w:bidi="hi-IN"/>
        </w:rPr>
        <w:t>–</w:t>
      </w:r>
      <w:r w:rsidRPr="00E121F6">
        <w:rPr>
          <w:szCs w:val="22"/>
          <w:lang w:eastAsia="ko-KR"/>
        </w:rPr>
        <w:tab/>
        <w:t>Recommendation ITU</w:t>
      </w:r>
      <w:r w:rsidRPr="00E121F6">
        <w:rPr>
          <w:rFonts w:cs="Nirmala UI"/>
          <w:cs/>
          <w:lang w:eastAsia="ko-KR" w:bidi="hi-IN"/>
        </w:rPr>
        <w:t>-</w:t>
      </w:r>
      <w:r w:rsidRPr="00E121F6">
        <w:rPr>
          <w:szCs w:val="22"/>
          <w:lang w:eastAsia="ko-KR"/>
        </w:rPr>
        <w:t>T Y</w:t>
      </w:r>
      <w:r w:rsidRPr="00E121F6">
        <w:rPr>
          <w:rFonts w:cs="Nirmala UI"/>
          <w:cs/>
          <w:lang w:eastAsia="ko-KR" w:bidi="hi-IN"/>
        </w:rPr>
        <w:t>.</w:t>
      </w:r>
      <w:r w:rsidRPr="00E121F6">
        <w:rPr>
          <w:szCs w:val="22"/>
          <w:lang w:eastAsia="ko-KR"/>
        </w:rPr>
        <w:t>2069</w:t>
      </w:r>
      <w:r w:rsidRPr="00E121F6">
        <w:rPr>
          <w:rFonts w:cs="Nirmala UI"/>
          <w:cs/>
          <w:lang w:eastAsia="ko-KR" w:bidi="hi-IN"/>
        </w:rPr>
        <w:t xml:space="preserve"> </w:t>
      </w:r>
      <w:r w:rsidRPr="00E121F6">
        <w:rPr>
          <w:rFonts w:cs="Nirmala UI" w:hint="eastAsia"/>
          <w:cs/>
          <w:lang w:eastAsia="ko-KR" w:bidi="hi-IN"/>
        </w:rPr>
        <w:t>—</w:t>
      </w:r>
      <w:r w:rsidRPr="00E121F6">
        <w:rPr>
          <w:rFonts w:cs="Nirmala UI"/>
          <w:cs/>
          <w:lang w:eastAsia="ko-KR" w:bidi="hi-IN"/>
        </w:rPr>
        <w:t xml:space="preserve"> </w:t>
      </w:r>
      <w:r w:rsidRPr="00E121F6">
        <w:rPr>
          <w:szCs w:val="22"/>
          <w:lang w:eastAsia="ko-KR"/>
        </w:rPr>
        <w:t>Terms and definitions for the Internet of things</w:t>
      </w:r>
    </w:p>
    <w:p w14:paraId="2919DF9C" w14:textId="5F881438" w:rsidR="00E121F6" w:rsidRPr="00E121F6" w:rsidRDefault="00E121F6" w:rsidP="00736AA3">
      <w:pPr>
        <w:tabs>
          <w:tab w:val="left" w:pos="794"/>
          <w:tab w:val="left" w:pos="1191"/>
          <w:tab w:val="left" w:pos="1588"/>
          <w:tab w:val="left" w:pos="1985"/>
        </w:tabs>
        <w:overflowPunct w:val="0"/>
        <w:autoSpaceDE w:val="0"/>
        <w:autoSpaceDN w:val="0"/>
        <w:adjustRightInd w:val="0"/>
        <w:spacing w:line="0" w:lineRule="atLeast"/>
        <w:ind w:leftChars="400" w:left="960"/>
        <w:textAlignment w:val="baseline"/>
        <w:rPr>
          <w:i/>
          <w:iCs/>
          <w:color w:val="FF0000"/>
          <w:lang w:bidi="hi-IN"/>
        </w:rPr>
      </w:pPr>
      <w:r w:rsidRPr="00E121F6">
        <w:rPr>
          <w:rFonts w:eastAsia="Malgun Gothic" w:cs="Nirmala UI"/>
          <w:i/>
          <w:iCs/>
          <w:sz w:val="20"/>
          <w:szCs w:val="20"/>
          <w:cs/>
          <w:lang w:eastAsia="en-US" w:bidi="hi-IN"/>
        </w:rPr>
        <w:t>.</w:t>
      </w:r>
      <w:bookmarkStart w:id="17" w:name="_Toc49853643"/>
    </w:p>
    <w:p w14:paraId="60A4375D" w14:textId="77777777" w:rsidR="00E121F6" w:rsidRPr="00E121F6" w:rsidRDefault="00E121F6" w:rsidP="00E121F6">
      <w:pPr>
        <w:spacing w:afterLines="100" w:after="240"/>
        <w:ind w:left="709" w:hanging="709"/>
        <w:rPr>
          <w:rFonts w:eastAsia="MS Mincho"/>
          <w:b/>
          <w:bCs/>
          <w:color w:val="000000"/>
        </w:rPr>
      </w:pPr>
      <w:r w:rsidRPr="00E121F6">
        <w:rPr>
          <w:rFonts w:eastAsia="MS Mincho"/>
          <w:b/>
          <w:bCs/>
          <w:color w:val="000000"/>
        </w:rPr>
        <w:t>3</w:t>
      </w:r>
      <w:r w:rsidRPr="00E121F6">
        <w:rPr>
          <w:rFonts w:eastAsia="MS Mincho"/>
          <w:b/>
          <w:bCs/>
          <w:color w:val="000000"/>
        </w:rPr>
        <w:tab/>
        <w:t>Definitions</w:t>
      </w:r>
      <w:bookmarkEnd w:id="17"/>
    </w:p>
    <w:p w14:paraId="16ECE6DF" w14:textId="77777777" w:rsidR="00E121F6" w:rsidRPr="00E121F6" w:rsidRDefault="00E121F6" w:rsidP="00E121F6">
      <w:pPr>
        <w:rPr>
          <w:rFonts w:eastAsia="MS Mincho"/>
          <w:b/>
          <w:bCs/>
          <w:color w:val="000000"/>
        </w:rPr>
      </w:pPr>
      <w:r w:rsidRPr="00E121F6">
        <w:rPr>
          <w:b/>
          <w:bCs/>
        </w:rPr>
        <w:t>3</w:t>
      </w:r>
      <w:r w:rsidRPr="00E121F6">
        <w:rPr>
          <w:rFonts w:cs="Nirmala UI"/>
          <w:b/>
          <w:bCs/>
          <w:cs/>
          <w:lang w:bidi="hi-IN"/>
        </w:rPr>
        <w:t>.</w:t>
      </w:r>
      <w:r w:rsidRPr="00E121F6">
        <w:rPr>
          <w:b/>
          <w:bCs/>
        </w:rPr>
        <w:t>1</w:t>
      </w:r>
      <w:r w:rsidRPr="00E121F6">
        <w:rPr>
          <w:b/>
          <w:bCs/>
        </w:rPr>
        <w:tab/>
        <w:t>Terms defined elsewhere</w:t>
      </w:r>
    </w:p>
    <w:p w14:paraId="1961A4B3" w14:textId="57FC40EA" w:rsidR="00E121F6" w:rsidRPr="00E121F6" w:rsidRDefault="00E121F6" w:rsidP="00E121F6">
      <w:pPr>
        <w:rPr>
          <w:rFonts w:eastAsia="MS Mincho" w:cs="Nirmala UI"/>
          <w:color w:val="000000"/>
          <w:cs/>
          <w:lang w:bidi="hi-IN"/>
        </w:rPr>
      </w:pPr>
      <w:r w:rsidRPr="00E121F6">
        <w:rPr>
          <w:rFonts w:eastAsia="MS Mincho"/>
          <w:color w:val="000000"/>
        </w:rPr>
        <w:t>In this Recommendation, the terms given in ITU</w:t>
      </w:r>
      <w:r w:rsidRPr="00E121F6">
        <w:rPr>
          <w:rFonts w:eastAsia="MS Mincho" w:cs="Nirmala UI"/>
          <w:color w:val="000000"/>
          <w:cs/>
          <w:lang w:bidi="hi-IN"/>
        </w:rPr>
        <w:t>-</w:t>
      </w:r>
      <w:r w:rsidRPr="00E121F6">
        <w:rPr>
          <w:rFonts w:eastAsia="MS Mincho"/>
          <w:color w:val="000000"/>
        </w:rPr>
        <w:t>T Y</w:t>
      </w:r>
      <w:r w:rsidRPr="00E121F6">
        <w:rPr>
          <w:rFonts w:eastAsia="MS Mincho" w:cs="Nirmala UI"/>
          <w:color w:val="000000"/>
          <w:cs/>
          <w:lang w:bidi="hi-IN"/>
        </w:rPr>
        <w:t>.</w:t>
      </w:r>
      <w:r w:rsidRPr="00E121F6">
        <w:rPr>
          <w:rFonts w:eastAsia="MS Mincho"/>
          <w:color w:val="000000"/>
        </w:rPr>
        <w:t>2069</w:t>
      </w:r>
      <w:r w:rsidR="00736AA3">
        <w:rPr>
          <w:rFonts w:eastAsia="MS Mincho"/>
          <w:color w:val="000000"/>
        </w:rPr>
        <w:t>, ITU-T Y.4000</w:t>
      </w:r>
      <w:r w:rsidRPr="00E121F6">
        <w:rPr>
          <w:rFonts w:eastAsia="MS Mincho"/>
          <w:color w:val="000000"/>
        </w:rPr>
        <w:t xml:space="preserve"> and ISO</w:t>
      </w:r>
      <w:r w:rsidRPr="00E121F6">
        <w:rPr>
          <w:rFonts w:eastAsia="MS Mincho" w:cs="Nirmala UI"/>
          <w:color w:val="000000"/>
          <w:cs/>
          <w:lang w:bidi="hi-IN"/>
        </w:rPr>
        <w:t>/</w:t>
      </w:r>
      <w:r w:rsidRPr="00E121F6">
        <w:rPr>
          <w:rFonts w:eastAsia="MS Mincho"/>
          <w:color w:val="000000"/>
        </w:rPr>
        <w:t>IEC 27000 apply</w:t>
      </w:r>
      <w:r w:rsidRPr="00E121F6">
        <w:rPr>
          <w:rFonts w:eastAsia="MS Mincho" w:cs="Nirmala UI"/>
          <w:color w:val="000000"/>
          <w:cs/>
          <w:lang w:bidi="hi-IN"/>
        </w:rPr>
        <w:t>.</w:t>
      </w:r>
    </w:p>
    <w:p w14:paraId="58556666" w14:textId="77777777" w:rsidR="00E121F6" w:rsidRPr="00E121F6" w:rsidRDefault="00E121F6" w:rsidP="00E121F6">
      <w:pPr>
        <w:rPr>
          <w:rFonts w:eastAsia="MS Mincho" w:cs="Nirmala UI"/>
          <w:b/>
          <w:bCs/>
          <w:color w:val="000000"/>
        </w:rPr>
      </w:pPr>
    </w:p>
    <w:p w14:paraId="5F462FD8" w14:textId="77777777" w:rsidR="00E121F6" w:rsidRPr="00E121F6" w:rsidRDefault="00E121F6" w:rsidP="00E121F6">
      <w:pPr>
        <w:spacing w:afterLines="100" w:after="240"/>
        <w:ind w:left="709" w:hanging="709"/>
        <w:rPr>
          <w:rFonts w:eastAsia="MS Mincho"/>
          <w:b/>
          <w:bCs/>
          <w:color w:val="000000"/>
        </w:rPr>
      </w:pPr>
      <w:bookmarkStart w:id="18" w:name="_Toc49853644"/>
      <w:r w:rsidRPr="00E121F6">
        <w:rPr>
          <w:rFonts w:eastAsia="MS Mincho"/>
          <w:b/>
          <w:bCs/>
          <w:color w:val="000000"/>
        </w:rPr>
        <w:t>4</w:t>
      </w:r>
      <w:r w:rsidRPr="00E121F6">
        <w:rPr>
          <w:rFonts w:eastAsia="MS Mincho"/>
          <w:b/>
          <w:bCs/>
          <w:color w:val="000000"/>
        </w:rPr>
        <w:tab/>
        <w:t>Abbreviations and Acronyms</w:t>
      </w:r>
      <w:bookmarkEnd w:id="18"/>
    </w:p>
    <w:p w14:paraId="22A654AD" w14:textId="77777777" w:rsidR="00E121F6" w:rsidRPr="00E121F6" w:rsidRDefault="00E121F6" w:rsidP="00E121F6">
      <w:pPr>
        <w:rPr>
          <w:rFonts w:eastAsia="MS Mincho"/>
          <w:color w:val="000000"/>
        </w:rPr>
      </w:pPr>
      <w:bookmarkStart w:id="19" w:name="_Toc49853645"/>
      <w:r w:rsidRPr="00E121F6">
        <w:rPr>
          <w:rFonts w:eastAsia="MS Mincho"/>
          <w:color w:val="000000"/>
        </w:rPr>
        <w:t>IoT</w:t>
      </w:r>
      <w:r w:rsidRPr="00E121F6">
        <w:rPr>
          <w:rFonts w:eastAsia="MS Mincho"/>
          <w:color w:val="000000"/>
        </w:rPr>
        <w:tab/>
        <w:t>Internet of Things</w:t>
      </w:r>
    </w:p>
    <w:p w14:paraId="620B3734" w14:textId="77777777" w:rsidR="00E121F6" w:rsidRPr="00E121F6" w:rsidRDefault="00E121F6" w:rsidP="00E121F6">
      <w:r w:rsidRPr="00E121F6">
        <w:t>SaaS</w:t>
      </w:r>
      <w:r w:rsidRPr="00E121F6">
        <w:tab/>
        <w:t>Software as a Service</w:t>
      </w:r>
    </w:p>
    <w:p w14:paraId="6351B53B" w14:textId="77777777" w:rsidR="00E121F6" w:rsidRPr="00E121F6" w:rsidRDefault="00E121F6" w:rsidP="00E121F6">
      <w:pPr>
        <w:rPr>
          <w:rFonts w:eastAsia="MS Mincho"/>
        </w:rPr>
      </w:pPr>
      <w:r w:rsidRPr="00E121F6">
        <w:t>PaaS</w:t>
      </w:r>
      <w:r w:rsidRPr="00E121F6">
        <w:tab/>
        <w:t>P</w:t>
      </w:r>
      <w:r w:rsidRPr="00E121F6">
        <w:rPr>
          <w:rFonts w:eastAsia="MS Mincho" w:hint="eastAsia"/>
        </w:rPr>
        <w:t>l</w:t>
      </w:r>
      <w:r w:rsidRPr="00E121F6">
        <w:rPr>
          <w:rFonts w:eastAsia="MS Mincho"/>
        </w:rPr>
        <w:t>atform as a Service</w:t>
      </w:r>
    </w:p>
    <w:p w14:paraId="50A2957D" w14:textId="343B0222" w:rsidR="00E121F6" w:rsidRDefault="00E121F6" w:rsidP="00E121F6">
      <w:r w:rsidRPr="00E121F6">
        <w:t>IaaS</w:t>
      </w:r>
      <w:r w:rsidRPr="00E121F6">
        <w:tab/>
        <w:t>Infrastructure as a Service</w:t>
      </w:r>
    </w:p>
    <w:p w14:paraId="56CDB40F" w14:textId="77777777" w:rsidR="00736AA3" w:rsidRPr="00E121F6" w:rsidRDefault="00736AA3" w:rsidP="00E121F6">
      <w:pPr>
        <w:rPr>
          <w:rFonts w:eastAsia="MS Mincho"/>
          <w:color w:val="000000"/>
        </w:rPr>
      </w:pPr>
    </w:p>
    <w:p w14:paraId="084DBC52" w14:textId="77777777" w:rsidR="00E121F6" w:rsidRPr="00E121F6" w:rsidRDefault="00E121F6" w:rsidP="00E121F6">
      <w:pPr>
        <w:spacing w:afterLines="100" w:after="240"/>
        <w:ind w:left="709" w:hanging="709"/>
        <w:rPr>
          <w:rFonts w:eastAsia="MS Mincho"/>
          <w:b/>
          <w:bCs/>
          <w:color w:val="000000"/>
        </w:rPr>
      </w:pPr>
      <w:r w:rsidRPr="00E121F6">
        <w:rPr>
          <w:rFonts w:eastAsia="MS Mincho"/>
          <w:b/>
          <w:bCs/>
          <w:color w:val="000000"/>
        </w:rPr>
        <w:t>5</w:t>
      </w:r>
      <w:r w:rsidRPr="00E121F6">
        <w:rPr>
          <w:rFonts w:eastAsia="MS Mincho"/>
          <w:b/>
          <w:bCs/>
          <w:color w:val="000000"/>
        </w:rPr>
        <w:tab/>
        <w:t>Conventions</w:t>
      </w:r>
      <w:bookmarkEnd w:id="19"/>
    </w:p>
    <w:p w14:paraId="293E5C73" w14:textId="77777777" w:rsidR="00E121F6" w:rsidRPr="00E121F6" w:rsidRDefault="00E121F6" w:rsidP="00E121F6">
      <w:pPr>
        <w:rPr>
          <w:rFonts w:eastAsia="MS Mincho"/>
          <w:color w:val="000000"/>
        </w:rPr>
      </w:pPr>
      <w:bookmarkStart w:id="20" w:name="_Toc49853646"/>
      <w:r w:rsidRPr="00E121F6">
        <w:rPr>
          <w:rFonts w:eastAsia="MS Mincho"/>
          <w:color w:val="000000"/>
        </w:rPr>
        <w:t>None</w:t>
      </w:r>
    </w:p>
    <w:p w14:paraId="586D6644" w14:textId="77777777" w:rsidR="00E121F6" w:rsidRPr="00E121F6" w:rsidRDefault="00E121F6" w:rsidP="00E121F6">
      <w:pPr>
        <w:rPr>
          <w:rFonts w:eastAsia="MS Mincho"/>
          <w:color w:val="000000"/>
        </w:rPr>
      </w:pPr>
    </w:p>
    <w:p w14:paraId="77F92B45" w14:textId="77777777" w:rsidR="00E121F6" w:rsidRPr="00E121F6" w:rsidRDefault="00E121F6" w:rsidP="00E121F6">
      <w:pPr>
        <w:spacing w:afterLines="100" w:after="240"/>
        <w:ind w:left="709" w:hanging="709"/>
        <w:rPr>
          <w:rFonts w:eastAsia="MS Mincho"/>
          <w:b/>
          <w:bCs/>
          <w:color w:val="000000"/>
        </w:rPr>
      </w:pPr>
      <w:r w:rsidRPr="00E121F6">
        <w:rPr>
          <w:rFonts w:eastAsia="MS Mincho"/>
          <w:b/>
          <w:bCs/>
          <w:color w:val="000000"/>
        </w:rPr>
        <w:t>6</w:t>
      </w:r>
      <w:r w:rsidRPr="00E121F6">
        <w:rPr>
          <w:rFonts w:eastAsia="MS Mincho"/>
          <w:b/>
          <w:bCs/>
          <w:color w:val="000000"/>
        </w:rPr>
        <w:tab/>
        <w:t>IoT concept and IoT risk</w:t>
      </w:r>
      <w:bookmarkEnd w:id="20"/>
    </w:p>
    <w:p w14:paraId="2CFDFDD7" w14:textId="77777777" w:rsidR="00E121F6" w:rsidRPr="00E121F6" w:rsidRDefault="00E121F6" w:rsidP="00E121F6">
      <w:pPr>
        <w:spacing w:afterLines="100" w:after="240"/>
        <w:rPr>
          <w:rFonts w:eastAsia="MS Mincho"/>
          <w:b/>
          <w:bCs/>
          <w:color w:val="000000"/>
        </w:rPr>
      </w:pPr>
      <w:bookmarkStart w:id="21" w:name="_Toc49853647"/>
      <w:r w:rsidRPr="00E121F6">
        <w:rPr>
          <w:rFonts w:eastAsia="MS Mincho"/>
          <w:b/>
          <w:bCs/>
          <w:color w:val="000000"/>
        </w:rPr>
        <w:lastRenderedPageBreak/>
        <w:t>6</w:t>
      </w:r>
      <w:r w:rsidRPr="00E121F6">
        <w:rPr>
          <w:rFonts w:eastAsia="MS Mincho" w:cs="Nirmala UI"/>
          <w:b/>
          <w:bCs/>
          <w:color w:val="000000"/>
          <w:cs/>
          <w:lang w:bidi="hi-IN"/>
        </w:rPr>
        <w:t>.</w:t>
      </w:r>
      <w:r w:rsidRPr="00E121F6">
        <w:rPr>
          <w:rFonts w:eastAsia="MS Mincho"/>
          <w:b/>
          <w:bCs/>
          <w:color w:val="000000"/>
        </w:rPr>
        <w:t>1</w:t>
      </w:r>
      <w:r w:rsidRPr="00E121F6">
        <w:rPr>
          <w:rFonts w:eastAsia="MS Mincho"/>
          <w:b/>
          <w:bCs/>
          <w:color w:val="000000"/>
        </w:rPr>
        <w:tab/>
        <w:t xml:space="preserve">General </w:t>
      </w:r>
      <w:bookmarkEnd w:id="21"/>
    </w:p>
    <w:p w14:paraId="26FFD9AE" w14:textId="77777777" w:rsidR="00E121F6" w:rsidRPr="00E121F6" w:rsidRDefault="00E121F6" w:rsidP="00E121F6">
      <w:pPr>
        <w:rPr>
          <w:rFonts w:eastAsia="MS Mincho"/>
          <w:color w:val="000000"/>
        </w:rPr>
      </w:pPr>
      <w:r w:rsidRPr="00E121F6">
        <w:rPr>
          <w:rFonts w:eastAsia="MS Mincho"/>
          <w:color w:val="000000"/>
        </w:rPr>
        <w:t>This clause provides a brief introduction to IoT concept and IoT risk which are useful in the context of security</w:t>
      </w:r>
      <w:r w:rsidRPr="00E121F6">
        <w:rPr>
          <w:rFonts w:eastAsia="MS Mincho" w:cs="Nirmala UI"/>
          <w:color w:val="000000"/>
          <w:cs/>
          <w:lang w:bidi="hi-IN"/>
        </w:rPr>
        <w:t>.</w:t>
      </w:r>
      <w:r w:rsidRPr="00E121F6">
        <w:rPr>
          <w:rFonts w:eastAsia="MS Mincho"/>
          <w:color w:val="000000"/>
        </w:rPr>
        <w:t xml:space="preserve"> Detailed information related to the following subclauses 6</w:t>
      </w:r>
      <w:r w:rsidRPr="00E121F6">
        <w:rPr>
          <w:rFonts w:eastAsia="MS Mincho" w:cs="Nirmala UI"/>
          <w:color w:val="000000"/>
          <w:cs/>
          <w:lang w:bidi="hi-IN"/>
        </w:rPr>
        <w:t>.</w:t>
      </w:r>
      <w:r w:rsidRPr="00E121F6">
        <w:rPr>
          <w:rFonts w:eastAsia="MS Mincho"/>
          <w:color w:val="000000"/>
        </w:rPr>
        <w:t>2 and 6</w:t>
      </w:r>
      <w:r w:rsidRPr="00E121F6">
        <w:rPr>
          <w:rFonts w:eastAsia="MS Mincho" w:cs="Nirmala UI"/>
          <w:color w:val="000000"/>
          <w:cs/>
          <w:lang w:bidi="hi-IN"/>
        </w:rPr>
        <w:t>.</w:t>
      </w:r>
      <w:r w:rsidRPr="00E121F6">
        <w:rPr>
          <w:rFonts w:eastAsia="MS Mincho"/>
          <w:color w:val="000000"/>
        </w:rPr>
        <w:t>3</w:t>
      </w:r>
      <w:r w:rsidRPr="00E121F6">
        <w:rPr>
          <w:rFonts w:eastAsia="MS Mincho" w:cs="Nirmala UI"/>
          <w:color w:val="000000"/>
          <w:cs/>
          <w:lang w:bidi="hi-IN"/>
        </w:rPr>
        <w:t xml:space="preserve"> </w:t>
      </w:r>
      <w:r w:rsidRPr="00E121F6">
        <w:rPr>
          <w:rFonts w:eastAsia="MS Mincho"/>
          <w:color w:val="000000"/>
        </w:rPr>
        <w:t>is provided in ISO</w:t>
      </w:r>
      <w:r w:rsidRPr="00E121F6">
        <w:rPr>
          <w:rFonts w:eastAsia="MS Mincho" w:cs="Nirmala UI"/>
          <w:color w:val="000000"/>
          <w:cs/>
          <w:lang w:bidi="hi-IN"/>
        </w:rPr>
        <w:t>/</w:t>
      </w:r>
      <w:r w:rsidRPr="00E121F6">
        <w:rPr>
          <w:rFonts w:eastAsia="MS Mincho"/>
          <w:color w:val="000000"/>
        </w:rPr>
        <w:t>IEC 30141</w:t>
      </w:r>
      <w:r w:rsidRPr="00E121F6">
        <w:rPr>
          <w:rFonts w:eastAsia="MS Mincho" w:cs="Nirmala UI" w:hint="eastAsia"/>
          <w:color w:val="000000"/>
          <w:cs/>
          <w:lang w:bidi="hi-IN"/>
        </w:rPr>
        <w:t>:</w:t>
      </w:r>
      <w:r w:rsidRPr="00E121F6">
        <w:rPr>
          <w:rFonts w:eastAsia="MS Mincho"/>
          <w:color w:val="000000"/>
        </w:rPr>
        <w:t>2018</w:t>
      </w:r>
      <w:r w:rsidRPr="00E121F6">
        <w:rPr>
          <w:rFonts w:eastAsia="MS Mincho" w:cs="Nirmala UI"/>
          <w:color w:val="000000"/>
          <w:cs/>
          <w:lang w:bidi="hi-IN"/>
        </w:rPr>
        <w:t>.</w:t>
      </w:r>
    </w:p>
    <w:p w14:paraId="404EA102" w14:textId="77777777" w:rsidR="00E121F6" w:rsidRPr="00E121F6" w:rsidRDefault="00E121F6" w:rsidP="00E121F6">
      <w:pPr>
        <w:rPr>
          <w:rFonts w:eastAsia="MS Mincho"/>
          <w:b/>
          <w:bCs/>
          <w:color w:val="000000"/>
        </w:rPr>
      </w:pPr>
    </w:p>
    <w:p w14:paraId="2383976E" w14:textId="69A8B6A7" w:rsidR="00E121F6" w:rsidRPr="00E121F6" w:rsidRDefault="00E121F6" w:rsidP="00E121F6">
      <w:pPr>
        <w:rPr>
          <w:rFonts w:eastAsia="MS Mincho" w:cs="Nirmala UI"/>
          <w:b/>
          <w:bCs/>
          <w:color w:val="000000"/>
          <w:cs/>
          <w:lang w:bidi="hi-IN"/>
        </w:rPr>
      </w:pPr>
      <w:bookmarkStart w:id="22" w:name="_Toc49853648"/>
      <w:r w:rsidRPr="00E121F6">
        <w:rPr>
          <w:rFonts w:eastAsia="MS Mincho"/>
          <w:b/>
          <w:bCs/>
          <w:color w:val="000000"/>
        </w:rPr>
        <w:t>6</w:t>
      </w:r>
      <w:r w:rsidRPr="00E121F6">
        <w:rPr>
          <w:rFonts w:eastAsia="MS Mincho" w:cs="Nirmala UI"/>
          <w:b/>
          <w:bCs/>
          <w:color w:val="000000"/>
          <w:cs/>
          <w:lang w:bidi="hi-IN"/>
        </w:rPr>
        <w:t>.</w:t>
      </w:r>
      <w:r w:rsidRPr="00E121F6">
        <w:rPr>
          <w:rFonts w:eastAsia="MS Mincho"/>
          <w:b/>
          <w:bCs/>
          <w:color w:val="000000"/>
        </w:rPr>
        <w:t>2</w:t>
      </w:r>
      <w:r w:rsidRPr="00E121F6">
        <w:rPr>
          <w:rFonts w:eastAsia="MS Mincho"/>
          <w:b/>
          <w:bCs/>
          <w:color w:val="000000"/>
        </w:rPr>
        <w:tab/>
        <w:t xml:space="preserve">IoT Stakeholders </w:t>
      </w:r>
      <w:bookmarkEnd w:id="22"/>
    </w:p>
    <w:p w14:paraId="0A55184D" w14:textId="16DB9C09" w:rsidR="00E121F6" w:rsidRPr="00C63568" w:rsidRDefault="00E121F6" w:rsidP="00E121F6">
      <w:pPr>
        <w:rPr>
          <w:cs/>
          <w:lang w:bidi="hi-IN"/>
        </w:rPr>
      </w:pPr>
      <w:r w:rsidRPr="00C63568">
        <w:t xml:space="preserve">IoT </w:t>
      </w:r>
      <w:r w:rsidRPr="00E121F6">
        <w:t xml:space="preserve">domain </w:t>
      </w:r>
      <w:r w:rsidR="00736AA3">
        <w:t>can</w:t>
      </w:r>
      <w:r w:rsidRPr="00E121F6">
        <w:t xml:space="preserve"> have a number of </w:t>
      </w:r>
      <w:r w:rsidRPr="00C63568">
        <w:t>stakeholders</w:t>
      </w:r>
      <w:r w:rsidRPr="00E121F6">
        <w:t xml:space="preserve"> like IoT service provider, IoT service developer, IoT user etc</w:t>
      </w:r>
      <w:r w:rsidRPr="00E121F6">
        <w:rPr>
          <w:rFonts w:cs="Nirmala UI"/>
          <w:cs/>
          <w:lang w:bidi="hi-IN"/>
        </w:rPr>
        <w:t>.</w:t>
      </w:r>
    </w:p>
    <w:p w14:paraId="65C0F495" w14:textId="77777777" w:rsidR="00E121F6" w:rsidRPr="00E121F6" w:rsidRDefault="00E121F6" w:rsidP="00E121F6">
      <w:pPr>
        <w:rPr>
          <w:b/>
          <w:bCs/>
        </w:rPr>
      </w:pPr>
      <w:r w:rsidRPr="00E121F6">
        <w:rPr>
          <w:b/>
          <w:bCs/>
        </w:rPr>
        <w:t>6</w:t>
      </w:r>
      <w:r w:rsidRPr="00E121F6">
        <w:rPr>
          <w:rFonts w:cs="Nirmala UI"/>
          <w:b/>
          <w:bCs/>
          <w:cs/>
          <w:lang w:bidi="hi-IN"/>
        </w:rPr>
        <w:t>.</w:t>
      </w:r>
      <w:r w:rsidRPr="00E121F6">
        <w:rPr>
          <w:b/>
          <w:bCs/>
        </w:rPr>
        <w:t>2</w:t>
      </w:r>
      <w:r w:rsidRPr="00E121F6">
        <w:rPr>
          <w:rFonts w:cs="Nirmala UI"/>
          <w:b/>
          <w:bCs/>
          <w:cs/>
          <w:lang w:bidi="hi-IN"/>
        </w:rPr>
        <w:t>.</w:t>
      </w:r>
      <w:r w:rsidRPr="00E121F6">
        <w:rPr>
          <w:b/>
          <w:bCs/>
        </w:rPr>
        <w:t>1</w:t>
      </w:r>
      <w:r w:rsidRPr="00E121F6">
        <w:rPr>
          <w:b/>
          <w:bCs/>
        </w:rPr>
        <w:tab/>
        <w:t>IoT service provider</w:t>
      </w:r>
    </w:p>
    <w:p w14:paraId="3673E573" w14:textId="77777777" w:rsidR="00E121F6" w:rsidRPr="00E121F6" w:rsidRDefault="00E121F6" w:rsidP="00E121F6">
      <w:pPr>
        <w:rPr>
          <w:rFonts w:cs="Nirmala UI"/>
          <w:lang w:bidi="hi-IN"/>
        </w:rPr>
      </w:pPr>
      <w:r w:rsidRPr="00E121F6">
        <w:t>The role of service provider is to manage and to operate IoT services</w:t>
      </w:r>
      <w:r w:rsidRPr="00E121F6">
        <w:rPr>
          <w:rFonts w:cs="Nirmala UI"/>
          <w:cs/>
          <w:lang w:bidi="hi-IN"/>
        </w:rPr>
        <w:t xml:space="preserve">. </w:t>
      </w:r>
      <w:r w:rsidRPr="00E121F6">
        <w:t>IoT service providers can also provide network connectivity</w:t>
      </w:r>
      <w:r w:rsidRPr="00E121F6">
        <w:rPr>
          <w:rFonts w:cs="Nirmala UI"/>
          <w:cs/>
          <w:lang w:bidi="hi-IN"/>
        </w:rPr>
        <w:t xml:space="preserve">. </w:t>
      </w:r>
      <w:r w:rsidRPr="00E121F6">
        <w:t>Security and security credentials of this connectivity needs to be addressed and maintained</w:t>
      </w:r>
      <w:r w:rsidRPr="00E121F6">
        <w:rPr>
          <w:rFonts w:cs="Nirmala UI"/>
          <w:cs/>
          <w:lang w:bidi="hi-IN"/>
        </w:rPr>
        <w:t xml:space="preserve">. </w:t>
      </w:r>
      <w:r w:rsidRPr="00E121F6">
        <w:t xml:space="preserve">Additionally, in case of cloud based IoT services, depending on the type of service offered from the data centre </w:t>
      </w:r>
      <w:r w:rsidRPr="00E121F6">
        <w:rPr>
          <w:rFonts w:cs="Nirmala UI"/>
          <w:cs/>
          <w:lang w:bidi="hi-IN"/>
        </w:rPr>
        <w:t>(</w:t>
      </w:r>
      <w:r w:rsidRPr="00E121F6">
        <w:t>SaaS, PaaS, IaaS</w:t>
      </w:r>
      <w:r w:rsidRPr="00E121F6">
        <w:rPr>
          <w:rFonts w:cs="Nirmala UI"/>
          <w:cs/>
          <w:lang w:bidi="hi-IN"/>
        </w:rPr>
        <w:t>)</w:t>
      </w:r>
      <w:r w:rsidRPr="00E121F6">
        <w:t>, security management, multi</w:t>
      </w:r>
      <w:r w:rsidRPr="00E121F6">
        <w:rPr>
          <w:rFonts w:cs="Nirmala UI"/>
          <w:cs/>
          <w:lang w:bidi="hi-IN"/>
        </w:rPr>
        <w:t>-</w:t>
      </w:r>
      <w:r w:rsidRPr="00E121F6">
        <w:t>tenancy and tenant security and separation need be managed at different layers from the hardware up the stack to the application layers</w:t>
      </w:r>
      <w:r w:rsidRPr="00E121F6">
        <w:rPr>
          <w:rFonts w:cs="Nirmala UI"/>
          <w:cs/>
          <w:lang w:bidi="hi-IN"/>
        </w:rPr>
        <w:t xml:space="preserve">. </w:t>
      </w:r>
    </w:p>
    <w:p w14:paraId="17364725" w14:textId="1E45D0B1" w:rsidR="00E121F6" w:rsidRPr="00E121F6" w:rsidRDefault="00E121F6" w:rsidP="00E121F6">
      <w:pPr>
        <w:rPr>
          <w:lang w:bidi="hi-IN"/>
        </w:rPr>
      </w:pPr>
      <w:r w:rsidRPr="00E121F6">
        <w:t xml:space="preserve">IoT service provider may provide end to end services or the part of it but should invariably provide </w:t>
      </w:r>
      <w:r w:rsidR="00736AA3">
        <w:t>IoT services over its platform.</w:t>
      </w:r>
    </w:p>
    <w:p w14:paraId="18540C2B" w14:textId="77777777" w:rsidR="00E121F6" w:rsidRPr="00E121F6" w:rsidRDefault="00E121F6" w:rsidP="00E121F6">
      <w:pPr>
        <w:rPr>
          <w:b/>
          <w:bCs/>
        </w:rPr>
      </w:pPr>
      <w:r w:rsidRPr="00E121F6">
        <w:rPr>
          <w:b/>
          <w:bCs/>
        </w:rPr>
        <w:t>6</w:t>
      </w:r>
      <w:r w:rsidRPr="00E121F6">
        <w:rPr>
          <w:rFonts w:cs="Nirmala UI"/>
          <w:b/>
          <w:bCs/>
          <w:cs/>
          <w:lang w:bidi="hi-IN"/>
        </w:rPr>
        <w:t>.</w:t>
      </w:r>
      <w:r w:rsidRPr="00E121F6">
        <w:rPr>
          <w:b/>
          <w:bCs/>
        </w:rPr>
        <w:t>2</w:t>
      </w:r>
      <w:r w:rsidRPr="00E121F6">
        <w:rPr>
          <w:rFonts w:cs="Nirmala UI"/>
          <w:b/>
          <w:bCs/>
          <w:cs/>
          <w:lang w:bidi="hi-IN"/>
        </w:rPr>
        <w:t>.</w:t>
      </w:r>
      <w:r w:rsidRPr="00E121F6">
        <w:rPr>
          <w:b/>
          <w:bCs/>
        </w:rPr>
        <w:t>2</w:t>
      </w:r>
      <w:r w:rsidRPr="00E121F6">
        <w:rPr>
          <w:b/>
          <w:bCs/>
        </w:rPr>
        <w:tab/>
        <w:t xml:space="preserve">IoT service developer </w:t>
      </w:r>
    </w:p>
    <w:p w14:paraId="6B638A29" w14:textId="30556289" w:rsidR="00E121F6" w:rsidRPr="00E121F6" w:rsidRDefault="00E121F6" w:rsidP="00E121F6">
      <w:r w:rsidRPr="00E121F6">
        <w:t>IoT service developer</w:t>
      </w:r>
      <w:r w:rsidR="00F62EC5">
        <w:t xml:space="preserve"> </w:t>
      </w:r>
      <w:r w:rsidRPr="00E121F6">
        <w:t>is responsible for the design, implementation and integration of IoT services</w:t>
      </w:r>
      <w:r w:rsidRPr="00E121F6">
        <w:rPr>
          <w:rFonts w:cs="Nirmala UI"/>
          <w:cs/>
          <w:lang w:bidi="hi-IN"/>
        </w:rPr>
        <w:t xml:space="preserve">.  </w:t>
      </w:r>
      <w:r w:rsidRPr="00E121F6">
        <w:t>IoT service developer will have multiple roles namely IoT device developer</w:t>
      </w:r>
      <w:r w:rsidRPr="00E121F6">
        <w:rPr>
          <w:rFonts w:cs="Nirmala UI"/>
          <w:cs/>
          <w:lang w:bidi="hi-IN"/>
        </w:rPr>
        <w:t xml:space="preserve">/ </w:t>
      </w:r>
      <w:r w:rsidRPr="00E121F6">
        <w:t xml:space="preserve">manufacturer, </w:t>
      </w:r>
      <w:r w:rsidR="00F62EC5">
        <w:rPr>
          <w:color w:val="FF0000"/>
        </w:rPr>
        <w:t>s</w:t>
      </w:r>
      <w:r w:rsidRPr="00E121F6">
        <w:t>ystem integrator and the platform developer, application developer</w:t>
      </w:r>
      <w:r w:rsidRPr="00E121F6">
        <w:rPr>
          <w:rFonts w:cs="Nirmala UI"/>
          <w:cs/>
          <w:lang w:bidi="hi-IN"/>
        </w:rPr>
        <w:t>.</w:t>
      </w:r>
      <w:r w:rsidRPr="00E121F6">
        <w:rPr>
          <w:rFonts w:cs="Nirmala UI" w:hint="cs"/>
          <w:cs/>
          <w:lang w:bidi="hi-IN"/>
        </w:rPr>
        <w:t xml:space="preserve"> </w:t>
      </w:r>
    </w:p>
    <w:p w14:paraId="64B83E1B" w14:textId="69CAB14C" w:rsidR="00E121F6" w:rsidRPr="00E121F6" w:rsidRDefault="00E121F6" w:rsidP="00E121F6">
      <w:r w:rsidRPr="00E121F6">
        <w:t>An IoT device developer integrates hardware and software securely into devices and applications, developing and maintaining device firmware that securely connects devices to an IoT</w:t>
      </w:r>
      <w:r w:rsidRPr="00E121F6">
        <w:rPr>
          <w:rFonts w:cs="Nirmala UI"/>
          <w:cs/>
          <w:lang w:bidi="hi-IN"/>
        </w:rPr>
        <w:t>-</w:t>
      </w:r>
      <w:r w:rsidRPr="00E121F6">
        <w:t>enabled platform</w:t>
      </w:r>
      <w:r w:rsidRPr="00E121F6">
        <w:rPr>
          <w:rFonts w:cs="Nirmala UI"/>
          <w:cs/>
          <w:lang w:bidi="hi-IN"/>
        </w:rPr>
        <w:t>.</w:t>
      </w:r>
    </w:p>
    <w:p w14:paraId="0B336B5A" w14:textId="77777777" w:rsidR="00E121F6" w:rsidRPr="00E121F6" w:rsidRDefault="00E121F6" w:rsidP="00E121F6">
      <w:pPr>
        <w:rPr>
          <w:rFonts w:cs="Nirmala UI"/>
          <w:lang w:bidi="hi-IN"/>
        </w:rPr>
      </w:pPr>
      <w:r w:rsidRPr="00E121F6">
        <w:t>IoT devices can either be operated and used directly by an IoT user or by an IoT service provider, and the technically same device can be used in various different IoT use cases</w:t>
      </w:r>
      <w:r w:rsidRPr="00E121F6">
        <w:rPr>
          <w:rFonts w:cs="Nirmala UI"/>
          <w:cs/>
          <w:lang w:bidi="hi-IN"/>
        </w:rPr>
        <w:t xml:space="preserve">. </w:t>
      </w:r>
      <w:r w:rsidRPr="00E121F6">
        <w:t>It is important for an IoT device developer to consider the security requirements of potential usage scenarios for the device in the design phase, in order to be able to offer devices which have the right set of functionality and features to fulfil their customers</w:t>
      </w:r>
      <w:r w:rsidRPr="00E121F6">
        <w:rPr>
          <w:rFonts w:cs="Nirmala UI"/>
          <w:cs/>
          <w:lang w:bidi="hi-IN"/>
        </w:rPr>
        <w:t xml:space="preserve">’ </w:t>
      </w:r>
      <w:r w:rsidRPr="00E121F6">
        <w:t>need</w:t>
      </w:r>
      <w:r w:rsidRPr="00E121F6">
        <w:rPr>
          <w:rFonts w:cs="Nirmala UI"/>
          <w:cs/>
          <w:lang w:bidi="hi-IN"/>
        </w:rPr>
        <w:t>.</w:t>
      </w:r>
    </w:p>
    <w:p w14:paraId="4EAA117E" w14:textId="77777777" w:rsidR="00E121F6" w:rsidRPr="00E121F6" w:rsidRDefault="00E121F6" w:rsidP="00E121F6">
      <w:pPr>
        <w:rPr>
          <w:b/>
          <w:bCs/>
        </w:rPr>
      </w:pPr>
      <w:r w:rsidRPr="00E121F6">
        <w:rPr>
          <w:b/>
          <w:bCs/>
        </w:rPr>
        <w:t>6</w:t>
      </w:r>
      <w:r w:rsidRPr="00E121F6">
        <w:rPr>
          <w:rFonts w:cs="Nirmala UI"/>
          <w:b/>
          <w:bCs/>
          <w:cs/>
          <w:lang w:bidi="hi-IN"/>
        </w:rPr>
        <w:t>.</w:t>
      </w:r>
      <w:r w:rsidRPr="00E121F6">
        <w:rPr>
          <w:b/>
          <w:bCs/>
        </w:rPr>
        <w:t>2</w:t>
      </w:r>
      <w:r w:rsidRPr="00E121F6">
        <w:rPr>
          <w:rFonts w:cs="Nirmala UI"/>
          <w:b/>
          <w:bCs/>
          <w:cs/>
          <w:lang w:bidi="hi-IN"/>
        </w:rPr>
        <w:t>.</w:t>
      </w:r>
      <w:r w:rsidRPr="00E121F6">
        <w:rPr>
          <w:b/>
          <w:bCs/>
        </w:rPr>
        <w:t>3</w:t>
      </w:r>
      <w:r w:rsidRPr="00E121F6">
        <w:rPr>
          <w:b/>
          <w:bCs/>
        </w:rPr>
        <w:tab/>
        <w:t>IoT</w:t>
      </w:r>
      <w:r w:rsidRPr="00E121F6">
        <w:rPr>
          <w:rFonts w:cs="Nirmala UI"/>
          <w:b/>
          <w:bCs/>
          <w:cs/>
          <w:lang w:bidi="hi-IN"/>
        </w:rPr>
        <w:t>-</w:t>
      </w:r>
      <w:r w:rsidRPr="00E121F6">
        <w:rPr>
          <w:b/>
          <w:bCs/>
        </w:rPr>
        <w:t>User</w:t>
      </w:r>
    </w:p>
    <w:p w14:paraId="6D6DF8A5" w14:textId="50EBA284" w:rsidR="00E121F6" w:rsidRPr="00E121F6" w:rsidRDefault="00E121F6" w:rsidP="00E121F6">
      <w:r w:rsidRPr="00E121F6">
        <w:t>The IoT</w:t>
      </w:r>
      <w:r w:rsidRPr="00E121F6">
        <w:rPr>
          <w:rFonts w:cs="Nirmala UI"/>
          <w:cs/>
          <w:lang w:bidi="hi-IN"/>
        </w:rPr>
        <w:t>-</w:t>
      </w:r>
      <w:r w:rsidRPr="00E121F6">
        <w:t>User is the end</w:t>
      </w:r>
      <w:r w:rsidRPr="00E121F6">
        <w:rPr>
          <w:rFonts w:cs="Nirmala UI"/>
          <w:cs/>
          <w:lang w:bidi="hi-IN"/>
        </w:rPr>
        <w:t>-</w:t>
      </w:r>
      <w:r w:rsidRPr="00E121F6">
        <w:t>user of IoT services and can be categorized into human user and a digital user</w:t>
      </w:r>
      <w:r w:rsidRPr="00E121F6">
        <w:rPr>
          <w:rFonts w:cs="Nirmala UI"/>
          <w:cs/>
          <w:lang w:bidi="hi-IN"/>
        </w:rPr>
        <w:t>.</w:t>
      </w:r>
    </w:p>
    <w:p w14:paraId="2EE8C508" w14:textId="0451CA39" w:rsidR="00E121F6" w:rsidRPr="00E121F6" w:rsidRDefault="00E121F6" w:rsidP="00E121F6">
      <w:r w:rsidRPr="00E121F6">
        <w:t xml:space="preserve">Human </w:t>
      </w:r>
      <w:proofErr w:type="gramStart"/>
      <w:r w:rsidRPr="00E121F6">
        <w:t>user</w:t>
      </w:r>
      <w:r w:rsidRPr="00E121F6">
        <w:rPr>
          <w:rFonts w:cs="Nirmala UI"/>
          <w:cs/>
          <w:lang w:bidi="hi-IN"/>
        </w:rPr>
        <w:t xml:space="preserve"> </w:t>
      </w:r>
      <w:r w:rsidRPr="00E121F6">
        <w:t xml:space="preserve"> is</w:t>
      </w:r>
      <w:proofErr w:type="gramEnd"/>
      <w:r w:rsidRPr="00E121F6">
        <w:t xml:space="preserve"> an individual, who uses IoT services</w:t>
      </w:r>
      <w:r w:rsidRPr="00E121F6">
        <w:rPr>
          <w:rFonts w:cs="Nirmala UI"/>
          <w:cs/>
          <w:lang w:bidi="hi-IN"/>
        </w:rPr>
        <w:t xml:space="preserve">. </w:t>
      </w:r>
      <w:r w:rsidRPr="00E121F6">
        <w:t>Digital user</w:t>
      </w:r>
      <w:r w:rsidRPr="00E121F6">
        <w:rPr>
          <w:rFonts w:cs="Nirmala UI"/>
          <w:cs/>
          <w:lang w:bidi="hi-IN"/>
        </w:rPr>
        <w:t xml:space="preserve"> </w:t>
      </w:r>
      <w:r w:rsidRPr="00E121F6">
        <w:t>is a</w:t>
      </w:r>
      <w:r w:rsidRPr="00E121F6">
        <w:rPr>
          <w:rFonts w:cs="Nirmala UI"/>
          <w:cs/>
          <w:lang w:bidi="hi-IN"/>
        </w:rPr>
        <w:t xml:space="preserve"> </w:t>
      </w:r>
      <w:r w:rsidRPr="00E121F6">
        <w:t>non</w:t>
      </w:r>
      <w:r w:rsidRPr="00E121F6">
        <w:rPr>
          <w:rFonts w:cs="Nirmala UI"/>
          <w:cs/>
          <w:lang w:bidi="hi-IN"/>
        </w:rPr>
        <w:t>-</w:t>
      </w:r>
      <w:r w:rsidRPr="00E121F6">
        <w:t>human user</w:t>
      </w:r>
      <w:r w:rsidR="00F62EC5">
        <w:t xml:space="preserve"> </w:t>
      </w:r>
      <w:r w:rsidRPr="00E121F6">
        <w:t>of the IoT services including automation services</w:t>
      </w:r>
      <w:r w:rsidRPr="00E121F6">
        <w:rPr>
          <w:rFonts w:cs="Nirmala UI"/>
          <w:cs/>
          <w:lang w:bidi="hi-IN"/>
        </w:rPr>
        <w:t>.</w:t>
      </w:r>
      <w:r w:rsidRPr="00E121F6">
        <w:t xml:space="preserve">t </w:t>
      </w:r>
      <w:bookmarkStart w:id="23" w:name="_Toc49853649"/>
    </w:p>
    <w:p w14:paraId="32DB9DBF" w14:textId="77777777" w:rsidR="00E121F6" w:rsidRPr="00E121F6" w:rsidRDefault="00E121F6" w:rsidP="00E121F6">
      <w:pPr>
        <w:rPr>
          <w:rFonts w:eastAsia="MS Mincho"/>
          <w:b/>
          <w:bCs/>
          <w:color w:val="000000"/>
        </w:rPr>
      </w:pPr>
      <w:r w:rsidRPr="00E121F6">
        <w:rPr>
          <w:rFonts w:eastAsia="MS Mincho"/>
          <w:b/>
          <w:bCs/>
          <w:color w:val="000000"/>
        </w:rPr>
        <w:t>6</w:t>
      </w:r>
      <w:r w:rsidRPr="00E121F6">
        <w:rPr>
          <w:rFonts w:eastAsia="MS Mincho" w:cs="Nirmala UI"/>
          <w:b/>
          <w:bCs/>
          <w:color w:val="000000"/>
          <w:cs/>
          <w:lang w:bidi="hi-IN"/>
        </w:rPr>
        <w:t>.</w:t>
      </w:r>
      <w:r w:rsidRPr="00E121F6">
        <w:rPr>
          <w:rFonts w:eastAsia="MS Mincho"/>
          <w:b/>
          <w:bCs/>
          <w:color w:val="000000"/>
        </w:rPr>
        <w:t>3</w:t>
      </w:r>
      <w:r w:rsidRPr="00E121F6">
        <w:rPr>
          <w:rFonts w:eastAsia="MS Mincho"/>
          <w:b/>
          <w:bCs/>
          <w:color w:val="000000"/>
        </w:rPr>
        <w:tab/>
        <w:t xml:space="preserve">Reference Model </w:t>
      </w:r>
      <w:r w:rsidRPr="00E121F6">
        <w:rPr>
          <w:rFonts w:eastAsia="MS Mincho" w:cs="Nirmala UI"/>
          <w:b/>
          <w:bCs/>
          <w:color w:val="000000"/>
          <w:cs/>
          <w:lang w:bidi="hi-IN"/>
        </w:rPr>
        <w:t>(</w:t>
      </w:r>
      <w:r w:rsidRPr="00E121F6">
        <w:rPr>
          <w:rFonts w:eastAsia="MS Mincho"/>
          <w:b/>
          <w:bCs/>
          <w:color w:val="000000"/>
        </w:rPr>
        <w:t xml:space="preserve">based on </w:t>
      </w:r>
      <w:r w:rsidRPr="00E121F6">
        <w:rPr>
          <w:rFonts w:eastAsia="MS Mincho" w:hint="eastAsia"/>
          <w:b/>
          <w:bCs/>
          <w:color w:val="000000"/>
        </w:rPr>
        <w:t>ISO</w:t>
      </w:r>
      <w:r w:rsidRPr="00E121F6">
        <w:rPr>
          <w:rFonts w:eastAsia="MS Mincho" w:cs="Nirmala UI" w:hint="eastAsia"/>
          <w:b/>
          <w:bCs/>
          <w:color w:val="000000"/>
          <w:cs/>
          <w:lang w:bidi="hi-IN"/>
        </w:rPr>
        <w:t>/</w:t>
      </w:r>
      <w:r w:rsidRPr="00E121F6">
        <w:rPr>
          <w:rFonts w:eastAsia="MS Mincho"/>
          <w:b/>
          <w:bCs/>
          <w:color w:val="000000"/>
        </w:rPr>
        <w:t>IEC 30141</w:t>
      </w:r>
      <w:r w:rsidRPr="00E121F6">
        <w:rPr>
          <w:rFonts w:eastAsia="MS Mincho" w:cs="Nirmala UI"/>
          <w:b/>
          <w:bCs/>
          <w:color w:val="000000"/>
          <w:cs/>
          <w:lang w:bidi="hi-IN"/>
        </w:rPr>
        <w:t>:</w:t>
      </w:r>
      <w:r w:rsidRPr="00E121F6">
        <w:rPr>
          <w:rFonts w:eastAsia="MS Mincho"/>
          <w:b/>
          <w:bCs/>
          <w:color w:val="000000"/>
        </w:rPr>
        <w:t>2018</w:t>
      </w:r>
      <w:r w:rsidRPr="00E121F6">
        <w:rPr>
          <w:rFonts w:eastAsia="MS Mincho" w:cs="Nirmala UI"/>
          <w:b/>
          <w:bCs/>
          <w:color w:val="000000"/>
          <w:cs/>
          <w:lang w:bidi="hi-IN"/>
        </w:rPr>
        <w:t xml:space="preserve"> (</w:t>
      </w:r>
      <w:r w:rsidRPr="00E121F6">
        <w:rPr>
          <w:rFonts w:eastAsia="MS Mincho"/>
          <w:b/>
          <w:bCs/>
          <w:color w:val="000000"/>
        </w:rPr>
        <w:t>IoT RA</w:t>
      </w:r>
      <w:r w:rsidRPr="00E121F6">
        <w:rPr>
          <w:rFonts w:eastAsia="MS Mincho" w:cs="Nirmala UI"/>
          <w:b/>
          <w:bCs/>
          <w:color w:val="000000"/>
          <w:cs/>
          <w:lang w:bidi="hi-IN"/>
        </w:rPr>
        <w:t>))</w:t>
      </w:r>
      <w:bookmarkEnd w:id="23"/>
    </w:p>
    <w:p w14:paraId="2E3F7A0F" w14:textId="77777777" w:rsidR="00E121F6" w:rsidRPr="00E121F6" w:rsidRDefault="00E121F6" w:rsidP="00E121F6">
      <w:r w:rsidRPr="00E121F6">
        <w:rPr>
          <w:rFonts w:hint="eastAsia"/>
        </w:rPr>
        <w:t>The reference model described in this document is based on ISO</w:t>
      </w:r>
      <w:r w:rsidRPr="00E121F6">
        <w:rPr>
          <w:rFonts w:cs="Nirmala UI" w:hint="eastAsia"/>
          <w:cs/>
          <w:lang w:bidi="hi-IN"/>
        </w:rPr>
        <w:t>/</w:t>
      </w:r>
      <w:r w:rsidRPr="00E121F6">
        <w:rPr>
          <w:rFonts w:hint="eastAsia"/>
        </w:rPr>
        <w:t>IEC 30141</w:t>
      </w:r>
      <w:r w:rsidRPr="00E121F6">
        <w:rPr>
          <w:rFonts w:cs="Nirmala UI"/>
          <w:cs/>
          <w:lang w:bidi="hi-IN"/>
        </w:rPr>
        <w:t>:</w:t>
      </w:r>
      <w:r w:rsidRPr="00E121F6">
        <w:t>2018</w:t>
      </w:r>
      <w:r w:rsidRPr="00E121F6">
        <w:rPr>
          <w:rFonts w:hint="eastAsia"/>
        </w:rPr>
        <w:t xml:space="preserve"> IoT Reference Architecture </w:t>
      </w:r>
      <w:r w:rsidRPr="00E121F6">
        <w:rPr>
          <w:rFonts w:cs="Nirmala UI" w:hint="eastAsia"/>
          <w:cs/>
          <w:lang w:bidi="hi-IN"/>
        </w:rPr>
        <w:t>(</w:t>
      </w:r>
      <w:r w:rsidRPr="00E121F6">
        <w:rPr>
          <w:rFonts w:hint="eastAsia"/>
        </w:rPr>
        <w:t>Figure 1</w:t>
      </w:r>
      <w:r w:rsidRPr="00E121F6">
        <w:t>1</w:t>
      </w:r>
      <w:r w:rsidRPr="00E121F6">
        <w:rPr>
          <w:rFonts w:cs="Nirmala UI" w:hint="eastAsia"/>
          <w:cs/>
          <w:lang w:bidi="hi-IN"/>
        </w:rPr>
        <w:t xml:space="preserve">) </w:t>
      </w:r>
      <w:r w:rsidRPr="00E121F6">
        <w:rPr>
          <w:rFonts w:hint="eastAsia"/>
        </w:rPr>
        <w:t>with the combination of IoT entities and IoT domains in Figure 1</w:t>
      </w:r>
      <w:r w:rsidRPr="00E121F6">
        <w:rPr>
          <w:rFonts w:cs="Nirmala UI" w:hint="eastAsia"/>
          <w:cs/>
          <w:lang w:bidi="hi-IN"/>
        </w:rPr>
        <w:t xml:space="preserve">. </w:t>
      </w:r>
      <w:r w:rsidRPr="00E121F6">
        <w:rPr>
          <w:rFonts w:hint="eastAsia"/>
        </w:rPr>
        <w:t>IoT</w:t>
      </w:r>
      <w:r w:rsidRPr="00E121F6">
        <w:rPr>
          <w:rFonts w:cs="Nirmala UI" w:hint="eastAsia"/>
          <w:cs/>
          <w:lang w:bidi="hi-IN"/>
        </w:rPr>
        <w:t>-</w:t>
      </w:r>
      <w:r w:rsidRPr="00E121F6">
        <w:rPr>
          <w:rFonts w:hint="eastAsia"/>
        </w:rPr>
        <w:t>Users belong to User Domain</w:t>
      </w:r>
      <w:r w:rsidRPr="00E121F6">
        <w:rPr>
          <w:rFonts w:cs="Nirmala UI" w:hint="eastAsia"/>
          <w:cs/>
          <w:lang w:bidi="hi-IN"/>
        </w:rPr>
        <w:t xml:space="preserve">. </w:t>
      </w:r>
      <w:r w:rsidRPr="00E121F6">
        <w:rPr>
          <w:rFonts w:hint="eastAsia"/>
        </w:rPr>
        <w:t>Application &amp; Service sub</w:t>
      </w:r>
      <w:r w:rsidRPr="00E121F6">
        <w:rPr>
          <w:rFonts w:cs="Nirmala UI" w:hint="eastAsia"/>
          <w:cs/>
          <w:lang w:bidi="hi-IN"/>
        </w:rPr>
        <w:t>-</w:t>
      </w:r>
      <w:r w:rsidRPr="00E121F6">
        <w:rPr>
          <w:rFonts w:hint="eastAsia"/>
        </w:rPr>
        <w:t xml:space="preserve">systems belong to the Application &amp; </w:t>
      </w:r>
      <w:r w:rsidRPr="00E121F6">
        <w:rPr>
          <w:rFonts w:hint="eastAsia"/>
        </w:rPr>
        <w:lastRenderedPageBreak/>
        <w:t>Service Domain</w:t>
      </w:r>
      <w:r w:rsidRPr="00E121F6">
        <w:rPr>
          <w:rFonts w:cs="Nirmala UI" w:hint="eastAsia"/>
          <w:cs/>
          <w:lang w:bidi="hi-IN"/>
        </w:rPr>
        <w:t xml:space="preserve">. </w:t>
      </w:r>
      <w:r w:rsidRPr="00E121F6">
        <w:rPr>
          <w:rFonts w:hint="eastAsia"/>
        </w:rPr>
        <w:t>Operations and Management sub</w:t>
      </w:r>
      <w:r w:rsidRPr="00E121F6">
        <w:rPr>
          <w:rFonts w:cs="Nirmala UI" w:hint="eastAsia"/>
          <w:cs/>
          <w:lang w:bidi="hi-IN"/>
        </w:rPr>
        <w:t>-</w:t>
      </w:r>
      <w:r w:rsidRPr="00E121F6">
        <w:rPr>
          <w:rFonts w:hint="eastAsia"/>
        </w:rPr>
        <w:t>systems belong to the</w:t>
      </w:r>
      <w:r w:rsidRPr="00E121F6">
        <w:rPr>
          <w:rFonts w:cs="Nirmala UI"/>
          <w:cs/>
          <w:lang w:bidi="hi-IN"/>
        </w:rPr>
        <w:t xml:space="preserve"> </w:t>
      </w:r>
      <w:r w:rsidRPr="00E121F6">
        <w:rPr>
          <w:rFonts w:hint="eastAsia"/>
        </w:rPr>
        <w:t>Operations &amp; Management Domain</w:t>
      </w:r>
      <w:r w:rsidRPr="00E121F6">
        <w:rPr>
          <w:rFonts w:cs="Nirmala UI" w:hint="eastAsia"/>
          <w:cs/>
          <w:lang w:bidi="hi-IN"/>
        </w:rPr>
        <w:t xml:space="preserve">. </w:t>
      </w:r>
      <w:r w:rsidRPr="00E121F6">
        <w:rPr>
          <w:rFonts w:hint="eastAsia"/>
        </w:rPr>
        <w:t>The Resource Access &amp; Interchange sub</w:t>
      </w:r>
      <w:r w:rsidRPr="00E121F6">
        <w:rPr>
          <w:rFonts w:cs="Nirmala UI" w:hint="eastAsia"/>
          <w:cs/>
          <w:lang w:bidi="hi-IN"/>
        </w:rPr>
        <w:t>-</w:t>
      </w:r>
      <w:r w:rsidRPr="00E121F6">
        <w:rPr>
          <w:rFonts w:hint="eastAsia"/>
        </w:rPr>
        <w:t>system belongs</w:t>
      </w:r>
      <w:r w:rsidRPr="00E121F6">
        <w:rPr>
          <w:rFonts w:cs="Nirmala UI"/>
          <w:cs/>
          <w:lang w:bidi="hi-IN"/>
        </w:rPr>
        <w:t xml:space="preserve"> </w:t>
      </w:r>
      <w:r w:rsidRPr="00E121F6">
        <w:rPr>
          <w:rFonts w:hint="eastAsia"/>
        </w:rPr>
        <w:t>to the Resource Access &amp; Interchange Domain</w:t>
      </w:r>
      <w:r w:rsidRPr="00E121F6">
        <w:rPr>
          <w:rFonts w:cs="Nirmala UI" w:hint="eastAsia"/>
          <w:cs/>
          <w:lang w:bidi="hi-IN"/>
        </w:rPr>
        <w:t xml:space="preserve">. </w:t>
      </w:r>
      <w:r w:rsidRPr="00E121F6">
        <w:rPr>
          <w:rFonts w:hint="eastAsia"/>
        </w:rPr>
        <w:t>IoT devices and IoT gateway are entities in</w:t>
      </w:r>
      <w:r w:rsidRPr="00E121F6">
        <w:rPr>
          <w:rFonts w:cs="Nirmala UI"/>
          <w:cs/>
          <w:lang w:bidi="hi-IN"/>
        </w:rPr>
        <w:t xml:space="preserve"> </w:t>
      </w:r>
      <w:r w:rsidRPr="00E121F6">
        <w:rPr>
          <w:rFonts w:hint="eastAsia"/>
        </w:rPr>
        <w:t>the Sensing &amp; Controlling Domain</w:t>
      </w:r>
      <w:r w:rsidRPr="00E121F6">
        <w:rPr>
          <w:rFonts w:cs="Nirmala UI" w:hint="eastAsia"/>
          <w:cs/>
          <w:lang w:bidi="hi-IN"/>
        </w:rPr>
        <w:t xml:space="preserve">. </w:t>
      </w:r>
      <w:r w:rsidRPr="00E121F6">
        <w:rPr>
          <w:rFonts w:hint="eastAsia"/>
        </w:rPr>
        <w:t>Physical Entities exist in the Physical Entity Domain</w:t>
      </w:r>
      <w:r w:rsidRPr="00E121F6">
        <w:rPr>
          <w:rFonts w:cs="Nirmala UI" w:hint="eastAsia"/>
          <w:cs/>
          <w:lang w:bidi="hi-IN"/>
        </w:rPr>
        <w:t>.</w:t>
      </w:r>
    </w:p>
    <w:p w14:paraId="543A6AD6" w14:textId="77777777" w:rsidR="00E121F6" w:rsidRPr="00E121F6" w:rsidRDefault="00E121F6" w:rsidP="00E121F6">
      <w:pPr>
        <w:overflowPunct w:val="0"/>
        <w:autoSpaceDE w:val="0"/>
        <w:autoSpaceDN w:val="0"/>
        <w:adjustRightInd w:val="0"/>
        <w:ind w:leftChars="400" w:left="960"/>
        <w:textAlignment w:val="baseline"/>
        <w:rPr>
          <w:rFonts w:eastAsia="MS Mincho"/>
          <w:szCs w:val="20"/>
          <w:lang w:eastAsia="en-US"/>
        </w:rPr>
      </w:pPr>
    </w:p>
    <w:p w14:paraId="60218854" w14:textId="77777777" w:rsidR="00E121F6" w:rsidRPr="00E121F6" w:rsidRDefault="00E121F6" w:rsidP="00E121F6">
      <w:pPr>
        <w:overflowPunct w:val="0"/>
        <w:autoSpaceDE w:val="0"/>
        <w:autoSpaceDN w:val="0"/>
        <w:adjustRightInd w:val="0"/>
        <w:ind w:leftChars="400" w:left="960"/>
        <w:textAlignment w:val="baseline"/>
        <w:rPr>
          <w:rFonts w:eastAsia="MS Mincho"/>
          <w:szCs w:val="20"/>
          <w:lang w:eastAsia="en-US"/>
        </w:rPr>
      </w:pPr>
      <w:r w:rsidRPr="00E121F6">
        <w:rPr>
          <w:rFonts w:eastAsia="MS Mincho"/>
          <w:noProof/>
          <w:szCs w:val="20"/>
          <w:lang w:val="en-US" w:eastAsia="en-US"/>
        </w:rPr>
        <w:drawing>
          <wp:inline distT="0" distB="0" distL="0" distR="0" wp14:anchorId="29222991" wp14:editId="1EA16A4F">
            <wp:extent cx="6096528" cy="3429297"/>
            <wp:effectExtent l="0" t="0" r="0" b="0"/>
            <wp:docPr id="2"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12"/>
                    <a:stretch>
                      <a:fillRect/>
                    </a:stretch>
                  </pic:blipFill>
                  <pic:spPr>
                    <a:xfrm>
                      <a:off x="0" y="0"/>
                      <a:ext cx="6096528" cy="3429297"/>
                    </a:xfrm>
                    <a:prstGeom prst="rect">
                      <a:avLst/>
                    </a:prstGeom>
                  </pic:spPr>
                </pic:pic>
              </a:graphicData>
            </a:graphic>
          </wp:inline>
        </w:drawing>
      </w:r>
    </w:p>
    <w:p w14:paraId="0177F0A3" w14:textId="77777777" w:rsidR="00E121F6" w:rsidRPr="00E121F6" w:rsidRDefault="00E121F6" w:rsidP="00E121F6">
      <w:pPr>
        <w:jc w:val="center"/>
      </w:pPr>
      <w:r w:rsidRPr="00E121F6">
        <w:t>Figure 1</w:t>
      </w:r>
      <w:r w:rsidRPr="00E121F6">
        <w:rPr>
          <w:rFonts w:cs="Nirmala UI"/>
          <w:cs/>
          <w:lang w:bidi="hi-IN"/>
        </w:rPr>
        <w:t xml:space="preserve"> – </w:t>
      </w:r>
      <w:r w:rsidRPr="00E121F6">
        <w:t xml:space="preserve">IoT system reference model </w:t>
      </w:r>
      <w:r w:rsidRPr="00E121F6">
        <w:rPr>
          <w:rFonts w:cs="Nirmala UI"/>
          <w:cs/>
          <w:lang w:bidi="hi-IN"/>
        </w:rPr>
        <w:t>(</w:t>
      </w:r>
      <w:r w:rsidRPr="00E121F6">
        <w:t>based on ISO</w:t>
      </w:r>
      <w:r w:rsidRPr="00E121F6">
        <w:rPr>
          <w:rFonts w:cs="Nirmala UI"/>
          <w:cs/>
          <w:lang w:bidi="hi-IN"/>
        </w:rPr>
        <w:t>/</w:t>
      </w:r>
      <w:r w:rsidRPr="00E121F6">
        <w:t xml:space="preserve">IEC </w:t>
      </w:r>
      <w:r w:rsidRPr="00E121F6">
        <w:rPr>
          <w:rFonts w:hint="eastAsia"/>
        </w:rPr>
        <w:t>3014</w:t>
      </w:r>
      <w:r w:rsidRPr="00E121F6">
        <w:rPr>
          <w:rFonts w:cs="Nirmala UI"/>
          <w:cs/>
          <w:lang w:bidi="hi-IN"/>
        </w:rPr>
        <w:t>:</w:t>
      </w:r>
      <w:r w:rsidRPr="00E121F6">
        <w:t>2018</w:t>
      </w:r>
      <w:r w:rsidRPr="00E121F6">
        <w:rPr>
          <w:rFonts w:cs="Nirmala UI"/>
          <w:cs/>
          <w:lang w:bidi="hi-IN"/>
        </w:rPr>
        <w:t xml:space="preserve">) </w:t>
      </w:r>
    </w:p>
    <w:p w14:paraId="715742D3" w14:textId="77777777" w:rsidR="00E121F6" w:rsidRPr="00E121F6" w:rsidRDefault="00E121F6" w:rsidP="00E121F6"/>
    <w:p w14:paraId="3BAB9FE6" w14:textId="77777777" w:rsidR="00E121F6" w:rsidRPr="00E121F6" w:rsidRDefault="00E121F6" w:rsidP="00E121F6">
      <w:r w:rsidRPr="00E121F6">
        <w:t xml:space="preserve">There are two red dotted rectangles which </w:t>
      </w:r>
      <w:r w:rsidRPr="00E121F6">
        <w:rPr>
          <w:rFonts w:cs="Nirmala UI"/>
          <w:cs/>
          <w:lang w:bidi="hi-IN"/>
        </w:rPr>
        <w:t>“</w:t>
      </w:r>
      <w:r w:rsidRPr="00E121F6">
        <w:t>IoT user</w:t>
      </w:r>
      <w:r w:rsidRPr="00E121F6">
        <w:rPr>
          <w:rFonts w:cs="Nirmala UI"/>
          <w:cs/>
          <w:lang w:bidi="hi-IN"/>
        </w:rPr>
        <w:t xml:space="preserve">” </w:t>
      </w:r>
      <w:r w:rsidRPr="00E121F6">
        <w:t xml:space="preserve">and </w:t>
      </w:r>
      <w:r w:rsidRPr="00E121F6">
        <w:rPr>
          <w:rFonts w:cs="Nirmala UI"/>
          <w:cs/>
          <w:lang w:bidi="hi-IN"/>
        </w:rPr>
        <w:t>“</w:t>
      </w:r>
      <w:r w:rsidRPr="00E121F6">
        <w:t>IoT service provider and service developer</w:t>
      </w:r>
      <w:r w:rsidRPr="00E121F6">
        <w:rPr>
          <w:rFonts w:cs="Nirmala UI"/>
          <w:cs/>
          <w:lang w:bidi="hi-IN"/>
        </w:rPr>
        <w:t xml:space="preserve">” </w:t>
      </w:r>
      <w:r w:rsidRPr="00E121F6">
        <w:t>are illustrated in Figure 1 as stakeholders for IoT system</w:t>
      </w:r>
      <w:r w:rsidRPr="00E121F6">
        <w:rPr>
          <w:rFonts w:cs="Nirmala UI"/>
          <w:cs/>
          <w:lang w:bidi="hi-IN"/>
        </w:rPr>
        <w:t>.</w:t>
      </w:r>
    </w:p>
    <w:p w14:paraId="42221AB0" w14:textId="77777777" w:rsidR="00E121F6" w:rsidRPr="00E121F6" w:rsidRDefault="00E121F6" w:rsidP="00E121F6">
      <w:r w:rsidRPr="00E121F6">
        <w:t xml:space="preserve">The stakeholder of </w:t>
      </w:r>
      <w:r w:rsidRPr="00E121F6">
        <w:rPr>
          <w:rFonts w:cs="Nirmala UI"/>
          <w:cs/>
          <w:lang w:bidi="hi-IN"/>
        </w:rPr>
        <w:t>“</w:t>
      </w:r>
      <w:r w:rsidRPr="00E121F6">
        <w:t>IoT user</w:t>
      </w:r>
      <w:r w:rsidRPr="00E121F6">
        <w:rPr>
          <w:rFonts w:cs="Nirmala UI"/>
          <w:cs/>
          <w:lang w:bidi="hi-IN"/>
        </w:rPr>
        <w:t xml:space="preserve">” </w:t>
      </w:r>
      <w:r w:rsidRPr="00E121F6">
        <w:t>is the end user of IoT service which can be human users and digital users</w:t>
      </w:r>
      <w:r w:rsidRPr="00E121F6">
        <w:rPr>
          <w:rFonts w:cs="Nirmala UI"/>
          <w:cs/>
          <w:lang w:bidi="hi-IN"/>
        </w:rPr>
        <w:t xml:space="preserve">. </w:t>
      </w:r>
      <w:r w:rsidRPr="00E121F6">
        <w:t xml:space="preserve">The stakeholder of </w:t>
      </w:r>
      <w:r w:rsidRPr="00E121F6">
        <w:rPr>
          <w:rFonts w:cs="Nirmala UI"/>
          <w:cs/>
          <w:lang w:bidi="hi-IN"/>
        </w:rPr>
        <w:t>“</w:t>
      </w:r>
      <w:r w:rsidRPr="00E121F6">
        <w:t>IoT service provider</w:t>
      </w:r>
      <w:r w:rsidRPr="00E121F6">
        <w:rPr>
          <w:rFonts w:cs="Nirmala UI"/>
          <w:cs/>
          <w:lang w:bidi="hi-IN"/>
        </w:rPr>
        <w:t xml:space="preserve">” </w:t>
      </w:r>
      <w:r w:rsidRPr="00E121F6">
        <w:t>is to manage and to operate IoT services including network connectivity</w:t>
      </w:r>
      <w:r w:rsidRPr="00E121F6">
        <w:rPr>
          <w:rFonts w:cs="Nirmala UI"/>
          <w:cs/>
          <w:lang w:bidi="hi-IN"/>
        </w:rPr>
        <w:t xml:space="preserve">. </w:t>
      </w:r>
      <w:r w:rsidRPr="00E121F6">
        <w:t xml:space="preserve">The stakeholder of </w:t>
      </w:r>
      <w:r w:rsidRPr="00E121F6">
        <w:rPr>
          <w:rFonts w:cs="Nirmala UI"/>
          <w:cs/>
          <w:lang w:bidi="hi-IN"/>
        </w:rPr>
        <w:t>“</w:t>
      </w:r>
      <w:r w:rsidRPr="00E121F6">
        <w:t>IoT service developer</w:t>
      </w:r>
      <w:r w:rsidRPr="00E121F6">
        <w:rPr>
          <w:rFonts w:cs="Nirmala UI"/>
          <w:cs/>
          <w:lang w:bidi="hi-IN"/>
        </w:rPr>
        <w:t xml:space="preserve">” </w:t>
      </w:r>
      <w:r w:rsidRPr="00E121F6">
        <w:t>is to implement, test and integrate IoT services with the IoT platform</w:t>
      </w:r>
      <w:r w:rsidRPr="00E121F6">
        <w:rPr>
          <w:rFonts w:cs="Nirmala UI"/>
          <w:cs/>
          <w:lang w:bidi="hi-IN"/>
        </w:rPr>
        <w:t xml:space="preserve">. </w:t>
      </w:r>
      <w:r w:rsidRPr="00E121F6">
        <w:t xml:space="preserve">In the reference model, </w:t>
      </w:r>
      <w:r w:rsidRPr="00E121F6">
        <w:rPr>
          <w:rFonts w:cs="Nirmala UI"/>
          <w:cs/>
          <w:lang w:bidi="hi-IN"/>
        </w:rPr>
        <w:t>“</w:t>
      </w:r>
      <w:r w:rsidRPr="00E121F6">
        <w:t>IoT service provider</w:t>
      </w:r>
      <w:r w:rsidRPr="00E121F6">
        <w:rPr>
          <w:rFonts w:cs="Nirmala UI"/>
          <w:cs/>
          <w:lang w:bidi="hi-IN"/>
        </w:rPr>
        <w:t xml:space="preserve">” </w:t>
      </w:r>
      <w:r w:rsidRPr="00E121F6">
        <w:t xml:space="preserve">and </w:t>
      </w:r>
      <w:r w:rsidRPr="00E121F6">
        <w:rPr>
          <w:rFonts w:cs="Nirmala UI"/>
          <w:cs/>
          <w:lang w:bidi="hi-IN"/>
        </w:rPr>
        <w:t>“</w:t>
      </w:r>
      <w:r w:rsidRPr="00E121F6">
        <w:t>IoT service developer</w:t>
      </w:r>
      <w:r w:rsidRPr="00E121F6">
        <w:rPr>
          <w:rFonts w:cs="Nirmala UI"/>
          <w:cs/>
          <w:lang w:bidi="hi-IN"/>
        </w:rPr>
        <w:t xml:space="preserve">” </w:t>
      </w:r>
      <w:r w:rsidRPr="00E121F6">
        <w:t>are both related to IoT services with the same IoT entities and are illustrated in a single red dotted rectangle</w:t>
      </w:r>
      <w:r w:rsidRPr="00E121F6">
        <w:rPr>
          <w:rFonts w:cs="Nirmala UI"/>
          <w:cs/>
          <w:lang w:bidi="hi-IN"/>
        </w:rPr>
        <w:t>.</w:t>
      </w:r>
    </w:p>
    <w:p w14:paraId="3166AD80" w14:textId="77777777" w:rsidR="00E121F6" w:rsidRPr="00E121F6" w:rsidRDefault="00E121F6" w:rsidP="00E121F6">
      <w:r w:rsidRPr="00E121F6">
        <w:t>IoT entities in Figure 1 are further explained below</w:t>
      </w:r>
      <w:r w:rsidRPr="00E121F6">
        <w:rPr>
          <w:rFonts w:cs="Nirmala UI"/>
          <w:cs/>
          <w:lang w:bidi="hi-IN"/>
        </w:rPr>
        <w:t>.</w:t>
      </w:r>
    </w:p>
    <w:p w14:paraId="4B1ADFFD" w14:textId="77777777" w:rsidR="00E121F6" w:rsidRPr="00E121F6" w:rsidRDefault="00E121F6" w:rsidP="00E121F6">
      <w:pPr>
        <w:overflowPunct w:val="0"/>
        <w:autoSpaceDE w:val="0"/>
        <w:autoSpaceDN w:val="0"/>
        <w:adjustRightInd w:val="0"/>
        <w:ind w:leftChars="400" w:left="960"/>
        <w:textAlignment w:val="baseline"/>
        <w:rPr>
          <w:rFonts w:eastAsia="MS Mincho"/>
          <w:szCs w:val="20"/>
          <w:lang w:eastAsia="en-US"/>
        </w:rPr>
      </w:pPr>
    </w:p>
    <w:p w14:paraId="610FDA9A" w14:textId="77777777" w:rsidR="00E121F6" w:rsidRPr="00E121F6" w:rsidRDefault="00E121F6" w:rsidP="00E121F6">
      <w:r w:rsidRPr="00E121F6">
        <w:rPr>
          <w:rFonts w:hint="eastAsia"/>
        </w:rPr>
        <w:t>As for the IoT entities, the following IoT entities are considered</w:t>
      </w:r>
      <w:r w:rsidRPr="00E121F6">
        <w:rPr>
          <w:rFonts w:cs="Nirmala UI" w:hint="eastAsia"/>
          <w:cs/>
          <w:lang w:bidi="hi-IN"/>
        </w:rPr>
        <w:t>:</w:t>
      </w:r>
    </w:p>
    <w:p w14:paraId="38424327"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Physical Entities are the real</w:t>
      </w:r>
      <w:r w:rsidRPr="00E121F6">
        <w:rPr>
          <w:rFonts w:eastAsia="MS Mincho" w:cs="Nirmala UI" w:hint="eastAsia"/>
          <w:cs/>
          <w:lang w:eastAsia="en-US" w:bidi="hi-IN"/>
        </w:rPr>
        <w:t>-</w:t>
      </w:r>
      <w:r w:rsidRPr="00E121F6">
        <w:rPr>
          <w:rFonts w:eastAsia="MS Mincho" w:hint="eastAsia"/>
          <w:szCs w:val="20"/>
          <w:lang w:eastAsia="en-US"/>
        </w:rPr>
        <w:t>world things that are sensed and acted upon by the IoT devices</w:t>
      </w:r>
      <w:r w:rsidRPr="00E121F6">
        <w:rPr>
          <w:rFonts w:eastAsia="MS Mincho" w:cs="Nirmala UI" w:hint="eastAsia"/>
          <w:cs/>
          <w:lang w:eastAsia="en-US" w:bidi="hi-IN"/>
        </w:rPr>
        <w:t>.</w:t>
      </w:r>
    </w:p>
    <w:p w14:paraId="6116F6A6"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Tags of various types can be attached to Physical Entities to aid in their monitoring and identification</w:t>
      </w:r>
      <w:r w:rsidRPr="00E121F6">
        <w:rPr>
          <w:rFonts w:eastAsia="MS Mincho" w:cs="Nirmala UI" w:hint="eastAsia"/>
          <w:cs/>
          <w:lang w:eastAsia="en-US" w:bidi="hi-IN"/>
        </w:rPr>
        <w:t>.</w:t>
      </w:r>
    </w:p>
    <w:p w14:paraId="49012315"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IoT devices interact with the physical world through sensing and actuation</w:t>
      </w:r>
      <w:r w:rsidRPr="00E121F6">
        <w:rPr>
          <w:rFonts w:eastAsia="MS Mincho" w:cs="Nirmala UI" w:hint="eastAsia"/>
          <w:cs/>
          <w:lang w:eastAsia="en-US" w:bidi="hi-IN"/>
        </w:rPr>
        <w:t xml:space="preserve">. </w:t>
      </w:r>
      <w:r w:rsidRPr="00E121F6">
        <w:rPr>
          <w:rFonts w:eastAsia="MS Mincho" w:hint="eastAsia"/>
          <w:szCs w:val="20"/>
          <w:lang w:eastAsia="en-US"/>
        </w:rPr>
        <w:t>IoT devices include</w:t>
      </w:r>
      <w:r w:rsidRPr="00E121F6">
        <w:rPr>
          <w:rFonts w:eastAsia="MS Mincho" w:cs="Nirmala UI" w:hint="eastAsia"/>
          <w:cs/>
          <w:lang w:eastAsia="en-US" w:bidi="hi-IN"/>
        </w:rPr>
        <w:t>:</w:t>
      </w:r>
    </w:p>
    <w:p w14:paraId="4BABC23B" w14:textId="77777777" w:rsidR="00E121F6" w:rsidRPr="00E121F6" w:rsidRDefault="00E121F6" w:rsidP="00E121F6">
      <w:pPr>
        <w:widowControl w:val="0"/>
        <w:numPr>
          <w:ilvl w:val="0"/>
          <w:numId w:val="25"/>
        </w:numPr>
        <w:autoSpaceDE w:val="0"/>
        <w:autoSpaceDN w:val="0"/>
        <w:adjustRightInd w:val="0"/>
        <w:spacing w:before="0"/>
        <w:rPr>
          <w:rFonts w:eastAsia="MS Mincho"/>
          <w:szCs w:val="20"/>
          <w:lang w:eastAsia="en-US"/>
        </w:rPr>
      </w:pPr>
      <w:r w:rsidRPr="00E121F6">
        <w:rPr>
          <w:rFonts w:eastAsia="MS Mincho" w:hint="eastAsia"/>
          <w:szCs w:val="20"/>
          <w:lang w:eastAsia="en-US"/>
        </w:rPr>
        <w:t>sensors, which observe a property of a Physical Entity and convert the observation into digital information;</w:t>
      </w:r>
    </w:p>
    <w:p w14:paraId="174736F7" w14:textId="77777777" w:rsidR="00E121F6" w:rsidRPr="00E121F6" w:rsidRDefault="00E121F6" w:rsidP="00E121F6">
      <w:pPr>
        <w:widowControl w:val="0"/>
        <w:numPr>
          <w:ilvl w:val="0"/>
          <w:numId w:val="25"/>
        </w:numPr>
        <w:autoSpaceDE w:val="0"/>
        <w:autoSpaceDN w:val="0"/>
        <w:adjustRightInd w:val="0"/>
        <w:spacing w:before="0"/>
        <w:rPr>
          <w:rFonts w:eastAsia="MS Mincho"/>
          <w:szCs w:val="20"/>
          <w:lang w:eastAsia="en-US"/>
        </w:rPr>
      </w:pPr>
      <w:r w:rsidRPr="00E121F6">
        <w:rPr>
          <w:rFonts w:eastAsia="MS Mincho" w:hint="eastAsia"/>
          <w:szCs w:val="20"/>
          <w:lang w:eastAsia="en-US"/>
        </w:rPr>
        <w:lastRenderedPageBreak/>
        <w:t>actuators, which act on or change some properties of the Physical Entities based on digital instructions</w:t>
      </w:r>
      <w:r w:rsidRPr="00E121F6">
        <w:rPr>
          <w:rFonts w:eastAsia="MS Mincho" w:cs="Nirmala UI" w:hint="eastAsia"/>
          <w:cs/>
          <w:lang w:eastAsia="en-US" w:bidi="hi-IN"/>
        </w:rPr>
        <w:t>.</w:t>
      </w:r>
    </w:p>
    <w:p w14:paraId="221459EE"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IoT devices communicate via a network</w:t>
      </w:r>
      <w:r w:rsidRPr="00E121F6">
        <w:rPr>
          <w:rFonts w:eastAsia="MS Mincho" w:cs="Nirmala UI" w:hint="eastAsia"/>
          <w:cs/>
          <w:lang w:eastAsia="en-US" w:bidi="hi-IN"/>
        </w:rPr>
        <w:t xml:space="preserve">. </w:t>
      </w:r>
      <w:r w:rsidRPr="00E121F6">
        <w:rPr>
          <w:rFonts w:eastAsia="MS Mincho" w:hint="eastAsia"/>
          <w:szCs w:val="20"/>
          <w:lang w:eastAsia="en-US"/>
        </w:rPr>
        <w:t>Many IoT devices communicate using a relatively short range and specialized proximity network, due to power and processing limitations</w:t>
      </w:r>
      <w:r w:rsidRPr="00E121F6">
        <w:rPr>
          <w:rFonts w:eastAsia="MS Mincho" w:cs="Nirmala UI" w:hint="eastAsia"/>
          <w:cs/>
          <w:lang w:eastAsia="en-US" w:bidi="hi-IN"/>
        </w:rPr>
        <w:t>.</w:t>
      </w:r>
    </w:p>
    <w:p w14:paraId="01CABBC8"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Many other devices are able to communicate using wide area networks such as the Internet</w:t>
      </w:r>
      <w:r w:rsidRPr="00E121F6">
        <w:rPr>
          <w:rFonts w:eastAsia="MS Mincho" w:cs="Nirmala UI" w:hint="eastAsia"/>
          <w:cs/>
          <w:lang w:eastAsia="en-US" w:bidi="hi-IN"/>
        </w:rPr>
        <w:t>.</w:t>
      </w:r>
    </w:p>
    <w:p w14:paraId="5992A399"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IoT gateways are commonly used in IoT systems</w:t>
      </w:r>
      <w:r w:rsidRPr="00E121F6">
        <w:rPr>
          <w:rFonts w:eastAsia="MS Mincho" w:cs="Nirmala UI" w:hint="eastAsia"/>
          <w:cs/>
          <w:lang w:eastAsia="en-US" w:bidi="hi-IN"/>
        </w:rPr>
        <w:t xml:space="preserve">. </w:t>
      </w:r>
      <w:r w:rsidRPr="00E121F6">
        <w:rPr>
          <w:rFonts w:eastAsia="MS Mincho" w:hint="eastAsia"/>
          <w:szCs w:val="20"/>
          <w:lang w:eastAsia="en-US"/>
        </w:rPr>
        <w:t>They form a connection between the local proximity network</w:t>
      </w:r>
      <w:r w:rsidRPr="00E121F6">
        <w:rPr>
          <w:rFonts w:eastAsia="MS Mincho" w:cs="Nirmala UI" w:hint="eastAsia"/>
          <w:cs/>
          <w:lang w:eastAsia="en-US" w:bidi="hi-IN"/>
        </w:rPr>
        <w:t>(</w:t>
      </w:r>
      <w:r w:rsidRPr="00E121F6">
        <w:rPr>
          <w:rFonts w:eastAsia="MS Mincho" w:hint="eastAsia"/>
          <w:szCs w:val="20"/>
          <w:lang w:eastAsia="en-US"/>
        </w:rPr>
        <w:t>s</w:t>
      </w:r>
      <w:r w:rsidRPr="00E121F6">
        <w:rPr>
          <w:rFonts w:eastAsia="MS Mincho" w:cs="Nirmala UI" w:hint="eastAsia"/>
          <w:cs/>
          <w:lang w:eastAsia="en-US" w:bidi="hi-IN"/>
        </w:rPr>
        <w:t xml:space="preserve">) </w:t>
      </w:r>
      <w:r w:rsidRPr="00E121F6">
        <w:rPr>
          <w:rFonts w:eastAsia="MS Mincho" w:hint="eastAsia"/>
          <w:szCs w:val="20"/>
          <w:lang w:eastAsia="en-US"/>
        </w:rPr>
        <w:t>and the wide area access network</w:t>
      </w:r>
      <w:r w:rsidRPr="00E121F6">
        <w:rPr>
          <w:rFonts w:eastAsia="MS Mincho" w:cs="Nirmala UI" w:hint="eastAsia"/>
          <w:cs/>
          <w:lang w:eastAsia="en-US" w:bidi="hi-IN"/>
        </w:rPr>
        <w:t xml:space="preserve">. </w:t>
      </w:r>
      <w:r w:rsidRPr="00E121F6">
        <w:rPr>
          <w:rFonts w:eastAsia="MS Mincho" w:hint="eastAsia"/>
          <w:szCs w:val="20"/>
          <w:lang w:eastAsia="en-US"/>
        </w:rPr>
        <w:t>IoT gateways can contain other entities and provide a wider range of capabilities</w:t>
      </w:r>
      <w:r w:rsidRPr="00E121F6">
        <w:rPr>
          <w:rFonts w:eastAsia="MS Mincho" w:cs="Nirmala UI" w:hint="eastAsia"/>
          <w:cs/>
          <w:lang w:eastAsia="en-US" w:bidi="hi-IN"/>
        </w:rPr>
        <w:t xml:space="preserve">. </w:t>
      </w:r>
      <w:r w:rsidRPr="00E121F6">
        <w:rPr>
          <w:rFonts w:eastAsia="MS Mincho" w:hint="eastAsia"/>
          <w:szCs w:val="20"/>
          <w:lang w:eastAsia="en-US"/>
        </w:rPr>
        <w:t>An IoT gateway often contains a management agent, providing remote management capabilities</w:t>
      </w:r>
      <w:r w:rsidRPr="00E121F6">
        <w:rPr>
          <w:rFonts w:eastAsia="MS Mincho" w:cs="Nirmala UI" w:hint="eastAsia"/>
          <w:cs/>
          <w:lang w:eastAsia="en-US" w:bidi="hi-IN"/>
        </w:rPr>
        <w:t xml:space="preserve">. </w:t>
      </w:r>
      <w:r w:rsidRPr="00E121F6">
        <w:rPr>
          <w:rFonts w:eastAsia="MS Mincho" w:hint="eastAsia"/>
          <w:szCs w:val="20"/>
          <w:lang w:eastAsia="en-US"/>
        </w:rPr>
        <w:t xml:space="preserve">The IoT gateway can contain a device data store, storing data from the associated IoT devices </w:t>
      </w:r>
      <w:r w:rsidRPr="00E121F6">
        <w:rPr>
          <w:rFonts w:eastAsia="MS Mincho" w:cs="Nirmala UI" w:hint="eastAsia"/>
          <w:cs/>
          <w:lang w:eastAsia="en-US" w:bidi="hi-IN"/>
        </w:rPr>
        <w:t>–</w:t>
      </w:r>
      <w:r w:rsidRPr="00E121F6">
        <w:rPr>
          <w:rFonts w:eastAsia="MS Mincho" w:hint="eastAsia"/>
          <w:szCs w:val="20"/>
          <w:lang w:eastAsia="en-US"/>
        </w:rPr>
        <w:t xml:space="preserve"> this can either support local </w:t>
      </w:r>
      <w:r w:rsidRPr="00E121F6">
        <w:rPr>
          <w:rFonts w:eastAsia="MS Mincho" w:cs="Nirmala UI" w:hint="eastAsia"/>
          <w:cs/>
          <w:lang w:eastAsia="en-US" w:bidi="hi-IN"/>
        </w:rPr>
        <w:t>("</w:t>
      </w:r>
      <w:r w:rsidRPr="00E121F6">
        <w:rPr>
          <w:rFonts w:eastAsia="MS Mincho" w:hint="eastAsia"/>
          <w:szCs w:val="20"/>
          <w:lang w:eastAsia="en-US"/>
        </w:rPr>
        <w:t>edge</w:t>
      </w:r>
      <w:r w:rsidRPr="00E121F6">
        <w:rPr>
          <w:rFonts w:eastAsia="MS Mincho" w:cs="Nirmala UI" w:hint="eastAsia"/>
          <w:cs/>
          <w:lang w:eastAsia="en-US" w:bidi="hi-IN"/>
        </w:rPr>
        <w:t xml:space="preserve">" </w:t>
      </w:r>
      <w:r w:rsidRPr="00E121F6">
        <w:rPr>
          <w:rFonts w:eastAsia="MS Mincho" w:hint="eastAsia"/>
          <w:szCs w:val="20"/>
          <w:lang w:eastAsia="en-US"/>
        </w:rPr>
        <w:t xml:space="preserve">or </w:t>
      </w:r>
      <w:r w:rsidRPr="00E121F6">
        <w:rPr>
          <w:rFonts w:eastAsia="MS Mincho" w:cs="Nirmala UI" w:hint="eastAsia"/>
          <w:cs/>
          <w:lang w:eastAsia="en-US" w:bidi="hi-IN"/>
        </w:rPr>
        <w:t>"</w:t>
      </w:r>
      <w:r w:rsidRPr="00E121F6">
        <w:rPr>
          <w:rFonts w:eastAsia="MS Mincho" w:hint="eastAsia"/>
          <w:szCs w:val="20"/>
          <w:lang w:eastAsia="en-US"/>
        </w:rPr>
        <w:t>fog</w:t>
      </w:r>
      <w:r w:rsidRPr="00E121F6">
        <w:rPr>
          <w:rFonts w:eastAsia="MS Mincho" w:cs="Nirmala UI" w:hint="eastAsia"/>
          <w:cs/>
          <w:lang w:eastAsia="en-US" w:bidi="hi-IN"/>
        </w:rPr>
        <w:t xml:space="preserve">") </w:t>
      </w:r>
      <w:r w:rsidRPr="00E121F6">
        <w:rPr>
          <w:rFonts w:eastAsia="MS Mincho" w:hint="eastAsia"/>
          <w:szCs w:val="20"/>
          <w:lang w:eastAsia="en-US"/>
        </w:rPr>
        <w:t>processing capabilities or be a means of dealing with intermittent communications networks</w:t>
      </w:r>
      <w:r w:rsidRPr="00E121F6">
        <w:rPr>
          <w:rFonts w:eastAsia="MS Mincho" w:cs="Nirmala UI" w:hint="eastAsia"/>
          <w:cs/>
          <w:lang w:eastAsia="en-US" w:bidi="hi-IN"/>
        </w:rPr>
        <w:t xml:space="preserve">. </w:t>
      </w:r>
      <w:r w:rsidRPr="00E121F6">
        <w:rPr>
          <w:rFonts w:eastAsia="MS Mincho" w:hint="eastAsia"/>
          <w:szCs w:val="20"/>
          <w:lang w:eastAsia="en-US"/>
        </w:rPr>
        <w:t>One or more analytics services can be supported by the IoT gateway, typically operating on data coming from the IoT devices or from the device data store</w:t>
      </w:r>
      <w:r w:rsidRPr="00E121F6">
        <w:rPr>
          <w:rFonts w:eastAsia="MS Mincho" w:cs="Nirmala UI" w:hint="eastAsia"/>
          <w:cs/>
          <w:lang w:eastAsia="en-US" w:bidi="hi-IN"/>
        </w:rPr>
        <w:t xml:space="preserve">. </w:t>
      </w:r>
      <w:r w:rsidRPr="00E121F6">
        <w:rPr>
          <w:rFonts w:eastAsia="MS Mincho" w:hint="eastAsia"/>
          <w:szCs w:val="20"/>
          <w:lang w:eastAsia="en-US"/>
        </w:rPr>
        <w:t xml:space="preserve">The IoT gateway can also contain applications </w:t>
      </w:r>
      <w:r w:rsidRPr="00E121F6">
        <w:rPr>
          <w:rFonts w:eastAsia="MS Mincho" w:cs="Nirmala UI" w:hint="eastAsia"/>
          <w:cs/>
          <w:lang w:eastAsia="en-US" w:bidi="hi-IN"/>
        </w:rPr>
        <w:t>–</w:t>
      </w:r>
      <w:r w:rsidRPr="00E121F6">
        <w:rPr>
          <w:rFonts w:eastAsia="MS Mincho" w:hint="eastAsia"/>
          <w:szCs w:val="20"/>
          <w:lang w:eastAsia="en-US"/>
        </w:rPr>
        <w:t xml:space="preserve"> these can be control applications, where rapid local processing is required to direct actuators based on input from sensors</w:t>
      </w:r>
      <w:r w:rsidRPr="00E121F6">
        <w:rPr>
          <w:rFonts w:eastAsia="MS Mincho" w:cs="Nirmala UI" w:hint="eastAsia"/>
          <w:cs/>
          <w:lang w:eastAsia="en-US" w:bidi="hi-IN"/>
        </w:rPr>
        <w:t>.</w:t>
      </w:r>
    </w:p>
    <w:p w14:paraId="699B0A69"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Application and service sub</w:t>
      </w:r>
      <w:r w:rsidRPr="00E121F6">
        <w:rPr>
          <w:rFonts w:eastAsia="MS Mincho" w:cs="Nirmala UI" w:hint="eastAsia"/>
          <w:cs/>
          <w:lang w:eastAsia="en-US" w:bidi="hi-IN"/>
        </w:rPr>
        <w:t>-</w:t>
      </w:r>
      <w:r w:rsidRPr="00E121F6">
        <w:rPr>
          <w:rFonts w:eastAsia="MS Mincho" w:hint="eastAsia"/>
          <w:szCs w:val="20"/>
          <w:lang w:eastAsia="en-US"/>
        </w:rPr>
        <w:t>systems of various kinds exist in most IoT systems, with associated data stores</w:t>
      </w:r>
      <w:r w:rsidRPr="00E121F6">
        <w:rPr>
          <w:rFonts w:eastAsia="MS Mincho" w:cs="Nirmala UI" w:hint="eastAsia"/>
          <w:cs/>
          <w:lang w:eastAsia="en-US" w:bidi="hi-IN"/>
        </w:rPr>
        <w:t xml:space="preserve">. </w:t>
      </w:r>
      <w:r w:rsidRPr="00E121F6">
        <w:rPr>
          <w:rFonts w:eastAsia="MS Mincho" w:hint="eastAsia"/>
          <w:szCs w:val="20"/>
          <w:lang w:eastAsia="en-US"/>
        </w:rPr>
        <w:t>There is often a device data store, containing data derived from the IoT devices</w:t>
      </w:r>
      <w:r w:rsidRPr="00E121F6">
        <w:rPr>
          <w:rFonts w:eastAsia="MS Mincho" w:cs="Nirmala UI" w:hint="eastAsia"/>
          <w:cs/>
          <w:lang w:eastAsia="en-US" w:bidi="hi-IN"/>
        </w:rPr>
        <w:t xml:space="preserve">. </w:t>
      </w:r>
      <w:r w:rsidRPr="00E121F6">
        <w:rPr>
          <w:rFonts w:eastAsia="MS Mincho" w:hint="eastAsia"/>
          <w:szCs w:val="20"/>
          <w:lang w:eastAsia="en-US"/>
        </w:rPr>
        <w:t>There can be an analytics data store containing results from analytics services operating on device data and data from other sources</w:t>
      </w:r>
      <w:r w:rsidRPr="00E121F6">
        <w:rPr>
          <w:rFonts w:eastAsia="MS Mincho" w:cs="Nirmala UI" w:hint="eastAsia"/>
          <w:cs/>
          <w:lang w:eastAsia="en-US" w:bidi="hi-IN"/>
        </w:rPr>
        <w:t xml:space="preserve">. </w:t>
      </w:r>
      <w:r w:rsidRPr="00E121F6">
        <w:rPr>
          <w:rFonts w:eastAsia="MS Mincho" w:hint="eastAsia"/>
          <w:szCs w:val="20"/>
          <w:lang w:eastAsia="en-US"/>
        </w:rPr>
        <w:t>Analytics services of various types are usually present, processing device data and other data to derive insights, for example, monitoring performance</w:t>
      </w:r>
      <w:r w:rsidRPr="00E121F6">
        <w:rPr>
          <w:rFonts w:eastAsia="MS Mincho" w:cs="Nirmala UI" w:hint="eastAsia"/>
          <w:cs/>
          <w:lang w:eastAsia="en-US" w:bidi="hi-IN"/>
        </w:rPr>
        <w:t xml:space="preserve">. </w:t>
      </w:r>
      <w:r w:rsidRPr="00E121F6">
        <w:rPr>
          <w:rFonts w:eastAsia="MS Mincho" w:hint="eastAsia"/>
          <w:szCs w:val="20"/>
          <w:lang w:eastAsia="en-US"/>
        </w:rPr>
        <w:t>Process management is usually present, controlling processes associated with the IoT system</w:t>
      </w:r>
      <w:r w:rsidRPr="00E121F6">
        <w:rPr>
          <w:rFonts w:eastAsia="MS Mincho" w:cs="Nirmala UI" w:hint="eastAsia"/>
          <w:cs/>
          <w:lang w:eastAsia="en-US" w:bidi="hi-IN"/>
        </w:rPr>
        <w:t xml:space="preserve">. </w:t>
      </w:r>
      <w:r w:rsidRPr="00E121F6">
        <w:rPr>
          <w:rFonts w:eastAsia="MS Mincho" w:hint="eastAsia"/>
          <w:szCs w:val="20"/>
          <w:lang w:eastAsia="en-US"/>
        </w:rPr>
        <w:t>There are applications that reflect the capabilities of the IoT system itself</w:t>
      </w:r>
      <w:r w:rsidRPr="00E121F6">
        <w:rPr>
          <w:rFonts w:eastAsia="MS Mincho" w:cs="Nirmala UI" w:hint="eastAsia"/>
          <w:cs/>
          <w:lang w:eastAsia="en-US" w:bidi="hi-IN"/>
        </w:rPr>
        <w:t xml:space="preserve">. </w:t>
      </w:r>
      <w:r w:rsidRPr="00E121F6">
        <w:rPr>
          <w:rFonts w:eastAsia="MS Mincho" w:hint="eastAsia"/>
          <w:szCs w:val="20"/>
          <w:lang w:eastAsia="en-US"/>
        </w:rPr>
        <w:t>Finally, there are business services which provide capabilities related to the commercial use of the system, either by end users or by other external peer systems</w:t>
      </w:r>
      <w:r w:rsidRPr="00E121F6">
        <w:rPr>
          <w:rFonts w:eastAsia="MS Mincho" w:cs="Nirmala UI" w:hint="eastAsia"/>
          <w:cs/>
          <w:lang w:eastAsia="en-US" w:bidi="hi-IN"/>
        </w:rPr>
        <w:t xml:space="preserve">. </w:t>
      </w:r>
      <w:r w:rsidRPr="00E121F6">
        <w:rPr>
          <w:rFonts w:eastAsia="MS Mincho" w:hint="eastAsia"/>
          <w:szCs w:val="20"/>
          <w:lang w:eastAsia="en-US"/>
        </w:rPr>
        <w:t>The applications and services communicate with IoT gateways and IoT devices using the access network, while they communicate with each other using the services network</w:t>
      </w:r>
      <w:r w:rsidRPr="00E121F6">
        <w:rPr>
          <w:rFonts w:eastAsia="MS Mincho" w:cs="Nirmala UI" w:hint="eastAsia"/>
          <w:cs/>
          <w:lang w:eastAsia="en-US" w:bidi="hi-IN"/>
        </w:rPr>
        <w:t>.</w:t>
      </w:r>
    </w:p>
    <w:p w14:paraId="7BEB4937"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The operation and management sub</w:t>
      </w:r>
      <w:r w:rsidRPr="00E121F6">
        <w:rPr>
          <w:rFonts w:eastAsia="MS Mincho" w:cs="Nirmala UI" w:hint="eastAsia"/>
          <w:cs/>
          <w:lang w:eastAsia="en-US" w:bidi="hi-IN"/>
        </w:rPr>
        <w:t>-</w:t>
      </w:r>
      <w:r w:rsidRPr="00E121F6">
        <w:rPr>
          <w:rFonts w:eastAsia="MS Mincho" w:hint="eastAsia"/>
          <w:szCs w:val="20"/>
          <w:lang w:eastAsia="en-US"/>
        </w:rPr>
        <w:t>system includes the device registry data store and an associated device identity service, which provides lookup capabilities for applications and services</w:t>
      </w:r>
      <w:r w:rsidRPr="00E121F6">
        <w:rPr>
          <w:rFonts w:eastAsia="MS Mincho" w:cs="Nirmala UI" w:hint="eastAsia"/>
          <w:cs/>
          <w:lang w:eastAsia="en-US" w:bidi="hi-IN"/>
        </w:rPr>
        <w:t xml:space="preserve">. </w:t>
      </w:r>
      <w:r w:rsidRPr="00E121F6">
        <w:rPr>
          <w:rFonts w:eastAsia="MS Mincho" w:hint="eastAsia"/>
          <w:szCs w:val="20"/>
          <w:lang w:eastAsia="en-US"/>
        </w:rPr>
        <w:t>There is a device management application, which provides monitoring and administration capabilities for the IoT devices in the system</w:t>
      </w:r>
      <w:r w:rsidRPr="00E121F6">
        <w:rPr>
          <w:rFonts w:eastAsia="MS Mincho" w:cs="Nirmala UI" w:hint="eastAsia"/>
          <w:cs/>
          <w:lang w:eastAsia="en-US" w:bidi="hi-IN"/>
        </w:rPr>
        <w:t xml:space="preserve">. </w:t>
      </w:r>
      <w:r w:rsidRPr="00E121F6">
        <w:rPr>
          <w:rFonts w:eastAsia="MS Mincho" w:hint="eastAsia"/>
          <w:szCs w:val="20"/>
          <w:lang w:eastAsia="en-US"/>
        </w:rPr>
        <w:t>There is an operational support system that provides various capabilities relating to the monitoring and management of the overall IoT system, including the offering of administration capabilities to users</w:t>
      </w:r>
      <w:r w:rsidRPr="00E121F6">
        <w:rPr>
          <w:rFonts w:eastAsia="MS Mincho" w:cs="Nirmala UI" w:hint="eastAsia"/>
          <w:cs/>
          <w:lang w:eastAsia="en-US" w:bidi="hi-IN"/>
        </w:rPr>
        <w:t>.</w:t>
      </w:r>
    </w:p>
    <w:p w14:paraId="0C64B27A"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Access to the capabilities of the IoT system for users and peer systems is provided by the resource access and interchange sub</w:t>
      </w:r>
      <w:r w:rsidRPr="00E121F6">
        <w:rPr>
          <w:rFonts w:eastAsia="MS Mincho" w:cs="Nirmala UI" w:hint="eastAsia"/>
          <w:cs/>
          <w:lang w:eastAsia="en-US" w:bidi="hi-IN"/>
        </w:rPr>
        <w:t>-</w:t>
      </w:r>
      <w:r w:rsidRPr="00E121F6">
        <w:rPr>
          <w:rFonts w:eastAsia="MS Mincho" w:hint="eastAsia"/>
          <w:szCs w:val="20"/>
          <w:lang w:eastAsia="en-US"/>
        </w:rPr>
        <w:t>system, which provides controlled interfaces for service capabilities, for administration capabilities and for business capabilities</w:t>
      </w:r>
      <w:r w:rsidRPr="00E121F6">
        <w:rPr>
          <w:rFonts w:eastAsia="MS Mincho" w:cs="Nirmala UI" w:hint="eastAsia"/>
          <w:cs/>
          <w:lang w:eastAsia="en-US" w:bidi="hi-IN"/>
        </w:rPr>
        <w:t xml:space="preserve">. </w:t>
      </w:r>
      <w:r w:rsidRPr="00E121F6">
        <w:rPr>
          <w:rFonts w:eastAsia="MS Mincho" w:hint="eastAsia"/>
          <w:szCs w:val="20"/>
          <w:lang w:eastAsia="en-US"/>
        </w:rPr>
        <w:t>The capabilities provided depend on access control capabilities that vary depending on the user, requiring authentication and authorization before the capabilities can be used</w:t>
      </w:r>
      <w:r w:rsidRPr="00E121F6">
        <w:rPr>
          <w:rFonts w:eastAsia="MS Mincho" w:cs="Nirmala UI" w:hint="eastAsia"/>
          <w:cs/>
          <w:lang w:eastAsia="en-US" w:bidi="hi-IN"/>
        </w:rPr>
        <w:t xml:space="preserve">. </w:t>
      </w:r>
      <w:r w:rsidRPr="00E121F6">
        <w:rPr>
          <w:rFonts w:eastAsia="MS Mincho" w:hint="eastAsia"/>
          <w:szCs w:val="20"/>
          <w:lang w:eastAsia="en-US"/>
        </w:rPr>
        <w:t>Some of the capabilities can be provided through cloud service interfaces by implementations</w:t>
      </w:r>
      <w:r w:rsidRPr="00E121F6">
        <w:rPr>
          <w:rFonts w:eastAsia="MS Mincho" w:cs="Nirmala UI" w:hint="eastAsia"/>
          <w:cs/>
          <w:lang w:eastAsia="en-US" w:bidi="hi-IN"/>
        </w:rPr>
        <w:t xml:space="preserve">. </w:t>
      </w:r>
    </w:p>
    <w:p w14:paraId="0E1FB097" w14:textId="77777777" w:rsidR="00E121F6" w:rsidRPr="00E121F6" w:rsidRDefault="00E121F6" w:rsidP="00E121F6">
      <w:pPr>
        <w:widowControl w:val="0"/>
        <w:numPr>
          <w:ilvl w:val="0"/>
          <w:numId w:val="24"/>
        </w:numPr>
        <w:spacing w:before="0"/>
        <w:jc w:val="both"/>
        <w:rPr>
          <w:rFonts w:eastAsia="MS Mincho"/>
          <w:szCs w:val="20"/>
          <w:lang w:eastAsia="en-US"/>
        </w:rPr>
      </w:pPr>
      <w:r w:rsidRPr="00E121F6">
        <w:rPr>
          <w:rFonts w:eastAsia="MS Mincho" w:hint="eastAsia"/>
          <w:szCs w:val="20"/>
          <w:lang w:eastAsia="en-US"/>
        </w:rPr>
        <w:t>Users of the IoT system can include both human users and digital users</w:t>
      </w:r>
      <w:r w:rsidRPr="00E121F6">
        <w:rPr>
          <w:rFonts w:eastAsia="MS Mincho" w:cs="Nirmala UI" w:hint="eastAsia"/>
          <w:cs/>
          <w:lang w:eastAsia="en-US" w:bidi="hi-IN"/>
        </w:rPr>
        <w:t xml:space="preserve">. </w:t>
      </w:r>
      <w:r w:rsidRPr="00E121F6">
        <w:rPr>
          <w:rFonts w:eastAsia="MS Mincho" w:hint="eastAsia"/>
          <w:szCs w:val="20"/>
          <w:lang w:eastAsia="en-US"/>
        </w:rPr>
        <w:t>Human users typically interact with the IoT system using some kind of user device</w:t>
      </w:r>
      <w:r w:rsidRPr="00E121F6">
        <w:rPr>
          <w:rFonts w:eastAsia="MS Mincho" w:cs="Nirmala UI" w:hint="eastAsia"/>
          <w:cs/>
          <w:lang w:eastAsia="en-US" w:bidi="hi-IN"/>
        </w:rPr>
        <w:t xml:space="preserve">. </w:t>
      </w:r>
      <w:r w:rsidRPr="00E121F6">
        <w:rPr>
          <w:rFonts w:eastAsia="MS Mincho" w:hint="eastAsia"/>
          <w:szCs w:val="20"/>
          <w:lang w:eastAsia="en-US"/>
        </w:rPr>
        <w:t xml:space="preserve">The user device can take many forms </w:t>
      </w:r>
      <w:r w:rsidRPr="00E121F6">
        <w:rPr>
          <w:rFonts w:eastAsia="MS Mincho" w:cs="Nirmala UI" w:hint="eastAsia"/>
          <w:cs/>
          <w:lang w:eastAsia="en-US" w:bidi="hi-IN"/>
        </w:rPr>
        <w:t>–</w:t>
      </w:r>
      <w:r w:rsidRPr="00E121F6">
        <w:rPr>
          <w:rFonts w:eastAsia="MS Mincho" w:hint="eastAsia"/>
          <w:szCs w:val="20"/>
          <w:lang w:eastAsia="en-US"/>
        </w:rPr>
        <w:t xml:space="preserve"> including smartphones, personal computer, tablet or a more specialized device</w:t>
      </w:r>
      <w:r w:rsidRPr="00E121F6">
        <w:rPr>
          <w:rFonts w:eastAsia="MS Mincho" w:cs="Nirmala UI" w:hint="eastAsia"/>
          <w:cs/>
          <w:lang w:eastAsia="en-US" w:bidi="hi-IN"/>
        </w:rPr>
        <w:t xml:space="preserve">. </w:t>
      </w:r>
      <w:r w:rsidRPr="00E121F6">
        <w:rPr>
          <w:rFonts w:eastAsia="MS Mincho" w:hint="eastAsia"/>
          <w:szCs w:val="20"/>
          <w:lang w:eastAsia="en-US"/>
        </w:rPr>
        <w:t>In all cases, some form of application interface is offered to the human user, where the capabilities are supplied by an underlying application that interacts with the rest of the IoT system</w:t>
      </w:r>
      <w:r w:rsidRPr="00E121F6">
        <w:rPr>
          <w:rFonts w:eastAsia="MS Mincho" w:cs="Nirmala UI" w:hint="eastAsia"/>
          <w:cs/>
          <w:lang w:eastAsia="en-US" w:bidi="hi-IN"/>
        </w:rPr>
        <w:t xml:space="preserve">. </w:t>
      </w:r>
      <w:r w:rsidRPr="00E121F6">
        <w:rPr>
          <w:rFonts w:eastAsia="MS Mincho" w:hint="eastAsia"/>
          <w:szCs w:val="20"/>
          <w:lang w:eastAsia="en-US"/>
        </w:rPr>
        <w:t>Digital users interact with the IoT systems by means of service APIs controlled by the resource access &amp; interchange sub</w:t>
      </w:r>
      <w:r w:rsidRPr="00E121F6">
        <w:rPr>
          <w:rFonts w:eastAsia="MS Mincho" w:cs="Nirmala UI" w:hint="eastAsia"/>
          <w:cs/>
          <w:lang w:eastAsia="en-US" w:bidi="hi-IN"/>
        </w:rPr>
        <w:t>-</w:t>
      </w:r>
      <w:r w:rsidRPr="00E121F6">
        <w:rPr>
          <w:rFonts w:eastAsia="MS Mincho" w:hint="eastAsia"/>
          <w:szCs w:val="20"/>
          <w:lang w:eastAsia="en-US"/>
        </w:rPr>
        <w:t>system autonomously</w:t>
      </w:r>
      <w:r w:rsidRPr="00E121F6">
        <w:rPr>
          <w:rFonts w:eastAsia="MS Mincho" w:cs="Nirmala UI" w:hint="eastAsia"/>
          <w:cs/>
          <w:lang w:eastAsia="en-US" w:bidi="hi-IN"/>
        </w:rPr>
        <w:t xml:space="preserve">. </w:t>
      </w:r>
      <w:r w:rsidRPr="00E121F6">
        <w:rPr>
          <w:rFonts w:eastAsia="MS Mincho" w:hint="eastAsia"/>
          <w:szCs w:val="20"/>
          <w:lang w:eastAsia="en-US"/>
        </w:rPr>
        <w:t xml:space="preserve">Both user devices and digital users communicate with </w:t>
      </w:r>
      <w:r w:rsidRPr="00E121F6">
        <w:rPr>
          <w:rFonts w:eastAsia="MS Mincho" w:hint="eastAsia"/>
          <w:szCs w:val="20"/>
          <w:lang w:eastAsia="en-US"/>
        </w:rPr>
        <w:lastRenderedPageBreak/>
        <w:t>the rest of the IoT system via the user network</w:t>
      </w:r>
      <w:r w:rsidRPr="00E121F6">
        <w:rPr>
          <w:rFonts w:eastAsia="MS Mincho" w:cs="Nirmala UI" w:hint="eastAsia"/>
          <w:cs/>
          <w:lang w:eastAsia="en-US" w:bidi="hi-IN"/>
        </w:rPr>
        <w:t xml:space="preserve">. </w:t>
      </w:r>
      <w:r w:rsidRPr="00E121F6">
        <w:rPr>
          <w:rFonts w:eastAsia="MS Mincho" w:hint="eastAsia"/>
          <w:szCs w:val="20"/>
          <w:lang w:eastAsia="en-US"/>
        </w:rPr>
        <w:t>For some IoT systems the user devices can interact directly with IoT devices or IoT gateways</w:t>
      </w:r>
      <w:r w:rsidRPr="00E121F6">
        <w:rPr>
          <w:rFonts w:eastAsia="MS Mincho" w:cs="Nirmala UI" w:hint="eastAsia"/>
          <w:cs/>
          <w:lang w:eastAsia="en-US" w:bidi="hi-IN"/>
        </w:rPr>
        <w:t>.</w:t>
      </w:r>
    </w:p>
    <w:p w14:paraId="00E4E64E" w14:textId="25286C25" w:rsidR="00E121F6" w:rsidRPr="00E121F6" w:rsidRDefault="00E121F6" w:rsidP="00F62EC5">
      <w:pPr>
        <w:widowControl w:val="0"/>
        <w:numPr>
          <w:ilvl w:val="0"/>
          <w:numId w:val="24"/>
        </w:numPr>
        <w:spacing w:before="0"/>
        <w:jc w:val="both"/>
        <w:rPr>
          <w:rFonts w:eastAsia="MS Mincho"/>
          <w:szCs w:val="20"/>
          <w:lang w:eastAsia="en-US"/>
        </w:rPr>
      </w:pPr>
      <w:r w:rsidRPr="00E121F6">
        <w:rPr>
          <w:rFonts w:eastAsia="MS Mincho" w:hint="eastAsia"/>
          <w:szCs w:val="20"/>
          <w:lang w:eastAsia="en-US"/>
        </w:rPr>
        <w:t>Peer systems, which can be other IoT systems or non</w:t>
      </w:r>
      <w:r w:rsidRPr="00E121F6">
        <w:rPr>
          <w:rFonts w:eastAsia="MS Mincho" w:cs="Nirmala UI" w:hint="eastAsia"/>
          <w:cs/>
          <w:lang w:eastAsia="en-US" w:bidi="hi-IN"/>
        </w:rPr>
        <w:t>-</w:t>
      </w:r>
      <w:r w:rsidRPr="00E121F6">
        <w:rPr>
          <w:rFonts w:eastAsia="MS Mincho" w:hint="eastAsia"/>
          <w:szCs w:val="20"/>
          <w:lang w:eastAsia="en-US"/>
        </w:rPr>
        <w:t>IoT systems, can be users of an IoT system and</w:t>
      </w:r>
      <w:r w:rsidRPr="00E121F6">
        <w:rPr>
          <w:rFonts w:eastAsia="MS Mincho" w:cs="Nirmala UI" w:hint="eastAsia"/>
          <w:cs/>
          <w:lang w:eastAsia="en-US" w:bidi="hi-IN"/>
        </w:rPr>
        <w:t>/</w:t>
      </w:r>
      <w:r w:rsidRPr="00E121F6">
        <w:rPr>
          <w:rFonts w:eastAsia="MS Mincho" w:hint="eastAsia"/>
          <w:szCs w:val="20"/>
          <w:lang w:eastAsia="en-US"/>
        </w:rPr>
        <w:t>or offer services to the IoT system</w:t>
      </w:r>
      <w:r w:rsidRPr="00E121F6">
        <w:rPr>
          <w:rFonts w:eastAsia="MS Mincho" w:cs="Nirmala UI" w:hint="eastAsia"/>
          <w:cs/>
          <w:lang w:eastAsia="en-US" w:bidi="hi-IN"/>
        </w:rPr>
        <w:t xml:space="preserve">. </w:t>
      </w:r>
      <w:r w:rsidRPr="00E121F6">
        <w:rPr>
          <w:rFonts w:eastAsia="MS Mincho" w:hint="eastAsia"/>
          <w:szCs w:val="20"/>
          <w:lang w:eastAsia="en-US"/>
        </w:rPr>
        <w:t xml:space="preserve">Peer systems interact with the IoT system through the user network </w:t>
      </w:r>
      <w:r w:rsidRPr="00E121F6">
        <w:rPr>
          <w:rFonts w:eastAsia="MS Mincho" w:cs="Nirmala UI" w:hint="eastAsia"/>
          <w:cs/>
          <w:lang w:eastAsia="en-US" w:bidi="hi-IN"/>
        </w:rPr>
        <w:t>–</w:t>
      </w:r>
      <w:r w:rsidRPr="00E121F6">
        <w:rPr>
          <w:rFonts w:eastAsia="MS Mincho" w:hint="eastAsia"/>
          <w:szCs w:val="20"/>
          <w:lang w:eastAsia="en-US"/>
        </w:rPr>
        <w:t xml:space="preserve"> typically the Internet</w:t>
      </w:r>
      <w:r w:rsidRPr="00E121F6">
        <w:rPr>
          <w:rFonts w:eastAsia="MS Mincho" w:cs="Nirmala UI" w:hint="eastAsia"/>
          <w:cs/>
          <w:lang w:eastAsia="en-US" w:bidi="hi-IN"/>
        </w:rPr>
        <w:t>.</w:t>
      </w:r>
    </w:p>
    <w:p w14:paraId="6863F5DB" w14:textId="77777777" w:rsidR="00E121F6" w:rsidRPr="00E121F6" w:rsidRDefault="00E121F6" w:rsidP="00E121F6">
      <w:pPr>
        <w:numPr>
          <w:ilvl w:val="1"/>
          <w:numId w:val="26"/>
        </w:numPr>
        <w:tabs>
          <w:tab w:val="left" w:pos="709"/>
        </w:tabs>
        <w:overflowPunct w:val="0"/>
        <w:autoSpaceDE w:val="0"/>
        <w:autoSpaceDN w:val="0"/>
        <w:adjustRightInd w:val="0"/>
        <w:spacing w:before="100" w:beforeAutospacing="1" w:after="100" w:afterAutospacing="1"/>
        <w:ind w:left="709" w:hanging="709"/>
        <w:textAlignment w:val="baseline"/>
        <w:rPr>
          <w:rFonts w:eastAsia="MS Mincho"/>
          <w:b/>
          <w:szCs w:val="20"/>
          <w:lang w:eastAsia="en-US"/>
        </w:rPr>
      </w:pPr>
      <w:r w:rsidRPr="00E121F6">
        <w:rPr>
          <w:rFonts w:eastAsia="MS Mincho"/>
          <w:b/>
          <w:szCs w:val="20"/>
          <w:lang w:eastAsia="en-US"/>
        </w:rPr>
        <w:t>Risks in IoT systems</w:t>
      </w:r>
    </w:p>
    <w:p w14:paraId="5DDBC340" w14:textId="77777777" w:rsidR="00E121F6" w:rsidRPr="00E121F6" w:rsidRDefault="00E121F6" w:rsidP="00E121F6">
      <w:pPr>
        <w:keepNext/>
        <w:keepLines/>
        <w:tabs>
          <w:tab w:val="left" w:pos="700"/>
          <w:tab w:val="left" w:pos="794"/>
          <w:tab w:val="left" w:pos="1191"/>
          <w:tab w:val="left" w:pos="1588"/>
          <w:tab w:val="left" w:pos="1985"/>
        </w:tabs>
        <w:overflowPunct w:val="0"/>
        <w:autoSpaceDE w:val="0"/>
        <w:autoSpaceDN w:val="0"/>
        <w:adjustRightInd w:val="0"/>
        <w:spacing w:before="240"/>
        <w:ind w:left="709" w:hanging="709"/>
        <w:textAlignment w:val="baseline"/>
        <w:outlineLvl w:val="1"/>
        <w:rPr>
          <w:rFonts w:eastAsia="Times New Roman"/>
          <w:b/>
          <w:color w:val="000000"/>
          <w:szCs w:val="20"/>
          <w:lang w:eastAsia="en-US"/>
        </w:rPr>
      </w:pPr>
      <w:bookmarkStart w:id="24" w:name="_Toc528069175"/>
      <w:bookmarkStart w:id="25" w:name="_Toc49853650"/>
      <w:r w:rsidRPr="00E121F6">
        <w:rPr>
          <w:rFonts w:eastAsia="Times New Roman"/>
          <w:b/>
          <w:color w:val="000000"/>
          <w:szCs w:val="20"/>
          <w:lang w:eastAsia="en-US"/>
        </w:rPr>
        <w:t>6</w:t>
      </w:r>
      <w:r w:rsidRPr="00E121F6">
        <w:rPr>
          <w:rFonts w:eastAsia="Times New Roman" w:cs="Nirmala UI"/>
          <w:b/>
          <w:color w:val="000000"/>
          <w:cs/>
          <w:lang w:eastAsia="en-US" w:bidi="hi-IN"/>
        </w:rPr>
        <w:t>.</w:t>
      </w:r>
      <w:r w:rsidRPr="00E121F6">
        <w:rPr>
          <w:rFonts w:eastAsia="Times New Roman"/>
          <w:b/>
          <w:color w:val="000000"/>
          <w:szCs w:val="20"/>
          <w:lang w:eastAsia="en-US"/>
        </w:rPr>
        <w:t>4</w:t>
      </w:r>
      <w:r w:rsidRPr="00E121F6">
        <w:rPr>
          <w:rFonts w:eastAsia="Times New Roman" w:cs="Nirmala UI"/>
          <w:b/>
          <w:color w:val="000000"/>
          <w:cs/>
          <w:lang w:eastAsia="en-US" w:bidi="hi-IN"/>
        </w:rPr>
        <w:t>.</w:t>
      </w:r>
      <w:r w:rsidRPr="00E121F6">
        <w:rPr>
          <w:rFonts w:eastAsia="Times New Roman"/>
          <w:b/>
          <w:color w:val="000000"/>
          <w:szCs w:val="20"/>
          <w:lang w:eastAsia="en-US"/>
        </w:rPr>
        <w:t>1</w:t>
      </w:r>
      <w:r w:rsidRPr="00E121F6">
        <w:rPr>
          <w:rFonts w:eastAsia="Times New Roman"/>
          <w:b/>
          <w:color w:val="000000"/>
          <w:szCs w:val="20"/>
          <w:lang w:eastAsia="en-US"/>
        </w:rPr>
        <w:tab/>
        <w:t>Introduction</w:t>
      </w:r>
      <w:bookmarkEnd w:id="24"/>
      <w:bookmarkEnd w:id="25"/>
    </w:p>
    <w:p w14:paraId="52DE5ABF" w14:textId="66DE8F01" w:rsidR="00E121F6" w:rsidRPr="00E121F6" w:rsidRDefault="00E121F6" w:rsidP="00E121F6">
      <w:r w:rsidRPr="00E121F6">
        <w:t xml:space="preserve">This </w:t>
      </w:r>
      <w:r w:rsidR="00F62EC5">
        <w:t>sub-clause</w:t>
      </w:r>
      <w:r w:rsidRPr="00E121F6">
        <w:t xml:space="preserve"> provides various</w:t>
      </w:r>
      <w:r w:rsidR="00F62EC5">
        <w:rPr>
          <w:rFonts w:cs="Nirmala UI" w:hint="cs"/>
          <w:cs/>
          <w:lang w:bidi="hi-IN"/>
        </w:rPr>
        <w:t xml:space="preserve"> </w:t>
      </w:r>
      <w:r w:rsidRPr="00E121F6">
        <w:t xml:space="preserve">risk scenarios associated with the </w:t>
      </w:r>
      <w:r w:rsidR="00F62EC5">
        <w:t xml:space="preserve">IoT </w:t>
      </w:r>
      <w:r w:rsidRPr="00E121F6">
        <w:t>systems</w:t>
      </w:r>
      <w:r w:rsidRPr="00E121F6">
        <w:rPr>
          <w:rFonts w:cs="Nirmala UI"/>
          <w:cs/>
          <w:lang w:bidi="hi-IN"/>
        </w:rPr>
        <w:t xml:space="preserve">. </w:t>
      </w:r>
      <w:r w:rsidRPr="00E121F6">
        <w:rPr>
          <w:rFonts w:cs="Nirmala UI" w:hint="cs"/>
          <w:cs/>
          <w:lang w:bidi="hi-IN"/>
        </w:rPr>
        <w:t xml:space="preserve"> </w:t>
      </w:r>
    </w:p>
    <w:p w14:paraId="374C2BD3" w14:textId="77777777" w:rsidR="00E121F6" w:rsidRPr="00E121F6" w:rsidRDefault="00E121F6" w:rsidP="00E121F6">
      <w:r w:rsidRPr="00E121F6">
        <w:t>Among widely varied applications of IoT systems, there are different contexts that determine risk scenarios, and hence different risks</w:t>
      </w:r>
      <w:r w:rsidRPr="00E121F6">
        <w:rPr>
          <w:rFonts w:cs="Nirmala UI"/>
          <w:cs/>
          <w:lang w:bidi="hi-IN"/>
        </w:rPr>
        <w:t xml:space="preserve">. </w:t>
      </w:r>
      <w:r w:rsidRPr="00E121F6">
        <w:t>A risk scenario is a description of conceivable security incidents, each of which consists of series of events and consequences</w:t>
      </w:r>
      <w:r w:rsidRPr="00E121F6">
        <w:rPr>
          <w:rFonts w:cs="Nirmala UI"/>
          <w:cs/>
          <w:lang w:bidi="hi-IN"/>
        </w:rPr>
        <w:t xml:space="preserve">. </w:t>
      </w:r>
      <w:r w:rsidRPr="00E121F6">
        <w:t>The descriptions are general</w:t>
      </w:r>
      <w:r w:rsidRPr="00E121F6">
        <w:rPr>
          <w:rFonts w:cs="Nirmala UI"/>
          <w:cs/>
          <w:lang w:bidi="hi-IN"/>
        </w:rPr>
        <w:t xml:space="preserve">. </w:t>
      </w:r>
      <w:r w:rsidRPr="00E121F6">
        <w:t>These should be used as references in developing the entity</w:t>
      </w:r>
      <w:r w:rsidRPr="00E121F6">
        <w:rPr>
          <w:rFonts w:cs="Nirmala UI"/>
          <w:cs/>
          <w:lang w:bidi="hi-IN"/>
        </w:rPr>
        <w:t>’</w:t>
      </w:r>
      <w:r w:rsidRPr="00E121F6">
        <w:t>s own risk scenarios and risks that are modified and refined to adapt to the organization</w:t>
      </w:r>
      <w:r w:rsidRPr="00E121F6">
        <w:rPr>
          <w:rFonts w:cs="Nirmala UI"/>
          <w:cs/>
          <w:lang w:bidi="hi-IN"/>
        </w:rPr>
        <w:t>’</w:t>
      </w:r>
      <w:r w:rsidRPr="00E121F6">
        <w:t>s business</w:t>
      </w:r>
      <w:r w:rsidRPr="00E121F6">
        <w:rPr>
          <w:rFonts w:cs="Nirmala UI"/>
          <w:cs/>
          <w:lang w:bidi="hi-IN"/>
        </w:rPr>
        <w:t>.</w:t>
      </w:r>
    </w:p>
    <w:p w14:paraId="003A20B6"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240"/>
        <w:ind w:left="794" w:hanging="794"/>
        <w:textAlignment w:val="baseline"/>
        <w:outlineLvl w:val="1"/>
        <w:rPr>
          <w:rFonts w:eastAsia="Times New Roman"/>
          <w:b/>
          <w:szCs w:val="20"/>
          <w:lang w:eastAsia="en-US"/>
        </w:rPr>
      </w:pPr>
      <w:bookmarkStart w:id="26" w:name="_Toc528069176"/>
      <w:bookmarkStart w:id="27" w:name="_Toc49853651"/>
      <w:r w:rsidRPr="00E121F6">
        <w:rPr>
          <w:rFonts w:eastAsia="Times New Roman"/>
          <w:b/>
          <w:szCs w:val="20"/>
          <w:lang w:eastAsia="en-US"/>
        </w:rPr>
        <w:t>6</w:t>
      </w:r>
      <w:r w:rsidRPr="00E121F6">
        <w:rPr>
          <w:rFonts w:eastAsia="Times New Roman" w:cs="Nirmala UI"/>
          <w:b/>
          <w:cs/>
          <w:lang w:eastAsia="en-US" w:bidi="hi-IN"/>
        </w:rPr>
        <w:t>.</w:t>
      </w:r>
      <w:r w:rsidRPr="00E121F6">
        <w:rPr>
          <w:rFonts w:eastAsia="Times New Roman"/>
          <w:b/>
          <w:szCs w:val="20"/>
          <w:lang w:eastAsia="en-US"/>
        </w:rPr>
        <w:t>4</w:t>
      </w:r>
      <w:r w:rsidRPr="00E121F6">
        <w:rPr>
          <w:rFonts w:eastAsia="Times New Roman" w:cs="Nirmala UI"/>
          <w:b/>
          <w:cs/>
          <w:lang w:eastAsia="en-US" w:bidi="hi-IN"/>
        </w:rPr>
        <w:t>.</w:t>
      </w:r>
      <w:r w:rsidRPr="00E121F6">
        <w:rPr>
          <w:rFonts w:eastAsia="Times New Roman"/>
          <w:b/>
          <w:szCs w:val="20"/>
          <w:lang w:eastAsia="en-US"/>
        </w:rPr>
        <w:t>2</w:t>
      </w:r>
      <w:r w:rsidRPr="00E121F6">
        <w:rPr>
          <w:rFonts w:eastAsia="Times New Roman"/>
          <w:b/>
          <w:szCs w:val="20"/>
          <w:lang w:eastAsia="en-US"/>
        </w:rPr>
        <w:tab/>
        <w:t>Features of IoT systems</w:t>
      </w:r>
      <w:bookmarkEnd w:id="26"/>
      <w:bookmarkEnd w:id="27"/>
    </w:p>
    <w:p w14:paraId="51059E8A" w14:textId="254C5EF7" w:rsidR="00E121F6" w:rsidRPr="00E121F6" w:rsidRDefault="00E121F6" w:rsidP="00E121F6">
      <w:r w:rsidRPr="00E121F6">
        <w:t>IoT system senses movement or physical state of equipment or materials</w:t>
      </w:r>
      <w:r w:rsidRPr="00E121F6">
        <w:rPr>
          <w:rFonts w:cs="Nirmala UI"/>
          <w:cs/>
          <w:lang w:bidi="hi-IN"/>
        </w:rPr>
        <w:t xml:space="preserve">. </w:t>
      </w:r>
      <w:r w:rsidRPr="00E121F6">
        <w:t>It processes the sensed data and actuates to change the movement or physical states</w:t>
      </w:r>
      <w:r w:rsidRPr="00E121F6">
        <w:rPr>
          <w:rFonts w:cs="Nirmala UI"/>
          <w:cs/>
          <w:lang w:bidi="hi-IN"/>
        </w:rPr>
        <w:t xml:space="preserve">. </w:t>
      </w:r>
      <w:r w:rsidRPr="00E121F6">
        <w:t>Given diversities in applications of IoT systems, it is impracticable to define a generally applicable set of features that fit to every IoT systems</w:t>
      </w:r>
      <w:r w:rsidRPr="00E121F6">
        <w:rPr>
          <w:rFonts w:cs="Nirmala UI"/>
          <w:cs/>
          <w:lang w:bidi="hi-IN"/>
        </w:rPr>
        <w:t xml:space="preserve">. </w:t>
      </w:r>
      <w:r w:rsidRPr="00E121F6">
        <w:t xml:space="preserve">As a practical way to describing features of IoT systems, </w:t>
      </w:r>
      <w:r w:rsidRPr="00E121F6">
        <w:rPr>
          <w:rFonts w:cs="Nirmala UI"/>
          <w:cs/>
          <w:lang w:bidi="hi-IN"/>
        </w:rPr>
        <w:t>“</w:t>
      </w:r>
      <w:r w:rsidRPr="00E121F6">
        <w:t>common features</w:t>
      </w:r>
      <w:r w:rsidRPr="00E121F6">
        <w:rPr>
          <w:rFonts w:cs="Nirmala UI"/>
          <w:cs/>
          <w:lang w:bidi="hi-IN"/>
        </w:rPr>
        <w:t xml:space="preserve">” </w:t>
      </w:r>
      <w:r w:rsidRPr="00E121F6">
        <w:t xml:space="preserve">and </w:t>
      </w:r>
      <w:r w:rsidRPr="00E121F6">
        <w:rPr>
          <w:rFonts w:cs="Nirmala UI"/>
          <w:cs/>
          <w:lang w:bidi="hi-IN"/>
        </w:rPr>
        <w:t>“</w:t>
      </w:r>
      <w:r w:rsidRPr="00E121F6">
        <w:t>specific features for application areas</w:t>
      </w:r>
      <w:r w:rsidRPr="00E121F6">
        <w:rPr>
          <w:rFonts w:cs="Nirmala UI"/>
          <w:cs/>
          <w:lang w:bidi="hi-IN"/>
        </w:rPr>
        <w:t xml:space="preserve">” </w:t>
      </w:r>
      <w:r w:rsidRPr="00E121F6">
        <w:t>can be identified</w:t>
      </w:r>
      <w:r w:rsidRPr="00E121F6">
        <w:rPr>
          <w:rFonts w:cs="Nirmala UI"/>
          <w:cs/>
          <w:lang w:bidi="hi-IN"/>
        </w:rPr>
        <w:t>.</w:t>
      </w:r>
    </w:p>
    <w:p w14:paraId="5F9FE55B" w14:textId="77777777" w:rsidR="00E121F6" w:rsidRPr="00E121F6" w:rsidRDefault="00E121F6" w:rsidP="00E121F6">
      <w:r w:rsidRPr="00E121F6">
        <w:t>IoT systems have the following common features</w:t>
      </w:r>
      <w:r w:rsidRPr="00E121F6">
        <w:rPr>
          <w:rFonts w:cs="Nirmala UI"/>
          <w:cs/>
          <w:lang w:bidi="hi-IN"/>
        </w:rPr>
        <w:t>:</w:t>
      </w:r>
    </w:p>
    <w:p w14:paraId="142EB864" w14:textId="77777777" w:rsidR="00E121F6" w:rsidRPr="00E121F6" w:rsidRDefault="00E121F6" w:rsidP="00E121F6">
      <w:pPr>
        <w:ind w:left="403"/>
      </w:pPr>
      <w:r w:rsidRPr="00E121F6">
        <w:t>a</w:t>
      </w:r>
      <w:r w:rsidRPr="00E121F6">
        <w:rPr>
          <w:rFonts w:cs="Nirmala UI"/>
          <w:cs/>
          <w:lang w:bidi="hi-IN"/>
        </w:rPr>
        <w:t>)</w:t>
      </w:r>
      <w:r w:rsidRPr="00E121F6">
        <w:tab/>
        <w:t>An IoT system has sensors that detect states or movement of equipment or materials;</w:t>
      </w:r>
    </w:p>
    <w:p w14:paraId="5F64901F" w14:textId="77777777" w:rsidR="00E121F6" w:rsidRPr="00E121F6" w:rsidRDefault="00E121F6" w:rsidP="00E121F6">
      <w:pPr>
        <w:ind w:left="403"/>
      </w:pPr>
      <w:r w:rsidRPr="00E121F6">
        <w:t>b</w:t>
      </w:r>
      <w:r w:rsidRPr="00E121F6">
        <w:rPr>
          <w:rFonts w:cs="Nirmala UI"/>
          <w:cs/>
          <w:lang w:bidi="hi-IN"/>
        </w:rPr>
        <w:t>)</w:t>
      </w:r>
      <w:r w:rsidRPr="00E121F6">
        <w:tab/>
        <w:t>Data acquired by the sensor are securely transmitted over the network to an information system;</w:t>
      </w:r>
    </w:p>
    <w:p w14:paraId="2FF9CD27" w14:textId="77777777" w:rsidR="00E121F6" w:rsidRPr="00E121F6" w:rsidRDefault="00E121F6" w:rsidP="00E121F6">
      <w:pPr>
        <w:ind w:left="403"/>
      </w:pPr>
      <w:r w:rsidRPr="00E121F6">
        <w:t>c</w:t>
      </w:r>
      <w:r w:rsidRPr="00E121F6">
        <w:rPr>
          <w:rFonts w:cs="Nirmala UI"/>
          <w:cs/>
          <w:lang w:bidi="hi-IN"/>
        </w:rPr>
        <w:t>)</w:t>
      </w:r>
      <w:r w:rsidRPr="00E121F6">
        <w:tab/>
        <w:t>The information system processes the data and generates controlling data;</w:t>
      </w:r>
    </w:p>
    <w:p w14:paraId="1D402D7B" w14:textId="77777777" w:rsidR="00E121F6" w:rsidRPr="00E121F6" w:rsidRDefault="00E121F6" w:rsidP="00E121F6">
      <w:pPr>
        <w:ind w:left="403"/>
      </w:pPr>
      <w:r w:rsidRPr="00E121F6">
        <w:t>d</w:t>
      </w:r>
      <w:r w:rsidRPr="00E121F6">
        <w:rPr>
          <w:rFonts w:cs="Nirmala UI"/>
          <w:cs/>
          <w:lang w:bidi="hi-IN"/>
        </w:rPr>
        <w:t>)</w:t>
      </w:r>
      <w:r w:rsidRPr="00E121F6">
        <w:tab/>
        <w:t>Controlling data are securely transmitted to actuators over the network; and</w:t>
      </w:r>
    </w:p>
    <w:p w14:paraId="421D9921" w14:textId="77777777" w:rsidR="00E121F6" w:rsidRPr="00E121F6" w:rsidRDefault="00E121F6" w:rsidP="00E121F6">
      <w:pPr>
        <w:ind w:left="403"/>
      </w:pPr>
      <w:r w:rsidRPr="00E121F6">
        <w:t>e</w:t>
      </w:r>
      <w:r w:rsidRPr="00E121F6">
        <w:rPr>
          <w:rFonts w:cs="Nirmala UI"/>
          <w:cs/>
          <w:lang w:bidi="hi-IN"/>
        </w:rPr>
        <w:t>)</w:t>
      </w:r>
      <w:r w:rsidRPr="00E121F6">
        <w:tab/>
        <w:t>Actuators translates the controlling data to the states or movement of equipment or materials</w:t>
      </w:r>
      <w:r w:rsidRPr="00E121F6">
        <w:rPr>
          <w:rFonts w:cs="Nirmala UI"/>
          <w:cs/>
          <w:lang w:bidi="hi-IN"/>
        </w:rPr>
        <w:t>.</w:t>
      </w:r>
    </w:p>
    <w:p w14:paraId="048871D7" w14:textId="77777777" w:rsidR="00E121F6" w:rsidRPr="00E121F6" w:rsidRDefault="00E121F6" w:rsidP="00E121F6">
      <w:pPr>
        <w:ind w:left="403"/>
      </w:pPr>
    </w:p>
    <w:p w14:paraId="0183F956" w14:textId="77777777" w:rsidR="00E121F6" w:rsidRPr="00E121F6" w:rsidRDefault="00E121F6" w:rsidP="00E121F6">
      <w:r w:rsidRPr="00E121F6">
        <w:t xml:space="preserve">In the case of </w:t>
      </w:r>
      <w:r w:rsidRPr="00E121F6">
        <w:rPr>
          <w:rFonts w:cs="Nirmala UI"/>
          <w:cs/>
          <w:lang w:bidi="hi-IN"/>
        </w:rPr>
        <w:t>“</w:t>
      </w:r>
      <w:r w:rsidRPr="00E121F6">
        <w:t>industrial plant and control systems</w:t>
      </w:r>
      <w:r w:rsidRPr="00E121F6">
        <w:rPr>
          <w:rFonts w:cs="Nirmala UI"/>
          <w:cs/>
          <w:lang w:bidi="hi-IN"/>
        </w:rPr>
        <w:t>”</w:t>
      </w:r>
      <w:r w:rsidRPr="00E121F6">
        <w:t>, an application area of IoT system, have the following features in addition to the common features described above</w:t>
      </w:r>
      <w:r w:rsidRPr="00E121F6">
        <w:rPr>
          <w:rFonts w:cs="Nirmala UI"/>
          <w:cs/>
          <w:lang w:bidi="hi-IN"/>
        </w:rPr>
        <w:t>.</w:t>
      </w:r>
    </w:p>
    <w:p w14:paraId="3F00FC82" w14:textId="77777777" w:rsidR="00E121F6" w:rsidRPr="00E121F6" w:rsidRDefault="00E121F6" w:rsidP="00E121F6">
      <w:r w:rsidRPr="00E121F6">
        <w:t>a</w:t>
      </w:r>
      <w:r w:rsidRPr="00E121F6">
        <w:rPr>
          <w:rFonts w:cs="Nirmala UI"/>
          <w:cs/>
          <w:lang w:bidi="hi-IN"/>
        </w:rPr>
        <w:t>)</w:t>
      </w:r>
      <w:r w:rsidRPr="00E121F6">
        <w:tab/>
        <w:t xml:space="preserve">IoT user is either human or digital </w:t>
      </w:r>
      <w:r w:rsidRPr="00E121F6">
        <w:rPr>
          <w:rFonts w:cs="Nirmala UI"/>
          <w:cs/>
          <w:lang w:bidi="hi-IN"/>
        </w:rPr>
        <w:t>(</w:t>
      </w:r>
      <w:r w:rsidRPr="00E121F6">
        <w:t>ISO</w:t>
      </w:r>
      <w:r w:rsidRPr="00E121F6">
        <w:rPr>
          <w:rFonts w:cs="Nirmala UI"/>
          <w:cs/>
          <w:lang w:bidi="hi-IN"/>
        </w:rPr>
        <w:t>/</w:t>
      </w:r>
      <w:r w:rsidRPr="00E121F6">
        <w:t>IEC 30141</w:t>
      </w:r>
      <w:r w:rsidRPr="00E121F6">
        <w:rPr>
          <w:rFonts w:cs="Nirmala UI"/>
          <w:cs/>
          <w:lang w:bidi="hi-IN"/>
        </w:rPr>
        <w:t>:</w:t>
      </w:r>
      <w:r w:rsidRPr="00E121F6">
        <w:t>2018</w:t>
      </w:r>
      <w:r w:rsidRPr="00E121F6">
        <w:rPr>
          <w:rFonts w:cs="Nirmala UI"/>
          <w:cs/>
          <w:lang w:bidi="hi-IN"/>
        </w:rPr>
        <w:t>)</w:t>
      </w:r>
      <w:r w:rsidRPr="00E121F6">
        <w:t>;</w:t>
      </w:r>
    </w:p>
    <w:p w14:paraId="23E3DDC6" w14:textId="77777777" w:rsidR="00E121F6" w:rsidRPr="00E121F6" w:rsidRDefault="00E121F6" w:rsidP="00E121F6">
      <w:pPr>
        <w:ind w:left="400"/>
      </w:pPr>
      <w:r w:rsidRPr="00E121F6">
        <w:t>1</w:t>
      </w:r>
      <w:r w:rsidRPr="00E121F6">
        <w:rPr>
          <w:rFonts w:cs="Nirmala UI"/>
          <w:cs/>
          <w:lang w:bidi="hi-IN"/>
        </w:rPr>
        <w:t>)</w:t>
      </w:r>
      <w:r w:rsidRPr="00E121F6">
        <w:tab/>
        <w:t>A human user is an entity within an organization and acts within the scope of the organization</w:t>
      </w:r>
      <w:r w:rsidRPr="00E121F6">
        <w:rPr>
          <w:rFonts w:cs="Nirmala UI"/>
          <w:cs/>
          <w:lang w:bidi="hi-IN"/>
        </w:rPr>
        <w:t>’</w:t>
      </w:r>
      <w:r w:rsidRPr="00E121F6">
        <w:t>s management;</w:t>
      </w:r>
    </w:p>
    <w:p w14:paraId="77BFAC00" w14:textId="77777777" w:rsidR="00E121F6" w:rsidRPr="00E121F6" w:rsidRDefault="00E121F6" w:rsidP="00E121F6">
      <w:pPr>
        <w:ind w:firstLine="400"/>
      </w:pPr>
      <w:r w:rsidRPr="00E121F6">
        <w:t>2</w:t>
      </w:r>
      <w:r w:rsidRPr="00E121F6">
        <w:rPr>
          <w:rFonts w:cs="Nirmala UI"/>
          <w:cs/>
          <w:lang w:bidi="hi-IN"/>
        </w:rPr>
        <w:t>)</w:t>
      </w:r>
      <w:r w:rsidRPr="00E121F6">
        <w:tab/>
        <w:t>A digital user is a device that has interfaces with a sensor or an actuator;</w:t>
      </w:r>
      <w:r w:rsidRPr="00E121F6">
        <w:rPr>
          <w:rFonts w:cs="Nirmala UI"/>
          <w:cs/>
          <w:lang w:bidi="hi-IN"/>
        </w:rPr>
        <w:t xml:space="preserve"> </w:t>
      </w:r>
    </w:p>
    <w:p w14:paraId="0F366940" w14:textId="77777777" w:rsidR="00E121F6" w:rsidRPr="00E121F6" w:rsidRDefault="00E121F6" w:rsidP="00E121F6">
      <w:r w:rsidRPr="00E121F6">
        <w:lastRenderedPageBreak/>
        <w:t>b</w:t>
      </w:r>
      <w:r w:rsidRPr="00E121F6">
        <w:rPr>
          <w:rFonts w:cs="Nirmala UI"/>
          <w:cs/>
          <w:lang w:bidi="hi-IN"/>
        </w:rPr>
        <w:t>)</w:t>
      </w:r>
      <w:r w:rsidRPr="00E121F6">
        <w:tab/>
        <w:t>The states or movement of equipment or materials produced through actuators invoke consequences that have impacts on the IoT service developers and IoT service providers and on other entities</w:t>
      </w:r>
      <w:r w:rsidRPr="00E121F6">
        <w:rPr>
          <w:rFonts w:cs="Nirmala UI"/>
          <w:cs/>
          <w:lang w:bidi="hi-IN"/>
        </w:rPr>
        <w:t>.</w:t>
      </w:r>
    </w:p>
    <w:p w14:paraId="3570696F" w14:textId="77777777" w:rsidR="00E121F6" w:rsidRPr="00E121F6" w:rsidRDefault="00E121F6" w:rsidP="00E121F6">
      <w:r w:rsidRPr="00E121F6">
        <w:t>NOTE</w:t>
      </w:r>
      <w:r w:rsidRPr="00E121F6">
        <w:rPr>
          <w:rFonts w:cs="Nirmala UI"/>
          <w:sz w:val="22"/>
          <w:szCs w:val="22"/>
          <w:cs/>
          <w:lang w:val="en-US" w:eastAsia="zh-CN" w:bidi="hi-IN"/>
        </w:rPr>
        <w:t xml:space="preserve"> – </w:t>
      </w:r>
      <w:r w:rsidRPr="00E121F6">
        <w:t>IoT systems categorized as industrial plant and control systems include</w:t>
      </w:r>
      <w:r w:rsidRPr="00E121F6">
        <w:rPr>
          <w:rFonts w:cs="Nirmala UI"/>
          <w:cs/>
          <w:lang w:bidi="hi-IN"/>
        </w:rPr>
        <w:t>:</w:t>
      </w:r>
    </w:p>
    <w:p w14:paraId="34898F1B" w14:textId="77777777" w:rsidR="00E121F6" w:rsidRPr="00E121F6" w:rsidRDefault="00E121F6" w:rsidP="00E121F6">
      <w:pPr>
        <w:ind w:firstLine="400"/>
      </w:pPr>
      <w:r w:rsidRPr="00E121F6">
        <w:rPr>
          <w:rFonts w:cs="Nirmala UI"/>
          <w:cs/>
          <w:lang w:bidi="hi-IN"/>
        </w:rPr>
        <w:t>-</w:t>
      </w:r>
      <w:r w:rsidRPr="00E121F6">
        <w:tab/>
        <w:t>monitoring system for maintenance of equipment in a plant;</w:t>
      </w:r>
    </w:p>
    <w:p w14:paraId="1C43D91A" w14:textId="77777777" w:rsidR="00E121F6" w:rsidRPr="00E121F6" w:rsidRDefault="00E121F6" w:rsidP="00E121F6">
      <w:pPr>
        <w:ind w:firstLine="400"/>
      </w:pPr>
      <w:r w:rsidRPr="00E121F6">
        <w:rPr>
          <w:rFonts w:cs="Nirmala UI"/>
          <w:cs/>
          <w:lang w:bidi="hi-IN"/>
        </w:rPr>
        <w:t>-</w:t>
      </w:r>
      <w:r w:rsidRPr="00E121F6">
        <w:tab/>
        <w:t>remote management system of leased machines;</w:t>
      </w:r>
    </w:p>
    <w:p w14:paraId="71EC6933" w14:textId="77777777" w:rsidR="00E121F6" w:rsidRPr="00E121F6" w:rsidRDefault="00E121F6" w:rsidP="00E121F6">
      <w:pPr>
        <w:ind w:firstLine="400"/>
      </w:pPr>
      <w:r w:rsidRPr="00E121F6">
        <w:rPr>
          <w:rFonts w:cs="Nirmala UI"/>
          <w:cs/>
          <w:lang w:bidi="hi-IN"/>
        </w:rPr>
        <w:t>-</w:t>
      </w:r>
      <w:r w:rsidRPr="00E121F6">
        <w:tab/>
        <w:t>control system for goods manufacturing; and</w:t>
      </w:r>
    </w:p>
    <w:p w14:paraId="158CB08F" w14:textId="77777777" w:rsidR="00E121F6" w:rsidRPr="00E121F6" w:rsidRDefault="00E121F6" w:rsidP="00E121F6">
      <w:pPr>
        <w:ind w:left="800" w:hanging="400"/>
      </w:pPr>
      <w:r w:rsidRPr="00E121F6">
        <w:rPr>
          <w:rFonts w:cs="Nirmala UI"/>
          <w:cs/>
          <w:lang w:bidi="hi-IN"/>
        </w:rPr>
        <w:t>-</w:t>
      </w:r>
      <w:r w:rsidRPr="00E121F6">
        <w:tab/>
        <w:t>control system of critical infrastructure operation, e</w:t>
      </w:r>
      <w:r w:rsidRPr="00E121F6">
        <w:rPr>
          <w:rFonts w:cs="Nirmala UI"/>
          <w:cs/>
          <w:lang w:bidi="hi-IN"/>
        </w:rPr>
        <w:t>.</w:t>
      </w:r>
      <w:r w:rsidRPr="00E121F6">
        <w:t>g</w:t>
      </w:r>
      <w:r w:rsidRPr="00E121F6">
        <w:rPr>
          <w:rFonts w:cs="Nirmala UI"/>
          <w:cs/>
          <w:lang w:bidi="hi-IN"/>
        </w:rPr>
        <w:t>.</w:t>
      </w:r>
      <w:r w:rsidRPr="00E121F6">
        <w:t>, operation of electric power supply and water plant</w:t>
      </w:r>
      <w:r w:rsidRPr="00E121F6">
        <w:rPr>
          <w:rFonts w:cs="Nirmala UI"/>
          <w:cs/>
          <w:lang w:bidi="hi-IN"/>
        </w:rPr>
        <w:t>.</w:t>
      </w:r>
    </w:p>
    <w:p w14:paraId="515E0822" w14:textId="77777777" w:rsidR="00E121F6" w:rsidRPr="00E121F6" w:rsidRDefault="00E121F6" w:rsidP="00E121F6"/>
    <w:p w14:paraId="1F6AE44F" w14:textId="77777777" w:rsidR="00E121F6" w:rsidRPr="00E121F6" w:rsidRDefault="00E121F6" w:rsidP="00E121F6">
      <w:pPr>
        <w:rPr>
          <w:rFonts w:cs="Nirmala UI"/>
          <w:cs/>
          <w:lang w:bidi="hi-IN"/>
        </w:rPr>
      </w:pPr>
      <w:r w:rsidRPr="00F62EC5">
        <w:t xml:space="preserve">Use cases of these IoT systems are provided in </w:t>
      </w:r>
      <w:r w:rsidRPr="00F62EC5">
        <w:rPr>
          <w:rFonts w:cs="Nirmala UI"/>
          <w:cs/>
          <w:lang w:bidi="hi-IN"/>
        </w:rPr>
        <w:t>[</w:t>
      </w:r>
      <w:r w:rsidRPr="00F62EC5">
        <w:t>b</w:t>
      </w:r>
      <w:r w:rsidRPr="00F62EC5">
        <w:rPr>
          <w:rFonts w:cs="Nirmala UI"/>
          <w:cs/>
          <w:lang w:bidi="hi-IN"/>
        </w:rPr>
        <w:t>-</w:t>
      </w:r>
      <w:r w:rsidRPr="00F62EC5">
        <w:t>ISO</w:t>
      </w:r>
      <w:r w:rsidRPr="00F62EC5">
        <w:rPr>
          <w:rFonts w:cs="Nirmala UI"/>
          <w:cs/>
          <w:lang w:bidi="hi-IN"/>
        </w:rPr>
        <w:t>/</w:t>
      </w:r>
      <w:r w:rsidRPr="00F62EC5">
        <w:t>IEC TR 22417</w:t>
      </w:r>
      <w:r w:rsidRPr="00F62EC5">
        <w:rPr>
          <w:rFonts w:cs="Nirmala UI"/>
          <w:cs/>
          <w:lang w:bidi="hi-IN"/>
        </w:rPr>
        <w:t>:</w:t>
      </w:r>
      <w:r w:rsidRPr="00F62EC5">
        <w:t>2017</w:t>
      </w:r>
      <w:r w:rsidRPr="00F62EC5">
        <w:rPr>
          <w:rFonts w:cs="Nirmala UI"/>
          <w:cs/>
          <w:lang w:bidi="hi-IN"/>
        </w:rPr>
        <w:t>]</w:t>
      </w:r>
      <w:r w:rsidRPr="00F62EC5">
        <w:t xml:space="preserve">, Information technology </w:t>
      </w:r>
      <w:r w:rsidRPr="00F62EC5">
        <w:rPr>
          <w:rFonts w:cs="Nirmala UI"/>
          <w:cs/>
          <w:lang w:bidi="hi-IN"/>
        </w:rPr>
        <w:t>–</w:t>
      </w:r>
      <w:r w:rsidRPr="00F62EC5">
        <w:t xml:space="preserve"> Internet of Things </w:t>
      </w:r>
      <w:r w:rsidRPr="00F62EC5">
        <w:rPr>
          <w:rFonts w:cs="Nirmala UI"/>
          <w:cs/>
          <w:lang w:bidi="hi-IN"/>
        </w:rPr>
        <w:t>(</w:t>
      </w:r>
      <w:r w:rsidRPr="00F62EC5">
        <w:t>IoT</w:t>
      </w:r>
      <w:r w:rsidRPr="00F62EC5">
        <w:rPr>
          <w:rFonts w:cs="Nirmala UI"/>
          <w:cs/>
          <w:lang w:bidi="hi-IN"/>
        </w:rPr>
        <w:t xml:space="preserve">) – </w:t>
      </w:r>
      <w:r w:rsidRPr="00F62EC5">
        <w:t>IoT use cases</w:t>
      </w:r>
      <w:r w:rsidRPr="00F62EC5">
        <w:rPr>
          <w:rFonts w:cs="Nirmala UI"/>
          <w:cs/>
          <w:lang w:bidi="hi-IN"/>
        </w:rPr>
        <w:t>.</w:t>
      </w:r>
      <w:r w:rsidRPr="00E121F6">
        <w:rPr>
          <w:rFonts w:cs="Nirmala UI"/>
          <w:cs/>
          <w:lang w:bidi="hi-IN"/>
        </w:rPr>
        <w:t xml:space="preserve"> </w:t>
      </w:r>
    </w:p>
    <w:p w14:paraId="4A80E196" w14:textId="77777777" w:rsidR="00E121F6" w:rsidRPr="00E121F6" w:rsidRDefault="00E121F6" w:rsidP="00E121F6">
      <w:pPr>
        <w:keepNext/>
        <w:keepLines/>
        <w:tabs>
          <w:tab w:val="left" w:pos="540"/>
          <w:tab w:val="left" w:pos="700"/>
          <w:tab w:val="left" w:pos="794"/>
          <w:tab w:val="left" w:pos="1191"/>
          <w:tab w:val="left" w:pos="1588"/>
          <w:tab w:val="left" w:pos="1985"/>
        </w:tabs>
        <w:overflowPunct w:val="0"/>
        <w:autoSpaceDE w:val="0"/>
        <w:autoSpaceDN w:val="0"/>
        <w:adjustRightInd w:val="0"/>
        <w:spacing w:before="240"/>
        <w:textAlignment w:val="baseline"/>
        <w:outlineLvl w:val="1"/>
        <w:rPr>
          <w:rFonts w:eastAsia="Times New Roman"/>
          <w:b/>
          <w:color w:val="000000"/>
          <w:szCs w:val="20"/>
          <w:lang w:eastAsia="en-US"/>
        </w:rPr>
      </w:pPr>
      <w:bookmarkStart w:id="28" w:name="_Toc49853652"/>
      <w:r w:rsidRPr="00E121F6">
        <w:rPr>
          <w:rFonts w:eastAsia="Times New Roman"/>
          <w:b/>
          <w:color w:val="000000"/>
          <w:szCs w:val="20"/>
          <w:lang w:eastAsia="en-US"/>
        </w:rPr>
        <w:t>6</w:t>
      </w:r>
      <w:r w:rsidRPr="00E121F6">
        <w:rPr>
          <w:rFonts w:eastAsia="Times New Roman" w:cs="Nirmala UI"/>
          <w:b/>
          <w:color w:val="000000"/>
          <w:cs/>
          <w:lang w:eastAsia="en-US" w:bidi="hi-IN"/>
        </w:rPr>
        <w:t>.</w:t>
      </w:r>
      <w:r w:rsidRPr="00E121F6">
        <w:rPr>
          <w:rFonts w:eastAsia="Times New Roman"/>
          <w:b/>
          <w:color w:val="000000"/>
          <w:szCs w:val="20"/>
          <w:lang w:eastAsia="en-US"/>
        </w:rPr>
        <w:t>4</w:t>
      </w:r>
      <w:r w:rsidRPr="00E121F6">
        <w:rPr>
          <w:rFonts w:eastAsia="Times New Roman" w:cs="Nirmala UI"/>
          <w:b/>
          <w:color w:val="000000"/>
          <w:cs/>
          <w:lang w:eastAsia="en-US" w:bidi="hi-IN"/>
        </w:rPr>
        <w:t>.</w:t>
      </w:r>
      <w:r w:rsidRPr="00E121F6">
        <w:rPr>
          <w:rFonts w:eastAsia="Times New Roman"/>
          <w:b/>
          <w:color w:val="000000"/>
          <w:szCs w:val="20"/>
          <w:lang w:eastAsia="en-US"/>
        </w:rPr>
        <w:t>3</w:t>
      </w:r>
      <w:r w:rsidRPr="00E121F6">
        <w:rPr>
          <w:rFonts w:eastAsia="Times New Roman"/>
          <w:b/>
          <w:color w:val="000000"/>
          <w:szCs w:val="20"/>
          <w:lang w:eastAsia="en-US"/>
        </w:rPr>
        <w:tab/>
        <w:t>Risk scenarios and risks in industrial plant and control systems</w:t>
      </w:r>
      <w:bookmarkEnd w:id="28"/>
    </w:p>
    <w:p w14:paraId="4D5B11EE" w14:textId="77777777" w:rsidR="00E121F6" w:rsidRPr="00E121F6" w:rsidRDefault="00E121F6" w:rsidP="00E121F6">
      <w:r w:rsidRPr="00E121F6">
        <w:t>Risk scenarios of industrial plant and control systems can be derived from features of the systems</w:t>
      </w:r>
      <w:r w:rsidRPr="00E121F6">
        <w:rPr>
          <w:rFonts w:cs="Nirmala UI"/>
          <w:cs/>
          <w:lang w:bidi="hi-IN"/>
        </w:rPr>
        <w:t xml:space="preserve">. </w:t>
      </w:r>
      <w:r w:rsidRPr="00E121F6">
        <w:t>They contain series of risk sources, events and consequences</w:t>
      </w:r>
      <w:r w:rsidRPr="00E121F6">
        <w:rPr>
          <w:rFonts w:cs="Nirmala UI"/>
          <w:cs/>
          <w:lang w:bidi="hi-IN"/>
        </w:rPr>
        <w:t>.</w:t>
      </w:r>
    </w:p>
    <w:p w14:paraId="39CBBA84" w14:textId="77777777" w:rsidR="00E121F6" w:rsidRPr="00E121F6" w:rsidRDefault="00E121F6" w:rsidP="00E121F6">
      <w:r w:rsidRPr="00E121F6">
        <w:t>a</w:t>
      </w:r>
      <w:r w:rsidRPr="00E121F6">
        <w:rPr>
          <w:rFonts w:cs="Nirmala UI"/>
          <w:cs/>
          <w:lang w:bidi="hi-IN"/>
        </w:rPr>
        <w:t>)</w:t>
      </w:r>
      <w:r w:rsidRPr="00E121F6">
        <w:tab/>
        <w:t>Circumstances that involve risk sources</w:t>
      </w:r>
    </w:p>
    <w:p w14:paraId="57BF38BC" w14:textId="77777777" w:rsidR="00E121F6" w:rsidRPr="00E121F6" w:rsidRDefault="00E121F6" w:rsidP="00E121F6">
      <w:pPr>
        <w:ind w:left="403"/>
      </w:pPr>
      <w:r w:rsidRPr="00E121F6">
        <w:t>1</w:t>
      </w:r>
      <w:r w:rsidRPr="00E121F6">
        <w:rPr>
          <w:rFonts w:cs="Nirmala UI"/>
          <w:cs/>
          <w:lang w:bidi="hi-IN"/>
        </w:rPr>
        <w:t>)</w:t>
      </w:r>
      <w:r w:rsidRPr="00E121F6">
        <w:tab/>
        <w:t>Operation of the IoT system relies upon or affected by</w:t>
      </w:r>
      <w:r w:rsidRPr="00E121F6">
        <w:rPr>
          <w:rFonts w:cs="Nirmala UI"/>
          <w:cs/>
          <w:lang w:bidi="hi-IN"/>
        </w:rPr>
        <w:t>:</w:t>
      </w:r>
    </w:p>
    <w:p w14:paraId="5DF07BE2" w14:textId="77777777" w:rsidR="00E121F6" w:rsidRPr="00E121F6" w:rsidRDefault="00E121F6" w:rsidP="00E121F6">
      <w:pPr>
        <w:ind w:left="403"/>
      </w:pPr>
      <w:r w:rsidRPr="00E121F6">
        <w:rPr>
          <w:rFonts w:cs="Nirmala UI"/>
          <w:cs/>
          <w:lang w:bidi="hi-IN"/>
        </w:rPr>
        <w:t>-</w:t>
      </w:r>
      <w:r w:rsidRPr="00E121F6">
        <w:tab/>
        <w:t>quality, configuration and physical environments of information systems, networks and devices and the software stack that constitute the IoT system;</w:t>
      </w:r>
    </w:p>
    <w:p w14:paraId="6DCD630B" w14:textId="77777777" w:rsidR="00E121F6" w:rsidRPr="00E121F6" w:rsidRDefault="00E121F6" w:rsidP="00E121F6">
      <w:pPr>
        <w:ind w:left="403"/>
      </w:pPr>
      <w:r w:rsidRPr="00E121F6">
        <w:rPr>
          <w:rFonts w:cs="Nirmala UI"/>
          <w:cs/>
          <w:lang w:bidi="hi-IN"/>
        </w:rPr>
        <w:t>-</w:t>
      </w:r>
      <w:r w:rsidRPr="00E121F6">
        <w:tab/>
        <w:t>supporting utilities, e</w:t>
      </w:r>
      <w:r w:rsidRPr="00E121F6">
        <w:rPr>
          <w:rFonts w:cs="Nirmala UI"/>
          <w:cs/>
          <w:lang w:bidi="hi-IN"/>
        </w:rPr>
        <w:t>.</w:t>
      </w:r>
      <w:r w:rsidRPr="00E121F6">
        <w:t>g</w:t>
      </w:r>
      <w:r w:rsidRPr="00E121F6">
        <w:rPr>
          <w:rFonts w:cs="Nirmala UI"/>
          <w:cs/>
          <w:lang w:bidi="hi-IN"/>
        </w:rPr>
        <w:t xml:space="preserve">. </w:t>
      </w:r>
      <w:r w:rsidRPr="00E121F6">
        <w:t>electricity and telecommunications;</w:t>
      </w:r>
    </w:p>
    <w:p w14:paraId="7B5D83F2" w14:textId="77777777" w:rsidR="00E121F6" w:rsidRPr="00E121F6" w:rsidRDefault="00E121F6" w:rsidP="00E121F6">
      <w:pPr>
        <w:ind w:left="403"/>
      </w:pPr>
      <w:r w:rsidRPr="00E121F6">
        <w:rPr>
          <w:rFonts w:cs="Nirmala UI"/>
          <w:cs/>
          <w:lang w:bidi="hi-IN"/>
        </w:rPr>
        <w:t>-</w:t>
      </w:r>
      <w:r w:rsidRPr="00E121F6">
        <w:tab/>
        <w:t>natural disasters;</w:t>
      </w:r>
    </w:p>
    <w:p w14:paraId="4D9BCAEE" w14:textId="77777777" w:rsidR="00E121F6" w:rsidRPr="00E121F6" w:rsidRDefault="00E121F6" w:rsidP="00E121F6">
      <w:pPr>
        <w:ind w:left="403"/>
      </w:pPr>
      <w:r w:rsidRPr="00E121F6">
        <w:rPr>
          <w:rFonts w:cs="Nirmala UI"/>
          <w:cs/>
          <w:lang w:bidi="hi-IN"/>
        </w:rPr>
        <w:t>-</w:t>
      </w:r>
      <w:r w:rsidRPr="00E121F6">
        <w:tab/>
        <w:t>conducts of persons with malicious intent;</w:t>
      </w:r>
    </w:p>
    <w:p w14:paraId="6CC4FB94" w14:textId="77777777" w:rsidR="00E121F6" w:rsidRPr="00E121F6" w:rsidRDefault="00E121F6" w:rsidP="00E121F6">
      <w:pPr>
        <w:ind w:left="403"/>
      </w:pPr>
      <w:r w:rsidRPr="00E121F6">
        <w:rPr>
          <w:rFonts w:cs="Nirmala UI"/>
          <w:cs/>
          <w:lang w:bidi="hi-IN"/>
        </w:rPr>
        <w:t>-</w:t>
      </w:r>
      <w:r w:rsidRPr="00E121F6">
        <w:tab/>
        <w:t>unintended incorrect operation</w:t>
      </w:r>
      <w:r w:rsidRPr="00E121F6">
        <w:rPr>
          <w:rFonts w:cs="Nirmala UI"/>
          <w:cs/>
          <w:lang w:bidi="hi-IN"/>
        </w:rPr>
        <w:t>.</w:t>
      </w:r>
    </w:p>
    <w:p w14:paraId="5BF444EA" w14:textId="77777777" w:rsidR="00E121F6" w:rsidRPr="00E121F6" w:rsidRDefault="00E121F6" w:rsidP="00E121F6">
      <w:pPr>
        <w:ind w:firstLine="400"/>
      </w:pPr>
      <w:r w:rsidRPr="00E121F6">
        <w:t>2</w:t>
      </w:r>
      <w:r w:rsidRPr="00E121F6">
        <w:rPr>
          <w:rFonts w:cs="Nirmala UI"/>
          <w:cs/>
          <w:lang w:bidi="hi-IN"/>
        </w:rPr>
        <w:t>)</w:t>
      </w:r>
      <w:r w:rsidRPr="00E121F6">
        <w:tab/>
        <w:t>Information systems, networks and devices of the IoT system can have vulnerabilities</w:t>
      </w:r>
      <w:r w:rsidRPr="00E121F6">
        <w:rPr>
          <w:rFonts w:cs="Nirmala UI"/>
          <w:cs/>
          <w:lang w:bidi="hi-IN"/>
        </w:rPr>
        <w:t>.</w:t>
      </w:r>
    </w:p>
    <w:p w14:paraId="4504B16E" w14:textId="77777777" w:rsidR="00E121F6" w:rsidRPr="00E121F6" w:rsidRDefault="00E121F6" w:rsidP="00E121F6">
      <w:r w:rsidRPr="00E121F6">
        <w:t>b</w:t>
      </w:r>
      <w:r w:rsidRPr="00E121F6">
        <w:rPr>
          <w:rFonts w:cs="Nirmala UI"/>
          <w:cs/>
          <w:lang w:bidi="hi-IN"/>
        </w:rPr>
        <w:t>)</w:t>
      </w:r>
      <w:r w:rsidRPr="00E121F6">
        <w:tab/>
        <w:t>Events</w:t>
      </w:r>
    </w:p>
    <w:p w14:paraId="60179C6E" w14:textId="77777777" w:rsidR="00E121F6" w:rsidRPr="00E121F6" w:rsidRDefault="00E121F6" w:rsidP="00E121F6">
      <w:pPr>
        <w:ind w:left="403"/>
      </w:pPr>
      <w:r w:rsidRPr="00E121F6">
        <w:t>1</w:t>
      </w:r>
      <w:r w:rsidRPr="00E121F6">
        <w:rPr>
          <w:rFonts w:cs="Nirmala UI"/>
          <w:cs/>
          <w:lang w:bidi="hi-IN"/>
        </w:rPr>
        <w:t>)</w:t>
      </w:r>
      <w:r w:rsidRPr="00E121F6">
        <w:tab/>
        <w:t>Components of the IoT system are scanned and attacked through networks</w:t>
      </w:r>
      <w:r w:rsidRPr="00E121F6">
        <w:rPr>
          <w:rFonts w:cs="Nirmala UI"/>
          <w:cs/>
          <w:lang w:bidi="hi-IN"/>
        </w:rPr>
        <w:t>.</w:t>
      </w:r>
    </w:p>
    <w:p w14:paraId="04D90F24" w14:textId="77777777" w:rsidR="00E121F6" w:rsidRPr="00E121F6" w:rsidRDefault="00E121F6" w:rsidP="00E121F6">
      <w:pPr>
        <w:ind w:left="403"/>
      </w:pPr>
      <w:r w:rsidRPr="00E121F6">
        <w:t>2</w:t>
      </w:r>
      <w:r w:rsidRPr="00E121F6">
        <w:rPr>
          <w:rFonts w:cs="Nirmala UI"/>
          <w:cs/>
          <w:lang w:bidi="hi-IN"/>
        </w:rPr>
        <w:t>)</w:t>
      </w:r>
      <w:r w:rsidRPr="00E121F6">
        <w:tab/>
        <w:t>Components of the IoT system are infected by malware</w:t>
      </w:r>
      <w:r w:rsidRPr="00E121F6">
        <w:rPr>
          <w:rFonts w:cs="Nirmala UI"/>
          <w:cs/>
          <w:lang w:bidi="hi-IN"/>
        </w:rPr>
        <w:t>.</w:t>
      </w:r>
    </w:p>
    <w:p w14:paraId="16269021" w14:textId="77777777" w:rsidR="00E121F6" w:rsidRPr="00E121F6" w:rsidRDefault="00E121F6" w:rsidP="00E121F6">
      <w:pPr>
        <w:ind w:left="403"/>
      </w:pPr>
      <w:r w:rsidRPr="00E121F6">
        <w:t>3</w:t>
      </w:r>
      <w:r w:rsidRPr="00E121F6">
        <w:rPr>
          <w:rFonts w:cs="Nirmala UI"/>
          <w:cs/>
          <w:lang w:bidi="hi-IN"/>
        </w:rPr>
        <w:t>)</w:t>
      </w:r>
      <w:r w:rsidRPr="00E121F6">
        <w:tab/>
        <w:t>Operation of the IoT system is interrupted</w:t>
      </w:r>
      <w:r w:rsidRPr="00E121F6">
        <w:rPr>
          <w:rFonts w:cs="Nirmala UI"/>
          <w:cs/>
          <w:lang w:bidi="hi-IN"/>
        </w:rPr>
        <w:t>.</w:t>
      </w:r>
    </w:p>
    <w:p w14:paraId="6073F05E" w14:textId="77777777" w:rsidR="00E121F6" w:rsidRPr="00E121F6" w:rsidRDefault="00E121F6" w:rsidP="00E121F6">
      <w:pPr>
        <w:ind w:left="403"/>
      </w:pPr>
      <w:r w:rsidRPr="00E121F6">
        <w:t>4</w:t>
      </w:r>
      <w:r w:rsidRPr="00E121F6">
        <w:rPr>
          <w:rFonts w:cs="Nirmala UI"/>
          <w:cs/>
          <w:lang w:bidi="hi-IN"/>
        </w:rPr>
        <w:t>)</w:t>
      </w:r>
      <w:r w:rsidRPr="00E121F6">
        <w:tab/>
        <w:t>The IoT system is intruded, abused and information is leaked</w:t>
      </w:r>
      <w:r w:rsidRPr="00E121F6">
        <w:rPr>
          <w:rFonts w:cs="Nirmala UI"/>
          <w:cs/>
          <w:lang w:bidi="hi-IN"/>
        </w:rPr>
        <w:t>.</w:t>
      </w:r>
    </w:p>
    <w:p w14:paraId="5AD930B2" w14:textId="77777777" w:rsidR="00E121F6" w:rsidRPr="00E121F6" w:rsidRDefault="00E121F6" w:rsidP="00E121F6">
      <w:pPr>
        <w:ind w:left="403"/>
      </w:pPr>
      <w:r w:rsidRPr="00E121F6">
        <w:t>5</w:t>
      </w:r>
      <w:r w:rsidRPr="00E121F6">
        <w:rPr>
          <w:rFonts w:cs="Nirmala UI"/>
          <w:cs/>
          <w:lang w:bidi="hi-IN"/>
        </w:rPr>
        <w:t>)</w:t>
      </w:r>
      <w:r w:rsidRPr="00E121F6">
        <w:tab/>
        <w:t>Components of the IoT system are abused as sources of attacks on the systems of external entities</w:t>
      </w:r>
      <w:r w:rsidRPr="00E121F6">
        <w:rPr>
          <w:rFonts w:cs="Nirmala UI"/>
          <w:cs/>
          <w:lang w:bidi="hi-IN"/>
        </w:rPr>
        <w:t>.</w:t>
      </w:r>
    </w:p>
    <w:p w14:paraId="592E01BE" w14:textId="77777777" w:rsidR="00E121F6" w:rsidRPr="00E121F6" w:rsidRDefault="00E121F6" w:rsidP="00E121F6">
      <w:pPr>
        <w:ind w:left="403"/>
      </w:pPr>
      <w:r w:rsidRPr="00E121F6">
        <w:t>6</w:t>
      </w:r>
      <w:r w:rsidRPr="00E121F6">
        <w:rPr>
          <w:rFonts w:cs="Nirmala UI"/>
          <w:cs/>
          <w:lang w:bidi="hi-IN"/>
        </w:rPr>
        <w:t>)</w:t>
      </w:r>
      <w:r w:rsidRPr="00E121F6">
        <w:tab/>
        <w:t>Systems and devices of external entities are attacked through networks</w:t>
      </w:r>
      <w:r w:rsidRPr="00E121F6">
        <w:rPr>
          <w:rFonts w:cs="Nirmala UI"/>
          <w:cs/>
          <w:lang w:bidi="hi-IN"/>
        </w:rPr>
        <w:t>.</w:t>
      </w:r>
    </w:p>
    <w:p w14:paraId="5505B123" w14:textId="77777777" w:rsidR="00E121F6" w:rsidRPr="00E121F6" w:rsidRDefault="00E121F6" w:rsidP="00E121F6">
      <w:pPr>
        <w:ind w:left="403"/>
      </w:pPr>
    </w:p>
    <w:p w14:paraId="566960C2" w14:textId="77777777" w:rsidR="00E121F6" w:rsidRPr="00E121F6" w:rsidRDefault="00E121F6" w:rsidP="00E121F6">
      <w:r w:rsidRPr="00E121F6">
        <w:t>c</w:t>
      </w:r>
      <w:r w:rsidRPr="00E121F6">
        <w:rPr>
          <w:rFonts w:cs="Nirmala UI"/>
          <w:cs/>
          <w:lang w:bidi="hi-IN"/>
        </w:rPr>
        <w:t>)</w:t>
      </w:r>
      <w:r w:rsidRPr="00E121F6">
        <w:tab/>
        <w:t>Consequences</w:t>
      </w:r>
    </w:p>
    <w:p w14:paraId="23B1D289" w14:textId="77777777" w:rsidR="00E121F6" w:rsidRPr="00E121F6" w:rsidRDefault="00E121F6" w:rsidP="00E121F6">
      <w:pPr>
        <w:ind w:left="403"/>
      </w:pPr>
      <w:r w:rsidRPr="00E121F6">
        <w:lastRenderedPageBreak/>
        <w:t>1</w:t>
      </w:r>
      <w:r w:rsidRPr="00E121F6">
        <w:rPr>
          <w:rFonts w:cs="Nirmala UI"/>
          <w:cs/>
          <w:lang w:bidi="hi-IN"/>
        </w:rPr>
        <w:t>)</w:t>
      </w:r>
      <w:r w:rsidRPr="00E121F6">
        <w:tab/>
        <w:t>The industrial plant or control system halts its operation</w:t>
      </w:r>
      <w:r w:rsidRPr="00E121F6">
        <w:rPr>
          <w:rFonts w:cs="Nirmala UI"/>
          <w:cs/>
          <w:lang w:bidi="hi-IN"/>
        </w:rPr>
        <w:t>.</w:t>
      </w:r>
    </w:p>
    <w:p w14:paraId="77E6A65C" w14:textId="77777777" w:rsidR="00E121F6" w:rsidRPr="00E121F6" w:rsidRDefault="00E121F6" w:rsidP="00E121F6">
      <w:pPr>
        <w:ind w:left="403"/>
      </w:pPr>
      <w:r w:rsidRPr="00E121F6">
        <w:t>2</w:t>
      </w:r>
      <w:r w:rsidRPr="00E121F6">
        <w:rPr>
          <w:rFonts w:cs="Nirmala UI"/>
          <w:cs/>
          <w:lang w:bidi="hi-IN"/>
        </w:rPr>
        <w:t>)</w:t>
      </w:r>
      <w:r w:rsidRPr="00E121F6">
        <w:tab/>
        <w:t>Systems of external entities are attacked</w:t>
      </w:r>
      <w:r w:rsidRPr="00E121F6">
        <w:rPr>
          <w:rFonts w:cs="Nirmala UI"/>
          <w:cs/>
          <w:lang w:bidi="hi-IN"/>
        </w:rPr>
        <w:t>.</w:t>
      </w:r>
    </w:p>
    <w:p w14:paraId="66891A65" w14:textId="77777777" w:rsidR="00E121F6" w:rsidRPr="00E121F6" w:rsidRDefault="00E121F6" w:rsidP="00E121F6">
      <w:pPr>
        <w:ind w:left="403"/>
      </w:pPr>
      <w:r w:rsidRPr="00E121F6">
        <w:t>3</w:t>
      </w:r>
      <w:r w:rsidRPr="00E121F6">
        <w:rPr>
          <w:rFonts w:cs="Nirmala UI"/>
          <w:cs/>
          <w:lang w:bidi="hi-IN"/>
        </w:rPr>
        <w:t>)</w:t>
      </w:r>
      <w:r w:rsidRPr="00E121F6">
        <w:tab/>
        <w:t>The organization suffers business losses</w:t>
      </w:r>
      <w:r w:rsidRPr="00E121F6">
        <w:rPr>
          <w:rFonts w:cs="Nirmala UI"/>
          <w:cs/>
          <w:lang w:bidi="hi-IN"/>
        </w:rPr>
        <w:t>.</w:t>
      </w:r>
    </w:p>
    <w:p w14:paraId="34C68203" w14:textId="77777777" w:rsidR="00E121F6" w:rsidRPr="00E121F6" w:rsidRDefault="00E121F6" w:rsidP="00E121F6">
      <w:pPr>
        <w:ind w:left="403"/>
      </w:pPr>
      <w:r w:rsidRPr="00E121F6">
        <w:t>4</w:t>
      </w:r>
      <w:r w:rsidRPr="00E121F6">
        <w:rPr>
          <w:rFonts w:cs="Nirmala UI"/>
          <w:cs/>
          <w:lang w:bidi="hi-IN"/>
        </w:rPr>
        <w:t>)</w:t>
      </w:r>
      <w:r w:rsidRPr="00E121F6">
        <w:tab/>
        <w:t>The organization suffers reputational damage</w:t>
      </w:r>
      <w:r w:rsidRPr="00E121F6">
        <w:rPr>
          <w:rFonts w:cs="Nirmala UI"/>
          <w:cs/>
          <w:lang w:bidi="hi-IN"/>
        </w:rPr>
        <w:t>.</w:t>
      </w:r>
    </w:p>
    <w:p w14:paraId="3E768774" w14:textId="77777777" w:rsidR="00E121F6" w:rsidRPr="00E121F6" w:rsidRDefault="00E121F6" w:rsidP="00E121F6">
      <w:pPr>
        <w:ind w:left="403"/>
      </w:pPr>
      <w:r w:rsidRPr="00E121F6">
        <w:t>5</w:t>
      </w:r>
      <w:r w:rsidRPr="00E121F6">
        <w:rPr>
          <w:rFonts w:cs="Nirmala UI"/>
          <w:cs/>
          <w:lang w:bidi="hi-IN"/>
        </w:rPr>
        <w:t>)</w:t>
      </w:r>
      <w:r w:rsidRPr="00E121F6">
        <w:tab/>
        <w:t>System operations of external entities are affected due to attacks via the components of the organization</w:t>
      </w:r>
      <w:r w:rsidRPr="00E121F6">
        <w:rPr>
          <w:rFonts w:cs="Nirmala UI"/>
          <w:cs/>
          <w:lang w:bidi="hi-IN"/>
        </w:rPr>
        <w:t>.</w:t>
      </w:r>
    </w:p>
    <w:p w14:paraId="6437493A" w14:textId="77777777" w:rsidR="00E121F6" w:rsidRPr="00E121F6" w:rsidRDefault="00E121F6" w:rsidP="00E121F6">
      <w:pPr>
        <w:ind w:left="403"/>
      </w:pPr>
      <w:r w:rsidRPr="00E121F6">
        <w:t>6</w:t>
      </w:r>
      <w:r w:rsidRPr="00E121F6">
        <w:rPr>
          <w:rFonts w:cs="Nirmala UI"/>
          <w:cs/>
          <w:lang w:bidi="hi-IN"/>
        </w:rPr>
        <w:t>)</w:t>
      </w:r>
      <w:r w:rsidRPr="00E121F6">
        <w:tab/>
        <w:t>System operations of external entities are affected due to dependence upon the organization</w:t>
      </w:r>
      <w:r w:rsidRPr="00E121F6">
        <w:rPr>
          <w:rFonts w:cs="Nirmala UI"/>
          <w:cs/>
          <w:lang w:bidi="hi-IN"/>
        </w:rPr>
        <w:t>’</w:t>
      </w:r>
      <w:r w:rsidRPr="00E121F6">
        <w:t>s system operations</w:t>
      </w:r>
      <w:r w:rsidRPr="00E121F6">
        <w:rPr>
          <w:rFonts w:cs="Nirmala UI"/>
          <w:cs/>
          <w:lang w:bidi="hi-IN"/>
        </w:rPr>
        <w:t>.</w:t>
      </w:r>
    </w:p>
    <w:p w14:paraId="380118FA" w14:textId="77777777" w:rsidR="00E121F6" w:rsidRPr="00E121F6" w:rsidRDefault="00E121F6" w:rsidP="00E121F6">
      <w:pPr>
        <w:ind w:left="403"/>
      </w:pPr>
    </w:p>
    <w:p w14:paraId="1D27FFAC" w14:textId="77777777" w:rsidR="00E121F6" w:rsidRPr="00E121F6" w:rsidRDefault="00E121F6" w:rsidP="00E121F6">
      <w:r w:rsidRPr="00E121F6">
        <w:t xml:space="preserve">Risk is defined as effect of uncertainty on objective </w:t>
      </w:r>
      <w:r w:rsidRPr="00E121F6">
        <w:rPr>
          <w:rFonts w:cs="Nirmala UI"/>
          <w:cs/>
          <w:lang w:bidi="hi-IN"/>
        </w:rPr>
        <w:t>(</w:t>
      </w:r>
      <w:r w:rsidRPr="00E121F6">
        <w:t>see definition of risk in ISO</w:t>
      </w:r>
      <w:r w:rsidRPr="00E121F6">
        <w:rPr>
          <w:rFonts w:cs="Nirmala UI"/>
          <w:cs/>
          <w:lang w:bidi="hi-IN"/>
        </w:rPr>
        <w:t>/</w:t>
      </w:r>
      <w:r w:rsidRPr="00E121F6">
        <w:t>IEC 27000</w:t>
      </w:r>
      <w:r w:rsidRPr="00E121F6">
        <w:rPr>
          <w:rFonts w:cs="Nirmala UI"/>
          <w:cs/>
          <w:lang w:bidi="hi-IN"/>
        </w:rPr>
        <w:t xml:space="preserve">). </w:t>
      </w:r>
      <w:r w:rsidRPr="00E121F6">
        <w:t>This requires that an objective need to be determined to identify risk</w:t>
      </w:r>
      <w:r w:rsidRPr="00E121F6">
        <w:rPr>
          <w:rFonts w:cs="Nirmala UI"/>
          <w:cs/>
          <w:lang w:bidi="hi-IN"/>
        </w:rPr>
        <w:t xml:space="preserve">. </w:t>
      </w:r>
      <w:r w:rsidRPr="00E121F6">
        <w:t>An objective is a target against which possibility and impacts of event and consequence is to be controlled</w:t>
      </w:r>
      <w:r w:rsidRPr="00E121F6">
        <w:rPr>
          <w:rFonts w:cs="Nirmala UI"/>
          <w:cs/>
          <w:lang w:bidi="hi-IN"/>
        </w:rPr>
        <w:t xml:space="preserve">. </w:t>
      </w:r>
      <w:r w:rsidRPr="00E121F6">
        <w:t>The objectives related to risk scenarios form a hierarchical structure as events and consequences do</w:t>
      </w:r>
      <w:r w:rsidRPr="00E121F6">
        <w:rPr>
          <w:rFonts w:cs="Nirmala UI"/>
          <w:cs/>
          <w:lang w:bidi="hi-IN"/>
        </w:rPr>
        <w:t>.</w:t>
      </w:r>
    </w:p>
    <w:p w14:paraId="22881C96" w14:textId="77777777" w:rsidR="00E121F6" w:rsidRPr="00E121F6" w:rsidRDefault="00E121F6" w:rsidP="00E121F6">
      <w:r w:rsidRPr="00E121F6">
        <w:t>Risks are gaps between the objectives and estimated states of the system, i</w:t>
      </w:r>
      <w:r w:rsidRPr="00E121F6">
        <w:rPr>
          <w:rFonts w:cs="Nirmala UI"/>
          <w:cs/>
          <w:lang w:bidi="hi-IN"/>
        </w:rPr>
        <w:t>.</w:t>
      </w:r>
      <w:r w:rsidRPr="00E121F6">
        <w:t>e</w:t>
      </w:r>
      <w:r w:rsidRPr="00E121F6">
        <w:rPr>
          <w:rFonts w:cs="Nirmala UI"/>
          <w:cs/>
          <w:lang w:bidi="hi-IN"/>
        </w:rPr>
        <w:t xml:space="preserve">. </w:t>
      </w:r>
      <w:r w:rsidRPr="00E121F6">
        <w:t>gaps between targets and estimation of possibilities and impacts of events and consequences</w:t>
      </w:r>
      <w:r w:rsidRPr="00E121F6">
        <w:rPr>
          <w:rFonts w:cs="Nirmala UI"/>
          <w:cs/>
          <w:lang w:bidi="hi-IN"/>
        </w:rPr>
        <w:t xml:space="preserve">. </w:t>
      </w:r>
      <w:r w:rsidRPr="00E121F6">
        <w:t>Risks are identified in a hierarchical structure in parallel to the structures of events and consequences</w:t>
      </w:r>
      <w:r w:rsidRPr="00E121F6">
        <w:rPr>
          <w:rFonts w:cs="Nirmala UI"/>
          <w:cs/>
          <w:lang w:bidi="hi-IN"/>
        </w:rPr>
        <w:t>.</w:t>
      </w:r>
    </w:p>
    <w:p w14:paraId="5ABD7BAF" w14:textId="77777777" w:rsidR="00E121F6" w:rsidRPr="00E121F6" w:rsidRDefault="00E121F6" w:rsidP="00E121F6">
      <w:r w:rsidRPr="00E121F6">
        <w:t>Once risks are identified, they are assessed</w:t>
      </w:r>
      <w:r w:rsidRPr="00E121F6">
        <w:rPr>
          <w:rFonts w:cs="Nirmala UI"/>
          <w:cs/>
          <w:lang w:bidi="hi-IN"/>
        </w:rPr>
        <w:t xml:space="preserve">. </w:t>
      </w:r>
      <w:r w:rsidRPr="00E121F6">
        <w:t>Each of the risks is judged if it needs treatment or is acceptable as it is</w:t>
      </w:r>
      <w:r w:rsidRPr="00E121F6">
        <w:rPr>
          <w:rFonts w:cs="Nirmala UI"/>
          <w:cs/>
          <w:lang w:bidi="hi-IN"/>
        </w:rPr>
        <w:t xml:space="preserve">. </w:t>
      </w:r>
      <w:r w:rsidRPr="00E121F6">
        <w:t>In the risk treatment process, relevant controls that affect risk sources, i</w:t>
      </w:r>
      <w:r w:rsidRPr="00E121F6">
        <w:rPr>
          <w:rFonts w:cs="Nirmala UI"/>
          <w:cs/>
          <w:lang w:bidi="hi-IN"/>
        </w:rPr>
        <w:t>.</w:t>
      </w:r>
      <w:r w:rsidRPr="00E121F6">
        <w:t>e</w:t>
      </w:r>
      <w:r w:rsidRPr="00E121F6">
        <w:rPr>
          <w:rFonts w:cs="Nirmala UI"/>
          <w:cs/>
          <w:lang w:bidi="hi-IN"/>
        </w:rPr>
        <w:t xml:space="preserve">. </w:t>
      </w:r>
      <w:r w:rsidRPr="00E121F6">
        <w:t>that modify possibilities or impacts of events and consequences, are determined to effectively mitigate the risks</w:t>
      </w:r>
      <w:r w:rsidRPr="00E121F6">
        <w:rPr>
          <w:rFonts w:cs="Nirmala UI"/>
          <w:cs/>
          <w:lang w:bidi="hi-IN"/>
        </w:rPr>
        <w:t xml:space="preserve">. </w:t>
      </w:r>
      <w:r w:rsidRPr="00E121F6">
        <w:t>Security controls given in 7</w:t>
      </w:r>
      <w:r w:rsidRPr="00E121F6">
        <w:rPr>
          <w:rFonts w:cs="Nirmala UI"/>
          <w:cs/>
          <w:lang w:bidi="hi-IN"/>
        </w:rPr>
        <w:t>.</w:t>
      </w:r>
      <w:r w:rsidRPr="00E121F6">
        <w:t>1 can be used to find necessary controls and also as a control set against which determined controls are compared, reviewed and justified</w:t>
      </w:r>
      <w:r w:rsidRPr="00E121F6">
        <w:rPr>
          <w:rFonts w:cs="Nirmala UI"/>
          <w:cs/>
          <w:lang w:bidi="hi-IN"/>
        </w:rPr>
        <w:t>.</w:t>
      </w:r>
    </w:p>
    <w:p w14:paraId="323ED692" w14:textId="77777777" w:rsidR="00E121F6" w:rsidRPr="00E121F6" w:rsidRDefault="00E121F6" w:rsidP="00E121F6">
      <w:pPr>
        <w:keepNext/>
        <w:keepLines/>
        <w:tabs>
          <w:tab w:val="left" w:pos="555"/>
          <w:tab w:val="left" w:pos="1191"/>
          <w:tab w:val="left" w:pos="1588"/>
          <w:tab w:val="left" w:pos="1985"/>
        </w:tabs>
        <w:overflowPunct w:val="0"/>
        <w:autoSpaceDE w:val="0"/>
        <w:autoSpaceDN w:val="0"/>
        <w:adjustRightInd w:val="0"/>
        <w:spacing w:before="240"/>
        <w:ind w:left="794" w:hanging="794"/>
        <w:textAlignment w:val="baseline"/>
        <w:outlineLvl w:val="1"/>
        <w:rPr>
          <w:rFonts w:eastAsia="Times New Roman"/>
          <w:b/>
          <w:sz w:val="20"/>
          <w:szCs w:val="20"/>
          <w:lang w:eastAsia="en-US"/>
        </w:rPr>
      </w:pPr>
      <w:bookmarkStart w:id="29" w:name="_Toc49853653"/>
      <w:r w:rsidRPr="00E121F6">
        <w:rPr>
          <w:rFonts w:eastAsia="Times New Roman"/>
          <w:b/>
          <w:lang w:val="en-US"/>
        </w:rPr>
        <w:t>6</w:t>
      </w:r>
      <w:r w:rsidRPr="00E121F6">
        <w:rPr>
          <w:rFonts w:eastAsia="Times New Roman" w:cs="Nirmala UI"/>
          <w:b/>
          <w:bCs/>
          <w:cs/>
          <w:lang w:val="en-US" w:bidi="hi-IN"/>
        </w:rPr>
        <w:t>.</w:t>
      </w:r>
      <w:r w:rsidRPr="00E121F6">
        <w:rPr>
          <w:rFonts w:eastAsia="Times New Roman"/>
          <w:b/>
          <w:lang w:val="en-US"/>
        </w:rPr>
        <w:t>5</w:t>
      </w:r>
      <w:r w:rsidRPr="00E121F6">
        <w:rPr>
          <w:rFonts w:eastAsia="Times New Roman"/>
          <w:b/>
          <w:lang w:val="en-US"/>
        </w:rPr>
        <w:tab/>
        <w:t>IoT life cycle</w:t>
      </w:r>
      <w:bookmarkEnd w:id="29"/>
    </w:p>
    <w:p w14:paraId="2FBA6B64" w14:textId="77777777" w:rsidR="00E121F6" w:rsidRPr="00E121F6" w:rsidRDefault="00E121F6" w:rsidP="00E121F6">
      <w:r w:rsidRPr="00E121F6">
        <w:t>IoT service is developed, provided, and used on the interrelationship of various stakeholders</w:t>
      </w:r>
      <w:r w:rsidRPr="00E121F6">
        <w:rPr>
          <w:rFonts w:cs="Nirmala UI"/>
          <w:cs/>
          <w:lang w:bidi="hi-IN"/>
        </w:rPr>
        <w:t xml:space="preserve">. </w:t>
      </w:r>
      <w:r w:rsidRPr="00E121F6">
        <w:t>Figure 2 shows the lifecycle of IoT service and the relationships among stakeholders</w:t>
      </w:r>
      <w:r w:rsidRPr="00E121F6">
        <w:rPr>
          <w:rFonts w:cs="Nirmala UI"/>
          <w:cs/>
          <w:lang w:bidi="hi-IN"/>
        </w:rPr>
        <w:t xml:space="preserve">. </w:t>
      </w:r>
    </w:p>
    <w:p w14:paraId="1DB6B8B1" w14:textId="77777777" w:rsidR="00E121F6" w:rsidRPr="00E121F6" w:rsidRDefault="00E121F6" w:rsidP="00E121F6">
      <w:pPr>
        <w:rPr>
          <w:u w:val="single"/>
        </w:rPr>
      </w:pPr>
    </w:p>
    <w:p w14:paraId="05D81E38" w14:textId="77777777" w:rsidR="00E121F6" w:rsidRPr="00E121F6" w:rsidRDefault="00E121F6" w:rsidP="00E121F6">
      <w:pPr>
        <w:rPr>
          <w:rFonts w:eastAsia="MS Mincho"/>
        </w:rPr>
      </w:pPr>
      <w:r w:rsidRPr="00E121F6">
        <w:rPr>
          <w:noProof/>
          <w:lang w:val="en-US" w:eastAsia="en-US"/>
        </w:rPr>
        <w:lastRenderedPageBreak/>
        <w:drawing>
          <wp:inline distT="0" distB="0" distL="0" distR="0" wp14:anchorId="317808E1" wp14:editId="64F971B5">
            <wp:extent cx="5934075" cy="3429000"/>
            <wp:effectExtent l="0" t="0" r="9525" b="0"/>
            <wp:docPr id="8" name="図 8" descr="タイムライ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タイムライン&#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429000"/>
                    </a:xfrm>
                    <a:prstGeom prst="rect">
                      <a:avLst/>
                    </a:prstGeom>
                    <a:noFill/>
                    <a:ln>
                      <a:noFill/>
                    </a:ln>
                  </pic:spPr>
                </pic:pic>
              </a:graphicData>
            </a:graphic>
          </wp:inline>
        </w:drawing>
      </w:r>
    </w:p>
    <w:p w14:paraId="4F0BFB7F" w14:textId="77777777" w:rsidR="00E121F6" w:rsidRPr="00E121F6" w:rsidRDefault="00E121F6" w:rsidP="00E121F6">
      <w:pPr>
        <w:jc w:val="center"/>
      </w:pPr>
      <w:r w:rsidRPr="00E121F6">
        <w:t xml:space="preserve">Figure 2 </w:t>
      </w:r>
      <w:r w:rsidRPr="00E121F6">
        <w:rPr>
          <w:rFonts w:cs="Nirmala UI"/>
          <w:cs/>
          <w:lang w:bidi="hi-IN"/>
        </w:rPr>
        <w:t xml:space="preserve">- </w:t>
      </w:r>
      <w:r w:rsidRPr="00E121F6">
        <w:t>IoT Lifecycle</w:t>
      </w:r>
    </w:p>
    <w:p w14:paraId="19BC16F9" w14:textId="77777777" w:rsidR="00E121F6" w:rsidRPr="00E121F6" w:rsidRDefault="00E121F6" w:rsidP="00E121F6">
      <w:pPr>
        <w:rPr>
          <w:u w:val="single"/>
        </w:rPr>
      </w:pPr>
    </w:p>
    <w:p w14:paraId="5FCA0E25" w14:textId="50AEF0C1" w:rsidR="00E121F6" w:rsidRPr="00E121F6" w:rsidRDefault="00E121F6" w:rsidP="00E121F6">
      <w:pPr>
        <w:contextualSpacing/>
        <w:jc w:val="both"/>
        <w:rPr>
          <w:rFonts w:cstheme="minorHAnsi"/>
          <w:color w:val="000000" w:themeColor="text1"/>
          <w:shd w:val="clear" w:color="auto" w:fill="FFFFFF"/>
        </w:rPr>
      </w:pPr>
      <w:r w:rsidRPr="00E121F6">
        <w:t>IoT devices have product</w:t>
      </w:r>
      <w:r w:rsidRPr="00E121F6">
        <w:rPr>
          <w:rFonts w:cs="Nirmala UI"/>
          <w:cs/>
          <w:lang w:bidi="hi-IN"/>
        </w:rPr>
        <w:t>-</w:t>
      </w:r>
      <w:r w:rsidRPr="00E121F6">
        <w:t>specific lifecycles</w:t>
      </w:r>
      <w:r w:rsidRPr="00E121F6">
        <w:rPr>
          <w:rFonts w:cs="Nirmala UI"/>
          <w:cs/>
          <w:lang w:bidi="hi-IN"/>
        </w:rPr>
        <w:t xml:space="preserve">. </w:t>
      </w:r>
      <w:r w:rsidRPr="00E121F6">
        <w:t>the period of lifecycle is generally short</w:t>
      </w:r>
      <w:r w:rsidRPr="00E121F6">
        <w:rPr>
          <w:rFonts w:cs="Nirmala UI"/>
          <w:cs/>
          <w:lang w:bidi="hi-IN"/>
        </w:rPr>
        <w:t xml:space="preserve">. </w:t>
      </w:r>
      <w:r w:rsidRPr="00E121F6">
        <w:t>An IoT device developer</w:t>
      </w:r>
      <w:r w:rsidR="00DC5CB7">
        <w:t xml:space="preserve"> should</w:t>
      </w:r>
      <w:r w:rsidRPr="00E121F6">
        <w:t xml:space="preserve"> publish device information including security related information in the selling process such as contact details for reporting vulnerability, period for which the software updates will be provided</w:t>
      </w:r>
      <w:r w:rsidRPr="00E121F6">
        <w:rPr>
          <w:rFonts w:cs="Nirmala UI"/>
          <w:cs/>
          <w:lang w:bidi="hi-IN"/>
        </w:rPr>
        <w:t xml:space="preserve">. </w:t>
      </w:r>
      <w:r w:rsidRPr="00E121F6">
        <w:t>Also, with the firmware update of the device through the service, it can provide information about specification change</w:t>
      </w:r>
      <w:r w:rsidRPr="00E121F6">
        <w:rPr>
          <w:rFonts w:cs="Nirmala UI"/>
          <w:cs/>
          <w:lang w:bidi="hi-IN"/>
        </w:rPr>
        <w:t>.</w:t>
      </w:r>
      <w:r w:rsidRPr="00E121F6">
        <w:rPr>
          <w:rFonts w:cs="Nirmala UI"/>
          <w:color w:val="000000" w:themeColor="text1"/>
          <w:cs/>
          <w:lang w:bidi="hi-IN"/>
        </w:rPr>
        <w:t xml:space="preserve"> </w:t>
      </w:r>
      <w:r w:rsidRPr="00E121F6">
        <w:rPr>
          <w:rFonts w:cstheme="minorHAnsi"/>
          <w:color w:val="000000" w:themeColor="text1"/>
        </w:rPr>
        <w:t>Since different devices</w:t>
      </w:r>
      <w:r w:rsidR="00DC5CB7">
        <w:rPr>
          <w:rFonts w:cstheme="minorHAnsi"/>
          <w:color w:val="000000" w:themeColor="text1"/>
        </w:rPr>
        <w:t xml:space="preserve"> can</w:t>
      </w:r>
      <w:r w:rsidRPr="00E121F6">
        <w:rPr>
          <w:rFonts w:cstheme="minorHAnsi"/>
          <w:color w:val="000000" w:themeColor="text1"/>
        </w:rPr>
        <w:t xml:space="preserve"> be subject to different security risks,</w:t>
      </w:r>
      <w:r w:rsidRPr="00E121F6">
        <w:rPr>
          <w:rFonts w:cs="Nirmala UI"/>
          <w:b/>
          <w:bCs/>
          <w:color w:val="000000" w:themeColor="text1"/>
          <w:cs/>
          <w:lang w:bidi="hi-IN"/>
        </w:rPr>
        <w:t xml:space="preserve"> </w:t>
      </w:r>
      <w:r w:rsidRPr="00E121F6">
        <w:rPr>
          <w:rFonts w:cstheme="minorHAnsi"/>
          <w:color w:val="000000" w:themeColor="text1"/>
          <w:shd w:val="clear" w:color="auto" w:fill="FFFFFF"/>
        </w:rPr>
        <w:t>therefore, devices</w:t>
      </w:r>
      <w:r w:rsidR="00DC5CB7">
        <w:rPr>
          <w:rFonts w:cstheme="minorHAnsi"/>
          <w:color w:val="000000" w:themeColor="text1"/>
          <w:shd w:val="clear" w:color="auto" w:fill="FFFFFF"/>
        </w:rPr>
        <w:t xml:space="preserve"> can be</w:t>
      </w:r>
      <w:r w:rsidRPr="00E121F6">
        <w:rPr>
          <w:rFonts w:cstheme="minorHAnsi"/>
          <w:color w:val="FF0000"/>
          <w:shd w:val="clear" w:color="auto" w:fill="FFFFFF"/>
        </w:rPr>
        <w:t xml:space="preserve"> </w:t>
      </w:r>
      <w:r w:rsidRPr="00E121F6">
        <w:rPr>
          <w:rFonts w:cstheme="minorHAnsi"/>
          <w:color w:val="000000" w:themeColor="text1"/>
          <w:shd w:val="clear" w:color="auto" w:fill="FFFFFF"/>
        </w:rPr>
        <w:t>classified depending upon the risk associated with the application</w:t>
      </w:r>
      <w:r w:rsidRPr="00E121F6">
        <w:rPr>
          <w:rFonts w:cs="Nirmala UI"/>
          <w:color w:val="000000" w:themeColor="text1"/>
          <w:shd w:val="clear" w:color="auto" w:fill="FFFFFF"/>
          <w:cs/>
          <w:lang w:bidi="hi-IN"/>
        </w:rPr>
        <w:t>.</w:t>
      </w:r>
    </w:p>
    <w:p w14:paraId="658D8A6A" w14:textId="27D55606" w:rsidR="00E121F6" w:rsidRPr="00E121F6" w:rsidRDefault="00E121F6" w:rsidP="00E121F6">
      <w:pPr>
        <w:rPr>
          <w:rFonts w:eastAsia="Times New Roman" w:cs="Nirmala UI"/>
          <w:lang w:bidi="hi-IN"/>
        </w:rPr>
      </w:pPr>
      <w:r w:rsidRPr="00E121F6">
        <w:t>An IoT service developer develops an IoT service with its security measures based on device information</w:t>
      </w:r>
      <w:r w:rsidRPr="00E121F6">
        <w:rPr>
          <w:rFonts w:cs="Nirmala UI"/>
          <w:cs/>
          <w:lang w:bidi="hi-IN"/>
        </w:rPr>
        <w:t xml:space="preserve">. </w:t>
      </w:r>
      <w:r w:rsidRPr="00E121F6">
        <w:t>The security information of the IoT service is disclosed at the stage where the service operates and is provided to users</w:t>
      </w:r>
      <w:r w:rsidRPr="00E121F6">
        <w:rPr>
          <w:rFonts w:cs="Nirmala UI"/>
          <w:cs/>
          <w:lang w:bidi="hi-IN"/>
        </w:rPr>
        <w:t xml:space="preserve">. </w:t>
      </w:r>
      <w:r w:rsidRPr="00E121F6">
        <w:t>Also, through system support, updates of the service and system are made</w:t>
      </w:r>
      <w:r w:rsidRPr="00E121F6">
        <w:rPr>
          <w:rFonts w:cs="Nirmala UI"/>
          <w:cs/>
          <w:lang w:bidi="hi-IN"/>
        </w:rPr>
        <w:t xml:space="preserve">. </w:t>
      </w:r>
      <w:r w:rsidRPr="00E121F6">
        <w:t>The IoT service developer also provides the IoT device updates and other information related to the system</w:t>
      </w:r>
      <w:r w:rsidRPr="00E121F6">
        <w:rPr>
          <w:rFonts w:cs="Nirmala UI"/>
          <w:cs/>
          <w:lang w:bidi="hi-IN"/>
        </w:rPr>
        <w:t xml:space="preserve">. </w:t>
      </w:r>
      <w:r w:rsidRPr="00E121F6">
        <w:t>Firmware should be digitally signed to ensure the authentic updates</w:t>
      </w:r>
      <w:r w:rsidRPr="00E121F6">
        <w:rPr>
          <w:rFonts w:cs="Nirmala UI"/>
          <w:cs/>
          <w:lang w:bidi="hi-IN"/>
        </w:rPr>
        <w:t>.</w:t>
      </w:r>
      <w:r w:rsidR="00DC5CB7">
        <w:rPr>
          <w:rFonts w:cs="Nirmala UI" w:hint="cs"/>
          <w:cs/>
          <w:lang w:bidi="hi-IN"/>
        </w:rPr>
        <w:t xml:space="preserve"> </w:t>
      </w:r>
      <w:r w:rsidR="00DC5CB7" w:rsidRPr="001737AB">
        <w:t>Secure onboarding of IoT devices on the platforms should manage device identity for the lifecycle by provisioning the secure device identities (e.g. using a PKI-based platform [b-ITU-T X.509]).</w:t>
      </w:r>
    </w:p>
    <w:p w14:paraId="6C360E51" w14:textId="03A01F86" w:rsidR="00E121F6" w:rsidRPr="003D4F70" w:rsidRDefault="00E121F6" w:rsidP="00E121F6">
      <w:pPr>
        <w:rPr>
          <w:rFonts w:eastAsia="MS Mincho"/>
        </w:rPr>
      </w:pPr>
      <w:r w:rsidRPr="00E121F6">
        <w:t>Tamper proof unexposed device identity should ensure the software assets of the device also helpful to manage to IoT device life cycle</w:t>
      </w:r>
      <w:r w:rsidRPr="00E121F6">
        <w:rPr>
          <w:rFonts w:cs="Nirmala UI"/>
          <w:cs/>
          <w:lang w:bidi="hi-IN"/>
        </w:rPr>
        <w:t xml:space="preserve">. </w:t>
      </w:r>
      <w:r w:rsidRPr="00E121F6">
        <w:t xml:space="preserve">The secure device identity, which can be generated during on boarding of IoT device by the </w:t>
      </w:r>
      <w:r w:rsidR="003D4F70">
        <w:t>s</w:t>
      </w:r>
      <w:r w:rsidRPr="00E121F6">
        <w:t xml:space="preserve">ervice provider should be known to IoT device and respective IoT service </w:t>
      </w:r>
      <w:r w:rsidR="003D4F70">
        <w:t>p</w:t>
      </w:r>
      <w:r w:rsidRPr="00E121F6">
        <w:t>rovider only</w:t>
      </w:r>
      <w:r w:rsidR="003D4F70">
        <w:t>.</w:t>
      </w:r>
      <w:r w:rsidRPr="00E121F6">
        <w:rPr>
          <w:rFonts w:cs="Nirmala UI"/>
          <w:cs/>
          <w:lang w:bidi="hi-IN"/>
        </w:rPr>
        <w:t xml:space="preserve">  </w:t>
      </w:r>
    </w:p>
    <w:p w14:paraId="70D02CF7" w14:textId="77777777" w:rsidR="00E121F6" w:rsidRPr="00E121F6" w:rsidRDefault="00E121F6" w:rsidP="00E121F6">
      <w:r w:rsidRPr="00E121F6">
        <w:t>An IoT service provider procures the IoT service from the IoT service developer in the procurement process</w:t>
      </w:r>
      <w:r w:rsidRPr="00E121F6">
        <w:rPr>
          <w:rFonts w:cs="Nirmala UI"/>
          <w:cs/>
          <w:lang w:bidi="hi-IN"/>
        </w:rPr>
        <w:t xml:space="preserve">. </w:t>
      </w:r>
      <w:r w:rsidRPr="00E121F6">
        <w:t>At this stage, it obtains the security information of the IoT services</w:t>
      </w:r>
      <w:r w:rsidRPr="00E121F6">
        <w:rPr>
          <w:rFonts w:cs="Nirmala UI"/>
          <w:cs/>
          <w:lang w:bidi="hi-IN"/>
        </w:rPr>
        <w:t>.</w:t>
      </w:r>
    </w:p>
    <w:p w14:paraId="7D59F417" w14:textId="77777777" w:rsidR="00E121F6" w:rsidRPr="00E121F6" w:rsidRDefault="00E121F6" w:rsidP="00E121F6">
      <w:r w:rsidRPr="00E121F6">
        <w:t xml:space="preserve">These pieces of information are used in the development and operation of the IoT </w:t>
      </w:r>
      <w:proofErr w:type="gramStart"/>
      <w:r w:rsidRPr="00E121F6">
        <w:t>service</w:t>
      </w:r>
      <w:r w:rsidRPr="00E121F6">
        <w:rPr>
          <w:rFonts w:cs="Nirmala UI"/>
          <w:cs/>
          <w:lang w:bidi="hi-IN"/>
        </w:rPr>
        <w:t>..</w:t>
      </w:r>
      <w:proofErr w:type="gramEnd"/>
      <w:r w:rsidRPr="00E121F6">
        <w:rPr>
          <w:rFonts w:cs="Nirmala UI"/>
          <w:cs/>
          <w:lang w:bidi="hi-IN"/>
        </w:rPr>
        <w:t xml:space="preserve"> </w:t>
      </w:r>
      <w:r w:rsidRPr="00E121F6">
        <w:t>In the Technical Management process, it is particularly important to reliably identify the critical information and maintain the quality of service</w:t>
      </w:r>
      <w:r w:rsidRPr="00E121F6">
        <w:rPr>
          <w:rFonts w:cs="Nirmala UI"/>
          <w:cs/>
          <w:lang w:bidi="hi-IN"/>
        </w:rPr>
        <w:t xml:space="preserve">. </w:t>
      </w:r>
      <w:r w:rsidRPr="00E121F6">
        <w:t>Specifically, the risk management process and the quality assurance process are key to information security in the IoT service</w:t>
      </w:r>
      <w:r w:rsidRPr="00E121F6">
        <w:rPr>
          <w:rFonts w:cs="Nirmala UI"/>
          <w:cs/>
          <w:lang w:bidi="hi-IN"/>
        </w:rPr>
        <w:t xml:space="preserve">. </w:t>
      </w:r>
      <w:r w:rsidRPr="00E121F6">
        <w:t xml:space="preserve">Also, it is necessary to </w:t>
      </w:r>
      <w:r w:rsidRPr="00E121F6">
        <w:lastRenderedPageBreak/>
        <w:t>take measures such as vulnerability monitoring in the operation process and update the service in the maintenance process of the Technical process</w:t>
      </w:r>
      <w:r w:rsidRPr="00E121F6">
        <w:rPr>
          <w:rFonts w:cs="Nirmala UI"/>
          <w:cs/>
          <w:lang w:bidi="hi-IN"/>
        </w:rPr>
        <w:t>.</w:t>
      </w:r>
    </w:p>
    <w:p w14:paraId="7EF61A00" w14:textId="77777777" w:rsidR="00E121F6" w:rsidRPr="00E121F6" w:rsidRDefault="00E121F6" w:rsidP="00E121F6">
      <w:pPr>
        <w:rPr>
          <w:lang w:bidi="hi-IN"/>
        </w:rPr>
      </w:pPr>
      <w:r w:rsidRPr="00E121F6">
        <w:t>When the IoT system is replaced, the disposal process related to the system and system equipment becomes an important process in information security</w:t>
      </w:r>
      <w:r w:rsidRPr="00E121F6">
        <w:rPr>
          <w:rFonts w:cs="Nirmala UI"/>
          <w:cs/>
          <w:lang w:bidi="hi-IN"/>
        </w:rPr>
        <w:t>.</w:t>
      </w:r>
    </w:p>
    <w:p w14:paraId="425077BF" w14:textId="77777777" w:rsidR="00E121F6" w:rsidRPr="00E121F6" w:rsidRDefault="00E121F6" w:rsidP="00E121F6">
      <w:r w:rsidRPr="00E121F6">
        <w:t>The IoT service is provided to IoT users through the supply process of the IoT service provider</w:t>
      </w:r>
      <w:r w:rsidRPr="00E121F6">
        <w:rPr>
          <w:rFonts w:cs="Nirmala UI"/>
          <w:cs/>
          <w:lang w:bidi="hi-IN"/>
        </w:rPr>
        <w:t xml:space="preserve">. </w:t>
      </w:r>
      <w:r w:rsidRPr="00E121F6">
        <w:t>In this process, information security specifications of the IoT service and updates are provided</w:t>
      </w:r>
      <w:r w:rsidRPr="00E121F6">
        <w:rPr>
          <w:rFonts w:cs="Nirmala UI"/>
          <w:cs/>
          <w:lang w:bidi="hi-IN"/>
        </w:rPr>
        <w:t>.</w:t>
      </w:r>
    </w:p>
    <w:p w14:paraId="240EBD12" w14:textId="77777777" w:rsidR="00E121F6" w:rsidRPr="00E121F6" w:rsidRDefault="00E121F6" w:rsidP="00E121F6">
      <w:r w:rsidRPr="00E121F6">
        <w:t>Based on the information disclosed in the supply process, IoT user selects an IoT service that meets the required specification</w:t>
      </w:r>
      <w:r w:rsidRPr="00E121F6">
        <w:rPr>
          <w:rFonts w:cs="Nirmala UI"/>
          <w:cs/>
          <w:lang w:bidi="hi-IN"/>
        </w:rPr>
        <w:t xml:space="preserve">. </w:t>
      </w:r>
      <w:r w:rsidRPr="00E121F6">
        <w:t>Information security related information is obtained and examined at this stage</w:t>
      </w:r>
      <w:r w:rsidRPr="00E121F6">
        <w:rPr>
          <w:rFonts w:cs="Nirmala UI"/>
          <w:cs/>
          <w:lang w:bidi="hi-IN"/>
        </w:rPr>
        <w:t xml:space="preserve">. </w:t>
      </w:r>
      <w:r w:rsidRPr="00E121F6">
        <w:t>Also, while using the IoT service, the IoT user applies the updates and uses other information provided by the IoT service provider to keep the level of information security</w:t>
      </w:r>
      <w:r w:rsidRPr="00E121F6">
        <w:rPr>
          <w:rFonts w:cs="Nirmala UI"/>
          <w:cs/>
          <w:lang w:bidi="hi-IN"/>
        </w:rPr>
        <w:t>.</w:t>
      </w:r>
    </w:p>
    <w:p w14:paraId="6478177B" w14:textId="77777777" w:rsidR="00E121F6" w:rsidRPr="00E121F6" w:rsidRDefault="00E121F6" w:rsidP="00E121F6">
      <w:pPr>
        <w:keepNext/>
        <w:keepLines/>
        <w:numPr>
          <w:ilvl w:val="0"/>
          <w:numId w:val="26"/>
        </w:numPr>
        <w:tabs>
          <w:tab w:val="left" w:pos="794"/>
          <w:tab w:val="left" w:pos="1191"/>
          <w:tab w:val="left" w:pos="1588"/>
          <w:tab w:val="left" w:pos="1985"/>
        </w:tabs>
        <w:overflowPunct w:val="0"/>
        <w:autoSpaceDE w:val="0"/>
        <w:autoSpaceDN w:val="0"/>
        <w:adjustRightInd w:val="0"/>
        <w:spacing w:before="360"/>
        <w:ind w:left="709" w:hanging="709"/>
        <w:textAlignment w:val="baseline"/>
        <w:outlineLvl w:val="0"/>
        <w:rPr>
          <w:rFonts w:eastAsia="Times New Roman"/>
          <w:b/>
          <w:lang w:eastAsia="en-US"/>
        </w:rPr>
      </w:pPr>
      <w:bookmarkStart w:id="30" w:name="_Toc49853654"/>
      <w:r w:rsidRPr="00E121F6">
        <w:rPr>
          <w:rFonts w:eastAsia="Times New Roman" w:hint="eastAsia"/>
          <w:b/>
          <w:lang w:eastAsia="en-US"/>
        </w:rPr>
        <w:t>Security</w:t>
      </w:r>
      <w:r w:rsidRPr="00E121F6">
        <w:rPr>
          <w:rFonts w:eastAsia="Times New Roman" w:cs="Nirmala UI"/>
          <w:b/>
          <w:bCs/>
          <w:cs/>
          <w:lang w:eastAsia="en-US" w:bidi="hi-IN"/>
        </w:rPr>
        <w:t xml:space="preserve"> </w:t>
      </w:r>
      <w:r w:rsidRPr="00E121F6">
        <w:rPr>
          <w:rFonts w:eastAsia="Times New Roman" w:hint="eastAsia"/>
          <w:b/>
          <w:lang w:eastAsia="en-US"/>
        </w:rPr>
        <w:t>Controls</w:t>
      </w:r>
      <w:bookmarkEnd w:id="30"/>
    </w:p>
    <w:p w14:paraId="6E29AF82"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160"/>
        <w:ind w:left="794" w:hanging="794"/>
        <w:textAlignment w:val="baseline"/>
        <w:outlineLvl w:val="2"/>
        <w:rPr>
          <w:rFonts w:ascii="Cambria,Italic" w:eastAsia="Times New Roman" w:hAnsi="Cambria,Italic"/>
          <w:b/>
          <w:szCs w:val="22"/>
          <w:lang w:val="en-CA" w:eastAsia="en-US"/>
        </w:rPr>
      </w:pPr>
      <w:bookmarkStart w:id="31" w:name="_Toc49853655"/>
      <w:r w:rsidRPr="00E121F6">
        <w:rPr>
          <w:rFonts w:ascii="Cambria,Italic" w:eastAsia="Times New Roman" w:hAnsi="Cambria,Italic"/>
          <w:b/>
          <w:szCs w:val="22"/>
          <w:lang w:val="en-CA" w:eastAsia="en-US"/>
        </w:rPr>
        <w:t>7</w:t>
      </w:r>
      <w:r w:rsidRPr="00E121F6">
        <w:rPr>
          <w:rFonts w:ascii="Cambria,Italic" w:eastAsia="Times New Roman" w:hAnsi="Cambria,Italic" w:cs="Nirmala UI"/>
          <w:b/>
          <w:bCs/>
          <w:cs/>
          <w:lang w:val="en-CA" w:eastAsia="en-US" w:bidi="hi-IN"/>
        </w:rPr>
        <w:t>.</w:t>
      </w:r>
      <w:r w:rsidRPr="00E121F6">
        <w:rPr>
          <w:rFonts w:ascii="Cambria,Italic" w:eastAsia="Times New Roman" w:hAnsi="Cambria,Italic"/>
          <w:b/>
          <w:szCs w:val="22"/>
          <w:lang w:val="en-CA" w:eastAsia="en-US"/>
        </w:rPr>
        <w:t>1</w:t>
      </w:r>
      <w:r w:rsidRPr="00E121F6">
        <w:rPr>
          <w:rFonts w:ascii="Cambria,Italic" w:eastAsia="Times New Roman" w:hAnsi="Cambria,Italic"/>
          <w:b/>
          <w:szCs w:val="22"/>
          <w:lang w:val="en-CA" w:eastAsia="en-US"/>
        </w:rPr>
        <w:tab/>
        <w:t>Security controls for IoT service developer and IoT service provider</w:t>
      </w:r>
      <w:bookmarkEnd w:id="31"/>
    </w:p>
    <w:p w14:paraId="503F08A9"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b/>
          <w:szCs w:val="20"/>
          <w:lang w:val="en-CA" w:eastAsia="en-US"/>
        </w:rPr>
        <w:tab/>
        <w:t>Policy for IoT security</w:t>
      </w:r>
    </w:p>
    <w:p w14:paraId="1D3C0DBE" w14:textId="77777777" w:rsidR="00E121F6" w:rsidRPr="00E121F6" w:rsidRDefault="00E121F6" w:rsidP="00E121F6">
      <w:pPr>
        <w:rPr>
          <w:u w:val="single"/>
          <w:lang w:val="en-CA"/>
        </w:rPr>
      </w:pPr>
      <w:r w:rsidRPr="00E121F6">
        <w:rPr>
          <w:u w:val="single"/>
          <w:lang w:val="en-CA"/>
        </w:rPr>
        <w:t>Control</w:t>
      </w:r>
    </w:p>
    <w:p w14:paraId="23E7FD67" w14:textId="77777777" w:rsidR="00E121F6" w:rsidRPr="00E121F6" w:rsidRDefault="00E121F6" w:rsidP="00E121F6">
      <w:pPr>
        <w:rPr>
          <w:lang w:val="en-CA"/>
        </w:rPr>
      </w:pPr>
      <w:r w:rsidRPr="00E121F6">
        <w:rPr>
          <w:lang w:val="en-CA"/>
        </w:rPr>
        <w:t>Policy for IoT security should be defined, approved by management, published, communicated to employees and relevant external parties and reviewed at planned intervals or if significant changes occur</w:t>
      </w:r>
      <w:r w:rsidRPr="00E121F6">
        <w:rPr>
          <w:rFonts w:cs="Nirmala UI"/>
          <w:cs/>
          <w:lang w:val="en-CA" w:bidi="hi-IN"/>
        </w:rPr>
        <w:t>.</w:t>
      </w:r>
    </w:p>
    <w:p w14:paraId="15F127EB" w14:textId="77777777" w:rsidR="00E121F6" w:rsidRPr="00E121F6" w:rsidRDefault="00E121F6" w:rsidP="00E121F6">
      <w:pPr>
        <w:spacing w:after="120"/>
        <w:rPr>
          <w:u w:val="single"/>
          <w:lang w:val="en-CA"/>
        </w:rPr>
      </w:pPr>
      <w:r w:rsidRPr="00E121F6">
        <w:rPr>
          <w:u w:val="single"/>
          <w:lang w:val="en-CA"/>
        </w:rPr>
        <w:t>Purpose</w:t>
      </w:r>
    </w:p>
    <w:p w14:paraId="5F95317E" w14:textId="77777777" w:rsidR="00E121F6" w:rsidRPr="00E121F6" w:rsidRDefault="00E121F6" w:rsidP="00E121F6">
      <w:pPr>
        <w:rPr>
          <w:lang w:val="en-CA"/>
        </w:rPr>
      </w:pPr>
      <w:r w:rsidRPr="00E121F6">
        <w:rPr>
          <w:lang w:val="en-CA"/>
        </w:rPr>
        <w:t>To provide management direction and support for IoT security in accordance with business requirements, expectations of stakeholders and relevant laws and regulations in the risk environments</w:t>
      </w:r>
      <w:r w:rsidRPr="00E121F6">
        <w:rPr>
          <w:rFonts w:cs="Nirmala UI"/>
          <w:cs/>
          <w:lang w:val="en-CA" w:bidi="hi-IN"/>
        </w:rPr>
        <w:t>.</w:t>
      </w:r>
    </w:p>
    <w:p w14:paraId="7998A7C8" w14:textId="77777777" w:rsidR="00E121F6" w:rsidRPr="00E121F6" w:rsidRDefault="00E121F6" w:rsidP="00E121F6">
      <w:pPr>
        <w:spacing w:after="120"/>
        <w:rPr>
          <w:u w:val="single"/>
          <w:lang w:val="en-CA"/>
        </w:rPr>
      </w:pPr>
      <w:r w:rsidRPr="00E121F6">
        <w:rPr>
          <w:u w:val="single"/>
          <w:lang w:val="en-CA"/>
        </w:rPr>
        <w:t>Guidance</w:t>
      </w:r>
    </w:p>
    <w:p w14:paraId="70698AE8" w14:textId="32C5010F" w:rsidR="00E121F6" w:rsidRPr="00E121F6" w:rsidRDefault="00E121F6" w:rsidP="00E121F6">
      <w:pPr>
        <w:rPr>
          <w:lang w:val="en-CA" w:bidi="hi-IN"/>
        </w:rPr>
      </w:pPr>
      <w:r w:rsidRPr="00E121F6">
        <w:rPr>
          <w:lang w:val="en-CA"/>
        </w:rPr>
        <w:t>The IoT service provider or the IoT service developer should define its policy for IoT security demonstrating management commitment to IoT security</w:t>
      </w:r>
      <w:r w:rsidRPr="00E121F6">
        <w:rPr>
          <w:rFonts w:cs="Nirmala UI"/>
          <w:cs/>
          <w:lang w:val="en-CA" w:bidi="hi-IN"/>
        </w:rPr>
        <w:t>.</w:t>
      </w:r>
    </w:p>
    <w:p w14:paraId="1C02CBD0" w14:textId="77777777" w:rsidR="00E121F6" w:rsidRPr="00E121F6" w:rsidRDefault="00E121F6" w:rsidP="00E121F6">
      <w:pPr>
        <w:rPr>
          <w:lang w:val="en-CA"/>
        </w:rPr>
      </w:pPr>
      <w:r w:rsidRPr="00E121F6">
        <w:rPr>
          <w:lang w:val="en-CA"/>
        </w:rPr>
        <w:t>The policy for IoT security should address requirements identified through understanding</w:t>
      </w:r>
      <w:r w:rsidRPr="00E121F6">
        <w:rPr>
          <w:rFonts w:cs="Nirmala UI"/>
          <w:cs/>
          <w:lang w:val="en-CA" w:bidi="hi-IN"/>
        </w:rPr>
        <w:t>:</w:t>
      </w:r>
    </w:p>
    <w:p w14:paraId="3251A2D6"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organizational responsibilities in the provision of IoT services;</w:t>
      </w:r>
    </w:p>
    <w:p w14:paraId="00E0AF08"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internal and external stakeholders and their expectations;</w:t>
      </w:r>
    </w:p>
    <w:p w14:paraId="46A77DBA" w14:textId="77777777" w:rsidR="00E121F6" w:rsidRPr="00E121F6" w:rsidRDefault="00E121F6" w:rsidP="00E121F6">
      <w:pPr>
        <w:ind w:leftChars="100" w:left="240"/>
        <w:rPr>
          <w:lang w:val="en-CA"/>
        </w:rPr>
      </w:pPr>
      <w:r w:rsidRPr="00E121F6">
        <w:rPr>
          <w:lang w:val="en-CA"/>
        </w:rPr>
        <w:t>c</w:t>
      </w:r>
      <w:r w:rsidRPr="00E121F6">
        <w:rPr>
          <w:rFonts w:cs="Nirmala UI"/>
          <w:cs/>
          <w:lang w:val="en-CA" w:bidi="hi-IN"/>
        </w:rPr>
        <w:t xml:space="preserve">) </w:t>
      </w:r>
      <w:r w:rsidRPr="00E121F6">
        <w:rPr>
          <w:lang w:val="en-CA"/>
        </w:rPr>
        <w:t>relevant laws and regulations; and</w:t>
      </w:r>
    </w:p>
    <w:p w14:paraId="228F2EC7" w14:textId="77777777" w:rsidR="00E121F6" w:rsidRPr="00E121F6" w:rsidRDefault="00E121F6" w:rsidP="00E121F6">
      <w:pPr>
        <w:ind w:leftChars="100" w:left="240"/>
        <w:rPr>
          <w:lang w:val="en-CA"/>
        </w:rPr>
      </w:pPr>
      <w:r w:rsidRPr="00E121F6">
        <w:rPr>
          <w:lang w:val="en-CA"/>
        </w:rPr>
        <w:t>d</w:t>
      </w:r>
      <w:r w:rsidRPr="00E121F6">
        <w:rPr>
          <w:rFonts w:cs="Nirmala UI"/>
          <w:cs/>
          <w:lang w:val="en-CA" w:bidi="hi-IN"/>
        </w:rPr>
        <w:t xml:space="preserve">) </w:t>
      </w:r>
      <w:r w:rsidRPr="00E121F6">
        <w:rPr>
          <w:lang w:val="en-CA"/>
        </w:rPr>
        <w:t>risk environments</w:t>
      </w:r>
      <w:r w:rsidRPr="00E121F6">
        <w:rPr>
          <w:rFonts w:cs="Nirmala UI"/>
          <w:cs/>
          <w:lang w:val="en-CA" w:bidi="hi-IN"/>
        </w:rPr>
        <w:t>.</w:t>
      </w:r>
    </w:p>
    <w:p w14:paraId="6A023DF0" w14:textId="77777777" w:rsidR="00E121F6" w:rsidRPr="00E121F6" w:rsidRDefault="00E121F6" w:rsidP="00E121F6">
      <w:pPr>
        <w:rPr>
          <w:lang w:val="en-CA"/>
        </w:rPr>
      </w:pPr>
      <w:r w:rsidRPr="00E121F6">
        <w:rPr>
          <w:lang w:val="en-CA"/>
        </w:rPr>
        <w:t>The policy for IoT security should contain statements regarding</w:t>
      </w:r>
      <w:r w:rsidRPr="00E121F6">
        <w:rPr>
          <w:rFonts w:cs="Nirmala UI"/>
          <w:cs/>
          <w:lang w:val="en-CA" w:bidi="hi-IN"/>
        </w:rPr>
        <w:t>:</w:t>
      </w:r>
    </w:p>
    <w:p w14:paraId="730F227C" w14:textId="77777777" w:rsidR="00E121F6" w:rsidRPr="00E121F6" w:rsidRDefault="00E121F6" w:rsidP="00E121F6">
      <w:pPr>
        <w:ind w:leftChars="100" w:left="240"/>
        <w:rPr>
          <w:lang w:val="en-CA"/>
        </w:rPr>
      </w:pPr>
      <w:r w:rsidRPr="00E121F6">
        <w:rPr>
          <w:lang w:val="en-CA"/>
        </w:rPr>
        <w:t>e</w:t>
      </w:r>
      <w:r w:rsidRPr="00E121F6">
        <w:rPr>
          <w:rFonts w:cs="Nirmala UI"/>
          <w:cs/>
          <w:lang w:val="en-CA" w:bidi="hi-IN"/>
        </w:rPr>
        <w:t xml:space="preserve">) </w:t>
      </w:r>
      <w:r w:rsidRPr="00E121F6">
        <w:rPr>
          <w:lang w:val="en-CA"/>
        </w:rPr>
        <w:t>definition of IoT security;</w:t>
      </w:r>
    </w:p>
    <w:p w14:paraId="26AAEA61" w14:textId="77777777" w:rsidR="00E121F6" w:rsidRPr="00E121F6" w:rsidRDefault="00E121F6" w:rsidP="00E121F6">
      <w:pPr>
        <w:ind w:leftChars="100" w:left="240"/>
        <w:rPr>
          <w:lang w:val="en-CA"/>
        </w:rPr>
      </w:pPr>
      <w:r w:rsidRPr="00E121F6">
        <w:rPr>
          <w:lang w:val="en-CA"/>
        </w:rPr>
        <w:t>f</w:t>
      </w:r>
      <w:r w:rsidRPr="00E121F6">
        <w:rPr>
          <w:rFonts w:cs="Nirmala UI"/>
          <w:cs/>
          <w:lang w:val="en-CA" w:bidi="hi-IN"/>
        </w:rPr>
        <w:t xml:space="preserve">) </w:t>
      </w:r>
      <w:r w:rsidRPr="00E121F6">
        <w:rPr>
          <w:lang w:val="en-CA"/>
        </w:rPr>
        <w:t>organizational objectives of IoT security;</w:t>
      </w:r>
    </w:p>
    <w:p w14:paraId="05EE647B" w14:textId="77777777" w:rsidR="00E121F6" w:rsidRPr="00E121F6" w:rsidRDefault="00E121F6" w:rsidP="00E121F6">
      <w:pPr>
        <w:ind w:leftChars="100" w:left="240"/>
        <w:rPr>
          <w:lang w:val="en-CA"/>
        </w:rPr>
      </w:pPr>
      <w:r w:rsidRPr="00E121F6">
        <w:rPr>
          <w:lang w:val="en-CA"/>
        </w:rPr>
        <w:t>g</w:t>
      </w:r>
      <w:r w:rsidRPr="00E121F6">
        <w:rPr>
          <w:rFonts w:cs="Nirmala UI"/>
          <w:cs/>
          <w:lang w:val="en-CA" w:bidi="hi-IN"/>
        </w:rPr>
        <w:t xml:space="preserve">) </w:t>
      </w:r>
      <w:r w:rsidRPr="00E121F6">
        <w:rPr>
          <w:lang w:val="en-CA"/>
        </w:rPr>
        <w:t xml:space="preserve">roles and responsibilities for IoT security within the organization </w:t>
      </w:r>
      <w:r w:rsidRPr="00E121F6">
        <w:rPr>
          <w:rFonts w:cs="Nirmala UI"/>
          <w:cs/>
          <w:lang w:val="en-CA" w:bidi="hi-IN"/>
        </w:rPr>
        <w:t>(</w:t>
      </w:r>
      <w:r w:rsidRPr="00E121F6">
        <w:rPr>
          <w:lang w:val="en-CA"/>
        </w:rPr>
        <w:t>see</w:t>
      </w:r>
      <w:r w:rsidRPr="00E121F6">
        <w:rPr>
          <w:rFonts w:cs="Nirmala UI"/>
          <w:cs/>
          <w:lang w:val="en-CA" w:bidi="hi-IN"/>
        </w:rPr>
        <w:t xml:space="preserve"> </w:t>
      </w:r>
      <w:r w:rsidRPr="00E121F6">
        <w:rPr>
          <w:lang w:val="en-CA"/>
        </w:rPr>
        <w:t>6</w:t>
      </w:r>
      <w:r w:rsidRPr="00E121F6">
        <w:rPr>
          <w:rFonts w:cs="Nirmala UI"/>
          <w:cs/>
          <w:lang w:val="en-CA" w:bidi="hi-IN"/>
        </w:rPr>
        <w:t>.</w:t>
      </w:r>
      <w:r w:rsidRPr="00E121F6">
        <w:rPr>
          <w:lang w:val="en-CA"/>
        </w:rPr>
        <w:t>2</w:t>
      </w:r>
      <w:r w:rsidRPr="00E121F6">
        <w:rPr>
          <w:rFonts w:cs="Nirmala UI"/>
          <w:cs/>
          <w:lang w:val="en-CA" w:bidi="hi-IN"/>
        </w:rPr>
        <w:t>).</w:t>
      </w:r>
    </w:p>
    <w:p w14:paraId="259182F9" w14:textId="3E51FED8" w:rsidR="00E121F6" w:rsidRPr="00E121F6" w:rsidRDefault="00E121F6" w:rsidP="00E121F6">
      <w:pPr>
        <w:rPr>
          <w:rFonts w:eastAsia="MS Mincho"/>
          <w:lang w:val="en-CA"/>
        </w:rPr>
      </w:pPr>
      <w:r w:rsidRPr="00E121F6">
        <w:rPr>
          <w:lang w:val="en-CA"/>
        </w:rPr>
        <w:t>The policy for IoT security should address</w:t>
      </w:r>
      <w:r w:rsidRPr="00E121F6">
        <w:rPr>
          <w:rFonts w:cs="Nirmala UI"/>
          <w:cs/>
          <w:lang w:val="en-CA" w:bidi="hi-IN"/>
        </w:rPr>
        <w:t xml:space="preserve"> </w:t>
      </w:r>
      <w:r w:rsidRPr="00E121F6">
        <w:rPr>
          <w:lang w:val="en-CA"/>
        </w:rPr>
        <w:t>device security, vulnerabilities disclosure as well addressing and software</w:t>
      </w:r>
      <w:r w:rsidRPr="00E121F6">
        <w:rPr>
          <w:rFonts w:cs="Nirmala UI"/>
          <w:cs/>
          <w:lang w:val="en-CA" w:bidi="hi-IN"/>
        </w:rPr>
        <w:t>/</w:t>
      </w:r>
      <w:r w:rsidRPr="00E121F6">
        <w:rPr>
          <w:lang w:val="en-CA"/>
        </w:rPr>
        <w:t>firmware</w:t>
      </w:r>
      <w:r w:rsidRPr="00E121F6">
        <w:rPr>
          <w:rFonts w:cs="Nirmala UI"/>
          <w:cs/>
          <w:lang w:val="en-CA" w:bidi="hi-IN"/>
        </w:rPr>
        <w:t xml:space="preserve"> </w:t>
      </w:r>
      <w:r w:rsidRPr="00E121F6">
        <w:rPr>
          <w:lang w:val="en-CA"/>
        </w:rPr>
        <w:t>updates for the complete lifecycle of the IoT devices</w:t>
      </w:r>
      <w:r w:rsidRPr="00E121F6">
        <w:rPr>
          <w:rFonts w:cs="Nirmala UI"/>
          <w:cs/>
          <w:lang w:val="en-CA" w:bidi="hi-IN"/>
        </w:rPr>
        <w:t xml:space="preserve">. </w:t>
      </w:r>
      <w:r w:rsidRPr="00E121F6">
        <w:rPr>
          <w:lang w:val="en-CA"/>
        </w:rPr>
        <w:t>In addition to this</w:t>
      </w:r>
      <w:r w:rsidR="003D4F70">
        <w:rPr>
          <w:lang w:val="en-CA"/>
        </w:rPr>
        <w:t>,</w:t>
      </w:r>
      <w:r w:rsidRPr="00E121F6">
        <w:rPr>
          <w:lang w:val="en-CA"/>
        </w:rPr>
        <w:t xml:space="preserve"> information security and other aspects which include quality of the IoT service relevant to </w:t>
      </w:r>
      <w:r w:rsidRPr="00E121F6">
        <w:rPr>
          <w:lang w:val="en-CA"/>
        </w:rPr>
        <w:lastRenderedPageBreak/>
        <w:t>IoT security</w:t>
      </w:r>
      <w:r w:rsidR="003D4F70">
        <w:rPr>
          <w:lang w:val="en-CA"/>
        </w:rPr>
        <w:t xml:space="preserve"> should be also addressed.</w:t>
      </w:r>
      <w:r w:rsidRPr="00E121F6">
        <w:rPr>
          <w:rFonts w:cs="Nirmala UI"/>
          <w:cs/>
          <w:lang w:val="en-CA" w:bidi="hi-IN"/>
        </w:rPr>
        <w:t xml:space="preserve"> </w:t>
      </w:r>
      <w:r w:rsidRPr="00E121F6">
        <w:rPr>
          <w:lang w:val="en-CA"/>
        </w:rPr>
        <w:t>The policy for IoT security should also consider the consequences of incidents that affect safety of the internal and external stakeholders</w:t>
      </w:r>
      <w:r w:rsidRPr="00E121F6">
        <w:rPr>
          <w:rFonts w:cs="Nirmala UI"/>
          <w:cs/>
          <w:lang w:val="en-CA" w:bidi="hi-IN"/>
        </w:rPr>
        <w:t>.</w:t>
      </w:r>
    </w:p>
    <w:p w14:paraId="5A5A5E73"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709" w:hanging="709"/>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w:t>
      </w:r>
      <w:r w:rsidRPr="00E121F6">
        <w:rPr>
          <w:rFonts w:eastAsia="Times New Roman"/>
          <w:b/>
          <w:szCs w:val="20"/>
          <w:lang w:val="en-CA" w:eastAsia="en-US"/>
        </w:rPr>
        <w:tab/>
        <w:t>Organization of IoT security</w:t>
      </w:r>
    </w:p>
    <w:p w14:paraId="57E6535E" w14:textId="77777777" w:rsidR="00E121F6" w:rsidRPr="00E121F6" w:rsidRDefault="00E121F6" w:rsidP="00E121F6">
      <w:pPr>
        <w:rPr>
          <w:u w:val="single"/>
          <w:lang w:val="en-CA"/>
        </w:rPr>
      </w:pPr>
      <w:r w:rsidRPr="00E121F6">
        <w:rPr>
          <w:u w:val="single"/>
          <w:lang w:val="en-CA"/>
        </w:rPr>
        <w:t>Control</w:t>
      </w:r>
    </w:p>
    <w:p w14:paraId="3A192513" w14:textId="77777777" w:rsidR="00E121F6" w:rsidRPr="00E121F6" w:rsidRDefault="00E121F6" w:rsidP="00E121F6">
      <w:pPr>
        <w:rPr>
          <w:lang w:val="en-CA"/>
        </w:rPr>
      </w:pPr>
      <w:r w:rsidRPr="00E121F6">
        <w:rPr>
          <w:lang w:val="en-CA"/>
        </w:rPr>
        <w:t>Roles and responsibilities for security of IoT should be defined and allocated</w:t>
      </w:r>
      <w:r w:rsidRPr="00E121F6">
        <w:rPr>
          <w:rFonts w:cs="Nirmala UI"/>
          <w:cs/>
          <w:lang w:val="en-CA" w:bidi="hi-IN"/>
        </w:rPr>
        <w:t>.</w:t>
      </w:r>
    </w:p>
    <w:p w14:paraId="71B02144" w14:textId="77777777" w:rsidR="00E121F6" w:rsidRPr="00E121F6" w:rsidRDefault="00E121F6" w:rsidP="00E121F6">
      <w:pPr>
        <w:spacing w:after="120"/>
        <w:rPr>
          <w:u w:val="single"/>
          <w:lang w:val="en-CA"/>
        </w:rPr>
      </w:pPr>
      <w:r w:rsidRPr="00E121F6">
        <w:rPr>
          <w:u w:val="single"/>
          <w:lang w:val="en-CA"/>
        </w:rPr>
        <w:t>Purpose</w:t>
      </w:r>
    </w:p>
    <w:p w14:paraId="0CF925F7" w14:textId="77777777" w:rsidR="00E121F6" w:rsidRPr="00E121F6" w:rsidRDefault="00E121F6" w:rsidP="00E121F6">
      <w:pPr>
        <w:rPr>
          <w:lang w:val="en-CA"/>
        </w:rPr>
      </w:pPr>
      <w:r w:rsidRPr="00E121F6">
        <w:rPr>
          <w:lang w:val="en-CA"/>
        </w:rPr>
        <w:t>To establish a management framework to initiate and control the implementation and operation of IoT security within the IoT service provider or the IoT service developer</w:t>
      </w:r>
      <w:r w:rsidRPr="00E121F6">
        <w:rPr>
          <w:rFonts w:cs="Nirmala UI"/>
          <w:cs/>
          <w:lang w:val="en-CA" w:bidi="hi-IN"/>
        </w:rPr>
        <w:t>.</w:t>
      </w:r>
    </w:p>
    <w:p w14:paraId="4D323CBC" w14:textId="77777777" w:rsidR="00E121F6" w:rsidRPr="00E121F6" w:rsidRDefault="00E121F6" w:rsidP="00E121F6">
      <w:pPr>
        <w:spacing w:after="120"/>
        <w:rPr>
          <w:u w:val="single"/>
          <w:lang w:val="en-CA"/>
        </w:rPr>
      </w:pPr>
      <w:r w:rsidRPr="00E121F6">
        <w:rPr>
          <w:u w:val="single"/>
          <w:lang w:val="en-CA"/>
        </w:rPr>
        <w:t>Guidance</w:t>
      </w:r>
    </w:p>
    <w:p w14:paraId="1B50E77E" w14:textId="77777777" w:rsidR="00E121F6" w:rsidRPr="00E121F6" w:rsidRDefault="00E121F6" w:rsidP="00E121F6">
      <w:pPr>
        <w:rPr>
          <w:lang w:val="en-CA"/>
        </w:rPr>
      </w:pPr>
      <w:r w:rsidRPr="00E121F6">
        <w:rPr>
          <w:lang w:val="en-CA"/>
        </w:rPr>
        <w:t>Allocation of roles and responsibilities for security of IoT should be done in accordance with the policy for IoT security</w:t>
      </w:r>
      <w:r w:rsidRPr="00E121F6">
        <w:rPr>
          <w:rFonts w:cs="Nirmala UI"/>
          <w:cs/>
          <w:lang w:val="en-CA" w:bidi="hi-IN"/>
        </w:rPr>
        <w:t>.</w:t>
      </w:r>
    </w:p>
    <w:p w14:paraId="09CD9588" w14:textId="77777777" w:rsidR="00E121F6" w:rsidRPr="00E121F6" w:rsidRDefault="00E121F6" w:rsidP="00E121F6">
      <w:pPr>
        <w:rPr>
          <w:lang w:val="en-CA"/>
        </w:rPr>
      </w:pPr>
      <w:r w:rsidRPr="00E121F6">
        <w:rPr>
          <w:lang w:val="en-CA"/>
        </w:rPr>
        <w:t>Sub</w:t>
      </w:r>
      <w:r w:rsidRPr="00E121F6">
        <w:rPr>
          <w:rFonts w:cs="Nirmala UI"/>
          <w:cs/>
          <w:lang w:val="en-CA" w:bidi="hi-IN"/>
        </w:rPr>
        <w:t>-</w:t>
      </w:r>
      <w:r w:rsidRPr="00E121F6">
        <w:rPr>
          <w:lang w:val="en-CA"/>
        </w:rPr>
        <w:t>roles of IoT service provider and IoT service developer should be allocated with IoT security roles and responsibilities</w:t>
      </w:r>
      <w:r w:rsidRPr="00E121F6">
        <w:rPr>
          <w:rFonts w:cs="Nirmala UI"/>
          <w:cs/>
          <w:lang w:val="en-CA" w:bidi="hi-IN"/>
        </w:rPr>
        <w:t>.</w:t>
      </w:r>
    </w:p>
    <w:p w14:paraId="2EEE4432" w14:textId="77777777" w:rsidR="00E121F6" w:rsidRPr="00E121F6" w:rsidRDefault="00E121F6" w:rsidP="00E121F6">
      <w:pPr>
        <w:rPr>
          <w:lang w:val="en-CA"/>
        </w:rPr>
      </w:pPr>
      <w:r w:rsidRPr="00E121F6">
        <w:rPr>
          <w:lang w:val="en-CA"/>
        </w:rPr>
        <w:t>The IoT security roles and responsibilities should include but not limited to those for</w:t>
      </w:r>
      <w:r w:rsidRPr="00E121F6">
        <w:rPr>
          <w:rFonts w:cs="Nirmala UI"/>
          <w:cs/>
          <w:lang w:val="en-CA" w:bidi="hi-IN"/>
        </w:rPr>
        <w:t>:</w:t>
      </w:r>
    </w:p>
    <w:p w14:paraId="05BAF813"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risk management activities;</w:t>
      </w:r>
    </w:p>
    <w:p w14:paraId="70CBB66F"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designing security measures for the IoT systems, devices and services;</w:t>
      </w:r>
    </w:p>
    <w:p w14:paraId="5222AFBE" w14:textId="77777777" w:rsidR="00E121F6" w:rsidRPr="00E121F6" w:rsidRDefault="00E121F6" w:rsidP="00E121F6">
      <w:pPr>
        <w:ind w:leftChars="100" w:left="240"/>
        <w:rPr>
          <w:lang w:val="en-CA"/>
        </w:rPr>
      </w:pPr>
      <w:r w:rsidRPr="00E121F6">
        <w:rPr>
          <w:lang w:val="en-CA"/>
        </w:rPr>
        <w:t>c</w:t>
      </w:r>
      <w:r w:rsidRPr="00E121F6">
        <w:rPr>
          <w:rFonts w:cs="Nirmala UI"/>
          <w:cs/>
          <w:lang w:val="en-CA" w:bidi="hi-IN"/>
        </w:rPr>
        <w:t xml:space="preserve">) </w:t>
      </w:r>
      <w:r w:rsidRPr="00E121F6">
        <w:rPr>
          <w:lang w:val="en-CA"/>
        </w:rPr>
        <w:t>implementing and operating the security measures in the development and operation of the IoT systems, devices and services;</w:t>
      </w:r>
    </w:p>
    <w:p w14:paraId="17BCE9C3" w14:textId="4E38F0AF" w:rsidR="00E121F6" w:rsidRPr="00E121F6" w:rsidRDefault="00E121F6" w:rsidP="00E121F6">
      <w:pPr>
        <w:ind w:leftChars="100" w:left="240"/>
        <w:rPr>
          <w:lang w:val="en-CA"/>
        </w:rPr>
      </w:pPr>
      <w:r w:rsidRPr="00E121F6">
        <w:rPr>
          <w:lang w:val="en-CA"/>
        </w:rPr>
        <w:t>d</w:t>
      </w:r>
      <w:r w:rsidRPr="00E121F6">
        <w:rPr>
          <w:rFonts w:cs="Nirmala UI"/>
          <w:cs/>
          <w:lang w:val="en-CA" w:bidi="hi-IN"/>
        </w:rPr>
        <w:t xml:space="preserve">) </w:t>
      </w:r>
      <w:r w:rsidRPr="00E121F6">
        <w:rPr>
          <w:lang w:val="en-CA"/>
        </w:rPr>
        <w:t>managing secure supply chain and supplier relationships</w:t>
      </w:r>
      <w:r w:rsidR="009B3486">
        <w:rPr>
          <w:lang w:val="en-CA"/>
        </w:rPr>
        <w:t>;</w:t>
      </w:r>
    </w:p>
    <w:p w14:paraId="45609A3B" w14:textId="479ECF7E" w:rsidR="00E121F6" w:rsidRPr="00E121F6" w:rsidRDefault="00E121F6" w:rsidP="00E121F6">
      <w:pPr>
        <w:ind w:leftChars="100" w:left="240"/>
        <w:rPr>
          <w:lang w:val="en-CA"/>
        </w:rPr>
      </w:pPr>
      <w:r w:rsidRPr="00E121F6">
        <w:rPr>
          <w:lang w:val="en-CA"/>
        </w:rPr>
        <w:t>e</w:t>
      </w:r>
      <w:r w:rsidRPr="00E121F6">
        <w:rPr>
          <w:rFonts w:cs="Nirmala UI"/>
          <w:cs/>
          <w:lang w:val="en-CA" w:bidi="hi-IN"/>
        </w:rPr>
        <w:t xml:space="preserve">) </w:t>
      </w:r>
      <w:r w:rsidRPr="00E121F6">
        <w:rPr>
          <w:lang w:val="en-CA"/>
        </w:rPr>
        <w:t>awareness, education</w:t>
      </w:r>
      <w:r w:rsidR="009B3486">
        <w:rPr>
          <w:lang w:val="en-CA"/>
        </w:rPr>
        <w:t>,</w:t>
      </w:r>
      <w:r w:rsidRPr="00E121F6">
        <w:rPr>
          <w:lang w:val="en-CA"/>
        </w:rPr>
        <w:t xml:space="preserve"> training programs</w:t>
      </w:r>
      <w:r w:rsidR="009B3486">
        <w:rPr>
          <w:lang w:val="en-CA"/>
        </w:rPr>
        <w:t xml:space="preserve"> and</w:t>
      </w:r>
      <w:r w:rsidRPr="00E121F6">
        <w:rPr>
          <w:lang w:val="en-CA"/>
        </w:rPr>
        <w:t xml:space="preserve"> workshop; </w:t>
      </w:r>
    </w:p>
    <w:p w14:paraId="2609B2B6" w14:textId="0A153C01" w:rsidR="00E121F6" w:rsidRDefault="00E121F6" w:rsidP="00E121F6">
      <w:pPr>
        <w:ind w:leftChars="100" w:left="240"/>
        <w:rPr>
          <w:lang w:val="en-CA"/>
        </w:rPr>
      </w:pPr>
      <w:r w:rsidRPr="00E121F6">
        <w:rPr>
          <w:lang w:val="en-CA"/>
        </w:rPr>
        <w:t>f</w:t>
      </w:r>
      <w:r w:rsidRPr="00E121F6">
        <w:rPr>
          <w:rFonts w:cs="Nirmala UI"/>
          <w:cs/>
          <w:lang w:val="en-CA" w:bidi="hi-IN"/>
        </w:rPr>
        <w:t xml:space="preserve">) </w:t>
      </w:r>
      <w:r w:rsidRPr="00E121F6">
        <w:rPr>
          <w:lang w:val="en-CA"/>
        </w:rPr>
        <w:t>incident management program and</w:t>
      </w:r>
    </w:p>
    <w:p w14:paraId="6BABB98B" w14:textId="350E9A71" w:rsidR="009B3486" w:rsidRPr="00C63568" w:rsidRDefault="009B3486" w:rsidP="00E121F6">
      <w:pPr>
        <w:ind w:leftChars="100" w:left="240"/>
        <w:rPr>
          <w:rFonts w:eastAsia="MS Mincho" w:cs="Nirmala UI"/>
          <w:highlight w:val="cyan"/>
          <w:cs/>
          <w:lang w:val="en-CA" w:bidi="hi-IN"/>
        </w:rPr>
      </w:pPr>
      <w:r>
        <w:rPr>
          <w:rFonts w:eastAsia="MS Mincho" w:hint="eastAsia"/>
          <w:lang w:val="en-CA"/>
        </w:rPr>
        <w:t>g</w:t>
      </w:r>
      <w:r>
        <w:rPr>
          <w:rFonts w:eastAsia="MS Mincho"/>
          <w:lang w:val="en-CA"/>
        </w:rPr>
        <w:t>) IoT security research.</w:t>
      </w:r>
    </w:p>
    <w:p w14:paraId="3CD3A250" w14:textId="77777777" w:rsidR="00E121F6" w:rsidRPr="00E121F6" w:rsidRDefault="00E121F6" w:rsidP="00E121F6">
      <w:pPr>
        <w:rPr>
          <w:rFonts w:eastAsia="MS Mincho"/>
          <w:lang w:val="en-CA"/>
        </w:rPr>
      </w:pPr>
      <w:r w:rsidRPr="00E121F6">
        <w:rPr>
          <w:lang w:val="en-CA"/>
        </w:rPr>
        <w:t>Roles and responsibilities should be documented, disseminated within the organization and reviewed and updated as necessary</w:t>
      </w:r>
      <w:r w:rsidRPr="00E121F6">
        <w:rPr>
          <w:rFonts w:cs="Nirmala UI"/>
          <w:cs/>
          <w:lang w:val="en-CA" w:bidi="hi-IN"/>
        </w:rPr>
        <w:t>.</w:t>
      </w:r>
    </w:p>
    <w:p w14:paraId="1E06A5BD"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3</w:t>
      </w:r>
      <w:r w:rsidRPr="00E121F6">
        <w:rPr>
          <w:rFonts w:eastAsia="Times New Roman"/>
          <w:b/>
          <w:szCs w:val="20"/>
          <w:lang w:val="en-CA" w:eastAsia="en-US"/>
        </w:rPr>
        <w:tab/>
        <w:t>Asset management</w:t>
      </w:r>
    </w:p>
    <w:p w14:paraId="001112DD" w14:textId="77777777" w:rsidR="00E121F6" w:rsidRPr="00E121F6" w:rsidRDefault="00E121F6" w:rsidP="00E121F6">
      <w:pPr>
        <w:rPr>
          <w:u w:val="single"/>
          <w:lang w:val="en-CA"/>
        </w:rPr>
      </w:pPr>
      <w:r w:rsidRPr="00E121F6">
        <w:rPr>
          <w:u w:val="single"/>
          <w:lang w:val="en-CA"/>
        </w:rPr>
        <w:t>Control</w:t>
      </w:r>
    </w:p>
    <w:p w14:paraId="2A0D5B8A" w14:textId="77777777" w:rsidR="00E121F6" w:rsidRPr="00E121F6" w:rsidRDefault="00E121F6" w:rsidP="00E121F6">
      <w:r w:rsidRPr="00E121F6">
        <w:t>Information, IoT devices and systems and their functions and operations to be protected should be identified</w:t>
      </w:r>
      <w:r w:rsidRPr="00E121F6">
        <w:rPr>
          <w:rFonts w:cs="Nirmala UI"/>
          <w:cs/>
          <w:lang w:bidi="hi-IN"/>
        </w:rPr>
        <w:t>.</w:t>
      </w:r>
    </w:p>
    <w:p w14:paraId="5D7D79E6" w14:textId="77777777" w:rsidR="00E121F6" w:rsidRPr="00E121F6" w:rsidRDefault="00E121F6" w:rsidP="00E121F6">
      <w:pPr>
        <w:spacing w:after="120"/>
        <w:rPr>
          <w:u w:val="single"/>
          <w:lang w:val="en-CA"/>
        </w:rPr>
      </w:pPr>
      <w:r w:rsidRPr="00E121F6">
        <w:rPr>
          <w:rFonts w:hint="eastAsia"/>
          <w:u w:val="single"/>
          <w:lang w:val="en-CA"/>
        </w:rPr>
        <w:t>Purpose</w:t>
      </w:r>
    </w:p>
    <w:p w14:paraId="31BA5FF2" w14:textId="77777777" w:rsidR="00E121F6" w:rsidRPr="00E121F6" w:rsidRDefault="00E121F6" w:rsidP="00E121F6">
      <w:pPr>
        <w:rPr>
          <w:lang w:val="en-CA"/>
        </w:rPr>
      </w:pPr>
      <w:r w:rsidRPr="00E121F6">
        <w:rPr>
          <w:rFonts w:hint="eastAsia"/>
          <w:lang w:val="en-CA"/>
        </w:rPr>
        <w:t xml:space="preserve">To </w:t>
      </w:r>
      <w:r w:rsidRPr="00E121F6">
        <w:rPr>
          <w:lang w:val="en-CA"/>
        </w:rPr>
        <w:t>identify</w:t>
      </w:r>
      <w:r w:rsidRPr="00E121F6">
        <w:rPr>
          <w:rFonts w:hint="eastAsia"/>
          <w:lang w:val="en-CA"/>
        </w:rPr>
        <w:t xml:space="preserve"> assets of IoT devices and systems for designing appropriate protecting measures</w:t>
      </w:r>
    </w:p>
    <w:p w14:paraId="55FF9643" w14:textId="77777777" w:rsidR="00E121F6" w:rsidRPr="00E121F6" w:rsidRDefault="00E121F6" w:rsidP="00E121F6">
      <w:pPr>
        <w:spacing w:after="120"/>
        <w:rPr>
          <w:u w:val="single"/>
          <w:lang w:val="en-CA"/>
        </w:rPr>
      </w:pPr>
      <w:r w:rsidRPr="00E121F6">
        <w:rPr>
          <w:u w:val="single"/>
          <w:lang w:val="en-CA"/>
        </w:rPr>
        <w:t>Guidance</w:t>
      </w:r>
    </w:p>
    <w:p w14:paraId="49346FE4" w14:textId="0653114F" w:rsidR="00E121F6" w:rsidRPr="00E121F6" w:rsidRDefault="00E121F6" w:rsidP="00E121F6">
      <w:r w:rsidRPr="00E121F6">
        <w:t>IoT service providers need to identify the assets related to the life cycle of the IoT service and document their importance</w:t>
      </w:r>
      <w:r w:rsidRPr="00E121F6">
        <w:rPr>
          <w:rFonts w:cs="Nirmala UI"/>
          <w:cs/>
          <w:lang w:bidi="hi-IN"/>
        </w:rPr>
        <w:t xml:space="preserve">. </w:t>
      </w:r>
      <w:r w:rsidRPr="00E121F6">
        <w:t>The life cycle of the IoT service should include creation, processing, storage, transmission, deletion, destruction</w:t>
      </w:r>
      <w:r w:rsidRPr="00E121F6">
        <w:rPr>
          <w:rFonts w:cs="Nirmala UI"/>
          <w:cs/>
          <w:lang w:bidi="hi-IN"/>
        </w:rPr>
        <w:t xml:space="preserve">. </w:t>
      </w:r>
      <w:r w:rsidRPr="00E121F6">
        <w:t>Documents related to the identified assets should be saved in a dedicated or existing inventory as needed</w:t>
      </w:r>
      <w:r w:rsidRPr="00E121F6">
        <w:rPr>
          <w:rFonts w:cs="Nirmala UI"/>
          <w:cs/>
          <w:lang w:bidi="hi-IN"/>
        </w:rPr>
        <w:t>.</w:t>
      </w:r>
    </w:p>
    <w:p w14:paraId="7BB558B6" w14:textId="77777777" w:rsidR="00E121F6" w:rsidRPr="00E121F6" w:rsidRDefault="00E121F6" w:rsidP="00E121F6">
      <w:r w:rsidRPr="00E121F6">
        <w:t>Inventory of assets should be accurate, up to date, consistent</w:t>
      </w:r>
      <w:r w:rsidRPr="00E121F6">
        <w:rPr>
          <w:rFonts w:cs="Nirmala UI"/>
          <w:cs/>
          <w:lang w:bidi="hi-IN"/>
        </w:rPr>
        <w:t>.</w:t>
      </w:r>
    </w:p>
    <w:p w14:paraId="77194AFB" w14:textId="5AA18BED" w:rsidR="00E121F6" w:rsidRPr="00E121F6" w:rsidRDefault="00E121F6" w:rsidP="00E121F6">
      <w:r w:rsidRPr="00E121F6">
        <w:rPr>
          <w:rFonts w:hint="eastAsia"/>
        </w:rPr>
        <w:lastRenderedPageBreak/>
        <w:t xml:space="preserve">The assets </w:t>
      </w:r>
      <w:r w:rsidRPr="00E121F6">
        <w:t xml:space="preserve">and their security </w:t>
      </w:r>
      <w:proofErr w:type="gramStart"/>
      <w:r w:rsidRPr="00E121F6">
        <w:t xml:space="preserve">including </w:t>
      </w:r>
      <w:r w:rsidRPr="00E121F6">
        <w:rPr>
          <w:rFonts w:hint="eastAsia"/>
        </w:rPr>
        <w:t xml:space="preserve"> lifecycle</w:t>
      </w:r>
      <w:proofErr w:type="gramEnd"/>
      <w:r w:rsidRPr="00E121F6">
        <w:rPr>
          <w:rFonts w:hint="eastAsia"/>
        </w:rPr>
        <w:t xml:space="preserve"> of IoT devices and systems </w:t>
      </w:r>
      <w:r w:rsidR="009B3486">
        <w:t>can</w:t>
      </w:r>
      <w:r w:rsidR="009B3486" w:rsidRPr="00E121F6">
        <w:rPr>
          <w:rFonts w:hint="eastAsia"/>
        </w:rPr>
        <w:t xml:space="preserve"> </w:t>
      </w:r>
      <w:r w:rsidRPr="00E121F6">
        <w:rPr>
          <w:rFonts w:hint="eastAsia"/>
        </w:rPr>
        <w:t>include the followings</w:t>
      </w:r>
      <w:r w:rsidRPr="00E121F6">
        <w:rPr>
          <w:rFonts w:cs="Nirmala UI" w:hint="eastAsia"/>
          <w:cs/>
          <w:lang w:bidi="hi-IN"/>
        </w:rPr>
        <w:t>:</w:t>
      </w:r>
    </w:p>
    <w:p w14:paraId="205E6B9B" w14:textId="0281F4D8" w:rsidR="00E121F6" w:rsidRPr="00E121F6" w:rsidRDefault="00E121F6" w:rsidP="00E121F6">
      <w:pPr>
        <w:ind w:leftChars="100" w:left="240"/>
      </w:pPr>
      <w:r w:rsidRPr="00E121F6">
        <w:rPr>
          <w:rFonts w:hint="eastAsia"/>
        </w:rPr>
        <w:t>a</w:t>
      </w:r>
      <w:r w:rsidRPr="00E121F6">
        <w:rPr>
          <w:rFonts w:cs="Nirmala UI" w:hint="eastAsia"/>
          <w:cs/>
          <w:lang w:bidi="hi-IN"/>
        </w:rPr>
        <w:t xml:space="preserve">) </w:t>
      </w:r>
      <w:r w:rsidRPr="00E121F6">
        <w:rPr>
          <w:rFonts w:hint="eastAsia"/>
        </w:rPr>
        <w:t xml:space="preserve">software and firmware </w:t>
      </w:r>
      <w:r w:rsidRPr="00E121F6">
        <w:t xml:space="preserve">and their security </w:t>
      </w:r>
      <w:r w:rsidRPr="00E121F6">
        <w:rPr>
          <w:rFonts w:hint="eastAsia"/>
        </w:rPr>
        <w:t>implemented</w:t>
      </w:r>
      <w:r w:rsidRPr="00E121F6">
        <w:rPr>
          <w:rFonts w:cs="Nirmala UI"/>
          <w:cs/>
          <w:lang w:bidi="hi-IN"/>
        </w:rPr>
        <w:t xml:space="preserve"> </w:t>
      </w:r>
      <w:r w:rsidRPr="00E121F6">
        <w:rPr>
          <w:rFonts w:hint="eastAsia"/>
        </w:rPr>
        <w:t>on IoT devices and systems</w:t>
      </w:r>
      <w:r w:rsidRPr="00E121F6">
        <w:t>;</w:t>
      </w:r>
    </w:p>
    <w:p w14:paraId="6152ECDA" w14:textId="1257B276" w:rsidR="00E121F6" w:rsidRPr="00E121F6" w:rsidRDefault="00E121F6" w:rsidP="00E121F6">
      <w:pPr>
        <w:ind w:leftChars="100" w:left="240"/>
      </w:pPr>
      <w:r w:rsidRPr="00E121F6">
        <w:rPr>
          <w:rFonts w:hint="eastAsia"/>
        </w:rPr>
        <w:t>b</w:t>
      </w:r>
      <w:r w:rsidRPr="00E121F6">
        <w:rPr>
          <w:rFonts w:cs="Nirmala UI" w:hint="eastAsia"/>
          <w:cs/>
          <w:lang w:bidi="hi-IN"/>
        </w:rPr>
        <w:t xml:space="preserve">) </w:t>
      </w:r>
      <w:r w:rsidRPr="00E121F6">
        <w:rPr>
          <w:rFonts w:hint="eastAsia"/>
        </w:rPr>
        <w:t>factory</w:t>
      </w:r>
      <w:r w:rsidRPr="00E121F6">
        <w:rPr>
          <w:rFonts w:cs="Nirmala UI" w:hint="eastAsia"/>
          <w:cs/>
          <w:lang w:bidi="hi-IN"/>
        </w:rPr>
        <w:t>-</w:t>
      </w:r>
      <w:r w:rsidRPr="00E121F6">
        <w:rPr>
          <w:rFonts w:hint="eastAsia"/>
        </w:rPr>
        <w:t>set properties for initial use of IoT devices and systems</w:t>
      </w:r>
      <w:r w:rsidRPr="00E121F6">
        <w:t>;</w:t>
      </w:r>
    </w:p>
    <w:p w14:paraId="45555557" w14:textId="3A8F93C4" w:rsidR="00E121F6" w:rsidRPr="00E121F6" w:rsidRDefault="00E121F6" w:rsidP="00E121F6">
      <w:pPr>
        <w:ind w:leftChars="100" w:left="240"/>
      </w:pPr>
      <w:r w:rsidRPr="00E121F6">
        <w:t>c</w:t>
      </w:r>
      <w:r w:rsidRPr="00E121F6">
        <w:rPr>
          <w:rFonts w:cs="Nirmala UI" w:hint="eastAsia"/>
          <w:cs/>
          <w:lang w:bidi="hi-IN"/>
        </w:rPr>
        <w:t xml:space="preserve">) </w:t>
      </w:r>
      <w:r w:rsidRPr="00E121F6">
        <w:rPr>
          <w:rFonts w:hint="eastAsia"/>
        </w:rPr>
        <w:t>obtaining data by IoT devices and systems</w:t>
      </w:r>
      <w:r w:rsidRPr="00E121F6">
        <w:t xml:space="preserve"> with secured credentials for human user and digital user</w:t>
      </w:r>
      <w:r w:rsidRPr="00E121F6">
        <w:rPr>
          <w:rFonts w:cs="Nirmala UI"/>
          <w:cs/>
          <w:lang w:bidi="hi-IN"/>
        </w:rPr>
        <w:t>.</w:t>
      </w:r>
    </w:p>
    <w:p w14:paraId="75B7C4E4" w14:textId="1EB62870" w:rsidR="00E121F6" w:rsidRPr="00E121F6" w:rsidRDefault="00E121F6" w:rsidP="00E121F6">
      <w:pPr>
        <w:ind w:leftChars="100" w:left="240"/>
        <w:rPr>
          <w:rFonts w:cs="Nirmala UI"/>
          <w:cs/>
          <w:lang w:bidi="hi-IN"/>
        </w:rPr>
      </w:pPr>
      <w:r w:rsidRPr="00E121F6">
        <w:t>d</w:t>
      </w:r>
      <w:r w:rsidRPr="00E121F6">
        <w:rPr>
          <w:rFonts w:cs="Nirmala UI" w:hint="eastAsia"/>
          <w:cs/>
          <w:lang w:bidi="hi-IN"/>
        </w:rPr>
        <w:t xml:space="preserve">) </w:t>
      </w:r>
      <w:r w:rsidR="009B3486" w:rsidRPr="009B3486">
        <w:rPr>
          <w:rFonts w:hint="cs"/>
          <w:cs/>
          <w:lang w:bidi="hi-IN"/>
        </w:rPr>
        <w:t xml:space="preserve">secure </w:t>
      </w:r>
      <w:r w:rsidRPr="00E121F6">
        <w:rPr>
          <w:rFonts w:hint="eastAsia"/>
        </w:rPr>
        <w:t>communicat</w:t>
      </w:r>
      <w:r w:rsidRPr="00E121F6">
        <w:t xml:space="preserve">ion of </w:t>
      </w:r>
      <w:r w:rsidRPr="00E121F6">
        <w:rPr>
          <w:rFonts w:hint="eastAsia"/>
        </w:rPr>
        <w:t>data</w:t>
      </w:r>
      <w:r w:rsidRPr="00E121F6">
        <w:t xml:space="preserve"> in motion from</w:t>
      </w:r>
      <w:r w:rsidRPr="00E121F6">
        <w:rPr>
          <w:rFonts w:cs="Nirmala UI" w:hint="eastAsia"/>
          <w:cs/>
          <w:lang w:bidi="hi-IN"/>
        </w:rPr>
        <w:t>/</w:t>
      </w:r>
      <w:r w:rsidRPr="00E121F6">
        <w:rPr>
          <w:rFonts w:hint="eastAsia"/>
        </w:rPr>
        <w:t>to IoT devices and systems</w:t>
      </w:r>
      <w:r w:rsidRPr="00E121F6">
        <w:rPr>
          <w:rFonts w:cs="Nirmala UI"/>
          <w:cs/>
          <w:lang w:bidi="hi-IN"/>
        </w:rPr>
        <w:t>.</w:t>
      </w:r>
    </w:p>
    <w:p w14:paraId="26095A50" w14:textId="53CD22B3" w:rsidR="00E121F6" w:rsidRPr="00E121F6" w:rsidRDefault="009B3486" w:rsidP="00E121F6">
      <w:pPr>
        <w:ind w:leftChars="100" w:left="240"/>
        <w:rPr>
          <w:rFonts w:cs="Nirmala UI"/>
          <w:cs/>
          <w:lang w:bidi="hi-IN"/>
        </w:rPr>
      </w:pPr>
      <w:r>
        <w:t xml:space="preserve">Editors’ note: </w:t>
      </w:r>
      <w:r w:rsidR="00FB0495" w:rsidRPr="00FB0495">
        <w:t xml:space="preserve">There was a suggestion to add "standard" in front of </w:t>
      </w:r>
      <w:r w:rsidR="00FB0495">
        <w:t>“</w:t>
      </w:r>
      <w:r w:rsidR="00FB0495" w:rsidRPr="00E121F6">
        <w:rPr>
          <w:rFonts w:hint="eastAsia"/>
        </w:rPr>
        <w:t>factory</w:t>
      </w:r>
      <w:r w:rsidR="00FB0495" w:rsidRPr="00E121F6">
        <w:rPr>
          <w:rFonts w:cs="Nirmala UI" w:hint="eastAsia"/>
          <w:cs/>
          <w:lang w:bidi="hi-IN"/>
        </w:rPr>
        <w:t>-</w:t>
      </w:r>
      <w:r w:rsidR="00FB0495" w:rsidRPr="00E121F6">
        <w:rPr>
          <w:rFonts w:hint="eastAsia"/>
        </w:rPr>
        <w:t>set properties</w:t>
      </w:r>
      <w:r w:rsidR="00FB0495">
        <w:t>”</w:t>
      </w:r>
      <w:r w:rsidR="00FB0495" w:rsidRPr="00FB0495">
        <w:t xml:space="preserve"> and </w:t>
      </w:r>
      <w:r w:rsidR="00FB0495">
        <w:t xml:space="preserve">“secure communication” </w:t>
      </w:r>
      <w:r w:rsidR="00FB0495" w:rsidRPr="00FB0495">
        <w:t xml:space="preserve">to provide safer </w:t>
      </w:r>
      <w:r w:rsidR="00FB0495">
        <w:t>asset management</w:t>
      </w:r>
      <w:r w:rsidR="00FB0495" w:rsidRPr="00FB0495">
        <w:t>. However, using the word "standard" is misleading, so if there is a better word, we will add it</w:t>
      </w:r>
      <w:r w:rsidR="00FB0495">
        <w:t xml:space="preserve"> in b) and d) above</w:t>
      </w:r>
      <w:r w:rsidR="00FB0495" w:rsidRPr="00FB0495">
        <w:t xml:space="preserve">. </w:t>
      </w:r>
      <w:r w:rsidR="00FB0495">
        <w:t>Contributions are expected to the next meeting.</w:t>
      </w:r>
    </w:p>
    <w:p w14:paraId="4FDA6FBA" w14:textId="5AA9DA05" w:rsidR="00E121F6" w:rsidRPr="00E121F6" w:rsidRDefault="00E121F6" w:rsidP="00E121F6">
      <w:pPr>
        <w:ind w:leftChars="100" w:left="240"/>
      </w:pPr>
      <w:r w:rsidRPr="00E121F6">
        <w:t>e</w:t>
      </w:r>
      <w:r w:rsidRPr="00E121F6">
        <w:rPr>
          <w:rFonts w:cs="Nirmala UI"/>
          <w:cs/>
          <w:lang w:bidi="hi-IN"/>
        </w:rPr>
        <w:t xml:space="preserve">) </w:t>
      </w:r>
      <w:r w:rsidR="009B3486">
        <w:t>f</w:t>
      </w:r>
      <w:r w:rsidRPr="00E121F6">
        <w:t>or critical devices</w:t>
      </w:r>
      <w:r w:rsidR="009B3486">
        <w:t>,</w:t>
      </w:r>
      <w:r w:rsidRPr="00E121F6">
        <w:t xml:space="preserve"> secure execution</w:t>
      </w:r>
      <w:r w:rsidR="009B3486">
        <w:t xml:space="preserve"> should be implemented against side channel and fault attacks.</w:t>
      </w:r>
    </w:p>
    <w:p w14:paraId="09FD030C" w14:textId="1ED41AC8" w:rsidR="00E121F6" w:rsidRPr="00E121F6" w:rsidRDefault="00E121F6" w:rsidP="00E121F6">
      <w:r w:rsidRPr="00E121F6">
        <w:t xml:space="preserve">Implement an IoT device management to </w:t>
      </w:r>
      <w:r w:rsidR="00FB0495" w:rsidRPr="00E121F6">
        <w:t>manage</w:t>
      </w:r>
      <w:r w:rsidRPr="00E121F6">
        <w:t xml:space="preserve"> IoT device configurations and to always have knowledge to which physical assets IoT devices are paired</w:t>
      </w:r>
      <w:r w:rsidRPr="00E121F6">
        <w:rPr>
          <w:rFonts w:cs="Nirmala UI"/>
          <w:cs/>
          <w:lang w:bidi="hi-IN"/>
        </w:rPr>
        <w:t>.</w:t>
      </w:r>
    </w:p>
    <w:p w14:paraId="4A6A99FB" w14:textId="77777777" w:rsidR="00E121F6" w:rsidRPr="00E121F6" w:rsidRDefault="00E121F6" w:rsidP="00E121F6"/>
    <w:p w14:paraId="76A21BFB"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4</w:t>
      </w:r>
      <w:r w:rsidRPr="00E121F6">
        <w:rPr>
          <w:rFonts w:eastAsia="Times New Roman" w:cs="Nirmala UI"/>
          <w:b/>
          <w:bCs/>
          <w:cs/>
          <w:lang w:val="en-CA" w:eastAsia="en-US" w:bidi="hi-IN"/>
        </w:rPr>
        <w:tab/>
      </w:r>
      <w:r w:rsidRPr="00E121F6">
        <w:rPr>
          <w:rFonts w:eastAsia="Times New Roman"/>
          <w:b/>
          <w:szCs w:val="20"/>
          <w:lang w:val="en-CA" w:eastAsia="en-US"/>
        </w:rPr>
        <w:t>IoT devices off</w:t>
      </w:r>
      <w:r w:rsidRPr="00E121F6">
        <w:rPr>
          <w:rFonts w:eastAsia="Times New Roman" w:cs="Nirmala UI"/>
          <w:b/>
          <w:bCs/>
          <w:cs/>
          <w:lang w:val="en-CA" w:eastAsia="en-US" w:bidi="hi-IN"/>
        </w:rPr>
        <w:t>-</w:t>
      </w:r>
      <w:r w:rsidRPr="00E121F6">
        <w:rPr>
          <w:rFonts w:eastAsia="Times New Roman"/>
          <w:b/>
          <w:szCs w:val="20"/>
          <w:lang w:val="en-CA" w:eastAsia="en-US"/>
        </w:rPr>
        <w:t>premises</w:t>
      </w:r>
    </w:p>
    <w:p w14:paraId="4418584E" w14:textId="77777777" w:rsidR="00E121F6" w:rsidRPr="00E121F6" w:rsidRDefault="00E121F6" w:rsidP="00E121F6">
      <w:pPr>
        <w:rPr>
          <w:u w:val="single"/>
          <w:lang w:val="en-CA"/>
        </w:rPr>
      </w:pPr>
      <w:r w:rsidRPr="00E121F6">
        <w:rPr>
          <w:u w:val="single"/>
          <w:lang w:val="en-CA"/>
        </w:rPr>
        <w:t>Control</w:t>
      </w:r>
    </w:p>
    <w:p w14:paraId="7500865E" w14:textId="77777777" w:rsidR="00E121F6" w:rsidRPr="00E121F6" w:rsidRDefault="00E121F6" w:rsidP="00E121F6">
      <w:pPr>
        <w:rPr>
          <w:lang w:val="en-CA"/>
        </w:rPr>
      </w:pPr>
      <w:r w:rsidRPr="00E121F6">
        <w:rPr>
          <w:lang w:val="en-CA" w:eastAsia="en-US"/>
        </w:rPr>
        <w:t>Security should be applied to the IoT devices located outside the IoT service provider</w:t>
      </w:r>
      <w:r w:rsidRPr="00E121F6">
        <w:rPr>
          <w:rFonts w:cs="Nirmala UI"/>
          <w:cs/>
          <w:lang w:val="en-CA" w:eastAsia="en-US" w:bidi="hi-IN"/>
        </w:rPr>
        <w:t>’</w:t>
      </w:r>
      <w:r w:rsidRPr="00E121F6">
        <w:rPr>
          <w:lang w:val="en-CA" w:eastAsia="en-US"/>
        </w:rPr>
        <w:t>s premises</w:t>
      </w:r>
      <w:r w:rsidRPr="00E121F6">
        <w:rPr>
          <w:rFonts w:cs="Nirmala UI"/>
          <w:cs/>
          <w:lang w:val="en-CA" w:eastAsia="en-US" w:bidi="hi-IN"/>
        </w:rPr>
        <w:t>.</w:t>
      </w:r>
    </w:p>
    <w:p w14:paraId="302FC2C7" w14:textId="77777777" w:rsidR="00E121F6" w:rsidRPr="00E121F6" w:rsidRDefault="00E121F6" w:rsidP="00E121F6">
      <w:pPr>
        <w:rPr>
          <w:u w:val="single"/>
          <w:lang w:val="en-CA"/>
        </w:rPr>
      </w:pPr>
      <w:r w:rsidRPr="00E121F6">
        <w:rPr>
          <w:u w:val="single"/>
          <w:lang w:val="en-CA"/>
        </w:rPr>
        <w:t>Purpose</w:t>
      </w:r>
    </w:p>
    <w:p w14:paraId="3350253C" w14:textId="77777777" w:rsidR="00E121F6" w:rsidRPr="00E121F6" w:rsidRDefault="00E121F6" w:rsidP="00E121F6">
      <w:pPr>
        <w:rPr>
          <w:lang w:val="en-CA"/>
        </w:rPr>
      </w:pPr>
      <w:r w:rsidRPr="00E121F6">
        <w:rPr>
          <w:lang w:val="en-CA"/>
        </w:rPr>
        <w:t>To prevent loss, damage, theft or compromise of IoT devices and interruption to the operation of IoT services</w:t>
      </w:r>
      <w:r w:rsidRPr="00E121F6">
        <w:rPr>
          <w:rFonts w:cs="Nirmala UI"/>
          <w:cs/>
          <w:lang w:val="en-CA" w:bidi="hi-IN"/>
        </w:rPr>
        <w:t>.</w:t>
      </w:r>
    </w:p>
    <w:p w14:paraId="24B13994" w14:textId="77777777" w:rsidR="00E121F6" w:rsidRPr="00E121F6" w:rsidRDefault="00E121F6" w:rsidP="00E121F6">
      <w:pPr>
        <w:spacing w:after="120"/>
        <w:rPr>
          <w:u w:val="single"/>
          <w:lang w:val="en-CA"/>
        </w:rPr>
      </w:pPr>
      <w:r w:rsidRPr="00E121F6">
        <w:rPr>
          <w:u w:val="single"/>
          <w:lang w:val="en-CA"/>
        </w:rPr>
        <w:t>Guidance</w:t>
      </w:r>
    </w:p>
    <w:p w14:paraId="3DFAA0E2" w14:textId="77777777" w:rsidR="00E121F6" w:rsidRPr="00E121F6" w:rsidRDefault="00E121F6" w:rsidP="00E121F6">
      <w:pPr>
        <w:rPr>
          <w:rFonts w:eastAsia="MS Mincho"/>
          <w:lang w:val="en-CA"/>
        </w:rPr>
      </w:pPr>
      <w:r w:rsidRPr="00E121F6">
        <w:rPr>
          <w:lang w:val="en-CA"/>
        </w:rPr>
        <w:t>When IoT devices are located outside the premises of the IoT service provider, following guidance should be considered to address associated risks</w:t>
      </w:r>
      <w:r w:rsidRPr="00E121F6">
        <w:rPr>
          <w:rFonts w:cs="Nirmala UI"/>
          <w:cs/>
          <w:lang w:val="en-CA" w:bidi="hi-IN"/>
        </w:rPr>
        <w:t>:</w:t>
      </w:r>
    </w:p>
    <w:p w14:paraId="52FAC7D5" w14:textId="77777777" w:rsidR="00E121F6" w:rsidRPr="00E121F6" w:rsidRDefault="00E121F6" w:rsidP="00E121F6">
      <w:pPr>
        <w:numPr>
          <w:ilvl w:val="0"/>
          <w:numId w:val="17"/>
        </w:numPr>
        <w:spacing w:before="0" w:after="240" w:line="230" w:lineRule="atLeast"/>
        <w:contextualSpacing/>
        <w:jc w:val="both"/>
        <w:rPr>
          <w:rFonts w:eastAsia="MS Mincho"/>
          <w:szCs w:val="20"/>
          <w:lang w:eastAsia="en-US"/>
        </w:rPr>
      </w:pPr>
      <w:r w:rsidRPr="00E121F6">
        <w:rPr>
          <w:rFonts w:eastAsia="MS Mincho"/>
          <w:szCs w:val="20"/>
          <w:lang w:eastAsia="en-US"/>
        </w:rPr>
        <w:t>Ensure adequate physical protection of sensors and actuators</w:t>
      </w:r>
      <w:r w:rsidRPr="00E121F6">
        <w:rPr>
          <w:rFonts w:eastAsia="MS Mincho" w:cs="Nirmala UI"/>
          <w:cs/>
          <w:lang w:eastAsia="en-US" w:bidi="hi-IN"/>
        </w:rPr>
        <w:t xml:space="preserve">. </w:t>
      </w:r>
      <w:r w:rsidRPr="00E121F6">
        <w:rPr>
          <w:rFonts w:eastAsia="MS Mincho"/>
          <w:szCs w:val="20"/>
          <w:lang w:eastAsia="en-US"/>
        </w:rPr>
        <w:t>Cases of sensors and actuators placed in public areas should provide adequate resistance against opening to protect sensors and actuators form theft, destruction or manipulation</w:t>
      </w:r>
      <w:r w:rsidRPr="00E121F6">
        <w:rPr>
          <w:rFonts w:eastAsia="MS Mincho" w:cs="Nirmala UI"/>
          <w:cs/>
          <w:lang w:eastAsia="en-US" w:bidi="hi-IN"/>
        </w:rPr>
        <w:t>.</w:t>
      </w:r>
    </w:p>
    <w:p w14:paraId="79D10606" w14:textId="77777777" w:rsidR="00E121F6" w:rsidRPr="00E121F6" w:rsidRDefault="00E121F6" w:rsidP="00E121F6">
      <w:pPr>
        <w:numPr>
          <w:ilvl w:val="0"/>
          <w:numId w:val="17"/>
        </w:numPr>
        <w:spacing w:before="0" w:after="240" w:line="230" w:lineRule="atLeast"/>
        <w:contextualSpacing/>
        <w:jc w:val="both"/>
        <w:rPr>
          <w:rFonts w:eastAsia="MS Mincho"/>
          <w:szCs w:val="20"/>
          <w:lang w:eastAsia="en-US"/>
        </w:rPr>
      </w:pPr>
      <w:r w:rsidRPr="00E121F6">
        <w:rPr>
          <w:rFonts w:eastAsia="MS Mincho"/>
          <w:szCs w:val="22"/>
          <w:lang w:eastAsia="en-US"/>
        </w:rPr>
        <w:t>Ensure that locations of sensors and actuators are regularly checked, e</w:t>
      </w:r>
      <w:r w:rsidRPr="00E121F6">
        <w:rPr>
          <w:rFonts w:eastAsia="MS Mincho" w:cs="Nirmala UI"/>
          <w:cs/>
          <w:lang w:eastAsia="en-US" w:bidi="hi-IN"/>
        </w:rPr>
        <w:t>.</w:t>
      </w:r>
      <w:r w:rsidRPr="00E121F6">
        <w:rPr>
          <w:rFonts w:eastAsia="MS Mincho"/>
          <w:szCs w:val="22"/>
          <w:lang w:eastAsia="en-US"/>
        </w:rPr>
        <w:t>g</w:t>
      </w:r>
      <w:r w:rsidRPr="00E121F6">
        <w:rPr>
          <w:rFonts w:eastAsia="MS Mincho" w:cs="Nirmala UI"/>
          <w:cs/>
          <w:lang w:eastAsia="en-US" w:bidi="hi-IN"/>
        </w:rPr>
        <w:t xml:space="preserve">. </w:t>
      </w:r>
      <w:r w:rsidRPr="00E121F6">
        <w:rPr>
          <w:rFonts w:eastAsia="MS Mincho"/>
          <w:szCs w:val="22"/>
          <w:lang w:eastAsia="en-US"/>
        </w:rPr>
        <w:t>in the context of asset management activities</w:t>
      </w:r>
      <w:r w:rsidRPr="00E121F6">
        <w:rPr>
          <w:rFonts w:eastAsia="MS Mincho" w:cs="Nirmala UI"/>
          <w:cs/>
          <w:lang w:eastAsia="en-US" w:bidi="hi-IN"/>
        </w:rPr>
        <w:t>.</w:t>
      </w:r>
    </w:p>
    <w:p w14:paraId="62E1179A" w14:textId="77777777" w:rsidR="00E121F6" w:rsidRPr="00C63568" w:rsidRDefault="00E121F6" w:rsidP="00E121F6">
      <w:pPr>
        <w:numPr>
          <w:ilvl w:val="0"/>
          <w:numId w:val="17"/>
        </w:numPr>
        <w:spacing w:before="0" w:after="240" w:line="230" w:lineRule="atLeast"/>
        <w:contextualSpacing/>
        <w:jc w:val="both"/>
        <w:rPr>
          <w:rFonts w:eastAsia="MS Mincho"/>
          <w:szCs w:val="20"/>
          <w:cs/>
          <w:lang w:eastAsia="en-US"/>
        </w:rPr>
      </w:pPr>
      <w:r w:rsidRPr="00E121F6">
        <w:rPr>
          <w:rFonts w:eastAsia="MS Mincho"/>
          <w:szCs w:val="20"/>
          <w:lang w:eastAsia="en-US"/>
        </w:rPr>
        <w:t xml:space="preserve">If only limited physical protection of IoT devices is possible, any users of the devices </w:t>
      </w:r>
      <w:r w:rsidRPr="00E121F6">
        <w:rPr>
          <w:rFonts w:eastAsia="MS Mincho" w:cs="Nirmala UI"/>
          <w:cs/>
          <w:lang w:eastAsia="en-US" w:bidi="hi-IN"/>
        </w:rPr>
        <w:t>(</w:t>
      </w:r>
      <w:r w:rsidRPr="00E121F6">
        <w:rPr>
          <w:rFonts w:eastAsia="MS Mincho"/>
          <w:szCs w:val="20"/>
          <w:lang w:eastAsia="en-US"/>
        </w:rPr>
        <w:t>e</w:t>
      </w:r>
      <w:r w:rsidRPr="00E121F6">
        <w:rPr>
          <w:rFonts w:eastAsia="MS Mincho" w:cs="Nirmala UI"/>
          <w:cs/>
          <w:lang w:eastAsia="en-US" w:bidi="hi-IN"/>
        </w:rPr>
        <w:t>.</w:t>
      </w:r>
      <w:r w:rsidRPr="00E121F6">
        <w:rPr>
          <w:rFonts w:eastAsia="MS Mincho"/>
          <w:szCs w:val="20"/>
          <w:lang w:eastAsia="en-US"/>
        </w:rPr>
        <w:t>g</w:t>
      </w:r>
      <w:r w:rsidRPr="00E121F6">
        <w:rPr>
          <w:rFonts w:eastAsia="MS Mincho" w:cs="Nirmala UI"/>
          <w:cs/>
          <w:lang w:eastAsia="en-US" w:bidi="hi-IN"/>
        </w:rPr>
        <w:t xml:space="preserve">. </w:t>
      </w:r>
      <w:r w:rsidRPr="00E121F6">
        <w:rPr>
          <w:rFonts w:eastAsia="MS Mincho"/>
          <w:szCs w:val="20"/>
          <w:lang w:eastAsia="en-US"/>
        </w:rPr>
        <w:t>consumers of sensor values</w:t>
      </w:r>
      <w:r w:rsidRPr="00E121F6">
        <w:rPr>
          <w:rFonts w:eastAsia="MS Mincho" w:cs="Nirmala UI"/>
          <w:cs/>
          <w:lang w:eastAsia="en-US" w:bidi="hi-IN"/>
        </w:rPr>
        <w:t xml:space="preserve">) </w:t>
      </w:r>
      <w:r w:rsidRPr="00E121F6">
        <w:rPr>
          <w:rFonts w:eastAsia="MS Mincho"/>
          <w:szCs w:val="20"/>
          <w:lang w:eastAsia="en-US"/>
        </w:rPr>
        <w:t>should be made aware of the limited trust level the devices provide</w:t>
      </w:r>
      <w:r w:rsidRPr="00E121F6">
        <w:rPr>
          <w:rFonts w:eastAsia="MS Mincho" w:cs="Nirmala UI"/>
          <w:cs/>
          <w:lang w:eastAsia="en-US" w:bidi="hi-IN"/>
        </w:rPr>
        <w:t>.</w:t>
      </w:r>
    </w:p>
    <w:p w14:paraId="70535FDC" w14:textId="77777777" w:rsidR="00E121F6" w:rsidRPr="00E121F6" w:rsidRDefault="00E121F6" w:rsidP="00E121F6">
      <w:pPr>
        <w:numPr>
          <w:ilvl w:val="0"/>
          <w:numId w:val="17"/>
        </w:numPr>
        <w:spacing w:before="0" w:after="240" w:line="230" w:lineRule="atLeast"/>
        <w:contextualSpacing/>
        <w:jc w:val="both"/>
        <w:rPr>
          <w:rFonts w:eastAsia="MS Mincho"/>
          <w:szCs w:val="20"/>
          <w:cs/>
          <w:lang w:eastAsia="en-US"/>
        </w:rPr>
      </w:pPr>
      <w:r w:rsidRPr="00E121F6">
        <w:rPr>
          <w:rFonts w:eastAsia="MS Mincho"/>
          <w:szCs w:val="20"/>
          <w:lang w:eastAsia="en-US"/>
        </w:rPr>
        <w:t>Virtual device identifier should be implemented using geographical location</w:t>
      </w:r>
      <w:r w:rsidRPr="00E121F6">
        <w:rPr>
          <w:rFonts w:eastAsia="MS Mincho" w:cs="Nirmala UI"/>
          <w:cs/>
          <w:lang w:eastAsia="en-US" w:bidi="hi-IN"/>
        </w:rPr>
        <w:t xml:space="preserve">. </w:t>
      </w:r>
      <w:r w:rsidRPr="00E121F6">
        <w:rPr>
          <w:rFonts w:eastAsia="MS Mincho"/>
          <w:szCs w:val="20"/>
          <w:lang w:eastAsia="en-US"/>
        </w:rPr>
        <w:t>In case of change of device location virtual</w:t>
      </w:r>
      <w:r w:rsidRPr="00E121F6">
        <w:rPr>
          <w:rFonts w:eastAsia="MS Mincho" w:cs="Nirmala UI"/>
          <w:cs/>
          <w:lang w:eastAsia="en-US" w:bidi="hi-IN"/>
        </w:rPr>
        <w:t xml:space="preserve"> </w:t>
      </w:r>
      <w:r w:rsidRPr="00E121F6">
        <w:rPr>
          <w:rFonts w:eastAsia="MS Mincho"/>
          <w:szCs w:val="20"/>
          <w:lang w:eastAsia="en-US"/>
        </w:rPr>
        <w:t>devices assumed to tampered and further system, get warning</w:t>
      </w:r>
      <w:r w:rsidRPr="00E121F6">
        <w:rPr>
          <w:rFonts w:eastAsia="MS Mincho" w:cs="Nirmala UI"/>
          <w:cs/>
          <w:lang w:eastAsia="en-US" w:bidi="hi-IN"/>
        </w:rPr>
        <w:t>.</w:t>
      </w:r>
    </w:p>
    <w:p w14:paraId="4DA6AA9B" w14:textId="3F37E6EA" w:rsidR="00FB0495" w:rsidRDefault="00FB0495" w:rsidP="00FB0495">
      <w:pPr>
        <w:spacing w:before="0" w:after="240" w:line="230" w:lineRule="atLeast"/>
        <w:contextualSpacing/>
        <w:jc w:val="both"/>
        <w:rPr>
          <w:rFonts w:eastAsia="MS Mincho"/>
          <w:szCs w:val="20"/>
        </w:rPr>
      </w:pPr>
      <w:r>
        <w:rPr>
          <w:rFonts w:eastAsia="MS Mincho" w:hint="eastAsia"/>
          <w:szCs w:val="20"/>
        </w:rPr>
        <w:t>E</w:t>
      </w:r>
      <w:r>
        <w:rPr>
          <w:rFonts w:eastAsia="MS Mincho"/>
          <w:szCs w:val="20"/>
        </w:rPr>
        <w:t xml:space="preserve">ditors’ note: </w:t>
      </w:r>
      <w:r w:rsidRPr="00FB0495">
        <w:rPr>
          <w:rFonts w:eastAsia="MS Mincho"/>
          <w:szCs w:val="20"/>
        </w:rPr>
        <w:t>Since this document does not give a definition of V</w:t>
      </w:r>
      <w:r>
        <w:rPr>
          <w:rFonts w:eastAsia="MS Mincho"/>
          <w:szCs w:val="20"/>
        </w:rPr>
        <w:t>irtual device</w:t>
      </w:r>
      <w:r w:rsidRPr="00FB0495">
        <w:rPr>
          <w:rFonts w:eastAsia="MS Mincho"/>
          <w:szCs w:val="20"/>
        </w:rPr>
        <w:t>, that explanation needs to be added above</w:t>
      </w:r>
      <w:r w:rsidR="00E5063D">
        <w:rPr>
          <w:rFonts w:eastAsia="MS Mincho"/>
          <w:szCs w:val="20"/>
        </w:rPr>
        <w:t xml:space="preserve"> d)</w:t>
      </w:r>
      <w:r w:rsidRPr="00FB0495">
        <w:rPr>
          <w:rFonts w:eastAsia="MS Mincho"/>
          <w:szCs w:val="20"/>
        </w:rPr>
        <w:t>. We expect a contribution on the above addition for the next meeting, but if there is no clear proposal, we would like to delete the above</w:t>
      </w:r>
      <w:r w:rsidR="00E5063D">
        <w:rPr>
          <w:rFonts w:eastAsia="MS Mincho"/>
          <w:szCs w:val="20"/>
        </w:rPr>
        <w:t xml:space="preserve"> d)</w:t>
      </w:r>
      <w:r w:rsidRPr="00FB0495">
        <w:rPr>
          <w:rFonts w:eastAsia="MS Mincho"/>
          <w:szCs w:val="20"/>
        </w:rPr>
        <w:t>.</w:t>
      </w:r>
    </w:p>
    <w:p w14:paraId="5EA27C97" w14:textId="77777777" w:rsidR="00E5063D" w:rsidRDefault="00E5063D" w:rsidP="00FB0495">
      <w:pPr>
        <w:spacing w:before="0" w:after="240" w:line="230" w:lineRule="atLeast"/>
        <w:contextualSpacing/>
        <w:jc w:val="both"/>
        <w:rPr>
          <w:rFonts w:eastAsia="MS Mincho"/>
          <w:szCs w:val="20"/>
        </w:rPr>
      </w:pPr>
    </w:p>
    <w:p w14:paraId="7A2BEDB7"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5</w:t>
      </w:r>
      <w:r w:rsidRPr="00E121F6">
        <w:rPr>
          <w:rFonts w:eastAsia="Times New Roman" w:cs="Nirmala UI"/>
          <w:b/>
          <w:bCs/>
          <w:cs/>
          <w:lang w:val="en-CA" w:eastAsia="en-US" w:bidi="hi-IN"/>
        </w:rPr>
        <w:tab/>
      </w:r>
      <w:r w:rsidRPr="00E121F6">
        <w:rPr>
          <w:rFonts w:eastAsia="Times New Roman"/>
          <w:b/>
          <w:szCs w:val="20"/>
          <w:lang w:val="en-CA" w:eastAsia="en-US"/>
        </w:rPr>
        <w:t>Secure disposal or re</w:t>
      </w:r>
      <w:r w:rsidRPr="00E121F6">
        <w:rPr>
          <w:rFonts w:eastAsia="Times New Roman" w:cs="Nirmala UI"/>
          <w:b/>
          <w:bCs/>
          <w:cs/>
          <w:lang w:val="en-CA" w:eastAsia="en-US" w:bidi="hi-IN"/>
        </w:rPr>
        <w:t>-</w:t>
      </w:r>
      <w:r w:rsidRPr="00E121F6">
        <w:rPr>
          <w:rFonts w:eastAsia="Times New Roman"/>
          <w:b/>
          <w:szCs w:val="20"/>
          <w:lang w:val="en-CA" w:eastAsia="en-US"/>
        </w:rPr>
        <w:t>use of equipment</w:t>
      </w:r>
    </w:p>
    <w:p w14:paraId="024B8B62" w14:textId="77777777" w:rsidR="00E121F6" w:rsidRPr="00E121F6" w:rsidRDefault="00E121F6" w:rsidP="00E121F6">
      <w:pPr>
        <w:rPr>
          <w:u w:val="single"/>
          <w:lang w:val="en-CA"/>
        </w:rPr>
      </w:pPr>
      <w:r w:rsidRPr="00E121F6">
        <w:rPr>
          <w:u w:val="single"/>
          <w:lang w:val="en-CA"/>
        </w:rPr>
        <w:t>Control</w:t>
      </w:r>
    </w:p>
    <w:p w14:paraId="272ED27E" w14:textId="77777777" w:rsidR="00E121F6" w:rsidRPr="00E121F6" w:rsidRDefault="00E121F6" w:rsidP="00E121F6">
      <w:pPr>
        <w:rPr>
          <w:lang w:val="en-CA"/>
        </w:rPr>
      </w:pPr>
      <w:r w:rsidRPr="00E121F6">
        <w:rPr>
          <w:lang w:val="en-CA"/>
        </w:rPr>
        <w:lastRenderedPageBreak/>
        <w:t>All items of equipment containing storage media should be verified to ensure that any sensitive data and licensed software has been removed or securely overwritten prior to disposal or re</w:t>
      </w:r>
      <w:r w:rsidRPr="00E121F6">
        <w:rPr>
          <w:rFonts w:cs="Nirmala UI"/>
          <w:cs/>
          <w:lang w:val="en-CA" w:bidi="hi-IN"/>
        </w:rPr>
        <w:t>-</w:t>
      </w:r>
      <w:r w:rsidRPr="00E121F6">
        <w:rPr>
          <w:lang w:val="en-CA"/>
        </w:rPr>
        <w:t>use</w:t>
      </w:r>
      <w:r w:rsidRPr="00E121F6">
        <w:rPr>
          <w:rFonts w:cs="Nirmala UI"/>
          <w:cs/>
          <w:lang w:val="en-CA" w:bidi="hi-IN"/>
        </w:rPr>
        <w:t>.</w:t>
      </w:r>
    </w:p>
    <w:p w14:paraId="4A4E05D7" w14:textId="77777777" w:rsidR="00E121F6" w:rsidRPr="00E121F6" w:rsidRDefault="00E121F6" w:rsidP="00E121F6">
      <w:pPr>
        <w:rPr>
          <w:lang w:val="en-CA"/>
        </w:rPr>
      </w:pPr>
      <w:r w:rsidRPr="00E121F6">
        <w:rPr>
          <w:lang w:val="en-CA"/>
        </w:rPr>
        <w:t>Guidance</w:t>
      </w:r>
    </w:p>
    <w:p w14:paraId="2E42E053" w14:textId="77777777" w:rsidR="00E121F6" w:rsidRPr="00E121F6" w:rsidRDefault="00E121F6" w:rsidP="00E121F6">
      <w:pPr>
        <w:spacing w:before="60" w:after="60"/>
        <w:rPr>
          <w:sz w:val="22"/>
          <w:szCs w:val="22"/>
          <w:u w:val="single"/>
        </w:rPr>
      </w:pPr>
      <w:r w:rsidRPr="00E121F6">
        <w:rPr>
          <w:szCs w:val="22"/>
          <w:u w:val="single"/>
        </w:rPr>
        <w:t>Purpose</w:t>
      </w:r>
    </w:p>
    <w:p w14:paraId="56A4941C" w14:textId="77777777" w:rsidR="00E121F6" w:rsidRPr="00E121F6" w:rsidRDefault="00E121F6" w:rsidP="00E121F6">
      <w:pPr>
        <w:spacing w:before="60" w:after="60"/>
        <w:rPr>
          <w:szCs w:val="22"/>
        </w:rPr>
      </w:pPr>
      <w:r w:rsidRPr="00E121F6">
        <w:rPr>
          <w:szCs w:val="22"/>
        </w:rPr>
        <w:t>To prevent information leakage and malicious use of the IoT device and other equipment of the IoT system at its disposal or re</w:t>
      </w:r>
      <w:r w:rsidRPr="00E121F6">
        <w:rPr>
          <w:rFonts w:cs="Nirmala UI"/>
          <w:cs/>
          <w:lang w:bidi="hi-IN"/>
        </w:rPr>
        <w:t>-</w:t>
      </w:r>
      <w:r w:rsidRPr="00E121F6">
        <w:rPr>
          <w:szCs w:val="22"/>
        </w:rPr>
        <w:t>use</w:t>
      </w:r>
      <w:r w:rsidRPr="00E121F6">
        <w:rPr>
          <w:rFonts w:cs="Nirmala UI"/>
          <w:cs/>
          <w:lang w:bidi="hi-IN"/>
        </w:rPr>
        <w:t>.</w:t>
      </w:r>
    </w:p>
    <w:p w14:paraId="02D2ECB6" w14:textId="77777777" w:rsidR="00E121F6" w:rsidRPr="00E121F6" w:rsidRDefault="00E121F6" w:rsidP="00E121F6">
      <w:pPr>
        <w:spacing w:before="60" w:after="60"/>
        <w:rPr>
          <w:szCs w:val="22"/>
          <w:u w:val="single"/>
        </w:rPr>
      </w:pPr>
      <w:r w:rsidRPr="00E121F6">
        <w:rPr>
          <w:szCs w:val="22"/>
          <w:u w:val="single"/>
        </w:rPr>
        <w:t>Guidance</w:t>
      </w:r>
    </w:p>
    <w:p w14:paraId="70CFC33A" w14:textId="77777777" w:rsidR="00E121F6" w:rsidRPr="00E121F6" w:rsidRDefault="00E121F6" w:rsidP="00E121F6">
      <w:pPr>
        <w:spacing w:before="60" w:after="60"/>
        <w:rPr>
          <w:szCs w:val="22"/>
        </w:rPr>
      </w:pPr>
      <w:r w:rsidRPr="00E121F6">
        <w:rPr>
          <w:szCs w:val="22"/>
        </w:rPr>
        <w:t>Storage media should be physically destroyed, or information stored in the media should be destroyed, deleted or overwritten using techniques to make the original information non</w:t>
      </w:r>
      <w:r w:rsidRPr="00E121F6">
        <w:rPr>
          <w:rFonts w:cs="Nirmala UI"/>
          <w:cs/>
          <w:lang w:bidi="hi-IN"/>
        </w:rPr>
        <w:t>-</w:t>
      </w:r>
      <w:r w:rsidRPr="00E121F6">
        <w:rPr>
          <w:szCs w:val="22"/>
        </w:rPr>
        <w:t>retrievable before disposal or re</w:t>
      </w:r>
      <w:r w:rsidRPr="00E121F6">
        <w:rPr>
          <w:rFonts w:cs="Nirmala UI"/>
          <w:cs/>
          <w:lang w:bidi="hi-IN"/>
        </w:rPr>
        <w:t>-</w:t>
      </w:r>
      <w:r w:rsidRPr="00E121F6">
        <w:rPr>
          <w:szCs w:val="22"/>
        </w:rPr>
        <w:t>use</w:t>
      </w:r>
      <w:r w:rsidRPr="00E121F6">
        <w:rPr>
          <w:rFonts w:cs="Nirmala UI"/>
          <w:cs/>
          <w:lang w:bidi="hi-IN"/>
        </w:rPr>
        <w:t>.</w:t>
      </w:r>
    </w:p>
    <w:p w14:paraId="6D81825A" w14:textId="77777777" w:rsidR="00E121F6" w:rsidRPr="00E121F6" w:rsidRDefault="00E121F6" w:rsidP="00E121F6">
      <w:pPr>
        <w:rPr>
          <w:szCs w:val="22"/>
          <w:lang w:val="en-CA" w:eastAsia="en-US"/>
        </w:rPr>
      </w:pPr>
      <w:r w:rsidRPr="00E121F6">
        <w:rPr>
          <w:szCs w:val="22"/>
        </w:rPr>
        <w:t>Disposal or re</w:t>
      </w:r>
      <w:r w:rsidRPr="00E121F6">
        <w:rPr>
          <w:rFonts w:cs="Nirmala UI"/>
          <w:cs/>
          <w:lang w:bidi="hi-IN"/>
        </w:rPr>
        <w:t>-</w:t>
      </w:r>
      <w:r w:rsidRPr="00E121F6">
        <w:rPr>
          <w:szCs w:val="22"/>
        </w:rPr>
        <w:t>use of IoT devices incur risks that software code or data is retrieved, analysed, modified and abused</w:t>
      </w:r>
      <w:r w:rsidRPr="00E121F6">
        <w:rPr>
          <w:rFonts w:cs="Nirmala UI"/>
          <w:cs/>
          <w:lang w:bidi="hi-IN"/>
        </w:rPr>
        <w:t xml:space="preserve">. </w:t>
      </w:r>
      <w:r w:rsidRPr="00E121F6">
        <w:rPr>
          <w:szCs w:val="22"/>
        </w:rPr>
        <w:t>Consequences of insecure disposal or re</w:t>
      </w:r>
      <w:r w:rsidRPr="00E121F6">
        <w:rPr>
          <w:rFonts w:cs="Nirmala UI"/>
          <w:cs/>
          <w:lang w:bidi="hi-IN"/>
        </w:rPr>
        <w:t>-</w:t>
      </w:r>
      <w:r w:rsidRPr="00E121F6">
        <w:rPr>
          <w:szCs w:val="22"/>
        </w:rPr>
        <w:t>use can be identity theft, unauthorized transaction, attacks on the IoT system, infringement of license terms and other incidents that affect the IoT users, IoT service developers, IoT service providers and other entities</w:t>
      </w:r>
      <w:r w:rsidRPr="00E121F6">
        <w:rPr>
          <w:rFonts w:cs="Nirmala UI"/>
          <w:cs/>
          <w:lang w:bidi="hi-IN"/>
        </w:rPr>
        <w:t>.</w:t>
      </w:r>
    </w:p>
    <w:p w14:paraId="1C72B866"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6</w:t>
      </w:r>
      <w:r w:rsidRPr="00E121F6">
        <w:rPr>
          <w:rFonts w:eastAsia="Times New Roman" w:cs="Nirmala UI"/>
          <w:b/>
          <w:bCs/>
          <w:cs/>
          <w:lang w:val="en-CA" w:eastAsia="en-US" w:bidi="hi-IN"/>
        </w:rPr>
        <w:tab/>
      </w:r>
      <w:r w:rsidRPr="00E121F6">
        <w:rPr>
          <w:rFonts w:eastAsia="Times New Roman"/>
          <w:b/>
          <w:szCs w:val="20"/>
          <w:lang w:val="en-CA" w:eastAsia="en-US"/>
        </w:rPr>
        <w:t>Learning from security incidents</w:t>
      </w:r>
    </w:p>
    <w:p w14:paraId="7818E4B6" w14:textId="77777777" w:rsidR="00E121F6" w:rsidRPr="00E121F6" w:rsidRDefault="00E121F6" w:rsidP="00E121F6">
      <w:pPr>
        <w:rPr>
          <w:u w:val="single"/>
          <w:lang w:val="en-CA"/>
        </w:rPr>
      </w:pPr>
      <w:r w:rsidRPr="00E121F6">
        <w:rPr>
          <w:u w:val="single"/>
          <w:lang w:val="en-CA"/>
        </w:rPr>
        <w:t>Control</w:t>
      </w:r>
    </w:p>
    <w:p w14:paraId="6E0B1B24" w14:textId="77777777" w:rsidR="00E121F6" w:rsidRPr="00E121F6" w:rsidRDefault="00E121F6" w:rsidP="00E121F6">
      <w:pPr>
        <w:rPr>
          <w:lang w:val="en-CA"/>
        </w:rPr>
      </w:pPr>
      <w:r w:rsidRPr="00E121F6">
        <w:rPr>
          <w:lang w:val="en-CA"/>
        </w:rPr>
        <w:t>Knowledge gained from analysing and resolving IoT security incidents should be used to reduce the likelihood or impact of future incidents</w:t>
      </w:r>
      <w:r w:rsidRPr="00E121F6">
        <w:rPr>
          <w:rFonts w:cs="Nirmala UI"/>
          <w:cs/>
          <w:lang w:val="en-CA" w:bidi="hi-IN"/>
        </w:rPr>
        <w:t>.</w:t>
      </w:r>
    </w:p>
    <w:p w14:paraId="3B1D2C30" w14:textId="77777777" w:rsidR="00E121F6" w:rsidRPr="00E121F6" w:rsidRDefault="00E121F6" w:rsidP="00E121F6">
      <w:pPr>
        <w:spacing w:before="60" w:after="60"/>
        <w:rPr>
          <w:u w:val="single"/>
          <w:lang w:val="en-CA"/>
        </w:rPr>
      </w:pPr>
      <w:r w:rsidRPr="00E121F6">
        <w:rPr>
          <w:u w:val="single"/>
          <w:lang w:val="en-CA"/>
        </w:rPr>
        <w:t>Purpose</w:t>
      </w:r>
    </w:p>
    <w:p w14:paraId="69350DDE" w14:textId="77777777" w:rsidR="00E121F6" w:rsidRPr="00E121F6" w:rsidRDefault="00E121F6" w:rsidP="00E121F6">
      <w:pPr>
        <w:spacing w:before="60" w:after="60"/>
        <w:rPr>
          <w:lang w:val="en-CA"/>
        </w:rPr>
      </w:pPr>
      <w:r w:rsidRPr="00E121F6">
        <w:rPr>
          <w:lang w:val="en-CA"/>
        </w:rPr>
        <w:t>To reduce negative effects of incidents in the provision and use of IoT services</w:t>
      </w:r>
      <w:r w:rsidRPr="00E121F6">
        <w:rPr>
          <w:rFonts w:cs="Nirmala UI"/>
          <w:cs/>
          <w:lang w:val="en-CA" w:bidi="hi-IN"/>
        </w:rPr>
        <w:t>.</w:t>
      </w:r>
    </w:p>
    <w:p w14:paraId="3361F516" w14:textId="77777777" w:rsidR="00E121F6" w:rsidRPr="00E121F6" w:rsidRDefault="00E121F6" w:rsidP="00E121F6">
      <w:pPr>
        <w:spacing w:before="60" w:after="60"/>
        <w:rPr>
          <w:u w:val="single"/>
          <w:lang w:val="en-CA"/>
        </w:rPr>
      </w:pPr>
      <w:r w:rsidRPr="00E121F6">
        <w:rPr>
          <w:u w:val="single"/>
          <w:lang w:val="en-CA"/>
        </w:rPr>
        <w:t>Guidance</w:t>
      </w:r>
    </w:p>
    <w:p w14:paraId="500414FF" w14:textId="77777777" w:rsidR="00E121F6" w:rsidRPr="00E121F6" w:rsidRDefault="00E121F6" w:rsidP="00E121F6">
      <w:pPr>
        <w:spacing w:before="60" w:after="60"/>
        <w:rPr>
          <w:lang w:val="en-CA"/>
        </w:rPr>
      </w:pPr>
      <w:r w:rsidRPr="00E121F6">
        <w:rPr>
          <w:lang w:val="en-CA"/>
        </w:rPr>
        <w:t>Source of knowledge can be internal or external</w:t>
      </w:r>
      <w:r w:rsidRPr="00E121F6">
        <w:rPr>
          <w:rFonts w:cs="Nirmala UI"/>
          <w:cs/>
          <w:lang w:val="en-CA" w:bidi="hi-IN"/>
        </w:rPr>
        <w:t>:</w:t>
      </w:r>
    </w:p>
    <w:p w14:paraId="47A669D5" w14:textId="77777777" w:rsidR="00E121F6" w:rsidRPr="00E121F6" w:rsidRDefault="00E121F6" w:rsidP="00E121F6">
      <w:pPr>
        <w:spacing w:before="60" w:after="60"/>
        <w:ind w:left="240" w:hangingChars="100" w:hanging="240"/>
        <w:rPr>
          <w:lang w:val="en-CA"/>
        </w:rPr>
      </w:pPr>
      <w:r w:rsidRPr="00E121F6">
        <w:rPr>
          <w:lang w:val="en-CA"/>
        </w:rPr>
        <w:t>a</w:t>
      </w:r>
      <w:r w:rsidRPr="00E121F6">
        <w:rPr>
          <w:rFonts w:cs="Nirmala UI"/>
          <w:cs/>
          <w:lang w:val="en-CA" w:bidi="hi-IN"/>
        </w:rPr>
        <w:t xml:space="preserve">) </w:t>
      </w:r>
      <w:r w:rsidRPr="00E121F6">
        <w:rPr>
          <w:lang w:val="en-CA"/>
        </w:rPr>
        <w:t>When an incident handling by the IoT service developer or IoT service provider is closed, causes and consequences of the incident are identified</w:t>
      </w:r>
      <w:r w:rsidRPr="00E121F6">
        <w:rPr>
          <w:rFonts w:cs="Nirmala UI"/>
          <w:cs/>
          <w:lang w:val="en-CA" w:bidi="hi-IN"/>
        </w:rPr>
        <w:t>.</w:t>
      </w:r>
    </w:p>
    <w:p w14:paraId="5636D922" w14:textId="77777777" w:rsidR="00E121F6" w:rsidRPr="00E121F6" w:rsidRDefault="00E121F6" w:rsidP="00E121F6">
      <w:pPr>
        <w:spacing w:before="60" w:after="60"/>
        <w:ind w:left="240" w:hangingChars="100" w:hanging="240"/>
        <w:rPr>
          <w:lang w:val="en-CA"/>
        </w:rPr>
      </w:pPr>
      <w:r w:rsidRPr="00E121F6">
        <w:rPr>
          <w:lang w:val="en-CA"/>
        </w:rPr>
        <w:t>b</w:t>
      </w:r>
      <w:r w:rsidRPr="00E121F6">
        <w:rPr>
          <w:rFonts w:cs="Nirmala UI"/>
          <w:cs/>
          <w:lang w:val="en-CA" w:bidi="hi-IN"/>
        </w:rPr>
        <w:t xml:space="preserve">) </w:t>
      </w:r>
      <w:r w:rsidRPr="00E121F6">
        <w:rPr>
          <w:lang w:val="en-CA"/>
        </w:rPr>
        <w:t>When an IoT security incident is reported by external authority, its relevance to the IoT system and service is examined and identified</w:t>
      </w:r>
      <w:r w:rsidRPr="00E121F6">
        <w:rPr>
          <w:rFonts w:cs="Nirmala UI"/>
          <w:cs/>
          <w:lang w:val="en-CA" w:bidi="hi-IN"/>
        </w:rPr>
        <w:t>.</w:t>
      </w:r>
    </w:p>
    <w:p w14:paraId="1134D581" w14:textId="77777777" w:rsidR="00E121F6" w:rsidRPr="00E121F6" w:rsidRDefault="00E121F6" w:rsidP="00E121F6">
      <w:pPr>
        <w:spacing w:before="60" w:after="60"/>
        <w:rPr>
          <w:lang w:val="en-CA"/>
        </w:rPr>
      </w:pPr>
      <w:r w:rsidRPr="00E121F6">
        <w:rPr>
          <w:lang w:val="en-CA"/>
        </w:rPr>
        <w:t>Based on the knowledge, IoT service developer and IoT service provider should modify as necessary</w:t>
      </w:r>
      <w:r w:rsidRPr="00E121F6">
        <w:rPr>
          <w:rFonts w:cs="Nirmala UI"/>
          <w:cs/>
          <w:lang w:val="en-CA" w:bidi="hi-IN"/>
        </w:rPr>
        <w:t>:</w:t>
      </w:r>
    </w:p>
    <w:p w14:paraId="32EF7BC6" w14:textId="77777777" w:rsidR="00E121F6" w:rsidRPr="00E121F6" w:rsidRDefault="00E121F6" w:rsidP="00E121F6">
      <w:pPr>
        <w:spacing w:before="60" w:after="60"/>
        <w:ind w:left="240" w:hangingChars="100" w:hanging="240"/>
        <w:rPr>
          <w:lang w:val="en-CA"/>
        </w:rPr>
      </w:pPr>
      <w:r w:rsidRPr="00E121F6">
        <w:rPr>
          <w:lang w:val="en-CA"/>
        </w:rPr>
        <w:t>c</w:t>
      </w:r>
      <w:r w:rsidRPr="00E121F6">
        <w:rPr>
          <w:rFonts w:cs="Nirmala UI"/>
          <w:cs/>
          <w:lang w:val="en-CA" w:bidi="hi-IN"/>
        </w:rPr>
        <w:t xml:space="preserve">) </w:t>
      </w:r>
      <w:r w:rsidRPr="00E121F6">
        <w:rPr>
          <w:lang w:val="en-CA"/>
        </w:rPr>
        <w:t>risk assessment,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identification of risk sources and evaluation of risk;</w:t>
      </w:r>
    </w:p>
    <w:p w14:paraId="286C2077" w14:textId="6570C9CE" w:rsidR="00E121F6" w:rsidRPr="00E121F6" w:rsidRDefault="00E121F6" w:rsidP="00E121F6">
      <w:pPr>
        <w:spacing w:before="60" w:after="60"/>
        <w:ind w:left="240" w:hangingChars="100" w:hanging="240"/>
        <w:rPr>
          <w:lang w:val="en-CA"/>
        </w:rPr>
      </w:pPr>
      <w:r w:rsidRPr="00E121F6">
        <w:rPr>
          <w:lang w:val="en-CA"/>
        </w:rPr>
        <w:t>d</w:t>
      </w:r>
      <w:r w:rsidRPr="00E121F6">
        <w:rPr>
          <w:rFonts w:cs="Nirmala UI"/>
          <w:cs/>
          <w:lang w:val="en-CA" w:bidi="hi-IN"/>
        </w:rPr>
        <w:t xml:space="preserve">) </w:t>
      </w:r>
      <w:r w:rsidRPr="00E121F6">
        <w:rPr>
          <w:lang w:val="en-CA"/>
        </w:rPr>
        <w:t>risk treatment,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applied controls and their implementation;</w:t>
      </w:r>
    </w:p>
    <w:p w14:paraId="57263E49" w14:textId="2A32F153" w:rsidR="00E121F6" w:rsidRDefault="00E121F6" w:rsidP="00E121F6">
      <w:pPr>
        <w:spacing w:before="60" w:after="60"/>
        <w:ind w:left="240" w:hangingChars="100" w:hanging="240"/>
        <w:rPr>
          <w:lang w:val="en-CA"/>
        </w:rPr>
      </w:pPr>
      <w:r w:rsidRPr="00E121F6">
        <w:rPr>
          <w:lang w:val="en-CA"/>
        </w:rPr>
        <w:t>e</w:t>
      </w:r>
      <w:r w:rsidRPr="00E121F6">
        <w:rPr>
          <w:rFonts w:cs="Nirmala UI"/>
          <w:cs/>
          <w:lang w:val="en-CA" w:bidi="hi-IN"/>
        </w:rPr>
        <w:t xml:space="preserve">) </w:t>
      </w:r>
      <w:r w:rsidRPr="00E121F6">
        <w:rPr>
          <w:lang w:val="en-CA"/>
        </w:rPr>
        <w:t>incident management processe</w:t>
      </w:r>
      <w:r w:rsidR="00E5063D">
        <w:rPr>
          <w:lang w:val="en-CA"/>
        </w:rPr>
        <w:t>s; or</w:t>
      </w:r>
    </w:p>
    <w:p w14:paraId="7583814D" w14:textId="77777777" w:rsidR="00E5063D" w:rsidRPr="00E121F6" w:rsidRDefault="00E5063D" w:rsidP="00E5063D">
      <w:pPr>
        <w:spacing w:before="60" w:after="60"/>
        <w:ind w:left="240" w:hangingChars="100" w:hanging="240"/>
        <w:rPr>
          <w:rFonts w:cs="Nirmala UI"/>
          <w:cs/>
          <w:lang w:val="en-CA" w:bidi="hi-IN"/>
        </w:rPr>
      </w:pPr>
      <w:r>
        <w:rPr>
          <w:lang w:val="en-CA"/>
        </w:rPr>
        <w:t>f) vulnerability management processes, e.g. testing against known vulnerabilities before release of the IoT devices.</w:t>
      </w:r>
    </w:p>
    <w:p w14:paraId="661A447F" w14:textId="77777777" w:rsidR="00E121F6" w:rsidRPr="00E121F6" w:rsidRDefault="00E121F6" w:rsidP="00E121F6">
      <w:pPr>
        <w:spacing w:before="60" w:after="60"/>
        <w:rPr>
          <w:lang w:val="en-CA"/>
        </w:rPr>
      </w:pPr>
      <w:r w:rsidRPr="00E121F6">
        <w:rPr>
          <w:lang w:val="en-CA"/>
        </w:rPr>
        <w:t>For example, knowledge of</w:t>
      </w:r>
      <w:r w:rsidRPr="00E121F6">
        <w:rPr>
          <w:rFonts w:cs="Nirmala UI"/>
          <w:cs/>
          <w:lang w:val="en-CA" w:bidi="hi-IN"/>
        </w:rPr>
        <w:t>:</w:t>
      </w:r>
    </w:p>
    <w:p w14:paraId="18C2A99C" w14:textId="77777777" w:rsidR="00E121F6" w:rsidRPr="00E121F6" w:rsidRDefault="00E121F6" w:rsidP="00E121F6">
      <w:pPr>
        <w:spacing w:before="60" w:after="60"/>
        <w:ind w:left="240" w:hangingChars="100" w:hanging="240"/>
        <w:rPr>
          <w:lang w:val="en-CA"/>
        </w:rPr>
      </w:pPr>
      <w:r w:rsidRPr="00E121F6">
        <w:rPr>
          <w:rFonts w:cs="Nirmala UI"/>
          <w:cs/>
          <w:lang w:val="en-CA" w:bidi="hi-IN"/>
        </w:rPr>
        <w:t xml:space="preserve">- </w:t>
      </w:r>
      <w:r w:rsidRPr="00E121F6">
        <w:rPr>
          <w:lang w:val="en-CA"/>
        </w:rPr>
        <w:t xml:space="preserve">newly announced software vulnerability can affect security measures of the IoT service </w:t>
      </w:r>
      <w:r w:rsidRPr="00E121F6">
        <w:rPr>
          <w:rFonts w:cs="Nirmala UI"/>
          <w:cs/>
          <w:lang w:val="en-CA" w:bidi="hi-IN"/>
        </w:rPr>
        <w:t>(</w:t>
      </w:r>
      <w:r w:rsidRPr="00E121F6">
        <w:rPr>
          <w:lang w:val="en-CA"/>
        </w:rPr>
        <w:t>c</w:t>
      </w:r>
      <w:r w:rsidRPr="00E121F6">
        <w:rPr>
          <w:rFonts w:cs="Nirmala UI"/>
          <w:cs/>
          <w:lang w:val="en-CA" w:bidi="hi-IN"/>
        </w:rPr>
        <w:t>))</w:t>
      </w:r>
      <w:r w:rsidRPr="00E121F6">
        <w:rPr>
          <w:lang w:val="en-CA"/>
        </w:rPr>
        <w:t>;</w:t>
      </w:r>
    </w:p>
    <w:p w14:paraId="7EF1879B" w14:textId="77777777" w:rsidR="00E121F6" w:rsidRPr="00E121F6" w:rsidRDefault="00E121F6" w:rsidP="00E121F6">
      <w:pPr>
        <w:spacing w:before="60" w:after="60"/>
        <w:ind w:left="240" w:hangingChars="100" w:hanging="240"/>
        <w:rPr>
          <w:lang w:val="en-CA"/>
        </w:rPr>
      </w:pPr>
      <w:r w:rsidRPr="00E121F6">
        <w:rPr>
          <w:rFonts w:cs="Nirmala UI"/>
          <w:cs/>
          <w:lang w:val="en-CA" w:bidi="hi-IN"/>
        </w:rPr>
        <w:t xml:space="preserve">- </w:t>
      </w:r>
      <w:r w:rsidRPr="00E121F6">
        <w:rPr>
          <w:lang w:val="en-CA"/>
        </w:rPr>
        <w:t>an attack on the IoT system can require modified or additional implementation of a control</w:t>
      </w:r>
      <w:r w:rsidRPr="00E121F6">
        <w:rPr>
          <w:rFonts w:cs="Nirmala UI"/>
          <w:cs/>
          <w:lang w:val="en-CA" w:bidi="hi-IN"/>
        </w:rPr>
        <w:t xml:space="preserve"> (</w:t>
      </w:r>
      <w:r w:rsidRPr="00E121F6">
        <w:rPr>
          <w:lang w:val="en-CA"/>
        </w:rPr>
        <w:t>d</w:t>
      </w:r>
      <w:r w:rsidRPr="00E121F6">
        <w:rPr>
          <w:rFonts w:cs="Nirmala UI"/>
          <w:cs/>
          <w:lang w:val="en-CA" w:bidi="hi-IN"/>
        </w:rPr>
        <w:t>))</w:t>
      </w:r>
      <w:r w:rsidRPr="00E121F6">
        <w:rPr>
          <w:lang w:val="en-CA"/>
        </w:rPr>
        <w:t>; or</w:t>
      </w:r>
    </w:p>
    <w:p w14:paraId="12EC3F85" w14:textId="77777777" w:rsidR="00E121F6" w:rsidRPr="00E121F6" w:rsidRDefault="00E121F6" w:rsidP="00E121F6">
      <w:pPr>
        <w:spacing w:before="60" w:after="60"/>
        <w:ind w:left="240" w:hangingChars="100" w:hanging="240"/>
        <w:rPr>
          <w:lang w:val="en-CA"/>
        </w:rPr>
      </w:pPr>
      <w:r w:rsidRPr="00E121F6">
        <w:rPr>
          <w:rFonts w:cs="Nirmala UI"/>
          <w:cs/>
          <w:lang w:val="en-CA" w:bidi="hi-IN"/>
        </w:rPr>
        <w:t xml:space="preserve">- </w:t>
      </w:r>
      <w:r w:rsidRPr="00E121F6">
        <w:rPr>
          <w:lang w:val="en-CA"/>
        </w:rPr>
        <w:t xml:space="preserve">an operational issue can indicate need for changing incident management process across IoT service provider and IoT users </w:t>
      </w:r>
      <w:r w:rsidRPr="00E121F6">
        <w:rPr>
          <w:rFonts w:cs="Nirmala UI"/>
          <w:cs/>
          <w:lang w:val="en-CA" w:bidi="hi-IN"/>
        </w:rPr>
        <w:t>(</w:t>
      </w:r>
      <w:r w:rsidRPr="00E121F6">
        <w:rPr>
          <w:lang w:val="en-CA"/>
        </w:rPr>
        <w:t>e</w:t>
      </w:r>
      <w:r w:rsidRPr="00E121F6">
        <w:rPr>
          <w:rFonts w:cs="Nirmala UI"/>
          <w:cs/>
          <w:lang w:val="en-CA" w:bidi="hi-IN"/>
        </w:rPr>
        <w:t>)).</w:t>
      </w:r>
    </w:p>
    <w:p w14:paraId="0C4D8EB0" w14:textId="77777777" w:rsidR="00E121F6" w:rsidRPr="00E121F6" w:rsidRDefault="00E121F6" w:rsidP="00E121F6">
      <w:pPr>
        <w:spacing w:before="60" w:after="60"/>
        <w:rPr>
          <w:lang w:val="en-CA"/>
        </w:rPr>
      </w:pPr>
      <w:r w:rsidRPr="00E121F6">
        <w:rPr>
          <w:lang w:val="en-CA"/>
        </w:rPr>
        <w:t>Other information</w:t>
      </w:r>
    </w:p>
    <w:p w14:paraId="1667A05A" w14:textId="77777777" w:rsidR="00E121F6" w:rsidRPr="00E121F6" w:rsidRDefault="00E121F6" w:rsidP="00E121F6">
      <w:pPr>
        <w:rPr>
          <w:rFonts w:eastAsia="MS Mincho"/>
          <w:lang w:val="en-CA"/>
        </w:rPr>
      </w:pPr>
      <w:r w:rsidRPr="00E121F6">
        <w:rPr>
          <w:rFonts w:cs="Nirmala UI"/>
          <w:cs/>
          <w:lang w:val="en-CA" w:bidi="hi-IN"/>
        </w:rPr>
        <w:lastRenderedPageBreak/>
        <w:t>[</w:t>
      </w:r>
      <w:r w:rsidRPr="00E121F6">
        <w:rPr>
          <w:lang w:val="en-CA"/>
        </w:rPr>
        <w:t>b</w:t>
      </w:r>
      <w:r w:rsidRPr="00E121F6">
        <w:rPr>
          <w:rFonts w:cs="Nirmala UI"/>
          <w:cs/>
          <w:lang w:val="en-CA" w:bidi="hi-IN"/>
        </w:rPr>
        <w:t>-</w:t>
      </w:r>
      <w:r w:rsidRPr="00E121F6">
        <w:rPr>
          <w:lang w:val="en-CA"/>
        </w:rPr>
        <w:t>ISO</w:t>
      </w:r>
      <w:r w:rsidRPr="00E121F6">
        <w:rPr>
          <w:rFonts w:cs="Nirmala UI"/>
          <w:cs/>
          <w:lang w:val="en-CA" w:bidi="hi-IN"/>
        </w:rPr>
        <w:t>/</w:t>
      </w:r>
      <w:r w:rsidRPr="00E121F6">
        <w:rPr>
          <w:lang w:val="en-CA"/>
        </w:rPr>
        <w:t xml:space="preserve">IEC 27035 </w:t>
      </w:r>
      <w:r w:rsidRPr="00E121F6">
        <w:rPr>
          <w:rFonts w:cs="Nirmala UI"/>
          <w:cs/>
          <w:lang w:val="en-CA" w:bidi="hi-IN"/>
        </w:rPr>
        <w:t>(</w:t>
      </w:r>
      <w:r w:rsidRPr="00E121F6">
        <w:rPr>
          <w:lang w:val="en-CA"/>
        </w:rPr>
        <w:t>all parts</w:t>
      </w:r>
      <w:r w:rsidRPr="00E121F6">
        <w:rPr>
          <w:rFonts w:cs="Nirmala UI"/>
          <w:cs/>
          <w:lang w:val="en-CA" w:bidi="hi-IN"/>
        </w:rPr>
        <w:t>)]</w:t>
      </w:r>
      <w:r w:rsidRPr="00E121F6">
        <w:rPr>
          <w:lang w:val="en-CA"/>
        </w:rPr>
        <w:t xml:space="preserve"> provides guidelines for information security incident management, including lessons learnt, which are generic and applicable to all organizations</w:t>
      </w:r>
      <w:r w:rsidRPr="00E121F6">
        <w:rPr>
          <w:rFonts w:cs="Nirmala UI"/>
          <w:cs/>
          <w:lang w:val="en-CA" w:bidi="hi-IN"/>
        </w:rPr>
        <w:t xml:space="preserve">. </w:t>
      </w:r>
      <w:r w:rsidRPr="00E121F6">
        <w:rPr>
          <w:lang w:val="en-CA"/>
        </w:rPr>
        <w:t>Guidance of this subclause highlights the aspects of lessons learnt relevant to IoT services</w:t>
      </w:r>
      <w:r w:rsidRPr="00E121F6">
        <w:rPr>
          <w:rFonts w:cs="Nirmala UI"/>
          <w:cs/>
          <w:lang w:val="en-CA" w:bidi="hi-IN"/>
        </w:rPr>
        <w:t>.</w:t>
      </w:r>
    </w:p>
    <w:p w14:paraId="207F48D5"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7</w:t>
      </w:r>
      <w:r w:rsidRPr="00E121F6">
        <w:rPr>
          <w:rFonts w:eastAsia="Times New Roman" w:cs="Nirmala UI"/>
          <w:b/>
          <w:bCs/>
          <w:cs/>
          <w:lang w:val="en-CA" w:eastAsia="en-US" w:bidi="hi-IN"/>
        </w:rPr>
        <w:tab/>
      </w:r>
      <w:r w:rsidRPr="00E121F6">
        <w:rPr>
          <w:rFonts w:eastAsia="Times New Roman"/>
          <w:b/>
          <w:szCs w:val="20"/>
          <w:lang w:val="en-CA" w:eastAsia="en-US"/>
        </w:rPr>
        <w:t>Secure IoT system engineering principles</w:t>
      </w:r>
    </w:p>
    <w:p w14:paraId="4E19C654" w14:textId="77777777" w:rsidR="00E121F6" w:rsidRPr="00E121F6" w:rsidRDefault="00E121F6" w:rsidP="00E121F6">
      <w:pPr>
        <w:rPr>
          <w:u w:val="single"/>
          <w:lang w:val="en-CA"/>
        </w:rPr>
      </w:pPr>
      <w:r w:rsidRPr="00E121F6">
        <w:rPr>
          <w:u w:val="single"/>
          <w:lang w:val="en-CA"/>
        </w:rPr>
        <w:t>Control</w:t>
      </w:r>
    </w:p>
    <w:p w14:paraId="4DDA7223" w14:textId="77777777" w:rsidR="00E121F6" w:rsidRPr="00E121F6" w:rsidRDefault="00E121F6" w:rsidP="00E121F6">
      <w:pPr>
        <w:rPr>
          <w:lang w:val="en-CA"/>
        </w:rPr>
      </w:pPr>
      <w:r w:rsidRPr="00E121F6">
        <w:rPr>
          <w:lang w:val="en-CA"/>
        </w:rPr>
        <w:t>Principles for engineering secure IoT systems that address designing and implementation of security functions, defence in depth and hardening of systems and software should be applied to the development of IoT systems</w:t>
      </w:r>
      <w:r w:rsidRPr="00E121F6">
        <w:rPr>
          <w:rFonts w:cs="Nirmala UI"/>
          <w:cs/>
          <w:lang w:val="en-CA" w:bidi="hi-IN"/>
        </w:rPr>
        <w:t>.</w:t>
      </w:r>
    </w:p>
    <w:p w14:paraId="50597896" w14:textId="77777777" w:rsidR="00E121F6" w:rsidRPr="00E121F6" w:rsidRDefault="00E121F6" w:rsidP="00E121F6">
      <w:pPr>
        <w:spacing w:after="120"/>
        <w:rPr>
          <w:u w:val="single"/>
          <w:lang w:val="en-CA"/>
        </w:rPr>
      </w:pPr>
      <w:r w:rsidRPr="00E121F6">
        <w:rPr>
          <w:u w:val="single"/>
          <w:lang w:val="en-CA"/>
        </w:rPr>
        <w:t>Purpose</w:t>
      </w:r>
    </w:p>
    <w:p w14:paraId="13740476" w14:textId="77777777" w:rsidR="00E121F6" w:rsidRPr="00E121F6" w:rsidRDefault="00E121F6" w:rsidP="00E121F6">
      <w:pPr>
        <w:rPr>
          <w:lang w:val="en-CA"/>
        </w:rPr>
      </w:pPr>
      <w:r w:rsidRPr="00E121F6">
        <w:rPr>
          <w:lang w:val="en-CA"/>
        </w:rPr>
        <w:t>To ensure that security is designed and implemented in the development of IoT systems</w:t>
      </w:r>
      <w:r w:rsidRPr="00E121F6">
        <w:rPr>
          <w:rFonts w:cs="Nirmala UI"/>
          <w:cs/>
          <w:lang w:val="en-CA" w:bidi="hi-IN"/>
        </w:rPr>
        <w:t>.</w:t>
      </w:r>
    </w:p>
    <w:p w14:paraId="64DBE0E8" w14:textId="77777777" w:rsidR="00E121F6" w:rsidRPr="00E121F6" w:rsidRDefault="00E121F6" w:rsidP="00E121F6">
      <w:pPr>
        <w:spacing w:after="120"/>
        <w:rPr>
          <w:u w:val="single"/>
          <w:lang w:val="en-CA"/>
        </w:rPr>
      </w:pPr>
      <w:r w:rsidRPr="00E121F6">
        <w:rPr>
          <w:u w:val="single"/>
          <w:lang w:val="en-CA"/>
        </w:rPr>
        <w:t>Guidance</w:t>
      </w:r>
    </w:p>
    <w:p w14:paraId="62500D67" w14:textId="77777777" w:rsidR="00E121F6" w:rsidRPr="00E121F6" w:rsidRDefault="00E121F6" w:rsidP="00E121F6">
      <w:pPr>
        <w:rPr>
          <w:lang w:val="en-CA"/>
        </w:rPr>
      </w:pPr>
      <w:bookmarkStart w:id="32" w:name="_Hlk536784756"/>
      <w:r w:rsidRPr="00E121F6">
        <w:rPr>
          <w:lang w:val="en-CA"/>
        </w:rPr>
        <w:t>The IoT service developer should have principles for engineering secure IoT systems</w:t>
      </w:r>
      <w:r w:rsidRPr="00E121F6">
        <w:rPr>
          <w:rFonts w:cs="Nirmala UI"/>
          <w:cs/>
          <w:lang w:val="en-CA" w:bidi="hi-IN"/>
        </w:rPr>
        <w:t>.</w:t>
      </w:r>
    </w:p>
    <w:p w14:paraId="341F228D" w14:textId="77777777" w:rsidR="00E121F6" w:rsidRPr="00E121F6" w:rsidRDefault="00E121F6" w:rsidP="00E121F6">
      <w:pPr>
        <w:rPr>
          <w:lang w:val="en-CA"/>
        </w:rPr>
      </w:pPr>
      <w:r w:rsidRPr="00E121F6">
        <w:rPr>
          <w:lang w:val="en-CA"/>
        </w:rPr>
        <w:t>The principles should require risk identification of IoT system considering the consequences that can affect the IoT users, the IoT service providers and other external entities on the network</w:t>
      </w:r>
      <w:r w:rsidRPr="00E121F6">
        <w:rPr>
          <w:rFonts w:cs="Nirmala UI"/>
          <w:cs/>
          <w:lang w:val="en-CA" w:bidi="hi-IN"/>
        </w:rPr>
        <w:t>.</w:t>
      </w:r>
    </w:p>
    <w:p w14:paraId="297D57E9" w14:textId="77777777" w:rsidR="00E121F6" w:rsidRPr="00E121F6" w:rsidRDefault="00E121F6" w:rsidP="00E121F6">
      <w:pPr>
        <w:rPr>
          <w:lang w:val="en-CA"/>
        </w:rPr>
      </w:pPr>
      <w:r w:rsidRPr="00E121F6">
        <w:rPr>
          <w:lang w:val="en-CA"/>
        </w:rPr>
        <w:t>The risk identification should take different aspects of the IoT system</w:t>
      </w:r>
      <w:r w:rsidRPr="00E121F6">
        <w:rPr>
          <w:rFonts w:cs="Nirmala UI"/>
          <w:cs/>
          <w:lang w:val="en-CA" w:bidi="hi-IN"/>
        </w:rPr>
        <w:t xml:space="preserve">. </w:t>
      </w:r>
      <w:r w:rsidRPr="00E121F6">
        <w:rPr>
          <w:lang w:val="en-CA"/>
        </w:rPr>
        <w:t>Examples of those aspects are</w:t>
      </w:r>
      <w:r w:rsidRPr="00E121F6">
        <w:rPr>
          <w:rFonts w:cs="Nirmala UI"/>
          <w:cs/>
          <w:lang w:val="en-CA" w:bidi="hi-IN"/>
        </w:rPr>
        <w:t>:</w:t>
      </w:r>
    </w:p>
    <w:p w14:paraId="48A25392"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interfaces between the IoT system and external entities through networks;</w:t>
      </w:r>
    </w:p>
    <w:p w14:paraId="166CDE49"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internal fraud in system operation and maintenance;</w:t>
      </w:r>
    </w:p>
    <w:p w14:paraId="69984C9E" w14:textId="77777777" w:rsidR="00E121F6" w:rsidRPr="00E121F6" w:rsidRDefault="00E121F6" w:rsidP="00E121F6">
      <w:pPr>
        <w:ind w:leftChars="100" w:left="240"/>
        <w:rPr>
          <w:lang w:val="en-CA"/>
        </w:rPr>
      </w:pPr>
      <w:r w:rsidRPr="00E121F6">
        <w:rPr>
          <w:lang w:val="en-CA"/>
        </w:rPr>
        <w:t>c</w:t>
      </w:r>
      <w:r w:rsidRPr="00E121F6">
        <w:rPr>
          <w:rFonts w:cs="Nirmala UI"/>
          <w:cs/>
          <w:lang w:val="en-CA" w:bidi="hi-IN"/>
        </w:rPr>
        <w:t xml:space="preserve">) </w:t>
      </w:r>
      <w:r w:rsidRPr="00E121F6">
        <w:rPr>
          <w:lang w:val="en-CA"/>
        </w:rPr>
        <w:t>quality issues of products and services acquired from external entities;</w:t>
      </w:r>
    </w:p>
    <w:p w14:paraId="12C028C9" w14:textId="77777777" w:rsidR="00E121F6" w:rsidRPr="00E121F6" w:rsidRDefault="00E121F6" w:rsidP="00E121F6">
      <w:pPr>
        <w:ind w:leftChars="100" w:left="240"/>
        <w:rPr>
          <w:lang w:val="en-CA"/>
        </w:rPr>
      </w:pPr>
      <w:r w:rsidRPr="00E121F6">
        <w:rPr>
          <w:lang w:val="en-CA"/>
        </w:rPr>
        <w:t>d</w:t>
      </w:r>
      <w:r w:rsidRPr="00E121F6">
        <w:rPr>
          <w:rFonts w:cs="Nirmala UI"/>
          <w:cs/>
          <w:lang w:val="en-CA" w:bidi="hi-IN"/>
        </w:rPr>
        <w:t xml:space="preserve">) </w:t>
      </w:r>
      <w:r w:rsidRPr="00E121F6">
        <w:rPr>
          <w:lang w:val="en-CA"/>
        </w:rPr>
        <w:t>physical access to the IoT system and devices; and</w:t>
      </w:r>
    </w:p>
    <w:p w14:paraId="70E96342" w14:textId="77777777" w:rsidR="00E121F6" w:rsidRPr="00E121F6" w:rsidRDefault="00E121F6" w:rsidP="00E121F6">
      <w:pPr>
        <w:ind w:leftChars="100" w:left="240"/>
        <w:rPr>
          <w:lang w:val="en-CA"/>
        </w:rPr>
      </w:pPr>
      <w:r w:rsidRPr="00E121F6">
        <w:rPr>
          <w:lang w:val="en-CA"/>
        </w:rPr>
        <w:t>e</w:t>
      </w:r>
      <w:r w:rsidRPr="00E121F6">
        <w:rPr>
          <w:rFonts w:cs="Nirmala UI"/>
          <w:cs/>
          <w:lang w:val="en-CA" w:bidi="hi-IN"/>
        </w:rPr>
        <w:t xml:space="preserve">) </w:t>
      </w:r>
      <w:r w:rsidRPr="00E121F6">
        <w:rPr>
          <w:lang w:val="en-CA"/>
        </w:rPr>
        <w:t>changes in environmental conditions</w:t>
      </w:r>
      <w:r w:rsidRPr="00E121F6">
        <w:rPr>
          <w:rFonts w:cs="Nirmala UI"/>
          <w:cs/>
          <w:lang w:val="en-CA" w:bidi="hi-IN"/>
        </w:rPr>
        <w:t>.</w:t>
      </w:r>
    </w:p>
    <w:p w14:paraId="4491DCAD" w14:textId="77777777" w:rsidR="00E121F6" w:rsidRPr="00E121F6" w:rsidRDefault="00E121F6" w:rsidP="00E121F6">
      <w:pPr>
        <w:rPr>
          <w:lang w:val="en-CA"/>
        </w:rPr>
      </w:pPr>
      <w:r w:rsidRPr="00E121F6">
        <w:rPr>
          <w:lang w:val="en-CA"/>
        </w:rPr>
        <w:t>The principles should address the following areas of security measures to be considered in the IoT system development</w:t>
      </w:r>
      <w:r w:rsidRPr="00E121F6">
        <w:rPr>
          <w:rFonts w:cs="Nirmala UI"/>
          <w:cs/>
          <w:lang w:val="en-CA" w:bidi="hi-IN"/>
        </w:rPr>
        <w:t>:</w:t>
      </w:r>
    </w:p>
    <w:p w14:paraId="2ACBC2DF"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security functions;</w:t>
      </w:r>
    </w:p>
    <w:p w14:paraId="65FFBFAC"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hardening requirements of the system and software;</w:t>
      </w:r>
    </w:p>
    <w:p w14:paraId="1F692172" w14:textId="77A33B1F" w:rsidR="00E121F6" w:rsidRPr="00E121F6" w:rsidRDefault="00E121F6" w:rsidP="00E121F6">
      <w:pPr>
        <w:ind w:leftChars="100" w:left="240"/>
        <w:rPr>
          <w:lang w:val="en-CA"/>
        </w:rPr>
      </w:pPr>
      <w:r w:rsidRPr="00E121F6">
        <w:rPr>
          <w:lang w:val="en-CA"/>
        </w:rPr>
        <w:t>c</w:t>
      </w:r>
      <w:r w:rsidRPr="00E121F6">
        <w:rPr>
          <w:rFonts w:cs="Nirmala UI"/>
          <w:cs/>
          <w:lang w:val="en-CA" w:bidi="hi-IN"/>
        </w:rPr>
        <w:t xml:space="preserve">) </w:t>
      </w:r>
      <w:r w:rsidRPr="00E121F6">
        <w:rPr>
          <w:lang w:val="en-CA"/>
        </w:rPr>
        <w:t>requirements for defence in depth, i</w:t>
      </w:r>
      <w:r w:rsidRPr="00E121F6">
        <w:rPr>
          <w:rFonts w:cs="Nirmala UI"/>
          <w:cs/>
          <w:lang w:val="en-CA" w:bidi="hi-IN"/>
        </w:rPr>
        <w:t>.</w:t>
      </w:r>
      <w:r w:rsidRPr="00E121F6">
        <w:rPr>
          <w:lang w:val="en-CA"/>
        </w:rPr>
        <w:t>e</w:t>
      </w:r>
      <w:r w:rsidRPr="00E121F6">
        <w:rPr>
          <w:rFonts w:cs="Nirmala UI"/>
          <w:cs/>
          <w:lang w:val="en-CA" w:bidi="hi-IN"/>
        </w:rPr>
        <w:t>.</w:t>
      </w:r>
      <w:r w:rsidRPr="00E121F6">
        <w:rPr>
          <w:lang w:val="en-CA"/>
        </w:rPr>
        <w:t>, layered design of security functions; and</w:t>
      </w:r>
    </w:p>
    <w:p w14:paraId="1F34E4D6" w14:textId="77777777" w:rsidR="00E121F6" w:rsidRPr="00E121F6" w:rsidRDefault="00E121F6" w:rsidP="00E121F6">
      <w:pPr>
        <w:ind w:leftChars="100" w:left="240"/>
        <w:rPr>
          <w:lang w:val="en-CA"/>
        </w:rPr>
      </w:pPr>
      <w:r w:rsidRPr="00E121F6">
        <w:rPr>
          <w:lang w:val="en-CA"/>
        </w:rPr>
        <w:t>d</w:t>
      </w:r>
      <w:r w:rsidRPr="00E121F6">
        <w:rPr>
          <w:rFonts w:cs="Nirmala UI"/>
          <w:cs/>
          <w:lang w:val="en-CA" w:bidi="hi-IN"/>
        </w:rPr>
        <w:t xml:space="preserve">) </w:t>
      </w:r>
      <w:r w:rsidRPr="00E121F6">
        <w:rPr>
          <w:lang w:val="en-CA"/>
        </w:rPr>
        <w:t>functions for monitoring and logging</w:t>
      </w:r>
      <w:r w:rsidRPr="00E121F6">
        <w:rPr>
          <w:rFonts w:cs="Nirmala UI"/>
          <w:cs/>
          <w:lang w:val="en-CA" w:bidi="hi-IN"/>
        </w:rPr>
        <w:t>.</w:t>
      </w:r>
    </w:p>
    <w:p w14:paraId="4B3BB817" w14:textId="77777777" w:rsidR="00E121F6" w:rsidRPr="00E121F6" w:rsidRDefault="00E121F6" w:rsidP="00E121F6">
      <w:pPr>
        <w:rPr>
          <w:lang w:val="en-CA" w:eastAsia="en-US"/>
        </w:rPr>
      </w:pPr>
      <w:r w:rsidRPr="00E121F6">
        <w:rPr>
          <w:lang w:val="en-CA"/>
        </w:rPr>
        <w:t>The principles should be applied to the development of IoT systems</w:t>
      </w:r>
      <w:r w:rsidRPr="00E121F6">
        <w:rPr>
          <w:rFonts w:cs="Nirmala UI"/>
          <w:cs/>
          <w:lang w:val="en-CA" w:bidi="hi-IN"/>
        </w:rPr>
        <w:t xml:space="preserve"> </w:t>
      </w:r>
      <w:r w:rsidRPr="00E121F6">
        <w:rPr>
          <w:lang w:val="en-CA" w:eastAsia="en-US"/>
        </w:rPr>
        <w:t>with the following security design concepts</w:t>
      </w:r>
      <w:r w:rsidRPr="00E121F6">
        <w:rPr>
          <w:rFonts w:cs="Nirmala UI"/>
          <w:cs/>
          <w:lang w:val="en-CA" w:eastAsia="en-US" w:bidi="hi-IN"/>
        </w:rPr>
        <w:t>:</w:t>
      </w:r>
    </w:p>
    <w:p w14:paraId="4D1215BC" w14:textId="77777777" w:rsidR="00E121F6" w:rsidRPr="00E121F6" w:rsidRDefault="00E121F6" w:rsidP="00E121F6">
      <w:pPr>
        <w:numPr>
          <w:ilvl w:val="0"/>
          <w:numId w:val="21"/>
        </w:numPr>
        <w:spacing w:before="0" w:after="240" w:line="230" w:lineRule="atLeast"/>
        <w:contextualSpacing/>
        <w:jc w:val="both"/>
        <w:rPr>
          <w:rFonts w:eastAsia="MS Mincho"/>
          <w:szCs w:val="20"/>
          <w:lang w:val="en-CA" w:eastAsia="en-US"/>
        </w:rPr>
      </w:pPr>
      <w:r w:rsidRPr="00E121F6">
        <w:rPr>
          <w:rFonts w:eastAsia="MS Mincho"/>
          <w:szCs w:val="20"/>
          <w:lang w:val="en-CA" w:eastAsia="en-US"/>
        </w:rPr>
        <w:t>Secure by default</w:t>
      </w:r>
      <w:r w:rsidRPr="00E121F6">
        <w:rPr>
          <w:rFonts w:eastAsia="MS Mincho" w:cs="Nirmala UI"/>
          <w:cs/>
          <w:lang w:val="en-CA" w:eastAsia="en-US" w:bidi="hi-IN"/>
        </w:rPr>
        <w:t xml:space="preserve">: </w:t>
      </w:r>
      <w:r w:rsidRPr="00E121F6">
        <w:rPr>
          <w:rFonts w:eastAsia="MS Mincho"/>
          <w:szCs w:val="20"/>
          <w:lang w:val="en-CA" w:eastAsia="en-US"/>
        </w:rPr>
        <w:t>This concept covers guidelines to choose the most secure options that are available during procurement and configuration, for example</w:t>
      </w:r>
      <w:r w:rsidRPr="00E121F6">
        <w:rPr>
          <w:rFonts w:eastAsia="MS Mincho" w:cs="Nirmala UI"/>
          <w:cs/>
          <w:lang w:val="en-CA" w:eastAsia="en-US" w:bidi="hi-IN"/>
        </w:rPr>
        <w:t>:</w:t>
      </w:r>
    </w:p>
    <w:p w14:paraId="49D89CCC"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Minimizing attack surfaces;</w:t>
      </w:r>
    </w:p>
    <w:p w14:paraId="28B19B4E" w14:textId="77027E0C"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Hardware &amp; Software assets</w:t>
      </w:r>
      <w:r w:rsidRPr="00E121F6">
        <w:rPr>
          <w:rFonts w:eastAsia="MS Mincho" w:cs="Nirmala UI"/>
          <w:cs/>
          <w:lang w:val="en-CA" w:eastAsia="en-US" w:bidi="hi-IN"/>
        </w:rPr>
        <w:t xml:space="preserve"> </w:t>
      </w:r>
      <w:r w:rsidRPr="00E121F6">
        <w:rPr>
          <w:rFonts w:eastAsia="MS Mincho"/>
          <w:szCs w:val="20"/>
          <w:lang w:val="en-CA" w:eastAsia="en-US"/>
        </w:rPr>
        <w:t>using protection profile for critical and sensitive use cases</w:t>
      </w:r>
      <w:r w:rsidR="00E5063D">
        <w:rPr>
          <w:rFonts w:eastAsia="MS Mincho"/>
          <w:szCs w:val="20"/>
          <w:lang w:val="en-CA" w:eastAsia="en-US"/>
        </w:rPr>
        <w:t>;</w:t>
      </w:r>
    </w:p>
    <w:p w14:paraId="409FBE5A"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Using a secure supply chain;</w:t>
      </w:r>
    </w:p>
    <w:p w14:paraId="4B56535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Using standards, best practices and reuse validated codes;</w:t>
      </w:r>
    </w:p>
    <w:p w14:paraId="49C73559"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System hardening and operating with least privilege;</w:t>
      </w:r>
    </w:p>
    <w:p w14:paraId="7A5678E3"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Reducing exposure time</w:t>
      </w:r>
      <w:r w:rsidRPr="00E121F6">
        <w:rPr>
          <w:rFonts w:eastAsia="MS Mincho" w:cs="Nirmala UI"/>
          <w:cs/>
          <w:lang w:val="en-CA" w:eastAsia="en-US" w:bidi="hi-IN"/>
        </w:rPr>
        <w:t>.</w:t>
      </w:r>
    </w:p>
    <w:p w14:paraId="62688955" w14:textId="77777777" w:rsidR="00E121F6" w:rsidRPr="00E121F6" w:rsidRDefault="00E121F6" w:rsidP="00E121F6">
      <w:pPr>
        <w:numPr>
          <w:ilvl w:val="0"/>
          <w:numId w:val="21"/>
        </w:numPr>
        <w:spacing w:before="0" w:after="240" w:line="230" w:lineRule="atLeast"/>
        <w:contextualSpacing/>
        <w:jc w:val="both"/>
        <w:rPr>
          <w:rFonts w:eastAsia="MS Mincho"/>
          <w:szCs w:val="20"/>
          <w:lang w:val="en-CA" w:eastAsia="en-US"/>
        </w:rPr>
      </w:pPr>
      <w:r w:rsidRPr="00E121F6">
        <w:rPr>
          <w:rFonts w:eastAsia="MS Mincho"/>
          <w:szCs w:val="20"/>
          <w:lang w:val="en-CA" w:eastAsia="en-US"/>
        </w:rPr>
        <w:lastRenderedPageBreak/>
        <w:t>Rigour in defence</w:t>
      </w:r>
      <w:r w:rsidRPr="00E121F6">
        <w:rPr>
          <w:rFonts w:eastAsia="MS Mincho" w:cs="Nirmala UI"/>
          <w:cs/>
          <w:lang w:val="en-CA" w:eastAsia="en-US" w:bidi="hi-IN"/>
        </w:rPr>
        <w:t xml:space="preserve">: </w:t>
      </w:r>
      <w:r w:rsidRPr="00E121F6">
        <w:rPr>
          <w:rFonts w:eastAsia="MS Mincho"/>
          <w:szCs w:val="20"/>
          <w:lang w:val="en-CA" w:eastAsia="en-US"/>
        </w:rPr>
        <w:t>This concept covers guidelines to ensure care and completeness in architecting the system, for example</w:t>
      </w:r>
      <w:r w:rsidRPr="00E121F6">
        <w:rPr>
          <w:rFonts w:eastAsia="MS Mincho" w:cs="Nirmala UI"/>
          <w:cs/>
          <w:lang w:val="en-CA" w:eastAsia="en-US" w:bidi="hi-IN"/>
        </w:rPr>
        <w:t>:</w:t>
      </w:r>
    </w:p>
    <w:p w14:paraId="5F697F3B"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Defense in depth </w:t>
      </w:r>
      <w:r w:rsidRPr="00E121F6">
        <w:rPr>
          <w:rFonts w:eastAsia="MS Mincho" w:cs="Nirmala UI"/>
          <w:cs/>
          <w:lang w:val="en-CA" w:eastAsia="en-US" w:bidi="hi-IN"/>
        </w:rPr>
        <w:t>(</w:t>
      </w:r>
      <w:r w:rsidRPr="00E121F6">
        <w:rPr>
          <w:rFonts w:eastAsia="MS Mincho"/>
          <w:szCs w:val="20"/>
          <w:lang w:val="en-CA" w:eastAsia="en-US"/>
        </w:rPr>
        <w:t>multilayer</w:t>
      </w:r>
      <w:r w:rsidRPr="00E121F6">
        <w:rPr>
          <w:rFonts w:eastAsia="MS Mincho" w:cs="Nirmala UI"/>
          <w:cs/>
          <w:lang w:val="en-CA" w:eastAsia="en-US" w:bidi="hi-IN"/>
        </w:rPr>
        <w:t>)</w:t>
      </w:r>
      <w:r w:rsidRPr="00E121F6">
        <w:rPr>
          <w:rFonts w:eastAsia="MS Mincho"/>
          <w:szCs w:val="20"/>
          <w:lang w:val="en-CA" w:eastAsia="en-US"/>
        </w:rPr>
        <w:t>;</w:t>
      </w:r>
    </w:p>
    <w:p w14:paraId="6D42F636"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Defense in breadth </w:t>
      </w:r>
      <w:r w:rsidRPr="00E121F6">
        <w:rPr>
          <w:rFonts w:eastAsia="MS Mincho" w:cs="Nirmala UI"/>
          <w:cs/>
          <w:lang w:val="en-CA" w:eastAsia="en-US" w:bidi="hi-IN"/>
        </w:rPr>
        <w:t>(</w:t>
      </w:r>
      <w:r w:rsidRPr="00E121F6">
        <w:rPr>
          <w:rFonts w:eastAsia="MS Mincho"/>
          <w:szCs w:val="20"/>
          <w:lang w:val="en-CA" w:eastAsia="en-US"/>
        </w:rPr>
        <w:t>variety</w:t>
      </w:r>
      <w:r w:rsidRPr="00E121F6">
        <w:rPr>
          <w:rFonts w:eastAsia="MS Mincho" w:cs="Nirmala UI"/>
          <w:cs/>
          <w:lang w:val="en-CA" w:eastAsia="en-US" w:bidi="hi-IN"/>
        </w:rPr>
        <w:t>)</w:t>
      </w:r>
      <w:r w:rsidRPr="00E121F6">
        <w:rPr>
          <w:rFonts w:eastAsia="MS Mincho"/>
          <w:szCs w:val="20"/>
          <w:lang w:val="en-CA" w:eastAsia="en-US"/>
        </w:rPr>
        <w:t>, protect uniformly;</w:t>
      </w:r>
    </w:p>
    <w:p w14:paraId="3CEC7884"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Compartmentalization of system </w:t>
      </w:r>
      <w:r w:rsidRPr="00E121F6">
        <w:rPr>
          <w:rFonts w:eastAsia="MS Mincho" w:cs="Nirmala UI"/>
          <w:cs/>
          <w:lang w:val="en-CA" w:eastAsia="en-US" w:bidi="hi-IN"/>
        </w:rPr>
        <w:t>(</w:t>
      </w:r>
      <w:r w:rsidRPr="00E121F6">
        <w:rPr>
          <w:rFonts w:eastAsia="MS Mincho"/>
          <w:szCs w:val="20"/>
          <w:lang w:val="en-CA" w:eastAsia="en-US"/>
        </w:rPr>
        <w:t>e</w:t>
      </w:r>
      <w:r w:rsidRPr="00E121F6">
        <w:rPr>
          <w:rFonts w:eastAsia="MS Mincho" w:cs="Nirmala UI"/>
          <w:cs/>
          <w:lang w:val="en-CA" w:eastAsia="en-US" w:bidi="hi-IN"/>
        </w:rPr>
        <w:t>.</w:t>
      </w:r>
      <w:r w:rsidRPr="00E121F6">
        <w:rPr>
          <w:rFonts w:eastAsia="MS Mincho"/>
          <w:szCs w:val="20"/>
          <w:lang w:val="en-CA" w:eastAsia="en-US"/>
        </w:rPr>
        <w:t>g</w:t>
      </w:r>
      <w:r w:rsidRPr="00E121F6">
        <w:rPr>
          <w:rFonts w:eastAsia="MS Mincho" w:cs="Nirmala UI"/>
          <w:cs/>
          <w:lang w:val="en-CA" w:eastAsia="en-US" w:bidi="hi-IN"/>
        </w:rPr>
        <w:t xml:space="preserve">. </w:t>
      </w:r>
      <w:r w:rsidRPr="00E121F6">
        <w:rPr>
          <w:rFonts w:eastAsia="MS Mincho"/>
          <w:szCs w:val="20"/>
          <w:lang w:val="en-CA" w:eastAsia="en-US"/>
        </w:rPr>
        <w:t>network segmentation</w:t>
      </w:r>
      <w:r w:rsidRPr="00E121F6">
        <w:rPr>
          <w:rFonts w:eastAsia="MS Mincho" w:cs="Nirmala UI"/>
          <w:cs/>
          <w:lang w:val="en-CA" w:eastAsia="en-US" w:bidi="hi-IN"/>
        </w:rPr>
        <w:t>)</w:t>
      </w:r>
      <w:r w:rsidRPr="00E121F6">
        <w:rPr>
          <w:rFonts w:eastAsia="MS Mincho"/>
          <w:szCs w:val="20"/>
          <w:lang w:val="en-CA" w:eastAsia="en-US"/>
        </w:rPr>
        <w:t>;</w:t>
      </w:r>
    </w:p>
    <w:p w14:paraId="56D8466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Using encapsulation to manage access to functions;</w:t>
      </w:r>
    </w:p>
    <w:p w14:paraId="4210DCB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Monitoring, detection and reporting of anomalies, including the use of honey pots;</w:t>
      </w:r>
    </w:p>
    <w:p w14:paraId="1BEF49E5"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Vulnerability assessment and pen testing;</w:t>
      </w:r>
    </w:p>
    <w:p w14:paraId="45F296A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Using a secure engineering approach;</w:t>
      </w:r>
    </w:p>
    <w:p w14:paraId="0689806C"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Secure system lifecycle;</w:t>
      </w:r>
    </w:p>
    <w:p w14:paraId="64107238"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Patch diligently</w:t>
      </w:r>
      <w:r w:rsidRPr="00E121F6">
        <w:rPr>
          <w:rFonts w:eastAsia="MS Mincho" w:cs="Nirmala UI"/>
          <w:cs/>
          <w:lang w:val="en-CA" w:eastAsia="en-US" w:bidi="hi-IN"/>
        </w:rPr>
        <w:t>.</w:t>
      </w:r>
    </w:p>
    <w:p w14:paraId="65FAB704" w14:textId="77777777" w:rsidR="00E121F6" w:rsidRPr="00E121F6" w:rsidRDefault="00E121F6" w:rsidP="00E121F6">
      <w:pPr>
        <w:numPr>
          <w:ilvl w:val="0"/>
          <w:numId w:val="21"/>
        </w:numPr>
        <w:spacing w:before="0" w:after="240" w:line="230" w:lineRule="atLeast"/>
        <w:contextualSpacing/>
        <w:jc w:val="both"/>
        <w:rPr>
          <w:rFonts w:eastAsia="MS Mincho"/>
          <w:szCs w:val="20"/>
          <w:lang w:val="en-CA" w:eastAsia="en-US"/>
        </w:rPr>
      </w:pPr>
      <w:r w:rsidRPr="00E121F6">
        <w:rPr>
          <w:rFonts w:eastAsia="MS Mincho"/>
          <w:szCs w:val="20"/>
          <w:lang w:val="en-CA" w:eastAsia="en-US"/>
        </w:rPr>
        <w:t>Accountability</w:t>
      </w:r>
      <w:r w:rsidRPr="00E121F6">
        <w:rPr>
          <w:rFonts w:eastAsia="MS Mincho" w:cs="Nirmala UI"/>
          <w:cs/>
          <w:lang w:val="en-CA" w:eastAsia="en-US" w:bidi="hi-IN"/>
        </w:rPr>
        <w:t xml:space="preserve">: </w:t>
      </w:r>
      <w:r w:rsidRPr="00E121F6">
        <w:rPr>
          <w:rFonts w:eastAsia="MS Mincho"/>
          <w:szCs w:val="20"/>
          <w:lang w:val="en-CA" w:eastAsia="en-US"/>
        </w:rPr>
        <w:t>This concept covers guidelines to ensure care in granting and monitoring access to assets during operation</w:t>
      </w:r>
      <w:r w:rsidRPr="00E121F6">
        <w:rPr>
          <w:rFonts w:eastAsia="MS Mincho" w:cs="Nirmala UI"/>
          <w:cs/>
          <w:lang w:val="en-CA" w:eastAsia="en-US" w:bidi="hi-IN"/>
        </w:rPr>
        <w:t xml:space="preserve">. </w:t>
      </w:r>
      <w:r w:rsidRPr="00E121F6">
        <w:rPr>
          <w:rFonts w:eastAsia="MS Mincho"/>
          <w:szCs w:val="20"/>
          <w:lang w:val="en-CA" w:eastAsia="en-US"/>
        </w:rPr>
        <w:t>It also includes responsibility for reporting and mitigating known vulnerabilities, for example</w:t>
      </w:r>
      <w:r w:rsidRPr="00E121F6">
        <w:rPr>
          <w:rFonts w:eastAsia="MS Mincho" w:cs="Nirmala UI"/>
          <w:cs/>
          <w:lang w:val="en-CA" w:eastAsia="en-US" w:bidi="hi-IN"/>
        </w:rPr>
        <w:t>:</w:t>
      </w:r>
    </w:p>
    <w:p w14:paraId="5E4C0B23"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Connecting carefully and deliberately;</w:t>
      </w:r>
    </w:p>
    <w:p w14:paraId="2654332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Ensuring the segregation of duties;</w:t>
      </w:r>
    </w:p>
    <w:p w14:paraId="073A44AB"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Establishing and protecting audit trails;</w:t>
      </w:r>
    </w:p>
    <w:p w14:paraId="6169192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Practicing transparency </w:t>
      </w:r>
      <w:r w:rsidRPr="00E121F6">
        <w:rPr>
          <w:rFonts w:eastAsia="MS Mincho" w:cs="Nirmala UI"/>
          <w:cs/>
          <w:lang w:val="en-CA" w:eastAsia="en-US" w:bidi="hi-IN"/>
        </w:rPr>
        <w:t>(</w:t>
      </w:r>
      <w:r w:rsidRPr="00E121F6">
        <w:rPr>
          <w:rFonts w:eastAsia="MS Mincho"/>
          <w:szCs w:val="20"/>
          <w:lang w:val="en-CA" w:eastAsia="en-US"/>
        </w:rPr>
        <w:t>e</w:t>
      </w:r>
      <w:r w:rsidRPr="00E121F6">
        <w:rPr>
          <w:rFonts w:eastAsia="MS Mincho" w:cs="Nirmala UI"/>
          <w:cs/>
          <w:lang w:val="en-CA" w:eastAsia="en-US" w:bidi="hi-IN"/>
        </w:rPr>
        <w:t>.</w:t>
      </w:r>
      <w:r w:rsidRPr="00E121F6">
        <w:rPr>
          <w:rFonts w:eastAsia="MS Mincho"/>
          <w:szCs w:val="20"/>
          <w:lang w:val="en-CA" w:eastAsia="en-US"/>
        </w:rPr>
        <w:t>g</w:t>
      </w:r>
      <w:r w:rsidRPr="00E121F6">
        <w:rPr>
          <w:rFonts w:eastAsia="MS Mincho" w:cs="Nirmala UI"/>
          <w:cs/>
          <w:lang w:val="en-CA" w:eastAsia="en-US" w:bidi="hi-IN"/>
        </w:rPr>
        <w:t xml:space="preserve">. </w:t>
      </w:r>
      <w:r w:rsidRPr="00E121F6">
        <w:rPr>
          <w:rFonts w:eastAsia="MS Mincho"/>
          <w:szCs w:val="20"/>
          <w:lang w:val="en-CA" w:eastAsia="en-US"/>
        </w:rPr>
        <w:t>vendor disclosure, breach disclosure</w:t>
      </w:r>
      <w:r w:rsidRPr="00E121F6">
        <w:rPr>
          <w:rFonts w:eastAsia="MS Mincho" w:cs="Nirmala UI"/>
          <w:cs/>
          <w:lang w:val="en-CA" w:eastAsia="en-US" w:bidi="hi-IN"/>
        </w:rPr>
        <w:t>).</w:t>
      </w:r>
    </w:p>
    <w:p w14:paraId="17F5EBFF" w14:textId="77777777" w:rsidR="00E121F6" w:rsidRPr="00E121F6" w:rsidRDefault="00E121F6" w:rsidP="00E121F6">
      <w:pPr>
        <w:numPr>
          <w:ilvl w:val="0"/>
          <w:numId w:val="21"/>
        </w:numPr>
        <w:spacing w:before="0" w:after="240" w:line="230" w:lineRule="atLeast"/>
        <w:contextualSpacing/>
        <w:jc w:val="both"/>
        <w:rPr>
          <w:rFonts w:eastAsia="MS Mincho"/>
          <w:szCs w:val="20"/>
          <w:lang w:val="en-CA" w:eastAsia="en-US"/>
        </w:rPr>
      </w:pPr>
      <w:r w:rsidRPr="00E121F6">
        <w:rPr>
          <w:rFonts w:eastAsia="MS Mincho"/>
          <w:szCs w:val="20"/>
          <w:lang w:val="en-CA" w:eastAsia="en-US"/>
        </w:rPr>
        <w:t>Resiliency</w:t>
      </w:r>
      <w:r w:rsidRPr="00E121F6">
        <w:rPr>
          <w:rFonts w:eastAsia="MS Mincho" w:cs="Nirmala UI"/>
          <w:cs/>
          <w:lang w:val="en-CA" w:eastAsia="en-US" w:bidi="hi-IN"/>
        </w:rPr>
        <w:t xml:space="preserve">: </w:t>
      </w:r>
      <w:r w:rsidRPr="00E121F6">
        <w:rPr>
          <w:rFonts w:eastAsia="MS Mincho"/>
          <w:szCs w:val="20"/>
          <w:lang w:val="en-CA" w:eastAsia="en-US"/>
        </w:rPr>
        <w:t>This concept covers guidelines to ensure ability to resist or recover from a security incident, for example</w:t>
      </w:r>
      <w:r w:rsidRPr="00E121F6">
        <w:rPr>
          <w:rFonts w:eastAsia="MS Mincho" w:cs="Nirmala UI"/>
          <w:cs/>
          <w:lang w:val="en-CA" w:eastAsia="en-US" w:bidi="hi-IN"/>
        </w:rPr>
        <w:t>:</w:t>
      </w:r>
    </w:p>
    <w:p w14:paraId="506B436B"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Designing for redundancy;</w:t>
      </w:r>
    </w:p>
    <w:p w14:paraId="3E063909"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Managing availability;</w:t>
      </w:r>
    </w:p>
    <w:p w14:paraId="0FC6EDF5"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Assumption of breach;</w:t>
      </w:r>
    </w:p>
    <w:p w14:paraId="5DA381C1"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Failing securely </w:t>
      </w:r>
      <w:r w:rsidRPr="00E121F6">
        <w:rPr>
          <w:rFonts w:eastAsia="MS Mincho" w:cs="Nirmala UI"/>
          <w:cs/>
          <w:lang w:val="en-CA" w:eastAsia="en-US" w:bidi="hi-IN"/>
        </w:rPr>
        <w:t>(</w:t>
      </w:r>
      <w:r w:rsidRPr="00E121F6">
        <w:rPr>
          <w:rFonts w:eastAsia="MS Mincho"/>
          <w:szCs w:val="20"/>
          <w:lang w:val="en-CA" w:eastAsia="en-US"/>
        </w:rPr>
        <w:t>e</w:t>
      </w:r>
      <w:r w:rsidRPr="00E121F6">
        <w:rPr>
          <w:rFonts w:eastAsia="MS Mincho" w:cs="Nirmala UI"/>
          <w:cs/>
          <w:lang w:val="en-CA" w:eastAsia="en-US" w:bidi="hi-IN"/>
        </w:rPr>
        <w:t>.</w:t>
      </w:r>
      <w:r w:rsidRPr="00E121F6">
        <w:rPr>
          <w:rFonts w:eastAsia="MS Mincho"/>
          <w:szCs w:val="20"/>
          <w:lang w:val="en-CA" w:eastAsia="en-US"/>
        </w:rPr>
        <w:t>g</w:t>
      </w:r>
      <w:r w:rsidRPr="00E121F6">
        <w:rPr>
          <w:rFonts w:eastAsia="MS Mincho" w:cs="Nirmala UI"/>
          <w:cs/>
          <w:lang w:val="en-CA" w:eastAsia="en-US" w:bidi="hi-IN"/>
        </w:rPr>
        <w:t xml:space="preserve">. </w:t>
      </w:r>
      <w:r w:rsidRPr="00E121F6">
        <w:rPr>
          <w:rFonts w:eastAsia="MS Mincho"/>
          <w:szCs w:val="20"/>
          <w:lang w:val="en-CA" w:eastAsia="en-US"/>
        </w:rPr>
        <w:t>loss of devices or connectivity</w:t>
      </w:r>
      <w:r w:rsidRPr="00E121F6">
        <w:rPr>
          <w:rFonts w:eastAsia="MS Mincho" w:cs="Nirmala UI"/>
          <w:cs/>
          <w:lang w:val="en-CA" w:eastAsia="en-US" w:bidi="hi-IN"/>
        </w:rPr>
        <w:t>)</w:t>
      </w:r>
      <w:r w:rsidRPr="00E121F6">
        <w:rPr>
          <w:rFonts w:eastAsia="MS Mincho"/>
          <w:szCs w:val="20"/>
          <w:lang w:val="en-CA" w:eastAsia="en-US"/>
        </w:rPr>
        <w:t>;</w:t>
      </w:r>
    </w:p>
    <w:p w14:paraId="64B5BA54"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Managing vulnerability;</w:t>
      </w:r>
    </w:p>
    <w:p w14:paraId="2ABA13F7" w14:textId="77777777" w:rsidR="00E121F6" w:rsidRPr="00E121F6"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Backup and recovery;</w:t>
      </w:r>
    </w:p>
    <w:p w14:paraId="59F37162" w14:textId="77777777" w:rsidR="00A17749" w:rsidRDefault="00E121F6" w:rsidP="00E121F6">
      <w:pPr>
        <w:numPr>
          <w:ilvl w:val="0"/>
          <w:numId w:val="22"/>
        </w:numPr>
        <w:spacing w:before="0" w:after="240" w:line="230" w:lineRule="atLeast"/>
        <w:contextualSpacing/>
        <w:jc w:val="both"/>
        <w:rPr>
          <w:rFonts w:eastAsia="MS Mincho"/>
          <w:szCs w:val="20"/>
          <w:lang w:val="en-CA" w:eastAsia="en-US"/>
        </w:rPr>
      </w:pPr>
      <w:r w:rsidRPr="00E121F6">
        <w:rPr>
          <w:rFonts w:eastAsia="MS Mincho"/>
          <w:szCs w:val="20"/>
          <w:lang w:val="en-CA" w:eastAsia="en-US"/>
        </w:rPr>
        <w:t>Testing for scale</w:t>
      </w:r>
      <w:r w:rsidR="00A17749">
        <w:rPr>
          <w:rFonts w:eastAsia="MS Mincho"/>
          <w:szCs w:val="20"/>
          <w:lang w:val="en-CA" w:eastAsia="en-US"/>
        </w:rPr>
        <w:t>;</w:t>
      </w:r>
    </w:p>
    <w:p w14:paraId="13851821" w14:textId="6135B3B2" w:rsidR="00A17749" w:rsidRPr="00A17749" w:rsidRDefault="00A17749" w:rsidP="00A17749">
      <w:pPr>
        <w:numPr>
          <w:ilvl w:val="0"/>
          <w:numId w:val="22"/>
        </w:numPr>
        <w:spacing w:before="0" w:after="240" w:line="230" w:lineRule="atLeast"/>
        <w:contextualSpacing/>
        <w:jc w:val="both"/>
        <w:rPr>
          <w:rFonts w:eastAsia="MS Mincho"/>
          <w:szCs w:val="20"/>
          <w:cs/>
          <w:lang w:val="en-CA" w:eastAsia="en-US"/>
        </w:rPr>
      </w:pPr>
      <w:r>
        <w:rPr>
          <w:rFonts w:eastAsia="MS Mincho" w:hint="cs"/>
          <w:szCs w:val="20"/>
          <w:lang w:val="en-CA" w:eastAsia="en-US"/>
        </w:rPr>
        <w:t>S</w:t>
      </w:r>
      <w:r>
        <w:rPr>
          <w:rFonts w:eastAsia="MS Mincho"/>
          <w:szCs w:val="20"/>
          <w:lang w:val="en-CA" w:eastAsia="en-US"/>
        </w:rPr>
        <w:t>elf integrity testing for critical IoT devices</w:t>
      </w:r>
      <w:r w:rsidR="00E121F6" w:rsidRPr="00E121F6">
        <w:rPr>
          <w:rFonts w:eastAsia="MS Mincho" w:cs="Nirmala UI"/>
          <w:cs/>
          <w:lang w:val="en-CA" w:eastAsia="en-US" w:bidi="hi-IN"/>
        </w:rPr>
        <w:t>.</w:t>
      </w:r>
    </w:p>
    <w:p w14:paraId="643BAA6C" w14:textId="77777777" w:rsidR="00A17749" w:rsidRPr="00A17749" w:rsidRDefault="00A17749" w:rsidP="00A17749">
      <w:pPr>
        <w:spacing w:before="0" w:after="240" w:line="230" w:lineRule="atLeast"/>
        <w:ind w:left="420"/>
        <w:contextualSpacing/>
        <w:jc w:val="both"/>
        <w:rPr>
          <w:rFonts w:eastAsia="MS Mincho"/>
          <w:szCs w:val="20"/>
          <w:lang w:val="en-CA" w:eastAsia="en-US"/>
        </w:rPr>
      </w:pPr>
    </w:p>
    <w:bookmarkEnd w:id="32"/>
    <w:p w14:paraId="7925C9A0"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8</w:t>
      </w:r>
      <w:r w:rsidRPr="00E121F6">
        <w:rPr>
          <w:rFonts w:eastAsia="Times New Roman" w:cs="Nirmala UI"/>
          <w:b/>
          <w:bCs/>
          <w:cs/>
          <w:lang w:val="en-CA" w:eastAsia="en-US" w:bidi="hi-IN"/>
        </w:rPr>
        <w:tab/>
      </w:r>
      <w:r w:rsidRPr="00E121F6">
        <w:rPr>
          <w:rFonts w:eastAsia="Times New Roman"/>
          <w:b/>
          <w:szCs w:val="20"/>
          <w:lang w:val="en-CA" w:eastAsia="en-US"/>
        </w:rPr>
        <w:t>Secure development environment and procedures</w:t>
      </w:r>
    </w:p>
    <w:p w14:paraId="39B4FF07" w14:textId="77777777" w:rsidR="00E121F6" w:rsidRPr="00E121F6" w:rsidRDefault="00E121F6" w:rsidP="00E121F6">
      <w:pPr>
        <w:rPr>
          <w:u w:val="single"/>
          <w:lang w:val="en-CA"/>
        </w:rPr>
      </w:pPr>
      <w:r w:rsidRPr="00E121F6">
        <w:rPr>
          <w:u w:val="single"/>
          <w:lang w:val="en-CA"/>
        </w:rPr>
        <w:t>Control</w:t>
      </w:r>
    </w:p>
    <w:p w14:paraId="6FA88BC7" w14:textId="77777777" w:rsidR="00E121F6" w:rsidRPr="00E121F6" w:rsidRDefault="00E121F6" w:rsidP="00E121F6">
      <w:pPr>
        <w:rPr>
          <w:lang w:val="en-CA"/>
        </w:rPr>
      </w:pPr>
      <w:r w:rsidRPr="00E121F6">
        <w:rPr>
          <w:lang w:val="en-CA"/>
        </w:rPr>
        <w:t>Secure development environment and procedures should be applied to the development of IoT systems</w:t>
      </w:r>
      <w:r w:rsidRPr="00E121F6">
        <w:rPr>
          <w:rFonts w:cs="Nirmala UI"/>
          <w:cs/>
          <w:lang w:val="en-CA" w:bidi="hi-IN"/>
        </w:rPr>
        <w:t>.</w:t>
      </w:r>
    </w:p>
    <w:p w14:paraId="30074223" w14:textId="77777777" w:rsidR="00E121F6" w:rsidRPr="00E121F6" w:rsidRDefault="00E121F6" w:rsidP="00E121F6">
      <w:pPr>
        <w:spacing w:after="120"/>
        <w:rPr>
          <w:u w:val="single"/>
          <w:lang w:val="en-CA"/>
        </w:rPr>
      </w:pPr>
      <w:r w:rsidRPr="00E121F6">
        <w:rPr>
          <w:u w:val="single"/>
          <w:lang w:val="en-CA"/>
        </w:rPr>
        <w:t>Purpose</w:t>
      </w:r>
    </w:p>
    <w:p w14:paraId="21810179" w14:textId="77777777" w:rsidR="00E121F6" w:rsidRPr="00E121F6" w:rsidRDefault="00E121F6" w:rsidP="00E121F6">
      <w:pPr>
        <w:rPr>
          <w:lang w:val="en-CA"/>
        </w:rPr>
      </w:pPr>
      <w:r w:rsidRPr="00E121F6">
        <w:rPr>
          <w:lang w:val="en-CA"/>
        </w:rPr>
        <w:t>To avoid introduction of insecurity to IoT systems during development</w:t>
      </w:r>
      <w:r w:rsidRPr="00E121F6">
        <w:rPr>
          <w:rFonts w:cs="Nirmala UI"/>
          <w:cs/>
          <w:lang w:val="en-CA" w:bidi="hi-IN"/>
        </w:rPr>
        <w:t>.</w:t>
      </w:r>
    </w:p>
    <w:p w14:paraId="6D2240BE" w14:textId="77777777" w:rsidR="00E121F6" w:rsidRPr="00E121F6" w:rsidRDefault="00E121F6" w:rsidP="00E121F6">
      <w:pPr>
        <w:spacing w:after="120"/>
        <w:rPr>
          <w:u w:val="single"/>
          <w:lang w:val="en-CA"/>
        </w:rPr>
      </w:pPr>
      <w:r w:rsidRPr="00E121F6">
        <w:rPr>
          <w:u w:val="single"/>
          <w:lang w:val="en-CA"/>
        </w:rPr>
        <w:t>Guidance</w:t>
      </w:r>
    </w:p>
    <w:p w14:paraId="561AA54B" w14:textId="77777777" w:rsidR="00E121F6" w:rsidRPr="00E121F6" w:rsidRDefault="00E121F6" w:rsidP="00E121F6">
      <w:pPr>
        <w:rPr>
          <w:lang w:val="en-CA"/>
        </w:rPr>
      </w:pPr>
      <w:r w:rsidRPr="00E121F6">
        <w:rPr>
          <w:lang w:val="en-CA"/>
        </w:rPr>
        <w:t>A development environment includes people, processes, technology and facilities associated with a system development</w:t>
      </w:r>
      <w:r w:rsidRPr="00E121F6">
        <w:rPr>
          <w:rFonts w:cs="Nirmala UI"/>
          <w:cs/>
          <w:lang w:val="en-CA" w:bidi="hi-IN"/>
        </w:rPr>
        <w:t>.</w:t>
      </w:r>
    </w:p>
    <w:p w14:paraId="57441A37" w14:textId="77777777" w:rsidR="00E121F6" w:rsidRPr="00E121F6" w:rsidRDefault="00E121F6" w:rsidP="00E121F6">
      <w:pPr>
        <w:rPr>
          <w:lang w:val="en-CA"/>
        </w:rPr>
      </w:pPr>
      <w:bookmarkStart w:id="33" w:name="_Hlk536792318"/>
      <w:r w:rsidRPr="00E121F6">
        <w:rPr>
          <w:lang w:val="en-CA"/>
        </w:rPr>
        <w:t>The IoT service developer should assess risks in individual IoT system development efforts and establish secure development environments considering</w:t>
      </w:r>
      <w:r w:rsidRPr="00E121F6">
        <w:rPr>
          <w:rFonts w:cs="Nirmala UI"/>
          <w:cs/>
          <w:lang w:val="en-CA" w:bidi="hi-IN"/>
        </w:rPr>
        <w:t>:</w:t>
      </w:r>
    </w:p>
    <w:bookmarkEnd w:id="33"/>
    <w:p w14:paraId="6AAEA65D" w14:textId="77777777" w:rsidR="00E121F6" w:rsidRPr="00E121F6" w:rsidRDefault="00E121F6" w:rsidP="00C63568">
      <w:pPr>
        <w:rPr>
          <w:lang w:val="en-CA"/>
        </w:rPr>
      </w:pPr>
      <w:r w:rsidRPr="00E121F6">
        <w:rPr>
          <w:lang w:val="en-CA"/>
        </w:rPr>
        <w:t>a</w:t>
      </w:r>
      <w:r w:rsidRPr="00E121F6">
        <w:rPr>
          <w:rFonts w:cs="Nirmala UI"/>
          <w:cs/>
          <w:lang w:val="en-CA" w:bidi="hi-IN"/>
        </w:rPr>
        <w:t xml:space="preserve">) </w:t>
      </w:r>
      <w:r w:rsidRPr="00E121F6">
        <w:rPr>
          <w:lang w:val="en-CA"/>
        </w:rPr>
        <w:t>personnel working in the environment;</w:t>
      </w:r>
    </w:p>
    <w:p w14:paraId="49313DB0" w14:textId="039C4CD4" w:rsidR="00E121F6" w:rsidRPr="00E121F6" w:rsidRDefault="00E121F6" w:rsidP="00E121F6">
      <w:pPr>
        <w:rPr>
          <w:lang w:bidi="hi-IN"/>
        </w:rPr>
      </w:pPr>
      <w:r w:rsidRPr="00E121F6">
        <w:rPr>
          <w:lang w:val="en-CA"/>
        </w:rPr>
        <w:t>b</w:t>
      </w:r>
      <w:r w:rsidRPr="00E121F6">
        <w:rPr>
          <w:rFonts w:cs="Nirmala UI"/>
          <w:cs/>
          <w:lang w:val="en-CA" w:bidi="hi-IN"/>
        </w:rPr>
        <w:t xml:space="preserve">) </w:t>
      </w:r>
      <w:r w:rsidR="00A17749">
        <w:rPr>
          <w:lang w:val="en-CA"/>
        </w:rPr>
        <w:t>p</w:t>
      </w:r>
      <w:r w:rsidRPr="00E121F6">
        <w:rPr>
          <w:lang w:val="en-CA"/>
        </w:rPr>
        <w:t xml:space="preserve">hysical, logical security, </w:t>
      </w:r>
      <w:r w:rsidR="00A17749">
        <w:rPr>
          <w:lang w:val="en-CA"/>
        </w:rPr>
        <w:t>s</w:t>
      </w:r>
      <w:r w:rsidRPr="00E121F6">
        <w:rPr>
          <w:lang w:val="en-CA"/>
        </w:rPr>
        <w:t xml:space="preserve">ecure process, tools, </w:t>
      </w:r>
      <w:r w:rsidR="00A17749">
        <w:rPr>
          <w:lang w:val="en-CA"/>
        </w:rPr>
        <w:t>m</w:t>
      </w:r>
      <w:r w:rsidRPr="00E121F6">
        <w:rPr>
          <w:lang w:val="en-CA"/>
        </w:rPr>
        <w:t>ethodologies used in development in software development life cycle applied and data handling processes</w:t>
      </w:r>
      <w:r w:rsidR="00A17749">
        <w:rPr>
          <w:rFonts w:cs="Nirmala UI" w:hint="cs"/>
          <w:cs/>
          <w:lang w:val="en-CA" w:bidi="hi-IN"/>
        </w:rPr>
        <w:t>;</w:t>
      </w:r>
    </w:p>
    <w:p w14:paraId="0118651A" w14:textId="57EBA440" w:rsidR="00E121F6" w:rsidRPr="00E121F6" w:rsidRDefault="00E121F6" w:rsidP="00E121F6">
      <w:pPr>
        <w:ind w:leftChars="100" w:left="240"/>
        <w:rPr>
          <w:lang w:val="en-CA"/>
        </w:rPr>
      </w:pPr>
    </w:p>
    <w:p w14:paraId="1FEB59F5" w14:textId="112E9626" w:rsidR="00E121F6" w:rsidRDefault="00E121F6" w:rsidP="00E121F6">
      <w:pPr>
        <w:ind w:leftChars="100" w:left="240"/>
        <w:rPr>
          <w:rFonts w:cs="Nirmala UI"/>
          <w:cs/>
          <w:lang w:val="en-CA" w:bidi="hi-IN"/>
        </w:rPr>
      </w:pPr>
      <w:r w:rsidRPr="00E121F6">
        <w:rPr>
          <w:lang w:val="en-CA"/>
        </w:rPr>
        <w:t>c</w:t>
      </w:r>
      <w:r w:rsidRPr="00E121F6">
        <w:rPr>
          <w:rFonts w:cs="Nirmala UI"/>
          <w:cs/>
          <w:lang w:val="en-CA" w:bidi="hi-IN"/>
        </w:rPr>
        <w:t xml:space="preserve">) </w:t>
      </w:r>
      <w:r w:rsidR="00A17749">
        <w:rPr>
          <w:lang w:val="en-CA"/>
        </w:rPr>
        <w:t>s</w:t>
      </w:r>
      <w:r w:rsidRPr="00E121F6">
        <w:rPr>
          <w:lang w:val="en-CA"/>
        </w:rPr>
        <w:t xml:space="preserve">oftware assets security implementation against </w:t>
      </w:r>
      <w:r w:rsidR="00A17749">
        <w:rPr>
          <w:lang w:val="en-CA"/>
        </w:rPr>
        <w:t>s</w:t>
      </w:r>
      <w:r w:rsidRPr="00E121F6">
        <w:rPr>
          <w:lang w:val="en-CA"/>
        </w:rPr>
        <w:t xml:space="preserve">ide </w:t>
      </w:r>
      <w:r w:rsidR="00A17749">
        <w:rPr>
          <w:lang w:val="en-CA"/>
        </w:rPr>
        <w:t>c</w:t>
      </w:r>
      <w:r w:rsidRPr="00E121F6">
        <w:rPr>
          <w:lang w:val="en-CA"/>
        </w:rPr>
        <w:t xml:space="preserve">hannel </w:t>
      </w:r>
      <w:r w:rsidR="00A17749">
        <w:rPr>
          <w:lang w:val="en-CA"/>
        </w:rPr>
        <w:t>a</w:t>
      </w:r>
      <w:r w:rsidRPr="00E121F6">
        <w:rPr>
          <w:lang w:val="en-CA"/>
        </w:rPr>
        <w:t>ttack</w:t>
      </w:r>
      <w:r w:rsidRPr="00E121F6">
        <w:rPr>
          <w:rFonts w:cs="Nirmala UI"/>
          <w:cs/>
          <w:lang w:val="en-CA" w:bidi="hi-IN"/>
        </w:rPr>
        <w:t xml:space="preserve"> </w:t>
      </w:r>
      <w:r w:rsidRPr="00E121F6">
        <w:rPr>
          <w:lang w:val="en-CA"/>
        </w:rPr>
        <w:t>and</w:t>
      </w:r>
      <w:r w:rsidRPr="00E121F6">
        <w:rPr>
          <w:rFonts w:cs="Nirmala UI"/>
          <w:cs/>
          <w:lang w:val="en-CA" w:bidi="hi-IN"/>
        </w:rPr>
        <w:t xml:space="preserve"> </w:t>
      </w:r>
      <w:r w:rsidRPr="00E121F6">
        <w:rPr>
          <w:lang w:val="en-CA"/>
        </w:rPr>
        <w:t>fault attack</w:t>
      </w:r>
      <w:r w:rsidR="00A17749">
        <w:rPr>
          <w:lang w:val="en-CA"/>
        </w:rPr>
        <w:t>;</w:t>
      </w:r>
    </w:p>
    <w:p w14:paraId="356C9F19" w14:textId="77777777" w:rsidR="00A17749" w:rsidRPr="00E121F6" w:rsidRDefault="00A17749" w:rsidP="00A17749">
      <w:pPr>
        <w:ind w:leftChars="100" w:left="240"/>
        <w:rPr>
          <w:color w:val="000000" w:themeColor="text1"/>
          <w:lang w:val="en-CA" w:bidi="hi-IN"/>
        </w:rPr>
      </w:pPr>
      <w:r>
        <w:rPr>
          <w:rFonts w:eastAsia="MS Mincho" w:hint="eastAsia"/>
          <w:lang w:val="en-CA" w:bidi="hi-IN"/>
        </w:rPr>
        <w:t>d</w:t>
      </w:r>
      <w:r>
        <w:rPr>
          <w:rFonts w:eastAsia="MS Mincho"/>
          <w:lang w:val="en-CA" w:bidi="hi-IN"/>
        </w:rPr>
        <w:t xml:space="preserve">) </w:t>
      </w:r>
      <w:r w:rsidRPr="00A17749">
        <w:rPr>
          <w:color w:val="000000" w:themeColor="text1"/>
          <w:lang w:val="en-CA" w:bidi="hi-IN"/>
        </w:rPr>
        <w:t>d</w:t>
      </w:r>
      <w:r w:rsidRPr="00E121F6">
        <w:rPr>
          <w:color w:val="000000" w:themeColor="text1"/>
          <w:lang w:val="en-CA" w:bidi="hi-IN"/>
        </w:rPr>
        <w:t>epending on the criticality and sensitivity, security testing should be performed by different people, persons, and organizations.</w:t>
      </w:r>
    </w:p>
    <w:p w14:paraId="088E54C1" w14:textId="3BE71612" w:rsidR="00E121F6" w:rsidRPr="00E121F6" w:rsidRDefault="00E121F6" w:rsidP="00E121F6">
      <w:pPr>
        <w:ind w:leftChars="100" w:left="240"/>
        <w:rPr>
          <w:lang w:val="en-CA"/>
        </w:rPr>
      </w:pPr>
      <w:r w:rsidRPr="00E121F6">
        <w:rPr>
          <w:lang w:val="en-CA"/>
        </w:rPr>
        <w:t>e</w:t>
      </w:r>
      <w:r w:rsidRPr="00E121F6">
        <w:rPr>
          <w:rFonts w:cs="Nirmala UI"/>
          <w:cs/>
          <w:lang w:val="en-CA" w:bidi="hi-IN"/>
        </w:rPr>
        <w:t xml:space="preserve">) </w:t>
      </w:r>
      <w:r w:rsidR="00A17749">
        <w:rPr>
          <w:lang w:val="en-CA"/>
        </w:rPr>
        <w:t>s</w:t>
      </w:r>
      <w:r w:rsidRPr="00E121F6">
        <w:rPr>
          <w:lang w:val="en-CA"/>
        </w:rPr>
        <w:t xml:space="preserve">ecure inspection and practice of evaluation </w:t>
      </w:r>
      <w:proofErr w:type="gramStart"/>
      <w:r w:rsidRPr="00E121F6">
        <w:rPr>
          <w:lang w:val="en-CA"/>
        </w:rPr>
        <w:t>for  outsourced</w:t>
      </w:r>
      <w:proofErr w:type="gramEnd"/>
      <w:r w:rsidRPr="00E121F6">
        <w:rPr>
          <w:lang w:val="en-CA"/>
        </w:rPr>
        <w:t xml:space="preserve"> products and services;</w:t>
      </w:r>
    </w:p>
    <w:p w14:paraId="5756238D" w14:textId="2B469385" w:rsidR="00E121F6" w:rsidRPr="00E121F6" w:rsidRDefault="00E121F6" w:rsidP="00E121F6">
      <w:pPr>
        <w:ind w:leftChars="100" w:left="240"/>
        <w:rPr>
          <w:lang w:val="en-CA"/>
        </w:rPr>
      </w:pPr>
      <w:r w:rsidRPr="00E121F6">
        <w:rPr>
          <w:lang w:val="en-CA"/>
        </w:rPr>
        <w:t>f</w:t>
      </w:r>
      <w:r w:rsidRPr="00E121F6">
        <w:rPr>
          <w:rFonts w:cs="Nirmala UI"/>
          <w:cs/>
          <w:lang w:val="en-CA" w:bidi="hi-IN"/>
        </w:rPr>
        <w:t xml:space="preserve">) </w:t>
      </w:r>
      <w:r w:rsidRPr="00E121F6">
        <w:rPr>
          <w:lang w:val="en-CA"/>
        </w:rPr>
        <w:t>physical and network environment; and</w:t>
      </w:r>
    </w:p>
    <w:p w14:paraId="1E9EB998" w14:textId="4D962D22" w:rsidR="00E121F6" w:rsidRPr="00E121F6" w:rsidRDefault="00E121F6" w:rsidP="00E121F6">
      <w:pPr>
        <w:ind w:leftChars="100" w:left="240"/>
        <w:rPr>
          <w:lang w:val="en-CA"/>
        </w:rPr>
      </w:pPr>
      <w:r w:rsidRPr="00E121F6">
        <w:rPr>
          <w:lang w:val="en-CA"/>
        </w:rPr>
        <w:t>g</w:t>
      </w:r>
      <w:r w:rsidRPr="00E121F6">
        <w:rPr>
          <w:rFonts w:cs="Nirmala UI"/>
          <w:cs/>
          <w:lang w:val="en-CA" w:bidi="hi-IN"/>
        </w:rPr>
        <w:t xml:space="preserve">) </w:t>
      </w:r>
      <w:r w:rsidRPr="00E121F6">
        <w:rPr>
          <w:lang w:val="en-CA"/>
        </w:rPr>
        <w:t>coexistence with other development and operational efforts</w:t>
      </w:r>
      <w:r w:rsidRPr="00E121F6">
        <w:rPr>
          <w:rFonts w:cs="Nirmala UI"/>
          <w:cs/>
          <w:lang w:val="en-CA" w:bidi="hi-IN"/>
        </w:rPr>
        <w:t>.</w:t>
      </w:r>
    </w:p>
    <w:p w14:paraId="4A42C473" w14:textId="77777777" w:rsidR="00E121F6" w:rsidRPr="00E121F6" w:rsidRDefault="00E121F6" w:rsidP="00E121F6">
      <w:pPr>
        <w:rPr>
          <w:rFonts w:eastAsia="MS Mincho"/>
          <w:lang w:val="en-CA"/>
        </w:rPr>
      </w:pPr>
      <w:r w:rsidRPr="00E121F6">
        <w:rPr>
          <w:lang w:val="en-CA"/>
        </w:rPr>
        <w:t>The IoT service developer should determine the security of development environment and associated procedures to mitigate the risks</w:t>
      </w:r>
      <w:r w:rsidRPr="00E121F6">
        <w:rPr>
          <w:rFonts w:cs="Nirmala UI"/>
          <w:cs/>
          <w:lang w:val="en-CA" w:bidi="hi-IN"/>
        </w:rPr>
        <w:t xml:space="preserve">. </w:t>
      </w:r>
      <w:r w:rsidRPr="00E121F6">
        <w:rPr>
          <w:lang w:val="en-CA"/>
        </w:rPr>
        <w:t>The procedures should be disseminated to individuals involved in the development efforts</w:t>
      </w:r>
      <w:r w:rsidRPr="00E121F6">
        <w:rPr>
          <w:rFonts w:cs="Nirmala UI"/>
          <w:cs/>
          <w:lang w:val="en-CA" w:bidi="hi-IN"/>
        </w:rPr>
        <w:t>.</w:t>
      </w:r>
    </w:p>
    <w:p w14:paraId="7E774D82" w14:textId="77777777" w:rsidR="00E121F6" w:rsidRPr="00E121F6" w:rsidRDefault="00E121F6" w:rsidP="00E121F6">
      <w:pPr>
        <w:keepNext/>
        <w:keepLines/>
        <w:tabs>
          <w:tab w:val="left" w:pos="709"/>
          <w:tab w:val="left" w:pos="1191"/>
          <w:tab w:val="left" w:pos="1588"/>
          <w:tab w:val="left" w:pos="1985"/>
        </w:tabs>
        <w:overflowPunct w:val="0"/>
        <w:autoSpaceDE w:val="0"/>
        <w:autoSpaceDN w:val="0"/>
        <w:adjustRightInd w:val="0"/>
        <w:spacing w:before="160"/>
        <w:ind w:left="941" w:hanging="94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9</w:t>
      </w:r>
      <w:r w:rsidRPr="00E121F6">
        <w:rPr>
          <w:rFonts w:eastAsia="Times New Roman" w:cs="Nirmala UI"/>
          <w:b/>
          <w:bCs/>
          <w:cs/>
          <w:lang w:val="en-CA" w:eastAsia="en-US" w:bidi="hi-IN"/>
        </w:rPr>
        <w:tab/>
      </w:r>
      <w:r w:rsidRPr="00E121F6">
        <w:rPr>
          <w:rFonts w:eastAsia="Times New Roman"/>
          <w:b/>
          <w:szCs w:val="20"/>
        </w:rPr>
        <w:t>Security of IoT systems in support of safety</w:t>
      </w:r>
    </w:p>
    <w:p w14:paraId="41E57D58" w14:textId="77777777" w:rsidR="00E121F6" w:rsidRPr="00E121F6" w:rsidRDefault="00E121F6" w:rsidP="00E121F6">
      <w:pPr>
        <w:spacing w:after="120"/>
        <w:rPr>
          <w:u w:val="single"/>
          <w:lang w:val="en-CA"/>
        </w:rPr>
      </w:pPr>
      <w:r w:rsidRPr="00E121F6">
        <w:rPr>
          <w:u w:val="single"/>
          <w:lang w:val="en-CA"/>
        </w:rPr>
        <w:t>Control</w:t>
      </w:r>
    </w:p>
    <w:p w14:paraId="1C068265" w14:textId="77777777" w:rsidR="00E121F6" w:rsidRPr="00E121F6" w:rsidRDefault="00E121F6" w:rsidP="00E121F6">
      <w:pPr>
        <w:rPr>
          <w:lang w:val="en-CA"/>
        </w:rPr>
      </w:pPr>
      <w:r w:rsidRPr="00E121F6">
        <w:rPr>
          <w:lang w:val="en-CA"/>
        </w:rPr>
        <w:t>Security principles in support of safety should be applied to the development of IoT systems</w:t>
      </w:r>
      <w:r w:rsidRPr="00E121F6">
        <w:rPr>
          <w:rFonts w:cs="Nirmala UI"/>
          <w:cs/>
          <w:lang w:val="en-CA" w:bidi="hi-IN"/>
        </w:rPr>
        <w:t>.</w:t>
      </w:r>
    </w:p>
    <w:p w14:paraId="40C525F9" w14:textId="77777777" w:rsidR="00E121F6" w:rsidRPr="00E121F6" w:rsidRDefault="00E121F6" w:rsidP="00E121F6">
      <w:pPr>
        <w:spacing w:after="120"/>
        <w:rPr>
          <w:u w:val="single"/>
          <w:lang w:val="en-CA"/>
        </w:rPr>
      </w:pPr>
      <w:r w:rsidRPr="00E121F6">
        <w:rPr>
          <w:u w:val="single"/>
          <w:lang w:val="en-CA"/>
        </w:rPr>
        <w:t>Purpose</w:t>
      </w:r>
    </w:p>
    <w:p w14:paraId="664E8DA8" w14:textId="77777777" w:rsidR="00E121F6" w:rsidRPr="00E121F6" w:rsidRDefault="00E121F6" w:rsidP="00E121F6">
      <w:pPr>
        <w:rPr>
          <w:lang w:val="en-CA"/>
        </w:rPr>
      </w:pPr>
      <w:r w:rsidRPr="00E121F6">
        <w:rPr>
          <w:lang w:val="en-CA"/>
        </w:rPr>
        <w:t>To support safety in IoT systems</w:t>
      </w:r>
      <w:r w:rsidRPr="00E121F6">
        <w:rPr>
          <w:rFonts w:cs="Nirmala UI"/>
          <w:cs/>
          <w:lang w:val="en-CA" w:bidi="hi-IN"/>
        </w:rPr>
        <w:t>.</w:t>
      </w:r>
    </w:p>
    <w:p w14:paraId="6E9D5BD1" w14:textId="77777777" w:rsidR="00E121F6" w:rsidRPr="00E121F6" w:rsidRDefault="00E121F6" w:rsidP="00E121F6">
      <w:pPr>
        <w:spacing w:after="120"/>
        <w:rPr>
          <w:u w:val="single"/>
          <w:lang w:val="en-CA"/>
        </w:rPr>
      </w:pPr>
      <w:r w:rsidRPr="00E121F6">
        <w:rPr>
          <w:u w:val="single"/>
          <w:lang w:val="en-CA"/>
        </w:rPr>
        <w:t>Guidance</w:t>
      </w:r>
    </w:p>
    <w:p w14:paraId="25D84F72" w14:textId="77777777" w:rsidR="00E121F6" w:rsidRPr="00E121F6" w:rsidRDefault="00E121F6" w:rsidP="00E121F6">
      <w:pPr>
        <w:rPr>
          <w:lang w:val="en-CA"/>
        </w:rPr>
      </w:pPr>
      <w:r w:rsidRPr="00E121F6">
        <w:rPr>
          <w:lang w:val="en-CA"/>
        </w:rPr>
        <w:t>In an IoT system, security events and controls can affect safety of the IoT system, e</w:t>
      </w:r>
      <w:r w:rsidRPr="00E121F6">
        <w:rPr>
          <w:rFonts w:cs="Nirmala UI"/>
          <w:cs/>
          <w:lang w:val="en-CA" w:bidi="hi-IN"/>
        </w:rPr>
        <w:t>.</w:t>
      </w:r>
      <w:r w:rsidRPr="00E121F6">
        <w:rPr>
          <w:lang w:val="en-CA"/>
        </w:rPr>
        <w:t>g</w:t>
      </w:r>
      <w:r w:rsidRPr="00E121F6">
        <w:rPr>
          <w:rFonts w:cs="Nirmala UI"/>
          <w:cs/>
          <w:lang w:val="en-CA" w:bidi="hi-IN"/>
        </w:rPr>
        <w:t>.:</w:t>
      </w:r>
    </w:p>
    <w:p w14:paraId="766C9F41"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incorrect or corrupted control data can cause malfunctioning of the IoT system;</w:t>
      </w:r>
    </w:p>
    <w:p w14:paraId="40266E75"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security attack can cause safety function of the IoT system being inoperable; and</w:t>
      </w:r>
    </w:p>
    <w:p w14:paraId="1D68636F" w14:textId="77777777" w:rsidR="00E121F6" w:rsidRPr="00E121F6" w:rsidRDefault="00E121F6" w:rsidP="00E121F6">
      <w:pPr>
        <w:ind w:leftChars="100" w:left="240"/>
        <w:rPr>
          <w:lang w:val="en-CA"/>
        </w:rPr>
      </w:pPr>
      <w:r w:rsidRPr="00E121F6">
        <w:rPr>
          <w:lang w:val="en-CA"/>
        </w:rPr>
        <w:t>c</w:t>
      </w:r>
      <w:r w:rsidRPr="00E121F6">
        <w:rPr>
          <w:rFonts w:cs="Nirmala UI"/>
          <w:cs/>
          <w:lang w:val="en-CA" w:bidi="hi-IN"/>
        </w:rPr>
        <w:t xml:space="preserve">) </w:t>
      </w:r>
      <w:r w:rsidRPr="00E121F6">
        <w:rPr>
          <w:lang w:val="en-CA"/>
        </w:rPr>
        <w:t>implementation of a security control can affect performance of the IoT system and its safety functions</w:t>
      </w:r>
      <w:r w:rsidRPr="00E121F6">
        <w:rPr>
          <w:rFonts w:cs="Nirmala UI"/>
          <w:cs/>
          <w:lang w:val="en-CA" w:bidi="hi-IN"/>
        </w:rPr>
        <w:t>.</w:t>
      </w:r>
    </w:p>
    <w:p w14:paraId="48BB6680" w14:textId="77777777" w:rsidR="00E121F6" w:rsidRPr="00E121F6" w:rsidRDefault="00E121F6" w:rsidP="00E121F6">
      <w:pPr>
        <w:rPr>
          <w:lang w:val="en-CA"/>
        </w:rPr>
      </w:pPr>
      <w:r w:rsidRPr="00E121F6">
        <w:rPr>
          <w:lang w:val="en-CA"/>
        </w:rPr>
        <w:t>The IoT service developer should consider hazards in the IoT system that can affect operation of the IoT system and its safety functions as possible consequences of security events</w:t>
      </w:r>
      <w:r w:rsidRPr="00E121F6">
        <w:rPr>
          <w:rFonts w:cs="Nirmala UI"/>
          <w:cs/>
          <w:lang w:val="en-CA" w:bidi="hi-IN"/>
        </w:rPr>
        <w:t>.</w:t>
      </w:r>
    </w:p>
    <w:p w14:paraId="585819C9" w14:textId="77777777" w:rsidR="00E121F6" w:rsidRPr="00E121F6" w:rsidRDefault="00E121F6" w:rsidP="00E121F6">
      <w:pPr>
        <w:rPr>
          <w:lang w:val="en-CA"/>
        </w:rPr>
      </w:pPr>
      <w:r w:rsidRPr="00E121F6">
        <w:rPr>
          <w:lang w:val="en-CA"/>
        </w:rPr>
        <w:t>The IoT service developer should also consider impacts of implemented security controls upon operation of the IoT system and its safety functions</w:t>
      </w:r>
      <w:r w:rsidRPr="00E121F6">
        <w:rPr>
          <w:rFonts w:cs="Nirmala UI"/>
          <w:cs/>
          <w:lang w:val="en-CA" w:bidi="hi-IN"/>
        </w:rPr>
        <w:t>.</w:t>
      </w:r>
    </w:p>
    <w:p w14:paraId="46E21354" w14:textId="77777777" w:rsidR="00E121F6" w:rsidRPr="00E121F6" w:rsidRDefault="00E121F6" w:rsidP="00E121F6">
      <w:pPr>
        <w:rPr>
          <w:u w:val="single"/>
          <w:lang w:val="en-CA"/>
        </w:rPr>
      </w:pPr>
      <w:r w:rsidRPr="00E121F6">
        <w:rPr>
          <w:rFonts w:hint="eastAsia"/>
          <w:u w:val="single"/>
          <w:lang w:val="en-CA"/>
        </w:rPr>
        <w:t>Other Information</w:t>
      </w:r>
    </w:p>
    <w:p w14:paraId="6A0C5927" w14:textId="77777777" w:rsidR="00E121F6" w:rsidRPr="00E121F6" w:rsidRDefault="00E121F6" w:rsidP="00E121F6">
      <w:pPr>
        <w:rPr>
          <w:rFonts w:eastAsia="MS Mincho"/>
          <w:lang w:val="en-CA"/>
        </w:rPr>
      </w:pPr>
      <w:r w:rsidRPr="00E121F6">
        <w:rPr>
          <w:lang w:val="en-CA"/>
        </w:rPr>
        <w:t xml:space="preserve">There is a case that </w:t>
      </w:r>
      <w:r w:rsidRPr="00E121F6">
        <w:rPr>
          <w:rFonts w:cs="Nirmala UI"/>
          <w:cs/>
          <w:lang w:val="en-CA" w:bidi="hi-IN"/>
        </w:rPr>
        <w:t>“</w:t>
      </w:r>
      <w:r w:rsidRPr="00E121F6">
        <w:rPr>
          <w:lang w:val="en-CA"/>
        </w:rPr>
        <w:t>safety</w:t>
      </w:r>
      <w:r w:rsidRPr="00E121F6">
        <w:rPr>
          <w:rFonts w:cs="Nirmala UI"/>
          <w:cs/>
          <w:lang w:val="en-CA" w:bidi="hi-IN"/>
        </w:rPr>
        <w:t xml:space="preserve">” </w:t>
      </w:r>
      <w:r w:rsidRPr="00E121F6">
        <w:rPr>
          <w:lang w:val="en-CA"/>
        </w:rPr>
        <w:t xml:space="preserve">is prioritized over </w:t>
      </w:r>
      <w:r w:rsidRPr="00E121F6">
        <w:rPr>
          <w:rFonts w:cs="Nirmala UI"/>
          <w:cs/>
          <w:lang w:val="en-CA" w:bidi="hi-IN"/>
        </w:rPr>
        <w:t>“</w:t>
      </w:r>
      <w:r w:rsidRPr="00E121F6">
        <w:rPr>
          <w:lang w:val="en-CA"/>
        </w:rPr>
        <w:t>security</w:t>
      </w:r>
      <w:r w:rsidRPr="00E121F6">
        <w:rPr>
          <w:rFonts w:cs="Nirmala UI"/>
          <w:cs/>
          <w:lang w:val="en-CA" w:bidi="hi-IN"/>
        </w:rPr>
        <w:t xml:space="preserve">”. </w:t>
      </w:r>
      <w:r w:rsidRPr="00E121F6">
        <w:rPr>
          <w:lang w:val="en-CA"/>
        </w:rPr>
        <w:t>This can be covered by the standards in ISO</w:t>
      </w:r>
      <w:r w:rsidRPr="00E121F6">
        <w:rPr>
          <w:rFonts w:cs="Nirmala UI"/>
          <w:cs/>
          <w:lang w:val="en-CA" w:bidi="hi-IN"/>
        </w:rPr>
        <w:t>/</w:t>
      </w:r>
      <w:r w:rsidRPr="00E121F6">
        <w:rPr>
          <w:lang w:val="en-CA"/>
        </w:rPr>
        <w:t>IEC JTC1</w:t>
      </w:r>
      <w:r w:rsidRPr="00E121F6">
        <w:rPr>
          <w:rFonts w:cs="Nirmala UI"/>
          <w:cs/>
          <w:lang w:val="en-CA" w:bidi="hi-IN"/>
        </w:rPr>
        <w:t>/</w:t>
      </w:r>
      <w:r w:rsidRPr="00E121F6">
        <w:rPr>
          <w:lang w:val="en-CA"/>
        </w:rPr>
        <w:t>SC41</w:t>
      </w:r>
      <w:r w:rsidRPr="00E121F6">
        <w:rPr>
          <w:rFonts w:cs="Nirmala UI"/>
          <w:cs/>
          <w:lang w:val="en-CA" w:bidi="hi-IN"/>
        </w:rPr>
        <w:t>.</w:t>
      </w:r>
    </w:p>
    <w:p w14:paraId="76C50CA0" w14:textId="77777777" w:rsidR="00E121F6" w:rsidRPr="00E121F6" w:rsidRDefault="00E121F6" w:rsidP="00E121F6">
      <w:pPr>
        <w:tabs>
          <w:tab w:val="left" w:pos="709"/>
        </w:tabs>
        <w:rPr>
          <w:rFonts w:eastAsia="Times New Roman"/>
          <w:b/>
          <w:szCs w:val="20"/>
          <w:lang w:val="en-CA" w:eastAsia="en-US"/>
        </w:rPr>
      </w:pPr>
      <w:r w:rsidRPr="00E121F6">
        <w:rPr>
          <w:b/>
          <w:lang w:val="en-CA"/>
        </w:rPr>
        <w:t>7</w:t>
      </w:r>
      <w:r w:rsidRPr="00E121F6">
        <w:rPr>
          <w:rFonts w:cs="Nirmala UI"/>
          <w:b/>
          <w:bCs/>
          <w:cs/>
          <w:lang w:val="en-CA" w:bidi="hi-IN"/>
        </w:rPr>
        <w:t>.</w:t>
      </w:r>
      <w:r w:rsidRPr="00E121F6">
        <w:rPr>
          <w:b/>
          <w:lang w:val="en-CA"/>
        </w:rPr>
        <w:t>1</w:t>
      </w:r>
      <w:r w:rsidRPr="00E121F6">
        <w:rPr>
          <w:rFonts w:cs="Nirmala UI"/>
          <w:b/>
          <w:bCs/>
          <w:cs/>
          <w:lang w:val="en-CA" w:bidi="hi-IN"/>
        </w:rPr>
        <w:t>.</w:t>
      </w:r>
      <w:r w:rsidRPr="00E121F6">
        <w:rPr>
          <w:b/>
          <w:lang w:val="en-CA"/>
        </w:rPr>
        <w:t>10</w:t>
      </w:r>
      <w:r w:rsidRPr="00E121F6">
        <w:rPr>
          <w:rFonts w:cs="Nirmala UI"/>
          <w:b/>
          <w:bCs/>
          <w:cs/>
          <w:lang w:val="en-CA" w:bidi="hi-IN"/>
        </w:rPr>
        <w:tab/>
      </w:r>
      <w:r w:rsidRPr="00E121F6">
        <w:rPr>
          <w:rFonts w:eastAsia="Times New Roman"/>
          <w:b/>
          <w:szCs w:val="20"/>
          <w:lang w:val="en-CA" w:eastAsia="en-US"/>
        </w:rPr>
        <w:t>Secure connections to varied IoT devices</w:t>
      </w:r>
    </w:p>
    <w:p w14:paraId="00823FB4" w14:textId="77777777" w:rsidR="00E121F6" w:rsidRPr="00E121F6" w:rsidRDefault="00E121F6" w:rsidP="00E121F6">
      <w:pPr>
        <w:rPr>
          <w:u w:val="single"/>
          <w:lang w:val="en-CA"/>
        </w:rPr>
      </w:pPr>
      <w:r w:rsidRPr="00E121F6">
        <w:rPr>
          <w:u w:val="single"/>
          <w:lang w:val="en-CA"/>
        </w:rPr>
        <w:t>Control</w:t>
      </w:r>
    </w:p>
    <w:p w14:paraId="1FD28D52" w14:textId="77777777" w:rsidR="00E121F6" w:rsidRPr="00E121F6" w:rsidRDefault="00E121F6" w:rsidP="00E121F6">
      <w:pPr>
        <w:rPr>
          <w:sz w:val="22"/>
          <w:szCs w:val="20"/>
        </w:rPr>
      </w:pPr>
      <w:r w:rsidRPr="00E121F6">
        <w:t>An IoT system should be designed and implemented to ensure and maintain security in connecting varied IoT devices</w:t>
      </w:r>
      <w:r w:rsidRPr="00E121F6">
        <w:rPr>
          <w:rFonts w:cs="Nirmala UI"/>
          <w:cs/>
          <w:lang w:bidi="hi-IN"/>
        </w:rPr>
        <w:t>.</w:t>
      </w:r>
    </w:p>
    <w:p w14:paraId="6B844DB7" w14:textId="77777777" w:rsidR="00E121F6" w:rsidRPr="00E121F6" w:rsidRDefault="00E121F6" w:rsidP="00E121F6">
      <w:pPr>
        <w:rPr>
          <w:u w:val="single"/>
          <w:lang w:val="en-CA"/>
        </w:rPr>
      </w:pPr>
      <w:r w:rsidRPr="00E121F6">
        <w:rPr>
          <w:u w:val="single"/>
          <w:lang w:val="en-CA"/>
        </w:rPr>
        <w:t>Purpose</w:t>
      </w:r>
    </w:p>
    <w:p w14:paraId="4DA66366" w14:textId="77777777" w:rsidR="00E121F6" w:rsidRPr="00E121F6" w:rsidRDefault="00E121F6" w:rsidP="00E121F6">
      <w:pPr>
        <w:rPr>
          <w:lang w:val="en-CA"/>
        </w:rPr>
      </w:pPr>
      <w:r w:rsidRPr="00E121F6">
        <w:rPr>
          <w:lang w:val="en-CA"/>
        </w:rPr>
        <w:t>To maintain security of IoT system which adopts IoT devices including those not necessarily verified by the IoT service developer or the IoT service provider</w:t>
      </w:r>
      <w:r w:rsidRPr="00E121F6">
        <w:rPr>
          <w:rFonts w:cs="Nirmala UI"/>
          <w:cs/>
          <w:lang w:val="en-CA" w:bidi="hi-IN"/>
        </w:rPr>
        <w:t>.</w:t>
      </w:r>
    </w:p>
    <w:p w14:paraId="0340104F" w14:textId="77777777" w:rsidR="00E121F6" w:rsidRPr="00E121F6" w:rsidRDefault="00E121F6" w:rsidP="00E121F6">
      <w:pPr>
        <w:rPr>
          <w:u w:val="single"/>
          <w:lang w:val="en-CA"/>
        </w:rPr>
      </w:pPr>
      <w:r w:rsidRPr="00E121F6">
        <w:rPr>
          <w:u w:val="single"/>
          <w:lang w:val="en-CA"/>
        </w:rPr>
        <w:t>Guidance</w:t>
      </w:r>
    </w:p>
    <w:p w14:paraId="4BBE486B" w14:textId="77777777" w:rsidR="00E121F6" w:rsidRPr="00E121F6" w:rsidRDefault="00E121F6" w:rsidP="00E121F6">
      <w:pPr>
        <w:rPr>
          <w:lang w:val="en-CA"/>
        </w:rPr>
      </w:pPr>
      <w:r w:rsidRPr="00E121F6">
        <w:rPr>
          <w:lang w:val="en-CA"/>
        </w:rPr>
        <w:lastRenderedPageBreak/>
        <w:t>The IoT service developer and the IoT service provider design and implement an IoT system and require the IoT devices to meet defined specifications</w:t>
      </w:r>
      <w:r w:rsidRPr="00E121F6">
        <w:rPr>
          <w:rFonts w:cs="Nirmala UI"/>
          <w:cs/>
          <w:lang w:val="en-CA" w:bidi="hi-IN"/>
        </w:rPr>
        <w:t xml:space="preserve">. </w:t>
      </w:r>
      <w:r w:rsidRPr="00E121F6">
        <w:rPr>
          <w:lang w:val="en-CA"/>
        </w:rPr>
        <w:t>The IoT devices are tested as components of the IoT system</w:t>
      </w:r>
      <w:r w:rsidRPr="00E121F6">
        <w:rPr>
          <w:rFonts w:cs="Nirmala UI"/>
          <w:cs/>
          <w:lang w:val="en-CA" w:bidi="hi-IN"/>
        </w:rPr>
        <w:t>.</w:t>
      </w:r>
    </w:p>
    <w:p w14:paraId="5DED00AC" w14:textId="77777777" w:rsidR="00E121F6" w:rsidRPr="00E121F6" w:rsidRDefault="00E121F6" w:rsidP="00E121F6">
      <w:pPr>
        <w:rPr>
          <w:lang w:val="en-CA"/>
        </w:rPr>
      </w:pPr>
      <w:r w:rsidRPr="00E121F6">
        <w:rPr>
          <w:lang w:val="en-CA"/>
        </w:rPr>
        <w:t>There is possibility that the IoT devices not yet tested as components of the IoT system by the IoT service developer or the IoT service provider are adopted</w:t>
      </w:r>
      <w:r w:rsidRPr="00E121F6">
        <w:rPr>
          <w:rFonts w:cs="Nirmala UI"/>
          <w:cs/>
          <w:lang w:val="en-CA" w:bidi="hi-IN"/>
        </w:rPr>
        <w:t xml:space="preserve">. </w:t>
      </w:r>
      <w:r w:rsidRPr="00E121F6">
        <w:rPr>
          <w:lang w:val="en-CA"/>
        </w:rPr>
        <w:t>This is possible because testing all of the new models of supported devices can be impracticable</w:t>
      </w:r>
      <w:r w:rsidRPr="00E121F6">
        <w:rPr>
          <w:rFonts w:cs="Nirmala UI"/>
          <w:cs/>
          <w:lang w:val="en-CA" w:bidi="hi-IN"/>
        </w:rPr>
        <w:t xml:space="preserve">. </w:t>
      </w:r>
      <w:r w:rsidRPr="00E121F6">
        <w:rPr>
          <w:lang w:val="en-CA"/>
        </w:rPr>
        <w:t>Or, IoT users, as consumers, can choose the devices available at market</w:t>
      </w:r>
      <w:r w:rsidRPr="00E121F6">
        <w:rPr>
          <w:rFonts w:cs="Nirmala UI"/>
          <w:cs/>
          <w:lang w:val="en-CA" w:bidi="hi-IN"/>
        </w:rPr>
        <w:t xml:space="preserve">. </w:t>
      </w:r>
    </w:p>
    <w:p w14:paraId="683FA21F" w14:textId="77777777" w:rsidR="00E121F6" w:rsidRPr="00E121F6" w:rsidRDefault="00E121F6" w:rsidP="00E121F6">
      <w:pPr>
        <w:rPr>
          <w:rFonts w:eastAsia="MS Mincho"/>
        </w:rPr>
      </w:pPr>
      <w:r w:rsidRPr="00E121F6">
        <w:rPr>
          <w:rFonts w:hint="eastAsia"/>
        </w:rPr>
        <w:t>T</w:t>
      </w:r>
      <w:r w:rsidRPr="00E121F6">
        <w:t>he IoT service developer and the IoT service provider should design and implement secure IoT system which is prepared for the situation</w:t>
      </w:r>
      <w:r w:rsidRPr="00E121F6">
        <w:rPr>
          <w:rFonts w:cs="Nirmala UI"/>
          <w:cs/>
          <w:lang w:bidi="hi-IN"/>
        </w:rPr>
        <w:t xml:space="preserve">. </w:t>
      </w:r>
      <w:r w:rsidRPr="00E121F6">
        <w:t>The IoT system can have the following capabilities as necessary</w:t>
      </w:r>
      <w:r w:rsidRPr="00E121F6">
        <w:rPr>
          <w:rFonts w:cs="Nirmala UI"/>
          <w:cs/>
          <w:lang w:bidi="hi-IN"/>
        </w:rPr>
        <w:t>:</w:t>
      </w:r>
    </w:p>
    <w:p w14:paraId="6C3B5EB8" w14:textId="77777777" w:rsidR="00E121F6" w:rsidRPr="00E121F6" w:rsidRDefault="00E121F6" w:rsidP="00E121F6">
      <w:pPr>
        <w:numPr>
          <w:ilvl w:val="0"/>
          <w:numId w:val="20"/>
        </w:numPr>
        <w:overflowPunct w:val="0"/>
        <w:autoSpaceDE w:val="0"/>
        <w:autoSpaceDN w:val="0"/>
        <w:adjustRightInd w:val="0"/>
        <w:textAlignment w:val="baseline"/>
        <w:rPr>
          <w:rFonts w:eastAsia="MS Mincho"/>
          <w:szCs w:val="20"/>
          <w:lang w:val="en-CA" w:eastAsia="en-US"/>
        </w:rPr>
      </w:pPr>
      <w:r w:rsidRPr="00E121F6">
        <w:rPr>
          <w:rFonts w:eastAsia="MS Mincho"/>
          <w:szCs w:val="20"/>
          <w:lang w:val="en-CA" w:eastAsia="en-US"/>
        </w:rPr>
        <w:t>selectively connect the IoT device using a whitelist; or</w:t>
      </w:r>
    </w:p>
    <w:p w14:paraId="3CADA26B" w14:textId="77777777" w:rsidR="00E121F6" w:rsidRPr="00E121F6" w:rsidRDefault="00E121F6" w:rsidP="00E121F6">
      <w:pPr>
        <w:numPr>
          <w:ilvl w:val="0"/>
          <w:numId w:val="20"/>
        </w:numPr>
        <w:overflowPunct w:val="0"/>
        <w:autoSpaceDE w:val="0"/>
        <w:autoSpaceDN w:val="0"/>
        <w:adjustRightInd w:val="0"/>
        <w:spacing w:before="0" w:after="240" w:line="230" w:lineRule="atLeast"/>
        <w:contextualSpacing/>
        <w:jc w:val="both"/>
        <w:textAlignment w:val="baseline"/>
        <w:rPr>
          <w:rFonts w:eastAsia="MS Mincho"/>
          <w:szCs w:val="20"/>
          <w:lang w:eastAsia="en-US"/>
        </w:rPr>
      </w:pPr>
      <w:r w:rsidRPr="00E121F6">
        <w:rPr>
          <w:rFonts w:eastAsia="MS Mincho"/>
          <w:szCs w:val="20"/>
          <w:lang w:eastAsia="en-US"/>
        </w:rPr>
        <w:t>where applicable, obtain the specifications of the device, e</w:t>
      </w:r>
      <w:r w:rsidRPr="00E121F6">
        <w:rPr>
          <w:rFonts w:eastAsia="MS Mincho" w:cs="Nirmala UI"/>
          <w:cs/>
          <w:lang w:eastAsia="en-US" w:bidi="hi-IN"/>
        </w:rPr>
        <w:t>.</w:t>
      </w:r>
      <w:r w:rsidRPr="00E121F6">
        <w:rPr>
          <w:rFonts w:eastAsia="MS Mincho"/>
          <w:szCs w:val="20"/>
          <w:lang w:eastAsia="en-US"/>
        </w:rPr>
        <w:t>g</w:t>
      </w:r>
      <w:r w:rsidRPr="00E121F6">
        <w:rPr>
          <w:rFonts w:eastAsia="MS Mincho" w:cs="Nirmala UI"/>
          <w:cs/>
          <w:lang w:eastAsia="en-US" w:bidi="hi-IN"/>
        </w:rPr>
        <w:t xml:space="preserve">. </w:t>
      </w:r>
      <w:r w:rsidRPr="00E121F6">
        <w:rPr>
          <w:rFonts w:eastAsia="MS Mincho"/>
          <w:szCs w:val="20"/>
          <w:lang w:eastAsia="en-US"/>
        </w:rPr>
        <w:t>name of provider, model, year of production and conformance to relevant standard, when negotiating with the device for connection, and determine if the connection request is accepted or rejected, or confine the scope of function, service or information to be made available</w:t>
      </w:r>
      <w:r w:rsidRPr="00E121F6">
        <w:rPr>
          <w:rFonts w:eastAsia="MS Mincho" w:cs="Nirmala UI"/>
          <w:cs/>
          <w:lang w:eastAsia="en-US" w:bidi="hi-IN"/>
        </w:rPr>
        <w:t>.</w:t>
      </w:r>
    </w:p>
    <w:p w14:paraId="6C3CBA29" w14:textId="77777777" w:rsidR="00E121F6" w:rsidRPr="00E121F6" w:rsidRDefault="00E121F6" w:rsidP="00E121F6">
      <w:pPr>
        <w:rPr>
          <w:lang w:val="en-CA"/>
        </w:rPr>
      </w:pPr>
    </w:p>
    <w:p w14:paraId="70BEA82F"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11</w:t>
      </w:r>
      <w:r w:rsidRPr="00E121F6">
        <w:rPr>
          <w:rFonts w:eastAsia="Times New Roman" w:cs="Nirmala UI"/>
          <w:b/>
          <w:bCs/>
          <w:cs/>
          <w:lang w:val="en-CA" w:eastAsia="en-US" w:bidi="hi-IN"/>
        </w:rPr>
        <w:t xml:space="preserve"> </w:t>
      </w:r>
      <w:r w:rsidRPr="00E121F6">
        <w:rPr>
          <w:rFonts w:eastAsia="Times New Roman"/>
          <w:b/>
          <w:szCs w:val="20"/>
          <w:lang w:val="en-CA" w:eastAsia="en-US"/>
        </w:rPr>
        <w:t>Verification of IoT devices and systems design</w:t>
      </w:r>
    </w:p>
    <w:p w14:paraId="5D47057D" w14:textId="77777777" w:rsidR="00E121F6" w:rsidRPr="00E121F6" w:rsidRDefault="00E121F6" w:rsidP="00E121F6">
      <w:pPr>
        <w:rPr>
          <w:u w:val="single"/>
          <w:lang w:val="en-CA"/>
        </w:rPr>
      </w:pPr>
      <w:r w:rsidRPr="00E121F6">
        <w:rPr>
          <w:u w:val="single"/>
          <w:lang w:val="en-CA"/>
        </w:rPr>
        <w:t>Control</w:t>
      </w:r>
    </w:p>
    <w:p w14:paraId="08AA7457" w14:textId="77777777" w:rsidR="00E121F6" w:rsidRPr="00E121F6" w:rsidRDefault="00E121F6" w:rsidP="00E121F6">
      <w:pPr>
        <w:rPr>
          <w:lang w:val="en-CA"/>
        </w:rPr>
      </w:pPr>
      <w:r w:rsidRPr="00E121F6">
        <w:rPr>
          <w:lang w:val="en-CA"/>
        </w:rPr>
        <w:t>Design and implementation of IoT devices and IoT systems should be verified</w:t>
      </w:r>
      <w:r w:rsidRPr="00E121F6">
        <w:rPr>
          <w:rFonts w:cs="Nirmala UI"/>
          <w:cs/>
          <w:lang w:val="en-CA" w:bidi="hi-IN"/>
        </w:rPr>
        <w:t>.</w:t>
      </w:r>
    </w:p>
    <w:p w14:paraId="0E3DDE9D" w14:textId="77777777" w:rsidR="00E121F6" w:rsidRPr="00E121F6" w:rsidRDefault="00E121F6" w:rsidP="00E121F6">
      <w:pPr>
        <w:rPr>
          <w:u w:val="single"/>
          <w:lang w:val="en-CA"/>
        </w:rPr>
      </w:pPr>
      <w:r w:rsidRPr="00E121F6">
        <w:rPr>
          <w:u w:val="single"/>
          <w:lang w:val="en-CA"/>
        </w:rPr>
        <w:t>Purpose</w:t>
      </w:r>
    </w:p>
    <w:p w14:paraId="7691D891" w14:textId="77777777" w:rsidR="00E121F6" w:rsidRPr="00E121F6" w:rsidRDefault="00E121F6" w:rsidP="00E121F6">
      <w:pPr>
        <w:rPr>
          <w:lang w:val="en-CA"/>
        </w:rPr>
      </w:pPr>
      <w:r w:rsidRPr="00E121F6">
        <w:rPr>
          <w:lang w:val="en-CA"/>
        </w:rPr>
        <w:t>To ensure security and safety of the IoT device and IoT system</w:t>
      </w:r>
      <w:r w:rsidRPr="00E121F6">
        <w:rPr>
          <w:rFonts w:cs="Nirmala UI"/>
          <w:cs/>
          <w:lang w:val="en-CA" w:bidi="hi-IN"/>
        </w:rPr>
        <w:t>.</w:t>
      </w:r>
    </w:p>
    <w:p w14:paraId="542E20F8" w14:textId="77777777" w:rsidR="00E121F6" w:rsidRPr="00E121F6" w:rsidRDefault="00E121F6" w:rsidP="00E121F6">
      <w:pPr>
        <w:rPr>
          <w:u w:val="single"/>
          <w:lang w:val="en-CA"/>
        </w:rPr>
      </w:pPr>
      <w:r w:rsidRPr="00E121F6">
        <w:rPr>
          <w:u w:val="single"/>
          <w:lang w:val="en-CA"/>
        </w:rPr>
        <w:t>Guidance</w:t>
      </w:r>
    </w:p>
    <w:p w14:paraId="08B3B253" w14:textId="77777777" w:rsidR="00E121F6" w:rsidRPr="00E121F6" w:rsidRDefault="00E121F6" w:rsidP="00E121F6">
      <w:pPr>
        <w:rPr>
          <w:lang w:val="en-CA"/>
        </w:rPr>
      </w:pPr>
      <w:r w:rsidRPr="00E121F6">
        <w:rPr>
          <w:lang w:val="en-CA"/>
        </w:rPr>
        <w:t>An IoT system is composed of IoT devices and other equipment</w:t>
      </w:r>
      <w:r w:rsidRPr="00E121F6">
        <w:rPr>
          <w:rFonts w:cs="Nirmala UI"/>
          <w:cs/>
          <w:lang w:val="en-CA" w:bidi="hi-IN"/>
        </w:rPr>
        <w:t xml:space="preserve">. </w:t>
      </w:r>
      <w:r w:rsidRPr="00E121F6">
        <w:rPr>
          <w:lang w:val="en-CA"/>
        </w:rPr>
        <w:t>In the case where the IoT service developer or the IoT service provider acquires and integrates the IoT devices to build the IoT system, it should verify that the IoT devices and integrated IoT system function as intended</w:t>
      </w:r>
      <w:r w:rsidRPr="00E121F6">
        <w:rPr>
          <w:rFonts w:cs="Nirmala UI"/>
          <w:cs/>
          <w:lang w:val="en-CA" w:bidi="hi-IN"/>
        </w:rPr>
        <w:t>.</w:t>
      </w:r>
    </w:p>
    <w:p w14:paraId="70CCC0AA" w14:textId="77777777" w:rsidR="00E121F6" w:rsidRPr="00E121F6" w:rsidRDefault="00E121F6" w:rsidP="00E121F6">
      <w:pPr>
        <w:rPr>
          <w:lang w:val="en-CA"/>
        </w:rPr>
      </w:pPr>
      <w:r w:rsidRPr="00E121F6">
        <w:rPr>
          <w:lang w:val="en-CA"/>
        </w:rPr>
        <w:t>The IoT service developer and the IoT service provider should</w:t>
      </w:r>
      <w:r w:rsidRPr="00E121F6">
        <w:rPr>
          <w:rFonts w:cs="Nirmala UI"/>
          <w:cs/>
          <w:lang w:val="en-CA" w:bidi="hi-IN"/>
        </w:rPr>
        <w:t>:</w:t>
      </w:r>
    </w:p>
    <w:p w14:paraId="7A082188"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identify the IoT devices, functions and interfaces that need to be verified;</w:t>
      </w:r>
    </w:p>
    <w:p w14:paraId="24FB4E47"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plan verification testing; and</w:t>
      </w:r>
    </w:p>
    <w:p w14:paraId="57F6B49C"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perform the testing</w:t>
      </w:r>
      <w:r w:rsidRPr="00E121F6">
        <w:rPr>
          <w:rFonts w:cs="Nirmala UI"/>
          <w:cs/>
          <w:lang w:val="en-CA" w:bidi="hi-IN"/>
        </w:rPr>
        <w:t>.</w:t>
      </w:r>
    </w:p>
    <w:p w14:paraId="2E7BB511" w14:textId="77777777" w:rsidR="00E121F6" w:rsidRPr="00E121F6" w:rsidRDefault="00E121F6" w:rsidP="00E121F6">
      <w:pPr>
        <w:rPr>
          <w:rFonts w:eastAsia="MS Mincho"/>
          <w:lang w:val="en-CA"/>
        </w:rPr>
      </w:pPr>
      <w:r w:rsidRPr="00E121F6">
        <w:rPr>
          <w:lang w:val="en-CA"/>
        </w:rPr>
        <w:t>Conformance to an established standard can be considered in verification</w:t>
      </w:r>
      <w:r w:rsidRPr="00E121F6">
        <w:rPr>
          <w:rFonts w:cs="Nirmala UI"/>
          <w:cs/>
          <w:lang w:val="en-CA" w:bidi="hi-IN"/>
        </w:rPr>
        <w:t xml:space="preserve">. </w:t>
      </w:r>
      <w:r w:rsidRPr="00E121F6">
        <w:rPr>
          <w:lang w:val="en-CA"/>
        </w:rPr>
        <w:t>Certification of the IoT device or equipment for conformance can be used as evidence supporting the verification</w:t>
      </w:r>
      <w:r w:rsidRPr="00E121F6">
        <w:rPr>
          <w:rFonts w:cs="Nirmala UI"/>
          <w:cs/>
          <w:lang w:val="en-CA" w:bidi="hi-IN"/>
        </w:rPr>
        <w:t>.</w:t>
      </w:r>
    </w:p>
    <w:p w14:paraId="5ADE1255"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12</w:t>
      </w:r>
      <w:r w:rsidRPr="00E121F6">
        <w:rPr>
          <w:rFonts w:eastAsia="Times New Roman" w:cs="Nirmala UI"/>
          <w:b/>
          <w:bCs/>
          <w:cs/>
          <w:lang w:val="en-CA" w:eastAsia="en-US" w:bidi="hi-IN"/>
        </w:rPr>
        <w:t xml:space="preserve"> </w:t>
      </w:r>
      <w:r w:rsidRPr="00E121F6">
        <w:rPr>
          <w:rFonts w:eastAsia="Times New Roman"/>
          <w:b/>
          <w:szCs w:val="20"/>
          <w:lang w:val="en-CA" w:eastAsia="en-US"/>
        </w:rPr>
        <w:t>Monitoring and logging</w:t>
      </w:r>
    </w:p>
    <w:p w14:paraId="147239D2" w14:textId="77777777" w:rsidR="00E121F6" w:rsidRPr="00E121F6" w:rsidRDefault="00E121F6" w:rsidP="00E121F6">
      <w:pPr>
        <w:rPr>
          <w:u w:val="single"/>
          <w:lang w:val="en-CA"/>
        </w:rPr>
      </w:pPr>
      <w:r w:rsidRPr="00E121F6">
        <w:rPr>
          <w:u w:val="single"/>
          <w:lang w:val="en-CA"/>
        </w:rPr>
        <w:t>Control</w:t>
      </w:r>
    </w:p>
    <w:p w14:paraId="7D20F930" w14:textId="4FAAB961" w:rsidR="00E121F6" w:rsidRPr="00E121F6" w:rsidRDefault="00E121F6" w:rsidP="00E121F6">
      <w:pPr>
        <w:rPr>
          <w:lang w:val="en-CA" w:bidi="hi-IN"/>
        </w:rPr>
      </w:pPr>
      <w:r w:rsidRPr="00E121F6">
        <w:rPr>
          <w:lang w:val="en-CA"/>
        </w:rPr>
        <w:t>States, events and network traffics of IoT devices and systems should be monitored and logged</w:t>
      </w:r>
      <w:r w:rsidR="00A17749">
        <w:rPr>
          <w:lang w:val="en-CA"/>
        </w:rPr>
        <w:t>.</w:t>
      </w:r>
    </w:p>
    <w:p w14:paraId="7504A6B6" w14:textId="77777777" w:rsidR="00E121F6" w:rsidRPr="00E121F6" w:rsidRDefault="00E121F6" w:rsidP="00E121F6">
      <w:pPr>
        <w:rPr>
          <w:u w:val="single"/>
          <w:lang w:val="en-CA"/>
        </w:rPr>
      </w:pPr>
      <w:r w:rsidRPr="00E121F6">
        <w:rPr>
          <w:u w:val="single"/>
          <w:lang w:val="en-CA"/>
        </w:rPr>
        <w:t>Purpose</w:t>
      </w:r>
    </w:p>
    <w:p w14:paraId="4E7C931F" w14:textId="77777777" w:rsidR="00E121F6" w:rsidRPr="00E121F6" w:rsidRDefault="00E121F6" w:rsidP="00E121F6">
      <w:pPr>
        <w:rPr>
          <w:lang w:val="en-CA"/>
        </w:rPr>
      </w:pPr>
      <w:r w:rsidRPr="00E121F6">
        <w:rPr>
          <w:lang w:val="en-CA"/>
        </w:rPr>
        <w:t>To detect and trace abnormalities and incidents of IoT devices and systems</w:t>
      </w:r>
      <w:r w:rsidRPr="00E121F6">
        <w:rPr>
          <w:rFonts w:cs="Nirmala UI"/>
          <w:cs/>
          <w:lang w:val="en-CA" w:bidi="hi-IN"/>
        </w:rPr>
        <w:t>.</w:t>
      </w:r>
    </w:p>
    <w:p w14:paraId="1C24E19C" w14:textId="77777777" w:rsidR="00E121F6" w:rsidRPr="00E121F6" w:rsidRDefault="00E121F6" w:rsidP="00E121F6">
      <w:pPr>
        <w:rPr>
          <w:u w:val="single"/>
          <w:lang w:val="en-CA"/>
        </w:rPr>
      </w:pPr>
      <w:r w:rsidRPr="00E121F6">
        <w:rPr>
          <w:u w:val="single"/>
          <w:lang w:val="en-CA"/>
        </w:rPr>
        <w:t>Guidance</w:t>
      </w:r>
    </w:p>
    <w:p w14:paraId="4DEFCCE0" w14:textId="77777777" w:rsidR="00E121F6" w:rsidRPr="00E121F6" w:rsidRDefault="00E121F6" w:rsidP="00E121F6">
      <w:pPr>
        <w:rPr>
          <w:lang w:val="en-CA"/>
        </w:rPr>
      </w:pPr>
      <w:r w:rsidRPr="00E121F6">
        <w:rPr>
          <w:lang w:val="en-CA"/>
        </w:rPr>
        <w:lastRenderedPageBreak/>
        <w:t>Monitoring and logging should be designed and implemented addressing the following aspects</w:t>
      </w:r>
      <w:r w:rsidRPr="00E121F6">
        <w:rPr>
          <w:rFonts w:cs="Nirmala UI"/>
          <w:cs/>
          <w:lang w:val="en-CA" w:bidi="hi-IN"/>
        </w:rPr>
        <w:t>:</w:t>
      </w:r>
    </w:p>
    <w:p w14:paraId="039397DA"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functions and operations for monitoring and logging the states, events and network traffics of IoT systems and devices including sensors and actuators;</w:t>
      </w:r>
    </w:p>
    <w:p w14:paraId="50353DF1"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functions and processes to analyse the logs;</w:t>
      </w:r>
    </w:p>
    <w:p w14:paraId="259625C9"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systems, human and organizational response triggered by detected abnormalities and incidents</w:t>
      </w:r>
      <w:r w:rsidRPr="00E121F6">
        <w:rPr>
          <w:rFonts w:cs="Nirmala UI"/>
          <w:cs/>
          <w:lang w:val="en-CA" w:bidi="hi-IN"/>
        </w:rPr>
        <w:t>.</w:t>
      </w:r>
      <w:r w:rsidRPr="00E121F6">
        <w:rPr>
          <w:lang w:val="en-CA"/>
        </w:rPr>
        <w:br/>
      </w:r>
    </w:p>
    <w:p w14:paraId="0C3464B1" w14:textId="77777777" w:rsidR="00E121F6" w:rsidRPr="00E121F6" w:rsidRDefault="00E121F6" w:rsidP="00E121F6">
      <w:pPr>
        <w:rPr>
          <w:lang w:val="en-CA"/>
        </w:rPr>
      </w:pPr>
      <w:r w:rsidRPr="00E121F6">
        <w:rPr>
          <w:lang w:val="en-CA"/>
        </w:rPr>
        <w:t>States, events and communications to be monitored and logged can include those of</w:t>
      </w:r>
      <w:r w:rsidRPr="00E121F6">
        <w:rPr>
          <w:rFonts w:cs="Nirmala UI"/>
          <w:cs/>
          <w:lang w:val="en-CA" w:bidi="hi-IN"/>
        </w:rPr>
        <w:t>:</w:t>
      </w:r>
    </w:p>
    <w:p w14:paraId="51079784"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security;</w:t>
      </w:r>
    </w:p>
    <w:p w14:paraId="2B4C8C27" w14:textId="77777777" w:rsidR="00E121F6" w:rsidRPr="00E121F6" w:rsidRDefault="00E121F6" w:rsidP="00E121F6">
      <w:pPr>
        <w:rPr>
          <w:lang w:val="en-CA"/>
        </w:rPr>
      </w:pPr>
      <w:r w:rsidRPr="00E121F6">
        <w:rPr>
          <w:rFonts w:cs="Nirmala UI"/>
          <w:cs/>
          <w:lang w:val="en-CA" w:bidi="hi-IN"/>
        </w:rPr>
        <w:t xml:space="preserve">- </w:t>
      </w:r>
      <w:r w:rsidRPr="00E121F6">
        <w:rPr>
          <w:lang w:val="en-CA"/>
        </w:rPr>
        <w:t>user authentication;</w:t>
      </w:r>
    </w:p>
    <w:p w14:paraId="32A98EE8" w14:textId="77777777" w:rsidR="00E121F6" w:rsidRPr="00E121F6" w:rsidRDefault="00E121F6" w:rsidP="00E121F6">
      <w:pPr>
        <w:rPr>
          <w:lang w:val="en-CA"/>
        </w:rPr>
      </w:pPr>
      <w:r w:rsidRPr="00E121F6">
        <w:rPr>
          <w:rFonts w:cs="Nirmala UI"/>
          <w:cs/>
          <w:lang w:val="en-CA" w:bidi="hi-IN"/>
        </w:rPr>
        <w:t xml:space="preserve">- </w:t>
      </w:r>
      <w:r w:rsidRPr="00E121F6">
        <w:rPr>
          <w:lang w:val="en-CA"/>
        </w:rPr>
        <w:t>location of IoT devices;</w:t>
      </w:r>
    </w:p>
    <w:p w14:paraId="2DDC32D9" w14:textId="77777777" w:rsidR="00E121F6" w:rsidRPr="00E121F6" w:rsidRDefault="00E121F6" w:rsidP="00E121F6">
      <w:pPr>
        <w:rPr>
          <w:lang w:val="en-CA"/>
        </w:rPr>
      </w:pPr>
      <w:r w:rsidRPr="00E121F6">
        <w:rPr>
          <w:rFonts w:cs="Nirmala UI"/>
          <w:cs/>
          <w:lang w:val="en-CA" w:bidi="hi-IN"/>
        </w:rPr>
        <w:t xml:space="preserve">- </w:t>
      </w:r>
      <w:r w:rsidRPr="00E121F6">
        <w:rPr>
          <w:lang w:val="en-CA"/>
        </w:rPr>
        <w:t>changes to the IoT system configurations;</w:t>
      </w:r>
    </w:p>
    <w:p w14:paraId="73977D21" w14:textId="77777777" w:rsidR="00E121F6" w:rsidRPr="00E121F6" w:rsidRDefault="00E121F6" w:rsidP="00E121F6">
      <w:pPr>
        <w:rPr>
          <w:lang w:val="en-CA"/>
        </w:rPr>
      </w:pPr>
      <w:r w:rsidRPr="00E121F6">
        <w:rPr>
          <w:rFonts w:cs="Nirmala UI"/>
          <w:cs/>
          <w:lang w:val="en-CA" w:bidi="hi-IN"/>
        </w:rPr>
        <w:t xml:space="preserve">- </w:t>
      </w:r>
      <w:r w:rsidRPr="00E121F6">
        <w:rPr>
          <w:lang w:val="en-CA"/>
        </w:rPr>
        <w:t>network traffics;</w:t>
      </w:r>
    </w:p>
    <w:p w14:paraId="15A85413" w14:textId="77777777" w:rsidR="00E121F6" w:rsidRPr="00E121F6" w:rsidRDefault="00E121F6" w:rsidP="00E121F6">
      <w:pPr>
        <w:rPr>
          <w:lang w:val="en-CA"/>
        </w:rPr>
      </w:pPr>
      <w:r w:rsidRPr="00E121F6">
        <w:rPr>
          <w:rFonts w:cs="Nirmala UI"/>
          <w:cs/>
          <w:lang w:val="en-CA" w:bidi="hi-IN"/>
        </w:rPr>
        <w:t xml:space="preserve">- </w:t>
      </w:r>
      <w:r w:rsidRPr="00E121F6">
        <w:rPr>
          <w:lang w:val="en-CA"/>
        </w:rPr>
        <w:t>processors and memory usage;</w:t>
      </w:r>
    </w:p>
    <w:p w14:paraId="75AE24C1" w14:textId="77777777" w:rsidR="00E121F6" w:rsidRPr="00E121F6" w:rsidRDefault="00E121F6" w:rsidP="00E121F6">
      <w:pPr>
        <w:rPr>
          <w:lang w:val="en-CA"/>
        </w:rPr>
      </w:pPr>
      <w:r w:rsidRPr="00E121F6">
        <w:rPr>
          <w:rFonts w:cs="Nirmala UI"/>
          <w:cs/>
          <w:lang w:val="en-CA" w:bidi="hi-IN"/>
        </w:rPr>
        <w:t xml:space="preserve">- </w:t>
      </w:r>
      <w:r w:rsidRPr="00E121F6">
        <w:rPr>
          <w:lang w:val="en-CA"/>
        </w:rPr>
        <w:t>indication of attacks and unauthorized accesses;</w:t>
      </w:r>
    </w:p>
    <w:p w14:paraId="34C507BC" w14:textId="77777777" w:rsidR="00E121F6" w:rsidRPr="00E121F6" w:rsidRDefault="00E121F6" w:rsidP="00E121F6">
      <w:pPr>
        <w:rPr>
          <w:lang w:val="en-CA"/>
        </w:rPr>
      </w:pPr>
      <w:r w:rsidRPr="00E121F6">
        <w:rPr>
          <w:rFonts w:cs="Nirmala UI"/>
          <w:cs/>
          <w:lang w:val="en-CA" w:bidi="hi-IN"/>
        </w:rPr>
        <w:t xml:space="preserve">- </w:t>
      </w:r>
      <w:r w:rsidRPr="00E121F6">
        <w:rPr>
          <w:lang w:val="en-CA"/>
        </w:rPr>
        <w:t>malfunction;</w:t>
      </w:r>
    </w:p>
    <w:p w14:paraId="05C68873" w14:textId="77777777" w:rsidR="00E121F6" w:rsidRPr="00E121F6" w:rsidRDefault="00E121F6" w:rsidP="00E121F6">
      <w:pPr>
        <w:rPr>
          <w:lang w:val="en-CA"/>
        </w:rPr>
      </w:pPr>
      <w:r w:rsidRPr="00E121F6">
        <w:rPr>
          <w:rFonts w:cs="Nirmala UI"/>
          <w:cs/>
          <w:lang w:val="en-CA" w:bidi="hi-IN"/>
        </w:rPr>
        <w:t xml:space="preserve">- </w:t>
      </w:r>
      <w:r w:rsidRPr="00E121F6">
        <w:rPr>
          <w:lang w:val="en-CA"/>
        </w:rPr>
        <w:t>values which exceed normal ranges of sensing and actuating data;</w:t>
      </w:r>
    </w:p>
    <w:p w14:paraId="2C6D4C64" w14:textId="77777777" w:rsidR="00E121F6" w:rsidRPr="00E121F6" w:rsidRDefault="00E121F6" w:rsidP="00E121F6">
      <w:pPr>
        <w:rPr>
          <w:lang w:val="en-CA"/>
        </w:rPr>
      </w:pPr>
      <w:r w:rsidRPr="00E121F6">
        <w:rPr>
          <w:rFonts w:cs="Nirmala UI"/>
          <w:cs/>
          <w:lang w:val="en-CA" w:bidi="hi-IN"/>
        </w:rPr>
        <w:t xml:space="preserve">- </w:t>
      </w:r>
      <w:r w:rsidRPr="00E121F6">
        <w:rPr>
          <w:lang w:val="en-CA"/>
        </w:rPr>
        <w:t>values which indicate any unauthorized or unintended manipulation of sensing and actuating data; and</w:t>
      </w:r>
    </w:p>
    <w:p w14:paraId="78185D09"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reliability;</w:t>
      </w:r>
    </w:p>
    <w:p w14:paraId="59B611C3" w14:textId="77777777" w:rsidR="00E121F6" w:rsidRPr="00E121F6" w:rsidRDefault="00E121F6" w:rsidP="00E121F6">
      <w:pPr>
        <w:rPr>
          <w:lang w:val="en-CA"/>
        </w:rPr>
      </w:pPr>
      <w:r w:rsidRPr="00E121F6">
        <w:rPr>
          <w:rFonts w:cs="Nirmala UI"/>
          <w:cs/>
          <w:lang w:val="en-CA" w:bidi="hi-IN"/>
        </w:rPr>
        <w:t xml:space="preserve">- </w:t>
      </w:r>
      <w:r w:rsidRPr="00E121F6">
        <w:rPr>
          <w:lang w:val="en-CA"/>
        </w:rPr>
        <w:t>outage of IoT device or system; and</w:t>
      </w:r>
    </w:p>
    <w:p w14:paraId="38D44A78" w14:textId="77777777" w:rsidR="00E121F6" w:rsidRPr="00E121F6" w:rsidRDefault="00E121F6" w:rsidP="00E121F6">
      <w:pPr>
        <w:rPr>
          <w:lang w:val="en-CA"/>
        </w:rPr>
      </w:pPr>
      <w:r w:rsidRPr="00E121F6">
        <w:rPr>
          <w:rFonts w:cs="Nirmala UI"/>
          <w:cs/>
          <w:lang w:val="en-CA" w:bidi="hi-IN"/>
        </w:rPr>
        <w:t xml:space="preserve">- </w:t>
      </w:r>
      <w:r w:rsidRPr="00E121F6">
        <w:rPr>
          <w:lang w:val="en-CA"/>
        </w:rPr>
        <w:t>environmental conditions,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temperature and moisture</w:t>
      </w:r>
      <w:r w:rsidRPr="00E121F6">
        <w:rPr>
          <w:rFonts w:cs="Nirmala UI"/>
          <w:cs/>
          <w:lang w:val="en-CA" w:bidi="hi-IN"/>
        </w:rPr>
        <w:t>.</w:t>
      </w:r>
    </w:p>
    <w:p w14:paraId="4339B543" w14:textId="77777777" w:rsidR="00E121F6" w:rsidRPr="00E121F6" w:rsidRDefault="00E121F6" w:rsidP="00E121F6">
      <w:pPr>
        <w:rPr>
          <w:lang w:val="en-CA"/>
        </w:rPr>
      </w:pPr>
      <w:r w:rsidRPr="00E121F6">
        <w:rPr>
          <w:lang w:val="en-CA"/>
        </w:rPr>
        <w:t>If an IoT device is able to self</w:t>
      </w:r>
      <w:r w:rsidRPr="00E121F6">
        <w:rPr>
          <w:rFonts w:cs="Nirmala UI"/>
          <w:cs/>
          <w:lang w:val="en-CA" w:bidi="hi-IN"/>
        </w:rPr>
        <w:t>-</w:t>
      </w:r>
      <w:r w:rsidRPr="00E121F6">
        <w:rPr>
          <w:lang w:val="en-CA"/>
        </w:rPr>
        <w:t>locate its position, this should be used to monitor unintended transfer of the device</w:t>
      </w:r>
      <w:r w:rsidRPr="00E121F6">
        <w:rPr>
          <w:rFonts w:cs="Nirmala UI"/>
          <w:cs/>
          <w:lang w:val="en-CA" w:bidi="hi-IN"/>
        </w:rPr>
        <w:t>.</w:t>
      </w:r>
    </w:p>
    <w:p w14:paraId="17EB92C0" w14:textId="77777777" w:rsidR="00E121F6" w:rsidRPr="00E121F6" w:rsidRDefault="00E121F6" w:rsidP="00E121F6">
      <w:pPr>
        <w:rPr>
          <w:lang w:val="en-CA"/>
        </w:rPr>
      </w:pPr>
      <w:r w:rsidRPr="00E121F6">
        <w:rPr>
          <w:lang w:val="en-CA"/>
        </w:rPr>
        <w:t>Available resources for computing, storage and communication should be considered, and various needs for monitoring and logging should be prioritized when designing the functions for monitoring and logging</w:t>
      </w:r>
      <w:r w:rsidRPr="00E121F6">
        <w:rPr>
          <w:rFonts w:cs="Nirmala UI"/>
          <w:cs/>
          <w:lang w:val="en-CA" w:bidi="hi-IN"/>
        </w:rPr>
        <w:t xml:space="preserve">. </w:t>
      </w:r>
      <w:r w:rsidRPr="00E121F6">
        <w:rPr>
          <w:lang w:val="en-CA"/>
        </w:rPr>
        <w:t>It should be noted that there are IoT devices which have limited resources and functions and not feasible for self</w:t>
      </w:r>
      <w:r w:rsidRPr="00E121F6">
        <w:rPr>
          <w:rFonts w:cs="Nirmala UI"/>
          <w:cs/>
          <w:lang w:val="en-CA" w:bidi="hi-IN"/>
        </w:rPr>
        <w:t>-</w:t>
      </w:r>
      <w:r w:rsidRPr="00E121F6">
        <w:rPr>
          <w:lang w:val="en-CA"/>
        </w:rPr>
        <w:t>monitoring and logging</w:t>
      </w:r>
      <w:r w:rsidRPr="00E121F6">
        <w:rPr>
          <w:rFonts w:cs="Nirmala UI"/>
          <w:cs/>
          <w:lang w:val="en-CA" w:bidi="hi-IN"/>
        </w:rPr>
        <w:t xml:space="preserve">. </w:t>
      </w:r>
      <w:r w:rsidRPr="00E121F6">
        <w:rPr>
          <w:lang w:val="en-CA"/>
        </w:rPr>
        <w:t>For these devices, monitoring and logging need be designed to be performed on servers or network nodes of the IoT system</w:t>
      </w:r>
      <w:r w:rsidRPr="00E121F6">
        <w:rPr>
          <w:rFonts w:cs="Nirmala UI"/>
          <w:cs/>
          <w:lang w:val="en-CA" w:bidi="hi-IN"/>
        </w:rPr>
        <w:t>.</w:t>
      </w:r>
    </w:p>
    <w:p w14:paraId="43698732" w14:textId="77777777" w:rsidR="00E121F6" w:rsidRPr="00E121F6" w:rsidRDefault="00E121F6" w:rsidP="00E121F6">
      <w:pPr>
        <w:rPr>
          <w:lang w:val="en-CA"/>
        </w:rPr>
      </w:pPr>
      <w:r w:rsidRPr="00E121F6">
        <w:rPr>
          <w:lang w:val="en-CA"/>
        </w:rPr>
        <w:t>Logs of an IoT system can be collected in a logging system to facilitate management and operations</w:t>
      </w:r>
      <w:r w:rsidRPr="00E121F6">
        <w:rPr>
          <w:rFonts w:cs="Nirmala UI"/>
          <w:cs/>
          <w:lang w:val="en-CA" w:bidi="hi-IN"/>
        </w:rPr>
        <w:t xml:space="preserve">. </w:t>
      </w:r>
      <w:r w:rsidRPr="00E121F6">
        <w:rPr>
          <w:lang w:val="en-CA"/>
        </w:rPr>
        <w:t>IoT devices located off</w:t>
      </w:r>
      <w:r w:rsidRPr="00E121F6">
        <w:rPr>
          <w:rFonts w:cs="Nirmala UI"/>
          <w:cs/>
          <w:lang w:val="en-CA" w:bidi="hi-IN"/>
        </w:rPr>
        <w:t>-</w:t>
      </w:r>
      <w:r w:rsidRPr="00E121F6">
        <w:rPr>
          <w:lang w:val="en-CA"/>
        </w:rPr>
        <w:t>premises of IoT service provider can be vulnerable in maintaining the logs</w:t>
      </w:r>
      <w:r w:rsidRPr="00E121F6">
        <w:rPr>
          <w:rFonts w:cs="Nirmala UI"/>
          <w:cs/>
          <w:lang w:val="en-CA" w:bidi="hi-IN"/>
        </w:rPr>
        <w:t>.</w:t>
      </w:r>
    </w:p>
    <w:p w14:paraId="427472E3" w14:textId="77777777" w:rsidR="00E121F6" w:rsidRPr="00E121F6" w:rsidRDefault="00E121F6" w:rsidP="00E121F6">
      <w:r w:rsidRPr="00E121F6">
        <w:rPr>
          <w:rFonts w:hint="eastAsia"/>
        </w:rPr>
        <w:t>C</w:t>
      </w:r>
      <w:r w:rsidRPr="00E121F6">
        <w:t>locks should be synchronized within an IoT system to allow consistent analysis</w:t>
      </w:r>
      <w:r w:rsidRPr="00E121F6">
        <w:rPr>
          <w:rFonts w:cs="Nirmala UI"/>
          <w:cs/>
          <w:lang w:bidi="hi-IN"/>
        </w:rPr>
        <w:t>.</w:t>
      </w:r>
    </w:p>
    <w:p w14:paraId="0868539F" w14:textId="77777777" w:rsidR="00E121F6" w:rsidRPr="00E121F6" w:rsidRDefault="00E121F6" w:rsidP="00E121F6">
      <w:r w:rsidRPr="00E121F6">
        <w:t>Ensure adequate monitoring of IoT sensors and IoT actors is in place to early detect outages, malfunctions or values which exceed normal ranges or indicate any unauthorized or unintended manipulation</w:t>
      </w:r>
      <w:r w:rsidRPr="00E121F6">
        <w:rPr>
          <w:rFonts w:cs="Nirmala UI"/>
          <w:cs/>
          <w:lang w:bidi="hi-IN"/>
        </w:rPr>
        <w:t xml:space="preserve">. </w:t>
      </w:r>
    </w:p>
    <w:p w14:paraId="255CB67B" w14:textId="77777777" w:rsidR="00E121F6" w:rsidRPr="00E121F6" w:rsidRDefault="00E121F6" w:rsidP="00E121F6">
      <w:pPr>
        <w:rPr>
          <w:rFonts w:eastAsia="MS Mincho"/>
          <w:sz w:val="22"/>
          <w:szCs w:val="22"/>
        </w:rPr>
      </w:pPr>
      <w:r w:rsidRPr="00E121F6">
        <w:lastRenderedPageBreak/>
        <w:t>Include IoT Elements in logging and monitoring activities to early identify any suspicious behaviour of IoT elements</w:t>
      </w:r>
      <w:r w:rsidRPr="00E121F6">
        <w:rPr>
          <w:rFonts w:cs="Nirmala UI"/>
          <w:cs/>
          <w:lang w:bidi="hi-IN"/>
        </w:rPr>
        <w:t xml:space="preserve">. </w:t>
      </w:r>
      <w:r w:rsidRPr="00E121F6">
        <w:t>This should include indications of unauthorized access as well as manipulations of sensor or actor data</w:t>
      </w:r>
      <w:r w:rsidRPr="00E121F6">
        <w:rPr>
          <w:rFonts w:cs="Nirmala UI"/>
          <w:cs/>
          <w:lang w:bidi="hi-IN"/>
        </w:rPr>
        <w:t>.</w:t>
      </w:r>
    </w:p>
    <w:p w14:paraId="70D15D9A" w14:textId="77777777" w:rsidR="00E121F6" w:rsidRPr="00E121F6" w:rsidRDefault="00E121F6" w:rsidP="00E121F6">
      <w:pPr>
        <w:rPr>
          <w:rFonts w:eastAsia="MS Mincho"/>
          <w:sz w:val="22"/>
          <w:szCs w:val="22"/>
        </w:rPr>
      </w:pPr>
    </w:p>
    <w:p w14:paraId="2B00E3BE"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13</w:t>
      </w:r>
      <w:r w:rsidRPr="00E121F6">
        <w:rPr>
          <w:rFonts w:eastAsia="Times New Roman" w:cs="Nirmala UI"/>
          <w:b/>
          <w:bCs/>
          <w:cs/>
          <w:lang w:val="en-CA" w:eastAsia="en-US" w:bidi="hi-IN"/>
        </w:rPr>
        <w:t xml:space="preserve"> </w:t>
      </w:r>
      <w:r w:rsidRPr="00E121F6">
        <w:rPr>
          <w:rFonts w:eastAsia="Times New Roman"/>
          <w:b/>
          <w:szCs w:val="20"/>
          <w:lang w:val="en-CA" w:eastAsia="en-US"/>
        </w:rPr>
        <w:t>Protection of logs</w:t>
      </w:r>
    </w:p>
    <w:p w14:paraId="5C2DC12B" w14:textId="77777777" w:rsidR="00E121F6" w:rsidRPr="00E121F6" w:rsidRDefault="00E121F6" w:rsidP="00E121F6">
      <w:pPr>
        <w:rPr>
          <w:u w:val="single"/>
          <w:lang w:val="en-CA"/>
        </w:rPr>
      </w:pPr>
      <w:r w:rsidRPr="00E121F6">
        <w:rPr>
          <w:u w:val="single"/>
          <w:lang w:val="en-CA"/>
        </w:rPr>
        <w:t>Control</w:t>
      </w:r>
    </w:p>
    <w:p w14:paraId="625883F5" w14:textId="77777777" w:rsidR="00E121F6" w:rsidRPr="00E121F6" w:rsidRDefault="00E121F6" w:rsidP="00E121F6">
      <w:pPr>
        <w:rPr>
          <w:lang w:val="en-CA"/>
        </w:rPr>
      </w:pPr>
      <w:r w:rsidRPr="00E121F6">
        <w:rPr>
          <w:lang w:val="en-CA"/>
        </w:rPr>
        <w:t xml:space="preserve">Logs for IoT device and system should be protected from </w:t>
      </w:r>
      <w:r w:rsidRPr="00E121F6">
        <w:rPr>
          <w:u w:val="single"/>
          <w:lang w:val="en-CA" w:eastAsia="en-US"/>
        </w:rPr>
        <w:t xml:space="preserve">leakage, </w:t>
      </w:r>
      <w:r w:rsidRPr="00E121F6">
        <w:rPr>
          <w:lang w:val="en-CA"/>
        </w:rPr>
        <w:t>destruction and unintended alteration</w:t>
      </w:r>
      <w:r w:rsidRPr="00E121F6">
        <w:rPr>
          <w:rFonts w:cs="Nirmala UI"/>
          <w:cs/>
          <w:lang w:val="en-CA" w:bidi="hi-IN"/>
        </w:rPr>
        <w:t>.</w:t>
      </w:r>
    </w:p>
    <w:p w14:paraId="78CB3913" w14:textId="77777777" w:rsidR="00E121F6" w:rsidRPr="00E121F6" w:rsidRDefault="00E121F6" w:rsidP="00E121F6">
      <w:pPr>
        <w:rPr>
          <w:u w:val="single"/>
          <w:lang w:val="en-CA"/>
        </w:rPr>
      </w:pPr>
      <w:r w:rsidRPr="00E121F6">
        <w:rPr>
          <w:u w:val="single"/>
          <w:lang w:val="en-CA"/>
        </w:rPr>
        <w:t>Purpose</w:t>
      </w:r>
    </w:p>
    <w:p w14:paraId="27597D66" w14:textId="77777777" w:rsidR="00E121F6" w:rsidRPr="00E121F6" w:rsidRDefault="00E121F6" w:rsidP="00E121F6">
      <w:pPr>
        <w:rPr>
          <w:lang w:val="en-CA"/>
        </w:rPr>
      </w:pPr>
      <w:r w:rsidRPr="00E121F6">
        <w:rPr>
          <w:lang w:val="en-CA"/>
        </w:rPr>
        <w:t>To ensure the capability and reliability of logging</w:t>
      </w:r>
      <w:r w:rsidRPr="00E121F6">
        <w:rPr>
          <w:rFonts w:cs="Nirmala UI"/>
          <w:cs/>
          <w:lang w:val="en-CA" w:bidi="hi-IN"/>
        </w:rPr>
        <w:t>.</w:t>
      </w:r>
    </w:p>
    <w:p w14:paraId="2F2C7052" w14:textId="77777777" w:rsidR="00E121F6" w:rsidRPr="00E121F6" w:rsidRDefault="00E121F6" w:rsidP="00E121F6">
      <w:pPr>
        <w:rPr>
          <w:u w:val="single"/>
          <w:lang w:val="en-CA"/>
        </w:rPr>
      </w:pPr>
      <w:r w:rsidRPr="00E121F6">
        <w:rPr>
          <w:u w:val="single"/>
          <w:lang w:val="en-CA"/>
        </w:rPr>
        <w:t>Guidance</w:t>
      </w:r>
    </w:p>
    <w:p w14:paraId="56DDD174" w14:textId="77777777" w:rsidR="00E121F6" w:rsidRPr="00E121F6" w:rsidRDefault="00E121F6" w:rsidP="00E121F6">
      <w:pPr>
        <w:rPr>
          <w:lang w:val="en-CA"/>
        </w:rPr>
      </w:pPr>
      <w:r w:rsidRPr="00E121F6">
        <w:rPr>
          <w:lang w:val="en-CA"/>
        </w:rPr>
        <w:t>Protection of the logs for IoT devices and systems should be designed and implemented</w:t>
      </w:r>
      <w:r w:rsidRPr="00E121F6">
        <w:rPr>
          <w:rFonts w:cs="Nirmala UI"/>
          <w:cs/>
          <w:lang w:val="en-CA" w:bidi="hi-IN"/>
        </w:rPr>
        <w:t xml:space="preserve">. </w:t>
      </w:r>
      <w:r w:rsidRPr="00E121F6">
        <w:rPr>
          <w:lang w:val="en-CA"/>
        </w:rPr>
        <w:t>Measures to protect the logs can include</w:t>
      </w:r>
      <w:r w:rsidRPr="00E121F6">
        <w:rPr>
          <w:rFonts w:cs="Nirmala UI"/>
          <w:cs/>
          <w:lang w:val="en-CA" w:bidi="hi-IN"/>
        </w:rPr>
        <w:t>:</w:t>
      </w:r>
    </w:p>
    <w:p w14:paraId="16B93CEA" w14:textId="77777777" w:rsidR="00E121F6" w:rsidRPr="00E121F6" w:rsidRDefault="00E121F6" w:rsidP="00E121F6">
      <w:pPr>
        <w:rPr>
          <w:lang w:val="en-CA"/>
        </w:rPr>
      </w:pPr>
      <w:r w:rsidRPr="00E121F6">
        <w:rPr>
          <w:rFonts w:cs="Nirmala UI"/>
          <w:cs/>
          <w:lang w:val="en-CA" w:bidi="hi-IN"/>
        </w:rPr>
        <w:t xml:space="preserve">- </w:t>
      </w:r>
      <w:r w:rsidRPr="00E121F6">
        <w:rPr>
          <w:lang w:val="en-CA"/>
        </w:rPr>
        <w:t>access control of the log file;</w:t>
      </w:r>
    </w:p>
    <w:p w14:paraId="5B629474" w14:textId="77777777" w:rsidR="00E121F6" w:rsidRPr="00E121F6" w:rsidRDefault="00E121F6" w:rsidP="00E121F6">
      <w:pPr>
        <w:rPr>
          <w:lang w:val="en-CA"/>
        </w:rPr>
      </w:pPr>
      <w:r w:rsidRPr="00E121F6">
        <w:rPr>
          <w:rFonts w:cs="Nirmala UI"/>
          <w:cs/>
          <w:lang w:val="en-CA" w:bidi="hi-IN"/>
        </w:rPr>
        <w:t xml:space="preserve">- </w:t>
      </w:r>
      <w:r w:rsidRPr="00E121F6">
        <w:rPr>
          <w:lang w:val="en-CA"/>
        </w:rPr>
        <w:t>access control of the device or system handling the log;</w:t>
      </w:r>
    </w:p>
    <w:p w14:paraId="6FE60FDD" w14:textId="77777777" w:rsidR="00E121F6" w:rsidRPr="00E121F6" w:rsidRDefault="00E121F6" w:rsidP="00E121F6">
      <w:pPr>
        <w:rPr>
          <w:lang w:val="en-CA"/>
        </w:rPr>
      </w:pPr>
      <w:r w:rsidRPr="00E121F6">
        <w:rPr>
          <w:rFonts w:cs="Nirmala UI"/>
          <w:cs/>
          <w:lang w:val="en-CA" w:bidi="hi-IN"/>
        </w:rPr>
        <w:t xml:space="preserve">- </w:t>
      </w:r>
      <w:r w:rsidRPr="00E121F6">
        <w:rPr>
          <w:lang w:val="en-CA"/>
        </w:rPr>
        <w:t>physical access control of the facility housing the log media;</w:t>
      </w:r>
    </w:p>
    <w:p w14:paraId="67FB7670" w14:textId="77777777" w:rsidR="00E121F6" w:rsidRPr="00E121F6" w:rsidRDefault="00E121F6" w:rsidP="00E121F6">
      <w:pPr>
        <w:rPr>
          <w:lang w:val="en-CA"/>
        </w:rPr>
      </w:pPr>
      <w:r w:rsidRPr="00E121F6">
        <w:rPr>
          <w:rFonts w:cs="Nirmala UI"/>
          <w:cs/>
          <w:lang w:val="en-CA" w:bidi="hi-IN"/>
        </w:rPr>
        <w:t xml:space="preserve">- </w:t>
      </w:r>
      <w:r w:rsidRPr="00E121F6">
        <w:rPr>
          <w:lang w:val="en-CA"/>
        </w:rPr>
        <w:t xml:space="preserve">enforcement of procedures for handling the logs; </w:t>
      </w:r>
    </w:p>
    <w:p w14:paraId="34FB88EB" w14:textId="77777777" w:rsidR="00E121F6" w:rsidRPr="00E121F6" w:rsidRDefault="00E121F6" w:rsidP="00E121F6">
      <w:pPr>
        <w:rPr>
          <w:lang w:val="en-CA"/>
        </w:rPr>
      </w:pPr>
      <w:r w:rsidRPr="00E121F6">
        <w:rPr>
          <w:rFonts w:cs="Nirmala UI"/>
          <w:cs/>
          <w:lang w:val="en-CA" w:bidi="hi-IN"/>
        </w:rPr>
        <w:t xml:space="preserve">- </w:t>
      </w:r>
      <w:r w:rsidRPr="00E121F6">
        <w:rPr>
          <w:lang w:val="en-CA"/>
        </w:rPr>
        <w:t>redundant configuration of the log;</w:t>
      </w:r>
    </w:p>
    <w:p w14:paraId="30C07E3B" w14:textId="77777777" w:rsidR="00E121F6" w:rsidRPr="00E121F6" w:rsidRDefault="00E121F6" w:rsidP="00E121F6">
      <w:pPr>
        <w:rPr>
          <w:lang w:val="en-CA"/>
        </w:rPr>
      </w:pPr>
      <w:r w:rsidRPr="00E121F6">
        <w:rPr>
          <w:rFonts w:cs="Nirmala UI"/>
          <w:cs/>
          <w:lang w:val="en-CA" w:bidi="hi-IN"/>
        </w:rPr>
        <w:t xml:space="preserve">- </w:t>
      </w:r>
      <w:r w:rsidRPr="00E121F6">
        <w:rPr>
          <w:lang w:val="en-CA"/>
        </w:rPr>
        <w:t>detection of destruction or alteration of the log,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 xml:space="preserve">use of hashed values; </w:t>
      </w:r>
    </w:p>
    <w:p w14:paraId="63B7759F" w14:textId="77777777" w:rsidR="00E121F6" w:rsidRPr="00E121F6" w:rsidRDefault="00E121F6" w:rsidP="00E121F6">
      <w:pPr>
        <w:rPr>
          <w:lang w:val="en-CA"/>
        </w:rPr>
      </w:pPr>
      <w:r w:rsidRPr="00E121F6">
        <w:rPr>
          <w:rFonts w:cs="Nirmala UI"/>
          <w:cs/>
          <w:lang w:val="en-CA" w:bidi="hi-IN"/>
        </w:rPr>
        <w:t xml:space="preserve">- </w:t>
      </w:r>
      <w:r w:rsidRPr="00E121F6">
        <w:rPr>
          <w:lang w:val="en-CA"/>
        </w:rPr>
        <w:t>encryption of the log;</w:t>
      </w:r>
    </w:p>
    <w:p w14:paraId="10284CF3" w14:textId="77777777" w:rsidR="00E121F6" w:rsidRPr="00E121F6" w:rsidRDefault="00E121F6" w:rsidP="00E121F6">
      <w:pPr>
        <w:rPr>
          <w:lang w:val="en-CA"/>
        </w:rPr>
      </w:pPr>
      <w:r w:rsidRPr="00E121F6">
        <w:rPr>
          <w:rFonts w:eastAsia="MS Mincho" w:cs="Nirmala UI" w:hint="eastAsia"/>
          <w:cs/>
          <w:lang w:val="en-CA" w:bidi="hi-IN"/>
        </w:rPr>
        <w:t>-</w:t>
      </w:r>
      <w:r w:rsidRPr="00E121F6">
        <w:rPr>
          <w:rFonts w:eastAsia="MS Mincho" w:cs="Nirmala UI"/>
          <w:cs/>
          <w:lang w:val="en-CA" w:bidi="hi-IN"/>
        </w:rPr>
        <w:t xml:space="preserve"> </w:t>
      </w:r>
      <w:r w:rsidRPr="00E121F6">
        <w:rPr>
          <w:rFonts w:hint="eastAsia"/>
          <w:lang w:val="en-CA"/>
        </w:rPr>
        <w:t>e</w:t>
      </w:r>
      <w:r w:rsidRPr="00E121F6">
        <w:rPr>
          <w:lang w:val="en-CA"/>
        </w:rPr>
        <w:t>ntries in the log with timestamps; and</w:t>
      </w:r>
    </w:p>
    <w:p w14:paraId="751CC73D" w14:textId="77777777" w:rsidR="00E121F6" w:rsidRPr="00E121F6" w:rsidRDefault="00E121F6" w:rsidP="00E121F6">
      <w:pPr>
        <w:rPr>
          <w:rFonts w:eastAsia="MS Mincho"/>
          <w:lang w:val="en-CA"/>
        </w:rPr>
      </w:pPr>
      <w:r w:rsidRPr="00E121F6">
        <w:rPr>
          <w:rFonts w:cs="Nirmala UI"/>
          <w:cs/>
          <w:lang w:val="en-CA" w:bidi="hi-IN"/>
        </w:rPr>
        <w:t xml:space="preserve">- </w:t>
      </w:r>
      <w:r w:rsidRPr="00E121F6">
        <w:rPr>
          <w:rFonts w:hint="eastAsia"/>
          <w:lang w:val="en-CA"/>
        </w:rPr>
        <w:t>l</w:t>
      </w:r>
      <w:r w:rsidRPr="00E121F6">
        <w:rPr>
          <w:lang w:val="en-CA"/>
        </w:rPr>
        <w:t xml:space="preserve">ogs that should only be </w:t>
      </w:r>
      <w:r w:rsidRPr="00E121F6">
        <w:rPr>
          <w:rFonts w:cs="Nirmala UI"/>
          <w:cs/>
          <w:lang w:val="en-CA" w:bidi="hi-IN"/>
        </w:rPr>
        <w:t>“</w:t>
      </w:r>
      <w:r w:rsidRPr="00E121F6">
        <w:rPr>
          <w:lang w:val="en-CA"/>
        </w:rPr>
        <w:t>read</w:t>
      </w:r>
      <w:r w:rsidRPr="00E121F6">
        <w:rPr>
          <w:rFonts w:cs="Nirmala UI"/>
          <w:cs/>
          <w:lang w:val="en-CA" w:bidi="hi-IN"/>
        </w:rPr>
        <w:t>-</w:t>
      </w:r>
      <w:r w:rsidRPr="00E121F6">
        <w:rPr>
          <w:lang w:val="en-CA"/>
        </w:rPr>
        <w:t>only</w:t>
      </w:r>
      <w:r w:rsidRPr="00E121F6">
        <w:rPr>
          <w:rFonts w:cs="Nirmala UI"/>
          <w:cs/>
          <w:lang w:val="en-CA" w:bidi="hi-IN"/>
        </w:rPr>
        <w:t xml:space="preserve">” </w:t>
      </w:r>
      <w:r w:rsidRPr="00E121F6">
        <w:rPr>
          <w:lang w:val="en-CA"/>
        </w:rPr>
        <w:t>for all except for the system process</w:t>
      </w:r>
      <w:r w:rsidRPr="00E121F6">
        <w:rPr>
          <w:rFonts w:cs="Nirmala UI"/>
          <w:cs/>
          <w:lang w:val="en-CA" w:bidi="hi-IN"/>
        </w:rPr>
        <w:t>.</w:t>
      </w:r>
    </w:p>
    <w:p w14:paraId="6C145B81" w14:textId="77777777" w:rsidR="00E121F6" w:rsidRPr="00E121F6" w:rsidRDefault="00E121F6" w:rsidP="00E121F6">
      <w:pPr>
        <w:rPr>
          <w:rFonts w:eastAsia="MS Mincho"/>
          <w:lang w:val="en-CA"/>
        </w:rPr>
      </w:pPr>
    </w:p>
    <w:p w14:paraId="640756E0"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14</w:t>
      </w:r>
      <w:r w:rsidRPr="00E121F6">
        <w:rPr>
          <w:rFonts w:eastAsia="Times New Roman" w:cs="Nirmala UI"/>
          <w:b/>
          <w:bCs/>
          <w:cs/>
          <w:lang w:val="en-CA" w:eastAsia="en-US" w:bidi="hi-IN"/>
        </w:rPr>
        <w:t xml:space="preserve"> </w:t>
      </w:r>
      <w:r w:rsidRPr="00E121F6">
        <w:rPr>
          <w:rFonts w:eastAsia="Times New Roman"/>
          <w:b/>
          <w:szCs w:val="20"/>
          <w:lang w:val="en-CA" w:eastAsia="en-US"/>
        </w:rPr>
        <w:t>Use of suitable networks for the IoT systems</w:t>
      </w:r>
    </w:p>
    <w:p w14:paraId="089CC8B0" w14:textId="77777777" w:rsidR="00E121F6" w:rsidRPr="00E121F6" w:rsidRDefault="00E121F6" w:rsidP="00E121F6">
      <w:pPr>
        <w:rPr>
          <w:u w:val="single"/>
          <w:lang w:val="en-CA"/>
        </w:rPr>
      </w:pPr>
      <w:r w:rsidRPr="00E121F6">
        <w:rPr>
          <w:u w:val="single"/>
          <w:lang w:val="en-CA"/>
        </w:rPr>
        <w:t>Control</w:t>
      </w:r>
    </w:p>
    <w:p w14:paraId="01CBBE57" w14:textId="77777777" w:rsidR="00E121F6" w:rsidRPr="00E121F6" w:rsidRDefault="00E121F6" w:rsidP="00E121F6">
      <w:pPr>
        <w:rPr>
          <w:lang w:val="en-CA"/>
        </w:rPr>
      </w:pPr>
      <w:r w:rsidRPr="00E121F6">
        <w:rPr>
          <w:lang w:val="en-CA"/>
        </w:rPr>
        <w:t>Applied network and communication technologies for IoT and systems should meet the needs of communication function, capacity and security, and of function and performance of IoT devices</w:t>
      </w:r>
      <w:r w:rsidRPr="00E121F6">
        <w:rPr>
          <w:rFonts w:cs="Nirmala UI"/>
          <w:cs/>
          <w:lang w:val="en-CA" w:bidi="hi-IN"/>
        </w:rPr>
        <w:t>.</w:t>
      </w:r>
    </w:p>
    <w:p w14:paraId="0051BE24" w14:textId="77777777" w:rsidR="00E121F6" w:rsidRPr="00E121F6" w:rsidRDefault="00E121F6" w:rsidP="00E121F6">
      <w:pPr>
        <w:rPr>
          <w:u w:val="single"/>
          <w:lang w:val="en-CA"/>
        </w:rPr>
      </w:pPr>
      <w:r w:rsidRPr="00E121F6">
        <w:rPr>
          <w:u w:val="single"/>
          <w:lang w:val="en-CA"/>
        </w:rPr>
        <w:t>Purpose</w:t>
      </w:r>
    </w:p>
    <w:p w14:paraId="5AF816D6" w14:textId="77777777" w:rsidR="00E121F6" w:rsidRPr="00E121F6" w:rsidRDefault="00E121F6" w:rsidP="00E121F6">
      <w:pPr>
        <w:rPr>
          <w:lang w:val="en-CA"/>
        </w:rPr>
      </w:pPr>
      <w:r w:rsidRPr="00E121F6">
        <w:rPr>
          <w:lang w:val="en-CA"/>
        </w:rPr>
        <w:t>To use the network that meets security, performance and other needs of the IoT system</w:t>
      </w:r>
      <w:r w:rsidRPr="00E121F6">
        <w:rPr>
          <w:rFonts w:cs="Nirmala UI"/>
          <w:cs/>
          <w:lang w:val="en-CA" w:bidi="hi-IN"/>
        </w:rPr>
        <w:t>.</w:t>
      </w:r>
    </w:p>
    <w:p w14:paraId="7A910393" w14:textId="77777777" w:rsidR="00E121F6" w:rsidRPr="00E121F6" w:rsidRDefault="00E121F6" w:rsidP="00E121F6">
      <w:pPr>
        <w:rPr>
          <w:u w:val="single"/>
          <w:lang w:val="en-CA"/>
        </w:rPr>
      </w:pPr>
      <w:r w:rsidRPr="00E121F6">
        <w:rPr>
          <w:u w:val="single"/>
          <w:lang w:val="en-CA"/>
        </w:rPr>
        <w:t>Guidance</w:t>
      </w:r>
    </w:p>
    <w:p w14:paraId="2843074E" w14:textId="77777777" w:rsidR="00E121F6" w:rsidRPr="00E121F6" w:rsidRDefault="00E121F6" w:rsidP="00E121F6">
      <w:pPr>
        <w:rPr>
          <w:lang w:val="en-CA"/>
        </w:rPr>
      </w:pPr>
      <w:r w:rsidRPr="00E121F6">
        <w:rPr>
          <w:lang w:val="en-CA"/>
        </w:rPr>
        <w:t>The IoT service developer and the IoT service provider should identify security, performance and other needs for the network</w:t>
      </w:r>
      <w:r w:rsidRPr="00E121F6">
        <w:rPr>
          <w:rFonts w:cs="Nirmala UI"/>
          <w:cs/>
          <w:lang w:val="en-CA" w:bidi="hi-IN"/>
        </w:rPr>
        <w:t xml:space="preserve">. </w:t>
      </w:r>
      <w:r w:rsidRPr="00E121F6">
        <w:rPr>
          <w:lang w:val="en-CA"/>
        </w:rPr>
        <w:t>The needs can be those related to</w:t>
      </w:r>
      <w:r w:rsidRPr="00E121F6">
        <w:rPr>
          <w:rFonts w:cs="Nirmala UI"/>
          <w:cs/>
          <w:lang w:val="en-CA" w:bidi="hi-IN"/>
        </w:rPr>
        <w:t>:</w:t>
      </w:r>
    </w:p>
    <w:p w14:paraId="2E7BFA34"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geographical locations of the IoT devices and system;</w:t>
      </w:r>
    </w:p>
    <w:p w14:paraId="653A5F93"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mobility of the IoT devices;</w:t>
      </w:r>
    </w:p>
    <w:p w14:paraId="0B717D92" w14:textId="77777777" w:rsidR="00E121F6" w:rsidRPr="00E121F6" w:rsidRDefault="00E121F6" w:rsidP="00E121F6">
      <w:pPr>
        <w:rPr>
          <w:lang w:val="en-CA"/>
        </w:rPr>
      </w:pPr>
      <w:r w:rsidRPr="00E121F6">
        <w:rPr>
          <w:lang w:val="en-CA"/>
        </w:rPr>
        <w:lastRenderedPageBreak/>
        <w:t>c</w:t>
      </w:r>
      <w:r w:rsidRPr="00E121F6">
        <w:rPr>
          <w:rFonts w:cs="Nirmala UI"/>
          <w:cs/>
          <w:lang w:val="en-CA" w:bidi="hi-IN"/>
        </w:rPr>
        <w:t xml:space="preserve">) </w:t>
      </w:r>
      <w:r w:rsidRPr="00E121F6">
        <w:rPr>
          <w:lang w:val="en-CA"/>
        </w:rPr>
        <w:t>restriction of IoT devices to be connected;</w:t>
      </w:r>
    </w:p>
    <w:p w14:paraId="1BEB047C"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confidentiality and integrity of information in transit;</w:t>
      </w:r>
    </w:p>
    <w:p w14:paraId="2217D69A" w14:textId="77777777" w:rsidR="00E121F6" w:rsidRPr="00E121F6" w:rsidRDefault="00E121F6" w:rsidP="00E121F6">
      <w:pPr>
        <w:rPr>
          <w:lang w:val="en-CA"/>
        </w:rPr>
      </w:pPr>
      <w:r w:rsidRPr="00E121F6">
        <w:rPr>
          <w:lang w:val="en-CA"/>
        </w:rPr>
        <w:t>e</w:t>
      </w:r>
      <w:r w:rsidRPr="00E121F6">
        <w:rPr>
          <w:rFonts w:cs="Nirmala UI"/>
          <w:cs/>
          <w:lang w:val="en-CA" w:bidi="hi-IN"/>
        </w:rPr>
        <w:t xml:space="preserve">) </w:t>
      </w:r>
      <w:r w:rsidRPr="00E121F6">
        <w:rPr>
          <w:lang w:val="en-CA"/>
        </w:rPr>
        <w:t>availability of the communication; and</w:t>
      </w:r>
    </w:p>
    <w:p w14:paraId="0790855A" w14:textId="77777777" w:rsidR="00E121F6" w:rsidRPr="00E121F6" w:rsidRDefault="00E121F6" w:rsidP="00E121F6">
      <w:pPr>
        <w:rPr>
          <w:lang w:val="en-CA"/>
        </w:rPr>
      </w:pPr>
      <w:r w:rsidRPr="00E121F6">
        <w:rPr>
          <w:lang w:val="en-CA"/>
        </w:rPr>
        <w:t>f</w:t>
      </w:r>
      <w:r w:rsidRPr="00E121F6">
        <w:rPr>
          <w:rFonts w:cs="Nirmala UI"/>
          <w:cs/>
          <w:lang w:val="en-CA" w:bidi="hi-IN"/>
        </w:rPr>
        <w:t xml:space="preserve">) </w:t>
      </w:r>
      <w:r w:rsidRPr="00E121F6">
        <w:rPr>
          <w:lang w:val="en-CA"/>
        </w:rPr>
        <w:t>bandwidth of the network</w:t>
      </w:r>
      <w:r w:rsidRPr="00E121F6">
        <w:rPr>
          <w:rFonts w:cs="Nirmala UI"/>
          <w:cs/>
          <w:lang w:val="en-CA" w:bidi="hi-IN"/>
        </w:rPr>
        <w:t>.</w:t>
      </w:r>
    </w:p>
    <w:p w14:paraId="4E587209" w14:textId="77777777" w:rsidR="00E121F6" w:rsidRPr="00E121F6" w:rsidRDefault="00E121F6" w:rsidP="00E121F6">
      <w:pPr>
        <w:rPr>
          <w:lang w:val="en-CA"/>
        </w:rPr>
      </w:pPr>
      <w:r w:rsidRPr="00E121F6">
        <w:rPr>
          <w:lang w:val="en-CA"/>
        </w:rPr>
        <w:t>To meet the identified needs, the IoT service developer and the IoT service provider should consider to</w:t>
      </w:r>
      <w:r w:rsidRPr="00E121F6">
        <w:rPr>
          <w:rFonts w:cs="Nirmala UI"/>
          <w:cs/>
          <w:lang w:val="en-CA" w:bidi="hi-IN"/>
        </w:rPr>
        <w:t>:</w:t>
      </w:r>
    </w:p>
    <w:p w14:paraId="321BA0C8"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choose adequate communication devices and services considering,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service area, requirement for wireless communication, and bandwidth;</w:t>
      </w:r>
    </w:p>
    <w:p w14:paraId="68F3E681"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apply encryption for transmitted information; and</w:t>
      </w:r>
    </w:p>
    <w:p w14:paraId="6FDED880"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use gateway communication device to support IoT device with limited functions</w:t>
      </w:r>
      <w:r w:rsidRPr="00E121F6">
        <w:rPr>
          <w:rFonts w:cs="Nirmala UI"/>
          <w:cs/>
          <w:lang w:val="en-CA" w:bidi="hi-IN"/>
        </w:rPr>
        <w:t>.</w:t>
      </w:r>
    </w:p>
    <w:p w14:paraId="53248715"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15</w:t>
      </w:r>
      <w:r w:rsidRPr="00E121F6">
        <w:rPr>
          <w:rFonts w:eastAsia="Times New Roman" w:cs="Nirmala UI"/>
          <w:b/>
          <w:bCs/>
          <w:cs/>
          <w:lang w:val="en-CA" w:eastAsia="en-US" w:bidi="hi-IN"/>
        </w:rPr>
        <w:t xml:space="preserve"> </w:t>
      </w:r>
      <w:r w:rsidRPr="00E121F6">
        <w:rPr>
          <w:rFonts w:eastAsia="Times New Roman"/>
          <w:b/>
          <w:szCs w:val="20"/>
          <w:lang w:val="en-CA" w:eastAsia="en-US"/>
        </w:rPr>
        <w:t>Secure settings and configurations in delivery of IoT devices and services</w:t>
      </w:r>
    </w:p>
    <w:p w14:paraId="3B5F0FB7" w14:textId="77777777" w:rsidR="00E121F6" w:rsidRPr="00E121F6" w:rsidRDefault="00E121F6" w:rsidP="00E121F6">
      <w:pPr>
        <w:rPr>
          <w:u w:val="single"/>
          <w:lang w:val="en-CA"/>
        </w:rPr>
      </w:pPr>
      <w:r w:rsidRPr="00E121F6">
        <w:rPr>
          <w:u w:val="single"/>
          <w:lang w:val="en-CA"/>
        </w:rPr>
        <w:t>Control</w:t>
      </w:r>
    </w:p>
    <w:p w14:paraId="48EAA636" w14:textId="77777777" w:rsidR="00E121F6" w:rsidRPr="00E121F6" w:rsidRDefault="00E121F6" w:rsidP="00E121F6">
      <w:pPr>
        <w:rPr>
          <w:lang w:val="en-CA"/>
        </w:rPr>
      </w:pPr>
      <w:r w:rsidRPr="00E121F6">
        <w:rPr>
          <w:lang w:val="en-CA"/>
        </w:rPr>
        <w:t>IoT devices and services should be delivered with secure settings and configurations</w:t>
      </w:r>
      <w:r w:rsidRPr="00E121F6">
        <w:rPr>
          <w:rFonts w:cs="Nirmala UI"/>
          <w:cs/>
          <w:lang w:val="en-CA" w:bidi="hi-IN"/>
        </w:rPr>
        <w:t>.</w:t>
      </w:r>
    </w:p>
    <w:p w14:paraId="6CF75170"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urpose</w:t>
      </w:r>
    </w:p>
    <w:p w14:paraId="66FC1E23" w14:textId="77777777" w:rsidR="00E121F6" w:rsidRPr="00E121F6" w:rsidRDefault="00E121F6" w:rsidP="00E121F6">
      <w:pPr>
        <w:rPr>
          <w:lang w:val="en-CA"/>
        </w:rPr>
      </w:pPr>
      <w:r w:rsidRPr="00E121F6">
        <w:rPr>
          <w:rFonts w:hint="eastAsia"/>
          <w:lang w:val="en-CA"/>
        </w:rPr>
        <w:t>T</w:t>
      </w:r>
      <w:r w:rsidRPr="00E121F6">
        <w:rPr>
          <w:lang w:val="en-CA"/>
        </w:rPr>
        <w:t>o ensure security of IoT devices and services in delivery</w:t>
      </w:r>
      <w:r w:rsidRPr="00E121F6">
        <w:rPr>
          <w:rFonts w:cs="Nirmala UI"/>
          <w:cs/>
          <w:lang w:val="en-CA" w:bidi="hi-IN"/>
        </w:rPr>
        <w:t>.</w:t>
      </w:r>
    </w:p>
    <w:p w14:paraId="711D06A5" w14:textId="77777777" w:rsidR="00E121F6" w:rsidRPr="00E121F6" w:rsidRDefault="00E121F6" w:rsidP="00E121F6">
      <w:pPr>
        <w:spacing w:after="120"/>
        <w:rPr>
          <w:u w:val="single"/>
          <w:lang w:val="en-CA"/>
        </w:rPr>
      </w:pPr>
      <w:r w:rsidRPr="00E121F6">
        <w:rPr>
          <w:u w:val="single"/>
          <w:lang w:val="en-CA"/>
        </w:rPr>
        <w:t>Guidance</w:t>
      </w:r>
    </w:p>
    <w:p w14:paraId="0194D14B" w14:textId="77777777" w:rsidR="00E121F6" w:rsidRPr="00E121F6" w:rsidRDefault="00E121F6" w:rsidP="00E121F6">
      <w:pPr>
        <w:rPr>
          <w:lang w:val="en-CA"/>
        </w:rPr>
      </w:pPr>
      <w:r w:rsidRPr="00E121F6">
        <w:rPr>
          <w:lang w:val="en-CA"/>
        </w:rPr>
        <w:t>The initial settings and configurations of IoT devices and services should be designed to contribute to the security of IoT users</w:t>
      </w:r>
      <w:r w:rsidRPr="00E121F6">
        <w:rPr>
          <w:rFonts w:cs="Nirmala UI"/>
          <w:cs/>
          <w:lang w:val="en-CA" w:bidi="hi-IN"/>
        </w:rPr>
        <w:t>.</w:t>
      </w:r>
    </w:p>
    <w:p w14:paraId="452DECB5" w14:textId="77777777" w:rsidR="00E121F6" w:rsidRPr="00E121F6" w:rsidRDefault="00E121F6" w:rsidP="00E121F6">
      <w:pPr>
        <w:rPr>
          <w:lang w:val="en-CA"/>
        </w:rPr>
      </w:pPr>
      <w:r w:rsidRPr="00E121F6">
        <w:rPr>
          <w:lang w:val="en-CA"/>
        </w:rPr>
        <w:t>According to the features of the IoT device or service, relevant settings and configurations can be</w:t>
      </w:r>
      <w:r w:rsidRPr="00E121F6">
        <w:rPr>
          <w:rFonts w:cs="Nirmala UI"/>
          <w:cs/>
          <w:lang w:val="en-CA" w:bidi="hi-IN"/>
        </w:rPr>
        <w:t>:</w:t>
      </w:r>
    </w:p>
    <w:p w14:paraId="0DDEBA05" w14:textId="77777777" w:rsidR="00E121F6" w:rsidRPr="00E121F6" w:rsidRDefault="00E121F6" w:rsidP="00E121F6">
      <w:pPr>
        <w:rPr>
          <w:lang w:val="en-CA"/>
        </w:rPr>
      </w:pPr>
      <w:r w:rsidRPr="00E121F6">
        <w:rPr>
          <w:rFonts w:cs="Nirmala UI" w:hint="eastAsia"/>
          <w:cs/>
          <w:lang w:val="en-CA" w:bidi="hi-IN"/>
        </w:rPr>
        <w:t>-</w:t>
      </w:r>
      <w:r w:rsidRPr="00E121F6">
        <w:rPr>
          <w:lang w:val="en-CA"/>
        </w:rPr>
        <w:t xml:space="preserve"> versions and patches of software;</w:t>
      </w:r>
    </w:p>
    <w:p w14:paraId="3492FDBA" w14:textId="77777777" w:rsidR="00E121F6" w:rsidRPr="00E121F6" w:rsidRDefault="00E121F6" w:rsidP="00E121F6">
      <w:pPr>
        <w:rPr>
          <w:lang w:val="en-CA"/>
        </w:rPr>
      </w:pPr>
      <w:r w:rsidRPr="00E121F6">
        <w:rPr>
          <w:rFonts w:cs="Nirmala UI"/>
          <w:cs/>
          <w:lang w:val="en-CA" w:bidi="hi-IN"/>
        </w:rPr>
        <w:t xml:space="preserve">- </w:t>
      </w:r>
      <w:r w:rsidRPr="00E121F6">
        <w:rPr>
          <w:lang w:val="en-CA"/>
        </w:rPr>
        <w:t>open ports and network services; and</w:t>
      </w:r>
    </w:p>
    <w:p w14:paraId="061C8CFC" w14:textId="77777777" w:rsidR="00E121F6" w:rsidRPr="00E121F6" w:rsidRDefault="00E121F6" w:rsidP="00E121F6">
      <w:pPr>
        <w:rPr>
          <w:lang w:val="en-CA"/>
        </w:rPr>
      </w:pPr>
      <w:r w:rsidRPr="00E121F6">
        <w:rPr>
          <w:rFonts w:cs="Nirmala UI" w:hint="eastAsia"/>
          <w:cs/>
          <w:lang w:val="en-CA" w:bidi="hi-IN"/>
        </w:rPr>
        <w:t>-</w:t>
      </w:r>
      <w:r w:rsidRPr="00E121F6">
        <w:rPr>
          <w:lang w:val="en-CA"/>
        </w:rPr>
        <w:t xml:space="preserve"> access restriction to the functions and data of the service</w:t>
      </w:r>
      <w:r w:rsidRPr="00E121F6">
        <w:rPr>
          <w:rFonts w:cs="Nirmala UI"/>
          <w:cs/>
          <w:lang w:val="en-CA" w:bidi="hi-IN"/>
        </w:rPr>
        <w:t>.</w:t>
      </w:r>
    </w:p>
    <w:p w14:paraId="10594CCF" w14:textId="77777777" w:rsidR="00E121F6" w:rsidRPr="00E121F6" w:rsidRDefault="00E121F6" w:rsidP="00E121F6">
      <w:pPr>
        <w:rPr>
          <w:rFonts w:eastAsia="MS Mincho"/>
          <w:lang w:val="en-CA"/>
        </w:rPr>
      </w:pPr>
      <w:r w:rsidRPr="00E121F6">
        <w:rPr>
          <w:lang w:val="en-CA"/>
        </w:rPr>
        <w:t>If the IoT device or service requires the IoT user a password, its initial value should be unique to the device or unique to the user of the service</w:t>
      </w:r>
      <w:r w:rsidRPr="00E121F6">
        <w:rPr>
          <w:rFonts w:cs="Nirmala UI"/>
          <w:cs/>
          <w:lang w:val="en-CA" w:bidi="hi-IN"/>
        </w:rPr>
        <w:t xml:space="preserve">. </w:t>
      </w:r>
      <w:r w:rsidRPr="00E121F6">
        <w:rPr>
          <w:lang w:val="en-CA"/>
        </w:rPr>
        <w:t>The initial value should be securely informed to the IoT user</w:t>
      </w:r>
      <w:r w:rsidRPr="00E121F6">
        <w:rPr>
          <w:rFonts w:cs="Nirmala UI"/>
          <w:cs/>
          <w:lang w:val="en-CA" w:bidi="hi-IN"/>
        </w:rPr>
        <w:t>.</w:t>
      </w:r>
    </w:p>
    <w:p w14:paraId="4CE44996"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16</w:t>
      </w:r>
      <w:r w:rsidRPr="00E121F6">
        <w:rPr>
          <w:rFonts w:eastAsia="Times New Roman" w:cs="Nirmala UI"/>
          <w:b/>
          <w:bCs/>
          <w:cs/>
          <w:lang w:val="en-CA" w:eastAsia="en-US" w:bidi="hi-IN"/>
        </w:rPr>
        <w:t xml:space="preserve"> </w:t>
      </w:r>
      <w:r w:rsidRPr="00E121F6">
        <w:rPr>
          <w:rFonts w:eastAsia="Times New Roman"/>
          <w:b/>
          <w:szCs w:val="20"/>
        </w:rPr>
        <w:t>Guidance for the IoT users on the secure settings and configurations</w:t>
      </w:r>
    </w:p>
    <w:p w14:paraId="6CE7D5A8" w14:textId="77777777" w:rsidR="00E121F6" w:rsidRPr="00E121F6" w:rsidRDefault="00E121F6" w:rsidP="00E121F6">
      <w:pPr>
        <w:spacing w:after="120"/>
        <w:rPr>
          <w:u w:val="single"/>
          <w:lang w:val="en-CA"/>
        </w:rPr>
      </w:pPr>
      <w:r w:rsidRPr="00E121F6">
        <w:rPr>
          <w:u w:val="single"/>
          <w:lang w:val="en-CA"/>
        </w:rPr>
        <w:t>Control</w:t>
      </w:r>
    </w:p>
    <w:p w14:paraId="14FC89E4" w14:textId="77777777" w:rsidR="00E121F6" w:rsidRPr="00E121F6" w:rsidRDefault="00E121F6" w:rsidP="00E121F6">
      <w:pPr>
        <w:rPr>
          <w:lang w:val="en-CA"/>
        </w:rPr>
      </w:pPr>
      <w:r w:rsidRPr="00E121F6">
        <w:rPr>
          <w:rFonts w:hint="eastAsia"/>
          <w:lang w:val="en-CA"/>
        </w:rPr>
        <w:t>G</w:t>
      </w:r>
      <w:r w:rsidRPr="00E121F6">
        <w:rPr>
          <w:lang w:val="en-CA"/>
        </w:rPr>
        <w:t>uidance on the settings and configurations of IoT devices and services including the needs to change initial values should be provided to IoT users</w:t>
      </w:r>
      <w:r w:rsidRPr="00E121F6">
        <w:rPr>
          <w:rFonts w:cs="Nirmala UI"/>
          <w:cs/>
          <w:lang w:val="en-CA" w:bidi="hi-IN"/>
        </w:rPr>
        <w:t xml:space="preserve">. </w:t>
      </w:r>
    </w:p>
    <w:p w14:paraId="3742AD0C"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urpose</w:t>
      </w:r>
    </w:p>
    <w:p w14:paraId="13F56833" w14:textId="77777777" w:rsidR="00E121F6" w:rsidRPr="00E121F6" w:rsidRDefault="00E121F6" w:rsidP="00E121F6">
      <w:pPr>
        <w:rPr>
          <w:lang w:val="en-CA"/>
        </w:rPr>
      </w:pPr>
      <w:r w:rsidRPr="00E121F6">
        <w:rPr>
          <w:rFonts w:hint="eastAsia"/>
          <w:lang w:val="en-CA"/>
        </w:rPr>
        <w:t>T</w:t>
      </w:r>
      <w:r w:rsidRPr="00E121F6">
        <w:rPr>
          <w:lang w:val="en-CA"/>
        </w:rPr>
        <w:t>o ensure security of IoT devices and services in operation</w:t>
      </w:r>
      <w:r w:rsidRPr="00E121F6">
        <w:rPr>
          <w:rFonts w:cs="Nirmala UI"/>
          <w:cs/>
          <w:lang w:val="en-CA" w:bidi="hi-IN"/>
        </w:rPr>
        <w:t>.</w:t>
      </w:r>
    </w:p>
    <w:p w14:paraId="48AB20E7" w14:textId="77777777" w:rsidR="00E121F6" w:rsidRPr="00E121F6" w:rsidRDefault="00E121F6" w:rsidP="00E121F6">
      <w:pPr>
        <w:spacing w:after="120"/>
        <w:rPr>
          <w:u w:val="single"/>
          <w:lang w:val="en-CA"/>
        </w:rPr>
      </w:pPr>
      <w:r w:rsidRPr="00E121F6">
        <w:rPr>
          <w:u w:val="single"/>
          <w:lang w:val="en-CA"/>
        </w:rPr>
        <w:t>Guidance</w:t>
      </w:r>
    </w:p>
    <w:p w14:paraId="681A167B" w14:textId="77777777" w:rsidR="00E121F6" w:rsidRPr="00E121F6" w:rsidRDefault="00E121F6" w:rsidP="00E121F6">
      <w:pPr>
        <w:rPr>
          <w:lang w:val="en-CA"/>
        </w:rPr>
      </w:pPr>
      <w:bookmarkStart w:id="34" w:name="_Hlk564252"/>
      <w:r w:rsidRPr="00E121F6">
        <w:rPr>
          <w:lang w:val="en-CA"/>
        </w:rPr>
        <w:t>Changes to the settings and configurations by the IoT users should be guided wit</w:t>
      </w:r>
      <w:r w:rsidRPr="00E121F6">
        <w:rPr>
          <w:rFonts w:hint="eastAsia"/>
          <w:lang w:val="en-CA"/>
        </w:rPr>
        <w:t>h supporting information that contribute to the secure use of the device or service</w:t>
      </w:r>
      <w:r w:rsidRPr="00E121F6">
        <w:rPr>
          <w:rFonts w:cs="Nirmala UI" w:hint="eastAsia"/>
          <w:cs/>
          <w:lang w:val="en-CA" w:bidi="hi-IN"/>
        </w:rPr>
        <w:t xml:space="preserve">. </w:t>
      </w:r>
    </w:p>
    <w:p w14:paraId="4BDD6159" w14:textId="77777777" w:rsidR="00E121F6" w:rsidRPr="00E121F6" w:rsidRDefault="00E121F6" w:rsidP="00E121F6">
      <w:pPr>
        <w:rPr>
          <w:lang w:val="en-CA"/>
        </w:rPr>
      </w:pPr>
      <w:r w:rsidRPr="00E121F6">
        <w:rPr>
          <w:lang w:val="en-CA"/>
        </w:rPr>
        <w:lastRenderedPageBreak/>
        <w:t>The IoT users should be guided to change the initial password</w:t>
      </w:r>
      <w:r w:rsidRPr="00E121F6">
        <w:rPr>
          <w:rFonts w:cs="Nirmala UI"/>
          <w:cs/>
          <w:lang w:val="en-CA" w:bidi="hi-IN"/>
        </w:rPr>
        <w:t xml:space="preserve">. </w:t>
      </w:r>
      <w:r w:rsidRPr="00E121F6">
        <w:rPr>
          <w:lang w:val="en-CA"/>
        </w:rPr>
        <w:t>Change of initial password may be procedurally mandated where appropriate</w:t>
      </w:r>
      <w:r w:rsidRPr="00E121F6">
        <w:rPr>
          <w:rFonts w:cs="Nirmala UI"/>
          <w:cs/>
          <w:lang w:val="en-CA" w:bidi="hi-IN"/>
        </w:rPr>
        <w:t>.</w:t>
      </w:r>
      <w:bookmarkEnd w:id="34"/>
      <w:r w:rsidRPr="00E121F6">
        <w:rPr>
          <w:rFonts w:cs="Nirmala UI" w:hint="cs"/>
          <w:cs/>
          <w:lang w:val="en-CA" w:bidi="hi-IN"/>
        </w:rPr>
        <w:t xml:space="preserve"> </w:t>
      </w:r>
    </w:p>
    <w:p w14:paraId="06EC660F" w14:textId="77777777" w:rsidR="00E121F6" w:rsidRPr="00E121F6" w:rsidRDefault="00E121F6" w:rsidP="00E121F6">
      <w:pPr>
        <w:rPr>
          <w:lang w:val="en-CA"/>
        </w:rPr>
      </w:pPr>
    </w:p>
    <w:p w14:paraId="3613EEF1"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17</w:t>
      </w:r>
      <w:r w:rsidRPr="00E121F6">
        <w:rPr>
          <w:rFonts w:eastAsia="Times New Roman" w:cs="Nirmala UI"/>
          <w:b/>
          <w:bCs/>
          <w:cs/>
          <w:lang w:val="en-CA" w:eastAsia="en-US" w:bidi="hi-IN"/>
        </w:rPr>
        <w:t xml:space="preserve"> </w:t>
      </w:r>
      <w:r w:rsidRPr="00E121F6">
        <w:rPr>
          <w:rFonts w:eastAsia="Times New Roman"/>
          <w:b/>
          <w:szCs w:val="20"/>
          <w:lang w:val="en-CA" w:eastAsia="en-US"/>
        </w:rPr>
        <w:t>User authentication</w:t>
      </w:r>
    </w:p>
    <w:p w14:paraId="35C274CF" w14:textId="77777777" w:rsidR="00E121F6" w:rsidRPr="00E121F6" w:rsidRDefault="00E121F6" w:rsidP="00E121F6">
      <w:pPr>
        <w:rPr>
          <w:u w:val="single"/>
          <w:lang w:val="en-CA"/>
        </w:rPr>
      </w:pPr>
      <w:r w:rsidRPr="00E121F6">
        <w:rPr>
          <w:u w:val="single"/>
          <w:lang w:val="en-CA"/>
        </w:rPr>
        <w:t>Control</w:t>
      </w:r>
    </w:p>
    <w:p w14:paraId="0007FA33" w14:textId="77777777" w:rsidR="00E121F6" w:rsidRPr="00E121F6" w:rsidRDefault="00E121F6" w:rsidP="00E121F6">
      <w:pPr>
        <w:rPr>
          <w:lang w:val="en-CA"/>
        </w:rPr>
      </w:pPr>
      <w:r w:rsidRPr="00E121F6">
        <w:rPr>
          <w:lang w:val="en-CA"/>
        </w:rPr>
        <w:t>Authentication function of users and IoT devices for accessing IoT systems and services should be implemented and applied</w:t>
      </w:r>
      <w:r w:rsidRPr="00E121F6">
        <w:rPr>
          <w:rFonts w:cs="Nirmala UI"/>
          <w:cs/>
          <w:lang w:val="en-CA" w:bidi="hi-IN"/>
        </w:rPr>
        <w:t>.</w:t>
      </w:r>
    </w:p>
    <w:p w14:paraId="4D163791" w14:textId="77777777" w:rsidR="00E121F6" w:rsidRPr="00E121F6" w:rsidRDefault="00E121F6" w:rsidP="00E121F6">
      <w:pPr>
        <w:rPr>
          <w:u w:val="single"/>
          <w:lang w:val="en-CA"/>
        </w:rPr>
      </w:pPr>
      <w:r w:rsidRPr="00E121F6">
        <w:rPr>
          <w:u w:val="single"/>
          <w:lang w:val="en-CA"/>
        </w:rPr>
        <w:t>Purpose</w:t>
      </w:r>
    </w:p>
    <w:p w14:paraId="685E82A0" w14:textId="77777777" w:rsidR="00E121F6" w:rsidRPr="00E121F6" w:rsidRDefault="00E121F6" w:rsidP="00E121F6">
      <w:pPr>
        <w:rPr>
          <w:lang w:val="en-CA"/>
        </w:rPr>
      </w:pPr>
      <w:r w:rsidRPr="00E121F6">
        <w:rPr>
          <w:lang w:val="en-CA"/>
        </w:rPr>
        <w:t>To protect information, IoT devices, systems and services from unauthorized access and other security breaches</w:t>
      </w:r>
      <w:r w:rsidRPr="00E121F6">
        <w:rPr>
          <w:rFonts w:cs="Nirmala UI"/>
          <w:cs/>
          <w:lang w:val="en-CA" w:bidi="hi-IN"/>
        </w:rPr>
        <w:t>.</w:t>
      </w:r>
    </w:p>
    <w:p w14:paraId="0CC63082" w14:textId="77777777" w:rsidR="00E121F6" w:rsidRPr="00E121F6" w:rsidRDefault="00E121F6" w:rsidP="00E121F6">
      <w:pPr>
        <w:rPr>
          <w:u w:val="single"/>
          <w:lang w:val="en-CA"/>
        </w:rPr>
      </w:pPr>
      <w:r w:rsidRPr="00E121F6">
        <w:rPr>
          <w:u w:val="single"/>
          <w:lang w:val="en-CA"/>
        </w:rPr>
        <w:t>Guidance</w:t>
      </w:r>
    </w:p>
    <w:p w14:paraId="2A3FB2C9" w14:textId="77777777" w:rsidR="00E121F6" w:rsidRPr="00E121F6" w:rsidRDefault="00E121F6" w:rsidP="00E121F6">
      <w:pPr>
        <w:rPr>
          <w:lang w:val="en-CA"/>
        </w:rPr>
      </w:pPr>
      <w:r w:rsidRPr="00E121F6">
        <w:rPr>
          <w:lang w:val="en-CA"/>
        </w:rPr>
        <w:t>Needs for authenticating the IoT users and IoT devices should be identified considering the operation of the IoT service and associated security risks</w:t>
      </w:r>
      <w:r w:rsidRPr="00E121F6">
        <w:rPr>
          <w:rFonts w:cs="Nirmala UI"/>
          <w:cs/>
          <w:lang w:val="en-CA" w:bidi="hi-IN"/>
        </w:rPr>
        <w:t xml:space="preserve">. </w:t>
      </w:r>
      <w:r w:rsidRPr="00E121F6">
        <w:rPr>
          <w:lang w:val="en-CA"/>
        </w:rPr>
        <w:t>The needs can include those for authenticating</w:t>
      </w:r>
      <w:r w:rsidRPr="00E121F6">
        <w:rPr>
          <w:rFonts w:cs="Nirmala UI"/>
          <w:cs/>
          <w:lang w:val="en-CA" w:bidi="hi-IN"/>
        </w:rPr>
        <w:t>:</w:t>
      </w:r>
    </w:p>
    <w:p w14:paraId="68BA8E67"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a human user for accessing the IoT device, system or service; and</w:t>
      </w:r>
    </w:p>
    <w:p w14:paraId="57F5E6E6"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an IoT device for connecting to the IoT system</w:t>
      </w:r>
      <w:r w:rsidRPr="00E121F6">
        <w:rPr>
          <w:rFonts w:cs="Nirmala UI"/>
          <w:cs/>
          <w:lang w:val="en-CA" w:bidi="hi-IN"/>
        </w:rPr>
        <w:t>.</w:t>
      </w:r>
    </w:p>
    <w:p w14:paraId="0FA7EB76" w14:textId="77777777" w:rsidR="00E121F6" w:rsidRPr="00E121F6" w:rsidRDefault="00E121F6" w:rsidP="00E121F6">
      <w:pPr>
        <w:rPr>
          <w:lang w:val="en-CA"/>
        </w:rPr>
      </w:pPr>
      <w:r w:rsidRPr="00E121F6">
        <w:rPr>
          <w:lang w:val="en-CA"/>
        </w:rPr>
        <w:t>Technologies applicable for implementing required level of authentication can be</w:t>
      </w:r>
      <w:r w:rsidRPr="00E121F6">
        <w:rPr>
          <w:rFonts w:cs="Nirmala UI"/>
          <w:cs/>
          <w:lang w:val="en-CA" w:bidi="hi-IN"/>
        </w:rPr>
        <w:t>:</w:t>
      </w:r>
    </w:p>
    <w:p w14:paraId="3800C28B"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for human users, use of</w:t>
      </w:r>
      <w:r w:rsidRPr="00E121F6">
        <w:rPr>
          <w:rFonts w:cs="Nirmala UI"/>
          <w:cs/>
          <w:lang w:val="en-CA" w:bidi="hi-IN"/>
        </w:rPr>
        <w:t>:</w:t>
      </w:r>
    </w:p>
    <w:p w14:paraId="10341C93" w14:textId="77777777" w:rsidR="00E121F6" w:rsidRPr="00E121F6" w:rsidRDefault="00E121F6" w:rsidP="00E121F6">
      <w:pPr>
        <w:rPr>
          <w:lang w:val="en-CA"/>
        </w:rPr>
      </w:pPr>
      <w:r w:rsidRPr="00E121F6">
        <w:rPr>
          <w:lang w:val="en-CA"/>
        </w:rPr>
        <w:t>1</w:t>
      </w:r>
      <w:r w:rsidRPr="00E121F6">
        <w:rPr>
          <w:rFonts w:cs="Nirmala UI"/>
          <w:cs/>
          <w:lang w:val="en-CA" w:bidi="hi-IN"/>
        </w:rPr>
        <w:t xml:space="preserve">) </w:t>
      </w:r>
      <w:r w:rsidRPr="00E121F6">
        <w:rPr>
          <w:lang w:val="en-CA"/>
        </w:rPr>
        <w:t>password authentication;</w:t>
      </w:r>
    </w:p>
    <w:p w14:paraId="3A38F138" w14:textId="77777777" w:rsidR="00E121F6" w:rsidRPr="00E121F6" w:rsidRDefault="00E121F6" w:rsidP="00E121F6">
      <w:pPr>
        <w:rPr>
          <w:lang w:val="en-CA"/>
        </w:rPr>
      </w:pPr>
      <w:r w:rsidRPr="00E121F6">
        <w:rPr>
          <w:lang w:val="en-CA"/>
        </w:rPr>
        <w:t>2</w:t>
      </w:r>
      <w:r w:rsidRPr="00E121F6">
        <w:rPr>
          <w:rFonts w:cs="Nirmala UI"/>
          <w:cs/>
          <w:lang w:val="en-CA" w:bidi="hi-IN"/>
        </w:rPr>
        <w:t xml:space="preserve">) </w:t>
      </w:r>
      <w:r w:rsidRPr="00E121F6">
        <w:rPr>
          <w:lang w:val="en-CA"/>
        </w:rPr>
        <w:t>hardware credential,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IC card; or</w:t>
      </w:r>
    </w:p>
    <w:p w14:paraId="358AC590" w14:textId="77777777" w:rsidR="00E121F6" w:rsidRPr="00E121F6" w:rsidRDefault="00E121F6" w:rsidP="00E121F6">
      <w:pPr>
        <w:rPr>
          <w:lang w:val="en-CA"/>
        </w:rPr>
      </w:pPr>
      <w:r w:rsidRPr="00E121F6">
        <w:rPr>
          <w:lang w:val="en-CA"/>
        </w:rPr>
        <w:t>3</w:t>
      </w:r>
      <w:r w:rsidRPr="00E121F6">
        <w:rPr>
          <w:rFonts w:cs="Nirmala UI"/>
          <w:cs/>
          <w:lang w:val="en-CA" w:bidi="hi-IN"/>
        </w:rPr>
        <w:t xml:space="preserve">) </w:t>
      </w:r>
      <w:r w:rsidRPr="00E121F6">
        <w:rPr>
          <w:lang w:val="en-CA"/>
        </w:rPr>
        <w:t>biometrics;</w:t>
      </w:r>
    </w:p>
    <w:p w14:paraId="27CA0573"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for IoT devices, use of</w:t>
      </w:r>
      <w:r w:rsidRPr="00E121F6">
        <w:rPr>
          <w:rFonts w:cs="Nirmala UI"/>
          <w:cs/>
          <w:lang w:val="en-CA" w:bidi="hi-IN"/>
        </w:rPr>
        <w:t>:</w:t>
      </w:r>
    </w:p>
    <w:p w14:paraId="0C3FC1FB" w14:textId="77777777" w:rsidR="00E121F6" w:rsidRPr="00E121F6" w:rsidRDefault="00E121F6" w:rsidP="00E121F6">
      <w:pPr>
        <w:rPr>
          <w:lang w:val="en-CA"/>
        </w:rPr>
      </w:pPr>
      <w:r w:rsidRPr="00E121F6">
        <w:rPr>
          <w:lang w:val="en-CA"/>
        </w:rPr>
        <w:t>1</w:t>
      </w:r>
      <w:r w:rsidRPr="00E121F6">
        <w:rPr>
          <w:rFonts w:cs="Nirmala UI"/>
          <w:cs/>
          <w:lang w:val="en-CA" w:bidi="hi-IN"/>
        </w:rPr>
        <w:t xml:space="preserve">) </w:t>
      </w:r>
      <w:r w:rsidRPr="00E121F6">
        <w:rPr>
          <w:rFonts w:hint="cs"/>
          <w:cs/>
          <w:lang w:val="en-CA" w:bidi="hi-IN"/>
        </w:rPr>
        <w:t xml:space="preserve">secure tamper proof </w:t>
      </w:r>
      <w:r w:rsidRPr="00E121F6">
        <w:rPr>
          <w:lang w:val="en-CA"/>
        </w:rPr>
        <w:t>device identifier; or</w:t>
      </w:r>
    </w:p>
    <w:p w14:paraId="05016C51" w14:textId="77777777" w:rsidR="00E121F6" w:rsidRPr="00E121F6" w:rsidRDefault="00E121F6" w:rsidP="00E121F6">
      <w:pPr>
        <w:rPr>
          <w:lang w:val="en-CA"/>
        </w:rPr>
      </w:pPr>
      <w:r w:rsidRPr="00E121F6">
        <w:rPr>
          <w:lang w:val="en-CA"/>
        </w:rPr>
        <w:t>2</w:t>
      </w:r>
      <w:r w:rsidRPr="00E121F6">
        <w:rPr>
          <w:rFonts w:cs="Nirmala UI"/>
          <w:cs/>
          <w:lang w:val="en-CA" w:bidi="hi-IN"/>
        </w:rPr>
        <w:t xml:space="preserve">) </w:t>
      </w:r>
      <w:r w:rsidRPr="00E121F6">
        <w:rPr>
          <w:lang w:val="en-CA"/>
        </w:rPr>
        <w:t>trust anchor using hardware protection means</w:t>
      </w:r>
      <w:r w:rsidRPr="00E121F6">
        <w:rPr>
          <w:rFonts w:cs="Nirmala UI"/>
          <w:cs/>
          <w:lang w:val="en-CA" w:bidi="hi-IN"/>
        </w:rPr>
        <w:t>.</w:t>
      </w:r>
    </w:p>
    <w:p w14:paraId="22A50065" w14:textId="77777777" w:rsidR="00E121F6" w:rsidRPr="00E121F6" w:rsidRDefault="00E121F6" w:rsidP="00E121F6">
      <w:pPr>
        <w:rPr>
          <w:rFonts w:cs="Nirmala UI"/>
          <w:cs/>
          <w:lang w:val="en-CA" w:bidi="hi-IN"/>
        </w:rPr>
      </w:pPr>
      <w:r w:rsidRPr="00E121F6">
        <w:rPr>
          <w:lang w:val="en-CA"/>
        </w:rPr>
        <w:t>The authentication function should be secure</w:t>
      </w:r>
      <w:r w:rsidRPr="00E121F6">
        <w:rPr>
          <w:rFonts w:cs="Nirmala UI"/>
          <w:cs/>
          <w:lang w:val="en-CA" w:bidi="hi-IN"/>
        </w:rPr>
        <w:t>:</w:t>
      </w:r>
    </w:p>
    <w:p w14:paraId="1FCDC441" w14:textId="5D01269E" w:rsidR="00E121F6" w:rsidRPr="00E121F6" w:rsidRDefault="00C12F47" w:rsidP="00C63568">
      <w:pPr>
        <w:numPr>
          <w:ilvl w:val="0"/>
          <w:numId w:val="33"/>
        </w:numPr>
        <w:rPr>
          <w:lang w:val="en-CA"/>
        </w:rPr>
      </w:pPr>
      <w:r>
        <w:rPr>
          <w:rFonts w:eastAsia="MS Mincho"/>
          <w:lang w:val="en-CA"/>
        </w:rPr>
        <w:t>Authentication should be performed with secure authentication protocols such as CHAP (Challenge Handshake Authentication Protocol) and PAP (Password Authentication Protocol);</w:t>
      </w:r>
    </w:p>
    <w:p w14:paraId="33EEB008" w14:textId="154E46B3"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Password management should be secure against unauthorized use</w:t>
      </w:r>
      <w:r w:rsidRPr="00E121F6">
        <w:rPr>
          <w:rFonts w:cs="Nirmala UI"/>
          <w:cs/>
          <w:lang w:val="en-CA" w:bidi="hi-IN"/>
        </w:rPr>
        <w:t xml:space="preserve">: </w:t>
      </w:r>
      <w:r w:rsidRPr="00E121F6">
        <w:rPr>
          <w:lang w:val="en-CA"/>
        </w:rPr>
        <w:t>initial delivery and changing procedures should be secure, strong password should be enforced</w:t>
      </w:r>
      <w:r w:rsidRPr="00E121F6">
        <w:rPr>
          <w:rFonts w:cs="Nirmala UI"/>
          <w:cs/>
          <w:lang w:val="en-CA" w:bidi="hi-IN"/>
        </w:rPr>
        <w:t>.</w:t>
      </w:r>
    </w:p>
    <w:p w14:paraId="66E3E225" w14:textId="76FAF03B" w:rsidR="00E121F6" w:rsidRPr="00E121F6" w:rsidRDefault="00E121F6" w:rsidP="00E121F6">
      <w:pPr>
        <w:rPr>
          <w:rFonts w:eastAsia="MS Mincho"/>
          <w:lang w:val="en-CA"/>
        </w:rPr>
      </w:pPr>
      <w:r w:rsidRPr="00E121F6">
        <w:rPr>
          <w:lang w:val="en-CA"/>
        </w:rPr>
        <w:t>c</w:t>
      </w:r>
      <w:r w:rsidRPr="00E121F6">
        <w:rPr>
          <w:rFonts w:cs="Nirmala UI"/>
          <w:cs/>
          <w:lang w:val="en-CA" w:bidi="hi-IN"/>
        </w:rPr>
        <w:t xml:space="preserve">) </w:t>
      </w:r>
      <w:r w:rsidRPr="00E121F6">
        <w:rPr>
          <w:lang w:val="en-CA"/>
        </w:rPr>
        <w:t>Authentication credential should be adequately protected against unauthorized access regardless if it is stored in IoT device or system or in transit</w:t>
      </w:r>
      <w:r w:rsidRPr="00E121F6">
        <w:rPr>
          <w:rFonts w:cs="Nirmala UI"/>
          <w:cs/>
          <w:lang w:val="en-CA" w:bidi="hi-IN"/>
        </w:rPr>
        <w:t>.</w:t>
      </w:r>
    </w:p>
    <w:p w14:paraId="4F678AF8"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18</w:t>
      </w:r>
      <w:r w:rsidRPr="00E121F6">
        <w:rPr>
          <w:rFonts w:eastAsia="Times New Roman" w:cs="Nirmala UI"/>
          <w:b/>
          <w:bCs/>
          <w:cs/>
          <w:lang w:val="en-CA" w:eastAsia="en-US" w:bidi="hi-IN"/>
        </w:rPr>
        <w:t xml:space="preserve"> </w:t>
      </w:r>
      <w:r w:rsidRPr="00E121F6">
        <w:rPr>
          <w:rFonts w:eastAsia="Times New Roman"/>
          <w:b/>
          <w:szCs w:val="20"/>
          <w:lang w:val="en-CA" w:eastAsia="en-US"/>
        </w:rPr>
        <w:t>Applying updates during operation</w:t>
      </w:r>
    </w:p>
    <w:p w14:paraId="524B2AA7" w14:textId="77777777" w:rsidR="00E121F6" w:rsidRPr="00E121F6" w:rsidRDefault="00E121F6" w:rsidP="00E121F6">
      <w:pPr>
        <w:rPr>
          <w:u w:val="single"/>
          <w:lang w:val="en-CA"/>
        </w:rPr>
      </w:pPr>
      <w:r w:rsidRPr="00E121F6">
        <w:rPr>
          <w:u w:val="single"/>
          <w:lang w:val="en-CA"/>
        </w:rPr>
        <w:t>Control</w:t>
      </w:r>
    </w:p>
    <w:p w14:paraId="28B02B5A" w14:textId="77777777" w:rsidR="00E121F6" w:rsidRPr="00E121F6" w:rsidRDefault="00E121F6" w:rsidP="00E121F6">
      <w:pPr>
        <w:rPr>
          <w:lang w:val="en-CA"/>
        </w:rPr>
      </w:pPr>
      <w:r w:rsidRPr="00E121F6">
        <w:rPr>
          <w:lang w:val="en-CA"/>
        </w:rPr>
        <w:t>Mechanism for updating software and firmware of IoT devices and systems should be designed, implemented and operated</w:t>
      </w:r>
      <w:r w:rsidRPr="00E121F6">
        <w:rPr>
          <w:rFonts w:cs="Nirmala UI"/>
          <w:cs/>
          <w:lang w:val="en-CA" w:bidi="hi-IN"/>
        </w:rPr>
        <w:t>.</w:t>
      </w:r>
    </w:p>
    <w:p w14:paraId="097BD7A4" w14:textId="77777777" w:rsidR="00E121F6" w:rsidRPr="00E121F6" w:rsidRDefault="00E121F6" w:rsidP="00E121F6">
      <w:pPr>
        <w:rPr>
          <w:u w:val="single"/>
          <w:lang w:val="en-CA"/>
        </w:rPr>
      </w:pPr>
      <w:r w:rsidRPr="00E121F6">
        <w:rPr>
          <w:u w:val="single"/>
          <w:lang w:val="en-CA"/>
        </w:rPr>
        <w:lastRenderedPageBreak/>
        <w:t>Purpose</w:t>
      </w:r>
    </w:p>
    <w:p w14:paraId="6F0C6E0A" w14:textId="77777777" w:rsidR="00E121F6" w:rsidRPr="00E121F6" w:rsidRDefault="00E121F6" w:rsidP="00E121F6">
      <w:pPr>
        <w:rPr>
          <w:lang w:val="en-CA"/>
        </w:rPr>
      </w:pPr>
      <w:r w:rsidRPr="00E121F6">
        <w:rPr>
          <w:lang w:val="en-CA"/>
        </w:rPr>
        <w:t>To ensure security for updating software and firmware of IoT device and IoT system</w:t>
      </w:r>
      <w:r w:rsidRPr="00E121F6">
        <w:rPr>
          <w:rFonts w:cs="Nirmala UI"/>
          <w:cs/>
          <w:lang w:val="en-CA" w:bidi="hi-IN"/>
        </w:rPr>
        <w:t>.</w:t>
      </w:r>
    </w:p>
    <w:p w14:paraId="4AE67011" w14:textId="77777777" w:rsidR="00E121F6" w:rsidRPr="00E121F6" w:rsidRDefault="00E121F6" w:rsidP="00E121F6">
      <w:pPr>
        <w:rPr>
          <w:u w:val="single"/>
          <w:lang w:val="en-CA"/>
        </w:rPr>
      </w:pPr>
      <w:r w:rsidRPr="00E121F6">
        <w:rPr>
          <w:u w:val="single"/>
          <w:lang w:val="en-CA"/>
        </w:rPr>
        <w:t>Guidance</w:t>
      </w:r>
    </w:p>
    <w:p w14:paraId="05660E87" w14:textId="77777777" w:rsidR="00E121F6" w:rsidRPr="00E121F6" w:rsidRDefault="00E121F6" w:rsidP="00E121F6">
      <w:pPr>
        <w:rPr>
          <w:lang w:val="en-CA"/>
        </w:rPr>
      </w:pPr>
      <w:r w:rsidRPr="00E121F6">
        <w:rPr>
          <w:lang w:val="en-CA"/>
        </w:rPr>
        <w:t>In the development of IoT service, mechanism for updating software and firmware of IoT devices should be designed and implemented as a basic secure function</w:t>
      </w:r>
      <w:r w:rsidRPr="00E121F6">
        <w:rPr>
          <w:rFonts w:cs="Nirmala UI"/>
          <w:cs/>
          <w:lang w:val="en-CA" w:bidi="hi-IN"/>
        </w:rPr>
        <w:t>.</w:t>
      </w:r>
    </w:p>
    <w:p w14:paraId="3747F60F" w14:textId="77777777" w:rsidR="00E121F6" w:rsidRPr="00E121F6" w:rsidRDefault="00E121F6" w:rsidP="00E121F6">
      <w:pPr>
        <w:rPr>
          <w:lang w:val="en-CA"/>
        </w:rPr>
      </w:pPr>
      <w:r w:rsidRPr="00E121F6">
        <w:rPr>
          <w:lang w:val="en-CA"/>
        </w:rPr>
        <w:t>The mechanism for rolling back software and firmware should also be designed and implemented when failed its update</w:t>
      </w:r>
      <w:r w:rsidRPr="00E121F6">
        <w:rPr>
          <w:rFonts w:cs="Nirmala UI"/>
          <w:cs/>
          <w:lang w:val="en-CA" w:bidi="hi-IN"/>
        </w:rPr>
        <w:t>.</w:t>
      </w:r>
    </w:p>
    <w:p w14:paraId="5EB76CF2" w14:textId="77777777" w:rsidR="00E121F6" w:rsidRPr="00E121F6" w:rsidRDefault="00E121F6" w:rsidP="00E121F6">
      <w:pPr>
        <w:rPr>
          <w:lang w:val="en-CA"/>
        </w:rPr>
      </w:pPr>
      <w:r w:rsidRPr="00E121F6">
        <w:rPr>
          <w:lang w:val="en-CA"/>
        </w:rPr>
        <w:t>In the utilization and support of IoT service, the software</w:t>
      </w:r>
      <w:r w:rsidRPr="00E121F6">
        <w:rPr>
          <w:rFonts w:cs="Nirmala UI"/>
          <w:cs/>
          <w:lang w:val="en-CA" w:bidi="hi-IN"/>
        </w:rPr>
        <w:t>/</w:t>
      </w:r>
      <w:r w:rsidRPr="00E121F6">
        <w:rPr>
          <w:lang w:val="en-CA"/>
        </w:rPr>
        <w:t>firmware update package has its digital signature, signing certificates &amp; signing certificate chain verified by device, before update process begins</w:t>
      </w:r>
      <w:r w:rsidRPr="00E121F6">
        <w:rPr>
          <w:rFonts w:cs="Nirmala UI"/>
          <w:cs/>
          <w:lang w:val="en-CA" w:bidi="hi-IN"/>
        </w:rPr>
        <w:t>.</w:t>
      </w:r>
    </w:p>
    <w:p w14:paraId="3DDB7567" w14:textId="6AF32F77" w:rsidR="00E121F6" w:rsidRPr="00E121F6" w:rsidRDefault="00BC460F" w:rsidP="00E121F6">
      <w:pPr>
        <w:rPr>
          <w:color w:val="FF0000"/>
          <w:lang w:val="en-CA" w:bidi="hi-IN"/>
        </w:rPr>
      </w:pPr>
      <w:r w:rsidRPr="00BC460F">
        <w:rPr>
          <w:rFonts w:cs="Nirmala UI"/>
          <w:lang w:val="en-CA" w:bidi="hi-IN"/>
        </w:rPr>
        <w:t xml:space="preserve">Cryptographic keys used to protect the integrity and confidentiality of updates </w:t>
      </w:r>
      <w:r>
        <w:rPr>
          <w:rFonts w:cs="Nirmala UI"/>
          <w:lang w:val="en-CA" w:bidi="hi-IN"/>
        </w:rPr>
        <w:t>should</w:t>
      </w:r>
      <w:r w:rsidRPr="00BC460F">
        <w:rPr>
          <w:rFonts w:cs="Nirmala UI"/>
          <w:lang w:val="en-CA" w:bidi="hi-IN"/>
        </w:rPr>
        <w:t xml:space="preserve"> be securely managed and properly operated using techniques such as digital signatures.</w:t>
      </w:r>
      <w:r w:rsidR="00E121F6" w:rsidRPr="00E121F6">
        <w:rPr>
          <w:rFonts w:cs="Nirmala UI" w:hint="cs"/>
          <w:cs/>
          <w:lang w:val="en-CA" w:bidi="hi-IN"/>
        </w:rPr>
        <w:t xml:space="preserve"> </w:t>
      </w:r>
    </w:p>
    <w:p w14:paraId="2733C311" w14:textId="77777777" w:rsidR="00E121F6" w:rsidRPr="00E121F6" w:rsidRDefault="00E121F6" w:rsidP="00E121F6">
      <w:pPr>
        <w:rPr>
          <w:lang w:val="en-CA"/>
        </w:rPr>
      </w:pPr>
      <w:r w:rsidRPr="00E121F6">
        <w:rPr>
          <w:lang w:val="en-CA"/>
        </w:rPr>
        <w:t xml:space="preserve">When updates are conducted over the air </w:t>
      </w:r>
      <w:r w:rsidRPr="00E121F6">
        <w:rPr>
          <w:rFonts w:cs="Nirmala UI"/>
          <w:cs/>
          <w:lang w:val="en-CA" w:bidi="hi-IN"/>
        </w:rPr>
        <w:t>(</w:t>
      </w:r>
      <w:r w:rsidRPr="00E121F6">
        <w:rPr>
          <w:lang w:val="en-CA"/>
        </w:rPr>
        <w:t>OTA</w:t>
      </w:r>
      <w:r w:rsidRPr="00E121F6">
        <w:rPr>
          <w:rFonts w:cs="Nirmala UI"/>
          <w:cs/>
          <w:lang w:val="en-CA" w:bidi="hi-IN"/>
        </w:rPr>
        <w:t>)</w:t>
      </w:r>
      <w:r w:rsidRPr="00E121F6">
        <w:rPr>
          <w:lang w:val="en-CA"/>
        </w:rPr>
        <w:t>, the updates should be performed over encrypted communication channels</w:t>
      </w:r>
      <w:r w:rsidRPr="00E121F6">
        <w:rPr>
          <w:rFonts w:cs="Nirmala UI"/>
          <w:cs/>
          <w:lang w:val="en-CA" w:bidi="hi-IN"/>
        </w:rPr>
        <w:t>.</w:t>
      </w:r>
    </w:p>
    <w:p w14:paraId="07CF2411" w14:textId="77777777" w:rsidR="00E121F6" w:rsidRPr="00E121F6" w:rsidRDefault="00E121F6" w:rsidP="00E121F6">
      <w:pPr>
        <w:rPr>
          <w:lang w:val="en-CA"/>
        </w:rPr>
      </w:pPr>
      <w:r w:rsidRPr="00E121F6">
        <w:rPr>
          <w:lang w:val="en-CA"/>
        </w:rPr>
        <w:t>When device cannot verify authenticity of updates itself, it should roll back to last known good configuration that was stored on the device</w:t>
      </w:r>
      <w:r w:rsidRPr="00E121F6">
        <w:rPr>
          <w:rFonts w:cs="Nirmala UI"/>
          <w:cs/>
          <w:lang w:val="en-CA" w:bidi="hi-IN"/>
        </w:rPr>
        <w:t>.</w:t>
      </w:r>
    </w:p>
    <w:p w14:paraId="30A75F31" w14:textId="77777777" w:rsidR="00E121F6" w:rsidRPr="00E121F6" w:rsidRDefault="00E121F6" w:rsidP="00E121F6">
      <w:pPr>
        <w:rPr>
          <w:rFonts w:eastAsia="MS Mincho"/>
          <w:lang w:val="en-CA"/>
        </w:rPr>
      </w:pPr>
      <w:r w:rsidRPr="00E121F6">
        <w:rPr>
          <w:lang w:val="en-CA"/>
        </w:rPr>
        <w:t>Updates using OTA should either succeed completely or fail in a recoverable manner</w:t>
      </w:r>
      <w:r w:rsidRPr="00E121F6">
        <w:rPr>
          <w:rFonts w:cs="Nirmala UI"/>
          <w:cs/>
          <w:lang w:val="en-CA" w:bidi="hi-IN"/>
        </w:rPr>
        <w:t xml:space="preserve">. </w:t>
      </w:r>
      <w:r w:rsidRPr="00E121F6">
        <w:rPr>
          <w:lang w:val="en-CA"/>
        </w:rPr>
        <w:t>In the case of a failed update, the device should be rolling back to the last known good configuration, and it should have no ability to disable a device</w:t>
      </w:r>
      <w:r w:rsidRPr="00E121F6">
        <w:rPr>
          <w:rFonts w:cs="Nirmala UI"/>
          <w:cs/>
          <w:lang w:val="en-CA" w:bidi="hi-IN"/>
        </w:rPr>
        <w:t>’</w:t>
      </w:r>
      <w:r w:rsidRPr="00E121F6">
        <w:rPr>
          <w:lang w:val="en-CA"/>
        </w:rPr>
        <w:t>s connection to the update server</w:t>
      </w:r>
      <w:r w:rsidRPr="00E121F6">
        <w:rPr>
          <w:rFonts w:cs="Nirmala UI"/>
          <w:cs/>
          <w:lang w:val="en-CA" w:bidi="hi-IN"/>
        </w:rPr>
        <w:t>.</w:t>
      </w:r>
    </w:p>
    <w:p w14:paraId="1FFBAB6D"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19</w:t>
      </w:r>
      <w:r w:rsidRPr="00E121F6">
        <w:rPr>
          <w:rFonts w:eastAsia="Times New Roman" w:cs="Nirmala UI"/>
          <w:b/>
          <w:bCs/>
          <w:cs/>
          <w:lang w:val="en-CA" w:eastAsia="en-US" w:bidi="hi-IN"/>
        </w:rPr>
        <w:t xml:space="preserve"> </w:t>
      </w:r>
      <w:r w:rsidRPr="00E121F6">
        <w:rPr>
          <w:rFonts w:eastAsia="Times New Roman"/>
          <w:b/>
          <w:szCs w:val="20"/>
          <w:lang w:val="en-CA" w:eastAsia="en-US"/>
        </w:rPr>
        <w:t>Sharing vulnerability information</w:t>
      </w:r>
    </w:p>
    <w:p w14:paraId="14EC3929" w14:textId="77777777" w:rsidR="00E121F6" w:rsidRPr="00E121F6" w:rsidRDefault="00E121F6" w:rsidP="00E121F6">
      <w:pPr>
        <w:rPr>
          <w:u w:val="single"/>
          <w:lang w:val="en-CA"/>
        </w:rPr>
      </w:pPr>
      <w:r w:rsidRPr="00E121F6">
        <w:rPr>
          <w:u w:val="single"/>
          <w:lang w:val="en-CA"/>
        </w:rPr>
        <w:t>Control</w:t>
      </w:r>
    </w:p>
    <w:p w14:paraId="45599516" w14:textId="77777777" w:rsidR="00E121F6" w:rsidRPr="00E121F6" w:rsidRDefault="00E121F6" w:rsidP="00E121F6">
      <w:pPr>
        <w:rPr>
          <w:lang w:val="en-CA"/>
        </w:rPr>
      </w:pPr>
      <w:r w:rsidRPr="00E121F6">
        <w:rPr>
          <w:lang w:val="en-CA"/>
        </w:rPr>
        <w:t>Vulnerabilities of IoT devices, systems and services should be monitored and informed to the IoT users and relevant parties along with associated risks</w:t>
      </w:r>
      <w:r w:rsidRPr="00E121F6">
        <w:rPr>
          <w:rFonts w:cs="Nirmala UI"/>
          <w:cs/>
          <w:lang w:val="en-CA" w:bidi="hi-IN"/>
        </w:rPr>
        <w:t>.</w:t>
      </w:r>
    </w:p>
    <w:p w14:paraId="18B959DE" w14:textId="77777777" w:rsidR="00E121F6" w:rsidRPr="00E121F6" w:rsidRDefault="00E121F6" w:rsidP="00E121F6">
      <w:pPr>
        <w:spacing w:after="120"/>
        <w:rPr>
          <w:u w:val="single"/>
          <w:lang w:val="en-CA" w:eastAsia="en-US"/>
        </w:rPr>
      </w:pPr>
      <w:r w:rsidRPr="00E121F6">
        <w:rPr>
          <w:rFonts w:hint="eastAsia"/>
          <w:u w:val="single"/>
          <w:lang w:val="en-CA" w:eastAsia="en-US"/>
        </w:rPr>
        <w:t>P</w:t>
      </w:r>
      <w:r w:rsidRPr="00E121F6">
        <w:rPr>
          <w:u w:val="single"/>
          <w:lang w:val="en-CA" w:eastAsia="en-US"/>
        </w:rPr>
        <w:t>urpose</w:t>
      </w:r>
    </w:p>
    <w:p w14:paraId="19B94A34" w14:textId="77777777" w:rsidR="00E121F6" w:rsidRPr="00E121F6" w:rsidRDefault="00E121F6" w:rsidP="00E121F6">
      <w:pPr>
        <w:rPr>
          <w:lang w:val="en-CA" w:eastAsia="en-US"/>
        </w:rPr>
      </w:pPr>
      <w:r w:rsidRPr="00E121F6">
        <w:rPr>
          <w:lang w:val="en-CA" w:eastAsia="en-US"/>
        </w:rPr>
        <w:t>To ensure security for monitoring IoT risks and sharing relevant IoT vulnerabilities among relevant stakeholders</w:t>
      </w:r>
      <w:r w:rsidRPr="00E121F6">
        <w:rPr>
          <w:rFonts w:cs="Nirmala UI"/>
          <w:cs/>
          <w:lang w:val="en-CA" w:eastAsia="en-US" w:bidi="hi-IN"/>
        </w:rPr>
        <w:t xml:space="preserve">. </w:t>
      </w:r>
    </w:p>
    <w:p w14:paraId="74607B56" w14:textId="77777777" w:rsidR="00E121F6" w:rsidRPr="00E121F6" w:rsidRDefault="00E121F6" w:rsidP="00E121F6">
      <w:pPr>
        <w:spacing w:after="120"/>
        <w:rPr>
          <w:u w:val="single"/>
          <w:lang w:val="en-CA" w:eastAsia="en-US"/>
        </w:rPr>
      </w:pPr>
      <w:r w:rsidRPr="00E121F6">
        <w:rPr>
          <w:rFonts w:hint="eastAsia"/>
          <w:u w:val="single"/>
          <w:lang w:val="en-CA" w:eastAsia="en-US"/>
        </w:rPr>
        <w:t>G</w:t>
      </w:r>
      <w:r w:rsidRPr="00E121F6">
        <w:rPr>
          <w:u w:val="single"/>
          <w:lang w:val="en-CA" w:eastAsia="en-US"/>
        </w:rPr>
        <w:t>uidance</w:t>
      </w:r>
    </w:p>
    <w:p w14:paraId="34689944" w14:textId="77777777" w:rsidR="00E121F6" w:rsidRPr="00E121F6" w:rsidRDefault="00E121F6" w:rsidP="00E121F6">
      <w:pPr>
        <w:rPr>
          <w:lang w:val="en-CA" w:eastAsia="en-US"/>
        </w:rPr>
      </w:pPr>
      <w:r w:rsidRPr="00E121F6">
        <w:rPr>
          <w:lang w:val="en-CA" w:eastAsia="en-US"/>
        </w:rPr>
        <w:t xml:space="preserve">Vulnerability information should be collected, analysed and disseminated to relevant IoT stakeholders, and finally necessary measures such as firmware updates </w:t>
      </w:r>
      <w:r w:rsidRPr="00E121F6">
        <w:rPr>
          <w:rFonts w:cs="Nirmala UI"/>
          <w:cs/>
          <w:lang w:val="en-CA" w:eastAsia="en-US" w:bidi="hi-IN"/>
        </w:rPr>
        <w:t>(</w:t>
      </w:r>
      <w:r w:rsidRPr="00E121F6">
        <w:rPr>
          <w:lang w:val="en-CA" w:eastAsia="en-US"/>
        </w:rPr>
        <w:t>see 7</w:t>
      </w:r>
      <w:r w:rsidRPr="00E121F6">
        <w:rPr>
          <w:rFonts w:cs="Nirmala UI"/>
          <w:cs/>
          <w:lang w:val="en-CA" w:eastAsia="en-US" w:bidi="hi-IN"/>
        </w:rPr>
        <w:t>.</w:t>
      </w:r>
      <w:r w:rsidRPr="00E121F6">
        <w:rPr>
          <w:lang w:val="en-CA" w:eastAsia="en-US"/>
        </w:rPr>
        <w:t>1</w:t>
      </w:r>
      <w:r w:rsidRPr="00E121F6">
        <w:rPr>
          <w:rFonts w:cs="Nirmala UI"/>
          <w:cs/>
          <w:lang w:val="en-CA" w:eastAsia="en-US" w:bidi="hi-IN"/>
        </w:rPr>
        <w:t>.</w:t>
      </w:r>
      <w:r w:rsidRPr="00E121F6">
        <w:rPr>
          <w:lang w:val="en-CA" w:eastAsia="en-US"/>
        </w:rPr>
        <w:t>18</w:t>
      </w:r>
      <w:r w:rsidRPr="00E121F6">
        <w:rPr>
          <w:rFonts w:cs="Nirmala UI"/>
          <w:cs/>
          <w:lang w:val="en-CA" w:eastAsia="en-US" w:bidi="hi-IN"/>
        </w:rPr>
        <w:t xml:space="preserve">) </w:t>
      </w:r>
      <w:r w:rsidRPr="00E121F6">
        <w:rPr>
          <w:lang w:val="en-CA" w:eastAsia="en-US"/>
        </w:rPr>
        <w:t>need to be taken</w:t>
      </w:r>
      <w:r w:rsidRPr="00E121F6">
        <w:rPr>
          <w:rFonts w:cs="Nirmala UI"/>
          <w:cs/>
          <w:lang w:val="en-CA" w:eastAsia="en-US" w:bidi="hi-IN"/>
        </w:rPr>
        <w:t>.</w:t>
      </w:r>
    </w:p>
    <w:p w14:paraId="2BCC8578" w14:textId="77777777" w:rsidR="00E121F6" w:rsidRPr="00E121F6" w:rsidRDefault="00E121F6" w:rsidP="00E121F6">
      <w:pPr>
        <w:rPr>
          <w:lang w:val="en-CA" w:eastAsia="en-US"/>
        </w:rPr>
      </w:pPr>
      <w:r w:rsidRPr="00E121F6">
        <w:rPr>
          <w:lang w:val="en-CA" w:eastAsia="en-US"/>
        </w:rPr>
        <w:t>In the case of IoT firmware updates, the update version should be obtained via a reliable route, such as downloaded from a reliable website such as an IoT device manufacturer</w:t>
      </w:r>
      <w:r w:rsidRPr="00E121F6">
        <w:rPr>
          <w:rFonts w:cs="Nirmala UI"/>
          <w:cs/>
          <w:lang w:val="en-CA" w:eastAsia="en-US" w:bidi="hi-IN"/>
        </w:rPr>
        <w:t xml:space="preserve">. </w:t>
      </w:r>
    </w:p>
    <w:p w14:paraId="6029162C" w14:textId="77777777" w:rsidR="00E121F6" w:rsidRPr="00E121F6" w:rsidRDefault="00E121F6" w:rsidP="00E121F6">
      <w:pPr>
        <w:rPr>
          <w:lang w:val="en-CA" w:eastAsia="en-US"/>
        </w:rPr>
      </w:pPr>
      <w:r w:rsidRPr="00E121F6">
        <w:rPr>
          <w:lang w:val="en-CA" w:eastAsia="en-US"/>
        </w:rPr>
        <w:t>Measures for monitoring and sharing IoT vulnerabilities can include</w:t>
      </w:r>
      <w:r w:rsidRPr="00E121F6">
        <w:rPr>
          <w:rFonts w:cs="Nirmala UI"/>
          <w:cs/>
          <w:lang w:val="en-CA" w:eastAsia="en-US" w:bidi="hi-IN"/>
        </w:rPr>
        <w:t xml:space="preserve">: </w:t>
      </w:r>
    </w:p>
    <w:p w14:paraId="23447E10" w14:textId="77777777" w:rsidR="00E121F6" w:rsidRPr="00E121F6" w:rsidRDefault="00E121F6" w:rsidP="00E121F6">
      <w:pPr>
        <w:numPr>
          <w:ilvl w:val="0"/>
          <w:numId w:val="18"/>
        </w:numPr>
        <w:spacing w:before="0" w:after="240" w:line="230" w:lineRule="atLeast"/>
        <w:contextualSpacing/>
        <w:jc w:val="both"/>
        <w:rPr>
          <w:rFonts w:eastAsia="MS Mincho"/>
          <w:szCs w:val="20"/>
          <w:lang w:val="en-CA" w:eastAsia="en-US"/>
        </w:rPr>
      </w:pPr>
      <w:r w:rsidRPr="00E121F6">
        <w:rPr>
          <w:rFonts w:eastAsia="MS Mincho"/>
          <w:szCs w:val="20"/>
          <w:lang w:val="en-CA" w:eastAsia="en-US"/>
        </w:rPr>
        <w:t>Collect and analyze vulnerability information that occurred during the operation of IoT systems and services</w:t>
      </w:r>
      <w:r w:rsidRPr="00E121F6">
        <w:rPr>
          <w:rFonts w:eastAsia="MS Mincho" w:cs="Nirmala UI"/>
          <w:cs/>
          <w:lang w:val="en-CA" w:eastAsia="en-US" w:bidi="hi-IN"/>
        </w:rPr>
        <w:t xml:space="preserve">. </w:t>
      </w:r>
    </w:p>
    <w:p w14:paraId="15A4EAC1" w14:textId="77777777" w:rsidR="00E121F6" w:rsidRPr="00E121F6" w:rsidRDefault="00E121F6" w:rsidP="00E121F6">
      <w:pPr>
        <w:numPr>
          <w:ilvl w:val="0"/>
          <w:numId w:val="19"/>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Understanding and managing the basic configuration information of IoT devices </w:t>
      </w:r>
      <w:r w:rsidRPr="00E121F6">
        <w:rPr>
          <w:rFonts w:eastAsia="MS Mincho" w:cs="Nirmala UI"/>
          <w:cs/>
          <w:lang w:val="en-CA" w:eastAsia="en-US" w:bidi="hi-IN"/>
        </w:rPr>
        <w:t xml:space="preserve">/ </w:t>
      </w:r>
      <w:r w:rsidRPr="00E121F6">
        <w:rPr>
          <w:rFonts w:eastAsia="MS Mincho"/>
          <w:szCs w:val="20"/>
          <w:lang w:val="en-CA" w:eastAsia="en-US"/>
        </w:rPr>
        <w:t>systems and services provided by the company;</w:t>
      </w:r>
    </w:p>
    <w:p w14:paraId="72CEB7C4" w14:textId="77777777" w:rsidR="00E121F6" w:rsidRPr="00E121F6" w:rsidRDefault="00E121F6" w:rsidP="00E121F6">
      <w:pPr>
        <w:numPr>
          <w:ilvl w:val="0"/>
          <w:numId w:val="19"/>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Investigating the impact of the obtained vulnerability information on the IoT devices </w:t>
      </w:r>
      <w:r w:rsidRPr="00E121F6">
        <w:rPr>
          <w:rFonts w:eastAsia="MS Mincho" w:cs="Nirmala UI"/>
          <w:cs/>
          <w:lang w:val="en-CA" w:eastAsia="en-US" w:bidi="hi-IN"/>
        </w:rPr>
        <w:t xml:space="preserve">/ </w:t>
      </w:r>
      <w:r w:rsidRPr="00E121F6">
        <w:rPr>
          <w:rFonts w:eastAsia="MS Mincho"/>
          <w:szCs w:val="20"/>
          <w:lang w:val="en-CA" w:eastAsia="en-US"/>
        </w:rPr>
        <w:t>systems and services provided by the company;</w:t>
      </w:r>
    </w:p>
    <w:p w14:paraId="7F6CC93E" w14:textId="77777777" w:rsidR="00E121F6" w:rsidRPr="00E121F6" w:rsidRDefault="00E121F6" w:rsidP="00E121F6">
      <w:pPr>
        <w:numPr>
          <w:ilvl w:val="0"/>
          <w:numId w:val="19"/>
        </w:numPr>
        <w:spacing w:before="0" w:after="240" w:line="230" w:lineRule="atLeast"/>
        <w:contextualSpacing/>
        <w:jc w:val="both"/>
        <w:rPr>
          <w:rFonts w:eastAsia="MS Mincho"/>
          <w:szCs w:val="20"/>
          <w:lang w:val="en-CA" w:eastAsia="en-US"/>
        </w:rPr>
      </w:pPr>
      <w:r w:rsidRPr="00E121F6">
        <w:rPr>
          <w:rFonts w:eastAsia="MS Mincho" w:hint="eastAsia"/>
          <w:szCs w:val="20"/>
          <w:lang w:val="en-CA" w:eastAsia="en-US"/>
        </w:rPr>
        <w:lastRenderedPageBreak/>
        <w:t>S</w:t>
      </w:r>
      <w:r w:rsidRPr="00E121F6">
        <w:rPr>
          <w:rFonts w:eastAsia="MS Mincho"/>
          <w:szCs w:val="20"/>
          <w:lang w:val="en-CA" w:eastAsia="en-US"/>
        </w:rPr>
        <w:t>elect information that needs to be transmitted out of information that is anticipated to have external impacts</w:t>
      </w:r>
      <w:r w:rsidRPr="00E121F6">
        <w:rPr>
          <w:rFonts w:eastAsia="MS Mincho" w:cs="Nirmala UI"/>
          <w:cs/>
          <w:lang w:val="en-CA" w:eastAsia="en-US" w:bidi="hi-IN"/>
        </w:rPr>
        <w:t>.</w:t>
      </w:r>
    </w:p>
    <w:p w14:paraId="0B715739" w14:textId="77777777" w:rsidR="00E121F6" w:rsidRPr="00E121F6" w:rsidRDefault="00E121F6" w:rsidP="00E121F6">
      <w:pPr>
        <w:numPr>
          <w:ilvl w:val="0"/>
          <w:numId w:val="18"/>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Consider a mechanism that feeds back vulnerability information obtained by stakeholders in contact with the site to IoT device manufacturers and IoT system </w:t>
      </w:r>
      <w:r w:rsidRPr="00E121F6">
        <w:rPr>
          <w:rFonts w:eastAsia="MS Mincho" w:cs="Nirmala UI"/>
          <w:cs/>
          <w:lang w:val="en-CA" w:eastAsia="en-US" w:bidi="hi-IN"/>
        </w:rPr>
        <w:t xml:space="preserve">/ </w:t>
      </w:r>
      <w:r w:rsidRPr="00E121F6">
        <w:rPr>
          <w:rFonts w:eastAsia="MS Mincho"/>
          <w:szCs w:val="20"/>
          <w:lang w:val="en-CA" w:eastAsia="en-US"/>
        </w:rPr>
        <w:t>service providers</w:t>
      </w:r>
      <w:r w:rsidRPr="00E121F6">
        <w:rPr>
          <w:rFonts w:eastAsia="MS Mincho" w:cs="Nirmala UI"/>
          <w:cs/>
          <w:lang w:val="en-CA" w:eastAsia="en-US" w:bidi="hi-IN"/>
        </w:rPr>
        <w:t>.</w:t>
      </w:r>
    </w:p>
    <w:p w14:paraId="162BD763" w14:textId="77777777" w:rsidR="00E121F6" w:rsidRPr="00E121F6" w:rsidRDefault="00E121F6" w:rsidP="00E121F6">
      <w:pPr>
        <w:numPr>
          <w:ilvl w:val="0"/>
          <w:numId w:val="18"/>
        </w:numPr>
        <w:spacing w:before="0" w:after="240" w:line="230" w:lineRule="atLeast"/>
        <w:contextualSpacing/>
        <w:jc w:val="both"/>
        <w:rPr>
          <w:rFonts w:eastAsia="MS Mincho"/>
          <w:szCs w:val="20"/>
          <w:lang w:val="en-CA" w:eastAsia="en-US"/>
        </w:rPr>
      </w:pPr>
      <w:r w:rsidRPr="00E121F6">
        <w:rPr>
          <w:rFonts w:eastAsia="MS Mincho"/>
          <w:szCs w:val="20"/>
          <w:lang w:val="en-CA" w:eastAsia="en-US"/>
        </w:rPr>
        <w:t xml:space="preserve">Collect and analyze information sent by IoT device manufacturers, public organizations, ISACs </w:t>
      </w:r>
      <w:r w:rsidRPr="00E121F6">
        <w:rPr>
          <w:rFonts w:eastAsia="MS Mincho" w:cs="Nirmala UI"/>
          <w:cs/>
          <w:lang w:val="en-CA" w:eastAsia="en-US" w:bidi="hi-IN"/>
        </w:rPr>
        <w:t>(</w:t>
      </w:r>
      <w:r w:rsidRPr="00E121F6">
        <w:rPr>
          <w:rFonts w:eastAsia="MS Mincho"/>
          <w:szCs w:val="20"/>
          <w:lang w:val="en-CA" w:eastAsia="en-US"/>
        </w:rPr>
        <w:t>Information Sharing and Analysis Center</w:t>
      </w:r>
      <w:r w:rsidRPr="00E121F6">
        <w:rPr>
          <w:rFonts w:eastAsia="MS Mincho" w:cs="Nirmala UI"/>
          <w:cs/>
          <w:lang w:val="en-CA" w:eastAsia="en-US" w:bidi="hi-IN"/>
        </w:rPr>
        <w:t>)</w:t>
      </w:r>
      <w:r w:rsidRPr="00E121F6">
        <w:rPr>
          <w:rFonts w:eastAsia="MS Mincho"/>
          <w:szCs w:val="20"/>
          <w:lang w:val="en-CA" w:eastAsia="en-US"/>
        </w:rPr>
        <w:t>, etc</w:t>
      </w:r>
      <w:r w:rsidRPr="00E121F6">
        <w:rPr>
          <w:rFonts w:eastAsia="MS Mincho" w:cs="Nirmala UI"/>
          <w:cs/>
          <w:lang w:val="en-CA" w:eastAsia="en-US" w:bidi="hi-IN"/>
        </w:rPr>
        <w:t>.</w:t>
      </w:r>
    </w:p>
    <w:p w14:paraId="2AF2B4DA"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20</w:t>
      </w:r>
      <w:r w:rsidRPr="00E121F6">
        <w:rPr>
          <w:rFonts w:eastAsia="Times New Roman" w:cs="Nirmala UI"/>
          <w:b/>
          <w:bCs/>
          <w:cs/>
          <w:lang w:val="en-CA" w:eastAsia="en-US" w:bidi="hi-IN"/>
        </w:rPr>
        <w:t xml:space="preserve"> </w:t>
      </w:r>
      <w:r w:rsidRPr="00E121F6">
        <w:rPr>
          <w:rFonts w:eastAsia="Times New Roman"/>
          <w:b/>
          <w:szCs w:val="20"/>
          <w:lang w:val="en-CA" w:eastAsia="en-US"/>
        </w:rPr>
        <w:t>Notification of risks and required actions</w:t>
      </w:r>
    </w:p>
    <w:p w14:paraId="3C10D867" w14:textId="77777777" w:rsidR="00E121F6" w:rsidRPr="00E121F6" w:rsidRDefault="00E121F6" w:rsidP="00E121F6">
      <w:pPr>
        <w:rPr>
          <w:u w:val="single"/>
          <w:lang w:val="en-CA"/>
        </w:rPr>
      </w:pPr>
      <w:r w:rsidRPr="00E121F6">
        <w:rPr>
          <w:u w:val="single"/>
          <w:lang w:val="en-CA"/>
        </w:rPr>
        <w:t>Control</w:t>
      </w:r>
    </w:p>
    <w:p w14:paraId="6D4AACA6" w14:textId="77777777" w:rsidR="00E121F6" w:rsidRPr="00E121F6" w:rsidRDefault="00E121F6" w:rsidP="00E121F6">
      <w:pPr>
        <w:rPr>
          <w:lang w:val="en-CA"/>
        </w:rPr>
      </w:pPr>
      <w:r w:rsidRPr="00E121F6">
        <w:rPr>
          <w:lang w:val="en-CA"/>
        </w:rPr>
        <w:t>Risks and required actions related to the IoT system and service should be informed to IoT users</w:t>
      </w:r>
      <w:r w:rsidRPr="00E121F6">
        <w:rPr>
          <w:rFonts w:cs="Nirmala UI"/>
          <w:cs/>
          <w:lang w:val="en-CA" w:bidi="hi-IN"/>
        </w:rPr>
        <w:t>.</w:t>
      </w:r>
    </w:p>
    <w:p w14:paraId="64CE5636" w14:textId="77777777" w:rsidR="00E121F6" w:rsidRPr="00E121F6" w:rsidRDefault="00E121F6" w:rsidP="00E121F6">
      <w:pPr>
        <w:rPr>
          <w:u w:val="single"/>
          <w:lang w:val="en-CA"/>
        </w:rPr>
      </w:pPr>
      <w:r w:rsidRPr="00E121F6">
        <w:rPr>
          <w:u w:val="single"/>
          <w:lang w:val="en-CA"/>
        </w:rPr>
        <w:t>Purpose</w:t>
      </w:r>
    </w:p>
    <w:p w14:paraId="5ACE43D6" w14:textId="77777777" w:rsidR="00E121F6" w:rsidRPr="00E121F6" w:rsidRDefault="00E121F6" w:rsidP="00E121F6">
      <w:pPr>
        <w:rPr>
          <w:lang w:val="en-CA"/>
        </w:rPr>
      </w:pPr>
      <w:r w:rsidRPr="00E121F6">
        <w:rPr>
          <w:lang w:val="en-CA"/>
        </w:rPr>
        <w:t>To improve security in the use of the IoT system and service</w:t>
      </w:r>
      <w:r w:rsidRPr="00E121F6">
        <w:rPr>
          <w:rFonts w:cs="Nirmala UI"/>
          <w:cs/>
          <w:lang w:val="en-CA" w:bidi="hi-IN"/>
        </w:rPr>
        <w:t>.</w:t>
      </w:r>
    </w:p>
    <w:p w14:paraId="360D4A00" w14:textId="77777777" w:rsidR="00E121F6" w:rsidRPr="00E121F6" w:rsidRDefault="00E121F6" w:rsidP="00E121F6">
      <w:pPr>
        <w:rPr>
          <w:u w:val="single"/>
          <w:lang w:val="en-CA"/>
        </w:rPr>
      </w:pPr>
      <w:r w:rsidRPr="00E121F6">
        <w:rPr>
          <w:u w:val="single"/>
          <w:lang w:val="en-CA"/>
        </w:rPr>
        <w:t>Guidance</w:t>
      </w:r>
    </w:p>
    <w:p w14:paraId="36DCB300" w14:textId="77777777" w:rsidR="00E121F6" w:rsidRPr="00E121F6" w:rsidRDefault="00E121F6" w:rsidP="00E121F6">
      <w:pPr>
        <w:rPr>
          <w:lang w:val="en-CA"/>
        </w:rPr>
      </w:pPr>
      <w:r w:rsidRPr="00E121F6">
        <w:rPr>
          <w:lang w:val="en-CA"/>
        </w:rPr>
        <w:t>Risks and required actions to mitigate the risks should be informed to the IoT user before commencement of service delivery</w:t>
      </w:r>
      <w:r w:rsidRPr="00E121F6">
        <w:rPr>
          <w:rFonts w:cs="Nirmala UI"/>
          <w:cs/>
          <w:lang w:val="en-CA" w:bidi="hi-IN"/>
        </w:rPr>
        <w:t>.</w:t>
      </w:r>
    </w:p>
    <w:p w14:paraId="4BCBC80A" w14:textId="77777777" w:rsidR="00E121F6" w:rsidRPr="00E121F6" w:rsidRDefault="00E121F6" w:rsidP="00E121F6">
      <w:pPr>
        <w:rPr>
          <w:lang w:val="en-CA"/>
        </w:rPr>
      </w:pPr>
      <w:r w:rsidRPr="00E121F6">
        <w:rPr>
          <w:lang w:val="en-CA"/>
        </w:rPr>
        <w:t>Risks and required actions can include those related to</w:t>
      </w:r>
      <w:r w:rsidRPr="00E121F6">
        <w:rPr>
          <w:rFonts w:cs="Nirmala UI"/>
          <w:cs/>
          <w:lang w:val="en-CA" w:bidi="hi-IN"/>
        </w:rPr>
        <w:t>:</w:t>
      </w:r>
    </w:p>
    <w:p w14:paraId="63C5F495"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supported IoT devices;</w:t>
      </w:r>
    </w:p>
    <w:p w14:paraId="3C44E6E0"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supported versions and modification levels of software;</w:t>
      </w:r>
    </w:p>
    <w:p w14:paraId="3A59E4AF"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requirements for initial set</w:t>
      </w:r>
      <w:r w:rsidRPr="00E121F6">
        <w:rPr>
          <w:rFonts w:cs="Nirmala UI"/>
          <w:cs/>
          <w:lang w:val="en-CA" w:bidi="hi-IN"/>
        </w:rPr>
        <w:t>-</w:t>
      </w:r>
      <w:r w:rsidRPr="00E121F6">
        <w:rPr>
          <w:lang w:val="en-CA"/>
        </w:rPr>
        <w:t>up and user registration;</w:t>
      </w:r>
    </w:p>
    <w:p w14:paraId="25A6E817"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secure use of the IoT system and service;</w:t>
      </w:r>
    </w:p>
    <w:p w14:paraId="0F227E05" w14:textId="77777777" w:rsidR="00E121F6" w:rsidRPr="00E121F6" w:rsidRDefault="00E121F6" w:rsidP="00E121F6">
      <w:pPr>
        <w:rPr>
          <w:lang w:val="en-CA"/>
        </w:rPr>
      </w:pPr>
      <w:r w:rsidRPr="00E121F6">
        <w:rPr>
          <w:lang w:val="en-CA"/>
        </w:rPr>
        <w:t>e</w:t>
      </w:r>
      <w:r w:rsidRPr="00E121F6">
        <w:rPr>
          <w:rFonts w:cs="Nirmala UI"/>
          <w:cs/>
          <w:lang w:val="en-CA" w:bidi="hi-IN"/>
        </w:rPr>
        <w:t xml:space="preserve">) </w:t>
      </w:r>
      <w:r w:rsidRPr="00E121F6">
        <w:rPr>
          <w:lang w:val="en-CA"/>
        </w:rPr>
        <w:t>security risks caused by inappropriate use of the IoT system and device, and</w:t>
      </w:r>
    </w:p>
    <w:p w14:paraId="39493A1E" w14:textId="77777777" w:rsidR="00E121F6" w:rsidRPr="00E121F6" w:rsidRDefault="00E121F6" w:rsidP="00E121F6">
      <w:pPr>
        <w:rPr>
          <w:lang w:val="en-CA"/>
        </w:rPr>
      </w:pPr>
      <w:r w:rsidRPr="00E121F6">
        <w:rPr>
          <w:lang w:val="en-CA"/>
        </w:rPr>
        <w:t>f</w:t>
      </w:r>
      <w:r w:rsidRPr="00E121F6">
        <w:rPr>
          <w:rFonts w:cs="Nirmala UI"/>
          <w:cs/>
          <w:lang w:val="en-CA" w:bidi="hi-IN"/>
        </w:rPr>
        <w:t xml:space="preserve">) </w:t>
      </w:r>
      <w:r w:rsidRPr="00E121F6">
        <w:rPr>
          <w:lang w:val="en-CA"/>
        </w:rPr>
        <w:t>contact point of the IoT service developer and the IoT service provider accessible during operation</w:t>
      </w:r>
      <w:r w:rsidRPr="00E121F6">
        <w:rPr>
          <w:rFonts w:cs="Nirmala UI"/>
          <w:cs/>
          <w:lang w:val="en-CA" w:bidi="hi-IN"/>
        </w:rPr>
        <w:t>.</w:t>
      </w:r>
    </w:p>
    <w:p w14:paraId="4947627F" w14:textId="77777777" w:rsidR="00E121F6" w:rsidRPr="00E121F6" w:rsidRDefault="00E121F6" w:rsidP="00E121F6">
      <w:pPr>
        <w:rPr>
          <w:rFonts w:eastAsia="MS Mincho"/>
          <w:lang w:val="en-CA"/>
        </w:rPr>
      </w:pPr>
      <w:r w:rsidRPr="00E121F6">
        <w:rPr>
          <w:lang w:val="en-CA"/>
        </w:rPr>
        <w:t>This information can be provided as part of general information for the use of IoT system and service in a form of document for the IoT system or service, e</w:t>
      </w:r>
      <w:r w:rsidRPr="00E121F6">
        <w:rPr>
          <w:rFonts w:cs="Nirmala UI"/>
          <w:cs/>
          <w:lang w:val="en-CA" w:bidi="hi-IN"/>
        </w:rPr>
        <w:t>.</w:t>
      </w:r>
      <w:r w:rsidRPr="00E121F6">
        <w:rPr>
          <w:lang w:val="en-CA"/>
        </w:rPr>
        <w:t>g</w:t>
      </w:r>
      <w:r w:rsidRPr="00E121F6">
        <w:rPr>
          <w:rFonts w:cs="Nirmala UI"/>
          <w:cs/>
          <w:lang w:val="en-CA" w:bidi="hi-IN"/>
        </w:rPr>
        <w:t xml:space="preserve">. </w:t>
      </w:r>
      <w:r w:rsidRPr="00E121F6">
        <w:rPr>
          <w:lang w:val="en-CA"/>
        </w:rPr>
        <w:t>user manual or an attachment to the license agreement</w:t>
      </w:r>
      <w:r w:rsidRPr="00E121F6">
        <w:rPr>
          <w:rFonts w:cs="Nirmala UI"/>
          <w:cs/>
          <w:lang w:val="en-CA" w:bidi="hi-IN"/>
        </w:rPr>
        <w:t>.</w:t>
      </w:r>
    </w:p>
    <w:p w14:paraId="529A748F"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21</w:t>
      </w:r>
      <w:r w:rsidRPr="00E121F6">
        <w:rPr>
          <w:rFonts w:eastAsia="Times New Roman" w:cs="Nirmala UI"/>
          <w:b/>
          <w:bCs/>
          <w:cs/>
          <w:lang w:val="en-CA" w:eastAsia="en-US" w:bidi="hi-IN"/>
        </w:rPr>
        <w:t xml:space="preserve"> </w:t>
      </w:r>
      <w:r w:rsidRPr="00E121F6">
        <w:rPr>
          <w:rFonts w:eastAsia="Times New Roman"/>
          <w:b/>
          <w:szCs w:val="20"/>
          <w:lang w:val="en-CA" w:eastAsia="en-US"/>
        </w:rPr>
        <w:t>Security measures adapted to the lifecycle of IoT system and services</w:t>
      </w:r>
    </w:p>
    <w:p w14:paraId="0A76644D" w14:textId="77777777" w:rsidR="00E121F6" w:rsidRPr="00E121F6" w:rsidRDefault="00E121F6" w:rsidP="00E121F6">
      <w:pPr>
        <w:rPr>
          <w:u w:val="single"/>
          <w:lang w:val="en-CA"/>
        </w:rPr>
      </w:pPr>
      <w:r w:rsidRPr="00E121F6">
        <w:rPr>
          <w:u w:val="single"/>
          <w:lang w:val="en-CA"/>
        </w:rPr>
        <w:t>Control</w:t>
      </w:r>
    </w:p>
    <w:p w14:paraId="7AF282FC" w14:textId="77777777" w:rsidR="00E121F6" w:rsidRPr="00E121F6" w:rsidRDefault="00E121F6" w:rsidP="00E121F6">
      <w:pPr>
        <w:rPr>
          <w:lang w:val="en-CA"/>
        </w:rPr>
      </w:pPr>
      <w:r w:rsidRPr="00E121F6">
        <w:rPr>
          <w:lang w:val="en-CA"/>
        </w:rPr>
        <w:t>Security measures of the IoT system and service should be adapted to and kept during the stages of the lifecycle, including their development, operation, maintenance and destruction</w:t>
      </w:r>
      <w:r w:rsidRPr="00E121F6">
        <w:rPr>
          <w:rFonts w:cs="Nirmala UI"/>
          <w:cs/>
          <w:lang w:val="en-CA" w:bidi="hi-IN"/>
        </w:rPr>
        <w:t>.</w:t>
      </w:r>
    </w:p>
    <w:p w14:paraId="4497F369" w14:textId="77777777" w:rsidR="00E121F6" w:rsidRPr="00E121F6" w:rsidRDefault="00E121F6" w:rsidP="00E121F6">
      <w:pPr>
        <w:rPr>
          <w:u w:val="single"/>
          <w:lang w:val="en-CA"/>
        </w:rPr>
      </w:pPr>
      <w:r w:rsidRPr="00E121F6">
        <w:rPr>
          <w:u w:val="single"/>
          <w:lang w:val="en-CA"/>
        </w:rPr>
        <w:t>Purpose</w:t>
      </w:r>
    </w:p>
    <w:p w14:paraId="1461D259" w14:textId="77777777" w:rsidR="00E121F6" w:rsidRPr="00E121F6" w:rsidRDefault="00E121F6" w:rsidP="00E121F6">
      <w:pPr>
        <w:rPr>
          <w:lang w:val="en-CA"/>
        </w:rPr>
      </w:pPr>
      <w:r w:rsidRPr="00E121F6">
        <w:rPr>
          <w:lang w:val="en-CA"/>
        </w:rPr>
        <w:t>To maintain security of IoT system and service throughout the lifecycle</w:t>
      </w:r>
      <w:r w:rsidRPr="00E121F6">
        <w:rPr>
          <w:rFonts w:cs="Nirmala UI"/>
          <w:cs/>
          <w:lang w:val="en-CA" w:bidi="hi-IN"/>
        </w:rPr>
        <w:t>.</w:t>
      </w:r>
    </w:p>
    <w:p w14:paraId="07CF5396" w14:textId="77777777" w:rsidR="00E121F6" w:rsidRPr="00E121F6" w:rsidRDefault="00E121F6" w:rsidP="00E121F6">
      <w:pPr>
        <w:rPr>
          <w:u w:val="single"/>
          <w:lang w:val="en-CA"/>
        </w:rPr>
      </w:pPr>
      <w:r w:rsidRPr="00E121F6">
        <w:rPr>
          <w:u w:val="single"/>
          <w:lang w:val="en-CA"/>
        </w:rPr>
        <w:t>Guidance</w:t>
      </w:r>
    </w:p>
    <w:p w14:paraId="37C65E43" w14:textId="77777777" w:rsidR="00E121F6" w:rsidRPr="00E121F6" w:rsidRDefault="00E121F6" w:rsidP="00E121F6">
      <w:pPr>
        <w:rPr>
          <w:lang w:val="en-CA"/>
        </w:rPr>
      </w:pPr>
      <w:r w:rsidRPr="00E121F6">
        <w:rPr>
          <w:lang w:val="en-CA"/>
        </w:rPr>
        <w:t xml:space="preserve">During development, security measures of the IoT system and service should be designed and implemented in conformance to the secure IoT system engineering principles </w:t>
      </w:r>
      <w:r w:rsidRPr="00E121F6">
        <w:rPr>
          <w:rFonts w:cs="Nirmala UI"/>
          <w:cs/>
          <w:lang w:val="en-CA" w:bidi="hi-IN"/>
        </w:rPr>
        <w:t>(</w:t>
      </w:r>
      <w:r w:rsidRPr="00E121F6">
        <w:rPr>
          <w:lang w:val="en-CA"/>
        </w:rPr>
        <w:t>7</w:t>
      </w:r>
      <w:r w:rsidRPr="00E121F6">
        <w:rPr>
          <w:rFonts w:cs="Nirmala UI"/>
          <w:cs/>
          <w:lang w:val="en-CA" w:bidi="hi-IN"/>
        </w:rPr>
        <w:t>.</w:t>
      </w:r>
      <w:r w:rsidRPr="00E121F6">
        <w:rPr>
          <w:lang w:val="en-CA"/>
        </w:rPr>
        <w:t>1</w:t>
      </w:r>
      <w:r w:rsidRPr="00E121F6">
        <w:rPr>
          <w:rFonts w:cs="Nirmala UI"/>
          <w:cs/>
          <w:lang w:val="en-CA" w:bidi="hi-IN"/>
        </w:rPr>
        <w:t>.</w:t>
      </w:r>
      <w:r w:rsidRPr="00E121F6">
        <w:rPr>
          <w:lang w:val="en-CA"/>
        </w:rPr>
        <w:t>7 Secure IoT system engineering principles</w:t>
      </w:r>
      <w:r w:rsidRPr="00E121F6">
        <w:rPr>
          <w:rFonts w:cs="Nirmala UI"/>
          <w:cs/>
          <w:lang w:val="en-CA" w:bidi="hi-IN"/>
        </w:rPr>
        <w:t xml:space="preserve">) </w:t>
      </w:r>
      <w:r w:rsidRPr="00E121F6">
        <w:rPr>
          <w:lang w:val="en-CA"/>
        </w:rPr>
        <w:t>and relevant controls given in 7</w:t>
      </w:r>
      <w:r w:rsidRPr="00E121F6">
        <w:rPr>
          <w:rFonts w:cs="Nirmala UI"/>
          <w:cs/>
          <w:lang w:val="en-CA" w:bidi="hi-IN"/>
        </w:rPr>
        <w:t>.</w:t>
      </w:r>
      <w:r w:rsidRPr="00E121F6">
        <w:rPr>
          <w:lang w:val="en-CA"/>
        </w:rPr>
        <w:t>1</w:t>
      </w:r>
      <w:r w:rsidRPr="00E121F6">
        <w:rPr>
          <w:rFonts w:cs="Nirmala UI"/>
          <w:cs/>
          <w:lang w:val="en-CA" w:bidi="hi-IN"/>
        </w:rPr>
        <w:t>.</w:t>
      </w:r>
      <w:r w:rsidRPr="00E121F6">
        <w:rPr>
          <w:lang w:val="en-CA"/>
        </w:rPr>
        <w:t>8 to 7</w:t>
      </w:r>
      <w:r w:rsidRPr="00E121F6">
        <w:rPr>
          <w:rFonts w:cs="Nirmala UI"/>
          <w:cs/>
          <w:lang w:val="en-CA" w:bidi="hi-IN"/>
        </w:rPr>
        <w:t>.</w:t>
      </w:r>
      <w:r w:rsidRPr="00E121F6">
        <w:rPr>
          <w:lang w:val="en-CA"/>
        </w:rPr>
        <w:t>1</w:t>
      </w:r>
      <w:r w:rsidRPr="00E121F6">
        <w:rPr>
          <w:rFonts w:cs="Nirmala UI"/>
          <w:cs/>
          <w:lang w:val="en-CA" w:bidi="hi-IN"/>
        </w:rPr>
        <w:t>.</w:t>
      </w:r>
      <w:r w:rsidRPr="00E121F6">
        <w:rPr>
          <w:lang w:val="en-CA"/>
        </w:rPr>
        <w:t>14</w:t>
      </w:r>
      <w:r w:rsidRPr="00E121F6">
        <w:rPr>
          <w:rFonts w:cs="Nirmala UI"/>
          <w:cs/>
          <w:lang w:val="en-CA" w:bidi="hi-IN"/>
        </w:rPr>
        <w:t>.</w:t>
      </w:r>
    </w:p>
    <w:p w14:paraId="501AEFBB" w14:textId="77777777" w:rsidR="00E121F6" w:rsidRPr="00E121F6" w:rsidRDefault="00E121F6" w:rsidP="00E121F6">
      <w:pPr>
        <w:rPr>
          <w:lang w:val="en-CA"/>
        </w:rPr>
      </w:pPr>
      <w:r w:rsidRPr="00E121F6">
        <w:rPr>
          <w:lang w:val="en-CA"/>
        </w:rPr>
        <w:lastRenderedPageBreak/>
        <w:t>To prepare for operation, maintenance and destruction, the IoT service developer and the IoT service provider should identify relevant entities including IoT users and other IoT service developers and providers with which security information should be exchanged</w:t>
      </w:r>
      <w:r w:rsidRPr="00E121F6">
        <w:rPr>
          <w:rFonts w:cs="Nirmala UI"/>
          <w:cs/>
          <w:lang w:val="en-CA" w:bidi="hi-IN"/>
        </w:rPr>
        <w:t>.</w:t>
      </w:r>
    </w:p>
    <w:p w14:paraId="346BA609" w14:textId="77777777" w:rsidR="00E121F6" w:rsidRPr="00E121F6" w:rsidRDefault="00E121F6" w:rsidP="00E121F6">
      <w:pPr>
        <w:rPr>
          <w:lang w:val="en-CA"/>
        </w:rPr>
      </w:pPr>
      <w:r w:rsidRPr="00E121F6">
        <w:rPr>
          <w:lang w:val="en-CA"/>
        </w:rPr>
        <w:t>When the IoT system and service are installed and operated, secure configurations and settings should be continually enforced</w:t>
      </w:r>
      <w:r w:rsidRPr="00E121F6">
        <w:rPr>
          <w:rFonts w:cs="Nirmala UI"/>
          <w:cs/>
          <w:lang w:val="en-CA" w:bidi="hi-IN"/>
        </w:rPr>
        <w:t xml:space="preserve">. </w:t>
      </w:r>
      <w:r w:rsidRPr="00E121F6">
        <w:rPr>
          <w:lang w:val="en-CA"/>
        </w:rPr>
        <w:t>It should be supported by sharing information about</w:t>
      </w:r>
      <w:r w:rsidRPr="00E121F6">
        <w:rPr>
          <w:rFonts w:cs="Nirmala UI"/>
          <w:cs/>
          <w:lang w:val="en-CA" w:bidi="hi-IN"/>
        </w:rPr>
        <w:t>:</w:t>
      </w:r>
    </w:p>
    <w:p w14:paraId="20CD7D97"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hardening of the IoT system and service;</w:t>
      </w:r>
    </w:p>
    <w:p w14:paraId="0657C6ED"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use of secure passwords or other user credentials;</w:t>
      </w:r>
    </w:p>
    <w:p w14:paraId="707726FF"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disclosed vulnerabilities;</w:t>
      </w:r>
    </w:p>
    <w:p w14:paraId="261FE79E"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software updates;</w:t>
      </w:r>
    </w:p>
    <w:p w14:paraId="3105704A" w14:textId="77777777" w:rsidR="00E121F6" w:rsidRPr="00E121F6" w:rsidRDefault="00E121F6" w:rsidP="00E121F6">
      <w:pPr>
        <w:rPr>
          <w:lang w:val="en-CA"/>
        </w:rPr>
      </w:pPr>
      <w:r w:rsidRPr="00E121F6">
        <w:rPr>
          <w:lang w:val="en-CA"/>
        </w:rPr>
        <w:t>e</w:t>
      </w:r>
      <w:r w:rsidRPr="00E121F6">
        <w:rPr>
          <w:rFonts w:cs="Nirmala UI"/>
          <w:cs/>
          <w:lang w:val="en-CA" w:bidi="hi-IN"/>
        </w:rPr>
        <w:t xml:space="preserve">) </w:t>
      </w:r>
      <w:r w:rsidRPr="00E121F6">
        <w:rPr>
          <w:lang w:val="en-CA"/>
        </w:rPr>
        <w:t>security alerts and workarounds; and</w:t>
      </w:r>
    </w:p>
    <w:p w14:paraId="38B1A332" w14:textId="77777777" w:rsidR="00E121F6" w:rsidRPr="00E121F6" w:rsidRDefault="00E121F6" w:rsidP="00E121F6">
      <w:pPr>
        <w:rPr>
          <w:lang w:val="en-CA"/>
        </w:rPr>
      </w:pPr>
      <w:r w:rsidRPr="00E121F6">
        <w:rPr>
          <w:lang w:val="en-CA"/>
        </w:rPr>
        <w:t>f</w:t>
      </w:r>
      <w:r w:rsidRPr="00E121F6">
        <w:rPr>
          <w:rFonts w:cs="Nirmala UI"/>
          <w:cs/>
          <w:lang w:val="en-CA" w:bidi="hi-IN"/>
        </w:rPr>
        <w:t xml:space="preserve">) </w:t>
      </w:r>
      <w:r w:rsidRPr="00E121F6">
        <w:rPr>
          <w:lang w:val="en-CA"/>
        </w:rPr>
        <w:t>termination of technical support for devices and software by the vendors</w:t>
      </w:r>
      <w:r w:rsidRPr="00E121F6">
        <w:rPr>
          <w:rFonts w:cs="Nirmala UI"/>
          <w:cs/>
          <w:lang w:val="en-CA" w:bidi="hi-IN"/>
        </w:rPr>
        <w:t>.</w:t>
      </w:r>
    </w:p>
    <w:p w14:paraId="11CE869D" w14:textId="77777777" w:rsidR="00E121F6" w:rsidRPr="00E121F6" w:rsidRDefault="00E121F6" w:rsidP="00E121F6">
      <w:pPr>
        <w:rPr>
          <w:lang w:val="en-CA"/>
        </w:rPr>
      </w:pPr>
      <w:r w:rsidRPr="00E121F6">
        <w:rPr>
          <w:lang w:val="en-CA"/>
        </w:rPr>
        <w:t>When the IoT system, service or components terminate the lifecycle</w:t>
      </w:r>
      <w:r w:rsidRPr="00E121F6">
        <w:rPr>
          <w:rFonts w:cs="Nirmala UI"/>
          <w:cs/>
          <w:lang w:val="en-CA" w:bidi="hi-IN"/>
        </w:rPr>
        <w:t>:</w:t>
      </w:r>
    </w:p>
    <w:p w14:paraId="3B0EF985" w14:textId="77777777" w:rsidR="00E121F6" w:rsidRPr="00E121F6" w:rsidRDefault="00E121F6" w:rsidP="00E121F6">
      <w:pPr>
        <w:rPr>
          <w:lang w:val="en-CA"/>
        </w:rPr>
      </w:pPr>
      <w:r w:rsidRPr="00E121F6">
        <w:rPr>
          <w:lang w:val="en-CA"/>
        </w:rPr>
        <w:t>g</w:t>
      </w:r>
      <w:r w:rsidRPr="00E121F6">
        <w:rPr>
          <w:rFonts w:cs="Nirmala UI"/>
          <w:cs/>
          <w:lang w:val="en-CA" w:bidi="hi-IN"/>
        </w:rPr>
        <w:t xml:space="preserve">) </w:t>
      </w:r>
      <w:r w:rsidRPr="00E121F6">
        <w:rPr>
          <w:lang w:val="en-CA"/>
        </w:rPr>
        <w:t>confidential information should be securely destroyed or returned to its owner; and</w:t>
      </w:r>
    </w:p>
    <w:p w14:paraId="48873DE8" w14:textId="77777777" w:rsidR="00E121F6" w:rsidRPr="00E121F6" w:rsidRDefault="00E121F6" w:rsidP="00E121F6">
      <w:pPr>
        <w:rPr>
          <w:lang w:val="en-CA"/>
        </w:rPr>
      </w:pPr>
      <w:r w:rsidRPr="00E121F6">
        <w:rPr>
          <w:lang w:val="en-CA"/>
        </w:rPr>
        <w:t>h</w:t>
      </w:r>
      <w:r w:rsidRPr="00E121F6">
        <w:rPr>
          <w:rFonts w:cs="Nirmala UI"/>
          <w:cs/>
          <w:lang w:val="en-CA" w:bidi="hi-IN"/>
        </w:rPr>
        <w:t xml:space="preserve">) </w:t>
      </w:r>
      <w:r w:rsidRPr="00E121F6">
        <w:rPr>
          <w:lang w:val="en-CA"/>
        </w:rPr>
        <w:t>the IoT users should be informed of the process to be followed at termination of the IoT system and service</w:t>
      </w:r>
      <w:r w:rsidRPr="00E121F6">
        <w:rPr>
          <w:rFonts w:cs="Nirmala UI"/>
          <w:cs/>
          <w:lang w:val="en-CA" w:bidi="hi-IN"/>
        </w:rPr>
        <w:t>.</w:t>
      </w:r>
    </w:p>
    <w:p w14:paraId="075EB7EA"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22</w:t>
      </w:r>
      <w:r w:rsidRPr="00E121F6">
        <w:rPr>
          <w:rFonts w:eastAsia="Times New Roman" w:cs="Nirmala UI"/>
          <w:b/>
          <w:bCs/>
          <w:cs/>
          <w:lang w:val="en-CA" w:eastAsia="en-US" w:bidi="hi-IN"/>
        </w:rPr>
        <w:t xml:space="preserve"> </w:t>
      </w:r>
      <w:r w:rsidRPr="00E121F6">
        <w:rPr>
          <w:rFonts w:eastAsia="Times New Roman"/>
          <w:b/>
          <w:szCs w:val="20"/>
          <w:lang w:val="en-CA" w:eastAsia="en-US"/>
        </w:rPr>
        <w:t>Guidance for IoT users on the proper use of IoT devices and services</w:t>
      </w:r>
    </w:p>
    <w:p w14:paraId="57C23C30" w14:textId="77777777" w:rsidR="00E121F6" w:rsidRPr="00E121F6" w:rsidRDefault="00E121F6" w:rsidP="00E121F6">
      <w:pPr>
        <w:rPr>
          <w:u w:val="single"/>
          <w:lang w:val="en-CA"/>
        </w:rPr>
      </w:pPr>
      <w:r w:rsidRPr="00E121F6">
        <w:rPr>
          <w:u w:val="single"/>
          <w:lang w:val="en-CA"/>
        </w:rPr>
        <w:t>Control</w:t>
      </w:r>
    </w:p>
    <w:p w14:paraId="518BCF69" w14:textId="77777777" w:rsidR="00E121F6" w:rsidRPr="00E121F6" w:rsidRDefault="00E121F6" w:rsidP="00E121F6">
      <w:pPr>
        <w:rPr>
          <w:lang w:val="en-CA"/>
        </w:rPr>
      </w:pPr>
      <w:r w:rsidRPr="00E121F6">
        <w:rPr>
          <w:lang w:val="en-CA"/>
        </w:rPr>
        <w:t>IoT users should be provided with guidance on the proper use of IoT devices with risks and undesirable effects of IoT system and service that can be derived from improper connections or use of IoT devices</w:t>
      </w:r>
      <w:r w:rsidRPr="00E121F6">
        <w:rPr>
          <w:rFonts w:cs="Nirmala UI"/>
          <w:cs/>
          <w:lang w:val="en-CA" w:bidi="hi-IN"/>
        </w:rPr>
        <w:t>.</w:t>
      </w:r>
    </w:p>
    <w:p w14:paraId="7BA0BE0A" w14:textId="77777777" w:rsidR="00E121F6" w:rsidRPr="00E121F6" w:rsidRDefault="00E121F6" w:rsidP="00E121F6">
      <w:pPr>
        <w:rPr>
          <w:u w:val="single"/>
          <w:lang w:val="en-CA"/>
        </w:rPr>
      </w:pPr>
      <w:r w:rsidRPr="00E121F6">
        <w:rPr>
          <w:u w:val="single"/>
          <w:lang w:val="en-CA"/>
        </w:rPr>
        <w:t>Purpose</w:t>
      </w:r>
    </w:p>
    <w:p w14:paraId="60A79019" w14:textId="77777777" w:rsidR="00E121F6" w:rsidRPr="00E121F6" w:rsidRDefault="00E121F6" w:rsidP="00E121F6">
      <w:pPr>
        <w:rPr>
          <w:lang w:val="en-CA"/>
        </w:rPr>
      </w:pPr>
      <w:r w:rsidRPr="00E121F6">
        <w:rPr>
          <w:lang w:val="en-CA"/>
        </w:rPr>
        <w:t>To make the IoT users aware of the security risks in the use of IoT devices, and to ensure implementation of security measures</w:t>
      </w:r>
      <w:r w:rsidRPr="00E121F6">
        <w:rPr>
          <w:rFonts w:cs="Nirmala UI"/>
          <w:cs/>
          <w:lang w:val="en-CA" w:bidi="hi-IN"/>
        </w:rPr>
        <w:t>.</w:t>
      </w:r>
    </w:p>
    <w:p w14:paraId="175002B3" w14:textId="77777777" w:rsidR="00E121F6" w:rsidRPr="00E121F6" w:rsidRDefault="00E121F6" w:rsidP="00E121F6">
      <w:pPr>
        <w:rPr>
          <w:u w:val="single"/>
          <w:lang w:val="en-CA"/>
        </w:rPr>
      </w:pPr>
      <w:r w:rsidRPr="00E121F6">
        <w:rPr>
          <w:u w:val="single"/>
          <w:lang w:val="en-CA"/>
        </w:rPr>
        <w:t>Guidance</w:t>
      </w:r>
    </w:p>
    <w:p w14:paraId="73844AEA" w14:textId="77777777" w:rsidR="00E121F6" w:rsidRPr="00E121F6" w:rsidRDefault="00E121F6" w:rsidP="00E121F6">
      <w:pPr>
        <w:rPr>
          <w:lang w:val="en-CA"/>
        </w:rPr>
      </w:pPr>
      <w:r w:rsidRPr="00E121F6">
        <w:rPr>
          <w:lang w:val="en-CA"/>
        </w:rPr>
        <w:t>The IoT service developers and the IoT service providers have responsibilities in security that commensurate to their respective roles in the development and provision of the IoT service</w:t>
      </w:r>
      <w:r w:rsidRPr="00E121F6">
        <w:rPr>
          <w:rFonts w:cs="Nirmala UI"/>
          <w:cs/>
          <w:lang w:val="en-CA" w:bidi="hi-IN"/>
        </w:rPr>
        <w:t xml:space="preserve">. </w:t>
      </w:r>
      <w:r w:rsidRPr="00E121F6">
        <w:rPr>
          <w:lang w:val="en-CA"/>
        </w:rPr>
        <w:t>In the use of the IoT devices, some of the security measures need to be carried out by the IoT users</w:t>
      </w:r>
      <w:r w:rsidRPr="00E121F6">
        <w:rPr>
          <w:rFonts w:cs="Nirmala UI"/>
          <w:cs/>
          <w:lang w:val="en-CA" w:bidi="hi-IN"/>
        </w:rPr>
        <w:t xml:space="preserve">. </w:t>
      </w:r>
      <w:r w:rsidRPr="00E121F6">
        <w:rPr>
          <w:lang w:val="en-CA"/>
        </w:rPr>
        <w:t>To support the IoT users, the IoT service developers and the IoT service providers should provide information about the risks and consequences, and guidance for proper use of IoT devices</w:t>
      </w:r>
      <w:r w:rsidRPr="00E121F6">
        <w:rPr>
          <w:rFonts w:cs="Nirmala UI"/>
          <w:cs/>
          <w:lang w:val="en-CA" w:bidi="hi-IN"/>
        </w:rPr>
        <w:t>.</w:t>
      </w:r>
    </w:p>
    <w:p w14:paraId="353AF48F" w14:textId="77777777" w:rsidR="00E121F6" w:rsidRPr="00E121F6" w:rsidRDefault="00E121F6" w:rsidP="00E121F6">
      <w:pPr>
        <w:rPr>
          <w:lang w:val="en-CA"/>
        </w:rPr>
      </w:pPr>
      <w:r w:rsidRPr="00E121F6">
        <w:rPr>
          <w:lang w:val="en-CA"/>
        </w:rPr>
        <w:t>The guidance can include</w:t>
      </w:r>
      <w:r w:rsidRPr="00E121F6">
        <w:rPr>
          <w:rFonts w:cs="Nirmala UI"/>
          <w:cs/>
          <w:lang w:val="en-CA" w:bidi="hi-IN"/>
        </w:rPr>
        <w:t>:</w:t>
      </w:r>
    </w:p>
    <w:p w14:paraId="31C4EE0A"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devices and configurations verified for use in the IoT system and service;</w:t>
      </w:r>
    </w:p>
    <w:p w14:paraId="6AECB22C" w14:textId="77777777" w:rsidR="00E121F6" w:rsidRPr="00E121F6" w:rsidRDefault="00E121F6" w:rsidP="00E121F6">
      <w:pPr>
        <w:rPr>
          <w:lang w:val="en-CA"/>
        </w:rPr>
      </w:pPr>
      <w:r w:rsidRPr="00E121F6">
        <w:rPr>
          <w:lang w:val="en-CA"/>
        </w:rPr>
        <w:t>b</w:t>
      </w:r>
      <w:r w:rsidRPr="00E121F6">
        <w:rPr>
          <w:rFonts w:cs="Nirmala UI"/>
          <w:cs/>
          <w:lang w:val="en-CA" w:bidi="hi-IN"/>
        </w:rPr>
        <w:t xml:space="preserve">) </w:t>
      </w:r>
      <w:r w:rsidRPr="00E121F6">
        <w:rPr>
          <w:lang w:val="en-CA"/>
        </w:rPr>
        <w:t>necessary security updates for software;</w:t>
      </w:r>
    </w:p>
    <w:p w14:paraId="157C3933"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security settings for WiFi; and</w:t>
      </w:r>
    </w:p>
    <w:p w14:paraId="59AB0CB4"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criteria for qualified passwords</w:t>
      </w:r>
      <w:r w:rsidRPr="00E121F6">
        <w:rPr>
          <w:rFonts w:cs="Nirmala UI"/>
          <w:cs/>
          <w:lang w:val="en-CA" w:bidi="hi-IN"/>
        </w:rPr>
        <w:t>.</w:t>
      </w:r>
    </w:p>
    <w:p w14:paraId="1213318E" w14:textId="77777777" w:rsidR="00E121F6" w:rsidRPr="00E121F6" w:rsidRDefault="00E121F6" w:rsidP="00E121F6">
      <w:pPr>
        <w:rPr>
          <w:lang w:val="en-CA"/>
        </w:rPr>
      </w:pPr>
      <w:r w:rsidRPr="00E121F6">
        <w:rPr>
          <w:lang w:val="en-CA"/>
        </w:rPr>
        <w:t>Risks and consequences provided to the IoT users can include but not limited to</w:t>
      </w:r>
      <w:r w:rsidRPr="00E121F6">
        <w:rPr>
          <w:rFonts w:cs="Nirmala UI"/>
          <w:cs/>
          <w:lang w:val="en-CA" w:bidi="hi-IN"/>
        </w:rPr>
        <w:t>:</w:t>
      </w:r>
    </w:p>
    <w:p w14:paraId="0560D81A" w14:textId="77777777"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malware infection of the IoT device;</w:t>
      </w:r>
    </w:p>
    <w:p w14:paraId="6F4F03CE" w14:textId="77777777" w:rsidR="00E121F6" w:rsidRPr="00E121F6" w:rsidRDefault="00E121F6" w:rsidP="00E121F6">
      <w:pPr>
        <w:rPr>
          <w:lang w:val="en-CA"/>
        </w:rPr>
      </w:pPr>
      <w:r w:rsidRPr="00E121F6">
        <w:rPr>
          <w:lang w:val="en-CA"/>
        </w:rPr>
        <w:lastRenderedPageBreak/>
        <w:t>b</w:t>
      </w:r>
      <w:r w:rsidRPr="00E121F6">
        <w:rPr>
          <w:rFonts w:cs="Nirmala UI"/>
          <w:cs/>
          <w:lang w:val="en-CA" w:bidi="hi-IN"/>
        </w:rPr>
        <w:t xml:space="preserve">) </w:t>
      </w:r>
      <w:r w:rsidRPr="00E121F6">
        <w:rPr>
          <w:lang w:val="en-CA"/>
        </w:rPr>
        <w:t>leakage of the IoT user</w:t>
      </w:r>
      <w:r w:rsidRPr="00E121F6">
        <w:rPr>
          <w:rFonts w:cs="Nirmala UI"/>
          <w:cs/>
          <w:lang w:val="en-CA" w:bidi="hi-IN"/>
        </w:rPr>
        <w:t>’</w:t>
      </w:r>
      <w:r w:rsidRPr="00E121F6">
        <w:rPr>
          <w:lang w:val="en-CA"/>
        </w:rPr>
        <w:t>s personal information;</w:t>
      </w:r>
    </w:p>
    <w:p w14:paraId="4551F60A" w14:textId="77777777" w:rsidR="00E121F6" w:rsidRPr="00E121F6" w:rsidRDefault="00E121F6" w:rsidP="00E121F6">
      <w:pPr>
        <w:rPr>
          <w:lang w:val="en-CA"/>
        </w:rPr>
      </w:pPr>
      <w:r w:rsidRPr="00E121F6">
        <w:rPr>
          <w:lang w:val="en-CA"/>
        </w:rPr>
        <w:t>c</w:t>
      </w:r>
      <w:r w:rsidRPr="00E121F6">
        <w:rPr>
          <w:rFonts w:cs="Nirmala UI"/>
          <w:cs/>
          <w:lang w:val="en-CA" w:bidi="hi-IN"/>
        </w:rPr>
        <w:t xml:space="preserve">) </w:t>
      </w:r>
      <w:r w:rsidRPr="00E121F6">
        <w:rPr>
          <w:lang w:val="en-CA"/>
        </w:rPr>
        <w:t>leakage of business information; and</w:t>
      </w:r>
    </w:p>
    <w:p w14:paraId="7458AF60" w14:textId="77777777" w:rsidR="00E121F6" w:rsidRPr="00E121F6" w:rsidRDefault="00E121F6" w:rsidP="00E121F6">
      <w:pPr>
        <w:rPr>
          <w:lang w:val="en-CA"/>
        </w:rPr>
      </w:pPr>
      <w:r w:rsidRPr="00E121F6">
        <w:rPr>
          <w:lang w:val="en-CA"/>
        </w:rPr>
        <w:t>d</w:t>
      </w:r>
      <w:r w:rsidRPr="00E121F6">
        <w:rPr>
          <w:rFonts w:cs="Nirmala UI"/>
          <w:cs/>
          <w:lang w:val="en-CA" w:bidi="hi-IN"/>
        </w:rPr>
        <w:t xml:space="preserve">) </w:t>
      </w:r>
      <w:r w:rsidRPr="00E121F6">
        <w:rPr>
          <w:lang w:val="en-CA"/>
        </w:rPr>
        <w:t>malicious use of the IoT device for DoS attack</w:t>
      </w:r>
      <w:r w:rsidRPr="00E121F6">
        <w:rPr>
          <w:rFonts w:cs="Nirmala UI"/>
          <w:cs/>
          <w:lang w:val="en-CA" w:bidi="hi-IN"/>
        </w:rPr>
        <w:t>.</w:t>
      </w:r>
    </w:p>
    <w:p w14:paraId="094CFC9A"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23</w:t>
      </w:r>
      <w:r w:rsidRPr="00E121F6">
        <w:rPr>
          <w:rFonts w:eastAsia="Times New Roman" w:cs="Nirmala UI"/>
          <w:b/>
          <w:bCs/>
          <w:cs/>
          <w:lang w:val="en-CA" w:eastAsia="en-US" w:bidi="hi-IN"/>
        </w:rPr>
        <w:t xml:space="preserve"> </w:t>
      </w:r>
      <w:r w:rsidRPr="00E121F6">
        <w:rPr>
          <w:rFonts w:eastAsia="Times New Roman"/>
          <w:b/>
          <w:szCs w:val="20"/>
          <w:lang w:val="en-CA" w:eastAsia="en-US"/>
        </w:rPr>
        <w:t>Demarcation of responsibilities among interested parties</w:t>
      </w:r>
    </w:p>
    <w:p w14:paraId="698343D5" w14:textId="77777777" w:rsidR="00E121F6" w:rsidRPr="00E121F6" w:rsidRDefault="00E121F6" w:rsidP="00E121F6">
      <w:pPr>
        <w:rPr>
          <w:u w:val="single"/>
          <w:lang w:val="en-CA"/>
        </w:rPr>
      </w:pPr>
      <w:r w:rsidRPr="00E121F6">
        <w:rPr>
          <w:u w:val="single"/>
          <w:lang w:val="en-CA"/>
        </w:rPr>
        <w:t>Control</w:t>
      </w:r>
    </w:p>
    <w:p w14:paraId="6BCE42CE" w14:textId="77777777" w:rsidR="00E121F6" w:rsidRPr="00E121F6" w:rsidRDefault="00E121F6" w:rsidP="00E121F6">
      <w:pPr>
        <w:rPr>
          <w:lang w:val="en-CA"/>
        </w:rPr>
      </w:pPr>
      <w:r w:rsidRPr="00E121F6">
        <w:rPr>
          <w:lang w:val="en-CA"/>
        </w:rPr>
        <w:t>Roles of IoT service developer, IoT service provider and other interested parties in security of IoT system and service should be determined and agreed among relevant parties</w:t>
      </w:r>
      <w:r w:rsidRPr="00E121F6">
        <w:rPr>
          <w:rFonts w:cs="Nirmala UI"/>
          <w:cs/>
          <w:lang w:val="en-CA" w:bidi="hi-IN"/>
        </w:rPr>
        <w:t>.</w:t>
      </w:r>
    </w:p>
    <w:p w14:paraId="62E5BF69" w14:textId="77777777" w:rsidR="00E121F6" w:rsidRPr="00E121F6" w:rsidRDefault="00E121F6" w:rsidP="00E121F6">
      <w:pPr>
        <w:spacing w:after="120"/>
        <w:rPr>
          <w:u w:val="single"/>
          <w:lang w:val="en-CA"/>
        </w:rPr>
      </w:pPr>
      <w:r w:rsidRPr="00E121F6">
        <w:rPr>
          <w:u w:val="single"/>
          <w:lang w:val="en-CA"/>
        </w:rPr>
        <w:t>Purpose</w:t>
      </w:r>
    </w:p>
    <w:p w14:paraId="22ED129C" w14:textId="77777777" w:rsidR="00E121F6" w:rsidRPr="00E121F6" w:rsidRDefault="00E121F6" w:rsidP="00E121F6">
      <w:pPr>
        <w:rPr>
          <w:lang w:val="en-CA"/>
        </w:rPr>
      </w:pPr>
      <w:r w:rsidRPr="00E121F6">
        <w:rPr>
          <w:lang w:val="en-CA"/>
        </w:rPr>
        <w:t>To ensure security of IoT system and service that involve entities participating in the provision and use of IoT system and service</w:t>
      </w:r>
      <w:r w:rsidRPr="00E121F6">
        <w:rPr>
          <w:rFonts w:cs="Nirmala UI"/>
          <w:cs/>
          <w:lang w:val="en-CA" w:bidi="hi-IN"/>
        </w:rPr>
        <w:t>.</w:t>
      </w:r>
    </w:p>
    <w:p w14:paraId="7BEFC0FC" w14:textId="77777777" w:rsidR="00E121F6" w:rsidRPr="00E121F6" w:rsidRDefault="00E121F6" w:rsidP="00E121F6">
      <w:pPr>
        <w:spacing w:after="120"/>
        <w:rPr>
          <w:u w:val="single"/>
          <w:lang w:val="en-CA"/>
        </w:rPr>
      </w:pPr>
      <w:r w:rsidRPr="00E121F6">
        <w:rPr>
          <w:u w:val="single"/>
          <w:lang w:val="en-CA"/>
        </w:rPr>
        <w:t>Guidance</w:t>
      </w:r>
    </w:p>
    <w:p w14:paraId="37CB8D57" w14:textId="77777777" w:rsidR="00E121F6" w:rsidRPr="00E121F6" w:rsidRDefault="00E121F6" w:rsidP="00E121F6">
      <w:pPr>
        <w:rPr>
          <w:lang w:val="en-CA"/>
        </w:rPr>
      </w:pPr>
      <w:r w:rsidRPr="00E121F6">
        <w:rPr>
          <w:lang w:val="en-CA"/>
        </w:rPr>
        <w:t>The roles of IoT service developer and IoT service provider in security should be determined along with their roles in IoT service provision</w:t>
      </w:r>
      <w:r w:rsidRPr="00E121F6">
        <w:rPr>
          <w:rFonts w:cs="Nirmala UI"/>
          <w:cs/>
          <w:lang w:val="en-CA" w:bidi="hi-IN"/>
        </w:rPr>
        <w:t xml:space="preserve">. </w:t>
      </w:r>
      <w:r w:rsidRPr="00E121F6">
        <w:rPr>
          <w:lang w:val="en-CA"/>
        </w:rPr>
        <w:t>The IoT service developer should have security roles in developing, implementing, testing and integrating the IoT service</w:t>
      </w:r>
      <w:r w:rsidRPr="00E121F6">
        <w:rPr>
          <w:rFonts w:cs="Nirmala UI"/>
          <w:cs/>
          <w:lang w:val="en-CA" w:bidi="hi-IN"/>
        </w:rPr>
        <w:t xml:space="preserve">. </w:t>
      </w:r>
      <w:r w:rsidRPr="00E121F6">
        <w:rPr>
          <w:lang w:val="en-CA"/>
        </w:rPr>
        <w:t>The IoT service provider should have security roles in managing and operating the IoT service</w:t>
      </w:r>
      <w:r w:rsidRPr="00E121F6">
        <w:rPr>
          <w:rFonts w:cs="Nirmala UI"/>
          <w:cs/>
          <w:lang w:val="en-CA" w:bidi="hi-IN"/>
        </w:rPr>
        <w:t xml:space="preserve">. </w:t>
      </w:r>
      <w:r w:rsidRPr="00E121F6">
        <w:rPr>
          <w:lang w:val="en-CA"/>
        </w:rPr>
        <w:t>Sub</w:t>
      </w:r>
      <w:r w:rsidRPr="00E121F6">
        <w:rPr>
          <w:rFonts w:cs="Nirmala UI"/>
          <w:cs/>
          <w:lang w:val="en-CA" w:bidi="hi-IN"/>
        </w:rPr>
        <w:t>-</w:t>
      </w:r>
      <w:r w:rsidRPr="00E121F6">
        <w:rPr>
          <w:lang w:val="en-CA"/>
        </w:rPr>
        <w:t>roles of the IoT service developer and the IoT service provider should be allocated with security roles as necessary</w:t>
      </w:r>
      <w:r w:rsidRPr="00E121F6">
        <w:rPr>
          <w:rFonts w:cs="Nirmala UI"/>
          <w:cs/>
          <w:lang w:val="en-CA" w:bidi="hi-IN"/>
        </w:rPr>
        <w:t>.</w:t>
      </w:r>
    </w:p>
    <w:p w14:paraId="16FA1DF2" w14:textId="77777777" w:rsidR="00E121F6" w:rsidRPr="00E121F6" w:rsidRDefault="00E121F6" w:rsidP="00E121F6">
      <w:pPr>
        <w:rPr>
          <w:lang w:val="en-CA"/>
        </w:rPr>
      </w:pPr>
      <w:r w:rsidRPr="00E121F6">
        <w:rPr>
          <w:lang w:val="en-CA"/>
        </w:rPr>
        <w:t>The security roles should be communicated to relevant parties including the IoT users</w:t>
      </w:r>
      <w:r w:rsidRPr="00E121F6">
        <w:rPr>
          <w:rFonts w:cs="Nirmala UI"/>
          <w:cs/>
          <w:lang w:val="en-CA" w:bidi="hi-IN"/>
        </w:rPr>
        <w:t xml:space="preserve">. </w:t>
      </w:r>
      <w:r w:rsidRPr="00E121F6">
        <w:rPr>
          <w:lang w:val="en-CA"/>
        </w:rPr>
        <w:t>The communication can be in the form of</w:t>
      </w:r>
      <w:r w:rsidRPr="00E121F6">
        <w:rPr>
          <w:rFonts w:cs="Nirmala UI"/>
          <w:cs/>
          <w:lang w:val="en-CA" w:bidi="hi-IN"/>
        </w:rPr>
        <w:t>:</w:t>
      </w:r>
    </w:p>
    <w:p w14:paraId="145B9081" w14:textId="77777777" w:rsidR="00E121F6" w:rsidRPr="00E121F6" w:rsidRDefault="00E121F6" w:rsidP="00E121F6">
      <w:pPr>
        <w:ind w:leftChars="100" w:left="240"/>
        <w:rPr>
          <w:lang w:val="en-CA"/>
        </w:rPr>
      </w:pPr>
      <w:r w:rsidRPr="00E121F6">
        <w:rPr>
          <w:lang w:val="en-CA"/>
        </w:rPr>
        <w:t>a</w:t>
      </w:r>
      <w:r w:rsidRPr="00E121F6">
        <w:rPr>
          <w:rFonts w:cs="Nirmala UI"/>
          <w:cs/>
          <w:lang w:val="en-CA" w:bidi="hi-IN"/>
        </w:rPr>
        <w:t xml:space="preserve">) </w:t>
      </w:r>
      <w:r w:rsidRPr="00E121F6">
        <w:rPr>
          <w:lang w:val="en-CA"/>
        </w:rPr>
        <w:t>service specification provided to the IoT users; or</w:t>
      </w:r>
    </w:p>
    <w:p w14:paraId="17C35233" w14:textId="77777777" w:rsidR="00E121F6" w:rsidRPr="00E121F6" w:rsidRDefault="00E121F6" w:rsidP="00E121F6">
      <w:pPr>
        <w:ind w:leftChars="100" w:left="240"/>
        <w:rPr>
          <w:lang w:val="en-CA"/>
        </w:rPr>
      </w:pPr>
      <w:r w:rsidRPr="00E121F6">
        <w:rPr>
          <w:lang w:val="en-CA"/>
        </w:rPr>
        <w:t>b</w:t>
      </w:r>
      <w:r w:rsidRPr="00E121F6">
        <w:rPr>
          <w:rFonts w:cs="Nirmala UI"/>
          <w:cs/>
          <w:lang w:val="en-CA" w:bidi="hi-IN"/>
        </w:rPr>
        <w:t xml:space="preserve">) </w:t>
      </w:r>
      <w:r w:rsidRPr="00E121F6">
        <w:rPr>
          <w:lang w:val="en-CA"/>
        </w:rPr>
        <w:t>agreement between the parties in the supply chain for the IoT service</w:t>
      </w:r>
      <w:r w:rsidRPr="00E121F6">
        <w:rPr>
          <w:rFonts w:cs="Nirmala UI"/>
          <w:cs/>
          <w:lang w:val="en-CA" w:bidi="hi-IN"/>
        </w:rPr>
        <w:t>.</w:t>
      </w:r>
    </w:p>
    <w:p w14:paraId="3B351DE2" w14:textId="77777777" w:rsidR="00E121F6" w:rsidRPr="00E121F6" w:rsidRDefault="00E121F6" w:rsidP="00E121F6">
      <w:pPr>
        <w:rPr>
          <w:rFonts w:eastAsia="MS Mincho"/>
          <w:lang w:val="en-CA"/>
        </w:rPr>
      </w:pPr>
      <w:r w:rsidRPr="00E121F6">
        <w:rPr>
          <w:lang w:val="en-CA"/>
        </w:rPr>
        <w:t>The security role of the IoT user can be enforced in the initial set</w:t>
      </w:r>
      <w:r w:rsidRPr="00E121F6">
        <w:rPr>
          <w:rFonts w:cs="Nirmala UI"/>
          <w:cs/>
          <w:lang w:val="en-CA" w:bidi="hi-IN"/>
        </w:rPr>
        <w:t>-</w:t>
      </w:r>
      <w:r w:rsidRPr="00E121F6">
        <w:rPr>
          <w:lang w:val="en-CA"/>
        </w:rPr>
        <w:t>up procedure requiring an action as confirmation of the security role</w:t>
      </w:r>
      <w:r w:rsidRPr="00E121F6">
        <w:rPr>
          <w:rFonts w:cs="Nirmala UI"/>
          <w:cs/>
          <w:lang w:val="en-CA" w:bidi="hi-IN"/>
        </w:rPr>
        <w:t>.</w:t>
      </w:r>
    </w:p>
    <w:p w14:paraId="7FC83925"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sidRPr="00E121F6">
        <w:rPr>
          <w:rFonts w:eastAsia="Times New Roman"/>
          <w:b/>
          <w:szCs w:val="20"/>
          <w:lang w:val="en-CA" w:eastAsia="en-US"/>
        </w:rPr>
        <w:t>24</w:t>
      </w:r>
      <w:r w:rsidRPr="00E121F6">
        <w:rPr>
          <w:rFonts w:eastAsia="Times New Roman" w:cs="Nirmala UI"/>
          <w:b/>
          <w:bCs/>
          <w:cs/>
          <w:lang w:val="en-CA" w:eastAsia="en-US" w:bidi="hi-IN"/>
        </w:rPr>
        <w:t xml:space="preserve"> </w:t>
      </w:r>
      <w:r w:rsidRPr="00E121F6">
        <w:rPr>
          <w:rFonts w:eastAsia="Times New Roman"/>
          <w:b/>
          <w:szCs w:val="20"/>
          <w:lang w:val="en-CA" w:eastAsia="en-US"/>
        </w:rPr>
        <w:t>Management of vulnerable devices</w:t>
      </w:r>
    </w:p>
    <w:p w14:paraId="3F453CAC" w14:textId="77777777" w:rsidR="00E121F6" w:rsidRPr="00E121F6" w:rsidRDefault="00E121F6" w:rsidP="00E121F6">
      <w:pPr>
        <w:rPr>
          <w:u w:val="single"/>
          <w:lang w:val="en-CA"/>
        </w:rPr>
      </w:pPr>
      <w:r w:rsidRPr="00E121F6">
        <w:rPr>
          <w:u w:val="single"/>
          <w:lang w:val="en-CA"/>
        </w:rPr>
        <w:t>Control</w:t>
      </w:r>
    </w:p>
    <w:p w14:paraId="5E35729E" w14:textId="77777777" w:rsidR="00E121F6" w:rsidRPr="00E121F6" w:rsidRDefault="00E121F6" w:rsidP="00E121F6">
      <w:pPr>
        <w:rPr>
          <w:lang w:val="en-CA"/>
        </w:rPr>
      </w:pPr>
      <w:r w:rsidRPr="00E121F6">
        <w:rPr>
          <w:lang w:val="en-CA"/>
        </w:rPr>
        <w:t>Vulnerable IoT devices should be detected, recorded, and alerts provided to IoT users and administrators of these devices</w:t>
      </w:r>
      <w:r w:rsidRPr="00E121F6">
        <w:rPr>
          <w:rFonts w:cs="Nirmala UI"/>
          <w:cs/>
          <w:lang w:val="en-CA" w:bidi="hi-IN"/>
        </w:rPr>
        <w:t>.</w:t>
      </w:r>
    </w:p>
    <w:p w14:paraId="437AF2F6" w14:textId="77777777" w:rsidR="00E121F6" w:rsidRPr="00E121F6" w:rsidRDefault="00E121F6" w:rsidP="00E121F6">
      <w:pPr>
        <w:rPr>
          <w:u w:val="single"/>
          <w:lang w:val="en-CA"/>
        </w:rPr>
      </w:pPr>
      <w:r w:rsidRPr="00E121F6">
        <w:rPr>
          <w:u w:val="single"/>
          <w:lang w:val="en-CA"/>
        </w:rPr>
        <w:t>Purpose</w:t>
      </w:r>
    </w:p>
    <w:p w14:paraId="5EC79FDB" w14:textId="77777777" w:rsidR="00E121F6" w:rsidRPr="00E121F6" w:rsidRDefault="00E121F6" w:rsidP="00E121F6">
      <w:pPr>
        <w:rPr>
          <w:lang w:val="en-CA"/>
        </w:rPr>
      </w:pPr>
      <w:r w:rsidRPr="00E121F6">
        <w:rPr>
          <w:lang w:val="en-CA"/>
        </w:rPr>
        <w:t>To maintain IoT devices to be secure</w:t>
      </w:r>
      <w:r w:rsidRPr="00E121F6">
        <w:rPr>
          <w:rFonts w:cs="Nirmala UI"/>
          <w:cs/>
          <w:lang w:val="en-CA" w:bidi="hi-IN"/>
        </w:rPr>
        <w:t>.</w:t>
      </w:r>
    </w:p>
    <w:p w14:paraId="2B4C8241" w14:textId="77777777" w:rsidR="00E121F6" w:rsidRPr="00E121F6" w:rsidRDefault="00E121F6" w:rsidP="00E121F6">
      <w:pPr>
        <w:rPr>
          <w:u w:val="single"/>
          <w:lang w:val="en-CA"/>
        </w:rPr>
      </w:pPr>
      <w:r w:rsidRPr="00E121F6">
        <w:rPr>
          <w:u w:val="single"/>
          <w:lang w:val="en-CA"/>
        </w:rPr>
        <w:t>Guidance</w:t>
      </w:r>
    </w:p>
    <w:p w14:paraId="312DCE75" w14:textId="77777777" w:rsidR="00E121F6" w:rsidRPr="00E121F6" w:rsidRDefault="00E121F6" w:rsidP="00E121F6">
      <w:pPr>
        <w:rPr>
          <w:lang w:val="en-CA"/>
        </w:rPr>
      </w:pPr>
      <w:r w:rsidRPr="00E121F6">
        <w:rPr>
          <w:lang w:val="en-CA"/>
        </w:rPr>
        <w:t>The IoT service provider should develop and establish mechanisms for</w:t>
      </w:r>
      <w:r w:rsidRPr="00E121F6">
        <w:rPr>
          <w:rFonts w:cs="Nirmala UI"/>
          <w:cs/>
          <w:lang w:val="en-CA" w:bidi="hi-IN"/>
        </w:rPr>
        <w:t>:</w:t>
      </w:r>
    </w:p>
    <w:p w14:paraId="455625FC" w14:textId="52A9F54D" w:rsidR="00E121F6" w:rsidRPr="00E121F6" w:rsidRDefault="00E121F6" w:rsidP="00E121F6">
      <w:pPr>
        <w:rPr>
          <w:lang w:val="en-CA"/>
        </w:rPr>
      </w:pPr>
      <w:r w:rsidRPr="00E121F6">
        <w:rPr>
          <w:lang w:val="en-CA"/>
        </w:rPr>
        <w:t>a</w:t>
      </w:r>
      <w:r w:rsidRPr="00E121F6">
        <w:rPr>
          <w:rFonts w:cs="Nirmala UI"/>
          <w:cs/>
          <w:lang w:val="en-CA" w:bidi="hi-IN"/>
        </w:rPr>
        <w:t xml:space="preserve">) </w:t>
      </w:r>
      <w:r w:rsidRPr="00E121F6">
        <w:rPr>
          <w:lang w:val="en-CA"/>
        </w:rPr>
        <w:t>detecting and recording vulnerable IoT devices;</w:t>
      </w:r>
    </w:p>
    <w:p w14:paraId="14FC1954" w14:textId="1AD128A5" w:rsidR="00E121F6" w:rsidRDefault="00E121F6" w:rsidP="00E121F6">
      <w:pPr>
        <w:rPr>
          <w:rFonts w:cs="Nirmala UI"/>
          <w:cs/>
          <w:lang w:val="en-CA" w:bidi="hi-IN"/>
        </w:rPr>
      </w:pPr>
      <w:bookmarkStart w:id="35" w:name="_Hlk128343267"/>
      <w:r w:rsidRPr="00E121F6">
        <w:rPr>
          <w:lang w:val="en-CA"/>
        </w:rPr>
        <w:t>b</w:t>
      </w:r>
      <w:r w:rsidRPr="00E121F6">
        <w:rPr>
          <w:rFonts w:cs="Nirmala UI"/>
          <w:cs/>
          <w:lang w:val="en-CA" w:bidi="hi-IN"/>
        </w:rPr>
        <w:t xml:space="preserve">) </w:t>
      </w:r>
      <w:r w:rsidRPr="00E121F6">
        <w:rPr>
          <w:lang w:val="en-CA"/>
        </w:rPr>
        <w:t>providing alerts to the IoT users and administrators of the devices</w:t>
      </w:r>
      <w:r w:rsidR="00082C67">
        <w:rPr>
          <w:rFonts w:cs="Nirmala UI" w:hint="cs"/>
          <w:cs/>
          <w:lang w:val="en-CA" w:bidi="hi-IN"/>
        </w:rPr>
        <w:t>;</w:t>
      </w:r>
    </w:p>
    <w:p w14:paraId="30CF5042" w14:textId="77777777" w:rsidR="00617D9D" w:rsidRPr="00E121F6" w:rsidRDefault="00617D9D" w:rsidP="00617D9D">
      <w:pPr>
        <w:rPr>
          <w:rFonts w:cs="Mangal"/>
          <w:cs/>
          <w:lang w:val="en-CA" w:bidi="hi-IN"/>
        </w:rPr>
      </w:pPr>
      <w:r>
        <w:rPr>
          <w:rFonts w:cs="Nirmala UI" w:hint="cs"/>
          <w:cs/>
          <w:lang w:val="en-CA" w:bidi="hi-IN"/>
        </w:rPr>
        <w:t xml:space="preserve">c) </w:t>
      </w:r>
      <w:r>
        <w:rPr>
          <w:rFonts w:cs="Mangal"/>
          <w:lang w:val="en-CA" w:bidi="hi-IN"/>
        </w:rPr>
        <w:t>t</w:t>
      </w:r>
      <w:r w:rsidRPr="003D288D">
        <w:rPr>
          <w:rFonts w:cs="Mangal"/>
          <w:lang w:val="en-CA" w:bidi="hi-IN"/>
        </w:rPr>
        <w:t xml:space="preserve">he platform </w:t>
      </w:r>
      <w:r>
        <w:rPr>
          <w:rFonts w:cs="Mangal"/>
          <w:lang w:val="en-CA" w:bidi="hi-IN"/>
        </w:rPr>
        <w:t>can</w:t>
      </w:r>
      <w:r w:rsidRPr="003D288D">
        <w:rPr>
          <w:rFonts w:cs="Mangal"/>
          <w:lang w:val="en-CA" w:bidi="hi-IN"/>
        </w:rPr>
        <w:t xml:space="preserve"> have the ability to detect and resolve vulnerabilities. If the vulnerability cannot be resolved, the platform </w:t>
      </w:r>
      <w:r>
        <w:rPr>
          <w:rFonts w:cs="Mangal"/>
          <w:lang w:val="en-CA" w:bidi="hi-IN"/>
        </w:rPr>
        <w:t>should</w:t>
      </w:r>
      <w:r w:rsidRPr="003D288D">
        <w:rPr>
          <w:rFonts w:cs="Mangal"/>
          <w:lang w:val="en-CA" w:bidi="hi-IN"/>
        </w:rPr>
        <w:t xml:space="preserve"> report this to the manufacturer/user</w:t>
      </w:r>
      <w:r>
        <w:rPr>
          <w:rFonts w:cs="Mangal"/>
          <w:lang w:val="en-CA" w:bidi="hi-IN"/>
        </w:rPr>
        <w:t>; and</w:t>
      </w:r>
    </w:p>
    <w:p w14:paraId="1C46C1E8" w14:textId="77777777" w:rsidR="00617D9D" w:rsidRPr="00E121F6" w:rsidRDefault="00617D9D" w:rsidP="00617D9D">
      <w:pPr>
        <w:rPr>
          <w:rFonts w:cs="Mangal"/>
          <w:cs/>
          <w:lang w:val="en-CA" w:bidi="hi-IN"/>
        </w:rPr>
      </w:pPr>
      <w:r>
        <w:rPr>
          <w:rFonts w:eastAsia="MS Mincho" w:cs="Nirmala UI" w:hint="eastAsia"/>
          <w:lang w:val="en-CA" w:bidi="hi-IN"/>
        </w:rPr>
        <w:t>d</w:t>
      </w:r>
      <w:r>
        <w:rPr>
          <w:rFonts w:eastAsia="MS Mincho" w:cs="Nirmala UI"/>
          <w:lang w:val="en-CA" w:bidi="hi-IN"/>
        </w:rPr>
        <w:t xml:space="preserve">) </w:t>
      </w:r>
      <w:r w:rsidRPr="00D200BD">
        <w:rPr>
          <w:rFonts w:cs="Mangal"/>
          <w:lang w:val="en-CA" w:bidi="hi-IN"/>
        </w:rPr>
        <w:t xml:space="preserve">as there are large number of IoT service providers, a central entity to </w:t>
      </w:r>
      <w:r>
        <w:rPr>
          <w:rFonts w:cs="Mangal"/>
          <w:lang w:val="en-CA" w:bidi="hi-IN"/>
        </w:rPr>
        <w:t>ensure</w:t>
      </w:r>
      <w:r w:rsidRPr="00D200BD">
        <w:rPr>
          <w:rFonts w:cs="Mangal"/>
          <w:lang w:val="en-CA" w:bidi="hi-IN"/>
        </w:rPr>
        <w:t xml:space="preserve"> the trust among the users should be considered. This can facilitate the IoT service providers in resolving the </w:t>
      </w:r>
      <w:r w:rsidRPr="00D200BD">
        <w:rPr>
          <w:rFonts w:cs="Mangal"/>
          <w:lang w:val="en-CA" w:bidi="hi-IN"/>
        </w:rPr>
        <w:lastRenderedPageBreak/>
        <w:t>vulnerabilities through IoT device manufacturers/researchers. This central entity can be named as trust center.</w:t>
      </w:r>
    </w:p>
    <w:bookmarkEnd w:id="35"/>
    <w:p w14:paraId="0B759924" w14:textId="77777777" w:rsidR="00E121F6" w:rsidRPr="00E121F6" w:rsidRDefault="00E121F6" w:rsidP="00E121F6">
      <w:pPr>
        <w:rPr>
          <w:lang w:val="en-CA"/>
        </w:rPr>
      </w:pPr>
      <w:r w:rsidRPr="00E121F6">
        <w:rPr>
          <w:lang w:val="en-CA"/>
        </w:rPr>
        <w:t>During operation, IoT devices should be monitored continually to detect malfunctional behaviors</w:t>
      </w:r>
      <w:r w:rsidRPr="00E121F6">
        <w:rPr>
          <w:rFonts w:cs="Nirmala UI"/>
          <w:cs/>
          <w:lang w:val="en-CA" w:bidi="hi-IN"/>
        </w:rPr>
        <w:t xml:space="preserve">. </w:t>
      </w:r>
      <w:r w:rsidRPr="00E121F6">
        <w:rPr>
          <w:lang w:val="en-CA"/>
        </w:rPr>
        <w:t>Once any suspicious behavior is detected, it should be recorded, and alert should be noticed to the IoT users and administrators</w:t>
      </w:r>
      <w:r w:rsidRPr="00E121F6">
        <w:rPr>
          <w:rFonts w:cs="Nirmala UI"/>
          <w:cs/>
          <w:lang w:val="en-CA" w:bidi="hi-IN"/>
        </w:rPr>
        <w:t>.</w:t>
      </w:r>
    </w:p>
    <w:p w14:paraId="3980B68C" w14:textId="3EC4A0EB" w:rsidR="00E121F6" w:rsidRDefault="00E121F6" w:rsidP="00E121F6">
      <w:pPr>
        <w:rPr>
          <w:ins w:id="36" w:author="Shekhar Singh" w:date="2023-07-03T10:12:00Z"/>
          <w:rFonts w:cs="Nirmala UI"/>
          <w:cs/>
          <w:lang w:val="en-CA" w:bidi="hi-IN"/>
        </w:rPr>
      </w:pPr>
      <w:r w:rsidRPr="00E121F6">
        <w:rPr>
          <w:lang w:val="en-CA"/>
        </w:rPr>
        <w:t>Include IoT devices in vulnerability management processes to ensure identification and adequate handling of any vulnerability present in devices</w:t>
      </w:r>
      <w:r w:rsidRPr="00E121F6">
        <w:rPr>
          <w:rFonts w:cs="Nirmala UI"/>
          <w:cs/>
          <w:lang w:val="en-CA" w:bidi="hi-IN"/>
        </w:rPr>
        <w:t>.</w:t>
      </w:r>
    </w:p>
    <w:p w14:paraId="071358AF" w14:textId="4C306B4F" w:rsidR="008505FE" w:rsidRPr="00E121F6" w:rsidRDefault="008505FE" w:rsidP="008505FE">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ins w:id="37" w:author="Shekhar Singh" w:date="2023-07-03T10:12:00Z"/>
          <w:rFonts w:eastAsia="Times New Roman"/>
          <w:b/>
          <w:szCs w:val="20"/>
          <w:lang w:val="en-CA" w:eastAsia="en-US"/>
        </w:rPr>
      </w:pPr>
      <w:ins w:id="38" w:author="Shekhar Singh" w:date="2023-07-03T10:12:00Z">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Pr>
            <w:rFonts w:eastAsia="Times New Roman"/>
            <w:b/>
            <w:szCs w:val="20"/>
            <w:lang w:val="en-CA" w:eastAsia="en-US"/>
          </w:rPr>
          <w:t>25</w:t>
        </w:r>
        <w:r w:rsidRPr="00E121F6">
          <w:rPr>
            <w:rFonts w:eastAsia="Times New Roman" w:cs="Nirmala UI"/>
            <w:b/>
            <w:bCs/>
            <w:cs/>
            <w:lang w:val="en-CA" w:eastAsia="en-US" w:bidi="hi-IN"/>
          </w:rPr>
          <w:t xml:space="preserve"> </w:t>
        </w:r>
      </w:ins>
    </w:p>
    <w:p w14:paraId="0C3DEF3E" w14:textId="322B511D" w:rsidR="008505FE" w:rsidRDefault="008505FE" w:rsidP="008505FE">
      <w:pPr>
        <w:rPr>
          <w:ins w:id="39" w:author="Shekhar Singh" w:date="2023-07-03T10:17:00Z"/>
          <w:u w:val="single"/>
          <w:lang w:val="en-CA"/>
        </w:rPr>
      </w:pPr>
      <w:ins w:id="40" w:author="Shekhar Singh" w:date="2023-07-03T10:12:00Z">
        <w:r w:rsidRPr="00E121F6">
          <w:rPr>
            <w:u w:val="single"/>
            <w:lang w:val="en-CA"/>
          </w:rPr>
          <w:t>Control</w:t>
        </w:r>
      </w:ins>
    </w:p>
    <w:p w14:paraId="42D388E5" w14:textId="4F71F0AC" w:rsidR="00D15B88" w:rsidRPr="00E121F6" w:rsidRDefault="00D15B88" w:rsidP="008505FE">
      <w:pPr>
        <w:rPr>
          <w:ins w:id="41" w:author="Shekhar Singh" w:date="2023-07-03T10:12:00Z"/>
          <w:u w:val="single"/>
          <w:lang w:val="en-CA"/>
        </w:rPr>
      </w:pPr>
      <w:ins w:id="42" w:author="Shekhar Singh" w:date="2023-07-03T10:17:00Z">
        <w:r w:rsidRPr="00D15B88">
          <w:rPr>
            <w:u w:val="single"/>
          </w:rPr>
          <w:t>IoT devices are recommended to support the possibility to verify software image integrity at boot time</w:t>
        </w:r>
      </w:ins>
    </w:p>
    <w:p w14:paraId="185E2945" w14:textId="366EC03A" w:rsidR="008505FE" w:rsidRDefault="008505FE" w:rsidP="00E121F6">
      <w:pPr>
        <w:rPr>
          <w:ins w:id="43" w:author="Shekhar Singh" w:date="2023-07-03T14:55:00Z"/>
          <w:u w:val="single"/>
          <w:lang w:val="en-CA"/>
        </w:rPr>
      </w:pPr>
      <w:ins w:id="44" w:author="Shekhar Singh" w:date="2023-07-03T10:12:00Z">
        <w:r w:rsidRPr="00E121F6">
          <w:rPr>
            <w:rFonts w:hint="eastAsia"/>
            <w:u w:val="single"/>
            <w:lang w:val="en-CA"/>
          </w:rPr>
          <w:t>P</w:t>
        </w:r>
        <w:r w:rsidRPr="00E121F6">
          <w:rPr>
            <w:u w:val="single"/>
            <w:lang w:val="en-CA"/>
          </w:rPr>
          <w:t>urpose</w:t>
        </w:r>
      </w:ins>
    </w:p>
    <w:p w14:paraId="14087648" w14:textId="77777777" w:rsidR="00D062CA" w:rsidRDefault="00D062CA" w:rsidP="00D062CA">
      <w:pPr>
        <w:rPr>
          <w:ins w:id="45" w:author="Shekhar Singh" w:date="2023-07-03T14:55:00Z"/>
          <w:u w:val="single"/>
          <w:lang w:val="en-CA"/>
        </w:rPr>
      </w:pPr>
      <w:ins w:id="46" w:author="Shekhar Singh" w:date="2023-07-03T14:55:00Z">
        <w:r>
          <w:rPr>
            <w:u w:val="single"/>
            <w:lang w:val="en-CA"/>
          </w:rPr>
          <w:t>To keep the IoT device and data secure</w:t>
        </w:r>
      </w:ins>
    </w:p>
    <w:p w14:paraId="416CE68D" w14:textId="4F385D50" w:rsidR="008505FE" w:rsidRDefault="008505FE" w:rsidP="00E121F6">
      <w:pPr>
        <w:rPr>
          <w:ins w:id="47" w:author="Shekhar Singh" w:date="2023-07-03T10:18:00Z"/>
          <w:u w:val="single"/>
          <w:lang w:val="en-CA"/>
        </w:rPr>
      </w:pPr>
      <w:ins w:id="48" w:author="Shekhar Singh" w:date="2023-07-03T10:12:00Z">
        <w:r w:rsidRPr="00E121F6">
          <w:rPr>
            <w:u w:val="single"/>
            <w:lang w:val="en-CA"/>
          </w:rPr>
          <w:t>Guidance</w:t>
        </w:r>
      </w:ins>
    </w:p>
    <w:p w14:paraId="4060AC1D" w14:textId="51C8A09C" w:rsidR="00D15B88" w:rsidRDefault="00D624C2" w:rsidP="00E121F6">
      <w:pPr>
        <w:rPr>
          <w:ins w:id="49" w:author="Shekhar Singh" w:date="2023-07-03T10:13:00Z"/>
          <w:u w:val="single"/>
          <w:lang w:val="en-CA"/>
        </w:rPr>
      </w:pPr>
      <w:ins w:id="50" w:author="Shekhar Singh" w:date="2023-07-03T15:02:00Z">
        <w:r w:rsidRPr="00D624C2">
          <w:rPr>
            <w:u w:val="single"/>
          </w:rPr>
          <w:t>Implement a secure boot mechanism that verifies the integrity and authenticity of the software image during the device boot process. This mechanism typically involves cryptographic verification using digital signatures or certificates.</w:t>
        </w:r>
        <w:r>
          <w:rPr>
            <w:u w:val="single"/>
          </w:rPr>
          <w:t xml:space="preserve"> </w:t>
        </w:r>
        <w:r w:rsidRPr="00D624C2">
          <w:rPr>
            <w:u w:val="single"/>
          </w:rPr>
          <w:t xml:space="preserve">Ensure that all software images are digitally signed by a trusted authority or the device manufacturer. </w:t>
        </w:r>
        <w:commentRangeStart w:id="51"/>
        <w:r w:rsidRPr="00D624C2">
          <w:rPr>
            <w:u w:val="single"/>
          </w:rPr>
          <w:t xml:space="preserve">Code signing </w:t>
        </w:r>
      </w:ins>
      <w:commentRangeEnd w:id="51"/>
      <w:ins w:id="52" w:author="Shekhar Singh" w:date="2023-07-03T15:03:00Z">
        <w:r>
          <w:rPr>
            <w:rStyle w:val="CommentReference"/>
          </w:rPr>
          <w:commentReference w:id="51"/>
        </w:r>
      </w:ins>
      <w:ins w:id="53" w:author="Shekhar Singh" w:date="2023-07-03T15:02:00Z">
        <w:r w:rsidRPr="00D624C2">
          <w:rPr>
            <w:u w:val="single"/>
          </w:rPr>
          <w:t>provides a way to verify that the software has not been tampered with and originates from a trusted source.</w:t>
        </w:r>
      </w:ins>
      <w:ins w:id="54" w:author="Shekhar Singh" w:date="2023-07-03T15:05:00Z">
        <w:r w:rsidR="008E3830">
          <w:rPr>
            <w:u w:val="single"/>
          </w:rPr>
          <w:t xml:space="preserve"> </w:t>
        </w:r>
        <w:r w:rsidR="008E3830" w:rsidRPr="008E3830">
          <w:rPr>
            <w:u w:val="single"/>
          </w:rPr>
          <w:t>Develop or adopt a secure bootloader that securely loads and verifies the authenticity of the firmware or software image before executing it. The bootloader should have robust security measures to prevent unauthorized modifications or tampering.</w:t>
        </w:r>
      </w:ins>
      <w:bookmarkStart w:id="55" w:name="_GoBack"/>
      <w:bookmarkEnd w:id="55"/>
    </w:p>
    <w:p w14:paraId="2FB3B01D" w14:textId="21CAC476" w:rsidR="008505FE" w:rsidRPr="00E121F6" w:rsidRDefault="008505FE" w:rsidP="008505FE">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ins w:id="56" w:author="Shekhar Singh" w:date="2023-07-03T10:13:00Z"/>
          <w:rFonts w:eastAsia="Times New Roman"/>
          <w:b/>
          <w:szCs w:val="20"/>
          <w:lang w:val="en-CA" w:eastAsia="en-US"/>
        </w:rPr>
      </w:pPr>
      <w:ins w:id="57" w:author="Shekhar Singh" w:date="2023-07-03T10:13:00Z">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Pr>
            <w:rFonts w:eastAsia="Times New Roman"/>
            <w:b/>
            <w:szCs w:val="20"/>
            <w:lang w:val="en-CA" w:eastAsia="en-US"/>
          </w:rPr>
          <w:t>26</w:t>
        </w:r>
        <w:r w:rsidRPr="00E121F6">
          <w:rPr>
            <w:rFonts w:eastAsia="Times New Roman" w:cs="Nirmala UI"/>
            <w:b/>
            <w:bCs/>
            <w:cs/>
            <w:lang w:val="en-CA" w:eastAsia="en-US" w:bidi="hi-IN"/>
          </w:rPr>
          <w:t xml:space="preserve"> </w:t>
        </w:r>
      </w:ins>
    </w:p>
    <w:p w14:paraId="1B782214" w14:textId="7027C138" w:rsidR="008505FE" w:rsidRDefault="008505FE" w:rsidP="008505FE">
      <w:pPr>
        <w:rPr>
          <w:ins w:id="58" w:author="Shekhar Singh" w:date="2023-07-03T10:18:00Z"/>
          <w:u w:val="single"/>
          <w:lang w:val="en-CA"/>
        </w:rPr>
      </w:pPr>
      <w:ins w:id="59" w:author="Shekhar Singh" w:date="2023-07-03T10:13:00Z">
        <w:r w:rsidRPr="00E121F6">
          <w:rPr>
            <w:u w:val="single"/>
            <w:lang w:val="en-CA"/>
          </w:rPr>
          <w:t>Control</w:t>
        </w:r>
      </w:ins>
    </w:p>
    <w:p w14:paraId="402C6453" w14:textId="362707E8" w:rsidR="00D15B88" w:rsidRPr="00E121F6" w:rsidRDefault="00D15B88" w:rsidP="008505FE">
      <w:pPr>
        <w:rPr>
          <w:ins w:id="60" w:author="Shekhar Singh" w:date="2023-07-03T10:13:00Z"/>
          <w:u w:val="single"/>
          <w:lang w:val="en-CA"/>
        </w:rPr>
      </w:pPr>
      <w:ins w:id="61" w:author="Shekhar Singh" w:date="2023-07-03T10:18:00Z">
        <w:r w:rsidRPr="00D15B88">
          <w:rPr>
            <w:u w:val="single"/>
          </w:rPr>
          <w:t>The operating systems should have mechanisms to authenticate applications while they are in an active or dormant state and have access to sensor data.</w:t>
        </w:r>
      </w:ins>
    </w:p>
    <w:p w14:paraId="6AC00F10" w14:textId="10DAC3F5" w:rsidR="008505FE" w:rsidRDefault="008505FE" w:rsidP="008505FE">
      <w:pPr>
        <w:rPr>
          <w:ins w:id="62" w:author="Shekhar Singh" w:date="2023-07-03T10:42:00Z"/>
          <w:u w:val="single"/>
          <w:lang w:val="en-CA"/>
        </w:rPr>
      </w:pPr>
      <w:ins w:id="63" w:author="Shekhar Singh" w:date="2023-07-03T10:13:00Z">
        <w:r w:rsidRPr="00E121F6">
          <w:rPr>
            <w:rFonts w:hint="eastAsia"/>
            <w:u w:val="single"/>
            <w:lang w:val="en-CA"/>
          </w:rPr>
          <w:t>P</w:t>
        </w:r>
        <w:r w:rsidRPr="00E121F6">
          <w:rPr>
            <w:u w:val="single"/>
            <w:lang w:val="en-CA"/>
          </w:rPr>
          <w:t>urpose</w:t>
        </w:r>
      </w:ins>
    </w:p>
    <w:p w14:paraId="339C5A0F" w14:textId="2B367951" w:rsidR="00E46A95" w:rsidRDefault="00D062CA" w:rsidP="008505FE">
      <w:pPr>
        <w:rPr>
          <w:ins w:id="64" w:author="Shekhar Singh" w:date="2023-07-03T10:13:00Z"/>
          <w:u w:val="single"/>
          <w:lang w:val="en-CA"/>
        </w:rPr>
      </w:pPr>
      <w:ins w:id="65" w:author="Shekhar Singh" w:date="2023-07-03T14:54:00Z">
        <w:r>
          <w:rPr>
            <w:u w:val="single"/>
            <w:lang w:val="en-CA"/>
          </w:rPr>
          <w:t xml:space="preserve">To keep the </w:t>
        </w:r>
      </w:ins>
      <w:ins w:id="66" w:author="Shekhar Singh" w:date="2023-07-03T14:55:00Z">
        <w:r>
          <w:rPr>
            <w:u w:val="single"/>
            <w:lang w:val="en-CA"/>
          </w:rPr>
          <w:t>IoT device and data secure</w:t>
        </w:r>
      </w:ins>
    </w:p>
    <w:p w14:paraId="650EC2AF" w14:textId="0A726632" w:rsidR="008505FE" w:rsidRDefault="008505FE" w:rsidP="008505FE">
      <w:pPr>
        <w:rPr>
          <w:ins w:id="67" w:author="Shekhar Singh" w:date="2023-07-03T10:21:00Z"/>
          <w:u w:val="single"/>
          <w:lang w:val="en-CA"/>
        </w:rPr>
      </w:pPr>
      <w:ins w:id="68" w:author="Shekhar Singh" w:date="2023-07-03T10:13:00Z">
        <w:r w:rsidRPr="00E121F6">
          <w:rPr>
            <w:u w:val="single"/>
            <w:lang w:val="en-CA"/>
          </w:rPr>
          <w:t>Guidance</w:t>
        </w:r>
      </w:ins>
    </w:p>
    <w:p w14:paraId="7B4F9AC2" w14:textId="77777777" w:rsidR="00DD0F43" w:rsidRDefault="00DD0F43" w:rsidP="00DD0F43">
      <w:pPr>
        <w:rPr>
          <w:ins w:id="69" w:author="Shekhar Singh" w:date="2023-07-03T10:39:00Z"/>
          <w:rFonts w:eastAsia="MS Mincho"/>
        </w:rPr>
      </w:pPr>
      <w:ins w:id="70" w:author="Shekhar Singh" w:date="2023-07-03T10:22:00Z">
        <w:r>
          <w:rPr>
            <w:rFonts w:eastAsia="MS Mincho"/>
          </w:rPr>
          <w:t>IoT device developer should ensure to</w:t>
        </w:r>
      </w:ins>
      <w:ins w:id="71" w:author="Shekhar Singh" w:date="2023-07-03T10:21:00Z">
        <w:r w:rsidR="00D15B88" w:rsidRPr="00D15B88">
          <w:rPr>
            <w:rFonts w:eastAsia="MS Mincho"/>
          </w:rPr>
          <w:t xml:space="preserve"> </w:t>
        </w:r>
      </w:ins>
      <w:ins w:id="72" w:author="Shekhar Singh" w:date="2023-07-03T10:22:00Z">
        <w:r>
          <w:rPr>
            <w:rFonts w:eastAsia="MS Mincho"/>
          </w:rPr>
          <w:t>i</w:t>
        </w:r>
      </w:ins>
      <w:ins w:id="73" w:author="Shekhar Singh" w:date="2023-07-03T10:21:00Z">
        <w:r w:rsidR="00D15B88" w:rsidRPr="00D15B88">
          <w:rPr>
            <w:rFonts w:eastAsia="MS Mincho"/>
          </w:rPr>
          <w:t>mplement a secure and reliable authentication mechanism within the operating system to validate applications</w:t>
        </w:r>
      </w:ins>
      <w:ins w:id="74" w:author="Shekhar Singh" w:date="2023-07-03T10:39:00Z">
        <w:r>
          <w:rPr>
            <w:rFonts w:eastAsia="MS Mincho"/>
          </w:rPr>
          <w:t>.</w:t>
        </w:r>
      </w:ins>
    </w:p>
    <w:p w14:paraId="4B9EE863" w14:textId="7C84120B" w:rsidR="00DD0F43" w:rsidRPr="00DD0F43" w:rsidRDefault="00D15B88" w:rsidP="00DD0F43">
      <w:pPr>
        <w:rPr>
          <w:ins w:id="75" w:author="Shekhar Singh" w:date="2023-07-03T10:39:00Z"/>
          <w:rFonts w:eastAsia="MS Mincho"/>
          <w:lang w:val="en-US"/>
        </w:rPr>
      </w:pPr>
      <w:ins w:id="76" w:author="Shekhar Singh" w:date="2023-07-03T10:21:00Z">
        <w:r w:rsidRPr="00D15B88">
          <w:rPr>
            <w:rFonts w:eastAsia="MS Mincho"/>
          </w:rPr>
          <w:t xml:space="preserve"> </w:t>
        </w:r>
      </w:ins>
      <w:ins w:id="77" w:author="Shekhar Singh" w:date="2023-07-03T10:39:00Z">
        <w:r w:rsidR="00DD0F43">
          <w:rPr>
            <w:rFonts w:eastAsia="MS Mincho"/>
          </w:rPr>
          <w:t>The o</w:t>
        </w:r>
        <w:r w:rsidR="00DD0F43" w:rsidRPr="00DD0F43">
          <w:rPr>
            <w:rFonts w:eastAsia="MS Mincho"/>
            <w:lang w:val="en-US"/>
          </w:rPr>
          <w:t>perating system should follow these steps:</w:t>
        </w:r>
      </w:ins>
    </w:p>
    <w:p w14:paraId="2A45FF60" w14:textId="77777777" w:rsidR="00DD0F43" w:rsidRPr="00DD0F43" w:rsidRDefault="00DD0F43" w:rsidP="00DD0F43">
      <w:pPr>
        <w:numPr>
          <w:ilvl w:val="0"/>
          <w:numId w:val="36"/>
        </w:numPr>
        <w:rPr>
          <w:ins w:id="78" w:author="Shekhar Singh" w:date="2023-07-03T10:39:00Z"/>
          <w:rFonts w:eastAsia="MS Mincho"/>
          <w:lang w:val="en-US"/>
        </w:rPr>
      </w:pPr>
      <w:ins w:id="79" w:author="Shekhar Singh" w:date="2023-07-03T10:39:00Z">
        <w:r w:rsidRPr="00DD0F43">
          <w:rPr>
            <w:rFonts w:eastAsia="MS Mincho"/>
            <w:lang w:val="en-US"/>
          </w:rPr>
          <w:t>Application Registration: The operating system should establish a process for application registration, where developers or users submit their applications for authentication.</w:t>
        </w:r>
      </w:ins>
    </w:p>
    <w:p w14:paraId="5A62BE72" w14:textId="77777777" w:rsidR="00DD0F43" w:rsidRPr="00DD0F43" w:rsidRDefault="00DD0F43" w:rsidP="00DD0F43">
      <w:pPr>
        <w:numPr>
          <w:ilvl w:val="0"/>
          <w:numId w:val="36"/>
        </w:numPr>
        <w:rPr>
          <w:ins w:id="80" w:author="Shekhar Singh" w:date="2023-07-03T10:39:00Z"/>
          <w:rFonts w:eastAsia="MS Mincho"/>
          <w:lang w:val="en-US"/>
        </w:rPr>
      </w:pPr>
      <w:ins w:id="81" w:author="Shekhar Singh" w:date="2023-07-03T10:39:00Z">
        <w:r w:rsidRPr="00DD0F43">
          <w:rPr>
            <w:rFonts w:eastAsia="MS Mincho"/>
            <w:lang w:val="en-US"/>
          </w:rPr>
          <w:t>Digital Signature Verification: The operating system should employ a robust certificate-based system to verify the digital signatures of applications. Each application should be signed with a digital certificate issued by a trusted entity.</w:t>
        </w:r>
      </w:ins>
    </w:p>
    <w:p w14:paraId="1930FA93" w14:textId="77777777" w:rsidR="00DD0F43" w:rsidRPr="00DD0F43" w:rsidRDefault="00DD0F43" w:rsidP="00DD0F43">
      <w:pPr>
        <w:numPr>
          <w:ilvl w:val="0"/>
          <w:numId w:val="36"/>
        </w:numPr>
        <w:rPr>
          <w:ins w:id="82" w:author="Shekhar Singh" w:date="2023-07-03T10:39:00Z"/>
          <w:rFonts w:eastAsia="MS Mincho"/>
          <w:lang w:val="en-US"/>
        </w:rPr>
      </w:pPr>
      <w:ins w:id="83" w:author="Shekhar Singh" w:date="2023-07-03T10:39:00Z">
        <w:r w:rsidRPr="00DD0F43">
          <w:rPr>
            <w:rFonts w:eastAsia="MS Mincho"/>
            <w:lang w:val="en-US"/>
          </w:rPr>
          <w:t>Certificate Validation: The operating system should have a trust store containing trusted root certificates and intermediate certificates. It should validate the digital certificate of the application against the certificates in the trust store to ensure its authenticity and integrity.</w:t>
        </w:r>
      </w:ins>
    </w:p>
    <w:p w14:paraId="0709A71B" w14:textId="77777777" w:rsidR="00DD0F43" w:rsidRPr="00DD0F43" w:rsidRDefault="00DD0F43" w:rsidP="00DD0F43">
      <w:pPr>
        <w:numPr>
          <w:ilvl w:val="0"/>
          <w:numId w:val="36"/>
        </w:numPr>
        <w:rPr>
          <w:ins w:id="84" w:author="Shekhar Singh" w:date="2023-07-03T10:39:00Z"/>
          <w:rFonts w:eastAsia="MS Mincho"/>
          <w:lang w:val="en-US"/>
        </w:rPr>
      </w:pPr>
      <w:ins w:id="85" w:author="Shekhar Singh" w:date="2023-07-03T10:39:00Z">
        <w:r w:rsidRPr="00DD0F43">
          <w:rPr>
            <w:rFonts w:eastAsia="MS Mincho"/>
            <w:lang w:val="en-US"/>
          </w:rPr>
          <w:lastRenderedPageBreak/>
          <w:t>Cryptographic Verification: Utilize strong cryptographic algorithms and techniques to validate the integrity of application packages, executable binaries, or code modules. This includes checking hash values or employing digital signatures for verifying the integrity of the application files.</w:t>
        </w:r>
      </w:ins>
    </w:p>
    <w:p w14:paraId="185C7826" w14:textId="77777777" w:rsidR="00DD0F43" w:rsidRPr="00DD0F43" w:rsidRDefault="00DD0F43" w:rsidP="00DD0F43">
      <w:pPr>
        <w:numPr>
          <w:ilvl w:val="0"/>
          <w:numId w:val="36"/>
        </w:numPr>
        <w:rPr>
          <w:ins w:id="86" w:author="Shekhar Singh" w:date="2023-07-03T10:39:00Z"/>
          <w:rFonts w:eastAsia="MS Mincho"/>
          <w:lang w:val="en-US"/>
        </w:rPr>
      </w:pPr>
      <w:ins w:id="87" w:author="Shekhar Singh" w:date="2023-07-03T10:39:00Z">
        <w:r w:rsidRPr="00DD0F43">
          <w:rPr>
            <w:rFonts w:eastAsia="MS Mincho"/>
            <w:lang w:val="en-US"/>
          </w:rPr>
          <w:t>Trusted Entity Verification: The operating system should verify that the digital certificate of the application has been issued by a trusted entity. This ensures that the application comes from a reliable source.</w:t>
        </w:r>
      </w:ins>
    </w:p>
    <w:p w14:paraId="2E7A0C44" w14:textId="77777777" w:rsidR="00DD0F43" w:rsidRPr="00DD0F43" w:rsidRDefault="00DD0F43" w:rsidP="00DD0F43">
      <w:pPr>
        <w:numPr>
          <w:ilvl w:val="0"/>
          <w:numId w:val="36"/>
        </w:numPr>
        <w:rPr>
          <w:ins w:id="88" w:author="Shekhar Singh" w:date="2023-07-03T10:39:00Z"/>
          <w:rFonts w:eastAsia="MS Mincho"/>
          <w:lang w:val="en-US"/>
        </w:rPr>
      </w:pPr>
      <w:ins w:id="89" w:author="Shekhar Singh" w:date="2023-07-03T10:39:00Z">
        <w:r w:rsidRPr="00DD0F43">
          <w:rPr>
            <w:rFonts w:eastAsia="MS Mincho"/>
            <w:lang w:val="en-US"/>
          </w:rPr>
          <w:t>Authorization Check: Once the authentication process is complete, the operating system should verify if the authenticated application is authorized to execute or access specific system resources, including sensor data.</w:t>
        </w:r>
      </w:ins>
    </w:p>
    <w:p w14:paraId="1B356AF7" w14:textId="7F758759" w:rsidR="00DD0F43" w:rsidRDefault="00DD0F43" w:rsidP="00DD0F43">
      <w:pPr>
        <w:numPr>
          <w:ilvl w:val="0"/>
          <w:numId w:val="36"/>
        </w:numPr>
        <w:rPr>
          <w:ins w:id="90" w:author="Shekhar Singh" w:date="2023-07-03T10:40:00Z"/>
          <w:rFonts w:eastAsia="MS Mincho"/>
          <w:lang w:val="en-US"/>
        </w:rPr>
      </w:pPr>
      <w:ins w:id="91" w:author="Shekhar Singh" w:date="2023-07-03T10:39:00Z">
        <w:r w:rsidRPr="00DD0F43">
          <w:rPr>
            <w:rFonts w:eastAsia="MS Mincho"/>
            <w:lang w:val="en-US"/>
          </w:rPr>
          <w:t>Periodic Revalidation: Periodically revalidate the authentication of the application during its execution or when it resumes from a dormant state. This ensures that the application's authenticity and authorization are maintained throughout its lifecycle.</w:t>
        </w:r>
      </w:ins>
    </w:p>
    <w:p w14:paraId="5AD6638E" w14:textId="7C50128F" w:rsidR="00E80632" w:rsidRPr="00DD0F43" w:rsidRDefault="00E80632">
      <w:pPr>
        <w:rPr>
          <w:ins w:id="92" w:author="Shekhar Singh" w:date="2023-07-03T10:39:00Z"/>
          <w:rFonts w:eastAsia="MS Mincho"/>
          <w:lang w:val="en-US"/>
        </w:rPr>
        <w:pPrChange w:id="93" w:author="Shekhar Singh" w:date="2023-07-03T10:41:00Z">
          <w:pPr>
            <w:numPr>
              <w:numId w:val="36"/>
            </w:numPr>
            <w:tabs>
              <w:tab w:val="num" w:pos="720"/>
            </w:tabs>
            <w:ind w:left="720" w:hanging="360"/>
          </w:pPr>
        </w:pPrChange>
      </w:pPr>
      <w:ins w:id="94" w:author="Shekhar Singh" w:date="2023-07-03T10:41:00Z">
        <w:r>
          <w:rPr>
            <w:rFonts w:eastAsia="MS Mincho"/>
            <w:lang w:val="en-US"/>
          </w:rPr>
          <w:t>The developer should i</w:t>
        </w:r>
        <w:r w:rsidRPr="00E80632">
          <w:rPr>
            <w:rFonts w:eastAsia="MS Mincho"/>
          </w:rPr>
          <w:t>implement a separate authentication process to verify the legitimacy of applications requesting access to sensor data. Maintain a secure sensor access control list within the operating system, specifying authorized applications and their permitted sensor access rights. Authenticate applications before granting access to sensor data and regularly revalidate the authentication to ensure continued authorization. Restrict access to sensor data exclusively to authenticated applications, preventing unauthorized or malicious access to sensitive sensor readings.</w:t>
        </w:r>
      </w:ins>
    </w:p>
    <w:p w14:paraId="61C74A94" w14:textId="14AAE63E" w:rsidR="00D15B88" w:rsidRDefault="00D15B88" w:rsidP="00DD0F43">
      <w:pPr>
        <w:rPr>
          <w:ins w:id="95" w:author="Shekhar Singh" w:date="2023-07-03T10:21:00Z"/>
          <w:rFonts w:eastAsia="MS Mincho"/>
        </w:rPr>
      </w:pPr>
    </w:p>
    <w:p w14:paraId="0AC2D936" w14:textId="25128116" w:rsidR="00E80632" w:rsidRDefault="00E80632" w:rsidP="008505FE">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ins w:id="96" w:author="Shekhar Singh" w:date="2023-07-03T10:40:00Z"/>
          <w:rFonts w:eastAsia="Times New Roman"/>
          <w:b/>
          <w:szCs w:val="20"/>
          <w:lang w:val="en-CA" w:eastAsia="en-US"/>
        </w:rPr>
      </w:pPr>
    </w:p>
    <w:p w14:paraId="23CAECF2" w14:textId="1B82FA23" w:rsidR="008505FE" w:rsidRPr="00E121F6" w:rsidRDefault="008505FE" w:rsidP="008505FE">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ins w:id="97" w:author="Shekhar Singh" w:date="2023-07-03T10:13:00Z"/>
          <w:rFonts w:eastAsia="Times New Roman"/>
          <w:b/>
          <w:szCs w:val="20"/>
          <w:lang w:val="en-CA" w:eastAsia="en-US"/>
        </w:rPr>
      </w:pPr>
      <w:ins w:id="98" w:author="Shekhar Singh" w:date="2023-07-03T10:13:00Z">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1</w:t>
        </w:r>
        <w:r w:rsidRPr="00E121F6">
          <w:rPr>
            <w:rFonts w:eastAsia="Times New Roman" w:cs="Nirmala UI"/>
            <w:b/>
            <w:bCs/>
            <w:cs/>
            <w:lang w:val="en-CA" w:eastAsia="en-US" w:bidi="hi-IN"/>
          </w:rPr>
          <w:t>.</w:t>
        </w:r>
        <w:r>
          <w:rPr>
            <w:rFonts w:eastAsia="Times New Roman"/>
            <w:b/>
            <w:szCs w:val="20"/>
            <w:lang w:val="en-CA" w:eastAsia="en-US"/>
          </w:rPr>
          <w:t>28</w:t>
        </w:r>
        <w:r w:rsidRPr="00E121F6">
          <w:rPr>
            <w:rFonts w:eastAsia="Times New Roman" w:cs="Nirmala UI"/>
            <w:b/>
            <w:bCs/>
            <w:cs/>
            <w:lang w:val="en-CA" w:eastAsia="en-US" w:bidi="hi-IN"/>
          </w:rPr>
          <w:t xml:space="preserve"> </w:t>
        </w:r>
      </w:ins>
    </w:p>
    <w:p w14:paraId="3AF0C586" w14:textId="521771BE" w:rsidR="008505FE" w:rsidRDefault="008505FE" w:rsidP="008505FE">
      <w:pPr>
        <w:rPr>
          <w:ins w:id="99" w:author="Shekhar Singh" w:date="2023-07-03T10:18:00Z"/>
          <w:u w:val="single"/>
          <w:lang w:val="en-CA"/>
        </w:rPr>
      </w:pPr>
      <w:ins w:id="100" w:author="Shekhar Singh" w:date="2023-07-03T10:13:00Z">
        <w:r w:rsidRPr="00E121F6">
          <w:rPr>
            <w:u w:val="single"/>
            <w:lang w:val="en-CA"/>
          </w:rPr>
          <w:t>Control</w:t>
        </w:r>
      </w:ins>
    </w:p>
    <w:p w14:paraId="68736029" w14:textId="76B21FA0" w:rsidR="00D15B88" w:rsidRPr="00E121F6" w:rsidRDefault="00D15B88" w:rsidP="008505FE">
      <w:pPr>
        <w:rPr>
          <w:ins w:id="101" w:author="Shekhar Singh" w:date="2023-07-03T10:13:00Z"/>
          <w:u w:val="single"/>
          <w:lang w:val="en-CA"/>
        </w:rPr>
      </w:pPr>
      <w:ins w:id="102" w:author="Shekhar Singh" w:date="2023-07-03T10:18:00Z">
        <w:r w:rsidRPr="00D15B88">
          <w:rPr>
            <w:u w:val="single"/>
          </w:rPr>
          <w:t>Software update integrity may be verified using the secure cryptography controls.</w:t>
        </w:r>
      </w:ins>
    </w:p>
    <w:p w14:paraId="41D675B4" w14:textId="2657FD45" w:rsidR="008505FE" w:rsidRDefault="008505FE" w:rsidP="008505FE">
      <w:pPr>
        <w:rPr>
          <w:ins w:id="103" w:author="Shekhar Singh" w:date="2023-07-03T14:55:00Z"/>
          <w:u w:val="single"/>
          <w:lang w:val="en-CA"/>
        </w:rPr>
      </w:pPr>
      <w:ins w:id="104" w:author="Shekhar Singh" w:date="2023-07-03T10:13:00Z">
        <w:r w:rsidRPr="00E121F6">
          <w:rPr>
            <w:rFonts w:hint="eastAsia"/>
            <w:u w:val="single"/>
            <w:lang w:val="en-CA"/>
          </w:rPr>
          <w:t>P</w:t>
        </w:r>
        <w:r w:rsidRPr="00E121F6">
          <w:rPr>
            <w:u w:val="single"/>
            <w:lang w:val="en-CA"/>
          </w:rPr>
          <w:t>urpose</w:t>
        </w:r>
      </w:ins>
    </w:p>
    <w:p w14:paraId="15FD53DE" w14:textId="77777777" w:rsidR="00D062CA" w:rsidRDefault="00D062CA" w:rsidP="00D062CA">
      <w:pPr>
        <w:rPr>
          <w:ins w:id="105" w:author="Shekhar Singh" w:date="2023-07-03T14:55:00Z"/>
          <w:u w:val="single"/>
          <w:lang w:val="en-CA"/>
        </w:rPr>
      </w:pPr>
      <w:ins w:id="106" w:author="Shekhar Singh" w:date="2023-07-03T14:55:00Z">
        <w:r>
          <w:rPr>
            <w:u w:val="single"/>
            <w:lang w:val="en-CA"/>
          </w:rPr>
          <w:t>To keep the IoT device and data secure</w:t>
        </w:r>
      </w:ins>
    </w:p>
    <w:p w14:paraId="5B6E53EE" w14:textId="14BB0406" w:rsidR="008505FE" w:rsidRDefault="008505FE" w:rsidP="008505FE">
      <w:pPr>
        <w:rPr>
          <w:ins w:id="107" w:author="Shekhar Singh" w:date="2023-07-03T10:45:00Z"/>
          <w:u w:val="single"/>
          <w:lang w:val="en-CA"/>
        </w:rPr>
      </w:pPr>
      <w:ins w:id="108" w:author="Shekhar Singh" w:date="2023-07-03T10:13:00Z">
        <w:r w:rsidRPr="00E121F6">
          <w:rPr>
            <w:u w:val="single"/>
            <w:lang w:val="en-CA"/>
          </w:rPr>
          <w:t>Guidance</w:t>
        </w:r>
      </w:ins>
    </w:p>
    <w:p w14:paraId="65961200" w14:textId="7FB4C9BC" w:rsidR="00E46A95" w:rsidRPr="00E121F6" w:rsidRDefault="00E46A95" w:rsidP="008505FE">
      <w:pPr>
        <w:rPr>
          <w:ins w:id="109" w:author="Shekhar Singh" w:date="2023-07-03T10:13:00Z"/>
          <w:rFonts w:eastAsia="MS Mincho"/>
          <w:lang w:val="en-CA"/>
        </w:rPr>
      </w:pPr>
      <w:ins w:id="110" w:author="Shekhar Singh" w:date="2023-07-03T10:45:00Z">
        <w:r>
          <w:rPr>
            <w:rFonts w:eastAsia="MS Mincho"/>
          </w:rPr>
          <w:t xml:space="preserve">IoT developer should use </w:t>
        </w:r>
        <w:r w:rsidRPr="00E46A95">
          <w:rPr>
            <w:rFonts w:eastAsia="MS Mincho"/>
          </w:rPr>
          <w:t>industry-standard cryptographic algorithms, such as SHA-256 or higher, to generate secure hash values for software update files. Employ digital signature algorithms, such as RSA or ECC, to generate and verify digital signatures for software update packages.</w:t>
        </w:r>
      </w:ins>
      <w:ins w:id="111" w:author="Shekhar Singh" w:date="2023-07-03T10:46:00Z">
        <w:r>
          <w:rPr>
            <w:rFonts w:eastAsia="MS Mincho"/>
          </w:rPr>
          <w:t xml:space="preserve"> </w:t>
        </w:r>
        <w:r w:rsidRPr="00E46A95">
          <w:rPr>
            <w:rFonts w:eastAsia="MS Mincho"/>
          </w:rPr>
          <w:t>Implement a robust certificate-based system to validate the digital signatures of software update packages against trusted certificates.</w:t>
        </w:r>
      </w:ins>
      <w:ins w:id="112" w:author="Shekhar Singh" w:date="2023-07-03T10:47:00Z">
        <w:r>
          <w:rPr>
            <w:rFonts w:eastAsia="MS Mincho"/>
          </w:rPr>
          <w:t xml:space="preserve"> </w:t>
        </w:r>
        <w:r w:rsidRPr="00E46A95">
          <w:rPr>
            <w:rFonts w:eastAsia="MS Mincho"/>
          </w:rPr>
          <w:t>Verify the integrity of software update files using cryptographic hash functions. Calculate the hash value of the received update file and compare it with the expected hash value to ensure data integrity.</w:t>
        </w:r>
        <w:r>
          <w:rPr>
            <w:rFonts w:eastAsia="MS Mincho"/>
          </w:rPr>
          <w:t xml:space="preserve"> </w:t>
        </w:r>
        <w:r w:rsidRPr="00E46A95">
          <w:rPr>
            <w:rFonts w:eastAsia="MS Mincho"/>
          </w:rPr>
          <w:t>Employ secure mechanisms to prevent unauthorized or tampered updates from being installed on IoT devices</w:t>
        </w:r>
        <w:r>
          <w:rPr>
            <w:rFonts w:eastAsia="MS Mincho"/>
          </w:rPr>
          <w:t>.</w:t>
        </w:r>
      </w:ins>
    </w:p>
    <w:p w14:paraId="6126E7ED" w14:textId="77777777" w:rsidR="008505FE" w:rsidRPr="00E121F6" w:rsidRDefault="008505FE" w:rsidP="00E121F6">
      <w:pPr>
        <w:rPr>
          <w:rFonts w:eastAsia="MS Mincho"/>
          <w:lang w:val="en-CA"/>
        </w:rPr>
      </w:pPr>
    </w:p>
    <w:p w14:paraId="19E7E2BE" w14:textId="77777777" w:rsidR="00E121F6" w:rsidRPr="00E121F6" w:rsidRDefault="00E121F6" w:rsidP="00E121F6">
      <w:pPr>
        <w:keepNext/>
        <w:keepLines/>
        <w:tabs>
          <w:tab w:val="left" w:pos="794"/>
          <w:tab w:val="left" w:pos="1191"/>
          <w:tab w:val="left" w:pos="1588"/>
          <w:tab w:val="left" w:pos="1985"/>
        </w:tabs>
        <w:overflowPunct w:val="0"/>
        <w:autoSpaceDE w:val="0"/>
        <w:autoSpaceDN w:val="0"/>
        <w:adjustRightInd w:val="0"/>
        <w:spacing w:before="160"/>
        <w:ind w:left="794" w:hanging="794"/>
        <w:textAlignment w:val="baseline"/>
        <w:outlineLvl w:val="2"/>
        <w:rPr>
          <w:rFonts w:eastAsia="Times New Roman"/>
          <w:b/>
          <w:szCs w:val="20"/>
          <w:lang w:val="en-CA" w:eastAsia="en-US"/>
        </w:rPr>
      </w:pPr>
      <w:bookmarkStart w:id="113" w:name="_Toc49853656"/>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2 Security controls for IoT user</w:t>
      </w:r>
      <w:bookmarkEnd w:id="113"/>
    </w:p>
    <w:p w14:paraId="6FF24A3E"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2</w:t>
      </w:r>
      <w:r w:rsidRPr="00E121F6">
        <w:rPr>
          <w:rFonts w:eastAsia="Times New Roman" w:cs="Nirmala UI"/>
          <w:b/>
          <w:bCs/>
          <w:cs/>
          <w:lang w:val="en-CA" w:eastAsia="en-US" w:bidi="hi-IN"/>
        </w:rPr>
        <w:t>.</w:t>
      </w:r>
      <w:r w:rsidRPr="00E121F6">
        <w:rPr>
          <w:rFonts w:eastAsia="Times New Roman"/>
          <w:b/>
          <w:szCs w:val="20"/>
          <w:lang w:val="en-CA" w:eastAsia="en-US"/>
        </w:rPr>
        <w:t>1 Contacts and support service</w:t>
      </w:r>
    </w:p>
    <w:p w14:paraId="3D1727B5" w14:textId="77777777" w:rsidR="00E121F6" w:rsidRPr="00E121F6" w:rsidRDefault="00E121F6" w:rsidP="00E121F6">
      <w:pPr>
        <w:rPr>
          <w:u w:val="single"/>
          <w:lang w:val="en-CA"/>
        </w:rPr>
      </w:pPr>
      <w:r w:rsidRPr="00E121F6">
        <w:rPr>
          <w:u w:val="single"/>
          <w:lang w:val="en-CA"/>
        </w:rPr>
        <w:t>Control</w:t>
      </w:r>
    </w:p>
    <w:p w14:paraId="3C5B15E8" w14:textId="77777777" w:rsidR="00E121F6" w:rsidRPr="00E121F6" w:rsidRDefault="00E121F6" w:rsidP="00E121F6">
      <w:pPr>
        <w:rPr>
          <w:lang w:val="en-CA"/>
        </w:rPr>
      </w:pPr>
      <w:r w:rsidRPr="00E121F6">
        <w:rPr>
          <w:lang w:val="en-CA"/>
        </w:rPr>
        <w:t>IoT device and service that have no contacts for support service should not be chosen</w:t>
      </w:r>
      <w:r w:rsidRPr="00E121F6">
        <w:rPr>
          <w:rFonts w:cs="Nirmala UI"/>
          <w:cs/>
          <w:lang w:val="en-CA" w:bidi="hi-IN"/>
        </w:rPr>
        <w:t>.</w:t>
      </w:r>
    </w:p>
    <w:p w14:paraId="0D64463E"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 xml:space="preserve">urpose </w:t>
      </w:r>
    </w:p>
    <w:p w14:paraId="5AE76DA5" w14:textId="77777777" w:rsidR="00E121F6" w:rsidRPr="00E121F6" w:rsidRDefault="00E121F6" w:rsidP="00E121F6">
      <w:pPr>
        <w:rPr>
          <w:lang w:val="en-CA"/>
        </w:rPr>
      </w:pPr>
      <w:r w:rsidRPr="00E121F6">
        <w:rPr>
          <w:rFonts w:hint="eastAsia"/>
          <w:lang w:val="en-CA"/>
        </w:rPr>
        <w:lastRenderedPageBreak/>
        <w:t>T</w:t>
      </w:r>
      <w:r w:rsidRPr="00E121F6">
        <w:rPr>
          <w:lang w:val="en-CA"/>
        </w:rPr>
        <w:t>o support IoT user</w:t>
      </w:r>
      <w:r w:rsidRPr="00E121F6">
        <w:rPr>
          <w:rFonts w:cs="Nirmala UI"/>
          <w:cs/>
          <w:lang w:val="en-CA" w:bidi="hi-IN"/>
        </w:rPr>
        <w:t>.</w:t>
      </w:r>
    </w:p>
    <w:p w14:paraId="7B664AD3" w14:textId="77777777" w:rsidR="00E121F6" w:rsidRPr="00E121F6" w:rsidRDefault="00E121F6" w:rsidP="00E121F6">
      <w:pPr>
        <w:spacing w:after="120"/>
        <w:rPr>
          <w:u w:val="single"/>
          <w:lang w:val="en-CA"/>
        </w:rPr>
      </w:pPr>
      <w:r w:rsidRPr="00E121F6">
        <w:rPr>
          <w:u w:val="single"/>
          <w:lang w:val="en-CA"/>
        </w:rPr>
        <w:t xml:space="preserve">Guidance </w:t>
      </w:r>
    </w:p>
    <w:p w14:paraId="1E517279" w14:textId="77777777" w:rsidR="00E121F6" w:rsidRPr="00E121F6" w:rsidRDefault="00E121F6" w:rsidP="00E121F6">
      <w:pPr>
        <w:rPr>
          <w:rFonts w:eastAsia="MS Mincho"/>
          <w:lang w:val="en-CA"/>
        </w:rPr>
      </w:pPr>
      <w:r w:rsidRPr="00E121F6">
        <w:rPr>
          <w:lang w:val="en-CA"/>
        </w:rPr>
        <w:t>If there is no information about manufacture or sales contact of product support for the IoT device, the IoT service using such IoT device is not reliable</w:t>
      </w:r>
      <w:r w:rsidRPr="00E121F6">
        <w:rPr>
          <w:rFonts w:cs="Nirmala UI"/>
          <w:cs/>
          <w:lang w:val="en-CA" w:bidi="hi-IN"/>
        </w:rPr>
        <w:t xml:space="preserve">. </w:t>
      </w:r>
      <w:r w:rsidRPr="00E121F6">
        <w:rPr>
          <w:lang w:val="en-CA"/>
        </w:rPr>
        <w:t xml:space="preserve">The device may contain </w:t>
      </w:r>
      <w:r w:rsidRPr="00E121F6">
        <w:rPr>
          <w:rFonts w:cs="Nirmala UI"/>
          <w:cs/>
          <w:lang w:val="en-CA" w:bidi="hi-IN"/>
        </w:rPr>
        <w:t>“</w:t>
      </w:r>
      <w:r w:rsidRPr="00E121F6">
        <w:rPr>
          <w:lang w:val="en-CA"/>
        </w:rPr>
        <w:t>Trojan</w:t>
      </w:r>
      <w:r w:rsidRPr="00E121F6">
        <w:rPr>
          <w:rFonts w:cs="Nirmala UI"/>
          <w:cs/>
          <w:lang w:val="en-CA" w:bidi="hi-IN"/>
        </w:rPr>
        <w:t xml:space="preserve">” </w:t>
      </w:r>
      <w:r w:rsidRPr="00E121F6">
        <w:rPr>
          <w:lang w:val="en-CA"/>
        </w:rPr>
        <w:t>and should not be selected in the IoT service</w:t>
      </w:r>
      <w:r w:rsidRPr="00E121F6">
        <w:rPr>
          <w:rFonts w:cs="Nirmala UI"/>
          <w:cs/>
          <w:lang w:val="en-CA" w:bidi="hi-IN"/>
        </w:rPr>
        <w:t xml:space="preserve">. </w:t>
      </w:r>
      <w:r w:rsidRPr="00E121F6">
        <w:rPr>
          <w:lang w:val="en-CA"/>
        </w:rPr>
        <w:t>IoT user should pay attention to the credit of the device provider and service provider</w:t>
      </w:r>
      <w:r w:rsidRPr="00E121F6">
        <w:rPr>
          <w:rFonts w:cs="Nirmala UI"/>
          <w:cs/>
          <w:lang w:val="en-CA" w:bidi="hi-IN"/>
        </w:rPr>
        <w:t>.</w:t>
      </w:r>
    </w:p>
    <w:p w14:paraId="35A13C23"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2</w:t>
      </w:r>
      <w:r w:rsidRPr="00E121F6">
        <w:rPr>
          <w:rFonts w:eastAsia="Times New Roman" w:cs="Nirmala UI"/>
          <w:b/>
          <w:bCs/>
          <w:cs/>
          <w:lang w:val="en-CA" w:eastAsia="en-US" w:bidi="hi-IN"/>
        </w:rPr>
        <w:t>.</w:t>
      </w:r>
      <w:r w:rsidRPr="00E121F6">
        <w:rPr>
          <w:rFonts w:eastAsia="Times New Roman"/>
          <w:b/>
          <w:szCs w:val="20"/>
          <w:lang w:val="en-CA" w:eastAsia="en-US"/>
        </w:rPr>
        <w:t>2 Initial settings of IoT device and service</w:t>
      </w:r>
    </w:p>
    <w:p w14:paraId="058CDCB1" w14:textId="77777777" w:rsidR="00E121F6" w:rsidRPr="00E121F6" w:rsidRDefault="00E121F6" w:rsidP="00E121F6">
      <w:pPr>
        <w:rPr>
          <w:u w:val="single"/>
          <w:lang w:val="en-CA"/>
        </w:rPr>
      </w:pPr>
      <w:r w:rsidRPr="00E121F6">
        <w:rPr>
          <w:u w:val="single"/>
          <w:lang w:val="en-CA"/>
        </w:rPr>
        <w:t>Control</w:t>
      </w:r>
    </w:p>
    <w:p w14:paraId="07FB1AD7" w14:textId="77777777" w:rsidR="00E121F6" w:rsidRPr="00E121F6" w:rsidRDefault="00E121F6" w:rsidP="00E121F6">
      <w:pPr>
        <w:rPr>
          <w:lang w:val="en-CA"/>
        </w:rPr>
      </w:pPr>
      <w:r w:rsidRPr="00E121F6">
        <w:rPr>
          <w:lang w:val="en-CA"/>
        </w:rPr>
        <w:t>Initial settings of IoT device and service should be applied correctly</w:t>
      </w:r>
      <w:r w:rsidRPr="00E121F6">
        <w:rPr>
          <w:rFonts w:cs="Nirmala UI"/>
          <w:cs/>
          <w:lang w:val="en-CA" w:bidi="hi-IN"/>
        </w:rPr>
        <w:t>.</w:t>
      </w:r>
    </w:p>
    <w:p w14:paraId="474167D9"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 xml:space="preserve">urpose </w:t>
      </w:r>
    </w:p>
    <w:p w14:paraId="3339BD16" w14:textId="77777777" w:rsidR="00E121F6" w:rsidRPr="00E121F6" w:rsidRDefault="00E121F6" w:rsidP="00E121F6">
      <w:pPr>
        <w:rPr>
          <w:lang w:val="en-CA"/>
        </w:rPr>
      </w:pPr>
      <w:r w:rsidRPr="00E121F6">
        <w:rPr>
          <w:rFonts w:hint="eastAsia"/>
          <w:lang w:val="en-CA"/>
        </w:rPr>
        <w:t>T</w:t>
      </w:r>
      <w:r w:rsidRPr="00E121F6">
        <w:rPr>
          <w:lang w:val="en-CA"/>
        </w:rPr>
        <w:t>o ensure initial settings of IoT devices and service</w:t>
      </w:r>
      <w:r w:rsidRPr="00E121F6">
        <w:rPr>
          <w:rFonts w:cs="Nirmala UI"/>
          <w:cs/>
          <w:lang w:val="en-CA" w:bidi="hi-IN"/>
        </w:rPr>
        <w:t>.</w:t>
      </w:r>
    </w:p>
    <w:p w14:paraId="4917B2E2" w14:textId="77777777" w:rsidR="00E121F6" w:rsidRPr="00E121F6" w:rsidRDefault="00E121F6" w:rsidP="00E121F6">
      <w:pPr>
        <w:spacing w:after="120"/>
        <w:rPr>
          <w:u w:val="single"/>
          <w:lang w:val="en-CA"/>
        </w:rPr>
      </w:pPr>
      <w:r w:rsidRPr="00E121F6">
        <w:rPr>
          <w:u w:val="single"/>
          <w:lang w:val="en-CA"/>
        </w:rPr>
        <w:t xml:space="preserve">Guidance </w:t>
      </w:r>
    </w:p>
    <w:p w14:paraId="2D36634A" w14:textId="77777777" w:rsidR="00E121F6" w:rsidRPr="00E121F6" w:rsidRDefault="00E121F6" w:rsidP="00E121F6">
      <w:pPr>
        <w:rPr>
          <w:lang w:val="en-CA"/>
        </w:rPr>
      </w:pPr>
      <w:bookmarkStart w:id="114" w:name="_Hlk506394"/>
      <w:r w:rsidRPr="00E121F6">
        <w:rPr>
          <w:lang w:val="en-CA"/>
        </w:rPr>
        <w:t xml:space="preserve">Initial settings such as </w:t>
      </w:r>
      <w:r w:rsidRPr="00E121F6">
        <w:rPr>
          <w:rFonts w:cs="Nirmala UI"/>
          <w:cs/>
          <w:lang w:val="en-CA" w:bidi="hi-IN"/>
        </w:rPr>
        <w:t>“</w:t>
      </w:r>
      <w:r w:rsidRPr="00E121F6">
        <w:rPr>
          <w:lang w:val="en-CA"/>
        </w:rPr>
        <w:t>factory</w:t>
      </w:r>
      <w:r w:rsidRPr="00E121F6">
        <w:rPr>
          <w:rFonts w:cs="Nirmala UI"/>
          <w:cs/>
          <w:lang w:val="en-CA" w:bidi="hi-IN"/>
        </w:rPr>
        <w:t>-</w:t>
      </w:r>
      <w:r w:rsidRPr="00E121F6">
        <w:rPr>
          <w:lang w:val="en-CA"/>
        </w:rPr>
        <w:t>set ID</w:t>
      </w:r>
      <w:r w:rsidRPr="00E121F6">
        <w:rPr>
          <w:rFonts w:cs="Nirmala UI"/>
          <w:cs/>
          <w:lang w:val="en-CA" w:bidi="hi-IN"/>
        </w:rPr>
        <w:t xml:space="preserve">” </w:t>
      </w:r>
      <w:r w:rsidRPr="00E121F6">
        <w:rPr>
          <w:lang w:val="en-CA"/>
        </w:rPr>
        <w:t xml:space="preserve">and </w:t>
      </w:r>
      <w:r w:rsidRPr="00E121F6">
        <w:rPr>
          <w:rFonts w:cs="Nirmala UI"/>
          <w:cs/>
          <w:lang w:val="en-CA" w:bidi="hi-IN"/>
        </w:rPr>
        <w:t>“</w:t>
      </w:r>
      <w:r w:rsidRPr="00E121F6">
        <w:rPr>
          <w:lang w:val="en-CA"/>
        </w:rPr>
        <w:t>password</w:t>
      </w:r>
      <w:r w:rsidRPr="00E121F6">
        <w:rPr>
          <w:rFonts w:cs="Nirmala UI"/>
          <w:cs/>
          <w:lang w:val="en-CA" w:bidi="hi-IN"/>
        </w:rPr>
        <w:t xml:space="preserve">” </w:t>
      </w:r>
      <w:r w:rsidRPr="00E121F6">
        <w:rPr>
          <w:lang w:val="en-CA"/>
        </w:rPr>
        <w:t>for IoT devices are thought to be known to the public since the user</w:t>
      </w:r>
      <w:r w:rsidRPr="00E121F6">
        <w:rPr>
          <w:rFonts w:cs="Nirmala UI"/>
          <w:cs/>
          <w:lang w:val="en-CA" w:bidi="hi-IN"/>
        </w:rPr>
        <w:t>’</w:t>
      </w:r>
      <w:r w:rsidRPr="00E121F6">
        <w:rPr>
          <w:lang w:val="en-CA"/>
        </w:rPr>
        <w:t>s manual is publicly available</w:t>
      </w:r>
      <w:r w:rsidRPr="00E121F6">
        <w:rPr>
          <w:rFonts w:cs="Nirmala UI"/>
          <w:cs/>
          <w:lang w:val="en-CA" w:bidi="hi-IN"/>
        </w:rPr>
        <w:t xml:space="preserve">. </w:t>
      </w:r>
      <w:r w:rsidRPr="00E121F6">
        <w:rPr>
          <w:lang w:val="en-CA"/>
        </w:rPr>
        <w:t>The factory</w:t>
      </w:r>
      <w:r w:rsidRPr="00E121F6">
        <w:rPr>
          <w:rFonts w:cs="Nirmala UI"/>
          <w:cs/>
          <w:lang w:val="en-CA" w:bidi="hi-IN"/>
        </w:rPr>
        <w:t>-</w:t>
      </w:r>
      <w:r w:rsidRPr="00E121F6">
        <w:rPr>
          <w:lang w:val="en-CA"/>
        </w:rPr>
        <w:t>set ID and password should be reset by user</w:t>
      </w:r>
      <w:r w:rsidRPr="00E121F6">
        <w:rPr>
          <w:rFonts w:cs="Nirmala UI"/>
          <w:cs/>
          <w:lang w:val="en-CA" w:bidi="hi-IN"/>
        </w:rPr>
        <w:t xml:space="preserve">. </w:t>
      </w:r>
      <w:r w:rsidRPr="00E121F6">
        <w:rPr>
          <w:lang w:val="en-CA"/>
        </w:rPr>
        <w:t>The new setting should not be the same as the original, should not be shared with other IoT device setting, and should not be easily guessable and not on the list of popular ID</w:t>
      </w:r>
      <w:r w:rsidRPr="00E121F6">
        <w:rPr>
          <w:rFonts w:cs="Nirmala UI"/>
          <w:cs/>
          <w:lang w:val="en-CA" w:bidi="hi-IN"/>
        </w:rPr>
        <w:t>/</w:t>
      </w:r>
      <w:r w:rsidRPr="00E121F6">
        <w:rPr>
          <w:lang w:val="en-CA"/>
        </w:rPr>
        <w:t>password list available on the internet</w:t>
      </w:r>
      <w:r w:rsidRPr="00E121F6">
        <w:rPr>
          <w:rFonts w:cs="Nirmala UI"/>
          <w:cs/>
          <w:lang w:val="en-CA" w:bidi="hi-IN"/>
        </w:rPr>
        <w:t>.</w:t>
      </w:r>
      <w:bookmarkEnd w:id="114"/>
    </w:p>
    <w:p w14:paraId="1A8BE9E6" w14:textId="77777777" w:rsidR="00E121F6" w:rsidRPr="00E121F6" w:rsidRDefault="00E121F6" w:rsidP="00E121F6">
      <w:pPr>
        <w:rPr>
          <w:rFonts w:eastAsia="MS Mincho"/>
          <w:lang w:val="en-CA"/>
        </w:rPr>
      </w:pPr>
      <w:r w:rsidRPr="00E121F6">
        <w:rPr>
          <w:lang w:val="en-CA"/>
        </w:rPr>
        <w:t xml:space="preserve">Ensure any default authentication credentials are changed before a IoT device goes into service </w:t>
      </w:r>
    </w:p>
    <w:p w14:paraId="0498D222"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2</w:t>
      </w:r>
      <w:r w:rsidRPr="00E121F6">
        <w:rPr>
          <w:rFonts w:eastAsia="Times New Roman" w:cs="Nirmala UI"/>
          <w:b/>
          <w:bCs/>
          <w:cs/>
          <w:lang w:val="en-CA" w:eastAsia="en-US" w:bidi="hi-IN"/>
        </w:rPr>
        <w:t>.</w:t>
      </w:r>
      <w:r w:rsidRPr="00E121F6">
        <w:rPr>
          <w:rFonts w:eastAsia="Times New Roman"/>
          <w:b/>
          <w:szCs w:val="20"/>
          <w:lang w:val="en-CA" w:eastAsia="en-US"/>
        </w:rPr>
        <w:t>3 Turning off the switches of unused devices</w:t>
      </w:r>
    </w:p>
    <w:p w14:paraId="75C210F4" w14:textId="77777777" w:rsidR="00E121F6" w:rsidRPr="00E121F6" w:rsidRDefault="00E121F6" w:rsidP="00E121F6">
      <w:pPr>
        <w:rPr>
          <w:u w:val="single"/>
          <w:lang w:val="en-CA"/>
        </w:rPr>
      </w:pPr>
      <w:r w:rsidRPr="00E121F6">
        <w:rPr>
          <w:u w:val="single"/>
          <w:lang w:val="en-CA"/>
        </w:rPr>
        <w:t>Control</w:t>
      </w:r>
    </w:p>
    <w:p w14:paraId="31116018" w14:textId="77777777" w:rsidR="00E121F6" w:rsidRPr="00E121F6" w:rsidRDefault="00E121F6" w:rsidP="00E121F6">
      <w:pPr>
        <w:rPr>
          <w:lang w:val="en-CA"/>
        </w:rPr>
      </w:pPr>
      <w:r w:rsidRPr="00E121F6">
        <w:rPr>
          <w:lang w:val="en-CA"/>
        </w:rPr>
        <w:t>Device should be turned off if it is no more used</w:t>
      </w:r>
      <w:r w:rsidRPr="00E121F6">
        <w:rPr>
          <w:rFonts w:cs="Nirmala UI"/>
          <w:cs/>
          <w:lang w:val="en-CA" w:bidi="hi-IN"/>
        </w:rPr>
        <w:t>.</w:t>
      </w:r>
    </w:p>
    <w:p w14:paraId="02A05183"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 xml:space="preserve">urpose </w:t>
      </w:r>
    </w:p>
    <w:p w14:paraId="5B63CB6E" w14:textId="77777777" w:rsidR="00E121F6" w:rsidRPr="00E121F6" w:rsidRDefault="00E121F6" w:rsidP="00E121F6">
      <w:pPr>
        <w:rPr>
          <w:lang w:val="en-CA"/>
        </w:rPr>
      </w:pPr>
      <w:bookmarkStart w:id="115" w:name="_Hlk563545"/>
      <w:r w:rsidRPr="00E121F6">
        <w:rPr>
          <w:lang w:val="en-CA"/>
        </w:rPr>
        <w:t>To reduce the risks caused by IoT device that is no longer used</w:t>
      </w:r>
      <w:r w:rsidRPr="00E121F6">
        <w:rPr>
          <w:rFonts w:cs="Nirmala UI"/>
          <w:cs/>
          <w:lang w:val="en-CA" w:bidi="hi-IN"/>
        </w:rPr>
        <w:t>.</w:t>
      </w:r>
      <w:bookmarkEnd w:id="115"/>
    </w:p>
    <w:p w14:paraId="1E8027B0" w14:textId="77777777" w:rsidR="00E121F6" w:rsidRPr="00E121F6" w:rsidRDefault="00E121F6" w:rsidP="00E121F6">
      <w:pPr>
        <w:spacing w:after="120"/>
        <w:rPr>
          <w:u w:val="single"/>
          <w:lang w:val="en-CA"/>
        </w:rPr>
      </w:pPr>
      <w:r w:rsidRPr="00E121F6">
        <w:rPr>
          <w:u w:val="single"/>
          <w:lang w:val="en-CA"/>
        </w:rPr>
        <w:t xml:space="preserve">Guidance </w:t>
      </w:r>
    </w:p>
    <w:p w14:paraId="357F448F" w14:textId="77777777" w:rsidR="00E121F6" w:rsidRPr="00E121F6" w:rsidRDefault="00E121F6" w:rsidP="00E121F6">
      <w:pPr>
        <w:rPr>
          <w:lang w:val="en-CA"/>
        </w:rPr>
      </w:pPr>
      <w:r w:rsidRPr="00E121F6">
        <w:rPr>
          <w:lang w:val="en-CA"/>
        </w:rPr>
        <w:t>IoT devices, that are no longer in use but are still connected to the Internet, can be taken over and used without noticing via the Internet by unauthorized third parties</w:t>
      </w:r>
      <w:r w:rsidRPr="00E121F6">
        <w:rPr>
          <w:rFonts w:cs="Nirmala UI"/>
          <w:cs/>
          <w:lang w:val="en-CA" w:bidi="hi-IN"/>
        </w:rPr>
        <w:t xml:space="preserve">. </w:t>
      </w:r>
      <w:r w:rsidRPr="00E121F6">
        <w:rPr>
          <w:lang w:val="en-CA"/>
        </w:rPr>
        <w:t>To reduce the potential risk of IoT devices, IoT devices that are no longer in use should be turned off</w:t>
      </w:r>
      <w:r w:rsidRPr="00E121F6">
        <w:rPr>
          <w:rFonts w:cs="Nirmala UI"/>
          <w:cs/>
          <w:lang w:val="en-CA" w:bidi="hi-IN"/>
        </w:rPr>
        <w:t>.</w:t>
      </w:r>
    </w:p>
    <w:p w14:paraId="6E75EF93" w14:textId="77777777" w:rsidR="00E121F6" w:rsidRPr="00E121F6" w:rsidRDefault="00E121F6" w:rsidP="00E121F6">
      <w:pPr>
        <w:rPr>
          <w:lang w:val="en-CA"/>
        </w:rPr>
      </w:pPr>
    </w:p>
    <w:p w14:paraId="3D74BB23" w14:textId="77777777" w:rsidR="00E121F6" w:rsidRPr="00E121F6" w:rsidRDefault="00E121F6" w:rsidP="00E121F6">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rFonts w:eastAsia="Times New Roman"/>
          <w:b/>
          <w:szCs w:val="20"/>
          <w:lang w:val="en-CA" w:eastAsia="en-US"/>
        </w:rPr>
      </w:pPr>
      <w:r w:rsidRPr="00E121F6">
        <w:rPr>
          <w:rFonts w:eastAsia="Times New Roman"/>
          <w:b/>
          <w:szCs w:val="20"/>
          <w:lang w:val="en-CA" w:eastAsia="en-US"/>
        </w:rPr>
        <w:t>7</w:t>
      </w:r>
      <w:r w:rsidRPr="00E121F6">
        <w:rPr>
          <w:rFonts w:eastAsia="Times New Roman" w:cs="Nirmala UI"/>
          <w:b/>
          <w:bCs/>
          <w:cs/>
          <w:lang w:val="en-CA" w:eastAsia="en-US" w:bidi="hi-IN"/>
        </w:rPr>
        <w:t>.</w:t>
      </w:r>
      <w:r w:rsidRPr="00E121F6">
        <w:rPr>
          <w:rFonts w:eastAsia="Times New Roman"/>
          <w:b/>
          <w:szCs w:val="20"/>
          <w:lang w:val="en-CA" w:eastAsia="en-US"/>
        </w:rPr>
        <w:t>2</w:t>
      </w:r>
      <w:r w:rsidRPr="00E121F6">
        <w:rPr>
          <w:rFonts w:eastAsia="Times New Roman" w:cs="Nirmala UI"/>
          <w:b/>
          <w:bCs/>
          <w:cs/>
          <w:lang w:val="en-CA" w:eastAsia="en-US" w:bidi="hi-IN"/>
        </w:rPr>
        <w:t>.</w:t>
      </w:r>
      <w:r w:rsidRPr="00E121F6">
        <w:rPr>
          <w:rFonts w:eastAsia="Times New Roman"/>
          <w:b/>
          <w:szCs w:val="20"/>
          <w:lang w:val="en-CA" w:eastAsia="en-US"/>
        </w:rPr>
        <w:t>4 Secure disposal or re</w:t>
      </w:r>
      <w:r w:rsidRPr="00E121F6">
        <w:rPr>
          <w:rFonts w:eastAsia="Times New Roman" w:cs="Nirmala UI"/>
          <w:b/>
          <w:bCs/>
          <w:cs/>
          <w:lang w:val="en-CA" w:eastAsia="en-US" w:bidi="hi-IN"/>
        </w:rPr>
        <w:t>-</w:t>
      </w:r>
      <w:r w:rsidRPr="00E121F6">
        <w:rPr>
          <w:rFonts w:eastAsia="Times New Roman"/>
          <w:b/>
          <w:szCs w:val="20"/>
          <w:lang w:val="en-CA" w:eastAsia="en-US"/>
        </w:rPr>
        <w:t>use of IoT device</w:t>
      </w:r>
    </w:p>
    <w:p w14:paraId="423BF45F" w14:textId="77777777" w:rsidR="00E121F6" w:rsidRPr="00E121F6" w:rsidRDefault="00E121F6" w:rsidP="00E121F6">
      <w:pPr>
        <w:rPr>
          <w:u w:val="single"/>
          <w:lang w:val="en-CA"/>
        </w:rPr>
      </w:pPr>
      <w:r w:rsidRPr="00E121F6">
        <w:rPr>
          <w:u w:val="single"/>
          <w:lang w:val="en-CA"/>
        </w:rPr>
        <w:t>Control</w:t>
      </w:r>
    </w:p>
    <w:p w14:paraId="111AC55E" w14:textId="77777777" w:rsidR="00E121F6" w:rsidRPr="00E121F6" w:rsidRDefault="00E121F6" w:rsidP="00E121F6">
      <w:pPr>
        <w:rPr>
          <w:lang w:val="en-CA"/>
        </w:rPr>
      </w:pPr>
      <w:r w:rsidRPr="00E121F6">
        <w:rPr>
          <w:lang w:val="en-CA"/>
        </w:rPr>
        <w:t>Data and licensed software stored in IoT device should be removed or securely overwritten prior to disposal or re</w:t>
      </w:r>
      <w:r w:rsidRPr="00E121F6">
        <w:rPr>
          <w:rFonts w:cs="Nirmala UI"/>
          <w:cs/>
          <w:lang w:val="en-CA" w:bidi="hi-IN"/>
        </w:rPr>
        <w:t>-</w:t>
      </w:r>
      <w:r w:rsidRPr="00E121F6">
        <w:rPr>
          <w:lang w:val="en-CA"/>
        </w:rPr>
        <w:t>use</w:t>
      </w:r>
      <w:r w:rsidRPr="00E121F6">
        <w:rPr>
          <w:rFonts w:cs="Nirmala UI"/>
          <w:cs/>
          <w:lang w:val="en-CA" w:bidi="hi-IN"/>
        </w:rPr>
        <w:t>.</w:t>
      </w:r>
    </w:p>
    <w:p w14:paraId="4B126D5B" w14:textId="77777777" w:rsidR="00E121F6" w:rsidRPr="00E121F6" w:rsidRDefault="00E121F6" w:rsidP="00E121F6">
      <w:pPr>
        <w:spacing w:after="120"/>
        <w:rPr>
          <w:u w:val="single"/>
          <w:lang w:val="en-CA"/>
        </w:rPr>
      </w:pPr>
      <w:r w:rsidRPr="00E121F6">
        <w:rPr>
          <w:rFonts w:hint="eastAsia"/>
          <w:u w:val="single"/>
          <w:lang w:val="en-CA"/>
        </w:rPr>
        <w:t>P</w:t>
      </w:r>
      <w:r w:rsidRPr="00E121F6">
        <w:rPr>
          <w:u w:val="single"/>
          <w:lang w:val="en-CA"/>
        </w:rPr>
        <w:t>urpose</w:t>
      </w:r>
    </w:p>
    <w:p w14:paraId="1CFA1D78" w14:textId="77777777" w:rsidR="00E121F6" w:rsidRPr="00E121F6" w:rsidRDefault="00E121F6" w:rsidP="00E121F6">
      <w:pPr>
        <w:rPr>
          <w:lang w:val="en-CA"/>
        </w:rPr>
      </w:pPr>
      <w:r w:rsidRPr="00E121F6">
        <w:rPr>
          <w:rFonts w:hint="eastAsia"/>
          <w:lang w:val="en-CA"/>
        </w:rPr>
        <w:t>T</w:t>
      </w:r>
      <w:r w:rsidRPr="00E121F6">
        <w:rPr>
          <w:lang w:val="en-CA"/>
        </w:rPr>
        <w:t>o ensure for secure disposal or re</w:t>
      </w:r>
      <w:r w:rsidRPr="00E121F6">
        <w:rPr>
          <w:rFonts w:cs="Nirmala UI"/>
          <w:cs/>
          <w:lang w:val="en-CA" w:bidi="hi-IN"/>
        </w:rPr>
        <w:t>-</w:t>
      </w:r>
      <w:r w:rsidRPr="00E121F6">
        <w:rPr>
          <w:lang w:val="en-CA"/>
        </w:rPr>
        <w:t>use of IoT devices</w:t>
      </w:r>
      <w:r w:rsidRPr="00E121F6">
        <w:rPr>
          <w:rFonts w:cs="Nirmala UI"/>
          <w:cs/>
          <w:lang w:val="en-CA" w:bidi="hi-IN"/>
        </w:rPr>
        <w:t>.</w:t>
      </w:r>
    </w:p>
    <w:p w14:paraId="42493D2A" w14:textId="77777777" w:rsidR="00E121F6" w:rsidRPr="00E121F6" w:rsidRDefault="00E121F6" w:rsidP="00E121F6">
      <w:pPr>
        <w:spacing w:after="120"/>
        <w:rPr>
          <w:u w:val="single"/>
          <w:lang w:val="en-CA"/>
        </w:rPr>
      </w:pPr>
      <w:r w:rsidRPr="00E121F6">
        <w:rPr>
          <w:u w:val="single"/>
          <w:lang w:val="en-CA"/>
        </w:rPr>
        <w:t>Guidance</w:t>
      </w:r>
    </w:p>
    <w:p w14:paraId="0EBC536C" w14:textId="65218BBA" w:rsidR="00E121F6" w:rsidRDefault="00E121F6" w:rsidP="00E121F6">
      <w:pPr>
        <w:rPr>
          <w:ins w:id="116" w:author="Shekhar Singh" w:date="2023-07-03T10:13:00Z"/>
          <w:rFonts w:cs="Nirmala UI"/>
          <w:cs/>
          <w:lang w:val="en-CA" w:bidi="hi-IN"/>
        </w:rPr>
      </w:pPr>
      <w:r w:rsidRPr="00E121F6">
        <w:rPr>
          <w:lang w:val="en-CA"/>
        </w:rPr>
        <w:lastRenderedPageBreak/>
        <w:t>Information collected and used during IoT service operation may be stored in the IoT devices</w:t>
      </w:r>
      <w:r w:rsidRPr="00E121F6">
        <w:rPr>
          <w:rFonts w:cs="Nirmala UI"/>
          <w:cs/>
          <w:lang w:val="en-CA" w:bidi="hi-IN"/>
        </w:rPr>
        <w:t xml:space="preserve">. </w:t>
      </w:r>
      <w:r w:rsidRPr="00E121F6">
        <w:rPr>
          <w:lang w:val="en-CA"/>
        </w:rPr>
        <w:t>To avoid information leakage to other users, the information stored in the IoT devices should be deleted, or the IoT devices should be reset to the factory original condition before disposing or reusing the IoT devices</w:t>
      </w:r>
      <w:r w:rsidRPr="00E121F6">
        <w:rPr>
          <w:rFonts w:cs="Nirmala UI"/>
          <w:cs/>
          <w:lang w:val="en-CA" w:bidi="hi-IN"/>
        </w:rPr>
        <w:t>.</w:t>
      </w:r>
    </w:p>
    <w:p w14:paraId="37475B9E" w14:textId="370AC911" w:rsidR="008505FE" w:rsidRPr="00E121F6" w:rsidRDefault="008505FE" w:rsidP="008505FE">
      <w:pPr>
        <w:keepNext/>
        <w:keepLines/>
        <w:tabs>
          <w:tab w:val="left" w:pos="1021"/>
          <w:tab w:val="left" w:pos="1191"/>
          <w:tab w:val="left" w:pos="1588"/>
          <w:tab w:val="left" w:pos="1985"/>
        </w:tabs>
        <w:overflowPunct w:val="0"/>
        <w:autoSpaceDE w:val="0"/>
        <w:autoSpaceDN w:val="0"/>
        <w:adjustRightInd w:val="0"/>
        <w:spacing w:before="160"/>
        <w:ind w:left="1021" w:hanging="1021"/>
        <w:textAlignment w:val="baseline"/>
        <w:outlineLvl w:val="3"/>
        <w:rPr>
          <w:ins w:id="117" w:author="Shekhar Singh" w:date="2023-07-03T10:13:00Z"/>
          <w:rFonts w:eastAsia="Times New Roman"/>
          <w:b/>
          <w:szCs w:val="20"/>
          <w:lang w:val="en-CA" w:eastAsia="en-US"/>
        </w:rPr>
      </w:pPr>
      <w:ins w:id="118" w:author="Shekhar Singh" w:date="2023-07-03T10:13:00Z">
        <w:r w:rsidRPr="00E121F6">
          <w:rPr>
            <w:rFonts w:eastAsia="Times New Roman"/>
            <w:b/>
            <w:szCs w:val="20"/>
            <w:lang w:val="en-CA" w:eastAsia="en-US"/>
          </w:rPr>
          <w:t>7</w:t>
        </w:r>
        <w:r w:rsidRPr="00E121F6">
          <w:rPr>
            <w:rFonts w:eastAsia="Times New Roman" w:cs="Nirmala UI"/>
            <w:b/>
            <w:bCs/>
            <w:cs/>
            <w:lang w:val="en-CA" w:eastAsia="en-US" w:bidi="hi-IN"/>
          </w:rPr>
          <w:t>.</w:t>
        </w:r>
        <w:r>
          <w:rPr>
            <w:rFonts w:eastAsia="Times New Roman"/>
            <w:b/>
            <w:szCs w:val="20"/>
            <w:lang w:val="en-CA" w:eastAsia="en-US"/>
          </w:rPr>
          <w:t>2</w:t>
        </w:r>
        <w:r w:rsidRPr="00E121F6">
          <w:rPr>
            <w:rFonts w:eastAsia="Times New Roman" w:cs="Nirmala UI"/>
            <w:b/>
            <w:bCs/>
            <w:cs/>
            <w:lang w:val="en-CA" w:eastAsia="en-US" w:bidi="hi-IN"/>
          </w:rPr>
          <w:t>.</w:t>
        </w:r>
        <w:r>
          <w:rPr>
            <w:rFonts w:eastAsia="Times New Roman"/>
            <w:b/>
            <w:szCs w:val="20"/>
            <w:lang w:val="en-CA" w:eastAsia="en-US"/>
          </w:rPr>
          <w:t>5</w:t>
        </w:r>
        <w:r w:rsidRPr="00E121F6">
          <w:rPr>
            <w:rFonts w:eastAsia="Times New Roman" w:cs="Nirmala UI"/>
            <w:b/>
            <w:bCs/>
            <w:cs/>
            <w:lang w:val="en-CA" w:eastAsia="en-US" w:bidi="hi-IN"/>
          </w:rPr>
          <w:t xml:space="preserve"> </w:t>
        </w:r>
      </w:ins>
    </w:p>
    <w:p w14:paraId="47928C6C" w14:textId="77777777" w:rsidR="008505FE" w:rsidRPr="00E121F6" w:rsidRDefault="008505FE" w:rsidP="008505FE">
      <w:pPr>
        <w:rPr>
          <w:ins w:id="119" w:author="Shekhar Singh" w:date="2023-07-03T10:13:00Z"/>
          <w:u w:val="single"/>
          <w:lang w:val="en-CA"/>
        </w:rPr>
      </w:pPr>
      <w:ins w:id="120" w:author="Shekhar Singh" w:date="2023-07-03T10:13:00Z">
        <w:r w:rsidRPr="00E121F6">
          <w:rPr>
            <w:u w:val="single"/>
            <w:lang w:val="en-CA"/>
          </w:rPr>
          <w:t>Control</w:t>
        </w:r>
      </w:ins>
    </w:p>
    <w:p w14:paraId="5C21E4C6" w14:textId="77777777" w:rsidR="008505FE" w:rsidRDefault="008505FE" w:rsidP="008505FE">
      <w:pPr>
        <w:rPr>
          <w:ins w:id="121" w:author="Shekhar Singh" w:date="2023-07-03T10:13:00Z"/>
          <w:u w:val="single"/>
          <w:lang w:val="en-CA"/>
        </w:rPr>
      </w:pPr>
      <w:ins w:id="122" w:author="Shekhar Singh" w:date="2023-07-03T10:13:00Z">
        <w:r w:rsidRPr="00E121F6">
          <w:rPr>
            <w:rFonts w:hint="eastAsia"/>
            <w:u w:val="single"/>
            <w:lang w:val="en-CA"/>
          </w:rPr>
          <w:t>P</w:t>
        </w:r>
        <w:r w:rsidRPr="00E121F6">
          <w:rPr>
            <w:u w:val="single"/>
            <w:lang w:val="en-CA"/>
          </w:rPr>
          <w:t>urpose</w:t>
        </w:r>
      </w:ins>
    </w:p>
    <w:p w14:paraId="1B525C18" w14:textId="77777777" w:rsidR="008505FE" w:rsidRPr="00E121F6" w:rsidRDefault="008505FE" w:rsidP="008505FE">
      <w:pPr>
        <w:rPr>
          <w:ins w:id="123" w:author="Shekhar Singh" w:date="2023-07-03T10:13:00Z"/>
          <w:rFonts w:eastAsia="MS Mincho"/>
          <w:lang w:val="en-CA"/>
        </w:rPr>
      </w:pPr>
      <w:ins w:id="124" w:author="Shekhar Singh" w:date="2023-07-03T10:13:00Z">
        <w:r w:rsidRPr="00E121F6">
          <w:rPr>
            <w:u w:val="single"/>
            <w:lang w:val="en-CA"/>
          </w:rPr>
          <w:t>Guidance</w:t>
        </w:r>
      </w:ins>
    </w:p>
    <w:p w14:paraId="52FA5674" w14:textId="77777777" w:rsidR="008505FE" w:rsidRPr="00E121F6" w:rsidRDefault="008505FE" w:rsidP="00E121F6">
      <w:pPr>
        <w:rPr>
          <w:lang w:val="en-CA"/>
        </w:rPr>
      </w:pPr>
    </w:p>
    <w:p w14:paraId="69D8FD92" w14:textId="77777777" w:rsidR="00E121F6" w:rsidRPr="00E121F6" w:rsidRDefault="00E121F6" w:rsidP="00E121F6">
      <w:pPr>
        <w:rPr>
          <w:rFonts w:eastAsia="MS Mincho"/>
          <w:lang w:val="en-CA"/>
        </w:rPr>
      </w:pPr>
    </w:p>
    <w:p w14:paraId="4484B1BD" w14:textId="77777777" w:rsidR="00E121F6" w:rsidRPr="00E121F6" w:rsidRDefault="00E121F6" w:rsidP="00E121F6">
      <w:pPr>
        <w:spacing w:before="0" w:after="160" w:line="259" w:lineRule="auto"/>
        <w:rPr>
          <w:rFonts w:eastAsia="MS Mincho"/>
          <w:lang w:val="en-CA"/>
        </w:rPr>
      </w:pPr>
      <w:r w:rsidRPr="00E121F6">
        <w:rPr>
          <w:rFonts w:eastAsia="MS Mincho" w:cs="Nirmala UI"/>
          <w:cs/>
          <w:lang w:val="en-CA" w:bidi="hi-IN"/>
        </w:rPr>
        <w:br w:type="page"/>
      </w:r>
    </w:p>
    <w:p w14:paraId="31A3887C" w14:textId="77777777" w:rsidR="00E121F6" w:rsidRPr="00E121F6" w:rsidRDefault="00E121F6" w:rsidP="00E121F6">
      <w:pPr>
        <w:pageBreakBefore/>
        <w:spacing w:before="0" w:after="760" w:line="310" w:lineRule="exact"/>
        <w:jc w:val="center"/>
        <w:rPr>
          <w:rFonts w:ascii="Cambria" w:eastAsia="MS Mincho" w:hAnsi="Cambria" w:cs="Cambria"/>
          <w:b/>
          <w:sz w:val="28"/>
          <w:szCs w:val="28"/>
          <w:lang w:eastAsia="fr-FR"/>
        </w:rPr>
      </w:pPr>
      <w:bookmarkStart w:id="125" w:name="_Toc71792848"/>
      <w:r w:rsidRPr="00E121F6">
        <w:rPr>
          <w:rFonts w:ascii="Cambria" w:eastAsia="MS Mincho" w:hAnsi="Cambria" w:cs="Cambria"/>
          <w:b/>
          <w:sz w:val="28"/>
          <w:szCs w:val="28"/>
          <w:lang w:eastAsia="fr-FR"/>
        </w:rPr>
        <w:lastRenderedPageBreak/>
        <w:t>Bibliography</w:t>
      </w:r>
      <w:bookmarkEnd w:id="125"/>
    </w:p>
    <w:p w14:paraId="69B7DB4E" w14:textId="247476F8" w:rsidR="00E121F6" w:rsidRDefault="00E121F6" w:rsidP="00E121F6">
      <w:pPr>
        <w:widowControl w:val="0"/>
        <w:tabs>
          <w:tab w:val="left" w:pos="993"/>
        </w:tabs>
        <w:overflowPunct w:val="0"/>
        <w:autoSpaceDE w:val="0"/>
        <w:autoSpaceDN w:val="0"/>
        <w:adjustRightInd w:val="0"/>
        <w:spacing w:before="0" w:after="240" w:line="230" w:lineRule="atLeast"/>
        <w:ind w:left="2977" w:hanging="2977"/>
        <w:jc w:val="both"/>
        <w:textAlignment w:val="baseline"/>
        <w:rPr>
          <w:rFonts w:eastAsia="MS Mincho"/>
          <w:i/>
          <w:iCs/>
          <w:color w:val="000000"/>
          <w:sz w:val="22"/>
          <w:szCs w:val="22"/>
        </w:rPr>
      </w:pPr>
      <w:r w:rsidRPr="00E121F6">
        <w:rPr>
          <w:rFonts w:eastAsia="MS Mincho" w:cs="Nirmala UI"/>
          <w:color w:val="000000"/>
          <w:sz w:val="22"/>
          <w:szCs w:val="22"/>
          <w:cs/>
          <w:lang w:bidi="hi-IN"/>
        </w:rPr>
        <w:t>[</w:t>
      </w:r>
      <w:r w:rsidRPr="00E121F6">
        <w:rPr>
          <w:rFonts w:eastAsia="MS Mincho"/>
          <w:color w:val="000000"/>
          <w:sz w:val="22"/>
          <w:szCs w:val="22"/>
        </w:rPr>
        <w:t>b</w:t>
      </w:r>
      <w:r w:rsidRPr="00E121F6">
        <w:rPr>
          <w:rFonts w:eastAsia="MS Mincho" w:cs="Nirmala UI"/>
          <w:color w:val="000000"/>
          <w:sz w:val="22"/>
          <w:szCs w:val="22"/>
          <w:cs/>
          <w:lang w:bidi="hi-IN"/>
        </w:rPr>
        <w:t>-</w:t>
      </w:r>
      <w:r w:rsidRPr="00E121F6">
        <w:rPr>
          <w:rFonts w:eastAsia="MS Mincho"/>
          <w:color w:val="000000"/>
          <w:sz w:val="22"/>
          <w:szCs w:val="22"/>
        </w:rPr>
        <w:t>ISO</w:t>
      </w:r>
      <w:r w:rsidRPr="00E121F6">
        <w:rPr>
          <w:rFonts w:eastAsia="MS Mincho" w:cs="Nirmala UI"/>
          <w:color w:val="000000"/>
          <w:sz w:val="22"/>
          <w:szCs w:val="22"/>
          <w:cs/>
          <w:lang w:bidi="hi-IN"/>
        </w:rPr>
        <w:t>/</w:t>
      </w:r>
      <w:r w:rsidRPr="00E121F6">
        <w:rPr>
          <w:rFonts w:eastAsia="MS Mincho"/>
          <w:color w:val="000000"/>
          <w:sz w:val="22"/>
          <w:szCs w:val="22"/>
        </w:rPr>
        <w:t>IEC TR 22417</w:t>
      </w:r>
      <w:r w:rsidRPr="00E121F6">
        <w:rPr>
          <w:rFonts w:eastAsia="MS Mincho" w:cs="Nirmala UI"/>
          <w:color w:val="000000"/>
          <w:sz w:val="22"/>
          <w:szCs w:val="22"/>
          <w:cs/>
          <w:lang w:bidi="hi-IN"/>
        </w:rPr>
        <w:t>:</w:t>
      </w:r>
      <w:r w:rsidRPr="00E121F6">
        <w:rPr>
          <w:rFonts w:eastAsia="MS Mincho"/>
          <w:color w:val="000000"/>
          <w:sz w:val="22"/>
          <w:szCs w:val="22"/>
        </w:rPr>
        <w:t>2017</w:t>
      </w:r>
      <w:r w:rsidRPr="00E121F6">
        <w:rPr>
          <w:rFonts w:eastAsia="MS Mincho" w:cs="Nirmala UI"/>
          <w:color w:val="000000"/>
          <w:sz w:val="22"/>
          <w:szCs w:val="22"/>
          <w:cs/>
          <w:lang w:bidi="hi-IN"/>
        </w:rPr>
        <w:t xml:space="preserve">] </w:t>
      </w:r>
      <w:r w:rsidRPr="00E121F6">
        <w:rPr>
          <w:rFonts w:eastAsia="MS Mincho"/>
          <w:color w:val="000000"/>
          <w:sz w:val="22"/>
          <w:szCs w:val="22"/>
        </w:rPr>
        <w:tab/>
        <w:t>ISO</w:t>
      </w:r>
      <w:r w:rsidRPr="00E121F6">
        <w:rPr>
          <w:rFonts w:eastAsia="MS Mincho" w:cs="Nirmala UI"/>
          <w:color w:val="000000"/>
          <w:sz w:val="22"/>
          <w:szCs w:val="22"/>
          <w:cs/>
          <w:lang w:bidi="hi-IN"/>
        </w:rPr>
        <w:t>/</w:t>
      </w:r>
      <w:r w:rsidRPr="00E121F6">
        <w:rPr>
          <w:rFonts w:eastAsia="MS Mincho"/>
          <w:color w:val="000000"/>
          <w:sz w:val="22"/>
          <w:szCs w:val="22"/>
        </w:rPr>
        <w:t>IEC TR 22417</w:t>
      </w:r>
      <w:r w:rsidRPr="00E121F6">
        <w:rPr>
          <w:rFonts w:eastAsia="MS Mincho" w:cs="Nirmala UI"/>
          <w:color w:val="000000"/>
          <w:sz w:val="22"/>
          <w:szCs w:val="22"/>
          <w:cs/>
          <w:lang w:bidi="hi-IN"/>
        </w:rPr>
        <w:t>:</w:t>
      </w:r>
      <w:r w:rsidRPr="00E121F6">
        <w:rPr>
          <w:rFonts w:eastAsia="MS Mincho"/>
          <w:color w:val="000000"/>
          <w:sz w:val="22"/>
          <w:szCs w:val="22"/>
        </w:rPr>
        <w:t xml:space="preserve">2017, </w:t>
      </w:r>
      <w:r w:rsidRPr="00E121F6">
        <w:rPr>
          <w:rFonts w:eastAsia="MS Mincho"/>
          <w:i/>
          <w:iCs/>
          <w:color w:val="000000"/>
          <w:sz w:val="22"/>
          <w:szCs w:val="22"/>
        </w:rPr>
        <w:t xml:space="preserve">Information technology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 xml:space="preserve">Internet of Things </w:t>
      </w:r>
      <w:r w:rsidRPr="00E121F6">
        <w:rPr>
          <w:rFonts w:eastAsia="MS Mincho" w:cs="Nirmala UI"/>
          <w:i/>
          <w:iCs/>
          <w:color w:val="000000"/>
          <w:sz w:val="22"/>
          <w:szCs w:val="22"/>
          <w:cs/>
          <w:lang w:bidi="hi-IN"/>
        </w:rPr>
        <w:t>(</w:t>
      </w:r>
      <w:r w:rsidRPr="00E121F6">
        <w:rPr>
          <w:rFonts w:eastAsia="MS Mincho"/>
          <w:i/>
          <w:iCs/>
          <w:color w:val="000000"/>
          <w:sz w:val="22"/>
          <w:szCs w:val="22"/>
        </w:rPr>
        <w:t>IoT</w:t>
      </w:r>
      <w:r w:rsidRPr="00E121F6">
        <w:rPr>
          <w:rFonts w:eastAsia="MS Mincho" w:cs="Nirmala UI"/>
          <w:i/>
          <w:iCs/>
          <w:color w:val="000000"/>
          <w:sz w:val="22"/>
          <w:szCs w:val="22"/>
          <w:cs/>
          <w:lang w:bidi="hi-IN"/>
        </w:rPr>
        <w:t xml:space="preserve">) – </w:t>
      </w:r>
      <w:r w:rsidRPr="00E121F6">
        <w:rPr>
          <w:rFonts w:eastAsia="MS Mincho"/>
          <w:i/>
          <w:iCs/>
          <w:color w:val="000000"/>
          <w:sz w:val="22"/>
          <w:szCs w:val="22"/>
        </w:rPr>
        <w:t>IoT use cases (if we remove this TR from the main body text)</w:t>
      </w:r>
    </w:p>
    <w:p w14:paraId="078A2003" w14:textId="2A14D3C5" w:rsidR="00736AA3" w:rsidRPr="00E121F6" w:rsidRDefault="00736AA3" w:rsidP="00E121F6">
      <w:pPr>
        <w:widowControl w:val="0"/>
        <w:tabs>
          <w:tab w:val="left" w:pos="993"/>
        </w:tabs>
        <w:overflowPunct w:val="0"/>
        <w:autoSpaceDE w:val="0"/>
        <w:autoSpaceDN w:val="0"/>
        <w:adjustRightInd w:val="0"/>
        <w:spacing w:before="0" w:after="240" w:line="230" w:lineRule="atLeast"/>
        <w:ind w:left="2977" w:hanging="2977"/>
        <w:jc w:val="both"/>
        <w:textAlignment w:val="baseline"/>
        <w:rPr>
          <w:rFonts w:eastAsia="MS Mincho"/>
          <w:color w:val="000000"/>
          <w:sz w:val="22"/>
          <w:szCs w:val="22"/>
        </w:rPr>
      </w:pPr>
      <w:r w:rsidRPr="00E121F6">
        <w:rPr>
          <w:rFonts w:cs="Nirmala UI"/>
          <w:cs/>
          <w:lang w:bidi="hi-IN"/>
        </w:rPr>
        <w:t>[</w:t>
      </w:r>
      <w:r w:rsidRPr="00E121F6">
        <w:rPr>
          <w:rFonts w:eastAsia="MS Mincho"/>
          <w:color w:val="000000"/>
          <w:sz w:val="22"/>
          <w:szCs w:val="22"/>
        </w:rPr>
        <w:t>b</w:t>
      </w:r>
      <w:r w:rsidRPr="00E121F6">
        <w:rPr>
          <w:rFonts w:eastAsia="MS Mincho" w:cs="Nirmala UI"/>
          <w:color w:val="000000"/>
          <w:sz w:val="22"/>
          <w:szCs w:val="22"/>
          <w:cs/>
          <w:lang w:bidi="hi-IN"/>
        </w:rPr>
        <w:t>-</w:t>
      </w:r>
      <w:r w:rsidRPr="00E121F6">
        <w:rPr>
          <w:rFonts w:eastAsia="Calibri"/>
          <w:lang w:val="en-US"/>
        </w:rPr>
        <w:t>ITU</w:t>
      </w:r>
      <w:r w:rsidRPr="00E121F6">
        <w:rPr>
          <w:rFonts w:eastAsia="Calibri" w:cs="Nirmala UI"/>
          <w:cs/>
          <w:lang w:val="en-US" w:bidi="hi-IN"/>
        </w:rPr>
        <w:t>-</w:t>
      </w:r>
      <w:r w:rsidRPr="00E121F6">
        <w:rPr>
          <w:rFonts w:eastAsia="Calibri"/>
          <w:lang w:val="en-US"/>
        </w:rPr>
        <w:t>T X</w:t>
      </w:r>
      <w:r w:rsidRPr="00E121F6">
        <w:rPr>
          <w:rFonts w:eastAsia="Calibri" w:cs="Nirmala UI"/>
          <w:cs/>
          <w:lang w:val="en-US" w:bidi="hi-IN"/>
        </w:rPr>
        <w:t>.</w:t>
      </w:r>
      <w:r w:rsidRPr="00E121F6">
        <w:rPr>
          <w:rFonts w:eastAsia="Calibri"/>
          <w:lang w:val="en-US"/>
        </w:rPr>
        <w:t>509</w:t>
      </w:r>
      <w:r w:rsidRPr="00E121F6">
        <w:rPr>
          <w:rFonts w:eastAsia="Calibri" w:cs="Nirmala UI"/>
          <w:cs/>
          <w:lang w:val="en-US" w:bidi="hi-IN"/>
        </w:rPr>
        <w:t xml:space="preserve">] </w:t>
      </w:r>
      <w:r w:rsidRPr="00E121F6">
        <w:rPr>
          <w:rFonts w:eastAsia="Calibri"/>
          <w:lang w:val="en-US"/>
        </w:rPr>
        <w:t>Recommendation ITU</w:t>
      </w:r>
      <w:r w:rsidRPr="00E121F6">
        <w:rPr>
          <w:rFonts w:eastAsia="Calibri" w:cs="Nirmala UI"/>
          <w:cs/>
          <w:lang w:val="en-US" w:bidi="hi-IN"/>
        </w:rPr>
        <w:t>-</w:t>
      </w:r>
      <w:r w:rsidRPr="00E121F6">
        <w:rPr>
          <w:rFonts w:eastAsia="Calibri"/>
          <w:lang w:val="en-US"/>
        </w:rPr>
        <w:t>T X</w:t>
      </w:r>
      <w:r w:rsidRPr="00E121F6">
        <w:rPr>
          <w:rFonts w:eastAsia="Calibri" w:cs="Nirmala UI"/>
          <w:cs/>
          <w:lang w:val="en-US" w:bidi="hi-IN"/>
        </w:rPr>
        <w:t>.</w:t>
      </w:r>
      <w:r w:rsidRPr="00E121F6">
        <w:rPr>
          <w:rFonts w:eastAsia="Calibri"/>
          <w:lang w:val="en-US"/>
        </w:rPr>
        <w:t xml:space="preserve">509 </w:t>
      </w:r>
      <w:r w:rsidRPr="00E121F6">
        <w:rPr>
          <w:rFonts w:eastAsia="Calibri" w:cs="Nirmala UI"/>
          <w:cs/>
          <w:lang w:val="en-US" w:bidi="hi-IN"/>
        </w:rPr>
        <w:t>(</w:t>
      </w:r>
      <w:r w:rsidRPr="00E121F6">
        <w:rPr>
          <w:rFonts w:eastAsia="Calibri"/>
          <w:lang w:val="en-US"/>
        </w:rPr>
        <w:t>10</w:t>
      </w:r>
      <w:r w:rsidRPr="00E121F6">
        <w:rPr>
          <w:rFonts w:eastAsia="Calibri" w:cs="Nirmala UI"/>
          <w:cs/>
          <w:lang w:val="en-US" w:bidi="hi-IN"/>
        </w:rPr>
        <w:t>/</w:t>
      </w:r>
      <w:r w:rsidRPr="00E121F6">
        <w:rPr>
          <w:rFonts w:eastAsia="Calibri"/>
          <w:lang w:val="en-US"/>
        </w:rPr>
        <w:t>2019</w:t>
      </w:r>
      <w:r w:rsidRPr="00E121F6">
        <w:rPr>
          <w:rFonts w:eastAsia="Calibri" w:cs="Nirmala UI"/>
          <w:cs/>
          <w:lang w:val="en-US" w:bidi="hi-IN"/>
        </w:rPr>
        <w:t xml:space="preserve">) </w:t>
      </w:r>
      <w:r w:rsidRPr="00E121F6">
        <w:rPr>
          <w:rFonts w:eastAsia="Calibri"/>
          <w:lang w:val="en-US"/>
        </w:rPr>
        <w:t>and cor</w:t>
      </w:r>
      <w:r w:rsidRPr="00E121F6">
        <w:rPr>
          <w:rFonts w:eastAsia="Calibri" w:cs="Nirmala UI"/>
          <w:cs/>
          <w:lang w:val="en-US" w:bidi="hi-IN"/>
        </w:rPr>
        <w:t>.</w:t>
      </w:r>
      <w:r w:rsidRPr="00E121F6">
        <w:rPr>
          <w:rFonts w:eastAsia="Calibri"/>
          <w:lang w:val="en-US"/>
        </w:rPr>
        <w:t xml:space="preserve">1 </w:t>
      </w:r>
      <w:r w:rsidRPr="00E121F6">
        <w:rPr>
          <w:rFonts w:eastAsia="Calibri" w:cs="Nirmala UI"/>
          <w:cs/>
          <w:lang w:val="en-US" w:bidi="hi-IN"/>
        </w:rPr>
        <w:t>(</w:t>
      </w:r>
      <w:r w:rsidRPr="00E121F6">
        <w:rPr>
          <w:rFonts w:eastAsia="Calibri"/>
          <w:lang w:val="en-US"/>
        </w:rPr>
        <w:t>10</w:t>
      </w:r>
      <w:r w:rsidRPr="00E121F6">
        <w:rPr>
          <w:rFonts w:eastAsia="Calibri" w:cs="Nirmala UI"/>
          <w:cs/>
          <w:lang w:val="en-US" w:bidi="hi-IN"/>
        </w:rPr>
        <w:t>/</w:t>
      </w:r>
      <w:r w:rsidRPr="00E121F6">
        <w:rPr>
          <w:rFonts w:eastAsia="Calibri"/>
          <w:lang w:val="en-US"/>
        </w:rPr>
        <w:t>2021</w:t>
      </w:r>
      <w:r w:rsidRPr="00E121F6">
        <w:rPr>
          <w:rFonts w:eastAsia="Calibri" w:cs="Nirmala UI"/>
          <w:cs/>
          <w:lang w:val="en-US" w:bidi="hi-IN"/>
        </w:rPr>
        <w:t xml:space="preserve">) </w:t>
      </w:r>
      <w:r w:rsidRPr="00E121F6">
        <w:rPr>
          <w:i/>
          <w:iCs/>
        </w:rPr>
        <w:t>Public</w:t>
      </w:r>
      <w:r w:rsidRPr="00E121F6">
        <w:rPr>
          <w:rFonts w:cs="Nirmala UI"/>
          <w:i/>
          <w:iCs/>
          <w:cs/>
          <w:lang w:bidi="hi-IN"/>
        </w:rPr>
        <w:t>-</w:t>
      </w:r>
      <w:r w:rsidRPr="00E121F6">
        <w:rPr>
          <w:i/>
          <w:iCs/>
        </w:rPr>
        <w:t>key and attribute certificate frameworks</w:t>
      </w:r>
    </w:p>
    <w:p w14:paraId="4D652C82" w14:textId="2304C769" w:rsidR="00E121F6" w:rsidRPr="00E121F6" w:rsidRDefault="00E121F6" w:rsidP="00E121F6">
      <w:pPr>
        <w:widowControl w:val="0"/>
        <w:tabs>
          <w:tab w:val="left" w:pos="720"/>
        </w:tabs>
        <w:overflowPunct w:val="0"/>
        <w:autoSpaceDE w:val="0"/>
        <w:autoSpaceDN w:val="0"/>
        <w:adjustRightInd w:val="0"/>
        <w:spacing w:before="0" w:after="240" w:line="230" w:lineRule="atLeast"/>
        <w:ind w:left="2963" w:hangingChars="1347" w:hanging="2963"/>
        <w:jc w:val="both"/>
        <w:textAlignment w:val="baseline"/>
        <w:rPr>
          <w:rFonts w:eastAsia="MS Mincho"/>
          <w:color w:val="000000"/>
          <w:sz w:val="22"/>
          <w:szCs w:val="22"/>
        </w:rPr>
      </w:pPr>
      <w:r w:rsidRPr="00E121F6">
        <w:rPr>
          <w:rFonts w:eastAsia="MS Mincho" w:cs="Nirmala UI"/>
          <w:color w:val="000000"/>
          <w:sz w:val="22"/>
          <w:szCs w:val="22"/>
          <w:cs/>
          <w:lang w:bidi="hi-IN"/>
        </w:rPr>
        <w:t>[</w:t>
      </w:r>
      <w:r w:rsidRPr="00E121F6">
        <w:rPr>
          <w:rFonts w:eastAsia="MS Mincho"/>
          <w:color w:val="000000"/>
          <w:sz w:val="22"/>
          <w:szCs w:val="22"/>
        </w:rPr>
        <w:t>b</w:t>
      </w:r>
      <w:r w:rsidRPr="00E121F6">
        <w:rPr>
          <w:rFonts w:eastAsia="MS Mincho" w:cs="Nirmala UI"/>
          <w:color w:val="000000"/>
          <w:sz w:val="22"/>
          <w:szCs w:val="22"/>
          <w:cs/>
          <w:lang w:bidi="hi-IN"/>
        </w:rPr>
        <w:t>-</w:t>
      </w:r>
      <w:r w:rsidRPr="00E121F6">
        <w:rPr>
          <w:rFonts w:eastAsia="MS Mincho"/>
          <w:color w:val="000000"/>
          <w:sz w:val="22"/>
          <w:szCs w:val="22"/>
        </w:rPr>
        <w:t>ISO</w:t>
      </w:r>
      <w:r w:rsidRPr="00E121F6">
        <w:rPr>
          <w:rFonts w:eastAsia="MS Mincho" w:cs="Nirmala UI"/>
          <w:color w:val="000000"/>
          <w:sz w:val="22"/>
          <w:szCs w:val="22"/>
          <w:cs/>
          <w:lang w:bidi="hi-IN"/>
        </w:rPr>
        <w:t>/</w:t>
      </w:r>
      <w:r w:rsidRPr="00E121F6">
        <w:rPr>
          <w:rFonts w:eastAsia="MS Mincho"/>
          <w:color w:val="000000"/>
          <w:sz w:val="22"/>
          <w:szCs w:val="22"/>
        </w:rPr>
        <w:t>IEC27001</w:t>
      </w:r>
      <w:r w:rsidRPr="00E121F6">
        <w:rPr>
          <w:rFonts w:eastAsia="MS Mincho" w:cs="Nirmala UI"/>
          <w:color w:val="000000"/>
          <w:sz w:val="22"/>
          <w:szCs w:val="22"/>
          <w:cs/>
          <w:lang w:bidi="hi-IN"/>
        </w:rPr>
        <w:t xml:space="preserve">] </w:t>
      </w:r>
      <w:r w:rsidRPr="00E121F6">
        <w:rPr>
          <w:rFonts w:eastAsia="MS Mincho"/>
          <w:color w:val="000000"/>
          <w:sz w:val="22"/>
          <w:szCs w:val="22"/>
        </w:rPr>
        <w:tab/>
        <w:t>ISO</w:t>
      </w:r>
      <w:r w:rsidRPr="00E121F6">
        <w:rPr>
          <w:rFonts w:eastAsia="MS Mincho" w:cs="Nirmala UI"/>
          <w:color w:val="000000"/>
          <w:sz w:val="22"/>
          <w:szCs w:val="22"/>
          <w:cs/>
          <w:lang w:bidi="hi-IN"/>
        </w:rPr>
        <w:t>/</w:t>
      </w:r>
      <w:r w:rsidRPr="00E121F6">
        <w:rPr>
          <w:rFonts w:eastAsia="MS Mincho"/>
          <w:color w:val="000000"/>
          <w:sz w:val="22"/>
          <w:szCs w:val="22"/>
        </w:rPr>
        <w:t xml:space="preserve">IEC 27001, </w:t>
      </w:r>
      <w:r w:rsidRPr="00E121F6">
        <w:rPr>
          <w:rFonts w:eastAsia="MS Mincho"/>
          <w:i/>
          <w:iCs/>
          <w:color w:val="000000"/>
          <w:sz w:val="22"/>
          <w:szCs w:val="22"/>
        </w:rPr>
        <w:t xml:space="preserve">Information technology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 xml:space="preserve">Security techniques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 xml:space="preserve">Information security management systems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Requirements</w:t>
      </w:r>
    </w:p>
    <w:p w14:paraId="3D6943A7" w14:textId="0962CD48" w:rsidR="00E121F6" w:rsidRPr="00E121F6" w:rsidRDefault="00E121F6" w:rsidP="00E121F6">
      <w:pPr>
        <w:widowControl w:val="0"/>
        <w:tabs>
          <w:tab w:val="left" w:pos="720"/>
        </w:tabs>
        <w:overflowPunct w:val="0"/>
        <w:autoSpaceDE w:val="0"/>
        <w:autoSpaceDN w:val="0"/>
        <w:adjustRightInd w:val="0"/>
        <w:spacing w:before="0" w:after="240" w:line="230" w:lineRule="atLeast"/>
        <w:ind w:left="2963" w:hangingChars="1347" w:hanging="2963"/>
        <w:jc w:val="both"/>
        <w:textAlignment w:val="baseline"/>
        <w:rPr>
          <w:rFonts w:eastAsia="MS Mincho"/>
          <w:i/>
          <w:iCs/>
          <w:color w:val="000000"/>
          <w:sz w:val="22"/>
          <w:szCs w:val="22"/>
        </w:rPr>
      </w:pPr>
      <w:r w:rsidRPr="00E121F6">
        <w:rPr>
          <w:rFonts w:eastAsia="MS Mincho" w:cs="Nirmala UI"/>
          <w:color w:val="000000"/>
          <w:sz w:val="22"/>
          <w:szCs w:val="22"/>
          <w:cs/>
          <w:lang w:bidi="hi-IN"/>
        </w:rPr>
        <w:t>[</w:t>
      </w:r>
      <w:r w:rsidRPr="00E121F6">
        <w:rPr>
          <w:rFonts w:eastAsia="MS Mincho"/>
          <w:color w:val="000000"/>
          <w:sz w:val="22"/>
          <w:szCs w:val="22"/>
        </w:rPr>
        <w:t>b</w:t>
      </w:r>
      <w:r w:rsidRPr="00E121F6">
        <w:rPr>
          <w:rFonts w:eastAsia="MS Mincho" w:cs="Nirmala UI"/>
          <w:color w:val="000000"/>
          <w:sz w:val="22"/>
          <w:szCs w:val="22"/>
          <w:cs/>
          <w:lang w:bidi="hi-IN"/>
        </w:rPr>
        <w:t>-</w:t>
      </w:r>
      <w:r w:rsidRPr="00E121F6">
        <w:rPr>
          <w:rFonts w:eastAsia="MS Mincho"/>
          <w:color w:val="000000"/>
          <w:sz w:val="22"/>
          <w:szCs w:val="22"/>
        </w:rPr>
        <w:t>ISO</w:t>
      </w:r>
      <w:r w:rsidRPr="00E121F6">
        <w:rPr>
          <w:rFonts w:eastAsia="MS Mincho" w:cs="Nirmala UI"/>
          <w:color w:val="000000"/>
          <w:sz w:val="22"/>
          <w:szCs w:val="22"/>
          <w:cs/>
          <w:lang w:bidi="hi-IN"/>
        </w:rPr>
        <w:t>/</w:t>
      </w:r>
      <w:r w:rsidRPr="00E121F6">
        <w:rPr>
          <w:rFonts w:eastAsia="MS Mincho"/>
          <w:color w:val="000000"/>
          <w:sz w:val="22"/>
          <w:szCs w:val="22"/>
        </w:rPr>
        <w:t>IEC 27035</w:t>
      </w:r>
      <w:r w:rsidRPr="00E121F6">
        <w:rPr>
          <w:rFonts w:eastAsia="MS Mincho" w:cs="Nirmala UI"/>
          <w:color w:val="000000"/>
          <w:sz w:val="22"/>
          <w:szCs w:val="22"/>
          <w:cs/>
          <w:lang w:bidi="hi-IN"/>
        </w:rPr>
        <w:t>(</w:t>
      </w:r>
      <w:r w:rsidRPr="00E121F6">
        <w:rPr>
          <w:rFonts w:eastAsia="MS Mincho"/>
          <w:color w:val="000000"/>
          <w:sz w:val="22"/>
          <w:szCs w:val="22"/>
        </w:rPr>
        <w:t>all parts</w:t>
      </w:r>
      <w:r w:rsidRPr="00E121F6">
        <w:rPr>
          <w:rFonts w:eastAsia="MS Mincho" w:cs="Nirmala UI"/>
          <w:color w:val="000000"/>
          <w:sz w:val="22"/>
          <w:szCs w:val="22"/>
          <w:cs/>
          <w:lang w:bidi="hi-IN"/>
        </w:rPr>
        <w:t xml:space="preserve">)] </w:t>
      </w:r>
      <w:r w:rsidRPr="00E121F6">
        <w:rPr>
          <w:rFonts w:eastAsia="MS Mincho"/>
          <w:color w:val="000000"/>
          <w:sz w:val="22"/>
          <w:szCs w:val="22"/>
        </w:rPr>
        <w:tab/>
        <w:t>ISO</w:t>
      </w:r>
      <w:r w:rsidRPr="00E121F6">
        <w:rPr>
          <w:rFonts w:eastAsia="MS Mincho" w:cs="Nirmala UI"/>
          <w:color w:val="000000"/>
          <w:sz w:val="22"/>
          <w:szCs w:val="22"/>
          <w:cs/>
          <w:lang w:bidi="hi-IN"/>
        </w:rPr>
        <w:t>/</w:t>
      </w:r>
      <w:r w:rsidRPr="00E121F6">
        <w:rPr>
          <w:rFonts w:eastAsia="MS Mincho"/>
          <w:color w:val="000000"/>
          <w:sz w:val="22"/>
          <w:szCs w:val="22"/>
        </w:rPr>
        <w:t xml:space="preserve">IEC 27035 </w:t>
      </w:r>
      <w:r w:rsidRPr="00E121F6">
        <w:rPr>
          <w:rFonts w:eastAsia="MS Mincho" w:cs="Nirmala UI"/>
          <w:color w:val="000000"/>
          <w:sz w:val="22"/>
          <w:szCs w:val="22"/>
          <w:cs/>
          <w:lang w:bidi="hi-IN"/>
        </w:rPr>
        <w:t>(</w:t>
      </w:r>
      <w:r w:rsidRPr="00E121F6">
        <w:rPr>
          <w:rFonts w:eastAsia="MS Mincho"/>
          <w:color w:val="000000"/>
          <w:sz w:val="22"/>
          <w:szCs w:val="22"/>
        </w:rPr>
        <w:t>all parts</w:t>
      </w:r>
      <w:r w:rsidRPr="00E121F6">
        <w:rPr>
          <w:rFonts w:eastAsia="MS Mincho" w:cs="Nirmala UI"/>
          <w:color w:val="000000"/>
          <w:sz w:val="22"/>
          <w:szCs w:val="22"/>
          <w:cs/>
          <w:lang w:bidi="hi-IN"/>
        </w:rPr>
        <w:t>)</w:t>
      </w:r>
      <w:r w:rsidRPr="00E121F6">
        <w:rPr>
          <w:rFonts w:eastAsia="MS Mincho"/>
          <w:color w:val="000000"/>
          <w:sz w:val="22"/>
          <w:szCs w:val="22"/>
        </w:rPr>
        <w:t xml:space="preserve">, </w:t>
      </w:r>
      <w:r w:rsidRPr="00E121F6">
        <w:rPr>
          <w:rFonts w:eastAsia="MS Mincho"/>
          <w:i/>
          <w:iCs/>
          <w:color w:val="000000"/>
          <w:sz w:val="22"/>
          <w:szCs w:val="22"/>
        </w:rPr>
        <w:t xml:space="preserve">Information technology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 xml:space="preserve">Security techniques </w:t>
      </w:r>
      <w:r w:rsidRPr="00E121F6">
        <w:rPr>
          <w:rFonts w:eastAsia="MS Mincho" w:cs="Nirmala UI"/>
          <w:i/>
          <w:iCs/>
          <w:color w:val="000000"/>
          <w:sz w:val="22"/>
          <w:szCs w:val="22"/>
          <w:cs/>
          <w:lang w:bidi="hi-IN"/>
        </w:rPr>
        <w:t xml:space="preserve">– </w:t>
      </w:r>
      <w:r w:rsidRPr="00E121F6">
        <w:rPr>
          <w:rFonts w:eastAsia="MS Mincho"/>
          <w:i/>
          <w:iCs/>
          <w:color w:val="000000"/>
          <w:sz w:val="22"/>
          <w:szCs w:val="22"/>
        </w:rPr>
        <w:t>Information security incident management</w:t>
      </w:r>
    </w:p>
    <w:p w14:paraId="03D1B5CC" w14:textId="77777777" w:rsidR="00E121F6" w:rsidRPr="00E121F6" w:rsidRDefault="00E121F6" w:rsidP="00E121F6">
      <w:pPr>
        <w:spacing w:before="0" w:line="276" w:lineRule="auto"/>
        <w:contextualSpacing/>
        <w:jc w:val="both"/>
      </w:pPr>
      <w:r w:rsidRPr="00E121F6">
        <w:rPr>
          <w:rFonts w:cs="Nirmala UI"/>
          <w:cs/>
          <w:lang w:bidi="hi-IN"/>
        </w:rPr>
        <w:t>[</w:t>
      </w:r>
      <w:r w:rsidRPr="00E121F6">
        <w:t>ITU</w:t>
      </w:r>
      <w:r w:rsidRPr="00E121F6">
        <w:rPr>
          <w:rFonts w:cs="Nirmala UI"/>
          <w:cs/>
          <w:lang w:bidi="hi-IN"/>
        </w:rPr>
        <w:t>-</w:t>
      </w:r>
      <w:r w:rsidRPr="00E121F6">
        <w:t>T Y</w:t>
      </w:r>
      <w:r w:rsidRPr="00E121F6">
        <w:rPr>
          <w:rFonts w:cs="Nirmala UI"/>
          <w:cs/>
          <w:lang w:bidi="hi-IN"/>
        </w:rPr>
        <w:t>.</w:t>
      </w:r>
      <w:r w:rsidRPr="00E121F6">
        <w:t>4000</w:t>
      </w:r>
      <w:r w:rsidRPr="00E121F6">
        <w:rPr>
          <w:rFonts w:cs="Nirmala UI"/>
          <w:cs/>
          <w:lang w:bidi="hi-IN"/>
        </w:rPr>
        <w:t xml:space="preserve">] </w:t>
      </w:r>
      <w:r w:rsidRPr="00E121F6">
        <w:t>Recommendation ITU</w:t>
      </w:r>
      <w:r w:rsidRPr="00E121F6">
        <w:rPr>
          <w:rFonts w:cs="Nirmala UI"/>
          <w:cs/>
          <w:lang w:bidi="hi-IN"/>
        </w:rPr>
        <w:t>-</w:t>
      </w:r>
      <w:r w:rsidRPr="00E121F6">
        <w:t>T Y</w:t>
      </w:r>
      <w:r w:rsidRPr="00E121F6">
        <w:rPr>
          <w:rFonts w:cs="Nirmala UI"/>
          <w:cs/>
          <w:lang w:bidi="hi-IN"/>
        </w:rPr>
        <w:t>.</w:t>
      </w:r>
      <w:r w:rsidRPr="00E121F6">
        <w:t>4000</w:t>
      </w:r>
      <w:r w:rsidRPr="00E121F6">
        <w:rPr>
          <w:rFonts w:cs="Nirmala UI"/>
          <w:cs/>
          <w:lang w:bidi="hi-IN"/>
        </w:rPr>
        <w:t>/</w:t>
      </w:r>
      <w:r w:rsidRPr="00E121F6">
        <w:t>Y</w:t>
      </w:r>
      <w:r w:rsidRPr="00E121F6">
        <w:rPr>
          <w:rFonts w:cs="Nirmala UI"/>
          <w:cs/>
          <w:lang w:bidi="hi-IN"/>
        </w:rPr>
        <w:t>.</w:t>
      </w:r>
      <w:r w:rsidRPr="00E121F6">
        <w:t xml:space="preserve">2060 </w:t>
      </w:r>
      <w:r w:rsidRPr="00E121F6">
        <w:rPr>
          <w:rFonts w:cs="Nirmala UI"/>
          <w:cs/>
          <w:lang w:bidi="hi-IN"/>
        </w:rPr>
        <w:t>(</w:t>
      </w:r>
      <w:r w:rsidRPr="00E121F6">
        <w:t>2012</w:t>
      </w:r>
      <w:r w:rsidRPr="00E121F6">
        <w:rPr>
          <w:rFonts w:cs="Nirmala UI"/>
          <w:cs/>
          <w:lang w:bidi="hi-IN"/>
        </w:rPr>
        <w:t>)</w:t>
      </w:r>
      <w:r w:rsidRPr="00E121F6">
        <w:t xml:space="preserve">, </w:t>
      </w:r>
      <w:r w:rsidRPr="00E121F6">
        <w:rPr>
          <w:i/>
          <w:iCs/>
        </w:rPr>
        <w:t>Overview of the Internet of things</w:t>
      </w:r>
    </w:p>
    <w:p w14:paraId="1F3804A4" w14:textId="77777777" w:rsidR="00E121F6" w:rsidRPr="00E121F6" w:rsidRDefault="00E121F6" w:rsidP="00E121F6">
      <w:pPr>
        <w:widowControl w:val="0"/>
        <w:ind w:left="2160" w:hangingChars="900" w:hanging="2160"/>
        <w:jc w:val="both"/>
        <w:rPr>
          <w:rFonts w:eastAsia="SimSun"/>
          <w:bCs/>
        </w:rPr>
      </w:pPr>
    </w:p>
    <w:p w14:paraId="407BFE69" w14:textId="77777777" w:rsidR="00E121F6" w:rsidRDefault="00E121F6" w:rsidP="00AF3D16">
      <w:pPr>
        <w:rPr>
          <w:rFonts w:eastAsia="SimSun"/>
          <w:color w:val="000000"/>
          <w:u w:color="000000"/>
          <w:lang w:val="en-US" w:eastAsia="zh-CN"/>
        </w:rPr>
      </w:pPr>
    </w:p>
    <w:p w14:paraId="1431CAA1" w14:textId="4CDD0364" w:rsidR="00AF3D16" w:rsidRPr="00855DBD" w:rsidRDefault="00AF3D16" w:rsidP="00855DBD">
      <w:pPr>
        <w:jc w:val="center"/>
        <w:rPr>
          <w:color w:val="000000"/>
          <w:u w:color="000000"/>
          <w:lang w:val="en-US" w:eastAsia="zh-CN"/>
        </w:rPr>
      </w:pPr>
      <w:r w:rsidRPr="00AF3D16">
        <w:rPr>
          <w:rFonts w:eastAsia="Times New Roman"/>
          <w:color w:val="000000"/>
          <w:u w:color="000000"/>
          <w:lang w:val="en-US" w:eastAsia="zh-CN"/>
        </w:rPr>
        <w:t>_____________</w:t>
      </w:r>
    </w:p>
    <w:sectPr w:rsidR="00AF3D16" w:rsidRPr="00855DBD" w:rsidSect="00FB4139">
      <w:headerReference w:type="default" r:id="rId16"/>
      <w:pgSz w:w="11907" w:h="16840" w:code="9"/>
      <w:pgMar w:top="1417" w:right="1134" w:bottom="1417" w:left="113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1" w:author="Shekhar Singh" w:date="2023-07-03T15:03:00Z" w:initials="SS">
    <w:p w14:paraId="6DFDD733" w14:textId="77777777" w:rsidR="00D624C2" w:rsidRPr="00D624C2" w:rsidRDefault="00D624C2" w:rsidP="00D624C2">
      <w:pPr>
        <w:pStyle w:val="CommentText"/>
        <w:rPr>
          <w:lang w:val="en-US"/>
        </w:rPr>
      </w:pPr>
      <w:r>
        <w:rPr>
          <w:rStyle w:val="CommentReference"/>
        </w:rPr>
        <w:annotationRef/>
      </w:r>
      <w:r w:rsidRPr="00D624C2">
        <w:rPr>
          <w:lang w:val="en-US"/>
        </w:rPr>
        <w:t>Code signing is a security practice used in software development to verify the integrity and authenticity of digital code. It involves applying a digital signature to executable files, scripts, and other types of software artifacts to ensure that they have not been tampered with and originate from a trusted source.</w:t>
      </w:r>
    </w:p>
    <w:p w14:paraId="3E35A2E2" w14:textId="77777777" w:rsidR="00D624C2" w:rsidRPr="00D624C2" w:rsidRDefault="00D624C2" w:rsidP="00D624C2">
      <w:pPr>
        <w:pStyle w:val="CommentText"/>
        <w:rPr>
          <w:lang w:val="en-US"/>
        </w:rPr>
      </w:pPr>
      <w:r w:rsidRPr="00D624C2">
        <w:rPr>
          <w:lang w:val="en-US"/>
        </w:rPr>
        <w:t>When code is signed, it is associated with a digital certificate issued by a trusted certificate authority (CA). The certificate contains information about the software publisher, such as their name and organization, and is cryptographically signed by the CA. This process creates a unique digital signature that can be verified by anyone who has the corresponding CA's public key.</w:t>
      </w:r>
    </w:p>
    <w:p w14:paraId="59302E79" w14:textId="2873C6A1" w:rsidR="00D624C2" w:rsidRDefault="00D624C2">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9302E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C6AA4" w14:textId="77777777" w:rsidR="00257594" w:rsidRDefault="00257594" w:rsidP="00C42125">
      <w:pPr>
        <w:spacing w:before="0"/>
      </w:pPr>
      <w:r>
        <w:separator/>
      </w:r>
    </w:p>
  </w:endnote>
  <w:endnote w:type="continuationSeparator" w:id="0">
    <w:p w14:paraId="499F4913" w14:textId="77777777" w:rsidR="00257594" w:rsidRDefault="00257594"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Yu Gothic UI"/>
    <w:panose1 w:val="00000000000000000000"/>
    <w:charset w:val="80"/>
    <w:family w:val="auto"/>
    <w:notTrueType/>
    <w:pitch w:val="variable"/>
    <w:sig w:usb0="00000001" w:usb1="08070000" w:usb2="00000010" w:usb3="00000000" w:csb0="00020000" w:csb1="00000000"/>
  </w:font>
  <w:font w:name="Batang">
    <w:altName w:val="Malgun Gothic Semilight"/>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roman"/>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TimesNewRomanPS-BoldMT">
    <w:altName w:val="Times New Roman"/>
    <w:charset w:val="00"/>
    <w:family w:val="auto"/>
    <w:pitch w:val="default"/>
  </w:font>
  <w:font w:name="TimesNewRomanPSMT">
    <w:altName w:val="Times New Roman"/>
    <w:charset w:val="00"/>
    <w:family w:val="auto"/>
    <w:pitch w:val="default"/>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Meiryo UI">
    <w:charset w:val="80"/>
    <w:family w:val="swiss"/>
    <w:pitch w:val="variable"/>
    <w:sig w:usb0="E00002FF" w:usb1="6AC7FFFF" w:usb2="08000012" w:usb3="00000000" w:csb0="0002009F" w:csb1="00000000"/>
  </w:font>
  <w:font w:name="Yu Mincho">
    <w:altName w:val="Yu Gothic UI"/>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Cambria,Italic">
    <w:altName w:val="Cambria"/>
    <w:charset w:val="00"/>
    <w:family w:val="roman"/>
    <w:pitch w:val="default"/>
  </w:font>
  <w:font w:name="Mangal">
    <w:altName w:val="Courier New"/>
    <w:panose1 w:val="00000400000000000000"/>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420B0" w14:textId="77777777" w:rsidR="00257594" w:rsidRDefault="00257594" w:rsidP="00C42125">
      <w:pPr>
        <w:spacing w:before="0"/>
      </w:pPr>
      <w:r>
        <w:separator/>
      </w:r>
    </w:p>
  </w:footnote>
  <w:footnote w:type="continuationSeparator" w:id="0">
    <w:p w14:paraId="3A40FC79" w14:textId="77777777" w:rsidR="00257594" w:rsidRDefault="00257594"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39FD5" w14:textId="6CFE752F" w:rsidR="00D062CA" w:rsidRPr="00FB4139" w:rsidRDefault="00D062CA" w:rsidP="00FB4139">
    <w:pPr>
      <w:pStyle w:val="Header"/>
    </w:pPr>
    <w:r w:rsidRPr="00FB4139">
      <w:t xml:space="preserve">- </w:t>
    </w:r>
    <w:r w:rsidRPr="00FB4139">
      <w:fldChar w:fldCharType="begin"/>
    </w:r>
    <w:r w:rsidRPr="00FB4139">
      <w:instrText xml:space="preserve"> PAGE  \* MERGEFORMAT </w:instrText>
    </w:r>
    <w:r w:rsidRPr="00FB4139">
      <w:fldChar w:fldCharType="separate"/>
    </w:r>
    <w:r w:rsidR="008E3830">
      <w:rPr>
        <w:noProof/>
      </w:rPr>
      <w:t>30</w:t>
    </w:r>
    <w:r w:rsidRPr="00FB4139">
      <w:fldChar w:fldCharType="end"/>
    </w:r>
    <w:r w:rsidRPr="00FB4139">
      <w:t xml:space="preserve"> -</w:t>
    </w:r>
  </w:p>
  <w:p w14:paraId="79C7CA11" w14:textId="215E08E5" w:rsidR="00D062CA" w:rsidRPr="00FB4139" w:rsidRDefault="00D062CA" w:rsidP="00FB4139">
    <w:pPr>
      <w:pStyle w:val="Header"/>
      <w:spacing w:after="240"/>
    </w:pPr>
    <w:r w:rsidRPr="00FB4139">
      <w:fldChar w:fldCharType="begin"/>
    </w:r>
    <w:r w:rsidRPr="00FB4139">
      <w:instrText xml:space="preserve"> STYLEREF  Docnumber  </w:instrText>
    </w:r>
    <w:r w:rsidRPr="00FB4139">
      <w:fldChar w:fldCharType="separate"/>
    </w:r>
    <w:r w:rsidR="008E3830">
      <w:rPr>
        <w:noProof/>
      </w:rPr>
      <w:t>SG17-TD1032</w:t>
    </w:r>
    <w:r w:rsidRPr="00FB4139">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E4C86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1C2206D"/>
    <w:multiLevelType w:val="hybridMultilevel"/>
    <w:tmpl w:val="6C5EC158"/>
    <w:lvl w:ilvl="0" w:tplc="E7E62860">
      <w:start w:val="1"/>
      <w:numFmt w:val="lowerLetter"/>
      <w:lvlText w:val="%1)"/>
      <w:lvlJc w:val="left"/>
      <w:pPr>
        <w:ind w:left="840" w:hanging="420"/>
      </w:pPr>
    </w:lvl>
    <w:lvl w:ilvl="1" w:tplc="04090017">
      <w:start w:val="1"/>
      <w:numFmt w:val="aiueoFullWidth"/>
      <w:lvlText w:val="(%2)"/>
      <w:lvlJc w:val="left"/>
      <w:pPr>
        <w:ind w:left="1260" w:hanging="420"/>
      </w:pPr>
    </w:lvl>
    <w:lvl w:ilvl="2" w:tplc="04090011">
      <w:start w:val="1"/>
      <w:numFmt w:val="decimalEnclosedCircle"/>
      <w:lvlText w:val="%3"/>
      <w:lvlJc w:val="left"/>
      <w:pPr>
        <w:ind w:left="1680" w:hanging="420"/>
      </w:pPr>
    </w:lvl>
    <w:lvl w:ilvl="3" w:tplc="0409000F">
      <w:start w:val="1"/>
      <w:numFmt w:val="decimal"/>
      <w:lvlText w:val="%4."/>
      <w:lvlJc w:val="left"/>
      <w:pPr>
        <w:ind w:left="2100" w:hanging="420"/>
      </w:pPr>
    </w:lvl>
    <w:lvl w:ilvl="4" w:tplc="04090017">
      <w:start w:val="1"/>
      <w:numFmt w:val="aiueoFullWidth"/>
      <w:lvlText w:val="(%5)"/>
      <w:lvlJc w:val="left"/>
      <w:pPr>
        <w:ind w:left="2520" w:hanging="420"/>
      </w:pPr>
    </w:lvl>
    <w:lvl w:ilvl="5" w:tplc="04090011">
      <w:start w:val="1"/>
      <w:numFmt w:val="decimalEnclosedCircle"/>
      <w:lvlText w:val="%6"/>
      <w:lvlJc w:val="left"/>
      <w:pPr>
        <w:ind w:left="2940" w:hanging="420"/>
      </w:pPr>
    </w:lvl>
    <w:lvl w:ilvl="6" w:tplc="0409000F">
      <w:start w:val="1"/>
      <w:numFmt w:val="decimal"/>
      <w:lvlText w:val="%7."/>
      <w:lvlJc w:val="left"/>
      <w:pPr>
        <w:ind w:left="3360" w:hanging="420"/>
      </w:pPr>
    </w:lvl>
    <w:lvl w:ilvl="7" w:tplc="04090017">
      <w:start w:val="1"/>
      <w:numFmt w:val="aiueoFullWidth"/>
      <w:lvlText w:val="(%8)"/>
      <w:lvlJc w:val="left"/>
      <w:pPr>
        <w:ind w:left="3780" w:hanging="420"/>
      </w:pPr>
    </w:lvl>
    <w:lvl w:ilvl="8" w:tplc="04090011">
      <w:start w:val="1"/>
      <w:numFmt w:val="decimalEnclosedCircle"/>
      <w:lvlText w:val="%9"/>
      <w:lvlJc w:val="left"/>
      <w:pPr>
        <w:ind w:left="4200" w:hanging="420"/>
      </w:pPr>
    </w:lvl>
  </w:abstractNum>
  <w:abstractNum w:abstractNumId="12" w15:restartNumberingAfterBreak="0">
    <w:nsid w:val="08112DB1"/>
    <w:multiLevelType w:val="hybridMultilevel"/>
    <w:tmpl w:val="D3FAA4E8"/>
    <w:lvl w:ilvl="0" w:tplc="E7229F02">
      <w:start w:val="5"/>
      <w:numFmt w:val="bullet"/>
      <w:lvlText w:val="・"/>
      <w:lvlJc w:val="left"/>
      <w:pPr>
        <w:ind w:left="420" w:hanging="420"/>
      </w:pPr>
      <w:rPr>
        <w:rFonts w:ascii="MS Gothic" w:eastAsia="MS Gothic" w:hAnsi="MS Gothic" w:cs="Times New Roman" w:hint="eastAsia"/>
        <w:lang w:val="en-G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16143143"/>
    <w:multiLevelType w:val="hybridMultilevel"/>
    <w:tmpl w:val="1BEA2812"/>
    <w:lvl w:ilvl="0" w:tplc="901ADC12">
      <w:start w:val="1"/>
      <w:numFmt w:val="bullet"/>
      <w:pStyle w:val="Re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2426C"/>
    <w:multiLevelType w:val="multilevel"/>
    <w:tmpl w:val="BD0ADF62"/>
    <w:lvl w:ilvl="0">
      <w:start w:val="1"/>
      <w:numFmt w:val="decimal"/>
      <w:pStyle w:val="NumberedList"/>
      <w:lvlText w:val="%1."/>
      <w:lvlJc w:val="left"/>
      <w:pPr>
        <w:ind w:left="-117" w:hanging="360"/>
      </w:pPr>
    </w:lvl>
    <w:lvl w:ilvl="1">
      <w:start w:val="1"/>
      <w:numFmt w:val="decimal"/>
      <w:lvlText w:val="%1.%2."/>
      <w:lvlJc w:val="left"/>
      <w:pPr>
        <w:ind w:left="315" w:hanging="432"/>
      </w:pPr>
    </w:lvl>
    <w:lvl w:ilvl="2">
      <w:start w:val="1"/>
      <w:numFmt w:val="decimal"/>
      <w:lvlText w:val="%1.%2.%3."/>
      <w:lvlJc w:val="left"/>
      <w:pPr>
        <w:ind w:left="747" w:hanging="504"/>
      </w:pPr>
    </w:lvl>
    <w:lvl w:ilvl="3">
      <w:start w:val="1"/>
      <w:numFmt w:val="decimal"/>
      <w:lvlText w:val="%1.%2.%3.%4."/>
      <w:lvlJc w:val="left"/>
      <w:pPr>
        <w:ind w:left="1251" w:hanging="648"/>
      </w:pPr>
    </w:lvl>
    <w:lvl w:ilvl="4">
      <w:start w:val="1"/>
      <w:numFmt w:val="decimal"/>
      <w:lvlText w:val="%1.%2.%3.%4.%5."/>
      <w:lvlJc w:val="left"/>
      <w:pPr>
        <w:ind w:left="1755" w:hanging="792"/>
      </w:pPr>
    </w:lvl>
    <w:lvl w:ilvl="5">
      <w:start w:val="1"/>
      <w:numFmt w:val="decimal"/>
      <w:lvlText w:val="%1.%2.%3.%4.%5.%6."/>
      <w:lvlJc w:val="left"/>
      <w:pPr>
        <w:ind w:left="2259" w:hanging="936"/>
      </w:pPr>
    </w:lvl>
    <w:lvl w:ilvl="6">
      <w:start w:val="1"/>
      <w:numFmt w:val="decimal"/>
      <w:lvlText w:val="%1.%2.%3.%4.%5.%6.%7."/>
      <w:lvlJc w:val="left"/>
      <w:pPr>
        <w:ind w:left="2763" w:hanging="1080"/>
      </w:pPr>
    </w:lvl>
    <w:lvl w:ilvl="7">
      <w:start w:val="1"/>
      <w:numFmt w:val="decimal"/>
      <w:lvlText w:val="%1.%2.%3.%4.%5.%6.%7.%8."/>
      <w:lvlJc w:val="left"/>
      <w:pPr>
        <w:ind w:left="3267" w:hanging="1224"/>
      </w:pPr>
    </w:lvl>
    <w:lvl w:ilvl="8">
      <w:start w:val="1"/>
      <w:numFmt w:val="decimal"/>
      <w:lvlText w:val="%1.%2.%3.%4.%5.%6.%7.%8.%9."/>
      <w:lvlJc w:val="left"/>
      <w:pPr>
        <w:ind w:left="3843" w:hanging="1440"/>
      </w:pPr>
    </w:lvl>
  </w:abstractNum>
  <w:abstractNum w:abstractNumId="15" w15:restartNumberingAfterBreak="0">
    <w:nsid w:val="1FA5435D"/>
    <w:multiLevelType w:val="hybridMultilevel"/>
    <w:tmpl w:val="091AACDE"/>
    <w:lvl w:ilvl="0" w:tplc="4A3A01DC">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6" w15:restartNumberingAfterBreak="0">
    <w:nsid w:val="258E76C3"/>
    <w:multiLevelType w:val="hybridMultilevel"/>
    <w:tmpl w:val="5BA09288"/>
    <w:lvl w:ilvl="0" w:tplc="CBC4D0AE">
      <w:numFmt w:val="bullet"/>
      <w:lvlText w:val="-"/>
      <w:lvlJc w:val="left"/>
      <w:pPr>
        <w:ind w:left="360" w:hanging="360"/>
      </w:pPr>
      <w:rPr>
        <w:rFonts w:ascii="Times New Roman" w:eastAsia="MS Mincho"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2CED3165"/>
    <w:multiLevelType w:val="multilevel"/>
    <w:tmpl w:val="7E9C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6273BF"/>
    <w:multiLevelType w:val="hybridMultilevel"/>
    <w:tmpl w:val="1CC282EE"/>
    <w:lvl w:ilvl="0" w:tplc="5114DA9A">
      <w:start w:val="1"/>
      <w:numFmt w:val="decimalZero"/>
      <w:pStyle w:val="ISOBibliography"/>
      <w:lvlText w:val="[%1]"/>
      <w:lvlJc w:val="left"/>
      <w:pPr>
        <w:ind w:left="720" w:hanging="360"/>
      </w:pPr>
      <w:rPr>
        <w:rFonts w:ascii="Arial" w:hAnsi="Arial" w:hint="default"/>
        <w:b w:val="0"/>
        <w:i w:val="0"/>
        <w:spacing w:val="0"/>
        <w:w w:val="100"/>
        <w:position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C53209"/>
    <w:multiLevelType w:val="hybridMultilevel"/>
    <w:tmpl w:val="749C17E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3777207"/>
    <w:multiLevelType w:val="hybridMultilevel"/>
    <w:tmpl w:val="B1C8D8D6"/>
    <w:lvl w:ilvl="0" w:tplc="4DD69ABC">
      <w:start w:val="6"/>
      <w:numFmt w:val="bullet"/>
      <w:lvlText w:val="-"/>
      <w:lvlJc w:val="left"/>
      <w:pPr>
        <w:ind w:left="420" w:hanging="420"/>
      </w:pPr>
      <w:rPr>
        <w:rFonts w:ascii="Cambria" w:eastAsia="MS Mincho" w:hAnsi="Cambria" w:cs="Cambria"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484E234F"/>
    <w:multiLevelType w:val="hybridMultilevel"/>
    <w:tmpl w:val="4420F12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E10ED7"/>
    <w:multiLevelType w:val="hybridMultilevel"/>
    <w:tmpl w:val="F11C7912"/>
    <w:lvl w:ilvl="0" w:tplc="E7E62860">
      <w:start w:val="1"/>
      <w:numFmt w:val="lowerLetter"/>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C465D4"/>
    <w:multiLevelType w:val="hybridMultilevel"/>
    <w:tmpl w:val="A8708424"/>
    <w:lvl w:ilvl="0" w:tplc="19E00DDC">
      <w:start w:val="1"/>
      <w:numFmt w:val="lowerLetter"/>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395510B"/>
    <w:multiLevelType w:val="hybridMultilevel"/>
    <w:tmpl w:val="F6769A8A"/>
    <w:lvl w:ilvl="0" w:tplc="970C4BC4">
      <w:start w:val="1"/>
      <w:numFmt w:val="lowerLetter"/>
      <w:lvlText w:val="%1)"/>
      <w:lvlJc w:val="left"/>
      <w:pPr>
        <w:ind w:left="720" w:hanging="720"/>
      </w:pPr>
      <w:rPr>
        <w:rFonts w:ascii="Times New Roman" w:hAnsi="Times New Roman" w:cs="Times New Roman" w:hint="default"/>
        <w:color w:val="auto"/>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A9E1D5E"/>
    <w:multiLevelType w:val="hybridMultilevel"/>
    <w:tmpl w:val="BA20CD0A"/>
    <w:lvl w:ilvl="0" w:tplc="19E00DDC">
      <w:start w:val="1"/>
      <w:numFmt w:val="lowerLetter"/>
      <w:lvlText w:val="%1)"/>
      <w:lvlJc w:val="left"/>
      <w:pPr>
        <w:ind w:left="84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1350251"/>
    <w:multiLevelType w:val="hybridMultilevel"/>
    <w:tmpl w:val="522E233E"/>
    <w:lvl w:ilvl="0" w:tplc="646AAA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62F17942"/>
    <w:multiLevelType w:val="hybridMultilevel"/>
    <w:tmpl w:val="A02426A6"/>
    <w:lvl w:ilvl="0" w:tplc="4DD69ABC">
      <w:start w:val="6"/>
      <w:numFmt w:val="bullet"/>
      <w:lvlText w:val="-"/>
      <w:lvlJc w:val="left"/>
      <w:pPr>
        <w:ind w:left="1140" w:hanging="420"/>
      </w:pPr>
      <w:rPr>
        <w:rFonts w:ascii="Cambria" w:eastAsia="MS Mincho" w:hAnsi="Cambria" w:cs="Cambria" w:hint="default"/>
      </w:rPr>
    </w:lvl>
    <w:lvl w:ilvl="1" w:tplc="1C48578C">
      <w:start w:val="1"/>
      <w:numFmt w:val="lowerLetter"/>
      <w:lvlText w:val="%2)"/>
      <w:lvlJc w:val="left"/>
      <w:pPr>
        <w:ind w:left="1500" w:hanging="360"/>
      </w:pPr>
      <w:rPr>
        <w:rFonts w:hint="default"/>
      </w:r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8" w15:restartNumberingAfterBreak="0">
    <w:nsid w:val="64717E08"/>
    <w:multiLevelType w:val="hybridMultilevel"/>
    <w:tmpl w:val="54769C1A"/>
    <w:lvl w:ilvl="0" w:tplc="FE14FEA2">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64E31EA5"/>
    <w:multiLevelType w:val="multilevel"/>
    <w:tmpl w:val="9960737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E328DA"/>
    <w:multiLevelType w:val="hybridMultilevel"/>
    <w:tmpl w:val="ECB693C0"/>
    <w:lvl w:ilvl="0" w:tplc="19E00DDC">
      <w:start w:val="1"/>
      <w:numFmt w:val="lowerLetter"/>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31" w15:restartNumberingAfterBreak="0">
    <w:nsid w:val="66F50B48"/>
    <w:multiLevelType w:val="hybridMultilevel"/>
    <w:tmpl w:val="5A480AEE"/>
    <w:lvl w:ilvl="0" w:tplc="6F883B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714A7E12"/>
    <w:multiLevelType w:val="hybridMultilevel"/>
    <w:tmpl w:val="A524C70A"/>
    <w:lvl w:ilvl="0" w:tplc="E7229F02">
      <w:start w:val="5"/>
      <w:numFmt w:val="bullet"/>
      <w:lvlText w:val="・"/>
      <w:lvlJc w:val="left"/>
      <w:pPr>
        <w:ind w:left="420" w:hanging="420"/>
      </w:pPr>
      <w:rPr>
        <w:rFonts w:ascii="MS Gothic" w:eastAsia="MS Gothic" w:hAnsi="MS Gothic" w:cs="Times New Roman" w:hint="eastAsia"/>
        <w:lang w:val="en-G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7744369D"/>
    <w:multiLevelType w:val="hybridMultilevel"/>
    <w:tmpl w:val="DF22DE02"/>
    <w:lvl w:ilvl="0" w:tplc="A7EE0378">
      <w:start w:val="1"/>
      <w:numFmt w:val="lowerLetter"/>
      <w:lvlText w:val="%1."/>
      <w:lvlJc w:val="left"/>
      <w:pPr>
        <w:ind w:left="1080" w:hanging="360"/>
      </w:pPr>
      <w:rPr>
        <w:rFonts w:hint="default"/>
        <w:b/>
        <w:sz w:val="24"/>
      </w:rPr>
    </w:lvl>
    <w:lvl w:ilvl="1" w:tplc="4009000F">
      <w:start w:val="1"/>
      <w:numFmt w:val="decimal"/>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D4C23F3"/>
    <w:multiLevelType w:val="hybridMultilevel"/>
    <w:tmpl w:val="99C0C8F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34"/>
  </w:num>
  <w:num w:numId="13">
    <w:abstractNumId w:val="14"/>
  </w:num>
  <w:num w:numId="14">
    <w:abstractNumId w:val="13"/>
  </w:num>
  <w:num w:numId="15">
    <w:abstractNumId w:val="16"/>
  </w:num>
  <w:num w:numId="16">
    <w:abstractNumId w:val="28"/>
  </w:num>
  <w:num w:numId="17">
    <w:abstractNumId w:val="23"/>
  </w:num>
  <w:num w:numId="18">
    <w:abstractNumId w:val="25"/>
  </w:num>
  <w:num w:numId="19">
    <w:abstractNumId w:val="27"/>
  </w:num>
  <w:num w:numId="20">
    <w:abstractNumId w:val="30"/>
  </w:num>
  <w:num w:numId="21">
    <w:abstractNumId w:val="22"/>
  </w:num>
  <w:num w:numId="22">
    <w:abstractNumId w:val="20"/>
  </w:num>
  <w:num w:numId="23">
    <w:abstractNumId w:val="12"/>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num>
  <w:num w:numId="27">
    <w:abstractNumId w:val="18"/>
  </w:num>
  <w:num w:numId="28">
    <w:abstractNumId w:val="19"/>
  </w:num>
  <w:num w:numId="29">
    <w:abstractNumId w:val="26"/>
  </w:num>
  <w:num w:numId="30">
    <w:abstractNumId w:val="31"/>
  </w:num>
  <w:num w:numId="31">
    <w:abstractNumId w:val="11"/>
  </w:num>
  <w:num w:numId="32">
    <w:abstractNumId w:val="32"/>
  </w:num>
  <w:num w:numId="33">
    <w:abstractNumId w:val="21"/>
  </w:num>
  <w:num w:numId="34">
    <w:abstractNumId w:val="33"/>
  </w:num>
  <w:num w:numId="35">
    <w:abstractNumId w:val="24"/>
  </w:num>
  <w:num w:numId="36">
    <w:abstractNumId w:val="17"/>
  </w:num>
  <w:numIdMacAtCleanup w:val="1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khar Singh">
    <w15:presenceInfo w15:providerId="Windows Live" w15:userId="b96d47a65b335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99E"/>
    <w:rsid w:val="00002637"/>
    <w:rsid w:val="00014F69"/>
    <w:rsid w:val="00017197"/>
    <w:rsid w:val="000171DB"/>
    <w:rsid w:val="00023D9A"/>
    <w:rsid w:val="0003582E"/>
    <w:rsid w:val="00043D75"/>
    <w:rsid w:val="00045FB2"/>
    <w:rsid w:val="00057000"/>
    <w:rsid w:val="000640E0"/>
    <w:rsid w:val="00070057"/>
    <w:rsid w:val="00080FC2"/>
    <w:rsid w:val="00082C67"/>
    <w:rsid w:val="00086D80"/>
    <w:rsid w:val="000966A8"/>
    <w:rsid w:val="000A0A5C"/>
    <w:rsid w:val="000A5CA2"/>
    <w:rsid w:val="000D2007"/>
    <w:rsid w:val="000E3C61"/>
    <w:rsid w:val="000E3E55"/>
    <w:rsid w:val="000E6083"/>
    <w:rsid w:val="000E6125"/>
    <w:rsid w:val="00100BAF"/>
    <w:rsid w:val="00113DBE"/>
    <w:rsid w:val="001200A6"/>
    <w:rsid w:val="001251DA"/>
    <w:rsid w:val="00125432"/>
    <w:rsid w:val="001327D6"/>
    <w:rsid w:val="00133B5F"/>
    <w:rsid w:val="00136DDD"/>
    <w:rsid w:val="00137F40"/>
    <w:rsid w:val="00144BDF"/>
    <w:rsid w:val="00155DDC"/>
    <w:rsid w:val="001871EC"/>
    <w:rsid w:val="00195E5B"/>
    <w:rsid w:val="001A20C3"/>
    <w:rsid w:val="001A2B0C"/>
    <w:rsid w:val="001A670F"/>
    <w:rsid w:val="001B6A45"/>
    <w:rsid w:val="001C1003"/>
    <w:rsid w:val="001C4B91"/>
    <w:rsid w:val="001C62B8"/>
    <w:rsid w:val="001D033C"/>
    <w:rsid w:val="001D22D8"/>
    <w:rsid w:val="001D4296"/>
    <w:rsid w:val="001D4E93"/>
    <w:rsid w:val="001E7B0E"/>
    <w:rsid w:val="001F141D"/>
    <w:rsid w:val="00200A06"/>
    <w:rsid w:val="00200A98"/>
    <w:rsid w:val="00201AFA"/>
    <w:rsid w:val="00206688"/>
    <w:rsid w:val="002229F1"/>
    <w:rsid w:val="00230B96"/>
    <w:rsid w:val="00233F75"/>
    <w:rsid w:val="0025233B"/>
    <w:rsid w:val="002528F9"/>
    <w:rsid w:val="00253DBE"/>
    <w:rsid w:val="00253DC6"/>
    <w:rsid w:val="0025489C"/>
    <w:rsid w:val="00257594"/>
    <w:rsid w:val="002622FA"/>
    <w:rsid w:val="00263518"/>
    <w:rsid w:val="002759E7"/>
    <w:rsid w:val="00277326"/>
    <w:rsid w:val="00290EB0"/>
    <w:rsid w:val="002A11C4"/>
    <w:rsid w:val="002A3237"/>
    <w:rsid w:val="002A399B"/>
    <w:rsid w:val="002C26C0"/>
    <w:rsid w:val="002C2BC5"/>
    <w:rsid w:val="002E0407"/>
    <w:rsid w:val="002E79CB"/>
    <w:rsid w:val="002F0471"/>
    <w:rsid w:val="002F1714"/>
    <w:rsid w:val="002F53B2"/>
    <w:rsid w:val="002F5CA7"/>
    <w:rsid w:val="002F7F55"/>
    <w:rsid w:val="0030745F"/>
    <w:rsid w:val="00314630"/>
    <w:rsid w:val="0032090A"/>
    <w:rsid w:val="00321CDE"/>
    <w:rsid w:val="00333E15"/>
    <w:rsid w:val="003416D3"/>
    <w:rsid w:val="003571BC"/>
    <w:rsid w:val="0036090C"/>
    <w:rsid w:val="00364979"/>
    <w:rsid w:val="00376845"/>
    <w:rsid w:val="00385B9C"/>
    <w:rsid w:val="00385FB5"/>
    <w:rsid w:val="0038715D"/>
    <w:rsid w:val="00392E84"/>
    <w:rsid w:val="00394DBF"/>
    <w:rsid w:val="003957A6"/>
    <w:rsid w:val="00397713"/>
    <w:rsid w:val="003A43EF"/>
    <w:rsid w:val="003B60A2"/>
    <w:rsid w:val="003C3BBB"/>
    <w:rsid w:val="003C7445"/>
    <w:rsid w:val="003D4F70"/>
    <w:rsid w:val="003E31B0"/>
    <w:rsid w:val="003E39A2"/>
    <w:rsid w:val="003E57AB"/>
    <w:rsid w:val="003F2BED"/>
    <w:rsid w:val="00400B49"/>
    <w:rsid w:val="0040415B"/>
    <w:rsid w:val="004139E4"/>
    <w:rsid w:val="0041511F"/>
    <w:rsid w:val="00415999"/>
    <w:rsid w:val="004223F9"/>
    <w:rsid w:val="00443878"/>
    <w:rsid w:val="004539A8"/>
    <w:rsid w:val="004646F1"/>
    <w:rsid w:val="004712CA"/>
    <w:rsid w:val="00471B6D"/>
    <w:rsid w:val="0047422E"/>
    <w:rsid w:val="0047463C"/>
    <w:rsid w:val="00493AD0"/>
    <w:rsid w:val="0049674B"/>
    <w:rsid w:val="004B29C7"/>
    <w:rsid w:val="004C0673"/>
    <w:rsid w:val="004C4E4E"/>
    <w:rsid w:val="004E08F2"/>
    <w:rsid w:val="004F3816"/>
    <w:rsid w:val="004F500A"/>
    <w:rsid w:val="005126A0"/>
    <w:rsid w:val="005347B7"/>
    <w:rsid w:val="00543D41"/>
    <w:rsid w:val="00545472"/>
    <w:rsid w:val="00550573"/>
    <w:rsid w:val="005571A4"/>
    <w:rsid w:val="005604FC"/>
    <w:rsid w:val="00566EDA"/>
    <w:rsid w:val="0057081A"/>
    <w:rsid w:val="00572654"/>
    <w:rsid w:val="00591C2F"/>
    <w:rsid w:val="005976A1"/>
    <w:rsid w:val="005A34E7"/>
    <w:rsid w:val="005A69A3"/>
    <w:rsid w:val="005B3604"/>
    <w:rsid w:val="005B5629"/>
    <w:rsid w:val="005C0300"/>
    <w:rsid w:val="005C27A2"/>
    <w:rsid w:val="005D4FEB"/>
    <w:rsid w:val="005D65ED"/>
    <w:rsid w:val="005E0E6C"/>
    <w:rsid w:val="005F4B6A"/>
    <w:rsid w:val="006010F3"/>
    <w:rsid w:val="00615A0A"/>
    <w:rsid w:val="00617D9D"/>
    <w:rsid w:val="006304B5"/>
    <w:rsid w:val="006333D4"/>
    <w:rsid w:val="006369B2"/>
    <w:rsid w:val="0063718D"/>
    <w:rsid w:val="00647525"/>
    <w:rsid w:val="00647A71"/>
    <w:rsid w:val="00647E8A"/>
    <w:rsid w:val="006530A8"/>
    <w:rsid w:val="006570B0"/>
    <w:rsid w:val="0066022F"/>
    <w:rsid w:val="00680038"/>
    <w:rsid w:val="006823F3"/>
    <w:rsid w:val="0069210B"/>
    <w:rsid w:val="00693139"/>
    <w:rsid w:val="00695DD7"/>
    <w:rsid w:val="006A0F3F"/>
    <w:rsid w:val="006A2A02"/>
    <w:rsid w:val="006A4055"/>
    <w:rsid w:val="006A7C27"/>
    <w:rsid w:val="006B2FE4"/>
    <w:rsid w:val="006B37B0"/>
    <w:rsid w:val="006B6BA2"/>
    <w:rsid w:val="006C5641"/>
    <w:rsid w:val="006D1089"/>
    <w:rsid w:val="006D1B86"/>
    <w:rsid w:val="006D245D"/>
    <w:rsid w:val="006D7355"/>
    <w:rsid w:val="006E55E2"/>
    <w:rsid w:val="006F0797"/>
    <w:rsid w:val="006F4ABC"/>
    <w:rsid w:val="006F789A"/>
    <w:rsid w:val="006F7DEE"/>
    <w:rsid w:val="00707E54"/>
    <w:rsid w:val="00715CA6"/>
    <w:rsid w:val="00731135"/>
    <w:rsid w:val="007324AF"/>
    <w:rsid w:val="00736AA3"/>
    <w:rsid w:val="007409B4"/>
    <w:rsid w:val="00741974"/>
    <w:rsid w:val="007454B6"/>
    <w:rsid w:val="0075285E"/>
    <w:rsid w:val="0075525E"/>
    <w:rsid w:val="00756D3D"/>
    <w:rsid w:val="00766DA6"/>
    <w:rsid w:val="007806C2"/>
    <w:rsid w:val="00781FEE"/>
    <w:rsid w:val="007903F8"/>
    <w:rsid w:val="00794F4F"/>
    <w:rsid w:val="007974BE"/>
    <w:rsid w:val="007A0916"/>
    <w:rsid w:val="007A0DFD"/>
    <w:rsid w:val="007C5ED4"/>
    <w:rsid w:val="007C7122"/>
    <w:rsid w:val="007D3F11"/>
    <w:rsid w:val="007E2C69"/>
    <w:rsid w:val="007E53E4"/>
    <w:rsid w:val="007E656A"/>
    <w:rsid w:val="007F01D8"/>
    <w:rsid w:val="007F3CAA"/>
    <w:rsid w:val="007F664D"/>
    <w:rsid w:val="00801B42"/>
    <w:rsid w:val="00807B45"/>
    <w:rsid w:val="008249A7"/>
    <w:rsid w:val="00835B03"/>
    <w:rsid w:val="00836D45"/>
    <w:rsid w:val="00837203"/>
    <w:rsid w:val="00842137"/>
    <w:rsid w:val="008505FE"/>
    <w:rsid w:val="00851E6C"/>
    <w:rsid w:val="00853F5F"/>
    <w:rsid w:val="00855DBD"/>
    <w:rsid w:val="00856C7A"/>
    <w:rsid w:val="00857F15"/>
    <w:rsid w:val="008623ED"/>
    <w:rsid w:val="00870A71"/>
    <w:rsid w:val="00875AA6"/>
    <w:rsid w:val="00880944"/>
    <w:rsid w:val="0089088E"/>
    <w:rsid w:val="00892297"/>
    <w:rsid w:val="008964D6"/>
    <w:rsid w:val="008B5123"/>
    <w:rsid w:val="008C5A9A"/>
    <w:rsid w:val="008D1E1E"/>
    <w:rsid w:val="008E0172"/>
    <w:rsid w:val="008E3830"/>
    <w:rsid w:val="00936852"/>
    <w:rsid w:val="0094045D"/>
    <w:rsid w:val="009406B5"/>
    <w:rsid w:val="00946166"/>
    <w:rsid w:val="00966B5C"/>
    <w:rsid w:val="00983164"/>
    <w:rsid w:val="00984252"/>
    <w:rsid w:val="009972EF"/>
    <w:rsid w:val="009B3486"/>
    <w:rsid w:val="009B5035"/>
    <w:rsid w:val="009C3160"/>
    <w:rsid w:val="009D399E"/>
    <w:rsid w:val="009D56CE"/>
    <w:rsid w:val="009D644B"/>
    <w:rsid w:val="009E4B6B"/>
    <w:rsid w:val="009E766E"/>
    <w:rsid w:val="009F1960"/>
    <w:rsid w:val="009F4B1A"/>
    <w:rsid w:val="009F5122"/>
    <w:rsid w:val="009F715E"/>
    <w:rsid w:val="009F78FE"/>
    <w:rsid w:val="00A10DBB"/>
    <w:rsid w:val="00A11720"/>
    <w:rsid w:val="00A17749"/>
    <w:rsid w:val="00A21247"/>
    <w:rsid w:val="00A311F0"/>
    <w:rsid w:val="00A31523"/>
    <w:rsid w:val="00A31D47"/>
    <w:rsid w:val="00A4013E"/>
    <w:rsid w:val="00A4045F"/>
    <w:rsid w:val="00A427CD"/>
    <w:rsid w:val="00A45FEE"/>
    <w:rsid w:val="00A4600B"/>
    <w:rsid w:val="00A50506"/>
    <w:rsid w:val="00A51EF0"/>
    <w:rsid w:val="00A600CD"/>
    <w:rsid w:val="00A67A81"/>
    <w:rsid w:val="00A730A6"/>
    <w:rsid w:val="00A827B0"/>
    <w:rsid w:val="00A96899"/>
    <w:rsid w:val="00A971A0"/>
    <w:rsid w:val="00AA1186"/>
    <w:rsid w:val="00AA1F22"/>
    <w:rsid w:val="00AA2C44"/>
    <w:rsid w:val="00AB37FB"/>
    <w:rsid w:val="00AC3E73"/>
    <w:rsid w:val="00AC4341"/>
    <w:rsid w:val="00AC5D17"/>
    <w:rsid w:val="00AC63B0"/>
    <w:rsid w:val="00AF3D16"/>
    <w:rsid w:val="00B0058E"/>
    <w:rsid w:val="00B009D0"/>
    <w:rsid w:val="00B05821"/>
    <w:rsid w:val="00B100D6"/>
    <w:rsid w:val="00B164C9"/>
    <w:rsid w:val="00B21CE6"/>
    <w:rsid w:val="00B2519B"/>
    <w:rsid w:val="00B25F56"/>
    <w:rsid w:val="00B26C28"/>
    <w:rsid w:val="00B4174C"/>
    <w:rsid w:val="00B453F5"/>
    <w:rsid w:val="00B5162E"/>
    <w:rsid w:val="00B61624"/>
    <w:rsid w:val="00B66481"/>
    <w:rsid w:val="00B7189C"/>
    <w:rsid w:val="00B718A5"/>
    <w:rsid w:val="00B77631"/>
    <w:rsid w:val="00B777DE"/>
    <w:rsid w:val="00B86396"/>
    <w:rsid w:val="00B86602"/>
    <w:rsid w:val="00BA3F5E"/>
    <w:rsid w:val="00BA57F3"/>
    <w:rsid w:val="00BA7411"/>
    <w:rsid w:val="00BA788A"/>
    <w:rsid w:val="00BB0B57"/>
    <w:rsid w:val="00BB0F86"/>
    <w:rsid w:val="00BB4120"/>
    <w:rsid w:val="00BB4983"/>
    <w:rsid w:val="00BB4D2F"/>
    <w:rsid w:val="00BB7597"/>
    <w:rsid w:val="00BC460F"/>
    <w:rsid w:val="00BC612F"/>
    <w:rsid w:val="00BC62E2"/>
    <w:rsid w:val="00BD4425"/>
    <w:rsid w:val="00BE4AC3"/>
    <w:rsid w:val="00C12F47"/>
    <w:rsid w:val="00C30A5B"/>
    <w:rsid w:val="00C42125"/>
    <w:rsid w:val="00C47120"/>
    <w:rsid w:val="00C557CE"/>
    <w:rsid w:val="00C62814"/>
    <w:rsid w:val="00C63568"/>
    <w:rsid w:val="00C67B25"/>
    <w:rsid w:val="00C748F7"/>
    <w:rsid w:val="00C74937"/>
    <w:rsid w:val="00CB0FEA"/>
    <w:rsid w:val="00CB2599"/>
    <w:rsid w:val="00CC386F"/>
    <w:rsid w:val="00CD2139"/>
    <w:rsid w:val="00CE23AC"/>
    <w:rsid w:val="00CE5986"/>
    <w:rsid w:val="00D062CA"/>
    <w:rsid w:val="00D10A47"/>
    <w:rsid w:val="00D14442"/>
    <w:rsid w:val="00D15B88"/>
    <w:rsid w:val="00D15D99"/>
    <w:rsid w:val="00D26477"/>
    <w:rsid w:val="00D56CC3"/>
    <w:rsid w:val="00D624C2"/>
    <w:rsid w:val="00D647EF"/>
    <w:rsid w:val="00D73137"/>
    <w:rsid w:val="00D81B33"/>
    <w:rsid w:val="00D861CC"/>
    <w:rsid w:val="00D977A2"/>
    <w:rsid w:val="00DA1D47"/>
    <w:rsid w:val="00DA5B66"/>
    <w:rsid w:val="00DB0706"/>
    <w:rsid w:val="00DC5CB7"/>
    <w:rsid w:val="00DD0F43"/>
    <w:rsid w:val="00DD50DE"/>
    <w:rsid w:val="00DD64F2"/>
    <w:rsid w:val="00DE1204"/>
    <w:rsid w:val="00DE3062"/>
    <w:rsid w:val="00E0581D"/>
    <w:rsid w:val="00E068EA"/>
    <w:rsid w:val="00E121F6"/>
    <w:rsid w:val="00E1590B"/>
    <w:rsid w:val="00E204DD"/>
    <w:rsid w:val="00E228B7"/>
    <w:rsid w:val="00E353EC"/>
    <w:rsid w:val="00E46A95"/>
    <w:rsid w:val="00E5063D"/>
    <w:rsid w:val="00E51F61"/>
    <w:rsid w:val="00E53C24"/>
    <w:rsid w:val="00E56E77"/>
    <w:rsid w:val="00E62CD0"/>
    <w:rsid w:val="00E64FC4"/>
    <w:rsid w:val="00E77D3F"/>
    <w:rsid w:val="00E80632"/>
    <w:rsid w:val="00EA0BE7"/>
    <w:rsid w:val="00EB444D"/>
    <w:rsid w:val="00ED1B45"/>
    <w:rsid w:val="00EE1A06"/>
    <w:rsid w:val="00EE5C0D"/>
    <w:rsid w:val="00EF4792"/>
    <w:rsid w:val="00EF76DC"/>
    <w:rsid w:val="00F02294"/>
    <w:rsid w:val="00F26F46"/>
    <w:rsid w:val="00F30DE7"/>
    <w:rsid w:val="00F35F57"/>
    <w:rsid w:val="00F50467"/>
    <w:rsid w:val="00F562A0"/>
    <w:rsid w:val="00F57FA4"/>
    <w:rsid w:val="00F62EC5"/>
    <w:rsid w:val="00F747B2"/>
    <w:rsid w:val="00F9547A"/>
    <w:rsid w:val="00FA02CB"/>
    <w:rsid w:val="00FA2177"/>
    <w:rsid w:val="00FB0495"/>
    <w:rsid w:val="00FB0783"/>
    <w:rsid w:val="00FB4139"/>
    <w:rsid w:val="00FB7A8B"/>
    <w:rsid w:val="00FC2485"/>
    <w:rsid w:val="00FC32E0"/>
    <w:rsid w:val="00FD439E"/>
    <w:rsid w:val="00FD76CB"/>
    <w:rsid w:val="00FE152B"/>
    <w:rsid w:val="00FE239E"/>
    <w:rsid w:val="00FE2528"/>
    <w:rsid w:val="00FE399B"/>
    <w:rsid w:val="00FF1151"/>
    <w:rsid w:val="00FF3AEC"/>
    <w:rsid w:val="00FF4546"/>
    <w:rsid w:val="00FF538F"/>
    <w:rsid w:val="2149A48D"/>
    <w:rsid w:val="3439E286"/>
    <w:rsid w:val="51AD96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2F12DA3"/>
  <w15:chartTrackingRefBased/>
  <w15:docId w15:val="{0FA2AEC0-461D-4965-9E18-236DA49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aliases w:val="h1,1st level,l1,título 1,1,Normal + Font: Helvetica,Bold,Space Before 12 pt,Not Bold,Titre 1b,le1,heading 1,I1,toc1,level 0,l0,Style 39"/>
    <w:basedOn w:val="Normal"/>
    <w:next w:val="Normal"/>
    <w:link w:val="Heading1Char"/>
    <w:qFormat/>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aliases w:val="h2,2nd level,l2,heading 2+ Indent: Left 0.25 in,2,título 2,UNDERRUBRIK 1-2,Titre 2 Car,H2"/>
    <w:basedOn w:val="Heading1"/>
    <w:next w:val="Normal"/>
    <w:link w:val="Heading2Char"/>
    <w:qFormat/>
    <w:rsid w:val="005D65ED"/>
    <w:pPr>
      <w:spacing w:before="240"/>
      <w:outlineLvl w:val="1"/>
    </w:pPr>
  </w:style>
  <w:style w:type="paragraph" w:styleId="Heading3">
    <w:name w:val="heading 3"/>
    <w:basedOn w:val="Heading1"/>
    <w:next w:val="Normal"/>
    <w:link w:val="Heading3Char"/>
    <w:qFormat/>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qFormat/>
    <w:rsid w:val="005D65ED"/>
    <w:pPr>
      <w:tabs>
        <w:tab w:val="clear" w:pos="1021"/>
        <w:tab w:val="clear" w:pos="1191"/>
      </w:tabs>
      <w:ind w:left="1588" w:hanging="1588"/>
      <w:outlineLvl w:val="5"/>
    </w:pPr>
  </w:style>
  <w:style w:type="paragraph" w:styleId="Heading7">
    <w:name w:val="heading 7"/>
    <w:basedOn w:val="Heading6"/>
    <w:next w:val="Normal"/>
    <w:link w:val="Heading7Char"/>
    <w:qFormat/>
    <w:rsid w:val="005D65ED"/>
    <w:pPr>
      <w:outlineLvl w:val="6"/>
    </w:pPr>
  </w:style>
  <w:style w:type="paragraph" w:styleId="Heading8">
    <w:name w:val="heading 8"/>
    <w:basedOn w:val="Heading6"/>
    <w:next w:val="Normal"/>
    <w:link w:val="Heading8Char"/>
    <w:qFormat/>
    <w:rsid w:val="005D65ED"/>
    <w:pPr>
      <w:outlineLvl w:val="7"/>
    </w:pPr>
  </w:style>
  <w:style w:type="paragraph" w:styleId="Heading9">
    <w:name w:val="heading 9"/>
    <w:basedOn w:val="Heading6"/>
    <w:next w:val="Normal"/>
    <w:link w:val="Heading9Char"/>
    <w:qFormat/>
    <w:rsid w:val="005D65ED"/>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1D033C"/>
    <w:pPr>
      <w:tabs>
        <w:tab w:val="clear" w:pos="964"/>
      </w:tabs>
      <w:spacing w:before="80"/>
      <w:ind w:left="1531" w:hanging="851"/>
    </w:pPr>
  </w:style>
  <w:style w:type="paragraph" w:styleId="TOC3">
    <w:name w:val="toc 3"/>
    <w:basedOn w:val="TOC2"/>
    <w:uiPriority w:val="39"/>
    <w:rsid w:val="001D033C"/>
    <w:pPr>
      <w:ind w:left="2269"/>
    </w:pPr>
  </w:style>
  <w:style w:type="character" w:styleId="Hyperlink">
    <w:name w:val="Hyperlink"/>
    <w:aliases w:val="超级链接,Style 58,超????,超?级链,超??级链Ú,fL????,fL?级,하이퍼링크2,超??级链,하이퍼링크21,CEO_Hyperlink,超链接1"/>
    <w:basedOn w:val="DefaultParagraphFont"/>
    <w:uiPriority w:val="99"/>
    <w:qFormat/>
    <w:rsid w:val="001D033C"/>
    <w:rPr>
      <w:color w:val="0000FF"/>
      <w:u w:val="single"/>
    </w:rPr>
  </w:style>
  <w:style w:type="character" w:customStyle="1" w:styleId="Heading1Char">
    <w:name w:val="Heading 1 Char"/>
    <w:aliases w:val="h1 Char,1st level Char,l1 Char,título 1 Char,1 Char,Normal + Font: Helvetica Char,Bold Char,Space Before 12 pt Char,Not Bold Char,Titre 1b Char,le1 Char,heading 1 Char,I1 Char,toc1 Char,level 0 Char,l0 Char,Style 39 Char"/>
    <w:basedOn w:val="DefaultParagraphFont"/>
    <w:link w:val="Heading1"/>
    <w:qFormat/>
    <w:rsid w:val="005D65ED"/>
    <w:rPr>
      <w:rFonts w:ascii="Times New Roman" w:eastAsia="Times New Roman" w:hAnsi="Times New Roman" w:cs="Times New Roman"/>
      <w:b/>
      <w:sz w:val="24"/>
      <w:szCs w:val="20"/>
      <w:lang w:val="en-GB" w:eastAsia="en-US"/>
    </w:rPr>
  </w:style>
  <w:style w:type="character" w:customStyle="1" w:styleId="Heading2Char">
    <w:name w:val="Heading 2 Char"/>
    <w:aliases w:val="h2 Char,2nd level Char,l2 Char,heading 2+ Indent: Left 0.25 in Char,2 Char,título 2 Char,UNDERRUBRIK 1-2 Char,Titre 2 Car Char,H2 Char"/>
    <w:basedOn w:val="DefaultParagraphFont"/>
    <w:link w:val="Heading2"/>
    <w:uiPriority w:val="9"/>
    <w:qFormat/>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nhideWhenUsed/>
    <w:qFormat/>
    <w:rsid w:val="005D65ED"/>
    <w:pPr>
      <w:spacing w:before="0" w:after="200"/>
    </w:pPr>
    <w:rPr>
      <w:i/>
      <w:iCs/>
      <w:color w:val="44546A" w:themeColor="text2"/>
      <w:sz w:val="18"/>
      <w:szCs w:val="18"/>
    </w:rPr>
  </w:style>
  <w:style w:type="paragraph" w:styleId="Header">
    <w:name w:val="header"/>
    <w:basedOn w:val="Normal"/>
    <w:link w:val="HeaderChar"/>
    <w:qFormat/>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qFormat/>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qFormat/>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qFormat/>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qFormat/>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qFormat/>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qFormat/>
    <w:rsid w:val="006B6BA2"/>
    <w:pPr>
      <w:jc w:val="right"/>
    </w:pPr>
  </w:style>
  <w:style w:type="character" w:styleId="CommentReference">
    <w:name w:val="annotation reference"/>
    <w:basedOn w:val="DefaultParagraphFont"/>
    <w:uiPriority w:val="99"/>
    <w:unhideWhenUsed/>
    <w:rsid w:val="00DE1204"/>
    <w:rPr>
      <w:sz w:val="16"/>
      <w:szCs w:val="16"/>
    </w:rPr>
  </w:style>
  <w:style w:type="paragraph" w:styleId="CommentText">
    <w:name w:val="annotation text"/>
    <w:basedOn w:val="Normal"/>
    <w:link w:val="CommentTextChar"/>
    <w:uiPriority w:val="99"/>
    <w:unhideWhenUsed/>
    <w:qFormat/>
    <w:rsid w:val="00DE1204"/>
    <w:rPr>
      <w:sz w:val="20"/>
      <w:szCs w:val="20"/>
    </w:rPr>
  </w:style>
  <w:style w:type="character" w:customStyle="1" w:styleId="CommentTextChar">
    <w:name w:val="Comment Text Char"/>
    <w:basedOn w:val="DefaultParagraphFont"/>
    <w:link w:val="CommentText"/>
    <w:uiPriority w:val="99"/>
    <w:qFormat/>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unhideWhenUsed/>
    <w:rsid w:val="00DE1204"/>
    <w:rPr>
      <w:b/>
      <w:bCs/>
    </w:rPr>
  </w:style>
  <w:style w:type="character" w:customStyle="1" w:styleId="CommentSubjectChar">
    <w:name w:val="Comment Subject Char"/>
    <w:basedOn w:val="CommentTextChar"/>
    <w:link w:val="CommentSubject"/>
    <w:uiPriority w:val="99"/>
    <w:rsid w:val="00DE1204"/>
    <w:rPr>
      <w:rFonts w:ascii="Times New Roman" w:hAnsi="Times New Roman" w:cs="Times New Roman"/>
      <w:b/>
      <w:bCs/>
      <w:sz w:val="20"/>
      <w:szCs w:val="20"/>
      <w:lang w:val="en-GB" w:eastAsia="ja-JP"/>
    </w:rPr>
  </w:style>
  <w:style w:type="character" w:customStyle="1" w:styleId="UnresolvedMention">
    <w:name w:val="Unresolved Mention"/>
    <w:basedOn w:val="DefaultParagraphFont"/>
    <w:uiPriority w:val="99"/>
    <w:unhideWhenUsed/>
    <w:rsid w:val="002528F9"/>
    <w:rPr>
      <w:color w:val="605E5C"/>
      <w:shd w:val="clear" w:color="auto" w:fill="E1DFDD"/>
    </w:rPr>
  </w:style>
  <w:style w:type="character" w:customStyle="1"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semiHidden/>
    <w:unhideWhenUsed/>
    <w:rsid w:val="001D033C"/>
    <w:pPr>
      <w:spacing w:before="0"/>
    </w:pPr>
    <w:rPr>
      <w:sz w:val="20"/>
      <w:szCs w:val="20"/>
    </w:rPr>
  </w:style>
  <w:style w:type="character" w:customStyle="1" w:styleId="FootnoteTextChar">
    <w:name w:val="Footnote Text Char"/>
    <w:basedOn w:val="DefaultParagraphFont"/>
    <w:link w:val="FootnoteText"/>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unhideWhenUsed/>
    <w:qFormat/>
    <w:rsid w:val="001D033C"/>
    <w:pPr>
      <w:spacing w:after="120"/>
    </w:pPr>
  </w:style>
  <w:style w:type="character" w:customStyle="1" w:styleId="BodyTextChar">
    <w:name w:val="Body Text Char"/>
    <w:basedOn w:val="DefaultParagraphFont"/>
    <w:link w:val="BodyText"/>
    <w:uiPriority w:val="99"/>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unhideWhenUsed/>
    <w:rsid w:val="001D033C"/>
  </w:style>
  <w:style w:type="character" w:customStyle="1" w:styleId="DateChar">
    <w:name w:val="Date Char"/>
    <w:basedOn w:val="DefaultParagraphFont"/>
    <w:link w:val="Date"/>
    <w:uiPriority w:val="99"/>
    <w:rsid w:val="001D033C"/>
    <w:rPr>
      <w:rFonts w:ascii="Times New Roman" w:hAnsi="Times New Roman" w:cs="Times New Roman"/>
      <w:sz w:val="24"/>
      <w:szCs w:val="24"/>
      <w:lang w:val="en-GB" w:eastAsia="ja-JP"/>
    </w:rPr>
  </w:style>
  <w:style w:type="paragraph" w:styleId="DocumentMap">
    <w:name w:val="Document Map"/>
    <w:basedOn w:val="Normal"/>
    <w:link w:val="DocumentMapChar"/>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semiHidden/>
    <w:unhideWhenUsed/>
    <w:rsid w:val="001D033C"/>
    <w:rPr>
      <w:vertAlign w:val="superscript"/>
    </w:rPr>
  </w:style>
  <w:style w:type="paragraph" w:styleId="EndnoteText">
    <w:name w:val="endnote text"/>
    <w:basedOn w:val="Normal"/>
    <w:link w:val="EndnoteTextChar"/>
    <w:semiHidden/>
    <w:unhideWhenUsed/>
    <w:rsid w:val="001D033C"/>
    <w:pPr>
      <w:spacing w:before="0"/>
    </w:pPr>
    <w:rPr>
      <w:sz w:val="20"/>
      <w:szCs w:val="20"/>
    </w:rPr>
  </w:style>
  <w:style w:type="character" w:customStyle="1" w:styleId="EndnoteTextChar">
    <w:name w:val="Endnote Text Char"/>
    <w:basedOn w:val="DefaultParagraphFont"/>
    <w:link w:val="EndnoteText"/>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semiHidden/>
    <w:unhideWhenUsed/>
    <w:rsid w:val="001D033C"/>
    <w:rPr>
      <w:color w:val="954F72" w:themeColor="followedHyperlink"/>
      <w:u w:val="single"/>
    </w:rPr>
  </w:style>
  <w:style w:type="character" w:customStyle="1"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semiHidden/>
    <w:unhideWhenUsed/>
    <w:rsid w:val="001D033C"/>
    <w:pPr>
      <w:spacing w:before="0"/>
      <w:ind w:left="240" w:hanging="240"/>
    </w:pPr>
  </w:style>
  <w:style w:type="paragraph" w:styleId="Index2">
    <w:name w:val="index 2"/>
    <w:basedOn w:val="Normal"/>
    <w:next w:val="Normal"/>
    <w:autoRedefine/>
    <w:semiHidden/>
    <w:unhideWhenUsed/>
    <w:rsid w:val="001D033C"/>
    <w:pPr>
      <w:spacing w:before="0"/>
      <w:ind w:left="480" w:hanging="240"/>
    </w:pPr>
  </w:style>
  <w:style w:type="paragraph" w:styleId="Index3">
    <w:name w:val="index 3"/>
    <w:basedOn w:val="Normal"/>
    <w:next w:val="Normal"/>
    <w:autoRedefine/>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link w:val="ListParagraphChar"/>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nhideWhenUsed/>
    <w:rsid w:val="001D033C"/>
  </w:style>
  <w:style w:type="paragraph" w:styleId="PlainText">
    <w:name w:val="Plain Text"/>
    <w:basedOn w:val="Normal"/>
    <w:link w:val="PlainTextChar"/>
    <w:uiPriority w:val="99"/>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1D033C"/>
    <w:rPr>
      <w:u w:val="dotted"/>
    </w:rPr>
  </w:style>
  <w:style w:type="character" w:customStyle="1" w:styleId="SmartLink1">
    <w:name w:val="SmartLink1"/>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qFormat/>
    <w:rsid w:val="001D033C"/>
    <w:rPr>
      <w:b/>
      <w:bCs/>
    </w:rPr>
  </w:style>
  <w:style w:type="paragraph" w:styleId="Subtitle">
    <w:name w:val="Subtitle"/>
    <w:basedOn w:val="Normal"/>
    <w:next w:val="Normal"/>
    <w:link w:val="SubtitleChar"/>
    <w:uiPriority w:val="11"/>
    <w:qFormat/>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qFormat/>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semiHidden/>
    <w:unhideWhenUsed/>
    <w:rsid w:val="001D033C"/>
    <w:pPr>
      <w:spacing w:after="100"/>
      <w:ind w:left="720"/>
    </w:pPr>
  </w:style>
  <w:style w:type="paragraph" w:styleId="TOC5">
    <w:name w:val="toc 5"/>
    <w:basedOn w:val="Normal"/>
    <w:next w:val="Normal"/>
    <w:autoRedefine/>
    <w:semiHidden/>
    <w:unhideWhenUsed/>
    <w:rsid w:val="001D033C"/>
    <w:pPr>
      <w:spacing w:after="100"/>
      <w:ind w:left="960"/>
    </w:pPr>
  </w:style>
  <w:style w:type="paragraph" w:styleId="TOC6">
    <w:name w:val="toc 6"/>
    <w:basedOn w:val="Normal"/>
    <w:next w:val="Normal"/>
    <w:autoRedefine/>
    <w:semiHidden/>
    <w:unhideWhenUsed/>
    <w:rsid w:val="001D033C"/>
    <w:pPr>
      <w:spacing w:after="100"/>
      <w:ind w:left="1200"/>
    </w:pPr>
  </w:style>
  <w:style w:type="paragraph" w:styleId="TOC7">
    <w:name w:val="toc 7"/>
    <w:basedOn w:val="Normal"/>
    <w:next w:val="Normal"/>
    <w:autoRedefine/>
    <w:semiHidden/>
    <w:unhideWhenUsed/>
    <w:rsid w:val="001D033C"/>
    <w:pPr>
      <w:spacing w:after="100"/>
      <w:ind w:left="1440"/>
    </w:pPr>
  </w:style>
  <w:style w:type="paragraph" w:styleId="TOC8">
    <w:name w:val="toc 8"/>
    <w:basedOn w:val="Normal"/>
    <w:next w:val="Normal"/>
    <w:autoRedefine/>
    <w:semiHidden/>
    <w:unhideWhenUsed/>
    <w:rsid w:val="001D033C"/>
    <w:pPr>
      <w:spacing w:after="100"/>
      <w:ind w:left="1680"/>
    </w:pPr>
  </w:style>
  <w:style w:type="paragraph" w:styleId="TOC9">
    <w:name w:val="toc 9"/>
    <w:basedOn w:val="Normal"/>
    <w:next w:val="Normal"/>
    <w:autoRedefine/>
    <w:semiHidden/>
    <w:unhideWhenUsed/>
    <w:rsid w:val="001D033C"/>
    <w:pPr>
      <w:spacing w:after="100"/>
      <w:ind w:left="1920"/>
    </w:pPr>
  </w:style>
  <w:style w:type="paragraph" w:styleId="TOCHeading">
    <w:name w:val="TOC Heading"/>
    <w:basedOn w:val="Heading1"/>
    <w:next w:val="Normal"/>
    <w:uiPriority w:val="39"/>
    <w:unhideWhenUsed/>
    <w:qFormat/>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qFormat/>
    <w:rsid w:val="00397713"/>
    <w:pPr>
      <w:jc w:val="right"/>
    </w:pPr>
    <w:rPr>
      <w:b/>
      <w:bCs/>
      <w:sz w:val="28"/>
      <w:szCs w:val="28"/>
    </w:rPr>
  </w:style>
  <w:style w:type="paragraph" w:customStyle="1" w:styleId="TSBHeaderQuestion">
    <w:name w:val="TSBHeaderQuestion"/>
    <w:basedOn w:val="Normal"/>
    <w:qFormat/>
    <w:rsid w:val="00397713"/>
  </w:style>
  <w:style w:type="paragraph" w:customStyle="1" w:styleId="TSBHeaderSource">
    <w:name w:val="TSBHeaderSource"/>
    <w:basedOn w:val="Normal"/>
    <w:qFormat/>
    <w:rsid w:val="00397713"/>
  </w:style>
  <w:style w:type="paragraph" w:customStyle="1" w:styleId="TSBHeaderTitle">
    <w:name w:val="TSBHeaderTitle"/>
    <w:basedOn w:val="Normal"/>
    <w:qFormat/>
    <w:rsid w:val="00397713"/>
  </w:style>
  <w:style w:type="paragraph" w:customStyle="1" w:styleId="TSBHeaderSummary">
    <w:name w:val="TSBHeaderSummary"/>
    <w:basedOn w:val="Normal"/>
    <w:rsid w:val="00397713"/>
  </w:style>
  <w:style w:type="paragraph" w:customStyle="1" w:styleId="AnnexNoTitle0">
    <w:name w:val="Annex_NoTitle"/>
    <w:basedOn w:val="Normal"/>
    <w:next w:val="Normal"/>
    <w:rsid w:val="00870A71"/>
    <w:pPr>
      <w:keepNext/>
      <w:keepLines/>
      <w:tabs>
        <w:tab w:val="left" w:pos="794"/>
        <w:tab w:val="left" w:pos="1191"/>
        <w:tab w:val="left" w:pos="1588"/>
        <w:tab w:val="left" w:pos="1985"/>
      </w:tabs>
      <w:spacing w:before="720"/>
      <w:jc w:val="center"/>
      <w:outlineLvl w:val="0"/>
    </w:pPr>
    <w:rPr>
      <w:b/>
      <w:sz w:val="28"/>
    </w:rPr>
  </w:style>
  <w:style w:type="character" w:customStyle="1" w:styleId="ListParagraphChar">
    <w:name w:val="List Paragraph Char"/>
    <w:link w:val="ListParagraph"/>
    <w:uiPriority w:val="34"/>
    <w:qFormat/>
    <w:locked/>
    <w:rsid w:val="00E77D3F"/>
    <w:rPr>
      <w:rFonts w:ascii="Times New Roman" w:hAnsi="Times New Roman" w:cs="Times New Roman"/>
      <w:sz w:val="24"/>
      <w:szCs w:val="24"/>
      <w:lang w:val="en-GB" w:eastAsia="ja-JP"/>
    </w:rPr>
  </w:style>
  <w:style w:type="paragraph" w:customStyle="1" w:styleId="Heading1Centered">
    <w:name w:val="Heading 1 Centered"/>
    <w:basedOn w:val="Heading1"/>
    <w:rsid w:val="00E77D3F"/>
    <w:pPr>
      <w:tabs>
        <w:tab w:val="left" w:pos="1134"/>
        <w:tab w:val="left" w:pos="1871"/>
        <w:tab w:val="left" w:pos="2268"/>
      </w:tabs>
      <w:ind w:left="0" w:firstLine="0"/>
      <w:jc w:val="center"/>
    </w:pPr>
    <w:rPr>
      <w:bCs/>
    </w:rPr>
  </w:style>
  <w:style w:type="table" w:styleId="TableGrid">
    <w:name w:val="Table Grid"/>
    <w:basedOn w:val="TableNormal"/>
    <w:qFormat/>
    <w:rsid w:val="00D14442"/>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rsid w:val="00D14442"/>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 w:type="paragraph" w:customStyle="1" w:styleId="a">
    <w:name w:val="页眉与页脚"/>
    <w:qFormat/>
    <w:rsid w:val="00D14442"/>
    <w:pPr>
      <w:tabs>
        <w:tab w:val="right" w:pos="9020"/>
      </w:tabs>
      <w:spacing w:after="0" w:line="240" w:lineRule="auto"/>
    </w:pPr>
    <w:rPr>
      <w:rFonts w:ascii="Helvetica Neue" w:eastAsia="Helvetica Neue" w:hAnsi="Helvetica Neue" w:cs="Helvetica Neue"/>
      <w:color w:val="000000"/>
      <w:sz w:val="24"/>
      <w:szCs w:val="24"/>
    </w:rPr>
  </w:style>
  <w:style w:type="paragraph" w:customStyle="1" w:styleId="Annextitle">
    <w:name w:val="Annex_title"/>
    <w:next w:val="Normal"/>
    <w:qFormat/>
    <w:rsid w:val="00D14442"/>
    <w:pPr>
      <w:keepNext/>
      <w:keepLines/>
      <w:tabs>
        <w:tab w:val="left" w:pos="1134"/>
        <w:tab w:val="left" w:pos="1871"/>
        <w:tab w:val="left" w:pos="2268"/>
      </w:tabs>
      <w:spacing w:before="240" w:after="280" w:line="240" w:lineRule="auto"/>
      <w:jc w:val="center"/>
    </w:pPr>
    <w:rPr>
      <w:rFonts w:ascii="Times New Roman" w:eastAsia="Arial Unicode MS" w:hAnsi="Times New Roman" w:cs="Arial Unicode MS"/>
      <w:b/>
      <w:bCs/>
      <w:color w:val="000000"/>
      <w:sz w:val="28"/>
      <w:szCs w:val="28"/>
      <w:u w:color="000000"/>
    </w:rPr>
  </w:style>
  <w:style w:type="character" w:customStyle="1" w:styleId="a0">
    <w:name w:val="链接"/>
    <w:qFormat/>
    <w:rsid w:val="00D14442"/>
    <w:rPr>
      <w:rFonts w:ascii="Calibri Light" w:eastAsia="Calibri Light" w:hAnsi="Calibri Light" w:cs="Calibri Light"/>
      <w:color w:val="0000FF"/>
      <w:u w:val="single" w:color="0000FF"/>
    </w:rPr>
  </w:style>
  <w:style w:type="character" w:customStyle="1" w:styleId="Hyperlink0">
    <w:name w:val="Hyperlink.0"/>
    <w:basedOn w:val="a0"/>
    <w:qFormat/>
    <w:rsid w:val="00D14442"/>
    <w:rPr>
      <w:rFonts w:ascii="Times New Roman" w:eastAsia="Times New Roman" w:hAnsi="Times New Roman" w:cs="Times New Roman"/>
      <w:color w:val="0000FF"/>
      <w:u w:val="single" w:color="0000FF"/>
      <w:lang w:val="en-US"/>
    </w:rPr>
  </w:style>
  <w:style w:type="paragraph" w:customStyle="1" w:styleId="Normalaftertitle">
    <w:name w:val="Normal_after_title"/>
    <w:next w:val="Normal"/>
    <w:qFormat/>
    <w:rsid w:val="00D14442"/>
    <w:pPr>
      <w:tabs>
        <w:tab w:val="left" w:pos="794"/>
        <w:tab w:val="left" w:pos="1191"/>
        <w:tab w:val="left" w:pos="1588"/>
        <w:tab w:val="left" w:pos="1985"/>
      </w:tabs>
      <w:spacing w:before="360" w:after="0" w:line="240" w:lineRule="auto"/>
    </w:pPr>
    <w:rPr>
      <w:rFonts w:ascii="Times New Roman" w:eastAsia="Arial Unicode MS" w:hAnsi="Times New Roman" w:cs="Arial Unicode MS"/>
      <w:color w:val="000000"/>
      <w:sz w:val="24"/>
      <w:szCs w:val="24"/>
      <w:u w:color="000000"/>
    </w:rPr>
  </w:style>
  <w:style w:type="character" w:customStyle="1" w:styleId="UnresolvedMention1">
    <w:name w:val="Unresolved Mention1"/>
    <w:basedOn w:val="DefaultParagraphFont"/>
    <w:uiPriority w:val="99"/>
    <w:semiHidden/>
    <w:unhideWhenUsed/>
    <w:qFormat/>
    <w:rsid w:val="00D14442"/>
    <w:rPr>
      <w:color w:val="605E5C"/>
      <w:shd w:val="clear" w:color="auto" w:fill="E1DFDD"/>
    </w:rPr>
  </w:style>
  <w:style w:type="paragraph" w:customStyle="1" w:styleId="1">
    <w:name w:val="修订1"/>
    <w:hidden/>
    <w:uiPriority w:val="99"/>
    <w:semiHidden/>
    <w:qFormat/>
    <w:rsid w:val="00D14442"/>
    <w:pPr>
      <w:spacing w:after="0" w:line="240" w:lineRule="auto"/>
    </w:pPr>
    <w:rPr>
      <w:rFonts w:ascii="Times New Roman" w:eastAsia="Times New Roman" w:hAnsi="Times New Roman" w:cs="Times New Roman"/>
      <w:color w:val="000000"/>
      <w:sz w:val="24"/>
      <w:szCs w:val="24"/>
      <w:u w:color="000000"/>
    </w:rPr>
  </w:style>
  <w:style w:type="character" w:customStyle="1" w:styleId="fontstyle01">
    <w:name w:val="fontstyle01"/>
    <w:basedOn w:val="DefaultParagraphFont"/>
    <w:qFormat/>
    <w:rsid w:val="00D14442"/>
    <w:rPr>
      <w:rFonts w:ascii="TimesNewRomanPS-BoldMT" w:hAnsi="TimesNewRomanPS-BoldMT" w:hint="default"/>
      <w:b/>
      <w:bCs/>
      <w:color w:val="000000"/>
      <w:sz w:val="24"/>
      <w:szCs w:val="24"/>
    </w:rPr>
  </w:style>
  <w:style w:type="character" w:customStyle="1" w:styleId="fontstyle21">
    <w:name w:val="fontstyle21"/>
    <w:basedOn w:val="DefaultParagraphFont"/>
    <w:qFormat/>
    <w:rsid w:val="00D14442"/>
    <w:rPr>
      <w:rFonts w:ascii="TimesNewRomanPSMT" w:hAnsi="TimesNewRomanPSMT" w:hint="default"/>
      <w:color w:val="000000"/>
      <w:sz w:val="24"/>
      <w:szCs w:val="24"/>
    </w:rPr>
  </w:style>
  <w:style w:type="paragraph" w:customStyle="1" w:styleId="2">
    <w:name w:val="修订2"/>
    <w:hidden/>
    <w:uiPriority w:val="99"/>
    <w:semiHidden/>
    <w:rsid w:val="00D14442"/>
    <w:pPr>
      <w:spacing w:after="0" w:line="240" w:lineRule="auto"/>
    </w:pPr>
    <w:rPr>
      <w:rFonts w:ascii="Times New Roman" w:eastAsia="Times New Roman" w:hAnsi="Times New Roman" w:cs="Times New Roman"/>
      <w:color w:val="000000"/>
      <w:sz w:val="24"/>
      <w:szCs w:val="24"/>
      <w:u w:color="000000"/>
    </w:rPr>
  </w:style>
  <w:style w:type="character" w:customStyle="1" w:styleId="Appdef">
    <w:name w:val="App_def"/>
    <w:rsid w:val="00D14442"/>
    <w:rPr>
      <w:rFonts w:ascii="Times New Roman" w:hAnsi="Times New Roman"/>
      <w:b/>
    </w:rPr>
  </w:style>
  <w:style w:type="character" w:customStyle="1" w:styleId="Appref">
    <w:name w:val="App_ref"/>
    <w:basedOn w:val="DefaultParagraphFont"/>
    <w:rsid w:val="00D14442"/>
  </w:style>
  <w:style w:type="character" w:customStyle="1" w:styleId="Artdef">
    <w:name w:val="Art_def"/>
    <w:rsid w:val="00D14442"/>
    <w:rPr>
      <w:rFonts w:ascii="Times New Roman" w:hAnsi="Times New Roman"/>
      <w:b/>
    </w:rPr>
  </w:style>
  <w:style w:type="paragraph" w:customStyle="1" w:styleId="Artheading">
    <w:name w:val="Art_heading"/>
    <w:basedOn w:val="Normal"/>
    <w:next w:val="Normal"/>
    <w:rsid w:val="00D14442"/>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MS Mincho"/>
      <w:b/>
      <w:sz w:val="28"/>
      <w:szCs w:val="20"/>
      <w:u w:color="000000"/>
      <w:lang w:eastAsia="en-US"/>
    </w:rPr>
  </w:style>
  <w:style w:type="paragraph" w:customStyle="1" w:styleId="ArtNo">
    <w:name w:val="Art_No"/>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MS Mincho"/>
      <w:caps/>
      <w:sz w:val="28"/>
      <w:szCs w:val="20"/>
      <w:u w:color="000000"/>
      <w:lang w:eastAsia="en-US"/>
    </w:rPr>
  </w:style>
  <w:style w:type="character" w:customStyle="1" w:styleId="Artref">
    <w:name w:val="Art_ref"/>
    <w:basedOn w:val="DefaultParagraphFont"/>
    <w:rsid w:val="00D14442"/>
  </w:style>
  <w:style w:type="paragraph" w:customStyle="1" w:styleId="Arttitle">
    <w:name w:val="Art_title"/>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MS Mincho"/>
      <w:b/>
      <w:sz w:val="28"/>
      <w:szCs w:val="20"/>
      <w:u w:color="000000"/>
      <w:lang w:eastAsia="en-US"/>
    </w:rPr>
  </w:style>
  <w:style w:type="paragraph" w:customStyle="1" w:styleId="ASN1">
    <w:name w:val="ASN.1"/>
    <w:basedOn w:val="Normal"/>
    <w:rsid w:val="00D14442"/>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before="0"/>
      <w:textAlignment w:val="baseline"/>
    </w:pPr>
    <w:rPr>
      <w:rFonts w:ascii="Courier New" w:eastAsia="MS Mincho" w:hAnsi="Courier New"/>
      <w:b/>
      <w:noProof/>
      <w:sz w:val="20"/>
      <w:szCs w:val="20"/>
      <w:u w:color="000000"/>
      <w:lang w:eastAsia="en-US"/>
    </w:rPr>
  </w:style>
  <w:style w:type="paragraph" w:customStyle="1" w:styleId="Call">
    <w:name w:val="Call"/>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160"/>
      <w:ind w:left="794"/>
      <w:textAlignment w:val="baseline"/>
    </w:pPr>
    <w:rPr>
      <w:rFonts w:eastAsia="MS Mincho"/>
      <w:i/>
      <w:szCs w:val="20"/>
      <w:u w:color="000000"/>
      <w:lang w:eastAsia="en-US"/>
    </w:rPr>
  </w:style>
  <w:style w:type="paragraph" w:customStyle="1" w:styleId="ChapNo">
    <w:name w:val="Chap_No"/>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MS Mincho"/>
      <w:b/>
      <w:caps/>
      <w:sz w:val="28"/>
      <w:szCs w:val="20"/>
      <w:u w:color="000000"/>
      <w:lang w:eastAsia="en-US"/>
    </w:rPr>
  </w:style>
  <w:style w:type="paragraph" w:customStyle="1" w:styleId="Chaptitle">
    <w:name w:val="Chap_title"/>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MS Mincho"/>
      <w:b/>
      <w:sz w:val="28"/>
      <w:szCs w:val="20"/>
      <w:u w:color="000000"/>
      <w:lang w:eastAsia="en-US"/>
    </w:rPr>
  </w:style>
  <w:style w:type="paragraph" w:customStyle="1" w:styleId="Equation">
    <w:name w:val="Equation"/>
    <w:basedOn w:val="Normal"/>
    <w:rsid w:val="00D14442"/>
    <w:pPr>
      <w:tabs>
        <w:tab w:val="left" w:pos="794"/>
        <w:tab w:val="center" w:pos="4820"/>
        <w:tab w:val="right" w:pos="9639"/>
      </w:tabs>
      <w:overflowPunct w:val="0"/>
      <w:autoSpaceDE w:val="0"/>
      <w:autoSpaceDN w:val="0"/>
      <w:adjustRightInd w:val="0"/>
      <w:textAlignment w:val="baseline"/>
    </w:pPr>
    <w:rPr>
      <w:rFonts w:eastAsia="MS Mincho"/>
      <w:szCs w:val="20"/>
      <w:u w:color="000000"/>
      <w:lang w:eastAsia="en-US"/>
    </w:rPr>
  </w:style>
  <w:style w:type="paragraph" w:customStyle="1" w:styleId="Equationlegend">
    <w:name w:val="Equation_legend"/>
    <w:basedOn w:val="Normal"/>
    <w:rsid w:val="00D14442"/>
    <w:pPr>
      <w:tabs>
        <w:tab w:val="right" w:pos="1814"/>
        <w:tab w:val="left" w:pos="1985"/>
      </w:tabs>
      <w:overflowPunct w:val="0"/>
      <w:autoSpaceDE w:val="0"/>
      <w:autoSpaceDN w:val="0"/>
      <w:adjustRightInd w:val="0"/>
      <w:spacing w:before="80"/>
      <w:ind w:left="1985" w:hanging="1985"/>
      <w:textAlignment w:val="baseline"/>
    </w:pPr>
    <w:rPr>
      <w:rFonts w:eastAsia="MS Mincho"/>
      <w:szCs w:val="20"/>
      <w:u w:color="000000"/>
      <w:lang w:eastAsia="en-US"/>
    </w:rPr>
  </w:style>
  <w:style w:type="paragraph" w:customStyle="1" w:styleId="Figurelegend">
    <w:name w:val="Figure_legend"/>
    <w:basedOn w:val="Normal"/>
    <w:rsid w:val="00D14442"/>
    <w:pPr>
      <w:keepNext/>
      <w:keepLines/>
      <w:overflowPunct w:val="0"/>
      <w:autoSpaceDE w:val="0"/>
      <w:autoSpaceDN w:val="0"/>
      <w:adjustRightInd w:val="0"/>
      <w:spacing w:before="20" w:after="20"/>
      <w:textAlignment w:val="baseline"/>
    </w:pPr>
    <w:rPr>
      <w:rFonts w:eastAsia="MS Mincho"/>
      <w:sz w:val="18"/>
      <w:szCs w:val="20"/>
      <w:u w:color="000000"/>
      <w:lang w:eastAsia="en-US"/>
    </w:rPr>
  </w:style>
  <w:style w:type="paragraph" w:customStyle="1" w:styleId="FigureNoBR">
    <w:name w:val="Figure_No_BR"/>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eastAsia="MS Mincho"/>
      <w:caps/>
      <w:szCs w:val="20"/>
      <w:u w:color="000000"/>
      <w:lang w:eastAsia="en-US"/>
    </w:rPr>
  </w:style>
  <w:style w:type="paragraph" w:customStyle="1" w:styleId="TabletitleBR">
    <w:name w:val="Table_title_BR"/>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MS Mincho"/>
      <w:b/>
      <w:szCs w:val="20"/>
      <w:u w:color="000000"/>
      <w:lang w:eastAsia="en-US"/>
    </w:rPr>
  </w:style>
  <w:style w:type="paragraph" w:customStyle="1" w:styleId="FiguretitleBR">
    <w:name w:val="Figure_title_BR"/>
    <w:basedOn w:val="TabletitleBR"/>
    <w:next w:val="Normal"/>
    <w:rsid w:val="00D14442"/>
    <w:pPr>
      <w:keepNext w:val="0"/>
      <w:spacing w:after="480"/>
    </w:pPr>
  </w:style>
  <w:style w:type="paragraph" w:customStyle="1" w:styleId="Figurewithouttitle">
    <w:name w:val="Figure_without_title"/>
    <w:basedOn w:val="Normal"/>
    <w:next w:val="Normal"/>
    <w:rsid w:val="00D14442"/>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MS Mincho"/>
      <w:szCs w:val="20"/>
      <w:u w:color="000000"/>
      <w:lang w:eastAsia="en-US"/>
    </w:rPr>
  </w:style>
  <w:style w:type="paragraph" w:customStyle="1" w:styleId="FirstFooter">
    <w:name w:val="FirstFooter"/>
    <w:basedOn w:val="Footer"/>
    <w:rsid w:val="00D14442"/>
    <w:pPr>
      <w:tabs>
        <w:tab w:val="clear" w:pos="4680"/>
        <w:tab w:val="clear" w:pos="9360"/>
      </w:tabs>
      <w:spacing w:before="40"/>
    </w:pPr>
    <w:rPr>
      <w:rFonts w:eastAsia="MS Mincho"/>
      <w:sz w:val="16"/>
      <w:szCs w:val="20"/>
      <w:u w:color="000000"/>
      <w:lang w:eastAsia="en-US"/>
    </w:rPr>
  </w:style>
  <w:style w:type="paragraph" w:customStyle="1" w:styleId="FooterQP">
    <w:name w:val="Footer_QP"/>
    <w:basedOn w:val="Normal"/>
    <w:rsid w:val="00D14442"/>
    <w:pPr>
      <w:tabs>
        <w:tab w:val="left" w:pos="907"/>
        <w:tab w:val="right" w:pos="8789"/>
        <w:tab w:val="right" w:pos="9639"/>
      </w:tabs>
      <w:overflowPunct w:val="0"/>
      <w:autoSpaceDE w:val="0"/>
      <w:autoSpaceDN w:val="0"/>
      <w:adjustRightInd w:val="0"/>
      <w:spacing w:before="0"/>
      <w:textAlignment w:val="baseline"/>
    </w:pPr>
    <w:rPr>
      <w:rFonts w:eastAsia="MS Mincho"/>
      <w:b/>
      <w:sz w:val="22"/>
      <w:szCs w:val="20"/>
      <w:u w:color="000000"/>
      <w:lang w:eastAsia="en-US"/>
    </w:rPr>
  </w:style>
  <w:style w:type="paragraph" w:customStyle="1" w:styleId="PartNo">
    <w:name w:val="Part_No"/>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MS Mincho"/>
      <w:caps/>
      <w:sz w:val="28"/>
      <w:szCs w:val="20"/>
      <w:u w:color="000000"/>
      <w:lang w:eastAsia="en-US"/>
    </w:rPr>
  </w:style>
  <w:style w:type="paragraph" w:customStyle="1" w:styleId="Partref">
    <w:name w:val="Part_ref"/>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280"/>
      <w:jc w:val="center"/>
      <w:textAlignment w:val="baseline"/>
    </w:pPr>
    <w:rPr>
      <w:rFonts w:eastAsia="MS Mincho"/>
      <w:szCs w:val="20"/>
      <w:u w:color="000000"/>
      <w:lang w:eastAsia="en-US"/>
    </w:rPr>
  </w:style>
  <w:style w:type="paragraph" w:customStyle="1" w:styleId="Parttitle">
    <w:name w:val="Part_title"/>
    <w:basedOn w:val="Normal"/>
    <w:next w:val="Normalaftertitle"/>
    <w:rsid w:val="00D14442"/>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eastAsia="MS Mincho"/>
      <w:b/>
      <w:sz w:val="28"/>
      <w:szCs w:val="20"/>
      <w:u w:color="000000"/>
      <w:lang w:eastAsia="en-US"/>
    </w:rPr>
  </w:style>
  <w:style w:type="paragraph" w:customStyle="1" w:styleId="Recdate">
    <w:name w:val="Rec_date"/>
    <w:basedOn w:val="Normal"/>
    <w:next w:val="Normalaftertitle"/>
    <w:rsid w:val="00D14442"/>
    <w:pPr>
      <w:keepNext/>
      <w:keepLines/>
      <w:overflowPunct w:val="0"/>
      <w:autoSpaceDE w:val="0"/>
      <w:autoSpaceDN w:val="0"/>
      <w:adjustRightInd w:val="0"/>
      <w:jc w:val="right"/>
      <w:textAlignment w:val="baseline"/>
    </w:pPr>
    <w:rPr>
      <w:rFonts w:eastAsia="MS Mincho"/>
      <w:i/>
      <w:sz w:val="22"/>
      <w:szCs w:val="20"/>
      <w:u w:color="000000"/>
      <w:lang w:eastAsia="en-US"/>
    </w:rPr>
  </w:style>
  <w:style w:type="paragraph" w:customStyle="1" w:styleId="Questiondate">
    <w:name w:val="Question_date"/>
    <w:basedOn w:val="Recdate"/>
    <w:next w:val="Normalaftertitle"/>
    <w:rsid w:val="00D14442"/>
  </w:style>
  <w:style w:type="paragraph" w:customStyle="1" w:styleId="QuestionNo">
    <w:name w:val="Question_No"/>
    <w:basedOn w:val="RecNo"/>
    <w:next w:val="Normal"/>
    <w:rsid w:val="00D14442"/>
    <w:rPr>
      <w:rFonts w:eastAsia="MS Mincho"/>
      <w:u w:color="000000"/>
      <w:lang w:eastAsia="en-US"/>
    </w:rPr>
  </w:style>
  <w:style w:type="paragraph" w:customStyle="1" w:styleId="RecNoBR">
    <w:name w:val="Rec_No_BR"/>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MS Mincho"/>
      <w:caps/>
      <w:sz w:val="28"/>
      <w:szCs w:val="20"/>
      <w:u w:color="000000"/>
      <w:lang w:eastAsia="en-US"/>
    </w:rPr>
  </w:style>
  <w:style w:type="paragraph" w:customStyle="1" w:styleId="QuestionNoBR">
    <w:name w:val="Question_No_BR"/>
    <w:basedOn w:val="RecNoBR"/>
    <w:next w:val="Normal"/>
    <w:rsid w:val="00D14442"/>
  </w:style>
  <w:style w:type="paragraph" w:customStyle="1" w:styleId="Recref">
    <w:name w:val="Rec_ref"/>
    <w:basedOn w:val="Normal"/>
    <w:next w:val="Recdate"/>
    <w:rsid w:val="00D14442"/>
    <w:pPr>
      <w:keepNext/>
      <w:keepLines/>
      <w:overflowPunct w:val="0"/>
      <w:autoSpaceDE w:val="0"/>
      <w:autoSpaceDN w:val="0"/>
      <w:adjustRightInd w:val="0"/>
      <w:jc w:val="center"/>
      <w:textAlignment w:val="baseline"/>
    </w:pPr>
    <w:rPr>
      <w:rFonts w:eastAsia="MS Mincho"/>
      <w:i/>
      <w:szCs w:val="20"/>
      <w:u w:color="000000"/>
      <w:lang w:eastAsia="en-US"/>
    </w:rPr>
  </w:style>
  <w:style w:type="paragraph" w:customStyle="1" w:styleId="Questionref">
    <w:name w:val="Question_ref"/>
    <w:basedOn w:val="Recref"/>
    <w:next w:val="Questiondate"/>
    <w:rsid w:val="00D14442"/>
  </w:style>
  <w:style w:type="paragraph" w:customStyle="1" w:styleId="Questiontitle">
    <w:name w:val="Question_title"/>
    <w:basedOn w:val="Rectitle"/>
    <w:next w:val="Questionref"/>
    <w:rsid w:val="00D14442"/>
    <w:rPr>
      <w:rFonts w:eastAsia="MS Mincho"/>
      <w:u w:color="000000"/>
      <w:lang w:eastAsia="en-US"/>
    </w:rPr>
  </w:style>
  <w:style w:type="character" w:customStyle="1" w:styleId="Recdef">
    <w:name w:val="Rec_def"/>
    <w:rsid w:val="00D14442"/>
    <w:rPr>
      <w:b/>
    </w:rPr>
  </w:style>
  <w:style w:type="paragraph" w:customStyle="1" w:styleId="Reftitle">
    <w:name w:val="Ref_title"/>
    <w:basedOn w:val="Normal"/>
    <w:next w:val="Reftext"/>
    <w:rsid w:val="00D14442"/>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MS Mincho"/>
      <w:b/>
      <w:szCs w:val="20"/>
      <w:u w:color="000000"/>
      <w:lang w:eastAsia="en-US"/>
    </w:rPr>
  </w:style>
  <w:style w:type="paragraph" w:customStyle="1" w:styleId="Repdate">
    <w:name w:val="Rep_date"/>
    <w:basedOn w:val="Recdate"/>
    <w:next w:val="Normalaftertitle"/>
    <w:rsid w:val="00D14442"/>
  </w:style>
  <w:style w:type="paragraph" w:customStyle="1" w:styleId="RepNo">
    <w:name w:val="Rep_No"/>
    <w:basedOn w:val="RecNo"/>
    <w:next w:val="Normal"/>
    <w:rsid w:val="00D14442"/>
    <w:rPr>
      <w:rFonts w:eastAsia="MS Mincho"/>
      <w:u w:color="000000"/>
      <w:lang w:eastAsia="en-US"/>
    </w:rPr>
  </w:style>
  <w:style w:type="paragraph" w:customStyle="1" w:styleId="RepNoBR">
    <w:name w:val="Rep_No_BR"/>
    <w:basedOn w:val="RecNoBR"/>
    <w:next w:val="Normal"/>
    <w:rsid w:val="00D14442"/>
  </w:style>
  <w:style w:type="paragraph" w:customStyle="1" w:styleId="Repref">
    <w:name w:val="Rep_ref"/>
    <w:basedOn w:val="Recref"/>
    <w:next w:val="Repdate"/>
    <w:rsid w:val="00D14442"/>
  </w:style>
  <w:style w:type="paragraph" w:customStyle="1" w:styleId="Reptitle">
    <w:name w:val="Rep_title"/>
    <w:basedOn w:val="Rectitle"/>
    <w:next w:val="Repref"/>
    <w:rsid w:val="00D14442"/>
    <w:rPr>
      <w:rFonts w:eastAsia="MS Mincho"/>
      <w:u w:color="000000"/>
      <w:lang w:eastAsia="en-US"/>
    </w:rPr>
  </w:style>
  <w:style w:type="paragraph" w:customStyle="1" w:styleId="Resdate">
    <w:name w:val="Res_date"/>
    <w:basedOn w:val="Recdate"/>
    <w:next w:val="Normalaftertitle"/>
    <w:rsid w:val="00D14442"/>
  </w:style>
  <w:style w:type="character" w:customStyle="1" w:styleId="Resdef">
    <w:name w:val="Res_def"/>
    <w:rsid w:val="00D14442"/>
    <w:rPr>
      <w:rFonts w:ascii="Times New Roman" w:hAnsi="Times New Roman"/>
      <w:b/>
    </w:rPr>
  </w:style>
  <w:style w:type="paragraph" w:customStyle="1" w:styleId="ResNo">
    <w:name w:val="Res_No"/>
    <w:basedOn w:val="RecNo"/>
    <w:next w:val="Normal"/>
    <w:rsid w:val="00D14442"/>
    <w:rPr>
      <w:rFonts w:eastAsia="MS Mincho"/>
      <w:u w:color="000000"/>
      <w:lang w:eastAsia="en-US"/>
    </w:rPr>
  </w:style>
  <w:style w:type="paragraph" w:customStyle="1" w:styleId="ResNoBR">
    <w:name w:val="Res_No_BR"/>
    <w:basedOn w:val="RecNoBR"/>
    <w:next w:val="Normal"/>
    <w:rsid w:val="00D14442"/>
  </w:style>
  <w:style w:type="paragraph" w:customStyle="1" w:styleId="Resref">
    <w:name w:val="Res_ref"/>
    <w:basedOn w:val="Recref"/>
    <w:next w:val="Resdate"/>
    <w:rsid w:val="00D14442"/>
  </w:style>
  <w:style w:type="paragraph" w:customStyle="1" w:styleId="Restitle">
    <w:name w:val="Res_title"/>
    <w:basedOn w:val="Rectitle"/>
    <w:next w:val="Resref"/>
    <w:rsid w:val="00D14442"/>
    <w:rPr>
      <w:rFonts w:eastAsia="MS Mincho"/>
      <w:u w:color="000000"/>
      <w:lang w:eastAsia="en-US"/>
    </w:rPr>
  </w:style>
  <w:style w:type="paragraph" w:customStyle="1" w:styleId="Section1">
    <w:name w:val="Section_1"/>
    <w:basedOn w:val="Normal"/>
    <w:next w:val="Normal"/>
    <w:rsid w:val="00D14442"/>
    <w:pPr>
      <w:overflowPunct w:val="0"/>
      <w:autoSpaceDE w:val="0"/>
      <w:autoSpaceDN w:val="0"/>
      <w:adjustRightInd w:val="0"/>
      <w:spacing w:before="624"/>
      <w:jc w:val="center"/>
      <w:textAlignment w:val="baseline"/>
    </w:pPr>
    <w:rPr>
      <w:rFonts w:eastAsia="MS Mincho"/>
      <w:b/>
      <w:szCs w:val="20"/>
      <w:u w:color="000000"/>
      <w:lang w:eastAsia="en-US"/>
    </w:rPr>
  </w:style>
  <w:style w:type="paragraph" w:customStyle="1" w:styleId="Section2">
    <w:name w:val="Section_2"/>
    <w:basedOn w:val="Normal"/>
    <w:next w:val="Normal"/>
    <w:rsid w:val="00D14442"/>
    <w:pPr>
      <w:overflowPunct w:val="0"/>
      <w:autoSpaceDE w:val="0"/>
      <w:autoSpaceDN w:val="0"/>
      <w:adjustRightInd w:val="0"/>
      <w:spacing w:before="240"/>
      <w:jc w:val="center"/>
      <w:textAlignment w:val="baseline"/>
    </w:pPr>
    <w:rPr>
      <w:rFonts w:eastAsia="MS Mincho"/>
      <w:i/>
      <w:szCs w:val="20"/>
      <w:u w:color="000000"/>
      <w:lang w:eastAsia="en-US"/>
    </w:rPr>
  </w:style>
  <w:style w:type="paragraph" w:customStyle="1" w:styleId="SectionNo">
    <w:name w:val="Section_No"/>
    <w:basedOn w:val="Normal"/>
    <w:next w:val="Normal"/>
    <w:rsid w:val="00D14442"/>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MS Mincho"/>
      <w:caps/>
      <w:sz w:val="28"/>
      <w:szCs w:val="20"/>
      <w:u w:color="000000"/>
      <w:lang w:eastAsia="en-US"/>
    </w:rPr>
  </w:style>
  <w:style w:type="paragraph" w:customStyle="1" w:styleId="Sectiontitle">
    <w:name w:val="Section_title"/>
    <w:basedOn w:val="Normal"/>
    <w:next w:val="Normalaftertitle"/>
    <w:rsid w:val="00D14442"/>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eastAsia="MS Mincho"/>
      <w:b/>
      <w:sz w:val="28"/>
      <w:szCs w:val="20"/>
      <w:u w:color="000000"/>
      <w:lang w:eastAsia="en-US"/>
    </w:rPr>
  </w:style>
  <w:style w:type="paragraph" w:customStyle="1" w:styleId="Source">
    <w:name w:val="Source"/>
    <w:basedOn w:val="Normal"/>
    <w:next w:val="Normalaftertitle"/>
    <w:rsid w:val="00D14442"/>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eastAsia="MS Mincho"/>
      <w:b/>
      <w:sz w:val="28"/>
      <w:szCs w:val="20"/>
      <w:u w:color="000000"/>
      <w:lang w:eastAsia="en-US"/>
    </w:rPr>
  </w:style>
  <w:style w:type="paragraph" w:customStyle="1" w:styleId="SpecialFooter">
    <w:name w:val="Special Footer"/>
    <w:basedOn w:val="Footer"/>
    <w:rsid w:val="00D14442"/>
    <w:pPr>
      <w:tabs>
        <w:tab w:val="clear" w:pos="468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eastAsia="MS Mincho"/>
      <w:sz w:val="16"/>
      <w:szCs w:val="20"/>
      <w:u w:color="000000"/>
      <w:lang w:eastAsia="en-US"/>
    </w:rPr>
  </w:style>
  <w:style w:type="character" w:customStyle="1" w:styleId="Tablefreq">
    <w:name w:val="Table_freq"/>
    <w:rsid w:val="00D14442"/>
    <w:rPr>
      <w:b/>
      <w:color w:val="auto"/>
    </w:rPr>
  </w:style>
  <w:style w:type="paragraph" w:customStyle="1" w:styleId="TableNoBR">
    <w:name w:val="Table_No_BR"/>
    <w:basedOn w:val="Normal"/>
    <w:next w:val="TabletitleBR"/>
    <w:rsid w:val="00D14442"/>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eastAsia="MS Mincho"/>
      <w:caps/>
      <w:szCs w:val="20"/>
      <w:u w:color="000000"/>
      <w:lang w:eastAsia="en-US"/>
    </w:rPr>
  </w:style>
  <w:style w:type="paragraph" w:customStyle="1" w:styleId="Tableref">
    <w:name w:val="Table_ref"/>
    <w:basedOn w:val="Normal"/>
    <w:next w:val="TabletitleBR"/>
    <w:rsid w:val="00D14442"/>
    <w:pPr>
      <w:keepNext/>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MS Mincho"/>
      <w:szCs w:val="20"/>
      <w:u w:color="000000"/>
      <w:lang w:eastAsia="en-US"/>
    </w:rPr>
  </w:style>
  <w:style w:type="paragraph" w:customStyle="1" w:styleId="Title1">
    <w:name w:val="Title 1"/>
    <w:basedOn w:val="Source"/>
    <w:next w:val="Normal"/>
    <w:rsid w:val="00D14442"/>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D14442"/>
  </w:style>
  <w:style w:type="paragraph" w:customStyle="1" w:styleId="Title3">
    <w:name w:val="Title 3"/>
    <w:basedOn w:val="Title2"/>
    <w:next w:val="Normal"/>
    <w:rsid w:val="00D14442"/>
    <w:rPr>
      <w:caps w:val="0"/>
    </w:rPr>
  </w:style>
  <w:style w:type="paragraph" w:customStyle="1" w:styleId="toc0">
    <w:name w:val="toc 0"/>
    <w:basedOn w:val="Normal"/>
    <w:next w:val="TOC1"/>
    <w:rsid w:val="00D14442"/>
    <w:pPr>
      <w:tabs>
        <w:tab w:val="right" w:pos="9639"/>
      </w:tabs>
      <w:overflowPunct w:val="0"/>
      <w:autoSpaceDE w:val="0"/>
      <w:autoSpaceDN w:val="0"/>
      <w:adjustRightInd w:val="0"/>
      <w:textAlignment w:val="baseline"/>
    </w:pPr>
    <w:rPr>
      <w:rFonts w:eastAsia="MS Mincho"/>
      <w:b/>
      <w:szCs w:val="20"/>
      <w:u w:color="000000"/>
      <w:lang w:eastAsia="en-US"/>
    </w:rPr>
  </w:style>
  <w:style w:type="paragraph" w:customStyle="1" w:styleId="Default">
    <w:name w:val="Default"/>
    <w:link w:val="DefaultChar"/>
    <w:uiPriority w:val="99"/>
    <w:rsid w:val="00D14442"/>
    <w:pPr>
      <w:autoSpaceDE w:val="0"/>
      <w:autoSpaceDN w:val="0"/>
      <w:adjustRightInd w:val="0"/>
      <w:spacing w:after="0" w:line="240" w:lineRule="auto"/>
    </w:pPr>
    <w:rPr>
      <w:rFonts w:ascii="Arial" w:eastAsia="MS Mincho" w:hAnsi="Arial" w:cs="Arial"/>
      <w:color w:val="000000"/>
      <w:sz w:val="24"/>
      <w:szCs w:val="24"/>
      <w:lang w:eastAsia="en-US"/>
    </w:rPr>
  </w:style>
  <w:style w:type="paragraph" w:customStyle="1" w:styleId="ResTitle0">
    <w:name w:val="ResTitle"/>
    <w:basedOn w:val="Normal"/>
    <w:link w:val="ResTitleChar"/>
    <w:uiPriority w:val="99"/>
    <w:rsid w:val="00D14442"/>
    <w:pPr>
      <w:keepNext/>
      <w:shd w:val="clear" w:color="auto" w:fill="D9D9D9"/>
      <w:tabs>
        <w:tab w:val="left" w:pos="1530"/>
        <w:tab w:val="left" w:pos="1800"/>
      </w:tabs>
      <w:autoSpaceDE w:val="0"/>
      <w:autoSpaceDN w:val="0"/>
      <w:adjustRightInd w:val="0"/>
      <w:spacing w:before="240"/>
      <w:ind w:left="1800" w:hanging="1800"/>
    </w:pPr>
    <w:rPr>
      <w:rFonts w:ascii="Calibri" w:eastAsia="MS Mincho" w:hAnsi="Calibri"/>
      <w:b/>
      <w:u w:color="000000"/>
      <w:lang w:val="en-US"/>
    </w:rPr>
  </w:style>
  <w:style w:type="character" w:customStyle="1" w:styleId="ResTitleChar">
    <w:name w:val="ResTitle Char"/>
    <w:link w:val="ResTitle0"/>
    <w:uiPriority w:val="99"/>
    <w:locked/>
    <w:rsid w:val="00D14442"/>
    <w:rPr>
      <w:rFonts w:ascii="Calibri" w:eastAsia="MS Mincho" w:hAnsi="Calibri" w:cs="Times New Roman"/>
      <w:b/>
      <w:sz w:val="24"/>
      <w:szCs w:val="24"/>
      <w:u w:color="000000"/>
      <w:shd w:val="clear" w:color="auto" w:fill="D9D9D9"/>
      <w:lang w:eastAsia="ja-JP"/>
    </w:rPr>
  </w:style>
  <w:style w:type="paragraph" w:customStyle="1" w:styleId="HTMLBody">
    <w:name w:val="HTML Body"/>
    <w:uiPriority w:val="99"/>
    <w:rsid w:val="00D14442"/>
    <w:pPr>
      <w:autoSpaceDE w:val="0"/>
      <w:autoSpaceDN w:val="0"/>
      <w:adjustRightInd w:val="0"/>
      <w:spacing w:after="0" w:line="240" w:lineRule="auto"/>
    </w:pPr>
    <w:rPr>
      <w:rFonts w:ascii="Arial" w:eastAsia="MS Mincho" w:hAnsi="Arial" w:cs="Times New Roman"/>
      <w:sz w:val="20"/>
      <w:szCs w:val="20"/>
      <w:lang w:eastAsia="en-US"/>
    </w:rPr>
  </w:style>
  <w:style w:type="paragraph" w:customStyle="1" w:styleId="msolistparagraphcxspmiddle">
    <w:name w:val="msolistparagraphcxspmiddle"/>
    <w:basedOn w:val="Normal"/>
    <w:uiPriority w:val="99"/>
    <w:rsid w:val="00D14442"/>
    <w:pPr>
      <w:spacing w:before="100" w:beforeAutospacing="1" w:after="100" w:afterAutospacing="1"/>
    </w:pPr>
    <w:rPr>
      <w:rFonts w:eastAsia="MS Mincho"/>
      <w:u w:color="000000"/>
      <w:lang w:val="en-US"/>
    </w:rPr>
  </w:style>
  <w:style w:type="paragraph" w:customStyle="1" w:styleId="msolistparagraphcxsplast">
    <w:name w:val="msolistparagraphcxsplast"/>
    <w:basedOn w:val="Normal"/>
    <w:uiPriority w:val="99"/>
    <w:rsid w:val="00D14442"/>
    <w:pPr>
      <w:spacing w:before="100" w:beforeAutospacing="1" w:after="100" w:afterAutospacing="1"/>
    </w:pPr>
    <w:rPr>
      <w:rFonts w:eastAsia="MS Mincho"/>
      <w:u w:color="000000"/>
      <w:lang w:val="en-US"/>
    </w:rPr>
  </w:style>
  <w:style w:type="paragraph" w:customStyle="1" w:styleId="msolistparagraph0">
    <w:name w:val="msolistparagraph"/>
    <w:basedOn w:val="Normal"/>
    <w:uiPriority w:val="99"/>
    <w:rsid w:val="00D14442"/>
    <w:pPr>
      <w:spacing w:before="100" w:beforeAutospacing="1" w:after="100" w:afterAutospacing="1"/>
    </w:pPr>
    <w:rPr>
      <w:rFonts w:eastAsia="MS Mincho"/>
      <w:u w:color="000000"/>
      <w:lang w:val="en-US"/>
    </w:rPr>
  </w:style>
  <w:style w:type="paragraph" w:customStyle="1" w:styleId="ResPara">
    <w:name w:val="ResPara"/>
    <w:basedOn w:val="Normal"/>
    <w:link w:val="ResParaChar"/>
    <w:uiPriority w:val="99"/>
    <w:rsid w:val="00D14442"/>
    <w:pPr>
      <w:tabs>
        <w:tab w:val="left" w:pos="720"/>
      </w:tabs>
      <w:autoSpaceDE w:val="0"/>
      <w:autoSpaceDN w:val="0"/>
      <w:adjustRightInd w:val="0"/>
    </w:pPr>
    <w:rPr>
      <w:rFonts w:ascii="Calibri" w:eastAsia="MS Mincho" w:hAnsi="Calibri"/>
      <w:u w:color="000000"/>
      <w:lang w:val="en-CA" w:eastAsia="en-US"/>
    </w:rPr>
  </w:style>
  <w:style w:type="character" w:customStyle="1" w:styleId="ResParaChar">
    <w:name w:val="ResPara Char"/>
    <w:link w:val="ResPara"/>
    <w:uiPriority w:val="99"/>
    <w:locked/>
    <w:rsid w:val="00D14442"/>
    <w:rPr>
      <w:rFonts w:ascii="Calibri" w:eastAsia="MS Mincho" w:hAnsi="Calibri" w:cs="Times New Roman"/>
      <w:sz w:val="24"/>
      <w:szCs w:val="24"/>
      <w:u w:color="000000"/>
      <w:lang w:val="en-CA" w:eastAsia="en-US"/>
    </w:rPr>
  </w:style>
  <w:style w:type="paragraph" w:customStyle="1" w:styleId="CM2">
    <w:name w:val="CM2"/>
    <w:basedOn w:val="Default"/>
    <w:next w:val="Default"/>
    <w:uiPriority w:val="99"/>
    <w:rsid w:val="00D14442"/>
    <w:pPr>
      <w:widowControl w:val="0"/>
      <w:spacing w:line="276" w:lineRule="atLeast"/>
    </w:pPr>
    <w:rPr>
      <w:rFonts w:eastAsia="SimSun"/>
      <w:color w:val="auto"/>
      <w:lang w:val="fr-FR" w:eastAsia="zh-CN"/>
    </w:rPr>
  </w:style>
  <w:style w:type="paragraph" w:customStyle="1" w:styleId="CM22">
    <w:name w:val="CM22"/>
    <w:basedOn w:val="Default"/>
    <w:next w:val="Default"/>
    <w:uiPriority w:val="99"/>
    <w:rsid w:val="00D14442"/>
    <w:pPr>
      <w:widowControl w:val="0"/>
    </w:pPr>
    <w:rPr>
      <w:rFonts w:eastAsia="SimSun"/>
      <w:color w:val="auto"/>
      <w:lang w:val="fr-FR" w:eastAsia="zh-CN"/>
    </w:rPr>
  </w:style>
  <w:style w:type="paragraph" w:customStyle="1" w:styleId="CM5">
    <w:name w:val="CM5"/>
    <w:basedOn w:val="Default"/>
    <w:next w:val="Default"/>
    <w:link w:val="CM5Char"/>
    <w:uiPriority w:val="99"/>
    <w:rsid w:val="00D14442"/>
    <w:pPr>
      <w:widowControl w:val="0"/>
    </w:pPr>
    <w:rPr>
      <w:rFonts w:cs="Times New Roman"/>
      <w:color w:val="auto"/>
    </w:rPr>
  </w:style>
  <w:style w:type="paragraph" w:customStyle="1" w:styleId="NumberedList">
    <w:name w:val="Numbered List"/>
    <w:basedOn w:val="CM5"/>
    <w:qFormat/>
    <w:rsid w:val="00D14442"/>
    <w:pPr>
      <w:numPr>
        <w:numId w:val="13"/>
      </w:numPr>
      <w:tabs>
        <w:tab w:val="num" w:pos="360"/>
        <w:tab w:val="num" w:pos="720"/>
      </w:tabs>
      <w:spacing w:after="285" w:line="293" w:lineRule="atLeast"/>
      <w:ind w:left="360"/>
    </w:pPr>
    <w:rPr>
      <w:rFonts w:ascii="Calibri" w:hAnsi="Calibri" w:cs="Calibri"/>
      <w:sz w:val="23"/>
      <w:szCs w:val="23"/>
    </w:rPr>
  </w:style>
  <w:style w:type="character" w:customStyle="1" w:styleId="CM5Char">
    <w:name w:val="CM5 Char"/>
    <w:link w:val="CM5"/>
    <w:uiPriority w:val="99"/>
    <w:rsid w:val="00D14442"/>
    <w:rPr>
      <w:rFonts w:ascii="Arial" w:eastAsia="MS Mincho" w:hAnsi="Arial" w:cs="Times New Roman"/>
      <w:sz w:val="24"/>
      <w:szCs w:val="24"/>
      <w:lang w:eastAsia="en-US"/>
    </w:rPr>
  </w:style>
  <w:style w:type="paragraph" w:customStyle="1" w:styleId="ResBullet">
    <w:name w:val="ResBullet"/>
    <w:basedOn w:val="Normal"/>
    <w:link w:val="ResBulletChar"/>
    <w:uiPriority w:val="99"/>
    <w:rsid w:val="00D14442"/>
    <w:pPr>
      <w:numPr>
        <w:numId w:val="14"/>
      </w:numPr>
      <w:autoSpaceDE w:val="0"/>
      <w:autoSpaceDN w:val="0"/>
      <w:adjustRightInd w:val="0"/>
      <w:spacing w:before="0"/>
    </w:pPr>
    <w:rPr>
      <w:rFonts w:ascii="Calibri" w:eastAsia="MS Mincho" w:hAnsi="Calibri"/>
      <w:u w:color="000000"/>
      <w:lang w:val="en-CA" w:eastAsia="en-US"/>
    </w:rPr>
  </w:style>
  <w:style w:type="character" w:customStyle="1" w:styleId="ResBulletChar">
    <w:name w:val="ResBullet Char"/>
    <w:link w:val="ResBullet"/>
    <w:uiPriority w:val="99"/>
    <w:locked/>
    <w:rsid w:val="00D14442"/>
    <w:rPr>
      <w:rFonts w:ascii="Calibri" w:eastAsia="MS Mincho" w:hAnsi="Calibri" w:cs="Times New Roman"/>
      <w:sz w:val="24"/>
      <w:szCs w:val="24"/>
      <w:u w:color="000000"/>
      <w:lang w:val="en-CA" w:eastAsia="en-US"/>
    </w:rPr>
  </w:style>
  <w:style w:type="paragraph" w:customStyle="1" w:styleId="REC">
    <w:name w:val=".REC"/>
    <w:basedOn w:val="Normal"/>
    <w:link w:val="RECChar"/>
    <w:qFormat/>
    <w:rsid w:val="00D14442"/>
    <w:pPr>
      <w:keepNext/>
      <w:keepLines/>
      <w:shd w:val="clear" w:color="auto" w:fill="EAF1DD"/>
      <w:tabs>
        <w:tab w:val="left" w:pos="2160"/>
      </w:tabs>
      <w:spacing w:before="240"/>
      <w:ind w:left="2160" w:hanging="2160"/>
    </w:pPr>
    <w:rPr>
      <w:rFonts w:ascii="Calibri" w:eastAsia="Calibri" w:hAnsi="Calibri" w:cs="Calibri"/>
      <w:b/>
      <w:iCs/>
      <w:sz w:val="22"/>
      <w:szCs w:val="22"/>
      <w:u w:color="000000"/>
      <w:lang w:eastAsia="ar-SA"/>
    </w:rPr>
  </w:style>
  <w:style w:type="paragraph" w:customStyle="1" w:styleId="BODY">
    <w:name w:val=".BODY"/>
    <w:basedOn w:val="Normal"/>
    <w:link w:val="BODYChar"/>
    <w:qFormat/>
    <w:rsid w:val="00D14442"/>
    <w:pPr>
      <w:spacing w:before="0" w:after="240"/>
    </w:pPr>
    <w:rPr>
      <w:rFonts w:ascii="Calibri" w:eastAsia="Calibri" w:hAnsi="Calibri" w:cs="Calibri"/>
      <w:iCs/>
      <w:sz w:val="22"/>
      <w:szCs w:val="22"/>
      <w:u w:color="000000"/>
      <w:lang w:eastAsia="ar-SA"/>
    </w:rPr>
  </w:style>
  <w:style w:type="character" w:customStyle="1" w:styleId="RECChar">
    <w:name w:val=".REC Char"/>
    <w:link w:val="REC"/>
    <w:rsid w:val="00D14442"/>
    <w:rPr>
      <w:rFonts w:ascii="Calibri" w:eastAsia="Calibri" w:hAnsi="Calibri" w:cs="Calibri"/>
      <w:b/>
      <w:iCs/>
      <w:u w:color="000000"/>
      <w:shd w:val="clear" w:color="auto" w:fill="EAF1DD"/>
      <w:lang w:val="en-GB" w:eastAsia="ar-SA"/>
    </w:rPr>
  </w:style>
  <w:style w:type="character" w:customStyle="1" w:styleId="BODYChar">
    <w:name w:val=".BODY Char"/>
    <w:link w:val="BODY"/>
    <w:rsid w:val="00D14442"/>
    <w:rPr>
      <w:rFonts w:ascii="Calibri" w:eastAsia="Calibri" w:hAnsi="Calibri" w:cs="Calibri"/>
      <w:iCs/>
      <w:u w:color="000000"/>
      <w:lang w:val="en-GB" w:eastAsia="ar-SA"/>
    </w:rPr>
  </w:style>
  <w:style w:type="paragraph" w:customStyle="1" w:styleId="ResTitle1">
    <w:name w:val=".ResTitle"/>
    <w:basedOn w:val="ResTitle0"/>
    <w:link w:val="ResTitleChar0"/>
    <w:qFormat/>
    <w:rsid w:val="00D14442"/>
    <w:pPr>
      <w:keepLines/>
      <w:tabs>
        <w:tab w:val="clear" w:pos="1530"/>
        <w:tab w:val="clear" w:pos="1800"/>
        <w:tab w:val="left" w:pos="1620"/>
        <w:tab w:val="left" w:pos="1980"/>
      </w:tabs>
      <w:spacing w:before="360"/>
      <w:ind w:left="1987" w:hanging="1987"/>
    </w:pPr>
    <w:rPr>
      <w:rFonts w:cs="Calibri"/>
    </w:rPr>
  </w:style>
  <w:style w:type="paragraph" w:customStyle="1" w:styleId="ResBod">
    <w:name w:val=".ResBod"/>
    <w:basedOn w:val="ResPara"/>
    <w:link w:val="ResBodChar"/>
    <w:qFormat/>
    <w:rsid w:val="00D14442"/>
    <w:rPr>
      <w:rFonts w:cs="Calibri"/>
      <w:lang w:val="en-US"/>
    </w:rPr>
  </w:style>
  <w:style w:type="character" w:customStyle="1" w:styleId="ResTitleChar0">
    <w:name w:val=".ResTitle Char"/>
    <w:link w:val="ResTitle1"/>
    <w:rsid w:val="00D14442"/>
    <w:rPr>
      <w:rFonts w:ascii="Calibri" w:eastAsia="MS Mincho" w:hAnsi="Calibri" w:cs="Calibri"/>
      <w:b/>
      <w:sz w:val="24"/>
      <w:szCs w:val="24"/>
      <w:u w:color="000000"/>
      <w:shd w:val="clear" w:color="auto" w:fill="D9D9D9"/>
      <w:lang w:eastAsia="ja-JP"/>
    </w:rPr>
  </w:style>
  <w:style w:type="character" w:customStyle="1" w:styleId="ResBodChar">
    <w:name w:val=".ResBod Char"/>
    <w:link w:val="ResBod"/>
    <w:rsid w:val="00D14442"/>
    <w:rPr>
      <w:rFonts w:ascii="Calibri" w:eastAsia="MS Mincho" w:hAnsi="Calibri" w:cs="Calibri"/>
      <w:sz w:val="24"/>
      <w:szCs w:val="24"/>
      <w:u w:color="000000"/>
      <w:lang w:eastAsia="en-US"/>
    </w:rPr>
  </w:style>
  <w:style w:type="paragraph" w:customStyle="1" w:styleId="positionsfranaises">
    <w:name w:val="positionsfranaises"/>
    <w:basedOn w:val="Normal"/>
    <w:rsid w:val="00D14442"/>
    <w:pPr>
      <w:spacing w:before="100" w:beforeAutospacing="1" w:after="100" w:afterAutospacing="1"/>
    </w:pPr>
    <w:rPr>
      <w:rFonts w:eastAsia="Calibri"/>
      <w:u w:color="000000"/>
      <w:lang w:val="en-US" w:eastAsia="en-US"/>
    </w:rPr>
  </w:style>
  <w:style w:type="paragraph" w:customStyle="1" w:styleId="ResBul1">
    <w:name w:val=".ResBul1"/>
    <w:basedOn w:val="ResBullet"/>
    <w:qFormat/>
    <w:rsid w:val="00D14442"/>
    <w:pPr>
      <w:numPr>
        <w:numId w:val="0"/>
      </w:numPr>
      <w:ind w:left="-117" w:hanging="360"/>
    </w:pPr>
    <w:rPr>
      <w:rFonts w:cs="Calibri"/>
      <w:lang w:val="en-US" w:eastAsia="ja-JP"/>
    </w:rPr>
  </w:style>
  <w:style w:type="character" w:customStyle="1" w:styleId="10">
    <w:name w:val="未解決のメンション1"/>
    <w:basedOn w:val="DefaultParagraphFont"/>
    <w:uiPriority w:val="99"/>
    <w:semiHidden/>
    <w:unhideWhenUsed/>
    <w:rsid w:val="00D14442"/>
    <w:rPr>
      <w:color w:val="808080"/>
      <w:shd w:val="clear" w:color="auto" w:fill="E6E6E6"/>
    </w:rPr>
  </w:style>
  <w:style w:type="numbering" w:customStyle="1" w:styleId="11">
    <w:name w:val="リストなし1"/>
    <w:next w:val="NoList"/>
    <w:uiPriority w:val="99"/>
    <w:semiHidden/>
    <w:unhideWhenUsed/>
    <w:rsid w:val="00D14442"/>
  </w:style>
  <w:style w:type="table" w:customStyle="1" w:styleId="12">
    <w:name w:val="表 (格子)1"/>
    <w:basedOn w:val="TableNormal"/>
    <w:next w:val="TableGrid"/>
    <w:rsid w:val="00D14442"/>
    <w:pPr>
      <w:spacing w:after="0" w:line="240" w:lineRule="auto"/>
    </w:pPr>
    <w:rPr>
      <w:rFonts w:ascii="Times New Roman" w:eastAsia="MS Mincho" w:hAnsi="Times New Roman" w:cs="Times New Roman"/>
      <w:sz w:val="20"/>
      <w:szCs w:val="20"/>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TxtGChar">
    <w:name w:val="_ Single Txt_G Char"/>
    <w:basedOn w:val="DefaultParagraphFont"/>
    <w:link w:val="SingleTxtG"/>
    <w:rsid w:val="00D14442"/>
    <w:rPr>
      <w:lang w:val="en-GB" w:eastAsia="en-US"/>
    </w:rPr>
  </w:style>
  <w:style w:type="paragraph" w:customStyle="1" w:styleId="SingleTxtG">
    <w:name w:val="_ Single Txt_G"/>
    <w:basedOn w:val="Normal"/>
    <w:link w:val="SingleTxtGChar"/>
    <w:qFormat/>
    <w:rsid w:val="00D14442"/>
    <w:pPr>
      <w:suppressAutoHyphens/>
      <w:spacing w:before="0" w:after="120" w:line="240" w:lineRule="atLeast"/>
      <w:ind w:left="1134" w:right="1134"/>
      <w:jc w:val="both"/>
    </w:pPr>
    <w:rPr>
      <w:rFonts w:asciiTheme="minorHAnsi" w:hAnsiTheme="minorHAnsi" w:cstheme="minorBidi"/>
      <w:sz w:val="22"/>
      <w:szCs w:val="22"/>
      <w:lang w:eastAsia="en-US"/>
    </w:rPr>
  </w:style>
  <w:style w:type="paragraph" w:customStyle="1" w:styleId="msonormal0">
    <w:name w:val="msonormal"/>
    <w:basedOn w:val="Normal"/>
    <w:rsid w:val="00D14442"/>
    <w:pPr>
      <w:spacing w:before="100" w:beforeAutospacing="1" w:after="100" w:afterAutospacing="1"/>
      <w:jc w:val="both"/>
    </w:pPr>
    <w:rPr>
      <w:rFonts w:eastAsia="SimSun"/>
      <w:u w:color="000000"/>
      <w:lang w:val="en-US"/>
    </w:rPr>
  </w:style>
  <w:style w:type="paragraph" w:customStyle="1" w:styleId="13">
    <w:name w:val="図表番号1"/>
    <w:basedOn w:val="Normal"/>
    <w:next w:val="Normal"/>
    <w:uiPriority w:val="35"/>
    <w:qFormat/>
    <w:rsid w:val="00D14442"/>
    <w:pPr>
      <w:spacing w:before="0" w:after="200"/>
      <w:jc w:val="both"/>
    </w:pPr>
    <w:rPr>
      <w:rFonts w:eastAsia="SimSun"/>
      <w:i/>
      <w:iCs/>
      <w:color w:val="1F497D"/>
      <w:sz w:val="18"/>
      <w:szCs w:val="18"/>
      <w:u w:color="000000"/>
    </w:rPr>
  </w:style>
  <w:style w:type="paragraph" w:customStyle="1" w:styleId="14">
    <w:name w:val="副題1"/>
    <w:basedOn w:val="Normal"/>
    <w:next w:val="Normal"/>
    <w:qFormat/>
    <w:rsid w:val="00D14442"/>
    <w:pPr>
      <w:spacing w:after="160"/>
      <w:jc w:val="both"/>
    </w:pPr>
    <w:rPr>
      <w:rFonts w:ascii="Calibri" w:eastAsia="SimSun" w:hAnsi="Calibri" w:cs="Arial"/>
      <w:color w:val="5A5A5A"/>
      <w:spacing w:val="15"/>
      <w:sz w:val="22"/>
      <w:szCs w:val="22"/>
      <w:u w:color="000000"/>
    </w:rPr>
  </w:style>
  <w:style w:type="paragraph" w:customStyle="1" w:styleId="15">
    <w:name w:val="引用文1"/>
    <w:basedOn w:val="Normal"/>
    <w:next w:val="Normal"/>
    <w:uiPriority w:val="29"/>
    <w:rsid w:val="00D14442"/>
    <w:pPr>
      <w:spacing w:before="200" w:after="160"/>
      <w:ind w:left="864" w:right="864"/>
      <w:jc w:val="center"/>
    </w:pPr>
    <w:rPr>
      <w:rFonts w:eastAsia="SimSun"/>
      <w:i/>
      <w:iCs/>
      <w:color w:val="404040"/>
      <w:u w:color="000000"/>
    </w:rPr>
  </w:style>
  <w:style w:type="paragraph" w:customStyle="1" w:styleId="Infodoc">
    <w:name w:val="Infodoc"/>
    <w:basedOn w:val="Normal"/>
    <w:rsid w:val="00D14442"/>
    <w:pPr>
      <w:tabs>
        <w:tab w:val="left" w:pos="1418"/>
      </w:tabs>
      <w:overflowPunct w:val="0"/>
      <w:autoSpaceDE w:val="0"/>
      <w:autoSpaceDN w:val="0"/>
      <w:adjustRightInd w:val="0"/>
      <w:spacing w:before="0"/>
      <w:ind w:left="1418" w:hanging="1418"/>
      <w:jc w:val="both"/>
    </w:pPr>
    <w:rPr>
      <w:rFonts w:eastAsia="SimSun"/>
      <w:szCs w:val="20"/>
      <w:u w:color="000000"/>
      <w:lang w:eastAsia="zh-CN"/>
    </w:rPr>
  </w:style>
  <w:style w:type="paragraph" w:customStyle="1" w:styleId="EX">
    <w:name w:val="EX"/>
    <w:basedOn w:val="Normal"/>
    <w:rsid w:val="00D14442"/>
    <w:pPr>
      <w:keepLines/>
      <w:spacing w:before="0" w:after="180"/>
      <w:ind w:left="1702" w:hanging="1418"/>
      <w:jc w:val="both"/>
    </w:pPr>
    <w:rPr>
      <w:rFonts w:eastAsia="SimSun"/>
      <w:sz w:val="20"/>
      <w:szCs w:val="20"/>
      <w:u w:color="000000"/>
      <w:lang w:eastAsia="zh-CN"/>
    </w:rPr>
  </w:style>
  <w:style w:type="character" w:customStyle="1" w:styleId="Lv3-">
    <w:name w:val="Lv3-項文章 (文字)"/>
    <w:basedOn w:val="DefaultParagraphFont"/>
    <w:link w:val="Lv3-0"/>
    <w:locked/>
    <w:rsid w:val="00D14442"/>
    <w:rPr>
      <w:rFonts w:ascii="MS PMincho" w:eastAsia="MS PMincho" w:hAnsi="MS PMincho"/>
      <w:kern w:val="2"/>
      <w:sz w:val="21"/>
      <w:szCs w:val="24"/>
      <w:lang w:eastAsia="ja-JP"/>
    </w:rPr>
  </w:style>
  <w:style w:type="paragraph" w:customStyle="1" w:styleId="Lv3-0">
    <w:name w:val="Lv3-項文章"/>
    <w:basedOn w:val="Normal"/>
    <w:link w:val="Lv3-"/>
    <w:qFormat/>
    <w:rsid w:val="00D14442"/>
    <w:pPr>
      <w:widowControl w:val="0"/>
      <w:snapToGrid w:val="0"/>
      <w:spacing w:before="0"/>
      <w:ind w:leftChars="250" w:left="250" w:firstLineChars="100" w:firstLine="210"/>
      <w:jc w:val="both"/>
    </w:pPr>
    <w:rPr>
      <w:rFonts w:ascii="MS PMincho" w:eastAsia="MS PMincho" w:hAnsi="MS PMincho" w:cstheme="minorBidi"/>
      <w:kern w:val="2"/>
      <w:sz w:val="21"/>
      <w:lang w:val="en-US"/>
    </w:rPr>
  </w:style>
  <w:style w:type="character" w:customStyle="1" w:styleId="a1">
    <w:name w:val="ラベル (文字)"/>
    <w:basedOn w:val="DefaultParagraphFont"/>
    <w:link w:val="a2"/>
    <w:locked/>
    <w:rsid w:val="00D14442"/>
    <w:rPr>
      <w:rFonts w:ascii="Arial" w:eastAsia="MS PGothic" w:hAnsi="Arial" w:cs="Arial"/>
      <w:b/>
      <w:kern w:val="2"/>
      <w:sz w:val="21"/>
      <w:szCs w:val="24"/>
      <w:lang w:eastAsia="ja-JP"/>
    </w:rPr>
  </w:style>
  <w:style w:type="paragraph" w:customStyle="1" w:styleId="a2">
    <w:name w:val="ラベル"/>
    <w:basedOn w:val="Normal"/>
    <w:next w:val="Lv3-0"/>
    <w:link w:val="a1"/>
    <w:qFormat/>
    <w:rsid w:val="00D14442"/>
    <w:pPr>
      <w:widowControl w:val="0"/>
      <w:snapToGrid w:val="0"/>
      <w:spacing w:before="174"/>
      <w:ind w:leftChars="200" w:left="200"/>
      <w:jc w:val="both"/>
    </w:pPr>
    <w:rPr>
      <w:rFonts w:ascii="Arial" w:eastAsia="MS PGothic" w:hAnsi="Arial" w:cs="Arial"/>
      <w:b/>
      <w:kern w:val="2"/>
      <w:sz w:val="21"/>
      <w:lang w:val="en-US"/>
    </w:rPr>
  </w:style>
  <w:style w:type="character" w:customStyle="1" w:styleId="Lv2-">
    <w:name w:val="Lv2-節文章 (文字)"/>
    <w:basedOn w:val="DefaultParagraphFont"/>
    <w:link w:val="Lv2-0"/>
    <w:locked/>
    <w:rsid w:val="00D14442"/>
    <w:rPr>
      <w:rFonts w:ascii="MS PMincho" w:eastAsia="MS PMincho" w:hAnsi="MS PMincho"/>
      <w:kern w:val="2"/>
      <w:sz w:val="21"/>
      <w:szCs w:val="24"/>
      <w:lang w:eastAsia="ja-JP"/>
    </w:rPr>
  </w:style>
  <w:style w:type="paragraph" w:customStyle="1" w:styleId="Lv2-0">
    <w:name w:val="Lv2-節文章"/>
    <w:basedOn w:val="Normal"/>
    <w:link w:val="Lv2-"/>
    <w:qFormat/>
    <w:rsid w:val="00D14442"/>
    <w:pPr>
      <w:widowControl w:val="0"/>
      <w:snapToGrid w:val="0"/>
      <w:spacing w:before="0"/>
      <w:ind w:leftChars="150" w:left="150" w:firstLineChars="100" w:firstLine="210"/>
      <w:jc w:val="both"/>
    </w:pPr>
    <w:rPr>
      <w:rFonts w:ascii="MS PMincho" w:eastAsia="MS PMincho" w:hAnsi="MS PMincho" w:cstheme="minorBidi"/>
      <w:kern w:val="2"/>
      <w:sz w:val="21"/>
      <w:lang w:val="en-US"/>
    </w:rPr>
  </w:style>
  <w:style w:type="paragraph" w:customStyle="1" w:styleId="headingb0">
    <w:name w:val="heading_b"/>
    <w:basedOn w:val="Heading3"/>
    <w:next w:val="Normal"/>
    <w:rsid w:val="00D14442"/>
    <w:pPr>
      <w:tabs>
        <w:tab w:val="left" w:pos="2127"/>
        <w:tab w:val="left" w:pos="2410"/>
        <w:tab w:val="left" w:pos="2921"/>
        <w:tab w:val="left" w:pos="3261"/>
      </w:tabs>
      <w:textAlignment w:val="auto"/>
      <w:outlineLvl w:val="9"/>
    </w:pPr>
    <w:rPr>
      <w:rFonts w:eastAsia="SimSun"/>
      <w:bCs/>
      <w:u w:color="000000"/>
      <w:lang w:eastAsia="zh-CN"/>
    </w:rPr>
  </w:style>
  <w:style w:type="paragraph" w:customStyle="1" w:styleId="16">
    <w:name w:val="目次の見出し1"/>
    <w:basedOn w:val="Heading1"/>
    <w:next w:val="Normal"/>
    <w:uiPriority w:val="39"/>
    <w:qFormat/>
    <w:rsid w:val="00D14442"/>
    <w:pPr>
      <w:tabs>
        <w:tab w:val="clear" w:pos="794"/>
        <w:tab w:val="clear" w:pos="1191"/>
        <w:tab w:val="clear" w:pos="1588"/>
        <w:tab w:val="clear" w:pos="1985"/>
      </w:tabs>
      <w:overflowPunct/>
      <w:autoSpaceDE/>
      <w:autoSpaceDN/>
      <w:adjustRightInd/>
      <w:spacing w:before="240" w:line="256" w:lineRule="auto"/>
      <w:ind w:left="0" w:firstLine="0"/>
      <w:textAlignment w:val="auto"/>
      <w:outlineLvl w:val="9"/>
    </w:pPr>
    <w:rPr>
      <w:rFonts w:ascii="Cambria" w:eastAsia="SimSun" w:hAnsi="Cambria"/>
      <w:b w:val="0"/>
      <w:color w:val="365F91"/>
      <w:sz w:val="32"/>
      <w:szCs w:val="32"/>
      <w:u w:color="000000"/>
      <w:lang w:val="en-US" w:eastAsia="zh-CN"/>
    </w:rPr>
  </w:style>
  <w:style w:type="paragraph" w:customStyle="1" w:styleId="91">
    <w:name w:val="目次 91"/>
    <w:basedOn w:val="Normal"/>
    <w:next w:val="Normal"/>
    <w:autoRedefine/>
    <w:uiPriority w:val="39"/>
    <w:rsid w:val="00D14442"/>
    <w:pPr>
      <w:spacing w:before="0" w:after="100" w:line="256" w:lineRule="auto"/>
      <w:ind w:left="1760"/>
      <w:jc w:val="both"/>
    </w:pPr>
    <w:rPr>
      <w:rFonts w:ascii="Calibri" w:eastAsia="SimSun" w:hAnsi="Calibri" w:cs="Arial"/>
      <w:sz w:val="22"/>
      <w:szCs w:val="22"/>
      <w:u w:color="000000"/>
      <w:lang w:val="en-US" w:eastAsia="zh-CN"/>
    </w:rPr>
  </w:style>
  <w:style w:type="paragraph" w:customStyle="1" w:styleId="AppendixNoTitle0">
    <w:name w:val="Appendix_NoTitle"/>
    <w:basedOn w:val="AnnexNoTitle0"/>
    <w:next w:val="Normalaftertitle"/>
    <w:rsid w:val="00D14442"/>
    <w:pPr>
      <w:overflowPunct w:val="0"/>
      <w:autoSpaceDE w:val="0"/>
      <w:autoSpaceDN w:val="0"/>
      <w:adjustRightInd w:val="0"/>
    </w:pPr>
    <w:rPr>
      <w:rFonts w:eastAsia="SimSun"/>
      <w:szCs w:val="20"/>
      <w:u w:color="000000"/>
      <w:lang w:eastAsia="zh-CN"/>
    </w:rPr>
  </w:style>
  <w:style w:type="paragraph" w:customStyle="1" w:styleId="FigureNoTitle0">
    <w:name w:val="Figure_NoTitle"/>
    <w:basedOn w:val="Normal"/>
    <w:next w:val="Normalaftertitle"/>
    <w:rsid w:val="00D14442"/>
    <w:pPr>
      <w:keepLines/>
      <w:tabs>
        <w:tab w:val="left" w:pos="794"/>
        <w:tab w:val="left" w:pos="1191"/>
        <w:tab w:val="left" w:pos="1588"/>
        <w:tab w:val="left" w:pos="1985"/>
      </w:tabs>
      <w:overflowPunct w:val="0"/>
      <w:autoSpaceDE w:val="0"/>
      <w:autoSpaceDN w:val="0"/>
      <w:adjustRightInd w:val="0"/>
      <w:spacing w:before="240" w:after="120"/>
      <w:jc w:val="center"/>
    </w:pPr>
    <w:rPr>
      <w:rFonts w:eastAsia="SimSun"/>
      <w:b/>
      <w:szCs w:val="20"/>
      <w:u w:color="000000"/>
      <w:lang w:eastAsia="zh-CN"/>
    </w:rPr>
  </w:style>
  <w:style w:type="paragraph" w:customStyle="1" w:styleId="TableNoTitle0">
    <w:name w:val="Table_NoTitle"/>
    <w:basedOn w:val="Normal"/>
    <w:next w:val="Tablehead"/>
    <w:rsid w:val="00D14442"/>
    <w:pPr>
      <w:keepNext/>
      <w:keepLines/>
      <w:tabs>
        <w:tab w:val="left" w:pos="794"/>
        <w:tab w:val="left" w:pos="1191"/>
        <w:tab w:val="left" w:pos="1588"/>
        <w:tab w:val="left" w:pos="1985"/>
      </w:tabs>
      <w:overflowPunct w:val="0"/>
      <w:autoSpaceDE w:val="0"/>
      <w:autoSpaceDN w:val="0"/>
      <w:adjustRightInd w:val="0"/>
      <w:spacing w:before="360" w:after="120"/>
      <w:jc w:val="center"/>
    </w:pPr>
    <w:rPr>
      <w:rFonts w:eastAsia="SimSun"/>
      <w:bCs/>
      <w:color w:val="000000" w:themeColor="text1"/>
      <w:szCs w:val="20"/>
      <w:u w:color="000000"/>
      <w:lang w:eastAsia="en-US"/>
    </w:rPr>
  </w:style>
  <w:style w:type="character" w:customStyle="1" w:styleId="17">
    <w:name w:val="表示したハイパーリンク1"/>
    <w:basedOn w:val="DefaultParagraphFont"/>
    <w:semiHidden/>
    <w:rsid w:val="00D14442"/>
    <w:rPr>
      <w:color w:val="800080"/>
      <w:u w:val="single"/>
    </w:rPr>
  </w:style>
  <w:style w:type="character" w:customStyle="1" w:styleId="text-std">
    <w:name w:val="text-std"/>
    <w:rsid w:val="00D14442"/>
  </w:style>
  <w:style w:type="character" w:customStyle="1" w:styleId="st">
    <w:name w:val="st"/>
    <w:basedOn w:val="DefaultParagraphFont"/>
    <w:rsid w:val="00D14442"/>
  </w:style>
  <w:style w:type="character" w:customStyle="1" w:styleId="18">
    <w:name w:val="副題 (文字)1"/>
    <w:basedOn w:val="DefaultParagraphFont"/>
    <w:rsid w:val="00D14442"/>
    <w:rPr>
      <w:rFonts w:asciiTheme="minorHAnsi" w:eastAsiaTheme="minorEastAsia" w:hAnsiTheme="minorHAnsi" w:cstheme="minorBidi" w:hint="default"/>
      <w:sz w:val="24"/>
      <w:szCs w:val="24"/>
      <w:lang w:val="en-GB"/>
    </w:rPr>
  </w:style>
  <w:style w:type="character" w:customStyle="1" w:styleId="19">
    <w:name w:val="引用文 (文字)1"/>
    <w:basedOn w:val="DefaultParagraphFont"/>
    <w:uiPriority w:val="29"/>
    <w:rsid w:val="00D14442"/>
    <w:rPr>
      <w:rFonts w:ascii="SimSun" w:eastAsia="SimSun" w:hAnsi="SimSun" w:hint="eastAsia"/>
      <w:i/>
      <w:iCs/>
      <w:color w:val="404040" w:themeColor="text1" w:themeTint="BF"/>
      <w:sz w:val="24"/>
      <w:lang w:val="en-GB"/>
    </w:rPr>
  </w:style>
  <w:style w:type="table" w:customStyle="1" w:styleId="110">
    <w:name w:val="눈금 표 1 밝게1"/>
    <w:basedOn w:val="TableNormal"/>
    <w:uiPriority w:val="46"/>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
    <w:name w:val="눈금 표 41"/>
    <w:basedOn w:val="TableNormal"/>
    <w:uiPriority w:val="49"/>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눈금 표 5 어둡게 - 강조색 11"/>
    <w:basedOn w:val="TableNormal"/>
    <w:uiPriority w:val="50"/>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31">
    <w:name w:val="목록 표 31"/>
    <w:basedOn w:val="TableNormal"/>
    <w:uiPriority w:val="48"/>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5-110">
    <w:name w:val="グリッド (表) 5 濃色 - アクセント 11"/>
    <w:basedOn w:val="TableNormal"/>
    <w:uiPriority w:val="50"/>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0">
    <w:name w:val="グリッド (表) 41"/>
    <w:basedOn w:val="TableNormal"/>
    <w:uiPriority w:val="49"/>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0">
    <w:name w:val="一覧 (表) 31"/>
    <w:basedOn w:val="TableNormal"/>
    <w:uiPriority w:val="48"/>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
    <w:name w:val="グリッド (表) 1 淡色1"/>
    <w:basedOn w:val="TableNormal"/>
    <w:uiPriority w:val="46"/>
    <w:rsid w:val="00D14442"/>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Messtab">
    <w:name w:val="Mess_tab"/>
    <w:basedOn w:val="Normal"/>
    <w:link w:val="MesstabChar"/>
    <w:rsid w:val="00D14442"/>
    <w:pPr>
      <w:spacing w:before="20" w:after="20"/>
      <w:ind w:left="57"/>
    </w:pPr>
    <w:rPr>
      <w:rFonts w:ascii="Helvetica" w:eastAsia="Batang" w:hAnsi="Helvetica" w:cs="Helvetica"/>
      <w:sz w:val="20"/>
      <w:szCs w:val="20"/>
      <w:u w:color="000000"/>
      <w:lang w:val="de-DE" w:eastAsia="ko-KR"/>
    </w:rPr>
  </w:style>
  <w:style w:type="character" w:customStyle="1" w:styleId="MesstabChar">
    <w:name w:val="Mess_tab Char"/>
    <w:link w:val="Messtab"/>
    <w:rsid w:val="00D14442"/>
    <w:rPr>
      <w:rFonts w:ascii="Helvetica" w:eastAsia="Batang" w:hAnsi="Helvetica" w:cs="Helvetica"/>
      <w:sz w:val="20"/>
      <w:szCs w:val="20"/>
      <w:u w:color="000000"/>
      <w:lang w:val="de-DE" w:eastAsia="ko-KR"/>
    </w:rPr>
  </w:style>
  <w:style w:type="character" w:customStyle="1" w:styleId="DefaultChar">
    <w:name w:val="Default Char"/>
    <w:link w:val="Default"/>
    <w:uiPriority w:val="99"/>
    <w:locked/>
    <w:rsid w:val="00D14442"/>
    <w:rPr>
      <w:rFonts w:ascii="Arial" w:eastAsia="MS Mincho" w:hAnsi="Arial" w:cs="Arial"/>
      <w:color w:val="000000"/>
      <w:sz w:val="24"/>
      <w:szCs w:val="24"/>
      <w:lang w:eastAsia="en-US"/>
    </w:rPr>
  </w:style>
  <w:style w:type="numbering" w:customStyle="1" w:styleId="20">
    <w:name w:val="リストなし2"/>
    <w:next w:val="NoList"/>
    <w:uiPriority w:val="99"/>
    <w:semiHidden/>
    <w:unhideWhenUsed/>
    <w:rsid w:val="00AF3D16"/>
  </w:style>
  <w:style w:type="table" w:customStyle="1" w:styleId="21">
    <w:name w:val="表 (格子)2"/>
    <w:basedOn w:val="TableNormal"/>
    <w:next w:val="TableGrid"/>
    <w:qFormat/>
    <w:rsid w:val="00AF3D1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qFormat/>
    <w:rsid w:val="00AF3D16"/>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 w:type="numbering" w:customStyle="1" w:styleId="112">
    <w:name w:val="リストなし11"/>
    <w:next w:val="NoList"/>
    <w:uiPriority w:val="99"/>
    <w:semiHidden/>
    <w:unhideWhenUsed/>
    <w:rsid w:val="00AF3D16"/>
  </w:style>
  <w:style w:type="table" w:customStyle="1" w:styleId="113">
    <w:name w:val="表 (格子)11"/>
    <w:basedOn w:val="TableNormal"/>
    <w:next w:val="TableGrid"/>
    <w:rsid w:val="00AF3D16"/>
    <w:pPr>
      <w:spacing w:after="0" w:line="240" w:lineRule="auto"/>
    </w:pPr>
    <w:rPr>
      <w:rFonts w:ascii="Times New Roman" w:eastAsia="MS Mincho" w:hAnsi="Times New Roman" w:cs="Times New Roman"/>
      <w:sz w:val="20"/>
      <w:szCs w:val="20"/>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눈금 표 1 밝게11"/>
    <w:basedOn w:val="TableNormal"/>
    <w:uiPriority w:val="46"/>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411">
    <w:name w:val="눈금 표 411"/>
    <w:basedOn w:val="TableNormal"/>
    <w:uiPriority w:val="49"/>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5-111">
    <w:name w:val="눈금 표 5 어둡게 - 강조색 111"/>
    <w:basedOn w:val="TableNormal"/>
    <w:uiPriority w:val="50"/>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311">
    <w:name w:val="목록 표 311"/>
    <w:basedOn w:val="TableNormal"/>
    <w:uiPriority w:val="48"/>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5-1110">
    <w:name w:val="グリッド (表) 5 濃色 - アクセント 111"/>
    <w:basedOn w:val="TableNormal"/>
    <w:uiPriority w:val="50"/>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10">
    <w:name w:val="グリッド (表) 411"/>
    <w:basedOn w:val="TableNormal"/>
    <w:uiPriority w:val="49"/>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0">
    <w:name w:val="一覧 (表) 311"/>
    <w:basedOn w:val="TableNormal"/>
    <w:uiPriority w:val="48"/>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1">
    <w:name w:val="グリッド (表) 1 淡色11"/>
    <w:basedOn w:val="TableNormal"/>
    <w:uiPriority w:val="46"/>
    <w:rsid w:val="00AF3D16"/>
    <w:pPr>
      <w:spacing w:after="0" w:line="240" w:lineRule="auto"/>
    </w:pPr>
    <w:rPr>
      <w:rFonts w:ascii="Times New Roman" w:eastAsia="MS Mincho" w:hAnsi="Times New Roman" w:cs="Times New Roman"/>
      <w:sz w:val="20"/>
      <w:szCs w:val="20"/>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cf01">
    <w:name w:val="cf01"/>
    <w:basedOn w:val="DefaultParagraphFont"/>
    <w:rsid w:val="00BB0F86"/>
    <w:rPr>
      <w:rFonts w:ascii="Meiryo UI" w:eastAsia="Meiryo UI" w:hAnsi="Meiryo UI" w:hint="eastAsia"/>
      <w:sz w:val="18"/>
      <w:szCs w:val="18"/>
    </w:rPr>
  </w:style>
  <w:style w:type="paragraph" w:customStyle="1" w:styleId="ISOChange">
    <w:name w:val="ISO_Change"/>
    <w:basedOn w:val="Normal"/>
    <w:rsid w:val="00855DBD"/>
    <w:pPr>
      <w:spacing w:before="210" w:line="210" w:lineRule="exact"/>
    </w:pPr>
    <w:rPr>
      <w:rFonts w:ascii="Arial" w:eastAsia="Yu Mincho" w:hAnsi="Arial"/>
      <w:sz w:val="18"/>
      <w:szCs w:val="20"/>
      <w:lang w:eastAsia="en-US"/>
    </w:rPr>
  </w:style>
  <w:style w:type="paragraph" w:customStyle="1" w:styleId="zzCover">
    <w:name w:val="zzCover"/>
    <w:basedOn w:val="Normal"/>
    <w:rsid w:val="00855DBD"/>
    <w:pPr>
      <w:spacing w:before="0" w:after="220" w:line="230" w:lineRule="atLeast"/>
      <w:jc w:val="right"/>
    </w:pPr>
    <w:rPr>
      <w:rFonts w:ascii="Cambria" w:eastAsia="MS Mincho" w:hAnsi="Cambria" w:cs="Cambria"/>
      <w:b/>
      <w:color w:val="000000"/>
      <w:sz w:val="26"/>
      <w:szCs w:val="20"/>
      <w:lang w:eastAsia="fr-FR"/>
    </w:rPr>
  </w:style>
  <w:style w:type="paragraph" w:customStyle="1" w:styleId="zzBiblio">
    <w:name w:val="zzBiblio"/>
    <w:basedOn w:val="Normal"/>
    <w:next w:val="Normal"/>
    <w:rsid w:val="00E121F6"/>
    <w:pPr>
      <w:pageBreakBefore/>
      <w:spacing w:before="0" w:after="760" w:line="310" w:lineRule="exact"/>
      <w:jc w:val="center"/>
    </w:pPr>
    <w:rPr>
      <w:rFonts w:ascii="Cambria" w:eastAsia="MS Mincho" w:hAnsi="Cambria" w:cs="Cambria"/>
      <w:b/>
      <w:sz w:val="28"/>
      <w:szCs w:val="28"/>
      <w:lang w:eastAsia="fr-FR"/>
    </w:rPr>
  </w:style>
  <w:style w:type="paragraph" w:customStyle="1" w:styleId="ISOBibliography">
    <w:name w:val="ISO Bibliography"/>
    <w:basedOn w:val="Normal"/>
    <w:link w:val="ISOBibliographyChar"/>
    <w:qFormat/>
    <w:rsid w:val="00E121F6"/>
    <w:pPr>
      <w:widowControl w:val="0"/>
      <w:numPr>
        <w:numId w:val="27"/>
      </w:numPr>
      <w:tabs>
        <w:tab w:val="left" w:pos="720"/>
      </w:tabs>
      <w:overflowPunct w:val="0"/>
      <w:autoSpaceDE w:val="0"/>
      <w:autoSpaceDN w:val="0"/>
      <w:adjustRightInd w:val="0"/>
      <w:spacing w:before="0" w:after="240" w:line="230" w:lineRule="atLeast"/>
      <w:ind w:hanging="720"/>
      <w:jc w:val="both"/>
      <w:textAlignment w:val="baseline"/>
    </w:pPr>
    <w:rPr>
      <w:rFonts w:ascii="Arial" w:eastAsia="MS Mincho" w:hAnsi="Arial" w:cs="Arial"/>
      <w:color w:val="000000"/>
      <w:sz w:val="20"/>
      <w:szCs w:val="20"/>
    </w:rPr>
  </w:style>
  <w:style w:type="character" w:customStyle="1" w:styleId="ISOBibliographyChar">
    <w:name w:val="ISO Bibliography Char"/>
    <w:link w:val="ISOBibliography"/>
    <w:rsid w:val="00E121F6"/>
    <w:rPr>
      <w:rFonts w:ascii="Arial" w:eastAsia="MS Mincho" w:hAnsi="Arial" w:cs="Arial"/>
      <w:color w:val="000000"/>
      <w:sz w:val="20"/>
      <w:szCs w:val="20"/>
      <w:lang w:val="en-GB" w:eastAsia="ja-JP"/>
    </w:rPr>
  </w:style>
  <w:style w:type="character" w:customStyle="1" w:styleId="ascii">
    <w:name w:val="ascii"/>
    <w:basedOn w:val="DefaultParagraphFont"/>
    <w:rsid w:val="00E12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96289">
      <w:bodyDiv w:val="1"/>
      <w:marLeft w:val="0"/>
      <w:marRight w:val="0"/>
      <w:marTop w:val="0"/>
      <w:marBottom w:val="0"/>
      <w:divBdr>
        <w:top w:val="none" w:sz="0" w:space="0" w:color="auto"/>
        <w:left w:val="none" w:sz="0" w:space="0" w:color="auto"/>
        <w:bottom w:val="none" w:sz="0" w:space="0" w:color="auto"/>
        <w:right w:val="none" w:sz="0" w:space="0" w:color="auto"/>
      </w:divBdr>
    </w:div>
    <w:div w:id="886528953">
      <w:bodyDiv w:val="1"/>
      <w:marLeft w:val="0"/>
      <w:marRight w:val="0"/>
      <w:marTop w:val="0"/>
      <w:marBottom w:val="0"/>
      <w:divBdr>
        <w:top w:val="none" w:sz="0" w:space="0" w:color="auto"/>
        <w:left w:val="none" w:sz="0" w:space="0" w:color="auto"/>
        <w:bottom w:val="none" w:sz="0" w:space="0" w:color="auto"/>
        <w:right w:val="none" w:sz="0" w:space="0" w:color="auto"/>
      </w:divBdr>
    </w:div>
    <w:div w:id="954797467">
      <w:bodyDiv w:val="1"/>
      <w:marLeft w:val="0"/>
      <w:marRight w:val="0"/>
      <w:marTop w:val="0"/>
      <w:marBottom w:val="0"/>
      <w:divBdr>
        <w:top w:val="none" w:sz="0" w:space="0" w:color="auto"/>
        <w:left w:val="none" w:sz="0" w:space="0" w:color="auto"/>
        <w:bottom w:val="none" w:sz="0" w:space="0" w:color="auto"/>
        <w:right w:val="none" w:sz="0" w:space="0" w:color="auto"/>
      </w:divBdr>
    </w:div>
    <w:div w:id="1186288970">
      <w:bodyDiv w:val="1"/>
      <w:marLeft w:val="0"/>
      <w:marRight w:val="0"/>
      <w:marTop w:val="0"/>
      <w:marBottom w:val="0"/>
      <w:divBdr>
        <w:top w:val="none" w:sz="0" w:space="0" w:color="auto"/>
        <w:left w:val="none" w:sz="0" w:space="0" w:color="auto"/>
        <w:bottom w:val="none" w:sz="0" w:space="0" w:color="auto"/>
        <w:right w:val="none" w:sz="0" w:space="0" w:color="auto"/>
      </w:divBdr>
    </w:div>
    <w:div w:id="124079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10D9A308BEC4CDBA859E14D73EF5ED3"/>
        <w:category>
          <w:name w:val="全般"/>
          <w:gallery w:val="placeholder"/>
        </w:category>
        <w:types>
          <w:type w:val="bbPlcHdr"/>
        </w:types>
        <w:behaviors>
          <w:behavior w:val="content"/>
        </w:behaviors>
        <w:guid w:val="{AB40DB02-4C89-405B-ABB4-C1B29A59ADA9}"/>
      </w:docPartPr>
      <w:docPartBody>
        <w:p w:rsidR="00BE2315" w:rsidRDefault="00CA6462" w:rsidP="00CA6462">
          <w:pPr>
            <w:pStyle w:val="E10D9A308BEC4CDBA859E14D73EF5ED3"/>
          </w:pPr>
          <w:r w:rsidRPr="00136DDD">
            <w:rPr>
              <w:rStyle w:val="PlaceholderText"/>
            </w:rPr>
            <w:t>Insert an abstract under 200 words that describes the content of the document, including a clear description of any proposals it may contain.</w:t>
          </w:r>
        </w:p>
      </w:docPartBody>
    </w:docPart>
    <w:docPart>
      <w:docPartPr>
        <w:name w:val="AEE4B7EDD3A44CB79480166C96A05B79"/>
        <w:category>
          <w:name w:val="全般"/>
          <w:gallery w:val="placeholder"/>
        </w:category>
        <w:types>
          <w:type w:val="bbPlcHdr"/>
        </w:types>
        <w:behaviors>
          <w:behavior w:val="content"/>
        </w:behaviors>
        <w:guid w:val="{CD47F3AD-7F1E-4637-865C-2B9C691EAD9E}"/>
      </w:docPartPr>
      <w:docPartBody>
        <w:p w:rsidR="003B33F0" w:rsidRDefault="00BE2315" w:rsidP="00BE2315">
          <w:pPr>
            <w:pStyle w:val="AEE4B7EDD3A44CB79480166C96A05B79"/>
          </w:pPr>
          <w:r w:rsidRPr="001229A4">
            <w:rPr>
              <w:rStyle w:val="PlaceholderText"/>
            </w:rPr>
            <w:t>Click here to enter text.</w:t>
          </w:r>
        </w:p>
      </w:docPartBody>
    </w:docPart>
    <w:docPart>
      <w:docPartPr>
        <w:name w:val="FCFC8E1382A64DBDAD1A2F0E1F71A6B1"/>
        <w:category>
          <w:name w:val="全般"/>
          <w:gallery w:val="placeholder"/>
        </w:category>
        <w:types>
          <w:type w:val="bbPlcHdr"/>
        </w:types>
        <w:behaviors>
          <w:behavior w:val="content"/>
        </w:behaviors>
        <w:guid w:val="{731F0CDC-436B-4490-AB99-11BCD47E6400}"/>
      </w:docPartPr>
      <w:docPartBody>
        <w:p w:rsidR="003B33F0" w:rsidRDefault="00BE2315" w:rsidP="00BE2315">
          <w:pPr>
            <w:pStyle w:val="FCFC8E1382A64DBDAD1A2F0E1F71A6B1"/>
          </w:pPr>
          <w:r w:rsidRPr="001229A4">
            <w:rPr>
              <w:rStyle w:val="PlaceholderText"/>
            </w:rPr>
            <w:t>Click here to enter text.</w:t>
          </w:r>
        </w:p>
      </w:docPartBody>
    </w:docPart>
    <w:docPart>
      <w:docPartPr>
        <w:name w:val="F1C656CA34934629B25D1DE3FE8D98E3"/>
        <w:category>
          <w:name w:val="全般"/>
          <w:gallery w:val="placeholder"/>
        </w:category>
        <w:types>
          <w:type w:val="bbPlcHdr"/>
        </w:types>
        <w:behaviors>
          <w:behavior w:val="content"/>
        </w:behaviors>
        <w:guid w:val="{47B5B13D-04F2-4343-894B-51E76868DAE3}"/>
      </w:docPartPr>
      <w:docPartBody>
        <w:p w:rsidR="003B33F0" w:rsidRDefault="00BE2315" w:rsidP="00BE2315">
          <w:pPr>
            <w:pStyle w:val="F1C656CA34934629B25D1DE3FE8D98E3"/>
          </w:pPr>
          <w:r w:rsidRPr="001229A4">
            <w:rPr>
              <w:rStyle w:val="PlaceholderText"/>
            </w:rPr>
            <w:t>Click here to enter text.</w:t>
          </w:r>
        </w:p>
      </w:docPartBody>
    </w:docPart>
    <w:docPart>
      <w:docPartPr>
        <w:name w:val="D7AB4AA17CB1478B859DFFE21D7B44CA"/>
        <w:category>
          <w:name w:val="全般"/>
          <w:gallery w:val="placeholder"/>
        </w:category>
        <w:types>
          <w:type w:val="bbPlcHdr"/>
        </w:types>
        <w:behaviors>
          <w:behavior w:val="content"/>
        </w:behaviors>
        <w:guid w:val="{6BBF2FA3-A30D-48BD-AF97-4309926E8095}"/>
      </w:docPartPr>
      <w:docPartBody>
        <w:p w:rsidR="00DB25E8" w:rsidRDefault="00363F16" w:rsidP="00363F16">
          <w:pPr>
            <w:pStyle w:val="D7AB4AA17CB1478B859DFFE21D7B44CA"/>
          </w:pPr>
          <w:r w:rsidRPr="00543D41">
            <w:rPr>
              <w:rStyle w:val="PlaceholderText"/>
              <w:highlight w:val="yellow"/>
            </w:rPr>
            <w:t xml:space="preserve">Insert keywords separated by semicolon </w:t>
          </w:r>
          <w:r w:rsidRPr="00543D41">
            <w:rPr>
              <w:rStyle w:val="PlaceholderText"/>
              <w:rFonts w:cs="Nirmala UI"/>
              <w:szCs w:val="21"/>
              <w:highlight w:val="yellow"/>
              <w:cs/>
              <w:lang w:bidi="hi-IN"/>
            </w:rPr>
            <w:t>(</w:t>
          </w:r>
          <w:r w:rsidRPr="00543D41">
            <w:rPr>
              <w:rStyle w:val="PlaceholderText"/>
              <w:highlight w:val="yellow"/>
            </w:rPr>
            <w:t>;</w:t>
          </w:r>
          <w:r w:rsidRPr="00543D41">
            <w:rPr>
              <w:rStyle w:val="PlaceholderText"/>
              <w:rFonts w:cs="Nirmala UI"/>
              <w:szCs w:val="21"/>
              <w:highlight w:val="yellow"/>
              <w:cs/>
              <w:lang w:bidi="hi-IN"/>
            </w:rPr>
            <w:t>)</w:t>
          </w:r>
        </w:p>
      </w:docPartBody>
    </w:docPart>
    <w:docPart>
      <w:docPartPr>
        <w:name w:val="7E464E7B64394EBA9965A1C01DA82356"/>
        <w:category>
          <w:name w:val="General"/>
          <w:gallery w:val="placeholder"/>
        </w:category>
        <w:types>
          <w:type w:val="bbPlcHdr"/>
        </w:types>
        <w:behaviors>
          <w:behavior w:val="content"/>
        </w:behaviors>
        <w:guid w:val="{815154C0-D67A-40A0-9E6C-A4A3C8C556B2}"/>
      </w:docPartPr>
      <w:docPartBody>
        <w:p w:rsidR="0026458E" w:rsidRDefault="0026458E" w:rsidP="0026458E">
          <w:pPr>
            <w:pStyle w:val="7E464E7B64394EBA9965A1C01DA82356"/>
          </w:pPr>
          <w:r>
            <w:rPr>
              <w:rStyle w:val="PlaceholderText"/>
              <w:highlight w:val="yellow"/>
            </w:rPr>
            <w:t>Place</w:t>
          </w:r>
        </w:p>
      </w:docPartBody>
    </w:docPart>
    <w:docPart>
      <w:docPartPr>
        <w:name w:val="E87945D9797B4E18BCEB7887234AECC7"/>
        <w:category>
          <w:name w:val="General"/>
          <w:gallery w:val="placeholder"/>
        </w:category>
        <w:types>
          <w:type w:val="bbPlcHdr"/>
        </w:types>
        <w:behaviors>
          <w:behavior w:val="content"/>
        </w:behaviors>
        <w:guid w:val="{CAA6E146-C2E8-4300-8755-2F5D78FEA084}"/>
      </w:docPartPr>
      <w:docPartBody>
        <w:p w:rsidR="0026458E" w:rsidRDefault="0026458E" w:rsidP="0026458E">
          <w:pPr>
            <w:pStyle w:val="E87945D9797B4E18BCEB7887234AECC7"/>
          </w:pPr>
          <w:r>
            <w:rPr>
              <w:rStyle w:val="PlaceholderText"/>
              <w:highlight w:val="yellow"/>
            </w:rPr>
            <w:t>dd-dd mmm yyyy</w:t>
          </w:r>
        </w:p>
      </w:docPartBody>
    </w:docPart>
    <w:docPart>
      <w:docPartPr>
        <w:name w:val="C0CDC4ABAEA246A0BBD514FA74940C1A"/>
        <w:category>
          <w:name w:val="General"/>
          <w:gallery w:val="placeholder"/>
        </w:category>
        <w:types>
          <w:type w:val="bbPlcHdr"/>
        </w:types>
        <w:behaviors>
          <w:behavior w:val="content"/>
        </w:behaviors>
        <w:guid w:val="{20E13F57-A4B2-4D31-9CF2-0601ACD8EAC3}"/>
      </w:docPartPr>
      <w:docPartBody>
        <w:p w:rsidR="0026458E" w:rsidRDefault="0026458E" w:rsidP="0026458E">
          <w:pPr>
            <w:pStyle w:val="C0CDC4ABAEA246A0BBD514FA74940C1A"/>
          </w:pPr>
          <w:r w:rsidRPr="00136DDD">
            <w:rPr>
              <w:rStyle w:val="PlaceholderText"/>
            </w:rPr>
            <w:t xml:space="preserve">Insert keywords separated by semicolon </w:t>
          </w:r>
          <w:r w:rsidRPr="00136DDD">
            <w:rPr>
              <w:rStyle w:val="PlaceholderText"/>
              <w:rFonts w:cs="Nirmala UI"/>
              <w:szCs w:val="21"/>
              <w:cs/>
              <w:lang w:bidi="hi-IN"/>
            </w:rPr>
            <w:t>(</w:t>
          </w:r>
          <w:r w:rsidRPr="00136DDD">
            <w:rPr>
              <w:rStyle w:val="PlaceholderText"/>
            </w:rPr>
            <w:t>;</w:t>
          </w:r>
          <w:r w:rsidRPr="00136DDD">
            <w:rPr>
              <w:rStyle w:val="PlaceholderText"/>
              <w:rFonts w:cs="Nirmala UI"/>
              <w:szCs w:val="21"/>
              <w:cs/>
              <w:lang w:bidi="hi-I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Yu Gothic UI"/>
    <w:panose1 w:val="00000000000000000000"/>
    <w:charset w:val="80"/>
    <w:family w:val="auto"/>
    <w:notTrueType/>
    <w:pitch w:val="variable"/>
    <w:sig w:usb0="00000001" w:usb1="08070000" w:usb2="00000010" w:usb3="00000000" w:csb0="00020000" w:csb1="00000000"/>
  </w:font>
  <w:font w:name="Batang">
    <w:altName w:val="Malgun Gothic Semilight"/>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roman"/>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TimesNewRomanPS-BoldMT">
    <w:altName w:val="Times New Roman"/>
    <w:charset w:val="00"/>
    <w:family w:val="auto"/>
    <w:pitch w:val="default"/>
  </w:font>
  <w:font w:name="TimesNewRomanPSMT">
    <w:altName w:val="Times New Roman"/>
    <w:charset w:val="00"/>
    <w:family w:val="auto"/>
    <w:pitch w:val="default"/>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Meiryo UI">
    <w:charset w:val="80"/>
    <w:family w:val="swiss"/>
    <w:pitch w:val="variable"/>
    <w:sig w:usb0="E00002FF" w:usb1="6AC7FFFF" w:usb2="08000012" w:usb3="00000000" w:csb0="0002009F" w:csb1="00000000"/>
  </w:font>
  <w:font w:name="Yu Mincho">
    <w:altName w:val="Yu Gothic UI"/>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Cambria,Italic">
    <w:altName w:val="Cambria"/>
    <w:charset w:val="00"/>
    <w:family w:val="roman"/>
    <w:pitch w:val="default"/>
  </w:font>
  <w:font w:name="Mangal">
    <w:altName w:val="Courier New"/>
    <w:panose1 w:val="00000400000000000000"/>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462"/>
    <w:rsid w:val="00023779"/>
    <w:rsid w:val="000A6E2F"/>
    <w:rsid w:val="000E3FB2"/>
    <w:rsid w:val="001B3B38"/>
    <w:rsid w:val="00254131"/>
    <w:rsid w:val="0026458E"/>
    <w:rsid w:val="002F7655"/>
    <w:rsid w:val="00363F16"/>
    <w:rsid w:val="003B33F0"/>
    <w:rsid w:val="00415301"/>
    <w:rsid w:val="00452C93"/>
    <w:rsid w:val="00466636"/>
    <w:rsid w:val="00527303"/>
    <w:rsid w:val="005F0343"/>
    <w:rsid w:val="00675338"/>
    <w:rsid w:val="006C6B62"/>
    <w:rsid w:val="008749DA"/>
    <w:rsid w:val="00A867FF"/>
    <w:rsid w:val="00BE2315"/>
    <w:rsid w:val="00CA6462"/>
    <w:rsid w:val="00DB25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6458E"/>
    <w:rPr>
      <w:rFonts w:ascii="Times New Roman" w:hAnsi="Times New Roman"/>
      <w:color w:val="808080"/>
    </w:rPr>
  </w:style>
  <w:style w:type="paragraph" w:customStyle="1" w:styleId="E10D9A308BEC4CDBA859E14D73EF5ED3">
    <w:name w:val="E10D9A308BEC4CDBA859E14D73EF5ED3"/>
    <w:rsid w:val="00CA6462"/>
    <w:pPr>
      <w:widowControl w:val="0"/>
      <w:jc w:val="both"/>
    </w:pPr>
  </w:style>
  <w:style w:type="paragraph" w:customStyle="1" w:styleId="AEE4B7EDD3A44CB79480166C96A05B79">
    <w:name w:val="AEE4B7EDD3A44CB79480166C96A05B79"/>
    <w:rsid w:val="00BE2315"/>
    <w:pPr>
      <w:widowControl w:val="0"/>
      <w:jc w:val="both"/>
    </w:pPr>
  </w:style>
  <w:style w:type="paragraph" w:customStyle="1" w:styleId="FCFC8E1382A64DBDAD1A2F0E1F71A6B1">
    <w:name w:val="FCFC8E1382A64DBDAD1A2F0E1F71A6B1"/>
    <w:rsid w:val="00BE2315"/>
    <w:pPr>
      <w:widowControl w:val="0"/>
      <w:jc w:val="both"/>
    </w:pPr>
  </w:style>
  <w:style w:type="paragraph" w:customStyle="1" w:styleId="F1C656CA34934629B25D1DE3FE8D98E3">
    <w:name w:val="F1C656CA34934629B25D1DE3FE8D98E3"/>
    <w:rsid w:val="00BE2315"/>
    <w:pPr>
      <w:widowControl w:val="0"/>
      <w:jc w:val="both"/>
    </w:pPr>
  </w:style>
  <w:style w:type="paragraph" w:customStyle="1" w:styleId="D7AB4AA17CB1478B859DFFE21D7B44CA">
    <w:name w:val="D7AB4AA17CB1478B859DFFE21D7B44CA"/>
    <w:rsid w:val="00363F16"/>
    <w:pPr>
      <w:widowControl w:val="0"/>
      <w:jc w:val="both"/>
    </w:pPr>
  </w:style>
  <w:style w:type="paragraph" w:customStyle="1" w:styleId="7E464E7B64394EBA9965A1C01DA82356">
    <w:name w:val="7E464E7B64394EBA9965A1C01DA82356"/>
    <w:rsid w:val="0026458E"/>
    <w:pPr>
      <w:spacing w:after="160" w:line="259" w:lineRule="auto"/>
    </w:pPr>
    <w:rPr>
      <w:kern w:val="0"/>
      <w:sz w:val="22"/>
      <w:lang w:eastAsia="en-US"/>
    </w:rPr>
  </w:style>
  <w:style w:type="paragraph" w:customStyle="1" w:styleId="E87945D9797B4E18BCEB7887234AECC7">
    <w:name w:val="E87945D9797B4E18BCEB7887234AECC7"/>
    <w:rsid w:val="0026458E"/>
    <w:pPr>
      <w:spacing w:after="160" w:line="259" w:lineRule="auto"/>
    </w:pPr>
    <w:rPr>
      <w:kern w:val="0"/>
      <w:sz w:val="22"/>
      <w:lang w:eastAsia="en-US"/>
    </w:rPr>
  </w:style>
  <w:style w:type="paragraph" w:customStyle="1" w:styleId="C0CDC4ABAEA246A0BBD514FA74940C1A">
    <w:name w:val="C0CDC4ABAEA246A0BBD514FA74940C1A"/>
    <w:rsid w:val="0026458E"/>
    <w:pPr>
      <w:spacing w:after="160" w:line="259" w:lineRule="auto"/>
    </w:pPr>
    <w:rPr>
      <w:kern w:val="0"/>
      <w:sz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customXml/itemProps4.xml><?xml version="1.0" encoding="utf-8"?>
<ds:datastoreItem xmlns:ds="http://schemas.openxmlformats.org/officeDocument/2006/customXml" ds:itemID="{6A96CCC0-27C4-4183-8111-FEAB43332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Template>
  <TotalTime>53</TotalTime>
  <Pages>32</Pages>
  <Words>9466</Words>
  <Characters>53960</Characters>
  <Application>Microsoft Office Word</Application>
  <DocSecurity>0</DocSecurity>
  <Lines>449</Lines>
  <Paragraphs>126</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Amended New Work Item from C013: X.secadef “Security Capabilities Definitions”</vt:lpstr>
      <vt:lpstr>Amended New Work Item from C013: X.secadef “Security Capabilities Definitions”</vt:lpstr>
      <vt:lpstr>Amended New Work Item from C013: X.secadef “Security Capabilities Definitions”</vt:lpstr>
    </vt:vector>
  </TitlesOfParts>
  <Manager>ITU-T</Manager>
  <Company>International Telecommunication Union (ITU)</Company>
  <LinksUpToDate>false</LinksUpToDate>
  <CharactersWithSpaces>63300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New Work Item from C013: X.secadef “Security Capabilities Definitions”</dc:title>
  <dc:subject/>
  <dc:creator>Editors</dc:creator>
  <cp:keywords>IoT systems, Security controls, IoT security guidelines, IoT risk</cp:keywords>
  <dc:description>SG17-TD288  For: Virtual, 10-20 May 2022_x000d_Document date: _x000d_Saved by ITU51014924 at 08:34:01 on 16.05.2022</dc:description>
  <cp:lastModifiedBy>Shekhar Singh</cp:lastModifiedBy>
  <cp:revision>8</cp:revision>
  <cp:lastPrinted>2016-12-23T12:52:00Z</cp:lastPrinted>
  <dcterms:created xsi:type="dcterms:W3CDTF">2023-07-03T04:41:00Z</dcterms:created>
  <dcterms:modified xsi:type="dcterms:W3CDTF">2023-07-03T09:36:00Z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SG17-TD288</vt:lpwstr>
  </property>
  <property fmtid="{D5CDD505-2E9C-101B-9397-08002B2CF9AE}" pid="4" name="Docdate">
    <vt:lpwstr/>
  </property>
  <property fmtid="{D5CDD505-2E9C-101B-9397-08002B2CF9AE}" pid="5" name="Docorlang">
    <vt:lpwstr/>
  </property>
  <property fmtid="{D5CDD505-2E9C-101B-9397-08002B2CF9AE}" pid="6" name="Docbluepink">
    <vt:lpwstr>15/17</vt:lpwstr>
  </property>
  <property fmtid="{D5CDD505-2E9C-101B-9397-08002B2CF9AE}" pid="7" name="Docdest">
    <vt:lpwstr>Virtual, 10-20 May 2022</vt:lpwstr>
  </property>
  <property fmtid="{D5CDD505-2E9C-101B-9397-08002B2CF9AE}" pid="8" name="Docauthor">
    <vt:lpwstr>Editors</vt:lpwstr>
  </property>
</Properties>
</file>