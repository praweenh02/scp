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39" w:type="dxa"/>
        <w:tblLayout w:type="fixed"/>
        <w:tblCellMar>
          <w:left w:w="57" w:type="dxa"/>
          <w:right w:w="57" w:type="dxa"/>
        </w:tblCellMar>
        <w:tblLook w:val="0000"/>
      </w:tblPr>
      <w:tblGrid>
        <w:gridCol w:w="1132"/>
        <w:gridCol w:w="455"/>
        <w:gridCol w:w="4026"/>
        <w:gridCol w:w="4026"/>
      </w:tblGrid>
      <w:tr w:rsidR="00BD3E42" w:rsidRPr="00757153" w:rsidTr="00BD3E42">
        <w:trPr>
          <w:cantSplit/>
        </w:trPr>
        <w:tc>
          <w:tcPr>
            <w:tcW w:w="1132" w:type="dxa"/>
            <w:vMerge w:val="restart"/>
            <w:vAlign w:val="center"/>
          </w:tcPr>
          <w:p w:rsidR="00BD3E42" w:rsidRPr="00BD3E42" w:rsidRDefault="00BD3E42" w:rsidP="00BD3E42">
            <w:pPr>
              <w:spacing w:before="0"/>
              <w:jc w:val="center"/>
              <w:rPr>
                <w:sz w:val="20"/>
                <w:szCs w:val="20"/>
              </w:rPr>
            </w:pPr>
            <w:bookmarkStart w:id="0" w:name="dnum" w:colFirst="2" w:colLast="2"/>
            <w:bookmarkStart w:id="1" w:name="dtableau"/>
            <w:r w:rsidRPr="00BD3E42">
              <w:rPr>
                <w:noProof/>
                <w:lang w:val="en-US" w:eastAsia="en-US"/>
              </w:rPr>
              <w:drawing>
                <wp:inline distT="0" distB="0" distL="0" distR="0">
                  <wp:extent cx="647700" cy="705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l="-202" t="-200" r="-202" b="-309"/>
                          <a:stretch/>
                        </pic:blipFill>
                        <pic:spPr bwMode="auto">
                          <a:xfrm>
                            <a:off x="0" y="0"/>
                            <a:ext cx="650318" cy="708452"/>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a:ext>
                          </a:extLst>
                        </pic:spPr>
                      </pic:pic>
                    </a:graphicData>
                  </a:graphic>
                </wp:inline>
              </w:drawing>
            </w:r>
          </w:p>
        </w:tc>
        <w:tc>
          <w:tcPr>
            <w:tcW w:w="4481" w:type="dxa"/>
            <w:gridSpan w:val="2"/>
            <w:vMerge w:val="restart"/>
          </w:tcPr>
          <w:p w:rsidR="00BD3E42" w:rsidRPr="00BD3E42" w:rsidRDefault="00BD3E42" w:rsidP="00BD3E42">
            <w:pPr>
              <w:rPr>
                <w:sz w:val="16"/>
                <w:szCs w:val="16"/>
              </w:rPr>
            </w:pPr>
            <w:r w:rsidRPr="00BD3E42">
              <w:rPr>
                <w:sz w:val="16"/>
                <w:szCs w:val="16"/>
              </w:rPr>
              <w:t>INTERNATIONAL TELECOMMUNICATION UNION</w:t>
            </w:r>
          </w:p>
          <w:p w:rsidR="00BD3E42" w:rsidRPr="00BD3E42" w:rsidRDefault="00BD3E42" w:rsidP="00BD3E42">
            <w:pPr>
              <w:rPr>
                <w:b/>
                <w:bCs/>
                <w:sz w:val="26"/>
                <w:szCs w:val="26"/>
              </w:rPr>
            </w:pPr>
            <w:r w:rsidRPr="00BD3E42">
              <w:rPr>
                <w:b/>
                <w:bCs/>
                <w:sz w:val="26"/>
                <w:szCs w:val="26"/>
              </w:rPr>
              <w:t>TELECOMMUNICATION</w:t>
            </w:r>
            <w:r w:rsidRPr="00BD3E42">
              <w:rPr>
                <w:b/>
                <w:bCs/>
                <w:sz w:val="26"/>
                <w:szCs w:val="26"/>
              </w:rPr>
              <w:br/>
              <w:t>STANDARDIZATION SECTOR</w:t>
            </w:r>
          </w:p>
          <w:p w:rsidR="00BD3E42" w:rsidRPr="00BD3E42" w:rsidRDefault="00BD3E42" w:rsidP="00BD3E42">
            <w:pPr>
              <w:rPr>
                <w:sz w:val="20"/>
                <w:szCs w:val="20"/>
              </w:rPr>
            </w:pPr>
            <w:r w:rsidRPr="00BD3E42">
              <w:rPr>
                <w:sz w:val="20"/>
                <w:szCs w:val="20"/>
              </w:rPr>
              <w:t xml:space="preserve">STUDY PERIOD </w:t>
            </w:r>
            <w:bookmarkStart w:id="2" w:name="dstudyperiod"/>
            <w:r w:rsidRPr="00BD3E42">
              <w:rPr>
                <w:sz w:val="20"/>
              </w:rPr>
              <w:t>2022</w:t>
            </w:r>
            <w:r w:rsidRPr="00BD3E42">
              <w:rPr>
                <w:sz w:val="20"/>
                <w:szCs w:val="20"/>
              </w:rPr>
              <w:t>-</w:t>
            </w:r>
            <w:r w:rsidRPr="00BD3E42">
              <w:rPr>
                <w:sz w:val="20"/>
              </w:rPr>
              <w:t>2024</w:t>
            </w:r>
            <w:bookmarkEnd w:id="2"/>
          </w:p>
        </w:tc>
        <w:tc>
          <w:tcPr>
            <w:tcW w:w="4026" w:type="dxa"/>
            <w:vAlign w:val="center"/>
          </w:tcPr>
          <w:p w:rsidR="00BD3E42" w:rsidRPr="00757153" w:rsidRDefault="00BD3E42" w:rsidP="00757153">
            <w:pPr>
              <w:pStyle w:val="Docnumber"/>
              <w:rPr>
                <w:highlight w:val="yellow"/>
              </w:rPr>
            </w:pPr>
            <w:r w:rsidRPr="00757153">
              <w:rPr>
                <w:highlight w:val="yellow"/>
              </w:rPr>
              <w:t>SG5-</w:t>
            </w:r>
            <w:r w:rsidR="00757153" w:rsidRPr="00757153">
              <w:rPr>
                <w:highlight w:val="yellow"/>
              </w:rPr>
              <w:t>xxxxx</w:t>
            </w:r>
            <w:r w:rsidRPr="00757153">
              <w:rPr>
                <w:highlight w:val="yellow"/>
              </w:rPr>
              <w:t>-</w:t>
            </w:r>
            <w:r w:rsidR="00757153" w:rsidRPr="00757153">
              <w:rPr>
                <w:highlight w:val="yellow"/>
              </w:rPr>
              <w:t>xx</w:t>
            </w:r>
          </w:p>
        </w:tc>
      </w:tr>
      <w:tr w:rsidR="00BD3E42" w:rsidRPr="00BD3E42" w:rsidTr="00BD3E42">
        <w:trPr>
          <w:cantSplit/>
        </w:trPr>
        <w:tc>
          <w:tcPr>
            <w:tcW w:w="1132" w:type="dxa"/>
            <w:vMerge/>
          </w:tcPr>
          <w:p w:rsidR="00BD3E42" w:rsidRPr="00BD3E42" w:rsidRDefault="00BD3E42" w:rsidP="00BD3E42">
            <w:pPr>
              <w:rPr>
                <w:smallCaps/>
                <w:sz w:val="20"/>
              </w:rPr>
            </w:pPr>
            <w:bookmarkStart w:id="3" w:name="dsg" w:colFirst="2" w:colLast="2"/>
            <w:bookmarkEnd w:id="0"/>
          </w:p>
        </w:tc>
        <w:tc>
          <w:tcPr>
            <w:tcW w:w="4481" w:type="dxa"/>
            <w:gridSpan w:val="2"/>
            <w:vMerge/>
          </w:tcPr>
          <w:p w:rsidR="00BD3E42" w:rsidRPr="00BD3E42" w:rsidRDefault="00BD3E42" w:rsidP="00BD3E42">
            <w:pPr>
              <w:rPr>
                <w:smallCaps/>
                <w:sz w:val="20"/>
              </w:rPr>
            </w:pPr>
          </w:p>
        </w:tc>
        <w:tc>
          <w:tcPr>
            <w:tcW w:w="4026" w:type="dxa"/>
          </w:tcPr>
          <w:p w:rsidR="00BD3E42" w:rsidRPr="00BD3E42" w:rsidRDefault="00BD3E42" w:rsidP="00BD3E42">
            <w:pPr>
              <w:pStyle w:val="TSBHeaderRight14"/>
              <w:rPr>
                <w:smallCaps/>
              </w:rPr>
            </w:pPr>
            <w:r>
              <w:rPr>
                <w:smallCaps/>
              </w:rPr>
              <w:t>STUDY GROUP 5</w:t>
            </w:r>
          </w:p>
        </w:tc>
      </w:tr>
      <w:bookmarkEnd w:id="3"/>
      <w:tr w:rsidR="00BD3E42" w:rsidRPr="00BD3E42" w:rsidTr="00BD3E42">
        <w:trPr>
          <w:cantSplit/>
        </w:trPr>
        <w:tc>
          <w:tcPr>
            <w:tcW w:w="1132" w:type="dxa"/>
            <w:vMerge/>
            <w:tcBorders>
              <w:bottom w:val="single" w:sz="12" w:space="0" w:color="auto"/>
            </w:tcBorders>
          </w:tcPr>
          <w:p w:rsidR="00BD3E42" w:rsidRPr="00BD3E42" w:rsidRDefault="00BD3E42" w:rsidP="00BD3E42">
            <w:pPr>
              <w:rPr>
                <w:b/>
                <w:bCs/>
                <w:sz w:val="26"/>
              </w:rPr>
            </w:pPr>
          </w:p>
        </w:tc>
        <w:tc>
          <w:tcPr>
            <w:tcW w:w="4481" w:type="dxa"/>
            <w:gridSpan w:val="2"/>
            <w:vMerge/>
            <w:tcBorders>
              <w:bottom w:val="single" w:sz="12" w:space="0" w:color="auto"/>
            </w:tcBorders>
          </w:tcPr>
          <w:p w:rsidR="00BD3E42" w:rsidRPr="00BD3E42" w:rsidRDefault="00BD3E42" w:rsidP="00BD3E42">
            <w:pPr>
              <w:rPr>
                <w:b/>
                <w:bCs/>
                <w:sz w:val="26"/>
              </w:rPr>
            </w:pPr>
          </w:p>
        </w:tc>
        <w:tc>
          <w:tcPr>
            <w:tcW w:w="4026" w:type="dxa"/>
            <w:tcBorders>
              <w:bottom w:val="single" w:sz="12" w:space="0" w:color="auto"/>
            </w:tcBorders>
            <w:vAlign w:val="center"/>
          </w:tcPr>
          <w:p w:rsidR="00BD3E42" w:rsidRPr="00BD3E42" w:rsidRDefault="00BD3E42" w:rsidP="00BD3E42">
            <w:pPr>
              <w:pStyle w:val="TSBHeaderRight14"/>
            </w:pPr>
            <w:r w:rsidRPr="00BD3E42">
              <w:t>Original: English</w:t>
            </w:r>
          </w:p>
        </w:tc>
      </w:tr>
      <w:tr w:rsidR="00BD3E42" w:rsidRPr="00BD3E42" w:rsidTr="00BD3E42">
        <w:trPr>
          <w:cantSplit/>
        </w:trPr>
        <w:tc>
          <w:tcPr>
            <w:tcW w:w="1587" w:type="dxa"/>
            <w:gridSpan w:val="2"/>
          </w:tcPr>
          <w:p w:rsidR="00BD3E42" w:rsidRPr="00BD3E42" w:rsidRDefault="00BD3E42" w:rsidP="00BD3E42">
            <w:pPr>
              <w:rPr>
                <w:b/>
                <w:bCs/>
              </w:rPr>
            </w:pPr>
            <w:bookmarkStart w:id="4" w:name="dbluepink" w:colFirst="1" w:colLast="1"/>
            <w:bookmarkStart w:id="5" w:name="dmeeting" w:colFirst="2" w:colLast="2"/>
            <w:r w:rsidRPr="00BD3E42">
              <w:rPr>
                <w:b/>
                <w:bCs/>
              </w:rPr>
              <w:t>Question(s):</w:t>
            </w:r>
          </w:p>
        </w:tc>
        <w:tc>
          <w:tcPr>
            <w:tcW w:w="4026" w:type="dxa"/>
          </w:tcPr>
          <w:p w:rsidR="00BD3E42" w:rsidRPr="00BD3E42" w:rsidRDefault="00BD3E42" w:rsidP="00BD3E42">
            <w:pPr>
              <w:pStyle w:val="TSBHeaderQuestion"/>
            </w:pPr>
            <w:r w:rsidRPr="00BD3E42">
              <w:t>7</w:t>
            </w:r>
            <w:r>
              <w:t>/5</w:t>
            </w:r>
          </w:p>
        </w:tc>
        <w:tc>
          <w:tcPr>
            <w:tcW w:w="4026" w:type="dxa"/>
          </w:tcPr>
          <w:p w:rsidR="00BD3E42" w:rsidRPr="00BD3E42" w:rsidRDefault="00613A93" w:rsidP="009E3EA5">
            <w:pPr>
              <w:pStyle w:val="VenueDate"/>
              <w:ind w:right="27"/>
              <w:jc w:val="left"/>
            </w:pPr>
            <w:r>
              <w:t xml:space="preserve">Sophia </w:t>
            </w:r>
            <w:proofErr w:type="spellStart"/>
            <w:r>
              <w:t>Antiopolis</w:t>
            </w:r>
            <w:proofErr w:type="spellEnd"/>
            <w:r w:rsidR="00BD3E42" w:rsidRPr="00BD3E42">
              <w:t xml:space="preserve">, </w:t>
            </w:r>
            <w:r>
              <w:t>13</w:t>
            </w:r>
            <w:r w:rsidR="00BD3E42" w:rsidRPr="00BD3E42">
              <w:t xml:space="preserve"> June - </w:t>
            </w:r>
            <w:r>
              <w:t>23</w:t>
            </w:r>
            <w:r w:rsidR="00BD3E42" w:rsidRPr="00BD3E42">
              <w:t>Ju</w:t>
            </w:r>
            <w:r w:rsidR="006A6E5B">
              <w:t xml:space="preserve">ne </w:t>
            </w:r>
            <w:r w:rsidR="00BD3E42" w:rsidRPr="00BD3E42">
              <w:t>202</w:t>
            </w:r>
            <w:r>
              <w:t>3</w:t>
            </w:r>
          </w:p>
        </w:tc>
      </w:tr>
      <w:tr w:rsidR="00BD3E42" w:rsidRPr="00BD3E42" w:rsidTr="005F7827">
        <w:trPr>
          <w:cantSplit/>
        </w:trPr>
        <w:tc>
          <w:tcPr>
            <w:tcW w:w="9639" w:type="dxa"/>
            <w:gridSpan w:val="4"/>
          </w:tcPr>
          <w:p w:rsidR="00BD3E42" w:rsidRPr="00BD3E42" w:rsidRDefault="00BD3E42" w:rsidP="00BD3E42">
            <w:pPr>
              <w:jc w:val="center"/>
              <w:rPr>
                <w:b/>
                <w:bCs/>
              </w:rPr>
            </w:pPr>
            <w:bookmarkStart w:id="6" w:name="ddoctype"/>
            <w:bookmarkEnd w:id="4"/>
            <w:bookmarkEnd w:id="5"/>
            <w:r w:rsidRPr="00BD3E42">
              <w:rPr>
                <w:b/>
                <w:bCs/>
              </w:rPr>
              <w:t>TD</w:t>
            </w:r>
            <w:bookmarkStart w:id="7" w:name="_GoBack"/>
            <w:bookmarkEnd w:id="7"/>
          </w:p>
        </w:tc>
      </w:tr>
      <w:tr w:rsidR="00BD3E42" w:rsidRPr="00BD3E42" w:rsidTr="00BD3E42">
        <w:trPr>
          <w:cantSplit/>
        </w:trPr>
        <w:tc>
          <w:tcPr>
            <w:tcW w:w="1587" w:type="dxa"/>
            <w:gridSpan w:val="2"/>
          </w:tcPr>
          <w:p w:rsidR="00BD3E42" w:rsidRPr="00BD3E42" w:rsidRDefault="00BD3E42" w:rsidP="00BD3E42">
            <w:pPr>
              <w:rPr>
                <w:b/>
                <w:bCs/>
              </w:rPr>
            </w:pPr>
            <w:bookmarkStart w:id="8" w:name="dsource" w:colFirst="1" w:colLast="1"/>
            <w:bookmarkEnd w:id="6"/>
            <w:r w:rsidRPr="00BD3E42">
              <w:rPr>
                <w:b/>
                <w:bCs/>
              </w:rPr>
              <w:t>Source:</w:t>
            </w:r>
          </w:p>
        </w:tc>
        <w:tc>
          <w:tcPr>
            <w:tcW w:w="8052" w:type="dxa"/>
            <w:gridSpan w:val="2"/>
          </w:tcPr>
          <w:p w:rsidR="00BD3E42" w:rsidRPr="00BD3E42" w:rsidRDefault="00BD3E42" w:rsidP="00BD3E42">
            <w:pPr>
              <w:pStyle w:val="TSBHeaderSource"/>
            </w:pPr>
            <w:r>
              <w:t>Co-</w:t>
            </w:r>
            <w:proofErr w:type="spellStart"/>
            <w:r>
              <w:t>Rapporteurs</w:t>
            </w:r>
            <w:proofErr w:type="spellEnd"/>
            <w:r>
              <w:t xml:space="preserve"> Q7/5</w:t>
            </w:r>
          </w:p>
        </w:tc>
      </w:tr>
      <w:tr w:rsidR="00BD3E42" w:rsidRPr="00BD3E42" w:rsidTr="00BD3E42">
        <w:trPr>
          <w:cantSplit/>
        </w:trPr>
        <w:tc>
          <w:tcPr>
            <w:tcW w:w="1587" w:type="dxa"/>
            <w:gridSpan w:val="2"/>
            <w:tcBorders>
              <w:bottom w:val="single" w:sz="8" w:space="0" w:color="auto"/>
            </w:tcBorders>
          </w:tcPr>
          <w:p w:rsidR="00BD3E42" w:rsidRPr="00BD3E42" w:rsidRDefault="00BD3E42" w:rsidP="00BD3E42">
            <w:pPr>
              <w:rPr>
                <w:b/>
                <w:bCs/>
              </w:rPr>
            </w:pPr>
            <w:bookmarkStart w:id="9" w:name="dtitle1" w:colFirst="1" w:colLast="1"/>
            <w:bookmarkEnd w:id="8"/>
            <w:r w:rsidRPr="00BD3E42">
              <w:rPr>
                <w:b/>
                <w:bCs/>
              </w:rPr>
              <w:t>Title:</w:t>
            </w:r>
          </w:p>
        </w:tc>
        <w:tc>
          <w:tcPr>
            <w:tcW w:w="8052" w:type="dxa"/>
            <w:gridSpan w:val="2"/>
            <w:tcBorders>
              <w:bottom w:val="single" w:sz="8" w:space="0" w:color="auto"/>
            </w:tcBorders>
          </w:tcPr>
          <w:p w:rsidR="00BD3E42" w:rsidRPr="00BD3E42" w:rsidRDefault="00BD3E42" w:rsidP="00BD3E42">
            <w:pPr>
              <w:pStyle w:val="TSBHeaderTitle"/>
            </w:pPr>
            <w:r>
              <w:t xml:space="preserve">Draft Supplement ITU-T </w:t>
            </w:r>
            <w:proofErr w:type="spellStart"/>
            <w:r>
              <w:t>L.Suppl.ICIP</w:t>
            </w:r>
            <w:proofErr w:type="spellEnd"/>
            <w:r>
              <w:t xml:space="preserve"> “Best practices for implementing the circular economy in ICT management”</w:t>
            </w:r>
          </w:p>
        </w:tc>
      </w:tr>
      <w:tr w:rsidR="00613A93" w:rsidRPr="00364979" w:rsidTr="006F0797">
        <w:trPr>
          <w:cantSplit/>
        </w:trPr>
        <w:tc>
          <w:tcPr>
            <w:tcW w:w="1587" w:type="dxa"/>
            <w:gridSpan w:val="2"/>
            <w:tcBorders>
              <w:top w:val="single" w:sz="8" w:space="0" w:color="auto"/>
              <w:bottom w:val="single" w:sz="8" w:space="0" w:color="auto"/>
            </w:tcBorders>
          </w:tcPr>
          <w:p w:rsidR="00613A93" w:rsidRPr="00136DDD" w:rsidRDefault="00613A93" w:rsidP="00613A93">
            <w:pPr>
              <w:rPr>
                <w:b/>
                <w:bCs/>
              </w:rPr>
            </w:pPr>
            <w:bookmarkStart w:id="10" w:name="dcontact"/>
            <w:bookmarkStart w:id="11" w:name="_Hlk98768222"/>
            <w:bookmarkEnd w:id="1"/>
            <w:bookmarkEnd w:id="9"/>
            <w:r w:rsidRPr="2149A48D">
              <w:rPr>
                <w:b/>
                <w:bCs/>
              </w:rPr>
              <w:t>Contact:</w:t>
            </w:r>
          </w:p>
        </w:tc>
        <w:tc>
          <w:tcPr>
            <w:tcW w:w="4026" w:type="dxa"/>
            <w:tcBorders>
              <w:top w:val="single" w:sz="8" w:space="0" w:color="auto"/>
              <w:bottom w:val="single" w:sz="8" w:space="0" w:color="auto"/>
            </w:tcBorders>
          </w:tcPr>
          <w:p w:rsidR="00613A93" w:rsidRPr="00801B42" w:rsidRDefault="00613A93" w:rsidP="00613A93">
            <w:proofErr w:type="spellStart"/>
            <w:r>
              <w:t>Avadhesh</w:t>
            </w:r>
            <w:proofErr w:type="spellEnd"/>
            <w:r>
              <w:t xml:space="preserve"> Singh</w:t>
            </w:r>
            <w:r>
              <w:br/>
              <w:t>Telecommunication Engineering Centre,</w:t>
            </w:r>
            <w:ins w:id="12" w:author="tec" w:date="2023-05-16T12:54:00Z">
              <w:r>
                <w:br/>
              </w:r>
            </w:ins>
            <w:r>
              <w:t>Ministry of Communications</w:t>
            </w:r>
            <w:r>
              <w:br/>
              <w:t>India</w:t>
            </w:r>
          </w:p>
        </w:tc>
        <w:tc>
          <w:tcPr>
            <w:tcW w:w="4026" w:type="dxa"/>
            <w:tcBorders>
              <w:top w:val="single" w:sz="8" w:space="0" w:color="auto"/>
              <w:bottom w:val="single" w:sz="8" w:space="0" w:color="auto"/>
            </w:tcBorders>
          </w:tcPr>
          <w:p w:rsidR="00613A93" w:rsidRPr="00D10A47" w:rsidRDefault="00613A93" w:rsidP="00613A93">
            <w:pPr>
              <w:tabs>
                <w:tab w:val="left" w:pos="794"/>
              </w:tabs>
            </w:pPr>
            <w:r w:rsidRPr="007C4B2C">
              <w:rPr>
                <w:lang w:val="en-US"/>
              </w:rPr>
              <w:t xml:space="preserve">Tel: </w:t>
            </w:r>
            <w:r>
              <w:rPr>
                <w:lang w:val="en-US"/>
              </w:rPr>
              <w:t>+917011207136</w:t>
            </w:r>
            <w:r w:rsidRPr="007C4B2C">
              <w:rPr>
                <w:lang w:val="en-US"/>
              </w:rPr>
              <w:br/>
              <w:t xml:space="preserve">Email: </w:t>
            </w:r>
            <w:r>
              <w:t xml:space="preserve">avadhesh.singh48@gov.in  </w:t>
            </w:r>
          </w:p>
        </w:tc>
      </w:tr>
      <w:tr w:rsidR="00613A93" w:rsidRPr="00364979" w:rsidTr="006F0797">
        <w:trPr>
          <w:cantSplit/>
        </w:trPr>
        <w:tc>
          <w:tcPr>
            <w:tcW w:w="1587" w:type="dxa"/>
            <w:gridSpan w:val="2"/>
            <w:tcBorders>
              <w:top w:val="single" w:sz="8" w:space="0" w:color="auto"/>
              <w:bottom w:val="single" w:sz="8" w:space="0" w:color="auto"/>
            </w:tcBorders>
          </w:tcPr>
          <w:p w:rsidR="00613A93" w:rsidRPr="00136DDD" w:rsidRDefault="00613A93" w:rsidP="00613A93">
            <w:pPr>
              <w:rPr>
                <w:b/>
                <w:bCs/>
              </w:rPr>
            </w:pPr>
            <w:bookmarkStart w:id="13" w:name="dcontact1"/>
            <w:bookmarkStart w:id="14" w:name="dcontent" w:colFirst="1" w:colLast="1"/>
            <w:bookmarkEnd w:id="10"/>
            <w:r w:rsidRPr="2149A48D">
              <w:rPr>
                <w:b/>
                <w:bCs/>
              </w:rPr>
              <w:t>Contact:</w:t>
            </w:r>
          </w:p>
        </w:tc>
        <w:tc>
          <w:tcPr>
            <w:tcW w:w="4026" w:type="dxa"/>
            <w:tcBorders>
              <w:top w:val="single" w:sz="8" w:space="0" w:color="auto"/>
              <w:bottom w:val="single" w:sz="8" w:space="0" w:color="auto"/>
            </w:tcBorders>
          </w:tcPr>
          <w:p w:rsidR="00613A93" w:rsidRPr="005929E1" w:rsidRDefault="00613A93" w:rsidP="00613A93">
            <w:pPr>
              <w:rPr>
                <w:lang w:val="es-ES_tradnl"/>
              </w:rPr>
            </w:pPr>
            <w:proofErr w:type="spellStart"/>
            <w:r>
              <w:t>Ziaur</w:t>
            </w:r>
            <w:proofErr w:type="spellEnd"/>
            <w:r>
              <w:t xml:space="preserve"> </w:t>
            </w:r>
            <w:proofErr w:type="spellStart"/>
            <w:r>
              <w:t>Rahman</w:t>
            </w:r>
            <w:proofErr w:type="spellEnd"/>
            <w:r>
              <w:br/>
              <w:t>Telecommunication Engineering Centre,</w:t>
            </w:r>
            <w:ins w:id="15" w:author="tec" w:date="2023-05-16T12:56:00Z">
              <w:r>
                <w:br/>
              </w:r>
            </w:ins>
            <w:r>
              <w:t>Ministry of Communications</w:t>
            </w:r>
            <w:r>
              <w:br/>
              <w:t>India</w:t>
            </w:r>
          </w:p>
        </w:tc>
        <w:tc>
          <w:tcPr>
            <w:tcW w:w="4026" w:type="dxa"/>
            <w:tcBorders>
              <w:top w:val="single" w:sz="8" w:space="0" w:color="auto"/>
              <w:bottom w:val="single" w:sz="8" w:space="0" w:color="auto"/>
            </w:tcBorders>
          </w:tcPr>
          <w:p w:rsidR="00613A93" w:rsidRPr="00D10A47" w:rsidRDefault="00613A93" w:rsidP="00613A93">
            <w:pPr>
              <w:tabs>
                <w:tab w:val="left" w:pos="794"/>
              </w:tabs>
            </w:pPr>
            <w:r w:rsidRPr="007C4B2C">
              <w:rPr>
                <w:lang w:val="en-US"/>
              </w:rPr>
              <w:t xml:space="preserve">Tel: </w:t>
            </w:r>
            <w:r>
              <w:rPr>
                <w:lang w:val="en-US"/>
              </w:rPr>
              <w:t>+919910872353</w:t>
            </w:r>
            <w:ins w:id="16" w:author="tec" w:date="2023-05-16T12:56:00Z">
              <w:r w:rsidRPr="007C4B2C">
                <w:rPr>
                  <w:lang w:val="en-US"/>
                </w:rPr>
                <w:br/>
              </w:r>
            </w:ins>
            <w:r w:rsidRPr="007C4B2C">
              <w:rPr>
                <w:lang w:val="en-US"/>
              </w:rPr>
              <w:t xml:space="preserve">Email: </w:t>
            </w:r>
            <w:r>
              <w:t xml:space="preserve">ziaur.rahman48@gov.in  </w:t>
            </w:r>
          </w:p>
        </w:tc>
      </w:tr>
      <w:bookmarkEnd w:id="13"/>
      <w:bookmarkEnd w:id="14"/>
    </w:tbl>
    <w:p w:rsidR="00DB0706" w:rsidRPr="00397713" w:rsidRDefault="00DB0706" w:rsidP="0089088E"/>
    <w:tbl>
      <w:tblPr>
        <w:tblW w:w="9639" w:type="dxa"/>
        <w:tblLayout w:type="fixed"/>
        <w:tblCellMar>
          <w:left w:w="57" w:type="dxa"/>
          <w:right w:w="57" w:type="dxa"/>
        </w:tblCellMar>
        <w:tblLook w:val="0000"/>
      </w:tblPr>
      <w:tblGrid>
        <w:gridCol w:w="1588"/>
        <w:gridCol w:w="8051"/>
      </w:tblGrid>
      <w:tr w:rsidR="0089088E" w:rsidRPr="00136DDD" w:rsidTr="004646F1">
        <w:trPr>
          <w:cantSplit/>
        </w:trPr>
        <w:tc>
          <w:tcPr>
            <w:tcW w:w="1588" w:type="dxa"/>
          </w:tcPr>
          <w:p w:rsidR="0089088E" w:rsidRPr="00136DDD" w:rsidRDefault="0089088E" w:rsidP="005976A1">
            <w:pPr>
              <w:rPr>
                <w:b/>
                <w:bCs/>
              </w:rPr>
            </w:pPr>
            <w:r w:rsidRPr="00136DDD">
              <w:rPr>
                <w:b/>
                <w:bCs/>
              </w:rPr>
              <w:t>Abstract:</w:t>
            </w:r>
          </w:p>
        </w:tc>
        <w:tc>
          <w:tcPr>
            <w:tcW w:w="8051" w:type="dxa"/>
          </w:tcPr>
          <w:p w:rsidR="0089088E" w:rsidRPr="008249A7" w:rsidRDefault="003F4C9C" w:rsidP="00EA7AC5">
            <w:pPr>
              <w:pStyle w:val="TSBHeaderSummary"/>
              <w:jc w:val="both"/>
              <w:rPr>
                <w:highlight w:val="yellow"/>
              </w:rPr>
            </w:pPr>
            <w:ins w:id="17" w:author="ADET-612A" w:date="2023-05-22T11:03:00Z">
              <w:r>
                <w:t xml:space="preserve">In this contribution, </w:t>
              </w:r>
            </w:ins>
            <w:del w:id="18" w:author="ADET-612A" w:date="2023-05-22T11:03:00Z">
              <w:r w:rsidR="00322905" w:rsidDel="003F4C9C">
                <w:delText>T</w:delText>
              </w:r>
            </w:del>
            <w:ins w:id="19" w:author="ADET-612A" w:date="2023-05-22T11:03:00Z">
              <w:r>
                <w:t>t</w:t>
              </w:r>
            </w:ins>
            <w:r w:rsidR="00322905">
              <w:t xml:space="preserve">he initial draft for Supplement </w:t>
            </w:r>
            <w:proofErr w:type="spellStart"/>
            <w:r w:rsidR="00322905">
              <w:t>L.Suppl.ICIP</w:t>
            </w:r>
            <w:proofErr w:type="spellEnd"/>
            <w:r w:rsidR="00322905">
              <w:t xml:space="preserve"> - "</w:t>
            </w:r>
            <w:r w:rsidR="007206CA" w:rsidRPr="00980CC2">
              <w:t>Best practices for implementing the circular economy in ICT management</w:t>
            </w:r>
            <w:r w:rsidR="007206CA" w:rsidDel="007206CA">
              <w:t xml:space="preserve"> </w:t>
            </w:r>
            <w:ins w:id="20" w:author="ADET-612A" w:date="2023-05-22T11:04:00Z">
              <w:r>
                <w:t xml:space="preserve">has been improved and enriched with content to bridge the gap which includes addition of new use cases for circular practices, detailing under heading of public donation of </w:t>
              </w:r>
            </w:ins>
            <w:ins w:id="21" w:author="ADET-612A" w:date="2023-05-22T11:05:00Z">
              <w:r>
                <w:t>decommissioned</w:t>
              </w:r>
            </w:ins>
            <w:ins w:id="22" w:author="ADET-612A" w:date="2023-05-22T11:04:00Z">
              <w:r>
                <w:t xml:space="preserve"> </w:t>
              </w:r>
            </w:ins>
            <w:ins w:id="23" w:author="ADET-612A" w:date="2023-05-22T11:05:00Z">
              <w:r>
                <w:t xml:space="preserve">ICT devices, </w:t>
              </w:r>
              <w:r w:rsidR="00EA7AC5">
                <w:t xml:space="preserve">communal involvement, policy </w:t>
              </w:r>
            </w:ins>
            <w:ins w:id="24" w:author="ADET-612A" w:date="2023-05-22T11:06:00Z">
              <w:r w:rsidR="00EA7AC5">
                <w:t>mechanism</w:t>
              </w:r>
              <w:r w:rsidR="00EA7AC5">
                <w:t xml:space="preserve">, </w:t>
              </w:r>
            </w:ins>
            <w:ins w:id="25" w:author="ADET-612A" w:date="2023-05-22T11:05:00Z">
              <w:r w:rsidR="00EA7AC5">
                <w:t>implementation of the circular economy</w:t>
              </w:r>
            </w:ins>
            <w:ins w:id="26" w:author="ADET-612A" w:date="2023-05-22T11:07:00Z">
              <w:r w:rsidR="00EA7AC5">
                <w:t xml:space="preserve">. Further a new section </w:t>
              </w:r>
              <w:r w:rsidR="00EA7AC5">
                <w:t>‘</w:t>
              </w:r>
              <w:r w:rsidR="00EA7AC5" w:rsidRPr="00EA7AC5">
                <w:t>Challenges in Implementation of the circular economy</w:t>
              </w:r>
              <w:r w:rsidR="00EA7AC5">
                <w:t xml:space="preserve"> </w:t>
              </w:r>
              <w:r w:rsidR="00EA7AC5">
                <w:t>‘has also been added in this contribution.</w:t>
              </w:r>
            </w:ins>
            <w:r w:rsidR="00322905">
              <w:t>"</w:t>
            </w:r>
            <w:r w:rsidR="00322905" w:rsidRPr="00C123B5">
              <w:t>.</w:t>
            </w:r>
          </w:p>
        </w:tc>
      </w:tr>
      <w:bookmarkEnd w:id="11"/>
    </w:tbl>
    <w:p w:rsidR="00322905" w:rsidRDefault="00322905">
      <w:pPr>
        <w:spacing w:before="0" w:after="160" w:line="259" w:lineRule="auto"/>
      </w:pPr>
      <w:r>
        <w:br w:type="page"/>
      </w:r>
    </w:p>
    <w:p w:rsidR="00322905" w:rsidRDefault="00322905" w:rsidP="00322905">
      <w:pPr>
        <w:spacing w:before="0"/>
        <w:jc w:val="center"/>
        <w:rPr>
          <w:b/>
          <w:bCs/>
        </w:rPr>
      </w:pPr>
      <w:r w:rsidRPr="006F21B3">
        <w:rPr>
          <w:b/>
          <w:bCs/>
        </w:rPr>
        <w:lastRenderedPageBreak/>
        <w:t>Table of Contents</w:t>
      </w:r>
    </w:p>
    <w:p w:rsidR="00322905" w:rsidRPr="00A42135" w:rsidRDefault="00322905" w:rsidP="00322905">
      <w:pPr>
        <w:pStyle w:val="BodyText"/>
        <w:jc w:val="center"/>
      </w:pPr>
    </w:p>
    <w:p w:rsidR="00322905" w:rsidRDefault="009339CD" w:rsidP="00322905">
      <w:pPr>
        <w:pStyle w:val="TOC1"/>
        <w:rPr>
          <w:rFonts w:asciiTheme="minorHAnsi" w:eastAsiaTheme="minorEastAsia" w:hAnsiTheme="minorHAnsi" w:cstheme="minorBidi"/>
          <w:szCs w:val="24"/>
          <w:lang w:eastAsia="en-GB"/>
        </w:rPr>
      </w:pPr>
      <w:r w:rsidRPr="009339CD">
        <w:rPr>
          <w:rFonts w:asciiTheme="minorHAnsi" w:hAnsiTheme="minorHAnsi" w:cstheme="minorHAnsi"/>
          <w:bCs/>
          <w:caps/>
          <w:sz w:val="20"/>
        </w:rPr>
        <w:fldChar w:fldCharType="begin"/>
      </w:r>
      <w:r w:rsidR="00322905">
        <w:instrText xml:space="preserve"> TOC \o "1-3" \h \z \u </w:instrText>
      </w:r>
      <w:r w:rsidRPr="009339CD">
        <w:rPr>
          <w:rFonts w:asciiTheme="minorHAnsi" w:hAnsiTheme="minorHAnsi" w:cstheme="minorHAnsi"/>
          <w:bCs/>
          <w:caps/>
          <w:sz w:val="20"/>
        </w:rPr>
        <w:fldChar w:fldCharType="separate"/>
      </w:r>
      <w:hyperlink w:anchor="_Toc105585280" w:history="1">
        <w:r w:rsidR="00322905" w:rsidRPr="009A382E">
          <w:rPr>
            <w:rStyle w:val="Hyperlink"/>
          </w:rPr>
          <w:t>1</w:t>
        </w:r>
        <w:r w:rsidR="00322905">
          <w:rPr>
            <w:rFonts w:asciiTheme="minorHAnsi" w:eastAsiaTheme="minorEastAsia" w:hAnsiTheme="minorHAnsi" w:cstheme="minorBidi"/>
            <w:szCs w:val="24"/>
            <w:lang w:eastAsia="en-GB"/>
          </w:rPr>
          <w:tab/>
        </w:r>
        <w:r w:rsidR="00322905" w:rsidRPr="009A382E">
          <w:rPr>
            <w:rStyle w:val="Hyperlink"/>
          </w:rPr>
          <w:t>Scope</w:t>
        </w:r>
        <w:r w:rsidR="00322905">
          <w:rPr>
            <w:webHidden/>
          </w:rPr>
          <w:tab/>
        </w:r>
        <w:r>
          <w:rPr>
            <w:webHidden/>
          </w:rPr>
          <w:fldChar w:fldCharType="begin"/>
        </w:r>
        <w:r w:rsidR="00322905">
          <w:rPr>
            <w:webHidden/>
          </w:rPr>
          <w:instrText xml:space="preserve"> PAGEREF _Toc105585280 \h </w:instrText>
        </w:r>
        <w:r>
          <w:rPr>
            <w:webHidden/>
          </w:rPr>
        </w:r>
        <w:r>
          <w:rPr>
            <w:webHidden/>
          </w:rPr>
          <w:fldChar w:fldCharType="separate"/>
        </w:r>
        <w:r w:rsidR="00322905">
          <w:rPr>
            <w:webHidden/>
          </w:rPr>
          <w:t>1</w:t>
        </w:r>
        <w:r>
          <w:rPr>
            <w:webHidden/>
          </w:rPr>
          <w:fldChar w:fldCharType="end"/>
        </w:r>
      </w:hyperlink>
    </w:p>
    <w:p w:rsidR="00322905" w:rsidRDefault="009339CD" w:rsidP="00322905">
      <w:pPr>
        <w:pStyle w:val="TOC1"/>
        <w:rPr>
          <w:rFonts w:asciiTheme="minorHAnsi" w:eastAsiaTheme="minorEastAsia" w:hAnsiTheme="minorHAnsi" w:cstheme="minorBidi"/>
          <w:szCs w:val="24"/>
          <w:lang w:eastAsia="en-GB"/>
        </w:rPr>
      </w:pPr>
      <w:hyperlink w:anchor="_Toc105585281" w:history="1">
        <w:r w:rsidR="00322905" w:rsidRPr="009A382E">
          <w:rPr>
            <w:rStyle w:val="Hyperlink"/>
          </w:rPr>
          <w:t>2</w:t>
        </w:r>
        <w:r w:rsidR="00322905">
          <w:rPr>
            <w:rFonts w:asciiTheme="minorHAnsi" w:eastAsiaTheme="minorEastAsia" w:hAnsiTheme="minorHAnsi" w:cstheme="minorBidi"/>
            <w:szCs w:val="24"/>
            <w:lang w:eastAsia="en-GB"/>
          </w:rPr>
          <w:tab/>
        </w:r>
        <w:r w:rsidR="00322905" w:rsidRPr="009A382E">
          <w:rPr>
            <w:rStyle w:val="Hyperlink"/>
          </w:rPr>
          <w:t>References</w:t>
        </w:r>
        <w:r w:rsidR="00322905">
          <w:rPr>
            <w:webHidden/>
          </w:rPr>
          <w:tab/>
        </w:r>
        <w:r>
          <w:rPr>
            <w:webHidden/>
          </w:rPr>
          <w:fldChar w:fldCharType="begin"/>
        </w:r>
        <w:r w:rsidR="00322905">
          <w:rPr>
            <w:webHidden/>
          </w:rPr>
          <w:instrText xml:space="preserve"> PAGEREF _Toc105585281 \h </w:instrText>
        </w:r>
        <w:r>
          <w:rPr>
            <w:webHidden/>
          </w:rPr>
        </w:r>
        <w:r>
          <w:rPr>
            <w:webHidden/>
          </w:rPr>
          <w:fldChar w:fldCharType="separate"/>
        </w:r>
        <w:r w:rsidR="00322905">
          <w:rPr>
            <w:webHidden/>
          </w:rPr>
          <w:t>1</w:t>
        </w:r>
        <w:r>
          <w:rPr>
            <w:webHidden/>
          </w:rPr>
          <w:fldChar w:fldCharType="end"/>
        </w:r>
      </w:hyperlink>
    </w:p>
    <w:p w:rsidR="00322905" w:rsidRDefault="009339CD" w:rsidP="00322905">
      <w:pPr>
        <w:pStyle w:val="TOC1"/>
        <w:rPr>
          <w:rFonts w:asciiTheme="minorHAnsi" w:eastAsiaTheme="minorEastAsia" w:hAnsiTheme="minorHAnsi" w:cstheme="minorBidi"/>
          <w:szCs w:val="24"/>
          <w:lang w:eastAsia="en-GB"/>
        </w:rPr>
      </w:pPr>
      <w:hyperlink w:anchor="_Toc105585282" w:history="1">
        <w:r w:rsidR="00322905" w:rsidRPr="009A382E">
          <w:rPr>
            <w:rStyle w:val="Hyperlink"/>
          </w:rPr>
          <w:t>3</w:t>
        </w:r>
        <w:r w:rsidR="00322905">
          <w:rPr>
            <w:rFonts w:asciiTheme="minorHAnsi" w:eastAsiaTheme="minorEastAsia" w:hAnsiTheme="minorHAnsi" w:cstheme="minorBidi"/>
            <w:szCs w:val="24"/>
            <w:lang w:eastAsia="en-GB"/>
          </w:rPr>
          <w:tab/>
        </w:r>
        <w:r w:rsidR="00322905" w:rsidRPr="009A382E">
          <w:rPr>
            <w:rStyle w:val="Hyperlink"/>
          </w:rPr>
          <w:t>Definitions</w:t>
        </w:r>
        <w:r w:rsidR="00322905">
          <w:rPr>
            <w:webHidden/>
          </w:rPr>
          <w:tab/>
        </w:r>
        <w:r>
          <w:rPr>
            <w:webHidden/>
          </w:rPr>
          <w:fldChar w:fldCharType="begin"/>
        </w:r>
        <w:r w:rsidR="00322905">
          <w:rPr>
            <w:webHidden/>
          </w:rPr>
          <w:instrText xml:space="preserve"> PAGEREF _Toc105585282 \h </w:instrText>
        </w:r>
        <w:r>
          <w:rPr>
            <w:webHidden/>
          </w:rPr>
        </w:r>
        <w:r>
          <w:rPr>
            <w:webHidden/>
          </w:rPr>
          <w:fldChar w:fldCharType="separate"/>
        </w:r>
        <w:r w:rsidR="00322905">
          <w:rPr>
            <w:webHidden/>
          </w:rPr>
          <w:t>1</w:t>
        </w:r>
        <w:r>
          <w:rPr>
            <w:webHidden/>
          </w:rPr>
          <w:fldChar w:fldCharType="end"/>
        </w:r>
      </w:hyperlink>
    </w:p>
    <w:p w:rsidR="00322905" w:rsidRDefault="009339CD" w:rsidP="00322905">
      <w:pPr>
        <w:pStyle w:val="TOC2"/>
        <w:tabs>
          <w:tab w:val="left" w:pos="1531"/>
        </w:tabs>
        <w:rPr>
          <w:rFonts w:asciiTheme="minorHAnsi" w:eastAsiaTheme="minorEastAsia" w:hAnsiTheme="minorHAnsi" w:cstheme="minorBidi"/>
          <w:szCs w:val="24"/>
          <w:lang w:eastAsia="en-GB"/>
        </w:rPr>
      </w:pPr>
      <w:hyperlink w:anchor="_Toc105585283" w:history="1">
        <w:r w:rsidR="00322905" w:rsidRPr="009A382E">
          <w:rPr>
            <w:rStyle w:val="Hyperlink"/>
          </w:rPr>
          <w:t>3.1</w:t>
        </w:r>
        <w:r w:rsidR="00322905">
          <w:rPr>
            <w:rFonts w:asciiTheme="minorHAnsi" w:eastAsiaTheme="minorEastAsia" w:hAnsiTheme="minorHAnsi" w:cstheme="minorBidi"/>
            <w:szCs w:val="24"/>
            <w:lang w:eastAsia="en-GB"/>
          </w:rPr>
          <w:tab/>
        </w:r>
        <w:r w:rsidR="00322905" w:rsidRPr="009A382E">
          <w:rPr>
            <w:rStyle w:val="Hyperlink"/>
          </w:rPr>
          <w:t>Terms defined elsewhere</w:t>
        </w:r>
        <w:r w:rsidR="00322905">
          <w:rPr>
            <w:webHidden/>
          </w:rPr>
          <w:tab/>
        </w:r>
        <w:r>
          <w:rPr>
            <w:webHidden/>
          </w:rPr>
          <w:fldChar w:fldCharType="begin"/>
        </w:r>
        <w:r w:rsidR="00322905">
          <w:rPr>
            <w:webHidden/>
          </w:rPr>
          <w:instrText xml:space="preserve"> PAGEREF _Toc105585283 \h </w:instrText>
        </w:r>
        <w:r>
          <w:rPr>
            <w:webHidden/>
          </w:rPr>
        </w:r>
        <w:r>
          <w:rPr>
            <w:webHidden/>
          </w:rPr>
          <w:fldChar w:fldCharType="separate"/>
        </w:r>
        <w:r w:rsidR="00322905">
          <w:rPr>
            <w:webHidden/>
          </w:rPr>
          <w:t>2</w:t>
        </w:r>
        <w:r>
          <w:rPr>
            <w:webHidden/>
          </w:rPr>
          <w:fldChar w:fldCharType="end"/>
        </w:r>
      </w:hyperlink>
    </w:p>
    <w:p w:rsidR="00322905" w:rsidRDefault="009339CD" w:rsidP="00322905">
      <w:pPr>
        <w:pStyle w:val="TOC2"/>
        <w:tabs>
          <w:tab w:val="left" w:pos="1531"/>
        </w:tabs>
        <w:rPr>
          <w:rFonts w:asciiTheme="minorHAnsi" w:eastAsiaTheme="minorEastAsia" w:hAnsiTheme="minorHAnsi" w:cstheme="minorBidi"/>
          <w:szCs w:val="24"/>
          <w:lang w:eastAsia="en-GB"/>
        </w:rPr>
      </w:pPr>
      <w:hyperlink w:anchor="_Toc105585284" w:history="1">
        <w:r w:rsidR="00322905" w:rsidRPr="009A382E">
          <w:rPr>
            <w:rStyle w:val="Hyperlink"/>
          </w:rPr>
          <w:t>3.2</w:t>
        </w:r>
        <w:r w:rsidR="00322905">
          <w:rPr>
            <w:rFonts w:asciiTheme="minorHAnsi" w:eastAsiaTheme="minorEastAsia" w:hAnsiTheme="minorHAnsi" w:cstheme="minorBidi"/>
            <w:szCs w:val="24"/>
            <w:lang w:eastAsia="en-GB"/>
          </w:rPr>
          <w:tab/>
        </w:r>
        <w:r w:rsidR="00322905" w:rsidRPr="009A382E">
          <w:rPr>
            <w:rStyle w:val="Hyperlink"/>
          </w:rPr>
          <w:t>Terms defined in this Supplement</w:t>
        </w:r>
        <w:r w:rsidR="00322905">
          <w:rPr>
            <w:webHidden/>
          </w:rPr>
          <w:tab/>
        </w:r>
        <w:r>
          <w:rPr>
            <w:webHidden/>
          </w:rPr>
          <w:fldChar w:fldCharType="begin"/>
        </w:r>
        <w:r w:rsidR="00322905">
          <w:rPr>
            <w:webHidden/>
          </w:rPr>
          <w:instrText xml:space="preserve"> PAGEREF _Toc105585284 \h </w:instrText>
        </w:r>
        <w:r>
          <w:rPr>
            <w:webHidden/>
          </w:rPr>
        </w:r>
        <w:r>
          <w:rPr>
            <w:webHidden/>
          </w:rPr>
          <w:fldChar w:fldCharType="separate"/>
        </w:r>
        <w:r w:rsidR="00322905">
          <w:rPr>
            <w:webHidden/>
          </w:rPr>
          <w:t>2</w:t>
        </w:r>
        <w:r>
          <w:rPr>
            <w:webHidden/>
          </w:rPr>
          <w:fldChar w:fldCharType="end"/>
        </w:r>
      </w:hyperlink>
    </w:p>
    <w:p w:rsidR="00322905" w:rsidRDefault="009339CD" w:rsidP="00322905">
      <w:pPr>
        <w:pStyle w:val="TOC1"/>
        <w:rPr>
          <w:rFonts w:asciiTheme="minorHAnsi" w:eastAsiaTheme="minorEastAsia" w:hAnsiTheme="minorHAnsi" w:cstheme="minorBidi"/>
          <w:szCs w:val="24"/>
          <w:lang w:eastAsia="en-GB"/>
        </w:rPr>
      </w:pPr>
      <w:hyperlink w:anchor="_Toc105585285" w:history="1">
        <w:r w:rsidR="00322905" w:rsidRPr="009A382E">
          <w:rPr>
            <w:rStyle w:val="Hyperlink"/>
          </w:rPr>
          <w:t>4</w:t>
        </w:r>
        <w:r w:rsidR="00322905">
          <w:rPr>
            <w:rFonts w:asciiTheme="minorHAnsi" w:eastAsiaTheme="minorEastAsia" w:hAnsiTheme="minorHAnsi" w:cstheme="minorBidi"/>
            <w:szCs w:val="24"/>
            <w:lang w:eastAsia="en-GB"/>
          </w:rPr>
          <w:tab/>
        </w:r>
        <w:r w:rsidR="00322905" w:rsidRPr="009A382E">
          <w:rPr>
            <w:rStyle w:val="Hyperlink"/>
          </w:rPr>
          <w:t>Abbreviations and acronyms</w:t>
        </w:r>
        <w:r w:rsidR="00322905">
          <w:rPr>
            <w:webHidden/>
          </w:rPr>
          <w:tab/>
        </w:r>
        <w:r>
          <w:rPr>
            <w:webHidden/>
          </w:rPr>
          <w:fldChar w:fldCharType="begin"/>
        </w:r>
        <w:r w:rsidR="00322905">
          <w:rPr>
            <w:webHidden/>
          </w:rPr>
          <w:instrText xml:space="preserve"> PAGEREF _Toc105585285 \h </w:instrText>
        </w:r>
        <w:r>
          <w:rPr>
            <w:webHidden/>
          </w:rPr>
        </w:r>
        <w:r>
          <w:rPr>
            <w:webHidden/>
          </w:rPr>
          <w:fldChar w:fldCharType="separate"/>
        </w:r>
        <w:r w:rsidR="00322905">
          <w:rPr>
            <w:webHidden/>
          </w:rPr>
          <w:t>2</w:t>
        </w:r>
        <w:r>
          <w:rPr>
            <w:webHidden/>
          </w:rPr>
          <w:fldChar w:fldCharType="end"/>
        </w:r>
      </w:hyperlink>
    </w:p>
    <w:p w:rsidR="00322905" w:rsidRDefault="009339CD" w:rsidP="00322905">
      <w:pPr>
        <w:pStyle w:val="TOC1"/>
        <w:rPr>
          <w:rFonts w:asciiTheme="minorHAnsi" w:eastAsiaTheme="minorEastAsia" w:hAnsiTheme="minorHAnsi" w:cstheme="minorBidi"/>
          <w:szCs w:val="24"/>
          <w:lang w:eastAsia="en-GB"/>
        </w:rPr>
      </w:pPr>
      <w:hyperlink w:anchor="_Toc105585286" w:history="1">
        <w:r w:rsidR="00322905" w:rsidRPr="009A382E">
          <w:rPr>
            <w:rStyle w:val="Hyperlink"/>
          </w:rPr>
          <w:t>5</w:t>
        </w:r>
        <w:r w:rsidR="00322905">
          <w:rPr>
            <w:rFonts w:asciiTheme="minorHAnsi" w:eastAsiaTheme="minorEastAsia" w:hAnsiTheme="minorHAnsi" w:cstheme="minorBidi"/>
            <w:szCs w:val="24"/>
            <w:lang w:eastAsia="en-GB"/>
          </w:rPr>
          <w:tab/>
        </w:r>
        <w:r w:rsidR="00322905" w:rsidRPr="009A382E">
          <w:rPr>
            <w:rStyle w:val="Hyperlink"/>
          </w:rPr>
          <w:t>Conventions</w:t>
        </w:r>
        <w:r w:rsidR="00322905">
          <w:rPr>
            <w:webHidden/>
          </w:rPr>
          <w:tab/>
        </w:r>
        <w:r>
          <w:rPr>
            <w:webHidden/>
          </w:rPr>
          <w:fldChar w:fldCharType="begin"/>
        </w:r>
        <w:r w:rsidR="00322905">
          <w:rPr>
            <w:webHidden/>
          </w:rPr>
          <w:instrText xml:space="preserve"> PAGEREF _Toc105585286 \h </w:instrText>
        </w:r>
        <w:r>
          <w:rPr>
            <w:webHidden/>
          </w:rPr>
        </w:r>
        <w:r>
          <w:rPr>
            <w:webHidden/>
          </w:rPr>
          <w:fldChar w:fldCharType="separate"/>
        </w:r>
        <w:r w:rsidR="00322905">
          <w:rPr>
            <w:webHidden/>
          </w:rPr>
          <w:t>3</w:t>
        </w:r>
        <w:r>
          <w:rPr>
            <w:webHidden/>
          </w:rPr>
          <w:fldChar w:fldCharType="end"/>
        </w:r>
      </w:hyperlink>
    </w:p>
    <w:p w:rsidR="00322905" w:rsidRDefault="009339CD" w:rsidP="00322905">
      <w:pPr>
        <w:pStyle w:val="TOC1"/>
        <w:rPr>
          <w:rFonts w:asciiTheme="minorHAnsi" w:eastAsiaTheme="minorEastAsia" w:hAnsiTheme="minorHAnsi" w:cstheme="minorBidi"/>
          <w:szCs w:val="24"/>
          <w:lang w:eastAsia="en-GB"/>
        </w:rPr>
      </w:pPr>
      <w:hyperlink w:anchor="_Toc105585287" w:history="1">
        <w:r w:rsidR="00322905" w:rsidRPr="009A382E">
          <w:rPr>
            <w:rStyle w:val="Hyperlink"/>
          </w:rPr>
          <w:t>6</w:t>
        </w:r>
        <w:r w:rsidR="00322905">
          <w:rPr>
            <w:rFonts w:asciiTheme="minorHAnsi" w:eastAsiaTheme="minorEastAsia" w:hAnsiTheme="minorHAnsi" w:cstheme="minorBidi"/>
            <w:szCs w:val="24"/>
            <w:lang w:eastAsia="en-GB"/>
          </w:rPr>
          <w:tab/>
        </w:r>
        <w:r w:rsidR="00322905" w:rsidRPr="009A382E">
          <w:rPr>
            <w:rStyle w:val="Hyperlink"/>
          </w:rPr>
          <w:t>Commitments to circular ICT management</w:t>
        </w:r>
        <w:r w:rsidR="00322905">
          <w:rPr>
            <w:webHidden/>
          </w:rPr>
          <w:tab/>
        </w:r>
        <w:r>
          <w:rPr>
            <w:webHidden/>
          </w:rPr>
          <w:fldChar w:fldCharType="begin"/>
        </w:r>
        <w:r w:rsidR="00322905">
          <w:rPr>
            <w:webHidden/>
          </w:rPr>
          <w:instrText xml:space="preserve"> PAGEREF _Toc105585287 \h </w:instrText>
        </w:r>
        <w:r>
          <w:rPr>
            <w:webHidden/>
          </w:rPr>
        </w:r>
        <w:r>
          <w:rPr>
            <w:webHidden/>
          </w:rPr>
          <w:fldChar w:fldCharType="separate"/>
        </w:r>
        <w:r w:rsidR="00322905">
          <w:rPr>
            <w:webHidden/>
          </w:rPr>
          <w:t>3</w:t>
        </w:r>
        <w:r>
          <w:rPr>
            <w:webHidden/>
          </w:rPr>
          <w:fldChar w:fldCharType="end"/>
        </w:r>
      </w:hyperlink>
    </w:p>
    <w:p w:rsidR="00322905" w:rsidRDefault="009339CD" w:rsidP="00322905">
      <w:pPr>
        <w:pStyle w:val="TOC1"/>
        <w:rPr>
          <w:rFonts w:asciiTheme="minorHAnsi" w:eastAsiaTheme="minorEastAsia" w:hAnsiTheme="minorHAnsi" w:cstheme="minorBidi"/>
          <w:szCs w:val="24"/>
          <w:lang w:eastAsia="en-GB"/>
        </w:rPr>
      </w:pPr>
      <w:hyperlink w:anchor="_Toc105585288" w:history="1">
        <w:r w:rsidR="00322905" w:rsidRPr="009A382E">
          <w:rPr>
            <w:rStyle w:val="Hyperlink"/>
          </w:rPr>
          <w:t>7</w:t>
        </w:r>
        <w:r w:rsidR="00322905">
          <w:rPr>
            <w:rFonts w:asciiTheme="minorHAnsi" w:eastAsiaTheme="minorEastAsia" w:hAnsiTheme="minorHAnsi" w:cstheme="minorBidi"/>
            <w:szCs w:val="24"/>
            <w:lang w:eastAsia="en-GB"/>
          </w:rPr>
          <w:tab/>
        </w:r>
        <w:r w:rsidR="00322905" w:rsidRPr="009A382E">
          <w:rPr>
            <w:rStyle w:val="Hyperlink"/>
          </w:rPr>
          <w:t>Summary of circular ICT management use cases</w:t>
        </w:r>
        <w:r w:rsidR="00322905">
          <w:rPr>
            <w:webHidden/>
          </w:rPr>
          <w:tab/>
        </w:r>
        <w:r>
          <w:rPr>
            <w:webHidden/>
          </w:rPr>
          <w:fldChar w:fldCharType="begin"/>
        </w:r>
        <w:r w:rsidR="00322905">
          <w:rPr>
            <w:webHidden/>
          </w:rPr>
          <w:instrText xml:space="preserve"> PAGEREF _Toc105585288 \h </w:instrText>
        </w:r>
        <w:r>
          <w:rPr>
            <w:webHidden/>
          </w:rPr>
        </w:r>
        <w:r>
          <w:rPr>
            <w:webHidden/>
          </w:rPr>
          <w:fldChar w:fldCharType="separate"/>
        </w:r>
        <w:r w:rsidR="00322905">
          <w:rPr>
            <w:webHidden/>
          </w:rPr>
          <w:t>3</w:t>
        </w:r>
        <w:r>
          <w:rPr>
            <w:webHidden/>
          </w:rPr>
          <w:fldChar w:fldCharType="end"/>
        </w:r>
      </w:hyperlink>
    </w:p>
    <w:p w:rsidR="00322905" w:rsidRDefault="009339CD" w:rsidP="00322905">
      <w:pPr>
        <w:pStyle w:val="TOC2"/>
        <w:rPr>
          <w:rFonts w:asciiTheme="minorHAnsi" w:eastAsiaTheme="minorEastAsia" w:hAnsiTheme="minorHAnsi" w:cstheme="minorBidi"/>
          <w:szCs w:val="24"/>
          <w:lang w:eastAsia="en-GB"/>
        </w:rPr>
      </w:pPr>
      <w:hyperlink w:anchor="_Toc105585289" w:history="1">
        <w:r w:rsidR="00322905" w:rsidRPr="009A382E">
          <w:rPr>
            <w:rStyle w:val="Hyperlink"/>
          </w:rPr>
          <w:t>7.1 Digitalisation of circular design</w:t>
        </w:r>
        <w:r w:rsidR="00322905">
          <w:rPr>
            <w:webHidden/>
          </w:rPr>
          <w:tab/>
        </w:r>
        <w:r>
          <w:rPr>
            <w:webHidden/>
          </w:rPr>
          <w:fldChar w:fldCharType="begin"/>
        </w:r>
        <w:r w:rsidR="00322905">
          <w:rPr>
            <w:webHidden/>
          </w:rPr>
          <w:instrText xml:space="preserve"> PAGEREF _Toc105585289 \h </w:instrText>
        </w:r>
        <w:r>
          <w:rPr>
            <w:webHidden/>
          </w:rPr>
        </w:r>
        <w:r>
          <w:rPr>
            <w:webHidden/>
          </w:rPr>
          <w:fldChar w:fldCharType="separate"/>
        </w:r>
        <w:r w:rsidR="00322905">
          <w:rPr>
            <w:webHidden/>
          </w:rPr>
          <w:t>3</w:t>
        </w:r>
        <w:r>
          <w:rPr>
            <w:webHidden/>
          </w:rPr>
          <w:fldChar w:fldCharType="end"/>
        </w:r>
      </w:hyperlink>
    </w:p>
    <w:p w:rsidR="00322905" w:rsidRDefault="009339CD" w:rsidP="00322905">
      <w:pPr>
        <w:pStyle w:val="TOC2"/>
        <w:rPr>
          <w:rFonts w:asciiTheme="minorHAnsi" w:eastAsiaTheme="minorEastAsia" w:hAnsiTheme="minorHAnsi" w:cstheme="minorBidi"/>
          <w:szCs w:val="24"/>
          <w:lang w:eastAsia="en-GB"/>
        </w:rPr>
      </w:pPr>
      <w:hyperlink w:anchor="_Toc105585290" w:history="1">
        <w:r w:rsidR="00322905" w:rsidRPr="009A382E">
          <w:rPr>
            <w:rStyle w:val="Hyperlink"/>
          </w:rPr>
          <w:t>7.2 Green and due diligence for public procurement of sustainable ICT products</w:t>
        </w:r>
        <w:r w:rsidR="00322905">
          <w:rPr>
            <w:webHidden/>
          </w:rPr>
          <w:tab/>
        </w:r>
        <w:r>
          <w:rPr>
            <w:webHidden/>
          </w:rPr>
          <w:fldChar w:fldCharType="begin"/>
        </w:r>
        <w:r w:rsidR="00322905">
          <w:rPr>
            <w:webHidden/>
          </w:rPr>
          <w:instrText xml:space="preserve"> PAGEREF _Toc105585290 \h </w:instrText>
        </w:r>
        <w:r>
          <w:rPr>
            <w:webHidden/>
          </w:rPr>
        </w:r>
        <w:r>
          <w:rPr>
            <w:webHidden/>
          </w:rPr>
          <w:fldChar w:fldCharType="separate"/>
        </w:r>
        <w:r w:rsidR="00322905">
          <w:rPr>
            <w:webHidden/>
          </w:rPr>
          <w:t>3</w:t>
        </w:r>
        <w:r>
          <w:rPr>
            <w:webHidden/>
          </w:rPr>
          <w:fldChar w:fldCharType="end"/>
        </w:r>
      </w:hyperlink>
    </w:p>
    <w:p w:rsidR="00322905" w:rsidRDefault="009339CD" w:rsidP="00322905">
      <w:pPr>
        <w:pStyle w:val="TOC2"/>
        <w:rPr>
          <w:rFonts w:asciiTheme="minorHAnsi" w:eastAsiaTheme="minorEastAsia" w:hAnsiTheme="minorHAnsi" w:cstheme="minorBidi"/>
          <w:szCs w:val="24"/>
          <w:lang w:eastAsia="en-GB"/>
        </w:rPr>
      </w:pPr>
      <w:hyperlink w:anchor="_Toc105585291" w:history="1">
        <w:r w:rsidR="00322905" w:rsidRPr="009A382E">
          <w:rPr>
            <w:rStyle w:val="Hyperlink"/>
          </w:rPr>
          <w:t>7.3 Repairability and repair</w:t>
        </w:r>
        <w:r w:rsidR="00322905">
          <w:rPr>
            <w:webHidden/>
          </w:rPr>
          <w:tab/>
        </w:r>
        <w:r>
          <w:rPr>
            <w:webHidden/>
          </w:rPr>
          <w:fldChar w:fldCharType="begin"/>
        </w:r>
        <w:r w:rsidR="00322905">
          <w:rPr>
            <w:webHidden/>
          </w:rPr>
          <w:instrText xml:space="preserve"> PAGEREF _Toc105585291 \h </w:instrText>
        </w:r>
        <w:r>
          <w:rPr>
            <w:webHidden/>
          </w:rPr>
        </w:r>
        <w:r>
          <w:rPr>
            <w:webHidden/>
          </w:rPr>
          <w:fldChar w:fldCharType="separate"/>
        </w:r>
        <w:r w:rsidR="00322905">
          <w:rPr>
            <w:webHidden/>
          </w:rPr>
          <w:t>3</w:t>
        </w:r>
        <w:r>
          <w:rPr>
            <w:webHidden/>
          </w:rPr>
          <w:fldChar w:fldCharType="end"/>
        </w:r>
      </w:hyperlink>
    </w:p>
    <w:p w:rsidR="00322905" w:rsidRDefault="009339CD" w:rsidP="00322905">
      <w:pPr>
        <w:pStyle w:val="TOC2"/>
        <w:rPr>
          <w:rFonts w:asciiTheme="minorHAnsi" w:eastAsiaTheme="minorEastAsia" w:hAnsiTheme="minorHAnsi" w:cstheme="minorBidi"/>
          <w:szCs w:val="24"/>
          <w:lang w:eastAsia="en-GB"/>
        </w:rPr>
      </w:pPr>
      <w:hyperlink w:anchor="_Toc105585292" w:history="1">
        <w:r w:rsidR="00322905" w:rsidRPr="009A382E">
          <w:rPr>
            <w:rStyle w:val="Hyperlink"/>
          </w:rPr>
          <w:t>7.4 Circular business models</w:t>
        </w:r>
        <w:r w:rsidR="00322905">
          <w:rPr>
            <w:webHidden/>
          </w:rPr>
          <w:tab/>
        </w:r>
        <w:r>
          <w:rPr>
            <w:webHidden/>
          </w:rPr>
          <w:fldChar w:fldCharType="begin"/>
        </w:r>
        <w:r w:rsidR="00322905">
          <w:rPr>
            <w:webHidden/>
          </w:rPr>
          <w:instrText xml:space="preserve"> PAGEREF _Toc105585292 \h </w:instrText>
        </w:r>
        <w:r>
          <w:rPr>
            <w:webHidden/>
          </w:rPr>
        </w:r>
        <w:r>
          <w:rPr>
            <w:webHidden/>
          </w:rPr>
          <w:fldChar w:fldCharType="separate"/>
        </w:r>
        <w:r w:rsidR="00322905">
          <w:rPr>
            <w:webHidden/>
          </w:rPr>
          <w:t>3</w:t>
        </w:r>
        <w:r>
          <w:rPr>
            <w:webHidden/>
          </w:rPr>
          <w:fldChar w:fldCharType="end"/>
        </w:r>
      </w:hyperlink>
    </w:p>
    <w:p w:rsidR="00322905" w:rsidRDefault="009339CD" w:rsidP="00322905">
      <w:pPr>
        <w:pStyle w:val="TOC2"/>
        <w:rPr>
          <w:rFonts w:asciiTheme="minorHAnsi" w:eastAsiaTheme="minorEastAsia" w:hAnsiTheme="minorHAnsi" w:cstheme="minorBidi"/>
          <w:szCs w:val="24"/>
          <w:lang w:eastAsia="en-GB"/>
        </w:rPr>
      </w:pPr>
      <w:hyperlink w:anchor="_Toc105585293" w:history="1">
        <w:r w:rsidR="00322905" w:rsidRPr="009A382E">
          <w:rPr>
            <w:rStyle w:val="Hyperlink"/>
          </w:rPr>
          <w:t>7.5 Reuse and refurbishment</w:t>
        </w:r>
        <w:r w:rsidR="00322905">
          <w:rPr>
            <w:webHidden/>
          </w:rPr>
          <w:tab/>
        </w:r>
        <w:r>
          <w:rPr>
            <w:webHidden/>
          </w:rPr>
          <w:fldChar w:fldCharType="begin"/>
        </w:r>
        <w:r w:rsidR="00322905">
          <w:rPr>
            <w:webHidden/>
          </w:rPr>
          <w:instrText xml:space="preserve"> PAGEREF _Toc105585293 \h </w:instrText>
        </w:r>
        <w:r>
          <w:rPr>
            <w:webHidden/>
          </w:rPr>
        </w:r>
        <w:r>
          <w:rPr>
            <w:webHidden/>
          </w:rPr>
          <w:fldChar w:fldCharType="separate"/>
        </w:r>
        <w:r w:rsidR="00322905">
          <w:rPr>
            <w:webHidden/>
          </w:rPr>
          <w:t>4</w:t>
        </w:r>
        <w:r>
          <w:rPr>
            <w:webHidden/>
          </w:rPr>
          <w:fldChar w:fldCharType="end"/>
        </w:r>
      </w:hyperlink>
    </w:p>
    <w:p w:rsidR="00322905" w:rsidRDefault="009339CD" w:rsidP="00322905">
      <w:pPr>
        <w:pStyle w:val="TOC2"/>
        <w:rPr>
          <w:rFonts w:asciiTheme="minorHAnsi" w:eastAsiaTheme="minorEastAsia" w:hAnsiTheme="minorHAnsi" w:cstheme="minorBidi"/>
          <w:szCs w:val="24"/>
          <w:lang w:eastAsia="en-GB"/>
        </w:rPr>
      </w:pPr>
      <w:hyperlink w:anchor="_Toc105585294" w:history="1">
        <w:r w:rsidR="00322905" w:rsidRPr="009A382E">
          <w:rPr>
            <w:rStyle w:val="Hyperlink"/>
          </w:rPr>
          <w:t>7.6 Recycling</w:t>
        </w:r>
        <w:r w:rsidR="00322905">
          <w:rPr>
            <w:webHidden/>
          </w:rPr>
          <w:tab/>
        </w:r>
        <w:r>
          <w:rPr>
            <w:webHidden/>
          </w:rPr>
          <w:fldChar w:fldCharType="begin"/>
        </w:r>
        <w:r w:rsidR="00322905">
          <w:rPr>
            <w:webHidden/>
          </w:rPr>
          <w:instrText xml:space="preserve"> PAGEREF _Toc105585294 \h </w:instrText>
        </w:r>
        <w:r>
          <w:rPr>
            <w:webHidden/>
          </w:rPr>
        </w:r>
        <w:r>
          <w:rPr>
            <w:webHidden/>
          </w:rPr>
          <w:fldChar w:fldCharType="separate"/>
        </w:r>
        <w:r w:rsidR="00322905">
          <w:rPr>
            <w:webHidden/>
          </w:rPr>
          <w:t>4</w:t>
        </w:r>
        <w:r>
          <w:rPr>
            <w:webHidden/>
          </w:rPr>
          <w:fldChar w:fldCharType="end"/>
        </w:r>
      </w:hyperlink>
    </w:p>
    <w:p w:rsidR="00322905" w:rsidRDefault="009339CD" w:rsidP="00322905">
      <w:pPr>
        <w:pStyle w:val="TOC2"/>
        <w:rPr>
          <w:rFonts w:asciiTheme="minorHAnsi" w:eastAsiaTheme="minorEastAsia" w:hAnsiTheme="minorHAnsi" w:cstheme="minorBidi"/>
          <w:szCs w:val="24"/>
          <w:lang w:eastAsia="en-GB"/>
        </w:rPr>
      </w:pPr>
      <w:hyperlink w:anchor="_Toc105585295" w:history="1">
        <w:r w:rsidR="00322905" w:rsidRPr="009A382E">
          <w:rPr>
            <w:rStyle w:val="Hyperlink"/>
          </w:rPr>
          <w:t>7.7 Public donation of decommissioned ICT devices</w:t>
        </w:r>
        <w:r w:rsidR="00322905">
          <w:rPr>
            <w:webHidden/>
          </w:rPr>
          <w:tab/>
        </w:r>
        <w:r>
          <w:rPr>
            <w:webHidden/>
          </w:rPr>
          <w:fldChar w:fldCharType="begin"/>
        </w:r>
        <w:r w:rsidR="00322905">
          <w:rPr>
            <w:webHidden/>
          </w:rPr>
          <w:instrText xml:space="preserve"> PAGEREF _Toc105585295 \h </w:instrText>
        </w:r>
        <w:r>
          <w:rPr>
            <w:webHidden/>
          </w:rPr>
        </w:r>
        <w:r>
          <w:rPr>
            <w:webHidden/>
          </w:rPr>
          <w:fldChar w:fldCharType="separate"/>
        </w:r>
        <w:r w:rsidR="00322905">
          <w:rPr>
            <w:webHidden/>
          </w:rPr>
          <w:t>4</w:t>
        </w:r>
        <w:r>
          <w:rPr>
            <w:webHidden/>
          </w:rPr>
          <w:fldChar w:fldCharType="end"/>
        </w:r>
      </w:hyperlink>
    </w:p>
    <w:p w:rsidR="00322905" w:rsidRDefault="009339CD" w:rsidP="00322905">
      <w:pPr>
        <w:pStyle w:val="TOC2"/>
        <w:rPr>
          <w:rFonts w:asciiTheme="minorHAnsi" w:eastAsiaTheme="minorEastAsia" w:hAnsiTheme="minorHAnsi" w:cstheme="minorBidi"/>
          <w:szCs w:val="24"/>
          <w:lang w:eastAsia="en-GB"/>
        </w:rPr>
      </w:pPr>
      <w:hyperlink w:anchor="_Toc105585296" w:history="1">
        <w:r w:rsidR="00322905" w:rsidRPr="009A382E">
          <w:rPr>
            <w:rStyle w:val="Hyperlink"/>
          </w:rPr>
          <w:t>7.8 Extended producer responsibility</w:t>
        </w:r>
        <w:r w:rsidR="00322905">
          <w:rPr>
            <w:webHidden/>
          </w:rPr>
          <w:tab/>
        </w:r>
        <w:r>
          <w:rPr>
            <w:webHidden/>
          </w:rPr>
          <w:fldChar w:fldCharType="begin"/>
        </w:r>
        <w:r w:rsidR="00322905">
          <w:rPr>
            <w:webHidden/>
          </w:rPr>
          <w:instrText xml:space="preserve"> PAGEREF _Toc105585296 \h </w:instrText>
        </w:r>
        <w:r>
          <w:rPr>
            <w:webHidden/>
          </w:rPr>
        </w:r>
        <w:r>
          <w:rPr>
            <w:webHidden/>
          </w:rPr>
          <w:fldChar w:fldCharType="separate"/>
        </w:r>
        <w:r w:rsidR="00322905">
          <w:rPr>
            <w:webHidden/>
          </w:rPr>
          <w:t>4</w:t>
        </w:r>
        <w:r>
          <w:rPr>
            <w:webHidden/>
          </w:rPr>
          <w:fldChar w:fldCharType="end"/>
        </w:r>
      </w:hyperlink>
    </w:p>
    <w:p w:rsidR="00322905" w:rsidRDefault="009339CD" w:rsidP="00322905">
      <w:pPr>
        <w:pStyle w:val="TOC2"/>
        <w:rPr>
          <w:rFonts w:asciiTheme="minorHAnsi" w:eastAsiaTheme="minorEastAsia" w:hAnsiTheme="minorHAnsi" w:cstheme="minorBidi"/>
          <w:szCs w:val="24"/>
          <w:lang w:eastAsia="en-GB"/>
        </w:rPr>
      </w:pPr>
      <w:hyperlink w:anchor="_Toc105585297" w:history="1">
        <w:r w:rsidR="00322905" w:rsidRPr="009A382E">
          <w:rPr>
            <w:rStyle w:val="Hyperlink"/>
          </w:rPr>
          <w:t>7.9 Environmental impacts: data transparency, accountability, verifiability</w:t>
        </w:r>
        <w:r w:rsidR="00322905">
          <w:rPr>
            <w:webHidden/>
          </w:rPr>
          <w:tab/>
        </w:r>
        <w:r>
          <w:rPr>
            <w:webHidden/>
          </w:rPr>
          <w:fldChar w:fldCharType="begin"/>
        </w:r>
        <w:r w:rsidR="00322905">
          <w:rPr>
            <w:webHidden/>
          </w:rPr>
          <w:instrText xml:space="preserve"> PAGEREF _Toc105585297 \h </w:instrText>
        </w:r>
        <w:r>
          <w:rPr>
            <w:webHidden/>
          </w:rPr>
        </w:r>
        <w:r>
          <w:rPr>
            <w:webHidden/>
          </w:rPr>
          <w:fldChar w:fldCharType="separate"/>
        </w:r>
        <w:r w:rsidR="00322905">
          <w:rPr>
            <w:webHidden/>
          </w:rPr>
          <w:t>4</w:t>
        </w:r>
        <w:r>
          <w:rPr>
            <w:webHidden/>
          </w:rPr>
          <w:fldChar w:fldCharType="end"/>
        </w:r>
      </w:hyperlink>
    </w:p>
    <w:p w:rsidR="00322905" w:rsidRDefault="009339CD" w:rsidP="00322905">
      <w:pPr>
        <w:pStyle w:val="TOC2"/>
        <w:rPr>
          <w:rFonts w:asciiTheme="minorHAnsi" w:eastAsiaTheme="minorEastAsia" w:hAnsiTheme="minorHAnsi" w:cstheme="minorBidi"/>
          <w:szCs w:val="24"/>
          <w:lang w:eastAsia="en-GB"/>
        </w:rPr>
      </w:pPr>
      <w:hyperlink w:anchor="_Toc105585298" w:history="1">
        <w:r w:rsidR="00322905" w:rsidRPr="009A382E">
          <w:rPr>
            <w:rStyle w:val="Hyperlink"/>
          </w:rPr>
          <w:t>7.10 Communal involvement</w:t>
        </w:r>
        <w:r w:rsidR="00322905">
          <w:rPr>
            <w:webHidden/>
          </w:rPr>
          <w:tab/>
        </w:r>
        <w:r>
          <w:rPr>
            <w:webHidden/>
          </w:rPr>
          <w:fldChar w:fldCharType="begin"/>
        </w:r>
        <w:r w:rsidR="00322905">
          <w:rPr>
            <w:webHidden/>
          </w:rPr>
          <w:instrText xml:space="preserve"> PAGEREF _Toc105585298 \h </w:instrText>
        </w:r>
        <w:r>
          <w:rPr>
            <w:webHidden/>
          </w:rPr>
        </w:r>
        <w:r>
          <w:rPr>
            <w:webHidden/>
          </w:rPr>
          <w:fldChar w:fldCharType="separate"/>
        </w:r>
        <w:r w:rsidR="00322905">
          <w:rPr>
            <w:webHidden/>
          </w:rPr>
          <w:t>4</w:t>
        </w:r>
        <w:r>
          <w:rPr>
            <w:webHidden/>
          </w:rPr>
          <w:fldChar w:fldCharType="end"/>
        </w:r>
      </w:hyperlink>
    </w:p>
    <w:p w:rsidR="00322905" w:rsidRDefault="009339CD" w:rsidP="00322905">
      <w:pPr>
        <w:pStyle w:val="TOC2"/>
        <w:rPr>
          <w:rFonts w:asciiTheme="minorHAnsi" w:eastAsiaTheme="minorEastAsia" w:hAnsiTheme="minorHAnsi" w:cstheme="minorBidi"/>
          <w:szCs w:val="24"/>
          <w:lang w:eastAsia="en-GB"/>
        </w:rPr>
      </w:pPr>
      <w:hyperlink w:anchor="_Toc105585299" w:history="1">
        <w:r w:rsidR="00322905" w:rsidRPr="009A382E">
          <w:rPr>
            <w:rStyle w:val="Hyperlink"/>
          </w:rPr>
          <w:t>7.11 Circular markets</w:t>
        </w:r>
        <w:r w:rsidR="00322905">
          <w:rPr>
            <w:webHidden/>
          </w:rPr>
          <w:tab/>
        </w:r>
        <w:r>
          <w:rPr>
            <w:webHidden/>
          </w:rPr>
          <w:fldChar w:fldCharType="begin"/>
        </w:r>
        <w:r w:rsidR="00322905">
          <w:rPr>
            <w:webHidden/>
          </w:rPr>
          <w:instrText xml:space="preserve"> PAGEREF _Toc105585299 \h </w:instrText>
        </w:r>
        <w:r>
          <w:rPr>
            <w:webHidden/>
          </w:rPr>
        </w:r>
        <w:r>
          <w:rPr>
            <w:webHidden/>
          </w:rPr>
          <w:fldChar w:fldCharType="separate"/>
        </w:r>
        <w:r w:rsidR="00322905">
          <w:rPr>
            <w:webHidden/>
          </w:rPr>
          <w:t>4</w:t>
        </w:r>
        <w:r>
          <w:rPr>
            <w:webHidden/>
          </w:rPr>
          <w:fldChar w:fldCharType="end"/>
        </w:r>
      </w:hyperlink>
    </w:p>
    <w:p w:rsidR="00322905" w:rsidRDefault="009339CD" w:rsidP="00322905">
      <w:pPr>
        <w:pStyle w:val="TOC1"/>
        <w:rPr>
          <w:rFonts w:asciiTheme="minorHAnsi" w:eastAsiaTheme="minorEastAsia" w:hAnsiTheme="minorHAnsi" w:cstheme="minorBidi"/>
          <w:szCs w:val="24"/>
          <w:lang w:eastAsia="en-GB"/>
        </w:rPr>
      </w:pPr>
      <w:hyperlink w:anchor="_Toc105585300" w:history="1">
        <w:r w:rsidR="00322905" w:rsidRPr="009A382E">
          <w:rPr>
            <w:rStyle w:val="Hyperlink"/>
          </w:rPr>
          <w:t>8 Catalogue of cases, initiatives and policy mechanisms</w:t>
        </w:r>
        <w:r w:rsidR="00322905">
          <w:rPr>
            <w:webHidden/>
          </w:rPr>
          <w:tab/>
        </w:r>
        <w:r>
          <w:rPr>
            <w:webHidden/>
          </w:rPr>
          <w:fldChar w:fldCharType="begin"/>
        </w:r>
        <w:r w:rsidR="00322905">
          <w:rPr>
            <w:webHidden/>
          </w:rPr>
          <w:instrText xml:space="preserve"> PAGEREF _Toc105585300 \h </w:instrText>
        </w:r>
        <w:r>
          <w:rPr>
            <w:webHidden/>
          </w:rPr>
        </w:r>
        <w:r>
          <w:rPr>
            <w:webHidden/>
          </w:rPr>
          <w:fldChar w:fldCharType="separate"/>
        </w:r>
        <w:r w:rsidR="00322905">
          <w:rPr>
            <w:webHidden/>
          </w:rPr>
          <w:t>4</w:t>
        </w:r>
        <w:r>
          <w:rPr>
            <w:webHidden/>
          </w:rPr>
          <w:fldChar w:fldCharType="end"/>
        </w:r>
      </w:hyperlink>
    </w:p>
    <w:p w:rsidR="00322905" w:rsidRDefault="009339CD" w:rsidP="00322905">
      <w:pPr>
        <w:pStyle w:val="TOC1"/>
        <w:rPr>
          <w:ins w:id="27" w:author="tec" w:date="2023-05-16T15:10:00Z"/>
        </w:rPr>
      </w:pPr>
      <w:hyperlink w:anchor="_Toc105585301" w:history="1">
        <w:r w:rsidR="00322905" w:rsidRPr="009A382E">
          <w:rPr>
            <w:rStyle w:val="Hyperlink"/>
          </w:rPr>
          <w:t>9 Metrics for impact and implementation</w:t>
        </w:r>
        <w:r w:rsidR="00322905">
          <w:rPr>
            <w:webHidden/>
          </w:rPr>
          <w:tab/>
        </w:r>
        <w:r>
          <w:rPr>
            <w:webHidden/>
          </w:rPr>
          <w:fldChar w:fldCharType="begin"/>
        </w:r>
        <w:r w:rsidR="00322905">
          <w:rPr>
            <w:webHidden/>
          </w:rPr>
          <w:instrText xml:space="preserve"> PAGEREF _Toc105585301 \h </w:instrText>
        </w:r>
        <w:r>
          <w:rPr>
            <w:webHidden/>
          </w:rPr>
        </w:r>
        <w:r>
          <w:rPr>
            <w:webHidden/>
          </w:rPr>
          <w:fldChar w:fldCharType="separate"/>
        </w:r>
        <w:r w:rsidR="00322905">
          <w:rPr>
            <w:webHidden/>
          </w:rPr>
          <w:t>4</w:t>
        </w:r>
        <w:r>
          <w:rPr>
            <w:webHidden/>
          </w:rPr>
          <w:fldChar w:fldCharType="end"/>
        </w:r>
      </w:hyperlink>
    </w:p>
    <w:p w:rsidR="00EC4C7A" w:rsidRDefault="009339CD" w:rsidP="00EC4C7A">
      <w:pPr>
        <w:pStyle w:val="TOC1"/>
        <w:rPr>
          <w:ins w:id="28" w:author="tec" w:date="2023-05-16T15:10:00Z"/>
        </w:rPr>
      </w:pPr>
      <w:ins w:id="29" w:author="tec" w:date="2023-05-16T15:10:00Z">
        <w:r>
          <w:fldChar w:fldCharType="begin"/>
        </w:r>
        <w:r w:rsidR="00EC4C7A">
          <w:instrText xml:space="preserve"> HYPERLINK \l "_Toc105585301" </w:instrText>
        </w:r>
        <w:r>
          <w:fldChar w:fldCharType="separate"/>
        </w:r>
      </w:ins>
      <w:ins w:id="30" w:author="ADET-612A" w:date="2023-05-22T10:17:00Z">
        <w:r w:rsidR="00942714">
          <w:rPr>
            <w:rStyle w:val="Hyperlink"/>
          </w:rPr>
          <w:t>10</w:t>
        </w:r>
      </w:ins>
      <w:ins w:id="31" w:author="tec" w:date="2023-05-16T15:10:00Z">
        <w:r w:rsidR="00EC4C7A" w:rsidRPr="009A382E">
          <w:rPr>
            <w:rStyle w:val="Hyperlink"/>
          </w:rPr>
          <w:t xml:space="preserve"> </w:t>
        </w:r>
      </w:ins>
      <w:ins w:id="32" w:author="tec" w:date="2023-05-16T15:11:00Z">
        <w:r w:rsidR="00EC4C7A" w:rsidRPr="00EC4C7A">
          <w:rPr>
            <w:rStyle w:val="Hyperlink"/>
          </w:rPr>
          <w:t>Challanges in</w:t>
        </w:r>
      </w:ins>
      <w:ins w:id="33" w:author="tec" w:date="2023-05-16T15:10:00Z">
        <w:r w:rsidR="00EC4C7A" w:rsidRPr="00EC4C7A">
          <w:rPr>
            <w:rStyle w:val="Hyperlink"/>
          </w:rPr>
          <w:t xml:space="preserve"> </w:t>
        </w:r>
        <w:r w:rsidR="00EC4C7A" w:rsidRPr="009A382E">
          <w:rPr>
            <w:rStyle w:val="Hyperlink"/>
          </w:rPr>
          <w:t>implementation</w:t>
        </w:r>
        <w:r w:rsidR="00EC4C7A">
          <w:rPr>
            <w:webHidden/>
          </w:rPr>
          <w:tab/>
        </w:r>
        <w:r>
          <w:rPr>
            <w:webHidden/>
          </w:rPr>
          <w:fldChar w:fldCharType="begin"/>
        </w:r>
        <w:r w:rsidR="00EC4C7A">
          <w:rPr>
            <w:webHidden/>
          </w:rPr>
          <w:instrText xml:space="preserve"> PAGEREF _Toc105585301 \h </w:instrText>
        </w:r>
      </w:ins>
      <w:r>
        <w:rPr>
          <w:webHidden/>
        </w:rPr>
      </w:r>
      <w:ins w:id="34" w:author="tec" w:date="2023-05-16T15:10:00Z">
        <w:r>
          <w:rPr>
            <w:webHidden/>
          </w:rPr>
          <w:fldChar w:fldCharType="separate"/>
        </w:r>
        <w:r w:rsidR="00EC4C7A">
          <w:rPr>
            <w:webHidden/>
          </w:rPr>
          <w:t>4</w:t>
        </w:r>
        <w:r>
          <w:rPr>
            <w:webHidden/>
          </w:rPr>
          <w:fldChar w:fldCharType="end"/>
        </w:r>
        <w:r>
          <w:fldChar w:fldCharType="end"/>
        </w:r>
      </w:ins>
    </w:p>
    <w:p w:rsidR="00322905" w:rsidRDefault="009339CD" w:rsidP="00322905">
      <w:pPr>
        <w:spacing w:before="0"/>
      </w:pPr>
      <w:r>
        <w:fldChar w:fldCharType="end"/>
      </w:r>
    </w:p>
    <w:p w:rsidR="00322905" w:rsidRDefault="00322905" w:rsidP="00322905">
      <w:pPr>
        <w:spacing w:before="0"/>
        <w:sectPr w:rsidR="00322905" w:rsidSect="00BD3E42">
          <w:headerReference w:type="default" r:id="rId12"/>
          <w:pgSz w:w="11907" w:h="16840"/>
          <w:pgMar w:top="1134" w:right="1134" w:bottom="1134" w:left="1134" w:header="720" w:footer="720" w:gutter="0"/>
          <w:cols w:space="720"/>
          <w:titlePg/>
          <w:docGrid w:linePitch="326"/>
        </w:sectPr>
      </w:pPr>
    </w:p>
    <w:p w:rsidR="00322905" w:rsidRPr="005F53EA" w:rsidRDefault="00322905" w:rsidP="00322905">
      <w:pPr>
        <w:pStyle w:val="RecNo"/>
      </w:pPr>
      <w:r>
        <w:lastRenderedPageBreak/>
        <w:t xml:space="preserve">Draft </w:t>
      </w:r>
      <w:r w:rsidRPr="005F53EA">
        <w:t xml:space="preserve">Supplement </w:t>
      </w:r>
      <w:proofErr w:type="spellStart"/>
      <w:r>
        <w:t>L.Suppl.ICIP</w:t>
      </w:r>
      <w:proofErr w:type="spellEnd"/>
      <w:r w:rsidRPr="005F53EA">
        <w:t xml:space="preserve"> to ITU-T </w:t>
      </w:r>
      <w:r>
        <w:t>L</w:t>
      </w:r>
      <w:r w:rsidRPr="005F53EA">
        <w:t>-series of Recommendations</w:t>
      </w:r>
    </w:p>
    <w:p w:rsidR="00322905" w:rsidRPr="005F53EA" w:rsidRDefault="007206CA" w:rsidP="00322905">
      <w:pPr>
        <w:pStyle w:val="Rectitle"/>
      </w:pPr>
      <w:r w:rsidRPr="00980CC2">
        <w:t>Best practices for implementing the circular economy in ICT management</w:t>
      </w:r>
      <w:r w:rsidRPr="00986AD6" w:rsidDel="007206CA">
        <w:t xml:space="preserve"> </w:t>
      </w:r>
    </w:p>
    <w:p w:rsidR="00322905" w:rsidRPr="005F53EA" w:rsidRDefault="00322905" w:rsidP="00322905">
      <w:pPr>
        <w:pStyle w:val="Headingb"/>
      </w:pPr>
      <w:r w:rsidRPr="005F53EA">
        <w:t>Summary</w:t>
      </w:r>
    </w:p>
    <w:p w:rsidR="00322905" w:rsidRDefault="00322905" w:rsidP="0032290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both"/>
        <w:rPr>
          <w:rFonts w:eastAsia="SimSun"/>
          <w:sz w:val="22"/>
          <w:szCs w:val="22"/>
        </w:rPr>
      </w:pPr>
      <w:r w:rsidRPr="00B0655C">
        <w:rPr>
          <w:rFonts w:eastAsia="SimSun"/>
          <w:sz w:val="22"/>
          <w:szCs w:val="22"/>
        </w:rPr>
        <w:t xml:space="preserve">This </w:t>
      </w:r>
      <w:r w:rsidRPr="00B0655C">
        <w:rPr>
          <w:rFonts w:eastAsia="SimSun"/>
          <w:sz w:val="22"/>
          <w:szCs w:val="22"/>
          <w:lang w:val="en-CA"/>
        </w:rPr>
        <w:t>Supplement</w:t>
      </w:r>
      <w:r w:rsidRPr="00B0655C">
        <w:rPr>
          <w:rFonts w:eastAsia="SimSun"/>
          <w:sz w:val="22"/>
          <w:szCs w:val="22"/>
        </w:rPr>
        <w:t xml:space="preserve"> aims </w:t>
      </w:r>
      <w:r w:rsidRPr="00B0655C">
        <w:rPr>
          <w:rFonts w:eastAsia="SimSun"/>
          <w:sz w:val="22"/>
          <w:szCs w:val="22"/>
          <w:lang w:val="en-CA"/>
        </w:rPr>
        <w:t xml:space="preserve">to provide a series of best practices for implementing the </w:t>
      </w:r>
      <w:r w:rsidRPr="00B0655C">
        <w:rPr>
          <w:rFonts w:eastAsia="SimSun"/>
          <w:sz w:val="22"/>
          <w:szCs w:val="22"/>
        </w:rPr>
        <w:t xml:space="preserve">circular </w:t>
      </w:r>
      <w:r w:rsidRPr="00B0655C">
        <w:rPr>
          <w:rFonts w:eastAsia="SimSun"/>
          <w:sz w:val="22"/>
          <w:szCs w:val="22"/>
          <w:lang w:val="en-CA"/>
        </w:rPr>
        <w:t xml:space="preserve">economy across the ICT value chain. It will contain best practices of initiatives, </w:t>
      </w:r>
      <w:r w:rsidRPr="00B0655C">
        <w:rPr>
          <w:rFonts w:eastAsia="SimSun"/>
          <w:sz w:val="22"/>
          <w:szCs w:val="22"/>
        </w:rPr>
        <w:t xml:space="preserve">policy instruments, circular processes, </w:t>
      </w:r>
      <w:r w:rsidRPr="00B0655C">
        <w:rPr>
          <w:rFonts w:eastAsia="SimSun"/>
          <w:sz w:val="22"/>
          <w:szCs w:val="22"/>
          <w:lang w:val="en-CA"/>
        </w:rPr>
        <w:t xml:space="preserve">and other examples for improving the circularity of </w:t>
      </w:r>
      <w:r w:rsidRPr="00B0655C">
        <w:rPr>
          <w:rFonts w:eastAsia="SimSun"/>
          <w:sz w:val="22"/>
          <w:szCs w:val="22"/>
        </w:rPr>
        <w:t xml:space="preserve">devices and infrastructures </w:t>
      </w:r>
      <w:r w:rsidRPr="00B0655C">
        <w:rPr>
          <w:rFonts w:eastAsia="SimSun"/>
          <w:sz w:val="22"/>
          <w:szCs w:val="22"/>
          <w:lang w:val="en-CA"/>
        </w:rPr>
        <w:t>targeting both</w:t>
      </w:r>
      <w:r w:rsidRPr="00B0655C">
        <w:rPr>
          <w:rFonts w:eastAsia="SimSun"/>
          <w:sz w:val="22"/>
          <w:szCs w:val="22"/>
        </w:rPr>
        <w:t xml:space="preserve"> the public and private </w:t>
      </w:r>
      <w:r>
        <w:rPr>
          <w:rFonts w:eastAsia="SimSun"/>
          <w:sz w:val="22"/>
          <w:szCs w:val="22"/>
        </w:rPr>
        <w:t>sectors</w:t>
      </w:r>
      <w:r w:rsidRPr="00B0655C">
        <w:rPr>
          <w:rFonts w:eastAsia="SimSun"/>
          <w:sz w:val="22"/>
          <w:szCs w:val="22"/>
        </w:rPr>
        <w:t xml:space="preserve">. The cases will be selected </w:t>
      </w:r>
      <w:r w:rsidRPr="00B0655C">
        <w:rPr>
          <w:rFonts w:eastAsia="SimSun"/>
          <w:sz w:val="22"/>
          <w:szCs w:val="22"/>
          <w:lang w:val="en-CA"/>
        </w:rPr>
        <w:t>based on the</w:t>
      </w:r>
      <w:r w:rsidRPr="00B0655C">
        <w:rPr>
          <w:rFonts w:eastAsia="SimSun"/>
          <w:sz w:val="22"/>
          <w:szCs w:val="22"/>
        </w:rPr>
        <w:t xml:space="preserve"> reported or assessed impacts.</w:t>
      </w:r>
    </w:p>
    <w:p w:rsidR="00322905" w:rsidRPr="00B0655C" w:rsidRDefault="00322905" w:rsidP="0032290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both"/>
        <w:rPr>
          <w:rFonts w:eastAsia="SimSun"/>
          <w:sz w:val="22"/>
          <w:szCs w:val="22"/>
          <w:lang w:val="en-CA"/>
        </w:rPr>
      </w:pPr>
      <w:r w:rsidRPr="00B0655C">
        <w:rPr>
          <w:rFonts w:eastAsia="SimSun"/>
          <w:sz w:val="22"/>
          <w:szCs w:val="22"/>
          <w:lang w:val="en-CA"/>
        </w:rPr>
        <w:t>Each case</w:t>
      </w:r>
      <w:r w:rsidRPr="00B0655C">
        <w:rPr>
          <w:rFonts w:eastAsia="SimSun"/>
          <w:sz w:val="22"/>
          <w:szCs w:val="22"/>
        </w:rPr>
        <w:t xml:space="preserve"> will be analysed </w:t>
      </w:r>
      <w:r w:rsidRPr="00B0655C">
        <w:rPr>
          <w:rFonts w:eastAsia="SimSun"/>
          <w:sz w:val="22"/>
          <w:szCs w:val="22"/>
          <w:lang w:val="en-CA"/>
        </w:rPr>
        <w:t xml:space="preserve">based on </w:t>
      </w:r>
      <w:r>
        <w:rPr>
          <w:rFonts w:eastAsia="SimSun"/>
          <w:sz w:val="22"/>
          <w:szCs w:val="22"/>
          <w:lang w:val="en-CA"/>
        </w:rPr>
        <w:t>its</w:t>
      </w:r>
      <w:r w:rsidRPr="00B0655C">
        <w:rPr>
          <w:rFonts w:eastAsia="SimSun"/>
          <w:sz w:val="22"/>
          <w:szCs w:val="22"/>
          <w:lang w:val="en-CA"/>
        </w:rPr>
        <w:t xml:space="preserve"> </w:t>
      </w:r>
      <w:proofErr w:type="spellStart"/>
      <w:r w:rsidRPr="00B0655C">
        <w:rPr>
          <w:rFonts w:eastAsia="SimSun"/>
          <w:sz w:val="22"/>
          <w:szCs w:val="22"/>
          <w:lang w:val="en-CA"/>
        </w:rPr>
        <w:t>replicability</w:t>
      </w:r>
      <w:proofErr w:type="spellEnd"/>
      <w:r w:rsidRPr="00B0655C">
        <w:rPr>
          <w:rFonts w:eastAsia="SimSun"/>
          <w:sz w:val="22"/>
          <w:szCs w:val="22"/>
          <w:lang w:val="en-CA"/>
        </w:rPr>
        <w:t xml:space="preserve">, scalability, and sustainability impacts from </w:t>
      </w:r>
      <w:r w:rsidRPr="00B0655C">
        <w:rPr>
          <w:rFonts w:eastAsia="SimSun"/>
          <w:sz w:val="22"/>
          <w:szCs w:val="22"/>
        </w:rPr>
        <w:t xml:space="preserve">the social, economic, and environmental </w:t>
      </w:r>
      <w:r w:rsidRPr="00B0655C">
        <w:rPr>
          <w:rFonts w:eastAsia="SimSun"/>
          <w:sz w:val="22"/>
          <w:szCs w:val="22"/>
          <w:lang w:val="en-CA"/>
        </w:rPr>
        <w:t xml:space="preserve">perspectives. The analysis will be carried out in line with global commitments such as </w:t>
      </w:r>
      <w:r w:rsidRPr="00B0655C">
        <w:rPr>
          <w:rFonts w:eastAsia="SimSun"/>
          <w:sz w:val="22"/>
          <w:szCs w:val="22"/>
        </w:rPr>
        <w:t xml:space="preserve">the UN SDGs, and those related to the ICT sector in terms of ITU initiatives such as the Connect-2030 agenda and Recommendations such as the L series, among others. This </w:t>
      </w:r>
      <w:r w:rsidRPr="00B0655C">
        <w:rPr>
          <w:rFonts w:eastAsia="SimSun"/>
          <w:sz w:val="22"/>
          <w:szCs w:val="22"/>
          <w:lang w:val="en-CA"/>
        </w:rPr>
        <w:t>Supplement</w:t>
      </w:r>
      <w:r w:rsidRPr="00B0655C">
        <w:rPr>
          <w:rFonts w:eastAsia="SimSun"/>
          <w:sz w:val="22"/>
          <w:szCs w:val="22"/>
        </w:rPr>
        <w:t xml:space="preserve"> will result in a classification of the specific cases and general guidelines, goals, and metrics for the implementation (including design, bootstrap, replication, and evaluation) of scalable circular models in cities, communities, countries, and regions.</w:t>
      </w:r>
    </w:p>
    <w:p w:rsidR="00322905" w:rsidRPr="001C664A" w:rsidRDefault="00322905" w:rsidP="0032290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both"/>
        <w:rPr>
          <w:rFonts w:eastAsia="SimSun"/>
          <w:sz w:val="22"/>
          <w:szCs w:val="22"/>
          <w:lang w:val="en-CA"/>
        </w:rPr>
      </w:pPr>
      <w:r w:rsidRPr="001C664A">
        <w:rPr>
          <w:rFonts w:eastAsia="SimSun"/>
          <w:sz w:val="22"/>
          <w:szCs w:val="22"/>
          <w:lang w:val="en-CA"/>
        </w:rPr>
        <w:t xml:space="preserve">This Supplement takes </w:t>
      </w:r>
      <w:r>
        <w:rPr>
          <w:rFonts w:eastAsia="SimSun"/>
          <w:sz w:val="22"/>
          <w:szCs w:val="22"/>
          <w:lang w:val="en-CA"/>
        </w:rPr>
        <w:t>into</w:t>
      </w:r>
      <w:r w:rsidRPr="001C664A">
        <w:rPr>
          <w:rFonts w:eastAsia="SimSun"/>
          <w:sz w:val="22"/>
          <w:szCs w:val="22"/>
          <w:lang w:val="en-CA"/>
        </w:rPr>
        <w:t xml:space="preserve"> special consideration draft Recommendation ITU-T L.1033 on guidance for institutions of higher learning. It will contribute to the effective life cycle management of e-equipment and e-waste.</w:t>
      </w:r>
    </w:p>
    <w:p w:rsidR="00322905" w:rsidRPr="005F53EA" w:rsidRDefault="00322905" w:rsidP="00322905">
      <w:pPr>
        <w:pStyle w:val="Headingb"/>
      </w:pPr>
      <w:r w:rsidRPr="005F53EA">
        <w:t>Keywords</w:t>
      </w:r>
    </w:p>
    <w:p w:rsidR="00322905" w:rsidRPr="005F53EA" w:rsidRDefault="00322905" w:rsidP="00322905">
      <w:r w:rsidRPr="005F53EA">
        <w:t>&lt;Mandatory&gt;</w:t>
      </w:r>
    </w:p>
    <w:p w:rsidR="00322905" w:rsidRDefault="00322905" w:rsidP="00322905">
      <w:pPr>
        <w:spacing w:before="0"/>
        <w:rPr>
          <w:b/>
          <w:szCs w:val="20"/>
        </w:rPr>
      </w:pPr>
      <w:r>
        <w:br w:type="page"/>
      </w:r>
    </w:p>
    <w:p w:rsidR="00322905" w:rsidRPr="005F53EA" w:rsidRDefault="00322905" w:rsidP="00322905">
      <w:pPr>
        <w:pStyle w:val="Headingb"/>
      </w:pPr>
      <w:r w:rsidRPr="005F53EA">
        <w:lastRenderedPageBreak/>
        <w:t>Introduction</w:t>
      </w:r>
    </w:p>
    <w:p w:rsidR="00322905" w:rsidRDefault="00322905" w:rsidP="00322905">
      <w:r w:rsidRPr="005F53EA">
        <w:t>&lt;Optional – This clause should appear only if it contains information different from that in Scope and Summary&gt;</w:t>
      </w:r>
    </w:p>
    <w:p w:rsidR="00322905" w:rsidRDefault="00322905" w:rsidP="00322905">
      <w:pPr>
        <w:spacing w:before="0"/>
      </w:pPr>
      <w:r>
        <w:br w:type="page"/>
      </w:r>
    </w:p>
    <w:p w:rsidR="00322905" w:rsidRPr="005F53EA" w:rsidRDefault="00322905" w:rsidP="00322905">
      <w:pPr>
        <w:pStyle w:val="RecNo"/>
      </w:pPr>
      <w:r>
        <w:lastRenderedPageBreak/>
        <w:t xml:space="preserve">Draft </w:t>
      </w:r>
      <w:r w:rsidRPr="005F53EA">
        <w:t xml:space="preserve">Supplement </w:t>
      </w:r>
      <w:proofErr w:type="spellStart"/>
      <w:r>
        <w:t>L.Suppl.ICIP</w:t>
      </w:r>
      <w:proofErr w:type="spellEnd"/>
      <w:r w:rsidRPr="005F53EA">
        <w:t xml:space="preserve"> to ITU-T </w:t>
      </w:r>
      <w:r>
        <w:t>L</w:t>
      </w:r>
      <w:r w:rsidRPr="005F53EA">
        <w:t>-series of Recommendations</w:t>
      </w:r>
    </w:p>
    <w:p w:rsidR="00322905" w:rsidRPr="005F53EA" w:rsidRDefault="005028C2" w:rsidP="00322905">
      <w:r w:rsidRPr="00980CC2">
        <w:t>Best practices for implementing the circular economy in ICT management</w:t>
      </w:r>
      <w:r w:rsidRPr="00986AD6" w:rsidDel="007206CA">
        <w:t xml:space="preserve"> </w:t>
      </w:r>
    </w:p>
    <w:p w:rsidR="00322905" w:rsidRPr="005F53EA" w:rsidRDefault="00322905" w:rsidP="00322905">
      <w:pPr>
        <w:pStyle w:val="Heading1"/>
      </w:pPr>
      <w:bookmarkStart w:id="35" w:name="_Toc105585280"/>
      <w:r w:rsidRPr="005F53EA">
        <w:t>1</w:t>
      </w:r>
      <w:r w:rsidRPr="005F53EA">
        <w:tab/>
        <w:t>Scope</w:t>
      </w:r>
      <w:bookmarkEnd w:id="35"/>
    </w:p>
    <w:p w:rsidR="00322905" w:rsidRDefault="00322905" w:rsidP="0032290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0" w:after="40"/>
        <w:jc w:val="both"/>
        <w:rPr>
          <w:rFonts w:eastAsia="SimSun"/>
          <w:sz w:val="22"/>
          <w:szCs w:val="22"/>
          <w:lang w:val="en-CA"/>
        </w:rPr>
      </w:pPr>
      <w:r w:rsidRPr="00B0655C">
        <w:rPr>
          <w:rFonts w:eastAsia="SimSun"/>
          <w:sz w:val="22"/>
          <w:szCs w:val="22"/>
          <w:lang w:val="en-CA"/>
        </w:rPr>
        <w:t xml:space="preserve">This Supplement will contain a series of best practices for implementing the </w:t>
      </w:r>
      <w:r w:rsidRPr="00B0655C">
        <w:rPr>
          <w:rFonts w:eastAsia="SimSun"/>
          <w:sz w:val="22"/>
          <w:szCs w:val="22"/>
        </w:rPr>
        <w:t xml:space="preserve">circular </w:t>
      </w:r>
      <w:r w:rsidRPr="00B0655C">
        <w:rPr>
          <w:rFonts w:eastAsia="SimSun"/>
          <w:sz w:val="22"/>
          <w:szCs w:val="22"/>
          <w:lang w:val="en-CA"/>
        </w:rPr>
        <w:t xml:space="preserve">economy in </w:t>
      </w:r>
      <w:r w:rsidRPr="00B0655C">
        <w:rPr>
          <w:rFonts w:eastAsia="SimSun"/>
          <w:sz w:val="22"/>
          <w:szCs w:val="22"/>
        </w:rPr>
        <w:t>ICT management</w:t>
      </w:r>
      <w:r w:rsidRPr="00B0655C">
        <w:rPr>
          <w:rFonts w:eastAsia="SimSun"/>
          <w:sz w:val="22"/>
          <w:szCs w:val="22"/>
          <w:lang w:val="en-CA"/>
        </w:rPr>
        <w:t xml:space="preserve">. It will contain best practices of initiatives, </w:t>
      </w:r>
      <w:r w:rsidRPr="00B0655C">
        <w:rPr>
          <w:rFonts w:eastAsia="SimSun"/>
          <w:sz w:val="22"/>
          <w:szCs w:val="22"/>
        </w:rPr>
        <w:t xml:space="preserve">policy instruments, circular processes, </w:t>
      </w:r>
      <w:r w:rsidRPr="00B0655C">
        <w:rPr>
          <w:rFonts w:eastAsia="SimSun"/>
          <w:sz w:val="22"/>
          <w:szCs w:val="22"/>
          <w:lang w:val="en-CA"/>
        </w:rPr>
        <w:t xml:space="preserve">and other examples that aim to facilitate circular actions across the ICT value chain. </w:t>
      </w:r>
    </w:p>
    <w:p w:rsidR="00322905" w:rsidRPr="001C664A" w:rsidRDefault="00322905" w:rsidP="00322905">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both"/>
        <w:rPr>
          <w:rFonts w:eastAsia="SimSun"/>
          <w:sz w:val="22"/>
          <w:szCs w:val="22"/>
          <w:lang w:val="en-CA"/>
        </w:rPr>
      </w:pPr>
      <w:r w:rsidRPr="00B0655C">
        <w:rPr>
          <w:rFonts w:eastAsia="SimSun"/>
          <w:sz w:val="22"/>
          <w:szCs w:val="22"/>
          <w:lang w:val="en-CA"/>
        </w:rPr>
        <w:t xml:space="preserve">This work item also aims to provide impact analysis and, </w:t>
      </w:r>
      <w:proofErr w:type="spellStart"/>
      <w:r w:rsidRPr="00B0655C">
        <w:rPr>
          <w:rFonts w:eastAsia="SimSun"/>
          <w:sz w:val="22"/>
          <w:szCs w:val="22"/>
          <w:lang w:val="en-CA"/>
        </w:rPr>
        <w:t>subsequential</w:t>
      </w:r>
      <w:proofErr w:type="spellEnd"/>
      <w:r w:rsidRPr="00B0655C">
        <w:rPr>
          <w:rFonts w:eastAsia="SimSun"/>
          <w:sz w:val="22"/>
          <w:szCs w:val="22"/>
          <w:lang w:val="en-CA"/>
        </w:rPr>
        <w:t>, devise general guidelines and goals for designing and implementing circular initiatives and policies for ICT management</w:t>
      </w:r>
      <w:r>
        <w:rPr>
          <w:rFonts w:eastAsia="SimSun"/>
          <w:sz w:val="22"/>
          <w:szCs w:val="22"/>
          <w:lang w:val="en-CA"/>
        </w:rPr>
        <w:t>.</w:t>
      </w:r>
      <w:r w:rsidRPr="00B0655C">
        <w:rPr>
          <w:rFonts w:eastAsia="SimSun"/>
          <w:sz w:val="22"/>
          <w:szCs w:val="22"/>
          <w:lang w:val="en-CA"/>
        </w:rPr>
        <w:t xml:space="preserve"> </w:t>
      </w:r>
    </w:p>
    <w:p w:rsidR="00322905" w:rsidRPr="005F53EA" w:rsidRDefault="00322905" w:rsidP="00322905">
      <w:pPr>
        <w:pStyle w:val="Heading1"/>
      </w:pPr>
      <w:bookmarkStart w:id="36" w:name="_Toc105585281"/>
      <w:r w:rsidRPr="005F53EA">
        <w:t>2</w:t>
      </w:r>
      <w:r w:rsidRPr="005F53EA">
        <w:tab/>
        <w:t>References</w:t>
      </w:r>
      <w:bookmarkEnd w:id="36"/>
    </w:p>
    <w:p w:rsidR="00322905" w:rsidRPr="00DD7FDF" w:rsidRDefault="00322905" w:rsidP="00322905">
      <w:pPr>
        <w:pStyle w:val="Reftext"/>
        <w:tabs>
          <w:tab w:val="left" w:pos="9072"/>
        </w:tabs>
      </w:pPr>
      <w:r w:rsidRPr="005F53EA">
        <w:t xml:space="preserve">[ITU-T </w:t>
      </w:r>
      <w:r>
        <w:t>L.1030</w:t>
      </w:r>
      <w:r w:rsidRPr="005F53EA">
        <w:t>]</w:t>
      </w:r>
      <w:r>
        <w:tab/>
      </w:r>
      <w:r w:rsidRPr="00DD7FDF">
        <w:t xml:space="preserve">Recommendation ITU-T L.1030 (2018), </w:t>
      </w:r>
      <w:r w:rsidRPr="00DD7FDF">
        <w:rPr>
          <w:i/>
          <w:iCs/>
        </w:rPr>
        <w:t>E-waste management framework for countries.</w:t>
      </w:r>
    </w:p>
    <w:p w:rsidR="00322905" w:rsidRPr="00BA7EBD" w:rsidRDefault="00322905" w:rsidP="00322905">
      <w:pPr>
        <w:pStyle w:val="Reftext"/>
        <w:tabs>
          <w:tab w:val="left" w:pos="9072"/>
        </w:tabs>
        <w:rPr>
          <w:i/>
          <w:iCs/>
        </w:rPr>
      </w:pPr>
      <w:r w:rsidRPr="005F53EA">
        <w:t xml:space="preserve">[ITU-T </w:t>
      </w:r>
      <w:r>
        <w:t>L.1031</w:t>
      </w:r>
      <w:r w:rsidRPr="005F53EA">
        <w:t>]</w:t>
      </w:r>
      <w:r w:rsidRPr="005F53EA">
        <w:tab/>
        <w:t xml:space="preserve">Recommendation ITU-T </w:t>
      </w:r>
      <w:r>
        <w:t>L</w:t>
      </w:r>
      <w:r w:rsidRPr="005F53EA">
        <w:t>.</w:t>
      </w:r>
      <w:r>
        <w:t>1031</w:t>
      </w:r>
      <w:r w:rsidRPr="005F53EA">
        <w:t xml:space="preserve"> (</w:t>
      </w:r>
      <w:r>
        <w:t>2018</w:t>
      </w:r>
      <w:r w:rsidRPr="005F53EA">
        <w:t xml:space="preserve">), </w:t>
      </w:r>
      <w:r w:rsidRPr="00BA7EBD">
        <w:rPr>
          <w:bCs/>
          <w:i/>
          <w:iCs/>
        </w:rPr>
        <w:t>Guideline on implementing the e-waste reduction target of the Connect 2020 Agenda</w:t>
      </w:r>
      <w:r w:rsidRPr="005F53EA">
        <w:t>.</w:t>
      </w:r>
    </w:p>
    <w:p w:rsidR="00322905" w:rsidRPr="005929E1" w:rsidRDefault="00322905" w:rsidP="00322905">
      <w:pPr>
        <w:pStyle w:val="Reftext"/>
        <w:rPr>
          <w:lang w:val="fr-CH"/>
        </w:rPr>
      </w:pPr>
      <w:r w:rsidRPr="005929E1">
        <w:rPr>
          <w:lang w:val="fr-CH"/>
        </w:rPr>
        <w:t>[ITU-T L.1033]</w:t>
      </w:r>
      <w:r w:rsidRPr="005929E1">
        <w:rPr>
          <w:lang w:val="fr-CH"/>
        </w:rPr>
        <w:tab/>
      </w:r>
      <w:proofErr w:type="spellStart"/>
      <w:r w:rsidRPr="005929E1">
        <w:rPr>
          <w:lang w:val="fr-CH"/>
        </w:rPr>
        <w:t>Recommendation</w:t>
      </w:r>
      <w:proofErr w:type="spellEnd"/>
      <w:r w:rsidRPr="005929E1">
        <w:rPr>
          <w:lang w:val="fr-CH"/>
        </w:rPr>
        <w:t xml:space="preserve"> ITU-T L.1033 (date), </w:t>
      </w:r>
      <w:proofErr w:type="spellStart"/>
      <w:r w:rsidRPr="005929E1">
        <w:rPr>
          <w:i/>
          <w:iCs/>
          <w:lang w:val="fr-CH"/>
        </w:rPr>
        <w:t>Title</w:t>
      </w:r>
      <w:proofErr w:type="spellEnd"/>
      <w:r w:rsidRPr="005929E1">
        <w:rPr>
          <w:lang w:val="fr-CH"/>
        </w:rPr>
        <w:t>.</w:t>
      </w:r>
    </w:p>
    <w:p w:rsidR="00322905" w:rsidRPr="005929E1" w:rsidRDefault="00322905" w:rsidP="00322905">
      <w:pPr>
        <w:pStyle w:val="Reftext"/>
        <w:rPr>
          <w:lang w:val="fr-CH"/>
        </w:rPr>
      </w:pPr>
      <w:r w:rsidRPr="005929E1">
        <w:rPr>
          <w:lang w:val="fr-CH"/>
        </w:rPr>
        <w:t>[ITU-T L.1023]</w:t>
      </w:r>
      <w:r w:rsidRPr="005929E1">
        <w:rPr>
          <w:lang w:val="fr-CH"/>
        </w:rPr>
        <w:tab/>
      </w:r>
      <w:proofErr w:type="spellStart"/>
      <w:r w:rsidRPr="005929E1">
        <w:rPr>
          <w:lang w:val="fr-CH"/>
        </w:rPr>
        <w:t>Recommendation</w:t>
      </w:r>
      <w:proofErr w:type="spellEnd"/>
      <w:r w:rsidRPr="005929E1">
        <w:rPr>
          <w:lang w:val="fr-CH"/>
        </w:rPr>
        <w:t xml:space="preserve"> ITU-T L.1023 (date), </w:t>
      </w:r>
      <w:proofErr w:type="spellStart"/>
      <w:r w:rsidRPr="005929E1">
        <w:rPr>
          <w:i/>
          <w:iCs/>
          <w:lang w:val="fr-CH"/>
        </w:rPr>
        <w:t>Title</w:t>
      </w:r>
      <w:proofErr w:type="spellEnd"/>
      <w:r w:rsidRPr="005929E1">
        <w:rPr>
          <w:lang w:val="fr-CH"/>
        </w:rPr>
        <w:t>.</w:t>
      </w:r>
    </w:p>
    <w:p w:rsidR="00322905" w:rsidRPr="005929E1" w:rsidRDefault="00322905" w:rsidP="00322905">
      <w:pPr>
        <w:pStyle w:val="Reftext"/>
        <w:rPr>
          <w:lang w:val="fr-CH"/>
        </w:rPr>
      </w:pPr>
      <w:r w:rsidRPr="005929E1">
        <w:rPr>
          <w:lang w:val="fr-CH"/>
        </w:rPr>
        <w:t>[ITU-T L.1024]</w:t>
      </w:r>
      <w:r w:rsidRPr="005929E1">
        <w:rPr>
          <w:lang w:val="fr-CH"/>
        </w:rPr>
        <w:tab/>
      </w:r>
      <w:proofErr w:type="spellStart"/>
      <w:r w:rsidRPr="005929E1">
        <w:rPr>
          <w:lang w:val="fr-CH"/>
        </w:rPr>
        <w:t>Recommendation</w:t>
      </w:r>
      <w:proofErr w:type="spellEnd"/>
      <w:r w:rsidRPr="005929E1">
        <w:rPr>
          <w:lang w:val="fr-CH"/>
        </w:rPr>
        <w:t xml:space="preserve"> ITU-T L.1024 (date), </w:t>
      </w:r>
      <w:proofErr w:type="spellStart"/>
      <w:r w:rsidRPr="005929E1">
        <w:rPr>
          <w:i/>
          <w:iCs/>
          <w:lang w:val="fr-CH"/>
        </w:rPr>
        <w:t>Title</w:t>
      </w:r>
      <w:proofErr w:type="spellEnd"/>
      <w:r w:rsidRPr="005929E1">
        <w:rPr>
          <w:lang w:val="fr-CH"/>
        </w:rPr>
        <w:t>.</w:t>
      </w:r>
    </w:p>
    <w:p w:rsidR="00322905" w:rsidRPr="005929E1" w:rsidRDefault="00322905" w:rsidP="00322905">
      <w:pPr>
        <w:pStyle w:val="Reftext"/>
        <w:tabs>
          <w:tab w:val="left" w:pos="9072"/>
        </w:tabs>
        <w:rPr>
          <w:lang w:val="fr-CH"/>
        </w:rPr>
      </w:pPr>
      <w:r w:rsidRPr="005929E1">
        <w:rPr>
          <w:lang w:val="fr-CH"/>
        </w:rPr>
        <w:t>[ITU-T L.1470]</w:t>
      </w:r>
      <w:r w:rsidRPr="005929E1">
        <w:rPr>
          <w:lang w:val="fr-CH"/>
        </w:rPr>
        <w:tab/>
      </w:r>
      <w:proofErr w:type="spellStart"/>
      <w:r w:rsidRPr="005929E1">
        <w:rPr>
          <w:lang w:val="fr-CH"/>
        </w:rPr>
        <w:t>Recommendation</w:t>
      </w:r>
      <w:proofErr w:type="spellEnd"/>
      <w:r w:rsidRPr="005929E1">
        <w:rPr>
          <w:lang w:val="fr-CH"/>
        </w:rPr>
        <w:t xml:space="preserve"> ITU-T L.1470 (date), </w:t>
      </w:r>
      <w:proofErr w:type="spellStart"/>
      <w:r w:rsidRPr="005929E1">
        <w:rPr>
          <w:i/>
          <w:iCs/>
          <w:lang w:val="fr-CH"/>
        </w:rPr>
        <w:t>Title</w:t>
      </w:r>
      <w:proofErr w:type="spellEnd"/>
      <w:r w:rsidRPr="005929E1">
        <w:rPr>
          <w:lang w:val="fr-CH"/>
        </w:rPr>
        <w:t>.</w:t>
      </w:r>
    </w:p>
    <w:p w:rsidR="00322905" w:rsidRPr="005F53EA" w:rsidRDefault="00322905" w:rsidP="00322905">
      <w:pPr>
        <w:pStyle w:val="Reftext"/>
      </w:pPr>
      <w:proofErr w:type="spellStart"/>
      <w:proofErr w:type="gramStart"/>
      <w:r w:rsidRPr="00B0655C">
        <w:rPr>
          <w:rFonts w:eastAsia="SimSun"/>
          <w:sz w:val="22"/>
          <w:szCs w:val="22"/>
        </w:rPr>
        <w:t>L.SM_Batteries</w:t>
      </w:r>
      <w:proofErr w:type="spellEnd"/>
      <w:r>
        <w:rPr>
          <w:rFonts w:eastAsia="SimSun"/>
          <w:sz w:val="22"/>
          <w:szCs w:val="22"/>
        </w:rPr>
        <w:t>?</w:t>
      </w:r>
      <w:proofErr w:type="gramEnd"/>
    </w:p>
    <w:p w:rsidR="00322905" w:rsidRPr="005F53EA" w:rsidRDefault="00322905" w:rsidP="00322905">
      <w:pPr>
        <w:pStyle w:val="Heading1"/>
      </w:pPr>
      <w:bookmarkStart w:id="37" w:name="_Toc105585282"/>
      <w:r w:rsidRPr="005F53EA">
        <w:t>3</w:t>
      </w:r>
      <w:r w:rsidRPr="005F53EA">
        <w:tab/>
        <w:t>Definitions</w:t>
      </w:r>
      <w:bookmarkEnd w:id="37"/>
    </w:p>
    <w:p w:rsidR="00322905" w:rsidRPr="005F53EA" w:rsidRDefault="00322905" w:rsidP="00322905">
      <w:r w:rsidRPr="005F53EA">
        <w:t xml:space="preserve">&lt;Check in the ITU-T terms and definitions database at </w:t>
      </w:r>
      <w:hyperlink r:id="rId13">
        <w:r w:rsidRPr="005F53EA">
          <w:t>www.itu.int/go/terminology-database</w:t>
        </w:r>
      </w:hyperlink>
      <w:r w:rsidRPr="005F53EA">
        <w:t xml:space="preserve"> whether the term has already been defined in a Recommendation. It would be more consistent to refer to such a definition rather than to redefine the term&gt;</w:t>
      </w:r>
    </w:p>
    <w:p w:rsidR="00322905" w:rsidRPr="005F53EA" w:rsidRDefault="00322905" w:rsidP="00322905">
      <w:pPr>
        <w:pStyle w:val="Heading2"/>
      </w:pPr>
      <w:bookmarkStart w:id="38" w:name="_Toc105585283"/>
      <w:r w:rsidRPr="005F53EA">
        <w:t>3.1</w:t>
      </w:r>
      <w:r w:rsidRPr="005F53EA">
        <w:tab/>
        <w:t>Terms defined elsewhere</w:t>
      </w:r>
      <w:bookmarkEnd w:id="38"/>
    </w:p>
    <w:p w:rsidR="00322905" w:rsidRPr="005F53EA" w:rsidRDefault="00322905" w:rsidP="00322905">
      <w:r w:rsidRPr="005F53EA">
        <w:t>This Supplement uses the following terms defined elsewhere:</w:t>
      </w:r>
    </w:p>
    <w:p w:rsidR="00322905" w:rsidRPr="00DD7FDF" w:rsidRDefault="00322905" w:rsidP="00322905">
      <w:pPr>
        <w:spacing w:before="100" w:beforeAutospacing="1" w:after="100" w:afterAutospacing="1"/>
        <w:rPr>
          <w:rFonts w:eastAsia="Times New Roman"/>
          <w:lang w:eastAsia="en-GB"/>
        </w:rPr>
      </w:pPr>
      <w:r w:rsidRPr="00DD7FDF">
        <w:rPr>
          <w:rFonts w:ascii="TimesNewRomanPS" w:eastAsia="Times New Roman" w:hAnsi="TimesNewRomanPS"/>
          <w:b/>
          <w:bCs/>
          <w:lang w:eastAsia="en-GB"/>
        </w:rPr>
        <w:t xml:space="preserve">3.1.1 </w:t>
      </w:r>
      <w:proofErr w:type="gramStart"/>
      <w:r w:rsidRPr="00DD7FDF">
        <w:rPr>
          <w:rFonts w:ascii="TimesNewRomanPS" w:eastAsia="Times New Roman" w:hAnsi="TimesNewRomanPS"/>
          <w:b/>
          <w:bCs/>
          <w:lang w:eastAsia="en-GB"/>
        </w:rPr>
        <w:t>circular</w:t>
      </w:r>
      <w:proofErr w:type="gramEnd"/>
      <w:r w:rsidRPr="00DD7FDF">
        <w:rPr>
          <w:rFonts w:ascii="TimesNewRomanPS" w:eastAsia="Times New Roman" w:hAnsi="TimesNewRomanPS"/>
          <w:b/>
          <w:bCs/>
          <w:lang w:eastAsia="en-GB"/>
        </w:rPr>
        <w:t xml:space="preserve"> economy </w:t>
      </w:r>
      <w:r w:rsidRPr="00DD7FDF">
        <w:rPr>
          <w:rFonts w:ascii="TimesNewRomanPSMT" w:eastAsia="Times New Roman" w:hAnsi="TimesNewRomanPSMT"/>
          <w:lang w:eastAsia="en-GB"/>
        </w:rPr>
        <w:t xml:space="preserve">[ITU-T L.1020]: A circular economy is restorative and regenerative by design, and aims to keep products, components, and materials at their highest utility and value at all times while reducing waste streams. </w:t>
      </w:r>
    </w:p>
    <w:p w:rsidR="00322905" w:rsidRPr="00DD7FDF" w:rsidRDefault="00322905" w:rsidP="00322905">
      <w:pPr>
        <w:spacing w:before="100" w:beforeAutospacing="1" w:after="100" w:afterAutospacing="1"/>
        <w:rPr>
          <w:rFonts w:eastAsia="Times New Roman"/>
          <w:lang w:eastAsia="en-GB"/>
        </w:rPr>
      </w:pPr>
      <w:r w:rsidRPr="00DD7FDF">
        <w:rPr>
          <w:rFonts w:ascii="TimesNewRomanPSMT" w:eastAsia="Times New Roman" w:hAnsi="TimesNewRomanPSMT"/>
          <w:lang w:eastAsia="en-GB"/>
        </w:rPr>
        <w:t xml:space="preserve">A concept that distinguishes between technical and biological cycles, the circular economy is a continuous, positive development cycle. It preserves and enhances natural capital, optimises resource yields, and minimises system risks by managing finite stocks and renewable flows, while reducing waste streams. </w:t>
      </w:r>
    </w:p>
    <w:p w:rsidR="00322905" w:rsidRPr="00DD7FDF" w:rsidRDefault="00322905" w:rsidP="00322905">
      <w:pPr>
        <w:spacing w:before="100" w:beforeAutospacing="1" w:after="100" w:afterAutospacing="1"/>
        <w:rPr>
          <w:rFonts w:eastAsia="Times New Roman"/>
          <w:lang w:eastAsia="en-GB"/>
        </w:rPr>
      </w:pPr>
      <w:r w:rsidRPr="00DD7FDF">
        <w:rPr>
          <w:rFonts w:ascii="TimesNewRomanPSMT" w:eastAsia="Times New Roman" w:hAnsi="TimesNewRomanPSMT"/>
          <w:sz w:val="22"/>
          <w:szCs w:val="22"/>
          <w:lang w:eastAsia="en-GB"/>
        </w:rPr>
        <w:t xml:space="preserve">NOTE – The definition is based on [b-EMF], and amended. </w:t>
      </w:r>
    </w:p>
    <w:p w:rsidR="00322905" w:rsidRPr="005F53EA" w:rsidRDefault="00322905" w:rsidP="00322905">
      <w:pPr>
        <w:tabs>
          <w:tab w:val="left" w:pos="851"/>
        </w:tabs>
      </w:pPr>
      <w:r w:rsidRPr="005F53EA">
        <w:rPr>
          <w:b/>
          <w:bCs/>
        </w:rPr>
        <w:t>3.1.2</w:t>
      </w:r>
      <w:r w:rsidRPr="005F53EA">
        <w:rPr>
          <w:b/>
          <w:bCs/>
        </w:rPr>
        <w:tab/>
        <w:t>&lt;Term 2&gt;</w:t>
      </w:r>
      <w:r w:rsidRPr="005F53EA">
        <w:t xml:space="preserve"> [Reference</w:t>
      </w:r>
      <w:proofErr w:type="gramStart"/>
      <w:r w:rsidRPr="005F53EA">
        <w:t>]:</w:t>
      </w:r>
      <w:proofErr w:type="gramEnd"/>
      <w:r w:rsidRPr="005F53EA">
        <w:t xml:space="preserve"> &lt;optional quoted definition&gt;.</w:t>
      </w:r>
    </w:p>
    <w:p w:rsidR="00322905" w:rsidRPr="005F53EA" w:rsidRDefault="00322905" w:rsidP="00322905">
      <w:pPr>
        <w:pStyle w:val="Heading2"/>
      </w:pPr>
      <w:bookmarkStart w:id="39" w:name="_Toc105585284"/>
      <w:r w:rsidRPr="005F53EA">
        <w:t>3.2</w:t>
      </w:r>
      <w:r w:rsidRPr="005F53EA">
        <w:tab/>
        <w:t>Terms defined in this Supplement</w:t>
      </w:r>
      <w:bookmarkEnd w:id="39"/>
    </w:p>
    <w:p w:rsidR="00322905" w:rsidRPr="005F53EA" w:rsidRDefault="00322905" w:rsidP="00322905">
      <w:r w:rsidRPr="005F53EA">
        <w:t>&lt;Note that terms defined in Supplements are not considered normative, and will not be added to the ITU terminology database &gt;</w:t>
      </w:r>
    </w:p>
    <w:p w:rsidR="00322905" w:rsidRPr="005F53EA" w:rsidRDefault="00322905" w:rsidP="00322905">
      <w:r w:rsidRPr="005F53EA">
        <w:t>This Supplement defines the following terms:</w:t>
      </w:r>
    </w:p>
    <w:p w:rsidR="00322905" w:rsidRPr="005F53EA" w:rsidRDefault="00322905" w:rsidP="00322905">
      <w:pPr>
        <w:tabs>
          <w:tab w:val="left" w:pos="851"/>
        </w:tabs>
      </w:pPr>
      <w:r w:rsidRPr="005F53EA">
        <w:rPr>
          <w:b/>
          <w:bCs/>
        </w:rPr>
        <w:lastRenderedPageBreak/>
        <w:t>3.2.1</w:t>
      </w:r>
      <w:r w:rsidRPr="005F53EA">
        <w:rPr>
          <w:b/>
          <w:bCs/>
        </w:rPr>
        <w:tab/>
        <w:t>&lt;Term 3</w:t>
      </w:r>
      <w:proofErr w:type="gramStart"/>
      <w:r w:rsidRPr="005F53EA">
        <w:rPr>
          <w:b/>
          <w:bCs/>
        </w:rPr>
        <w:t>&gt;</w:t>
      </w:r>
      <w:r w:rsidRPr="005F53EA">
        <w:t>:</w:t>
      </w:r>
      <w:proofErr w:type="gramEnd"/>
      <w:r w:rsidRPr="005F53EA">
        <w:t xml:space="preserve"> &lt;definition&gt;.</w:t>
      </w:r>
    </w:p>
    <w:p w:rsidR="00322905" w:rsidRPr="005F53EA" w:rsidRDefault="00322905" w:rsidP="00322905">
      <w:pPr>
        <w:pStyle w:val="Heading1"/>
      </w:pPr>
      <w:bookmarkStart w:id="40" w:name="_Toc105585285"/>
      <w:r w:rsidRPr="005F53EA">
        <w:t>4</w:t>
      </w:r>
      <w:r w:rsidRPr="005F53EA">
        <w:tab/>
        <w:t>Abbreviations and acronyms</w:t>
      </w:r>
      <w:bookmarkEnd w:id="40"/>
    </w:p>
    <w:p w:rsidR="00322905" w:rsidRPr="005F53EA" w:rsidRDefault="00322905" w:rsidP="00322905">
      <w:r w:rsidRPr="005F53EA">
        <w:t>This Supplement uses the following abbreviations and acronyms:</w:t>
      </w:r>
    </w:p>
    <w:p w:rsidR="00322905" w:rsidRPr="000F3226" w:rsidRDefault="00322905" w:rsidP="00322905">
      <w:pPr>
        <w:tabs>
          <w:tab w:val="left" w:pos="851"/>
        </w:tabs>
      </w:pPr>
      <w:r w:rsidRPr="000F3226">
        <w:t>CE</w:t>
      </w:r>
      <w:r>
        <w:tab/>
      </w:r>
      <w:r w:rsidRPr="000F3226">
        <w:t>Circular Economy</w:t>
      </w:r>
    </w:p>
    <w:p w:rsidR="00322905" w:rsidRDefault="00322905" w:rsidP="00322905">
      <w:pPr>
        <w:tabs>
          <w:tab w:val="left" w:pos="851"/>
        </w:tabs>
      </w:pPr>
      <w:proofErr w:type="spellStart"/>
      <w:r w:rsidRPr="000F3226">
        <w:t>DfE</w:t>
      </w:r>
      <w:proofErr w:type="spellEnd"/>
      <w:r>
        <w:tab/>
      </w:r>
      <w:r w:rsidRPr="000F3226">
        <w:t>Design-for-Environment</w:t>
      </w:r>
    </w:p>
    <w:p w:rsidR="00322905" w:rsidRDefault="00322905" w:rsidP="00322905">
      <w:pPr>
        <w:tabs>
          <w:tab w:val="left" w:pos="851"/>
        </w:tabs>
      </w:pPr>
      <w:r w:rsidRPr="000F3226">
        <w:t>EEE</w:t>
      </w:r>
      <w:r>
        <w:tab/>
      </w:r>
      <w:r w:rsidRPr="000F3226">
        <w:t>Electrical and Electronic Equipment</w:t>
      </w:r>
    </w:p>
    <w:p w:rsidR="00322905" w:rsidRDefault="00322905" w:rsidP="00322905">
      <w:pPr>
        <w:tabs>
          <w:tab w:val="left" w:pos="851"/>
        </w:tabs>
      </w:pPr>
      <w:proofErr w:type="spellStart"/>
      <w:r w:rsidRPr="000F3226">
        <w:t>EoL</w:t>
      </w:r>
      <w:proofErr w:type="spellEnd"/>
      <w:r>
        <w:tab/>
      </w:r>
      <w:r w:rsidRPr="000F3226">
        <w:t>End of Life</w:t>
      </w:r>
    </w:p>
    <w:p w:rsidR="00322905" w:rsidRDefault="00322905" w:rsidP="00322905">
      <w:pPr>
        <w:tabs>
          <w:tab w:val="left" w:pos="851"/>
        </w:tabs>
      </w:pPr>
      <w:r w:rsidRPr="000F3226">
        <w:t>EPD</w:t>
      </w:r>
      <w:r>
        <w:tab/>
      </w:r>
      <w:r w:rsidRPr="000F3226">
        <w:t>Environmental Product Declaration</w:t>
      </w:r>
    </w:p>
    <w:p w:rsidR="00322905" w:rsidRDefault="00322905" w:rsidP="00322905">
      <w:pPr>
        <w:tabs>
          <w:tab w:val="left" w:pos="851"/>
        </w:tabs>
      </w:pPr>
      <w:r w:rsidRPr="000F3226">
        <w:t>EPR</w:t>
      </w:r>
      <w:r>
        <w:tab/>
      </w:r>
      <w:r w:rsidRPr="000F3226">
        <w:t>Extended Producer Responsibility</w:t>
      </w:r>
    </w:p>
    <w:p w:rsidR="00322905" w:rsidRDefault="00322905" w:rsidP="00322905">
      <w:pPr>
        <w:tabs>
          <w:tab w:val="left" w:pos="851"/>
        </w:tabs>
      </w:pPr>
      <w:r w:rsidRPr="000F3226">
        <w:t>ESM</w:t>
      </w:r>
      <w:r>
        <w:tab/>
      </w:r>
      <w:r w:rsidRPr="000F3226">
        <w:t>Environmentally Sound Manner</w:t>
      </w:r>
    </w:p>
    <w:p w:rsidR="00322905" w:rsidRDefault="00322905" w:rsidP="00322905">
      <w:pPr>
        <w:tabs>
          <w:tab w:val="left" w:pos="851"/>
        </w:tabs>
      </w:pPr>
      <w:r w:rsidRPr="000F3226">
        <w:t>HS</w:t>
      </w:r>
      <w:r>
        <w:tab/>
      </w:r>
      <w:r w:rsidRPr="000F3226">
        <w:t>Harmonized System</w:t>
      </w:r>
    </w:p>
    <w:p w:rsidR="00322905" w:rsidRDefault="00322905" w:rsidP="00322905">
      <w:pPr>
        <w:tabs>
          <w:tab w:val="left" w:pos="851"/>
        </w:tabs>
      </w:pPr>
      <w:r w:rsidRPr="000F3226">
        <w:t>ICT</w:t>
      </w:r>
      <w:r>
        <w:tab/>
      </w:r>
      <w:r w:rsidRPr="000F3226">
        <w:t>Information Communication Technology IPR Individual Producer Responsibility</w:t>
      </w:r>
    </w:p>
    <w:p w:rsidR="00322905" w:rsidRDefault="00322905" w:rsidP="00322905">
      <w:pPr>
        <w:tabs>
          <w:tab w:val="left" w:pos="851"/>
        </w:tabs>
      </w:pPr>
      <w:r w:rsidRPr="000F3226">
        <w:t>LCA</w:t>
      </w:r>
      <w:r>
        <w:tab/>
      </w:r>
      <w:r w:rsidRPr="000F3226">
        <w:t>Life Cycle Assessment</w:t>
      </w:r>
    </w:p>
    <w:p w:rsidR="00322905" w:rsidRPr="000E03F1" w:rsidRDefault="00322905" w:rsidP="00322905">
      <w:pPr>
        <w:tabs>
          <w:tab w:val="left" w:pos="851"/>
        </w:tabs>
      </w:pPr>
      <w:r w:rsidRPr="000F3226">
        <w:t>NIE</w:t>
      </w:r>
      <w:r>
        <w:tab/>
      </w:r>
      <w:r w:rsidRPr="000F3226">
        <w:t>Network Infrastructure Equipmen</w:t>
      </w:r>
      <w:r w:rsidRPr="000E03F1">
        <w:t>t</w:t>
      </w:r>
    </w:p>
    <w:p w:rsidR="00322905" w:rsidRDefault="00322905" w:rsidP="00322905">
      <w:pPr>
        <w:tabs>
          <w:tab w:val="left" w:pos="851"/>
        </w:tabs>
      </w:pPr>
      <w:r w:rsidRPr="000F3226">
        <w:t>PRO</w:t>
      </w:r>
      <w:r>
        <w:tab/>
      </w:r>
      <w:r w:rsidRPr="000F3226">
        <w:t>Producer Responsibility Organization</w:t>
      </w:r>
    </w:p>
    <w:p w:rsidR="00322905" w:rsidRDefault="00322905" w:rsidP="00322905">
      <w:pPr>
        <w:tabs>
          <w:tab w:val="left" w:pos="851"/>
        </w:tabs>
      </w:pPr>
      <w:proofErr w:type="spellStart"/>
      <w:r w:rsidRPr="000F3226">
        <w:t>StEP</w:t>
      </w:r>
      <w:proofErr w:type="spellEnd"/>
      <w:r>
        <w:tab/>
      </w:r>
      <w:r w:rsidRPr="000F3226">
        <w:t>Solving the E-waste Problem</w:t>
      </w:r>
    </w:p>
    <w:p w:rsidR="00322905" w:rsidRDefault="00322905" w:rsidP="00322905">
      <w:pPr>
        <w:tabs>
          <w:tab w:val="left" w:pos="851"/>
        </w:tabs>
      </w:pPr>
      <w:r w:rsidRPr="000F3226">
        <w:t>TBC</w:t>
      </w:r>
      <w:r>
        <w:tab/>
      </w:r>
      <w:r w:rsidRPr="000F3226">
        <w:t>Take-Back Committee</w:t>
      </w:r>
    </w:p>
    <w:p w:rsidR="00322905" w:rsidRDefault="00322905" w:rsidP="00322905">
      <w:pPr>
        <w:tabs>
          <w:tab w:val="left" w:pos="851"/>
        </w:tabs>
      </w:pPr>
      <w:r w:rsidRPr="000F3226">
        <w:t>TF</w:t>
      </w:r>
      <w:r>
        <w:tab/>
      </w:r>
      <w:r w:rsidRPr="000F3226">
        <w:t>Treatment Facility</w:t>
      </w:r>
    </w:p>
    <w:p w:rsidR="00322905" w:rsidRDefault="00322905" w:rsidP="00322905">
      <w:pPr>
        <w:tabs>
          <w:tab w:val="left" w:pos="851"/>
        </w:tabs>
      </w:pPr>
      <w:r w:rsidRPr="000F3226">
        <w:t>TPO</w:t>
      </w:r>
      <w:r>
        <w:tab/>
      </w:r>
      <w:r w:rsidRPr="000F3226">
        <w:t>Third Party Organization</w:t>
      </w:r>
    </w:p>
    <w:p w:rsidR="00322905" w:rsidRPr="000F3226" w:rsidRDefault="00322905" w:rsidP="00322905">
      <w:pPr>
        <w:tabs>
          <w:tab w:val="left" w:pos="851"/>
        </w:tabs>
      </w:pPr>
      <w:r w:rsidRPr="000F3226">
        <w:t>WEEE</w:t>
      </w:r>
      <w:r>
        <w:tab/>
      </w:r>
      <w:r w:rsidRPr="000F3226">
        <w:t xml:space="preserve">Waste Electrical and Electronic Equipment </w:t>
      </w:r>
    </w:p>
    <w:p w:rsidR="00322905" w:rsidRPr="005F53EA" w:rsidRDefault="00322905" w:rsidP="00322905">
      <w:pPr>
        <w:pStyle w:val="Heading1"/>
      </w:pPr>
      <w:bookmarkStart w:id="41" w:name="_Toc105585286"/>
      <w:r w:rsidRPr="005F53EA">
        <w:t>5</w:t>
      </w:r>
      <w:r w:rsidRPr="005F53EA">
        <w:tab/>
        <w:t>Conventions</w:t>
      </w:r>
      <w:bookmarkEnd w:id="41"/>
    </w:p>
    <w:p w:rsidR="00322905" w:rsidRPr="005F53EA" w:rsidRDefault="00322905" w:rsidP="00322905">
      <w:proofErr w:type="gramStart"/>
      <w:r>
        <w:t>None.</w:t>
      </w:r>
      <w:proofErr w:type="gramEnd"/>
    </w:p>
    <w:p w:rsidR="00322905" w:rsidRDefault="00322905" w:rsidP="00322905">
      <w:pPr>
        <w:pStyle w:val="Heading1"/>
      </w:pPr>
      <w:bookmarkStart w:id="42" w:name="_Toc105585287"/>
      <w:r w:rsidRPr="005F53EA">
        <w:t>6</w:t>
      </w:r>
      <w:r w:rsidRPr="005F53EA">
        <w:tab/>
      </w:r>
      <w:r>
        <w:t>Commitments to circular ICT management</w:t>
      </w:r>
      <w:bookmarkEnd w:id="42"/>
    </w:p>
    <w:p w:rsidR="00322905" w:rsidRDefault="00322905" w:rsidP="00322905">
      <w:r>
        <w:t xml:space="preserve">Global: SDG, ITU Connect 2030, </w:t>
      </w:r>
      <w:proofErr w:type="gramStart"/>
      <w:r>
        <w:t>NetZero, …</w:t>
      </w:r>
      <w:proofErr w:type="gramEnd"/>
    </w:p>
    <w:p w:rsidR="00322905" w:rsidRDefault="00322905" w:rsidP="00322905">
      <w:r>
        <w:t>Regional: e.g.:</w:t>
      </w:r>
    </w:p>
    <w:p w:rsidR="00322905" w:rsidRDefault="00322905" w:rsidP="00322905">
      <w:r>
        <w:tab/>
        <w:t>EU: European Commission: Green Deal, Sustainable Product Initiative</w:t>
      </w:r>
    </w:p>
    <w:p w:rsidR="00322905" w:rsidRDefault="00322905" w:rsidP="00322905">
      <w:r>
        <w:tab/>
        <w:t>Africa: African Circular Economy Alliance</w:t>
      </w:r>
    </w:p>
    <w:p w:rsidR="00322905" w:rsidRDefault="00322905" w:rsidP="00322905">
      <w:r>
        <w:tab/>
        <w:t>Other regions</w:t>
      </w:r>
    </w:p>
    <w:p w:rsidR="00322905" w:rsidRDefault="00322905" w:rsidP="00322905">
      <w:r>
        <w:t>National: List …</w:t>
      </w:r>
    </w:p>
    <w:p w:rsidR="00322905" w:rsidRPr="00B85567" w:rsidRDefault="00322905" w:rsidP="00322905">
      <w:r>
        <w:tab/>
        <w:t>City and community: Barcelona City Council</w:t>
      </w:r>
    </w:p>
    <w:p w:rsidR="00322905" w:rsidRDefault="00322905" w:rsidP="00322905">
      <w:pPr>
        <w:pStyle w:val="Heading1"/>
      </w:pPr>
      <w:bookmarkStart w:id="43" w:name="_Toc105585288"/>
      <w:r>
        <w:t>7</w:t>
      </w:r>
      <w:r>
        <w:tab/>
        <w:t>Summary of circular ICT management use cases</w:t>
      </w:r>
      <w:bookmarkEnd w:id="43"/>
    </w:p>
    <w:p w:rsidR="00310F24" w:rsidRDefault="00310F24" w:rsidP="00310F24">
      <w:pPr>
        <w:rPr>
          <w:ins w:id="44" w:author="ziaur rahman" w:date="2023-05-09T23:47:00Z"/>
          <w:lang w:eastAsia="en-US"/>
        </w:rPr>
      </w:pPr>
      <w:r w:rsidRPr="00310F24">
        <w:rPr>
          <w:highlight w:val="yellow"/>
          <w:lang w:eastAsia="en-US"/>
        </w:rPr>
        <w:t xml:space="preserve">Definition of </w:t>
      </w:r>
      <w:r>
        <w:rPr>
          <w:highlight w:val="yellow"/>
          <w:lang w:eastAsia="en-US"/>
        </w:rPr>
        <w:t xml:space="preserve">all </w:t>
      </w:r>
      <w:r w:rsidRPr="00310F24">
        <w:rPr>
          <w:highlight w:val="yellow"/>
          <w:lang w:eastAsia="en-US"/>
        </w:rPr>
        <w:t>use cases, inspired and summarising existing cases</w:t>
      </w:r>
      <w:r>
        <w:rPr>
          <w:highlight w:val="yellow"/>
          <w:lang w:eastAsia="en-US"/>
        </w:rPr>
        <w:t xml:space="preserve"> of circular practice and policy mechanisms</w:t>
      </w:r>
      <w:r w:rsidRPr="00310F24">
        <w:rPr>
          <w:highlight w:val="yellow"/>
          <w:lang w:eastAsia="en-US"/>
        </w:rPr>
        <w:t xml:space="preserve"> with known assessed impacts.</w:t>
      </w:r>
    </w:p>
    <w:p w:rsidR="000A1413" w:rsidRDefault="000A1413" w:rsidP="00310F24">
      <w:pPr>
        <w:rPr>
          <w:ins w:id="45" w:author="ziaur rahman" w:date="2023-05-09T23:47:00Z"/>
          <w:lang w:eastAsia="en-US"/>
        </w:rPr>
      </w:pPr>
    </w:p>
    <w:p w:rsidR="00942714" w:rsidRPr="00310F24" w:rsidRDefault="00942714" w:rsidP="00942714">
      <w:pPr>
        <w:rPr>
          <w:ins w:id="46" w:author="ADET-612A" w:date="2023-05-22T10:18:00Z"/>
          <w:lang w:eastAsia="en-US"/>
        </w:rPr>
      </w:pPr>
      <w:ins w:id="47" w:author="ADET-612A" w:date="2023-05-22T10:18:00Z">
        <w:r>
          <w:rPr>
            <w:lang w:eastAsia="en-US"/>
          </w:rPr>
          <w:lastRenderedPageBreak/>
          <w:t xml:space="preserve">Some of the initiatives taken in Indian telecom Market are </w:t>
        </w:r>
      </w:ins>
    </w:p>
    <w:p w:rsidR="00942714" w:rsidRDefault="00942714" w:rsidP="00942714">
      <w:pPr>
        <w:pStyle w:val="ListParagraph"/>
        <w:numPr>
          <w:ilvl w:val="0"/>
          <w:numId w:val="14"/>
        </w:numPr>
        <w:jc w:val="both"/>
        <w:rPr>
          <w:ins w:id="48" w:author="ADET-612A" w:date="2023-05-22T10:18:00Z"/>
          <w:lang w:eastAsia="en-US"/>
        </w:rPr>
      </w:pPr>
      <w:ins w:id="49" w:author="ADET-612A" w:date="2023-05-22T10:18:00Z">
        <w:r w:rsidRPr="00773B68">
          <w:rPr>
            <w:lang w:eastAsia="en-US"/>
          </w:rPr>
          <w:t xml:space="preserve">As part of climate change efforts, one of India’s </w:t>
        </w:r>
        <w:proofErr w:type="spellStart"/>
        <w:r w:rsidRPr="00773B68">
          <w:rPr>
            <w:lang w:eastAsia="en-US"/>
          </w:rPr>
          <w:t>telco</w:t>
        </w:r>
        <w:proofErr w:type="spellEnd"/>
        <w:r w:rsidRPr="00773B68">
          <w:rPr>
            <w:lang w:eastAsia="en-US"/>
          </w:rPr>
          <w:t xml:space="preserve"> viz. Reliance </w:t>
        </w:r>
        <w:proofErr w:type="spellStart"/>
        <w:r w:rsidRPr="00773B68">
          <w:rPr>
            <w:lang w:eastAsia="en-US"/>
          </w:rPr>
          <w:t>Jio</w:t>
        </w:r>
        <w:proofErr w:type="spellEnd"/>
        <w:r w:rsidRPr="00773B68">
          <w:rPr>
            <w:lang w:eastAsia="en-US"/>
          </w:rPr>
          <w:t xml:space="preserve"> </w:t>
        </w:r>
        <w:proofErr w:type="spellStart"/>
        <w:r w:rsidRPr="00773B68">
          <w:rPr>
            <w:lang w:eastAsia="en-US"/>
          </w:rPr>
          <w:t>Infocomm</w:t>
        </w:r>
        <w:proofErr w:type="spellEnd"/>
        <w:r w:rsidRPr="00773B68">
          <w:rPr>
            <w:lang w:eastAsia="en-US"/>
          </w:rPr>
          <w:t xml:space="preserve"> Limited has already set up over 144 MW of solar </w:t>
        </w:r>
        <w:r>
          <w:rPr>
            <w:lang w:eastAsia="en-US"/>
          </w:rPr>
          <w:t xml:space="preserve">power </w:t>
        </w:r>
        <w:r w:rsidRPr="00773B68">
          <w:rPr>
            <w:lang w:eastAsia="en-US"/>
          </w:rPr>
          <w:t>at over 16,000 of its sites across India. These renewable energy efforts would feed into</w:t>
        </w:r>
        <w:r>
          <w:rPr>
            <w:lang w:eastAsia="en-US"/>
          </w:rPr>
          <w:t xml:space="preserve"> Telco</w:t>
        </w:r>
        <w:r w:rsidRPr="00773B68">
          <w:rPr>
            <w:lang w:eastAsia="en-US"/>
          </w:rPr>
          <w:t xml:space="preserve"> and the </w:t>
        </w:r>
        <w:r>
          <w:rPr>
            <w:lang w:eastAsia="en-US"/>
          </w:rPr>
          <w:t xml:space="preserve">parent </w:t>
        </w:r>
        <w:r w:rsidRPr="00773B68">
          <w:rPr>
            <w:lang w:eastAsia="en-US"/>
          </w:rPr>
          <w:t>Group’s commitment to be Net Zero by the year 2035. Its emission reduction targets have also been validated by the Science Based Target Initiative (</w:t>
        </w:r>
        <w:proofErr w:type="spellStart"/>
        <w:r w:rsidRPr="00773B68">
          <w:rPr>
            <w:lang w:eastAsia="en-US"/>
          </w:rPr>
          <w:t>SBTi</w:t>
        </w:r>
        <w:proofErr w:type="spellEnd"/>
        <w:r w:rsidRPr="00773B68">
          <w:rPr>
            <w:lang w:eastAsia="en-US"/>
          </w:rPr>
          <w:t>)</w:t>
        </w:r>
        <w:r>
          <w:rPr>
            <w:lang w:eastAsia="en-US"/>
          </w:rPr>
          <w:t xml:space="preserve"> of UNFCCC</w:t>
        </w:r>
        <w:r w:rsidRPr="00773B68">
          <w:rPr>
            <w:lang w:eastAsia="en-US"/>
          </w:rPr>
          <w:t xml:space="preserve">. </w:t>
        </w:r>
      </w:ins>
    </w:p>
    <w:p w:rsidR="00942714" w:rsidRDefault="00942714" w:rsidP="00942714">
      <w:pPr>
        <w:pStyle w:val="ListParagraph"/>
        <w:numPr>
          <w:ilvl w:val="0"/>
          <w:numId w:val="14"/>
        </w:numPr>
        <w:jc w:val="both"/>
        <w:rPr>
          <w:ins w:id="50" w:author="ADET-612A" w:date="2023-05-22T10:18:00Z"/>
          <w:lang w:eastAsia="en-US"/>
        </w:rPr>
      </w:pPr>
      <w:ins w:id="51" w:author="ADET-612A" w:date="2023-05-22T10:18:00Z">
        <w:r w:rsidRPr="009E19D8">
          <w:rPr>
            <w:lang w:eastAsia="en-US"/>
          </w:rPr>
          <w:t xml:space="preserve">In India, </w:t>
        </w:r>
        <w:r>
          <w:rPr>
            <w:lang w:eastAsia="en-US"/>
          </w:rPr>
          <w:t xml:space="preserve">another </w:t>
        </w:r>
        <w:proofErr w:type="spellStart"/>
        <w:r>
          <w:rPr>
            <w:lang w:eastAsia="en-US"/>
          </w:rPr>
          <w:t>telco</w:t>
        </w:r>
        <w:proofErr w:type="spellEnd"/>
        <w:r>
          <w:rPr>
            <w:lang w:eastAsia="en-US"/>
          </w:rPr>
          <w:t xml:space="preserve"> viz. </w:t>
        </w:r>
        <w:proofErr w:type="spellStart"/>
        <w:r w:rsidRPr="009E19D8">
          <w:rPr>
            <w:lang w:eastAsia="en-US"/>
          </w:rPr>
          <w:t>Airtel</w:t>
        </w:r>
        <w:proofErr w:type="spellEnd"/>
        <w:r w:rsidRPr="009E19D8">
          <w:rPr>
            <w:lang w:eastAsia="en-US"/>
          </w:rPr>
          <w:t xml:space="preserve"> is reported to be using green energy to power its networks and data </w:t>
        </w:r>
        <w:r w:rsidRPr="006F2B0D">
          <w:rPr>
            <w:lang w:eastAsia="en-US"/>
          </w:rPr>
          <w:t>centres</w:t>
        </w:r>
        <w:r w:rsidRPr="009E19D8">
          <w:rPr>
            <w:lang w:eastAsia="en-US"/>
          </w:rPr>
          <w:t xml:space="preserve"> and has also reduced their carbon footprint to a large extent. It is committed to the Global System for Mobile Communications Association (GSMA) to transform the global mobile industry to reach net zero carbon emissions by 2050 by reducing absolute Scope 1 and 2 greenhouse gas (GHG) emissions by 50.2% till FY 2031 (from FY 2021 as the base year). In addition to this, </w:t>
        </w:r>
        <w:proofErr w:type="spellStart"/>
        <w:r w:rsidRPr="009E19D8">
          <w:rPr>
            <w:lang w:eastAsia="en-US"/>
          </w:rPr>
          <w:t>Airtel</w:t>
        </w:r>
        <w:proofErr w:type="spellEnd"/>
        <w:r w:rsidRPr="009E19D8">
          <w:rPr>
            <w:lang w:eastAsia="en-US"/>
          </w:rPr>
          <w:t xml:space="preserve"> has also committed to reducing absolute Scope 3 GHG emissions by 42% till FY 2031.</w:t>
        </w:r>
        <w:r>
          <w:rPr>
            <w:lang w:eastAsia="en-US"/>
          </w:rPr>
          <w:t xml:space="preserve"> To achieve these commitments following has been done by </w:t>
        </w:r>
        <w:proofErr w:type="spellStart"/>
        <w:r>
          <w:rPr>
            <w:lang w:eastAsia="en-US"/>
          </w:rPr>
          <w:t>Airtel</w:t>
        </w:r>
        <w:proofErr w:type="spellEnd"/>
      </w:ins>
    </w:p>
    <w:p w:rsidR="00942714" w:rsidRDefault="00942714" w:rsidP="00942714">
      <w:pPr>
        <w:pStyle w:val="ListParagraph"/>
        <w:numPr>
          <w:ilvl w:val="0"/>
          <w:numId w:val="16"/>
        </w:numPr>
        <w:ind w:left="1134" w:hanging="425"/>
        <w:jc w:val="both"/>
        <w:rPr>
          <w:ins w:id="52" w:author="ADET-612A" w:date="2023-05-22T10:18:00Z"/>
          <w:lang w:eastAsia="en-US"/>
        </w:rPr>
      </w:pPr>
      <w:ins w:id="53" w:author="ADET-612A" w:date="2023-05-22T10:18:00Z">
        <w:r w:rsidRPr="006F2B0D">
          <w:t>Commissioned a photovoltaic asset with an installed capacity of 28MW</w:t>
        </w:r>
        <w:r w:rsidRPr="009E19D8">
          <w:t xml:space="preserve"> </w:t>
        </w:r>
        <w:r w:rsidRPr="006F2B0D">
          <w:t>via partnership with Amp Energy in Uttar Pradesh data centres</w:t>
        </w:r>
      </w:ins>
    </w:p>
    <w:p w:rsidR="00942714" w:rsidRPr="006755AB" w:rsidRDefault="00942714" w:rsidP="00942714">
      <w:pPr>
        <w:pStyle w:val="ListParagraph"/>
        <w:numPr>
          <w:ilvl w:val="0"/>
          <w:numId w:val="16"/>
        </w:numPr>
        <w:ind w:left="1134" w:hanging="425"/>
        <w:jc w:val="both"/>
        <w:rPr>
          <w:ins w:id="54" w:author="ADET-612A" w:date="2023-05-22T10:18:00Z"/>
          <w:lang w:eastAsia="en-US"/>
        </w:rPr>
      </w:pPr>
      <w:ins w:id="55" w:author="ADET-612A" w:date="2023-05-22T10:18:00Z">
        <w:r w:rsidRPr="006F2B0D">
          <w:t xml:space="preserve">Sourced the electricity from a 9MW hydro power plant to its data centres in Delhi. </w:t>
        </w:r>
      </w:ins>
    </w:p>
    <w:p w:rsidR="00942714" w:rsidRDefault="00942714" w:rsidP="00942714">
      <w:pPr>
        <w:pStyle w:val="ListParagraph"/>
        <w:numPr>
          <w:ilvl w:val="0"/>
          <w:numId w:val="16"/>
        </w:numPr>
        <w:ind w:left="1134" w:hanging="425"/>
        <w:jc w:val="both"/>
        <w:rPr>
          <w:ins w:id="56" w:author="ADET-612A" w:date="2023-05-22T10:18:00Z"/>
          <w:lang w:eastAsia="en-US"/>
        </w:rPr>
      </w:pPr>
      <w:ins w:id="57" w:author="ADET-612A" w:date="2023-05-22T10:18:00Z">
        <w:r>
          <w:t xml:space="preserve">The group relies on sourcing ~6.5MW of renewable energy from wind and hydro assets in Karnataka and Tamil Nadu around the clock. </w:t>
        </w:r>
      </w:ins>
    </w:p>
    <w:p w:rsidR="00942714" w:rsidRPr="00713E95" w:rsidRDefault="00942714" w:rsidP="00942714">
      <w:pPr>
        <w:pStyle w:val="ListParagraph"/>
        <w:numPr>
          <w:ilvl w:val="0"/>
          <w:numId w:val="16"/>
        </w:numPr>
        <w:ind w:left="1134" w:hanging="425"/>
        <w:jc w:val="both"/>
        <w:rPr>
          <w:ins w:id="58" w:author="ADET-612A" w:date="2023-05-22T10:18:00Z"/>
          <w:lang w:eastAsia="en-US"/>
        </w:rPr>
      </w:pPr>
      <w:ins w:id="59" w:author="ADET-612A" w:date="2023-05-22T10:18:00Z">
        <w:r w:rsidRPr="006F2B0D">
          <w:rPr>
            <w:b/>
            <w:bCs/>
          </w:rPr>
          <w:t xml:space="preserve">Partnered with </w:t>
        </w:r>
        <w:proofErr w:type="spellStart"/>
        <w:r w:rsidRPr="006F2B0D">
          <w:rPr>
            <w:b/>
            <w:bCs/>
          </w:rPr>
          <w:t>Avaada</w:t>
        </w:r>
        <w:proofErr w:type="spellEnd"/>
        <w:r w:rsidRPr="006F2B0D">
          <w:rPr>
            <w:b/>
            <w:bCs/>
          </w:rPr>
          <w:t xml:space="preserve"> Energy </w:t>
        </w:r>
        <w:r>
          <w:t>for sourcing solar power from 65MW of photovoltaic assets.</w:t>
        </w:r>
      </w:ins>
    </w:p>
    <w:p w:rsidR="00942714" w:rsidRDefault="00942714" w:rsidP="00942714">
      <w:pPr>
        <w:pStyle w:val="ListParagraph"/>
        <w:numPr>
          <w:ilvl w:val="0"/>
          <w:numId w:val="14"/>
        </w:numPr>
        <w:jc w:val="both"/>
        <w:rPr>
          <w:ins w:id="60" w:author="ADET-612A" w:date="2023-05-22T10:18:00Z"/>
          <w:lang w:eastAsia="en-US"/>
        </w:rPr>
      </w:pPr>
      <w:ins w:id="61" w:author="ADET-612A" w:date="2023-05-22T10:18:00Z">
        <w:r w:rsidRPr="00FB10EF">
          <w:rPr>
            <w:lang w:eastAsia="en-US"/>
          </w:rPr>
          <w:t>Vodafone aims to repair, resell and refurbish old electronics to eliminate waste and reduce CO2</w:t>
        </w:r>
        <w:r>
          <w:rPr>
            <w:lang w:eastAsia="en-US"/>
          </w:rPr>
          <w:t xml:space="preserve"> </w:t>
        </w:r>
        <w:r w:rsidRPr="00FB10EF">
          <w:rPr>
            <w:lang w:eastAsia="en-US"/>
          </w:rPr>
          <w:t xml:space="preserve">emissions. In 2020, the company launched an internal asset marketplace, which allows the company’s vast network of operators across different markets to repurpose excess stock and decommissioned hardware. This initiative is part of the company’s goal to reuse, resell or recycle 100% of its network waste by 2025. To eliminate the need to supply plastic SIMs entirely, Vodafone launched </w:t>
        </w:r>
        <w:r>
          <w:rPr>
            <w:lang w:eastAsia="en-US"/>
          </w:rPr>
          <w:t xml:space="preserve">Eco-SIM cards in October 2021. </w:t>
        </w:r>
        <w:r w:rsidRPr="00FB10EF">
          <w:rPr>
            <w:lang w:eastAsia="en-US"/>
          </w:rPr>
          <w:t>Out of the 8,800 tonnes of e-waste generated by Vodafone in 2022, the operator managed to recycle approximately 95% of its e-waste</w:t>
        </w:r>
        <w:r>
          <w:rPr>
            <w:lang w:eastAsia="en-US"/>
          </w:rPr>
          <w:t xml:space="preserve">. </w:t>
        </w:r>
      </w:ins>
    </w:p>
    <w:p w:rsidR="00942714" w:rsidRDefault="00942714" w:rsidP="00942714">
      <w:pPr>
        <w:pStyle w:val="ListParagraph"/>
        <w:numPr>
          <w:ilvl w:val="0"/>
          <w:numId w:val="14"/>
        </w:numPr>
        <w:jc w:val="both"/>
        <w:rPr>
          <w:ins w:id="62" w:author="ADET-612A" w:date="2023-05-22T10:18:00Z"/>
          <w:lang w:eastAsia="en-US"/>
        </w:rPr>
      </w:pPr>
      <w:ins w:id="63" w:author="ADET-612A" w:date="2023-05-22T10:18:00Z">
        <w:r w:rsidRPr="00FB10EF">
          <w:rPr>
            <w:lang w:eastAsia="en-US"/>
          </w:rPr>
          <w:t xml:space="preserve">It is reported that Nokia has adopted circular practices and made progress by setting clearly defined objectives. Their goal is to develop material management to such an extent that by 2030 there will be no need for </w:t>
        </w:r>
        <w:proofErr w:type="spellStart"/>
        <w:r w:rsidRPr="00FB10EF">
          <w:rPr>
            <w:lang w:eastAsia="en-US"/>
          </w:rPr>
          <w:t>landfilling</w:t>
        </w:r>
        <w:proofErr w:type="spellEnd"/>
        <w:r w:rsidRPr="00FB10EF">
          <w:rPr>
            <w:lang w:eastAsia="en-US"/>
          </w:rPr>
          <w:t>. In 2020, Nokia processed 5,870 metric tons of obsolete products out of which 570 metric tons of products were reused. In the same year, Nokia put in motion a policy to improve the use of recycled materials in its products. 54% of the 23,200 metric tons of cast aluminium parts used in Nokia products had recycled materials in them. In 2020, Nokia tried to improve the recycling prospects of plastics. The company has also saved 31,600 tons of CO2 through circular practices in that year</w:t>
        </w:r>
      </w:ins>
    </w:p>
    <w:p w:rsidR="003E0F4C" w:rsidRDefault="003E0F4C" w:rsidP="00942714">
      <w:pPr>
        <w:pStyle w:val="ListParagraph"/>
        <w:jc w:val="both"/>
        <w:rPr>
          <w:del w:id="64" w:author="tec" w:date="2023-05-16T14:04:00Z"/>
          <w:lang w:eastAsia="en-US"/>
        </w:rPr>
      </w:pPr>
    </w:p>
    <w:p w:rsidR="00322905" w:rsidRDefault="00322905" w:rsidP="00322905">
      <w:pPr>
        <w:pStyle w:val="Heading2"/>
      </w:pPr>
      <w:bookmarkStart w:id="65" w:name="_Toc105585289"/>
      <w:r>
        <w:t>7.1 Digitalisation of circular design</w:t>
      </w:r>
      <w:bookmarkEnd w:id="65"/>
    </w:p>
    <w:p w:rsidR="00322905" w:rsidRDefault="00322905" w:rsidP="00322905">
      <w:r>
        <w:t xml:space="preserve">Transparency </w:t>
      </w:r>
      <w:r w:rsidR="00310F24">
        <w:t>in</w:t>
      </w:r>
      <w:r>
        <w:t xml:space="preserve"> the design</w:t>
      </w:r>
    </w:p>
    <w:p w:rsidR="00322905" w:rsidRDefault="00322905" w:rsidP="00322905">
      <w:r>
        <w:tab/>
      </w:r>
      <w:r w:rsidR="009339CD">
        <w:fldChar w:fldCharType="begin"/>
      </w:r>
      <w:r w:rsidRPr="00000EFA">
        <w:instrText>https://circulartech.apc.org/books/a-guide-to-the-circular-economy-of-digital-devices/page/module-5-the-need-for-transparency-in-the-design-of-digital-devices</w:instrText>
      </w:r>
      <w:r w:rsidR="009339CD">
        <w:fldChar w:fldCharType="separate"/>
      </w:r>
      <w:r w:rsidRPr="0058278C">
        <w:rPr>
          <w:rStyle w:val="Hyperlink"/>
        </w:rPr>
        <w:t>https://circulartech.apc.org/books/a-guide-to-the-circular-economy-of-digital-devices/page/module-5-the-need-for-transparency-in-the-design-of-digital-devices</w:t>
      </w:r>
      <w:r w:rsidR="009339CD">
        <w:fldChar w:fldCharType="end"/>
      </w:r>
    </w:p>
    <w:p w:rsidR="00322905" w:rsidRDefault="00322905" w:rsidP="00322905">
      <w:proofErr w:type="gramStart"/>
      <w:r>
        <w:t>Third party certification</w:t>
      </w:r>
      <w:r w:rsidR="00310F24">
        <w:t>.</w:t>
      </w:r>
      <w:proofErr w:type="gramEnd"/>
      <w:r w:rsidR="00310F24">
        <w:t xml:space="preserve"> Inspired by examples such as:</w:t>
      </w:r>
    </w:p>
    <w:p w:rsidR="00322905" w:rsidRPr="00942714" w:rsidRDefault="00322905" w:rsidP="00322905">
      <w:r>
        <w:tab/>
      </w:r>
      <w:hyperlink r:id="rId14" w:history="1">
        <w:r w:rsidRPr="00942714">
          <w:rPr>
            <w:rStyle w:val="Hyperlink"/>
            <w:color w:val="auto"/>
          </w:rPr>
          <w:t>https://tcocertified.com/iso-14024/</w:t>
        </w:r>
      </w:hyperlink>
    </w:p>
    <w:p w:rsidR="00322905" w:rsidRPr="00942714" w:rsidRDefault="00322905" w:rsidP="00322905">
      <w:r w:rsidRPr="00942714">
        <w:tab/>
        <w:t>ITU-T L.1023</w:t>
      </w:r>
    </w:p>
    <w:p w:rsidR="00322905" w:rsidRPr="00942714" w:rsidRDefault="00322905" w:rsidP="00322905">
      <w:proofErr w:type="gramStart"/>
      <w:r w:rsidRPr="00942714">
        <w:t>A global digital sustainable product passport for ICT products</w:t>
      </w:r>
      <w:r w:rsidR="00310F24" w:rsidRPr="00942714">
        <w:t>.</w:t>
      </w:r>
      <w:proofErr w:type="gramEnd"/>
      <w:r w:rsidR="00310F24" w:rsidRPr="00942714">
        <w:t xml:space="preserve"> Examples:</w:t>
      </w:r>
    </w:p>
    <w:p w:rsidR="00322905" w:rsidRPr="00942714" w:rsidRDefault="00322905" w:rsidP="00322905">
      <w:r w:rsidRPr="00942714">
        <w:tab/>
      </w:r>
      <w:hyperlink r:id="rId15" w:history="1">
        <w:r w:rsidRPr="00942714">
          <w:rPr>
            <w:rStyle w:val="Hyperlink"/>
            <w:color w:val="auto"/>
          </w:rPr>
          <w:t>https://www.giplatform.org/sixth-dialogue-on-environmental-data-report/</w:t>
        </w:r>
      </w:hyperlink>
    </w:p>
    <w:p w:rsidR="00322905" w:rsidRPr="00942714" w:rsidRDefault="00322905" w:rsidP="00322905">
      <w:r w:rsidRPr="00942714">
        <w:tab/>
        <w:t>ITU-T L.GDSPP</w:t>
      </w:r>
    </w:p>
    <w:p w:rsidR="00322905" w:rsidRPr="00942714" w:rsidRDefault="00322905" w:rsidP="00322905">
      <w:pPr>
        <w:pStyle w:val="Heading2"/>
      </w:pPr>
      <w:bookmarkStart w:id="66" w:name="_Toc105585290"/>
      <w:r w:rsidRPr="00942714">
        <w:lastRenderedPageBreak/>
        <w:t>7.2 Green and due diligence for public procurement of sustainable ICT products</w:t>
      </w:r>
      <w:bookmarkEnd w:id="66"/>
    </w:p>
    <w:p w:rsidR="00322905" w:rsidRPr="00942714" w:rsidRDefault="00322905" w:rsidP="00322905">
      <w:pPr>
        <w:rPr>
          <w:lang w:val="fr-CH"/>
        </w:rPr>
      </w:pPr>
      <w:r w:rsidRPr="00942714">
        <w:rPr>
          <w:lang w:val="fr-CH"/>
        </w:rPr>
        <w:t xml:space="preserve">Public </w:t>
      </w:r>
      <w:proofErr w:type="spellStart"/>
      <w:r w:rsidRPr="00942714">
        <w:rPr>
          <w:lang w:val="fr-CH"/>
        </w:rPr>
        <w:t>procurement</w:t>
      </w:r>
      <w:proofErr w:type="spellEnd"/>
      <w:r w:rsidR="00310F24" w:rsidRPr="00942714">
        <w:rPr>
          <w:lang w:val="fr-CH"/>
        </w:rPr>
        <w:t xml:space="preserve">. </w:t>
      </w:r>
      <w:proofErr w:type="spellStart"/>
      <w:r w:rsidR="00310F24" w:rsidRPr="00942714">
        <w:rPr>
          <w:lang w:val="fr-CH"/>
        </w:rPr>
        <w:t>Examples</w:t>
      </w:r>
      <w:proofErr w:type="spellEnd"/>
      <w:r w:rsidR="00310F24" w:rsidRPr="00942714">
        <w:rPr>
          <w:lang w:val="fr-CH"/>
        </w:rPr>
        <w:t>:</w:t>
      </w:r>
    </w:p>
    <w:p w:rsidR="00322905" w:rsidRPr="00942714" w:rsidRDefault="00322905" w:rsidP="00322905">
      <w:pPr>
        <w:rPr>
          <w:lang w:val="fr-CH"/>
        </w:rPr>
      </w:pPr>
      <w:r w:rsidRPr="00942714">
        <w:rPr>
          <w:lang w:val="fr-CH"/>
        </w:rPr>
        <w:tab/>
      </w:r>
      <w:hyperlink r:id="rId16" w:history="1">
        <w:r w:rsidRPr="00942714">
          <w:rPr>
            <w:rStyle w:val="Hyperlink"/>
            <w:color w:val="auto"/>
            <w:lang w:val="fr-CH"/>
          </w:rPr>
          <w:t>https://ec.europa.eu/environment/gpp/index_en.htm</w:t>
        </w:r>
      </w:hyperlink>
    </w:p>
    <w:p w:rsidR="00322905" w:rsidRPr="00942714" w:rsidRDefault="009339CD" w:rsidP="00322905">
      <w:pPr>
        <w:ind w:firstLine="567"/>
        <w:rPr>
          <w:lang w:val="fr-CH"/>
        </w:rPr>
      </w:pPr>
      <w:hyperlink r:id="rId17" w:history="1">
        <w:r w:rsidR="00322905" w:rsidRPr="00942714">
          <w:rPr>
            <w:rStyle w:val="Hyperlink"/>
            <w:color w:val="auto"/>
            <w:lang w:val="fr-CH"/>
          </w:rPr>
          <w:t>https://publications.jrc.ec.europa.eu/repository/handle/JRC124294</w:t>
        </w:r>
      </w:hyperlink>
      <w:r w:rsidR="00322905" w:rsidRPr="00942714">
        <w:rPr>
          <w:lang w:val="fr-CH"/>
        </w:rPr>
        <w:t xml:space="preserve"> </w:t>
      </w:r>
    </w:p>
    <w:p w:rsidR="00322905" w:rsidRDefault="00322905" w:rsidP="00322905">
      <w:proofErr w:type="gramStart"/>
      <w:r>
        <w:t xml:space="preserve">Clauses, due diligence, circularity, recycling, SDG impacts, sustainability </w:t>
      </w:r>
      <w:proofErr w:type="spellStart"/>
      <w:r>
        <w:t>vs</w:t>
      </w:r>
      <w:proofErr w:type="spellEnd"/>
      <w:r>
        <w:t xml:space="preserve"> environmental impacts</w:t>
      </w:r>
      <w:r w:rsidR="00310F24">
        <w:t>.</w:t>
      </w:r>
      <w:proofErr w:type="gramEnd"/>
      <w:r w:rsidR="00310F24">
        <w:t xml:space="preserve"> Examples:</w:t>
      </w:r>
    </w:p>
    <w:p w:rsidR="00322905" w:rsidRPr="006E3391" w:rsidRDefault="00322905" w:rsidP="00322905">
      <w:r>
        <w:tab/>
      </w:r>
      <w:r w:rsidRPr="00000EFA">
        <w:t>https://electronicswatch.org/en/delivering-due-diligence_2595038</w:t>
      </w:r>
    </w:p>
    <w:p w:rsidR="00322905" w:rsidRDefault="00322905" w:rsidP="00322905">
      <w:pPr>
        <w:pStyle w:val="Heading2"/>
      </w:pPr>
      <w:bookmarkStart w:id="67" w:name="_Toc105585291"/>
      <w:r>
        <w:t xml:space="preserve">7.3 </w:t>
      </w:r>
      <w:proofErr w:type="spellStart"/>
      <w:r>
        <w:t>Repairability</w:t>
      </w:r>
      <w:proofErr w:type="spellEnd"/>
      <w:r>
        <w:t xml:space="preserve"> and repair</w:t>
      </w:r>
      <w:bookmarkEnd w:id="67"/>
    </w:p>
    <w:p w:rsidR="00322905" w:rsidRDefault="00322905" w:rsidP="00322905">
      <w:proofErr w:type="spellStart"/>
      <w:proofErr w:type="gramStart"/>
      <w:r>
        <w:t>Repairability</w:t>
      </w:r>
      <w:proofErr w:type="spellEnd"/>
      <w:r>
        <w:t xml:space="preserve"> index</w:t>
      </w:r>
      <w:r w:rsidR="00310F24">
        <w:t>.</w:t>
      </w:r>
      <w:proofErr w:type="gramEnd"/>
      <w:r w:rsidR="00310F24">
        <w:t xml:space="preserve"> Example:</w:t>
      </w:r>
      <w:r>
        <w:t xml:space="preserve"> France, etc.</w:t>
      </w:r>
    </w:p>
    <w:p w:rsidR="00322905" w:rsidRDefault="00322905" w:rsidP="00322905">
      <w:r>
        <w:tab/>
      </w:r>
      <w:r w:rsidRPr="00000EFA">
        <w:t>https://www.halteobsolescence.org/wp-content/uploads/2022/02/Rapport-indice-de-reparabilite.pdf</w:t>
      </w:r>
    </w:p>
    <w:p w:rsidR="00322905" w:rsidRDefault="00322905" w:rsidP="00322905">
      <w:r>
        <w:t>Tax incentives for repair</w:t>
      </w:r>
    </w:p>
    <w:p w:rsidR="00322905" w:rsidRPr="006E3391" w:rsidRDefault="00322905" w:rsidP="00322905">
      <w:r>
        <w:tab/>
      </w:r>
      <w:r w:rsidRPr="00000EFA">
        <w:t>https://www.dinheirovivo.pt/economia/impostos/amp/reparacao-de-aparelhos-domesticos-e-queijos-vegan-passam-a-iva-de-6-14774258.html</w:t>
      </w:r>
    </w:p>
    <w:p w:rsidR="00322905" w:rsidRDefault="00322905" w:rsidP="00322905">
      <w:pPr>
        <w:pStyle w:val="Heading2"/>
      </w:pPr>
      <w:bookmarkStart w:id="68" w:name="_Toc105585292"/>
      <w:r>
        <w:t>7.4 Circular business models</w:t>
      </w:r>
      <w:bookmarkEnd w:id="68"/>
    </w:p>
    <w:p w:rsidR="00322905" w:rsidRDefault="00322905" w:rsidP="00322905">
      <w:proofErr w:type="spellStart"/>
      <w:r>
        <w:t>Servitisation</w:t>
      </w:r>
      <w:proofErr w:type="spellEnd"/>
      <w:r>
        <w:t xml:space="preserve"> (device as a service), e.g. home routers for Internet access</w:t>
      </w:r>
    </w:p>
    <w:p w:rsidR="00322905" w:rsidRDefault="00322905" w:rsidP="00322905">
      <w:pPr>
        <w:pStyle w:val="Heading2"/>
      </w:pPr>
      <w:bookmarkStart w:id="69" w:name="_Toc105585293"/>
      <w:r>
        <w:t>7.5 Reuse and refurbishment</w:t>
      </w:r>
      <w:bookmarkEnd w:id="69"/>
      <w:r>
        <w:t xml:space="preserve"> </w:t>
      </w:r>
    </w:p>
    <w:p w:rsidR="00322905" w:rsidRDefault="00322905" w:rsidP="00322905">
      <w:r>
        <w:t xml:space="preserve">… </w:t>
      </w:r>
      <w:proofErr w:type="gramStart"/>
      <w:r>
        <w:t>for</w:t>
      </w:r>
      <w:proofErr w:type="gramEnd"/>
      <w:r>
        <w:t xml:space="preserve"> digital inclusion</w:t>
      </w:r>
      <w:r w:rsidR="00310F24">
        <w:t>. Example:</w:t>
      </w:r>
    </w:p>
    <w:p w:rsidR="00322905" w:rsidRDefault="00322905" w:rsidP="00322905">
      <w:r>
        <w:tab/>
      </w:r>
      <w:r w:rsidRPr="00000EFA">
        <w:t>https://circulartech.apc.org/books/a-guide-to-the-circular-economy-of-digital-devices/page/case-study-ereuse-building-reuse-circuits-for-social-inclusion</w:t>
      </w:r>
    </w:p>
    <w:p w:rsidR="00322905" w:rsidRDefault="00322905" w:rsidP="00322905">
      <w:pPr>
        <w:pStyle w:val="Heading2"/>
      </w:pPr>
      <w:bookmarkStart w:id="70" w:name="_Toc105585294"/>
      <w:r>
        <w:t>7.6 Recycling</w:t>
      </w:r>
      <w:bookmarkEnd w:id="70"/>
      <w:r>
        <w:t xml:space="preserve"> </w:t>
      </w:r>
    </w:p>
    <w:p w:rsidR="00322905" w:rsidRDefault="00322905" w:rsidP="00322905">
      <w:r>
        <w:t xml:space="preserve">… </w:t>
      </w:r>
      <w:proofErr w:type="gramStart"/>
      <w:r>
        <w:t>for</w:t>
      </w:r>
      <w:proofErr w:type="gramEnd"/>
      <w:r>
        <w:t xml:space="preserve"> socio-economic and digital inclusion</w:t>
      </w:r>
      <w:r w:rsidR="00310F24">
        <w:t>. Examples:</w:t>
      </w:r>
    </w:p>
    <w:p w:rsidR="00322905" w:rsidRDefault="00322905" w:rsidP="00322905">
      <w:r>
        <w:tab/>
      </w:r>
      <w:r w:rsidRPr="00365A77">
        <w:t>https://circulartech.apc.org/books/a-guide-to-the-circular-economy-of-digital-devices/page/case-study-karo-sambhav-make-it-possible-working-with-manufacturers-to-create-an-e-waste-ecosystem-in-india</w:t>
      </w:r>
    </w:p>
    <w:p w:rsidR="00322905" w:rsidRDefault="00322905" w:rsidP="00322905">
      <w:pPr>
        <w:rPr>
          <w:ins w:id="71" w:author="ADET-612A" w:date="2023-05-11T15:39:00Z"/>
        </w:rPr>
      </w:pPr>
      <w:r>
        <w:tab/>
      </w:r>
      <w:r w:rsidRPr="00000EFA">
        <w:t>https://circulartech.apc.org/books/a-guide-to-the-circular-economy-of-digital-devices/page/case-study-the-microfactory-model-smart-innovation-for-urban-waste-mining</w:t>
      </w:r>
    </w:p>
    <w:p w:rsidR="00804613" w:rsidRDefault="00804613" w:rsidP="00322905"/>
    <w:p w:rsidR="00322905" w:rsidRDefault="00322905" w:rsidP="00322905">
      <w:pPr>
        <w:pStyle w:val="Heading2"/>
        <w:rPr>
          <w:ins w:id="72" w:author="ADET-612A" w:date="2023-05-11T16:37:00Z"/>
        </w:rPr>
      </w:pPr>
      <w:bookmarkStart w:id="73" w:name="_Toc105585295"/>
      <w:r>
        <w:t>7.7 Public donation of decommissioned ICT devices</w:t>
      </w:r>
      <w:bookmarkEnd w:id="73"/>
      <w:r>
        <w:t xml:space="preserve"> </w:t>
      </w:r>
    </w:p>
    <w:p w:rsidR="003E0F4C" w:rsidRDefault="00737DCE">
      <w:pPr>
        <w:jc w:val="both"/>
        <w:rPr>
          <w:ins w:id="74" w:author="ADET-612A" w:date="2023-05-11T16:38:00Z"/>
          <w:lang w:eastAsia="en-US"/>
        </w:rPr>
      </w:pPr>
      <w:ins w:id="75" w:author="ADET-612A" w:date="2023-05-11T16:38:00Z">
        <w:r>
          <w:rPr>
            <w:lang w:eastAsia="en-US"/>
          </w:rPr>
          <w:t>There are many examples of public donation of decommissioned ICT devices. One such example is the "Computers for Schools" program in Canada, which accepts donations of used computers and refurbishes them for distribution to schools, libraries, and non-profit organizations. The program has been running for over 25 years and has distributed over 1.5 million refurbished computers to schools and other organizations across Canada.</w:t>
        </w:r>
      </w:ins>
    </w:p>
    <w:p w:rsidR="003E0F4C" w:rsidRDefault="003E0F4C">
      <w:pPr>
        <w:jc w:val="both"/>
        <w:rPr>
          <w:ins w:id="76" w:author="ADET-612A" w:date="2023-05-11T16:38:00Z"/>
          <w:lang w:eastAsia="en-US"/>
        </w:rPr>
      </w:pPr>
    </w:p>
    <w:p w:rsidR="003E0F4C" w:rsidRDefault="00737DCE">
      <w:pPr>
        <w:jc w:val="both"/>
        <w:rPr>
          <w:ins w:id="77" w:author="ADET-612A" w:date="2023-05-11T16:38:00Z"/>
          <w:lang w:eastAsia="en-US"/>
        </w:rPr>
      </w:pPr>
      <w:ins w:id="78" w:author="ADET-612A" w:date="2023-05-11T16:38:00Z">
        <w:r>
          <w:rPr>
            <w:lang w:eastAsia="en-US"/>
          </w:rPr>
          <w:t>Another example is the "Digital Access Project" in the United States, which is a joint effort between several organizations to provide low-income families with refurbished computers and internet access. The program accepts donations of used computers and refurbishes them for distribution to families in need.</w:t>
        </w:r>
      </w:ins>
    </w:p>
    <w:p w:rsidR="003E0F4C" w:rsidRDefault="003E0F4C">
      <w:pPr>
        <w:jc w:val="both"/>
        <w:rPr>
          <w:ins w:id="79" w:author="ADET-612A" w:date="2023-05-11T16:38:00Z"/>
          <w:lang w:eastAsia="en-US"/>
        </w:rPr>
      </w:pPr>
    </w:p>
    <w:p w:rsidR="003E0F4C" w:rsidRDefault="00737DCE">
      <w:pPr>
        <w:jc w:val="both"/>
      </w:pPr>
      <w:ins w:id="80" w:author="ADET-612A" w:date="2023-05-11T16:38:00Z">
        <w:r>
          <w:rPr>
            <w:lang w:eastAsia="en-US"/>
          </w:rPr>
          <w:t>In the United Kingdom, the "Reboot Project" accepts donations of used computers and refurbishes them for distribution to local charities and community organizations. The program is run by a social enterprise that employs people from disadvantaged backgrounds, providing them with valuable work experience and training.</w:t>
        </w:r>
      </w:ins>
    </w:p>
    <w:p w:rsidR="00322905" w:rsidRDefault="00322905" w:rsidP="00322905">
      <w:pPr>
        <w:pStyle w:val="Heading2"/>
      </w:pPr>
      <w:bookmarkStart w:id="81" w:name="_Toc105585296"/>
      <w:r>
        <w:t>7.8 Extended producer responsibility</w:t>
      </w:r>
      <w:bookmarkEnd w:id="81"/>
    </w:p>
    <w:p w:rsidR="00322905" w:rsidRPr="00E12DDB" w:rsidRDefault="00322905" w:rsidP="00322905">
      <w:pPr>
        <w:spacing w:before="100" w:beforeAutospacing="1" w:after="100" w:afterAutospacing="1"/>
        <w:rPr>
          <w:rFonts w:eastAsia="Times New Roman"/>
          <w:lang w:eastAsia="en-GB"/>
        </w:rPr>
      </w:pPr>
      <w:r w:rsidRPr="00E12DDB">
        <w:rPr>
          <w:rFonts w:ascii="TimesNewRomanPSMT" w:eastAsia="Times New Roman" w:hAnsi="TimesNewRomanPSMT"/>
          <w:lang w:eastAsia="en-GB"/>
        </w:rPr>
        <w:t xml:space="preserve">Extended producer responsibility (EPR) can be defined as the following: </w:t>
      </w:r>
    </w:p>
    <w:p w:rsidR="00322905" w:rsidRPr="00E12DDB" w:rsidRDefault="00322905" w:rsidP="00322905">
      <w:pPr>
        <w:spacing w:before="100" w:beforeAutospacing="1" w:after="100" w:afterAutospacing="1"/>
        <w:rPr>
          <w:rFonts w:eastAsia="Times New Roman"/>
          <w:lang w:eastAsia="en-GB"/>
        </w:rPr>
      </w:pPr>
      <w:r w:rsidRPr="00E12DDB">
        <w:rPr>
          <w:rFonts w:ascii="TimesNewRomanPSMT" w:eastAsia="Times New Roman" w:hAnsi="TimesNewRomanPSMT"/>
          <w:lang w:eastAsia="en-GB"/>
        </w:rPr>
        <w:t xml:space="preserve">A policy principle to promote total life cycle environmental improvements of product systems by extending the responsibility of the manufactures of the product to various parts of the entire life cycle of the product and especially to the take-back, recycling and final disposal of the product. </w:t>
      </w:r>
    </w:p>
    <w:p w:rsidR="00322905" w:rsidRPr="000E03F1" w:rsidRDefault="00322905" w:rsidP="00322905">
      <w:pPr>
        <w:spacing w:before="100" w:beforeAutospacing="1" w:after="100" w:afterAutospacing="1"/>
        <w:rPr>
          <w:rFonts w:eastAsia="Times New Roman"/>
          <w:lang w:eastAsia="en-GB"/>
        </w:rPr>
      </w:pPr>
      <w:r w:rsidRPr="00E12DDB">
        <w:rPr>
          <w:rFonts w:ascii="TimesNewRomanPSMT" w:eastAsia="Times New Roman" w:hAnsi="TimesNewRomanPSMT"/>
          <w:lang w:eastAsia="en-GB"/>
        </w:rPr>
        <w:t xml:space="preserve">Benefits of EPR systems include: </w:t>
      </w:r>
      <w:r w:rsidRPr="000E03F1">
        <w:rPr>
          <w:rFonts w:ascii="TimesNewRomanPSMT" w:eastAsia="Times New Roman" w:hAnsi="TimesNewRomanPSMT"/>
          <w:lang w:eastAsia="en-GB"/>
        </w:rPr>
        <w:t>(from L.1031)</w:t>
      </w:r>
    </w:p>
    <w:p w:rsidR="00322905" w:rsidRDefault="00322905" w:rsidP="00322905">
      <w:pPr>
        <w:pStyle w:val="Heading2"/>
      </w:pPr>
      <w:bookmarkStart w:id="82" w:name="_Toc105585297"/>
      <w:r>
        <w:t>7.9 Environmental impacts: data transparency, accountability, verifiability</w:t>
      </w:r>
      <w:bookmarkEnd w:id="82"/>
    </w:p>
    <w:p w:rsidR="00942714" w:rsidRPr="00942714" w:rsidRDefault="00942714" w:rsidP="00942714">
      <w:pPr>
        <w:rPr>
          <w:lang w:eastAsia="en-US"/>
        </w:rPr>
      </w:pPr>
    </w:p>
    <w:p w:rsidR="00E748B6" w:rsidRPr="009531C0" w:rsidRDefault="00322905" w:rsidP="00E748B6">
      <w:pPr>
        <w:jc w:val="both"/>
        <w:rPr>
          <w:ins w:id="83" w:author="ADET-612A" w:date="2023-05-22T10:31:00Z"/>
        </w:rPr>
      </w:pPr>
      <w:bookmarkStart w:id="84" w:name="_Toc105585298"/>
      <w:r>
        <w:t xml:space="preserve">7.10 </w:t>
      </w:r>
      <w:r w:rsidRPr="00942714">
        <w:rPr>
          <w:b/>
        </w:rPr>
        <w:t xml:space="preserve">Communal </w:t>
      </w:r>
      <w:proofErr w:type="gramStart"/>
      <w:r w:rsidRPr="00942714">
        <w:rPr>
          <w:b/>
        </w:rPr>
        <w:t>involvement</w:t>
      </w:r>
      <w:bookmarkEnd w:id="84"/>
      <w:ins w:id="85" w:author="ziaur rahman" w:date="2023-05-10T00:02:00Z">
        <w:r w:rsidR="004C1E71">
          <w:t xml:space="preserve"> :-</w:t>
        </w:r>
      </w:ins>
      <w:proofErr w:type="gramEnd"/>
      <w:r w:rsidR="004C1E71">
        <w:t xml:space="preserve"> </w:t>
      </w:r>
      <w:ins w:id="86" w:author="ADET-612A" w:date="2023-05-22T10:31:00Z">
        <w:r w:rsidR="00E748B6" w:rsidRPr="009531C0">
          <w:t>A sharing model for telecom tower sites can be an effective way to reduce costs and energy requirements for the industry. By allowing multiple service providers to host their active network components on a single tower site, companies can avoid the need to build redundant infrastructure and reduce the amount of energy required to power and cool equipment.</w:t>
        </w:r>
      </w:ins>
    </w:p>
    <w:p w:rsidR="00E748B6" w:rsidRPr="009531C0" w:rsidRDefault="00E748B6" w:rsidP="00E748B6">
      <w:pPr>
        <w:rPr>
          <w:ins w:id="87" w:author="ADET-612A" w:date="2023-05-22T10:31:00Z"/>
        </w:rPr>
      </w:pPr>
    </w:p>
    <w:p w:rsidR="00E748B6" w:rsidRPr="009531C0" w:rsidRDefault="00E748B6" w:rsidP="00E748B6">
      <w:pPr>
        <w:ind w:firstLine="720"/>
        <w:jc w:val="both"/>
        <w:rPr>
          <w:ins w:id="88" w:author="ADET-612A" w:date="2023-05-22T10:31:00Z"/>
        </w:rPr>
      </w:pPr>
      <w:ins w:id="89" w:author="ADET-612A" w:date="2023-05-22T10:31:00Z">
        <w:r w:rsidRPr="009531C0">
          <w:t>In addition, sharing tower sites can help to improve network coverage and quality, as it allows for better utilization of available resources. This can lead to a more efficient use of energy and resources, and ultimately result in a more sustainable and cost-effective business model for the industry.</w:t>
        </w:r>
      </w:ins>
    </w:p>
    <w:p w:rsidR="004C1E71" w:rsidRPr="009531C0" w:rsidRDefault="004C1E71" w:rsidP="00E748B6">
      <w:pPr>
        <w:jc w:val="both"/>
      </w:pPr>
    </w:p>
    <w:p w:rsidR="00322905" w:rsidRDefault="00322905" w:rsidP="00322905">
      <w:pPr>
        <w:pStyle w:val="Heading2"/>
      </w:pPr>
    </w:p>
    <w:p w:rsidR="00322905" w:rsidRDefault="00322905" w:rsidP="00322905">
      <w:pPr>
        <w:pStyle w:val="Heading2"/>
      </w:pPr>
      <w:bookmarkStart w:id="90" w:name="_Toc105585299"/>
      <w:r>
        <w:t>7.11 Circular markets</w:t>
      </w:r>
      <w:bookmarkEnd w:id="90"/>
    </w:p>
    <w:p w:rsidR="00322905" w:rsidRDefault="00322905" w:rsidP="00322905">
      <w:r>
        <w:tab/>
      </w:r>
      <w:r w:rsidRPr="00365A77">
        <w:t>https://ec.europa.eu/environment/strategy/circular-economy-action-plan_en</w:t>
      </w:r>
    </w:p>
    <w:p w:rsidR="00322905" w:rsidRPr="00365A77" w:rsidRDefault="00322905" w:rsidP="00322905"/>
    <w:p w:rsidR="00322905" w:rsidRDefault="00322905" w:rsidP="00322905">
      <w:pPr>
        <w:pStyle w:val="Heading1"/>
      </w:pPr>
      <w:bookmarkStart w:id="91" w:name="_Toc105585300"/>
      <w:r>
        <w:t>8 Catalogue of cases, initiatives and policy mechanisms</w:t>
      </w:r>
      <w:bookmarkEnd w:id="91"/>
    </w:p>
    <w:p w:rsidR="00322905" w:rsidRDefault="00322905" w:rsidP="00322905">
      <w:r w:rsidRPr="00310F24">
        <w:rPr>
          <w:highlight w:val="yellow"/>
        </w:rPr>
        <w:t xml:space="preserve">… </w:t>
      </w:r>
      <w:proofErr w:type="gramStart"/>
      <w:r w:rsidRPr="00310F24">
        <w:rPr>
          <w:highlight w:val="yellow"/>
        </w:rPr>
        <w:t>how</w:t>
      </w:r>
      <w:proofErr w:type="gramEnd"/>
      <w:r w:rsidRPr="00310F24">
        <w:rPr>
          <w:highlight w:val="yellow"/>
        </w:rPr>
        <w:t xml:space="preserve"> it could work, by example</w:t>
      </w:r>
    </w:p>
    <w:p w:rsidR="00310F24" w:rsidRDefault="00310F24" w:rsidP="00310F24">
      <w:pPr>
        <w:rPr>
          <w:ins w:id="92" w:author="ziaur rahman" w:date="2023-05-09T20:29:00Z"/>
          <w:lang w:eastAsia="en-US"/>
        </w:rPr>
      </w:pPr>
      <w:r>
        <w:rPr>
          <w:highlight w:val="yellow"/>
          <w:lang w:eastAsia="en-US"/>
        </w:rPr>
        <w:t xml:space="preserve">Description of a few concrete examples with experiences of implementation that report results (benefits), related to the previous </w:t>
      </w:r>
      <w:r w:rsidRPr="00310F24">
        <w:rPr>
          <w:highlight w:val="yellow"/>
          <w:lang w:eastAsia="en-US"/>
        </w:rPr>
        <w:t>use cases</w:t>
      </w:r>
      <w:r>
        <w:rPr>
          <w:lang w:eastAsia="en-US"/>
        </w:rPr>
        <w:t>.</w:t>
      </w:r>
    </w:p>
    <w:p w:rsidR="00B803B0" w:rsidRPr="00310F24" w:rsidDel="000A1413" w:rsidRDefault="00B803B0" w:rsidP="000A1413">
      <w:pPr>
        <w:rPr>
          <w:del w:id="93" w:author="ziaur rahman" w:date="2023-05-09T23:47:00Z"/>
          <w:lang w:eastAsia="en-US"/>
        </w:rPr>
      </w:pPr>
    </w:p>
    <w:p w:rsidR="003E0F4C" w:rsidRDefault="001D7650">
      <w:pPr>
        <w:jc w:val="both"/>
        <w:rPr>
          <w:ins w:id="94" w:author="ziaur rahman" w:date="2023-05-09T20:44:00Z"/>
        </w:rPr>
      </w:pPr>
      <w:ins w:id="95" w:author="ziaur rahman" w:date="2023-05-09T20:53:00Z">
        <w:r>
          <w:rPr>
            <w:rFonts w:ascii="Lato" w:hAnsi="Lato"/>
            <w:color w:val="282828"/>
            <w:sz w:val="23"/>
            <w:szCs w:val="23"/>
          </w:rPr>
          <w:br/>
        </w:r>
      </w:ins>
    </w:p>
    <w:p w:rsidR="00307139" w:rsidRPr="00942714" w:rsidRDefault="00307139" w:rsidP="00322905">
      <w:pPr>
        <w:rPr>
          <w:ins w:id="96" w:author="ziaur rahman" w:date="2023-05-09T20:44:00Z"/>
          <w:b/>
        </w:rPr>
      </w:pPr>
      <w:ins w:id="97" w:author="ziaur rahman" w:date="2023-05-09T20:44:00Z">
        <w:r w:rsidRPr="00942714">
          <w:rPr>
            <w:b/>
          </w:rPr>
          <w:t>Policy Mechanism: -</w:t>
        </w:r>
      </w:ins>
    </w:p>
    <w:p w:rsidR="00942714" w:rsidRDefault="00942714" w:rsidP="00942714">
      <w:pPr>
        <w:jc w:val="both"/>
        <w:rPr>
          <w:ins w:id="98" w:author="ADET-612A" w:date="2023-05-22T10:20:00Z"/>
        </w:rPr>
      </w:pPr>
      <w:ins w:id="99" w:author="ADET-612A" w:date="2023-05-22T10:20:00Z">
        <w:r>
          <w:t xml:space="preserve">1. </w:t>
        </w:r>
        <w:r w:rsidRPr="00CF6501">
          <w:t xml:space="preserve">E-Waste Management Rules 2022 and Extended Producer Responsibility (EPR): </w:t>
        </w:r>
        <w:r>
          <w:t xml:space="preserve">The Indian Government has introduced a set of E-Waste Management Rules mandating that only authorized </w:t>
        </w:r>
        <w:r>
          <w:lastRenderedPageBreak/>
          <w:t xml:space="preserve">dismantlers and recyclers will collect e-waste. It applies to every producer, consumer, or bulk consumer involved in the manufacture, sale, purchase, and processing of electrical and electronic equipment or components, as well as collection centre, dismantler, and recycler of e-waste. These rules hold the stakeholders responsible for complying with the mentioned guidelines and failure to do so results in severe penalties for non-compliant entities. </w:t>
        </w:r>
      </w:ins>
    </w:p>
    <w:p w:rsidR="00942714" w:rsidRDefault="00942714" w:rsidP="00942714">
      <w:pPr>
        <w:ind w:firstLine="720"/>
        <w:jc w:val="both"/>
        <w:rPr>
          <w:ins w:id="100" w:author="ADET-612A" w:date="2023-05-22T10:20:00Z"/>
        </w:rPr>
      </w:pPr>
      <w:ins w:id="101" w:author="ADET-612A" w:date="2023-05-22T10:20:00Z">
        <w:r>
          <w:t xml:space="preserve">One of the cornerstones of E-Waste Management Rules is Extended Producer Responsibility. EPR puts responsibility on any producer of electrical or electronic equipment for meeting recycling targets, that too only through registered recyclers of e-waste to ensure environmentally sound management of such waste. All producers are to </w:t>
        </w:r>
        <w:proofErr w:type="spellStart"/>
        <w:r>
          <w:t>fulfill</w:t>
        </w:r>
        <w:proofErr w:type="spellEnd"/>
        <w:r>
          <w:t xml:space="preserve"> their extended producer responsibility, and in doing so, they may also take the help of third-party organizations such as producer responsibility organizations, collection centres, dealers, etc. The producer shall </w:t>
        </w:r>
        <w:proofErr w:type="spellStart"/>
        <w:r>
          <w:t>fulfill</w:t>
        </w:r>
        <w:proofErr w:type="spellEnd"/>
        <w:r>
          <w:t xml:space="preserve"> their extended producer responsibility through the online purchase of extended producer responsibility certificates from registered recyclers only and submit them online by filing the quarterly return. The certificates shall be subject to environmental audit by an authorised agency.</w:t>
        </w:r>
      </w:ins>
    </w:p>
    <w:p w:rsidR="00942714" w:rsidRDefault="00942714" w:rsidP="00942714">
      <w:pPr>
        <w:jc w:val="both"/>
        <w:rPr>
          <w:ins w:id="102" w:author="ADET-612A" w:date="2023-05-22T10:20:00Z"/>
        </w:rPr>
      </w:pPr>
    </w:p>
    <w:p w:rsidR="00942714" w:rsidRDefault="00942714" w:rsidP="00942714">
      <w:pPr>
        <w:jc w:val="both"/>
        <w:rPr>
          <w:ins w:id="103" w:author="ADET-612A" w:date="2023-05-22T10:20:00Z"/>
        </w:rPr>
      </w:pPr>
      <w:ins w:id="104" w:author="ADET-612A" w:date="2023-05-22T10:20:00Z">
        <w:r>
          <w:t>Extended Producer Responsibility Framework:</w:t>
        </w:r>
      </w:ins>
    </w:p>
    <w:p w:rsidR="00942714" w:rsidRDefault="00942714" w:rsidP="00942714">
      <w:pPr>
        <w:jc w:val="both"/>
        <w:rPr>
          <w:ins w:id="105" w:author="ADET-612A" w:date="2023-05-22T10:20:00Z"/>
        </w:rPr>
      </w:pPr>
      <w:ins w:id="106" w:author="ADET-612A" w:date="2023-05-22T10:20:00Z">
        <w:r>
          <w:t>1.</w:t>
        </w:r>
        <w:r>
          <w:tab/>
        </w:r>
        <w:r w:rsidRPr="009E19D8">
          <w:rPr>
            <w:b/>
          </w:rPr>
          <w:t>For Manufacturer</w:t>
        </w:r>
        <w:r>
          <w:t>: To collect e-waste generated during the manufacture of any electrical and electronic equipment and ensure its recycling or disposal.</w:t>
        </w:r>
      </w:ins>
    </w:p>
    <w:p w:rsidR="00942714" w:rsidRDefault="00942714" w:rsidP="00942714">
      <w:pPr>
        <w:jc w:val="both"/>
        <w:rPr>
          <w:ins w:id="107" w:author="ADET-612A" w:date="2023-05-22T10:20:00Z"/>
        </w:rPr>
      </w:pPr>
      <w:ins w:id="108" w:author="ADET-612A" w:date="2023-05-22T10:20:00Z">
        <w:r>
          <w:t>2.</w:t>
        </w:r>
        <w:r>
          <w:tab/>
        </w:r>
        <w:r w:rsidRPr="009E19D8">
          <w:rPr>
            <w:b/>
          </w:rPr>
          <w:t>For Producer</w:t>
        </w:r>
        <w:r>
          <w:t>: To obtain and implement extended producer responsibility targets and create awareness through media, publications, advertisements, posters, or by any other means of communication.</w:t>
        </w:r>
      </w:ins>
    </w:p>
    <w:p w:rsidR="00942714" w:rsidRDefault="00942714" w:rsidP="00942714">
      <w:pPr>
        <w:jc w:val="both"/>
        <w:rPr>
          <w:ins w:id="109" w:author="ADET-612A" w:date="2023-05-22T10:20:00Z"/>
        </w:rPr>
      </w:pPr>
      <w:ins w:id="110" w:author="ADET-612A" w:date="2023-05-22T10:20:00Z">
        <w:r>
          <w:t>3.</w:t>
        </w:r>
        <w:r>
          <w:tab/>
        </w:r>
        <w:r w:rsidRPr="009E19D8">
          <w:rPr>
            <w:b/>
          </w:rPr>
          <w:t xml:space="preserve">For </w:t>
        </w:r>
        <w:proofErr w:type="spellStart"/>
        <w:r w:rsidRPr="009E19D8">
          <w:rPr>
            <w:b/>
          </w:rPr>
          <w:t>Refurbisher</w:t>
        </w:r>
        <w:proofErr w:type="spellEnd"/>
        <w:r>
          <w:t>: To collect e-waste generated during the process of refurbishing and hand over the waste to the registered recycler and ensure that the refurbished equipment shall be as per the Compulsory Registration Scheme of Govt of India and standards of Bureau of Indian Standards (BIS) framed for this purpose.</w:t>
        </w:r>
      </w:ins>
    </w:p>
    <w:p w:rsidR="00942714" w:rsidRDefault="00942714" w:rsidP="00942714">
      <w:pPr>
        <w:jc w:val="both"/>
        <w:rPr>
          <w:ins w:id="111" w:author="ADET-612A" w:date="2023-05-22T10:20:00Z"/>
        </w:rPr>
      </w:pPr>
      <w:ins w:id="112" w:author="ADET-612A" w:date="2023-05-22T10:20:00Z">
        <w:r>
          <w:t>4.</w:t>
        </w:r>
        <w:r>
          <w:tab/>
        </w:r>
        <w:r w:rsidRPr="009E19D8">
          <w:rPr>
            <w:b/>
          </w:rPr>
          <w:t>For Bulk Consumer</w:t>
        </w:r>
        <w:r>
          <w:t xml:space="preserve">: To ensure that e-waste generated by them shall be handed over only to the registered producer, </w:t>
        </w:r>
        <w:proofErr w:type="spellStart"/>
        <w:r>
          <w:t>refurbisher</w:t>
        </w:r>
        <w:proofErr w:type="spellEnd"/>
        <w:r>
          <w:t>, or recycler.</w:t>
        </w:r>
      </w:ins>
    </w:p>
    <w:p w:rsidR="00942714" w:rsidRDefault="00942714" w:rsidP="00942714">
      <w:pPr>
        <w:jc w:val="both"/>
        <w:rPr>
          <w:ins w:id="113" w:author="ADET-612A" w:date="2023-05-22T10:20:00Z"/>
        </w:rPr>
      </w:pPr>
      <w:ins w:id="114" w:author="ADET-612A" w:date="2023-05-22T10:20:00Z">
        <w:r>
          <w:t>5.</w:t>
        </w:r>
        <w:r>
          <w:tab/>
        </w:r>
        <w:proofErr w:type="gramStart"/>
        <w:r w:rsidRPr="009E19D8">
          <w:rPr>
            <w:b/>
          </w:rPr>
          <w:t>For</w:t>
        </w:r>
        <w:proofErr w:type="gramEnd"/>
        <w:r w:rsidRPr="009E19D8">
          <w:rPr>
            <w:b/>
          </w:rPr>
          <w:t xml:space="preserve"> Recycler</w:t>
        </w:r>
        <w:r>
          <w:t>:</w:t>
        </w:r>
      </w:ins>
    </w:p>
    <w:p w:rsidR="00942714" w:rsidRDefault="00942714" w:rsidP="00942714">
      <w:pPr>
        <w:jc w:val="both"/>
        <w:rPr>
          <w:ins w:id="115" w:author="ADET-612A" w:date="2023-05-22T10:20:00Z"/>
        </w:rPr>
      </w:pPr>
      <w:ins w:id="116" w:author="ADET-612A" w:date="2023-05-22T10:20:00Z">
        <w:r>
          <w:t>•</w:t>
        </w:r>
        <w:r>
          <w:tab/>
          <w:t>Ensure that the facility and recycling processes are followed as per the standards or guidelines laid down by the CPCB in this regard from time to time</w:t>
        </w:r>
      </w:ins>
    </w:p>
    <w:p w:rsidR="00942714" w:rsidRDefault="00942714" w:rsidP="00942714">
      <w:pPr>
        <w:jc w:val="both"/>
        <w:rPr>
          <w:ins w:id="117" w:author="ADET-612A" w:date="2023-05-22T10:20:00Z"/>
        </w:rPr>
      </w:pPr>
      <w:ins w:id="118" w:author="ADET-612A" w:date="2023-05-22T10:20:00Z">
        <w:r>
          <w:t>•</w:t>
        </w:r>
        <w:r>
          <w:tab/>
          <w:t>To ensure that the fractions or material not recycled in its facility is sent to the respective registered recycler</w:t>
        </w:r>
      </w:ins>
    </w:p>
    <w:p w:rsidR="00942714" w:rsidRDefault="00942714" w:rsidP="00942714">
      <w:pPr>
        <w:jc w:val="both"/>
        <w:rPr>
          <w:ins w:id="119" w:author="ADET-612A" w:date="2023-05-22T10:20:00Z"/>
        </w:rPr>
      </w:pPr>
      <w:ins w:id="120" w:author="ADET-612A" w:date="2023-05-22T10:20:00Z">
        <w:r>
          <w:t>•</w:t>
        </w:r>
        <w:r>
          <w:tab/>
          <w:t>To ensure that residue generated during the recycling process is not disposed of in an unauthorized treatment storage disposal facility</w:t>
        </w:r>
      </w:ins>
    </w:p>
    <w:p w:rsidR="00942714" w:rsidRDefault="00942714" w:rsidP="00942714">
      <w:pPr>
        <w:jc w:val="both"/>
        <w:rPr>
          <w:ins w:id="121" w:author="ADET-612A" w:date="2023-05-22T10:20:00Z"/>
        </w:rPr>
      </w:pPr>
      <w:ins w:id="122" w:author="ADET-612A" w:date="2023-05-22T10:20:00Z">
        <w:r>
          <w:t>•</w:t>
        </w:r>
        <w:r>
          <w:tab/>
          <w:t>To accept waste for recycling provided that they do not contain any radioactive material</w:t>
        </w:r>
      </w:ins>
    </w:p>
    <w:p w:rsidR="00942714" w:rsidRDefault="00942714" w:rsidP="00942714">
      <w:pPr>
        <w:jc w:val="both"/>
        <w:rPr>
          <w:ins w:id="123" w:author="ADET-612A" w:date="2023-05-22T10:20:00Z"/>
        </w:rPr>
      </w:pPr>
      <w:ins w:id="124" w:author="ADET-612A" w:date="2023-05-22T10:20:00Z">
        <w:r>
          <w:t>•</w:t>
        </w:r>
        <w:r>
          <w:tab/>
          <w:t>To create awareness through media, publications, advertisements, posters, or by such other means of communication</w:t>
        </w:r>
      </w:ins>
    </w:p>
    <w:p w:rsidR="00942714" w:rsidRDefault="00942714" w:rsidP="00942714">
      <w:pPr>
        <w:jc w:val="both"/>
        <w:rPr>
          <w:ins w:id="125" w:author="ADET-612A" w:date="2023-05-22T10:20:00Z"/>
        </w:rPr>
      </w:pPr>
      <w:ins w:id="126" w:author="ADET-612A" w:date="2023-05-22T10:20:00Z">
        <w:r>
          <w:t>•</w:t>
        </w:r>
        <w:r>
          <w:tab/>
          <w:t>To take the help of dismantlers for recycling purposes</w:t>
        </w:r>
      </w:ins>
    </w:p>
    <w:p w:rsidR="00942714" w:rsidRDefault="00942714" w:rsidP="00942714">
      <w:pPr>
        <w:jc w:val="both"/>
        <w:rPr>
          <w:ins w:id="127" w:author="ADET-612A" w:date="2023-05-22T10:20:00Z"/>
        </w:rPr>
      </w:pPr>
      <w:ins w:id="128" w:author="ADET-612A" w:date="2023-05-22T10:20:00Z">
        <w:r>
          <w:t>6.</w:t>
        </w:r>
        <w:r>
          <w:tab/>
        </w:r>
        <w:proofErr w:type="gramStart"/>
        <w:r w:rsidRPr="009E19D8">
          <w:rPr>
            <w:b/>
          </w:rPr>
          <w:t>For</w:t>
        </w:r>
        <w:proofErr w:type="gramEnd"/>
        <w:r w:rsidRPr="009E19D8">
          <w:rPr>
            <w:b/>
          </w:rPr>
          <w:t xml:space="preserve"> State Government or Union Territories</w:t>
        </w:r>
        <w:r>
          <w:t xml:space="preserve">: </w:t>
        </w:r>
      </w:ins>
    </w:p>
    <w:p w:rsidR="00942714" w:rsidRDefault="00942714" w:rsidP="00942714">
      <w:pPr>
        <w:jc w:val="both"/>
        <w:rPr>
          <w:ins w:id="129" w:author="ADET-612A" w:date="2023-05-22T10:20:00Z"/>
        </w:rPr>
      </w:pPr>
      <w:ins w:id="130" w:author="ADET-612A" w:date="2023-05-22T10:20:00Z">
        <w:r>
          <w:t>•</w:t>
        </w:r>
        <w:r>
          <w:tab/>
          <w:t xml:space="preserve">To ensure recognition and registration of workers involved in dismantling and recycling </w:t>
        </w:r>
      </w:ins>
    </w:p>
    <w:p w:rsidR="00942714" w:rsidRDefault="00942714" w:rsidP="00942714">
      <w:pPr>
        <w:jc w:val="both"/>
        <w:rPr>
          <w:ins w:id="131" w:author="ADET-612A" w:date="2023-05-22T10:20:00Z"/>
        </w:rPr>
      </w:pPr>
      <w:ins w:id="132" w:author="ADET-612A" w:date="2023-05-22T10:20:00Z">
        <w:r>
          <w:t>•</w:t>
        </w:r>
        <w:r>
          <w:tab/>
          <w:t xml:space="preserve">To assist the formation of groups of such workers to facilitate the setting up of dismantling facilities </w:t>
        </w:r>
      </w:ins>
    </w:p>
    <w:p w:rsidR="00942714" w:rsidRDefault="00942714" w:rsidP="00942714">
      <w:pPr>
        <w:jc w:val="both"/>
        <w:rPr>
          <w:ins w:id="133" w:author="ADET-612A" w:date="2023-05-22T10:20:00Z"/>
        </w:rPr>
      </w:pPr>
      <w:ins w:id="134" w:author="ADET-612A" w:date="2023-05-22T10:20:00Z">
        <w:r>
          <w:t>•</w:t>
        </w:r>
        <w:r>
          <w:tab/>
          <w:t xml:space="preserve">To undertake industrial skill development activities for the workers involved in dismantling and recycling </w:t>
        </w:r>
      </w:ins>
    </w:p>
    <w:p w:rsidR="00942714" w:rsidRDefault="00942714" w:rsidP="00942714">
      <w:pPr>
        <w:jc w:val="both"/>
        <w:rPr>
          <w:ins w:id="135" w:author="ADET-612A" w:date="2023-05-22T10:20:00Z"/>
        </w:rPr>
      </w:pPr>
      <w:ins w:id="136" w:author="ADET-612A" w:date="2023-05-22T10:20:00Z">
        <w:r>
          <w:lastRenderedPageBreak/>
          <w:t>•</w:t>
        </w:r>
        <w:r>
          <w:tab/>
          <w:t xml:space="preserve">To undertake annual monitoring and to ensure the safety and health of workers involved in dismantling and recycling </w:t>
        </w:r>
      </w:ins>
    </w:p>
    <w:p w:rsidR="00942714" w:rsidRDefault="00942714" w:rsidP="00942714">
      <w:pPr>
        <w:rPr>
          <w:ins w:id="137" w:author="ADET-612A" w:date="2023-05-22T10:20:00Z"/>
        </w:rPr>
      </w:pPr>
      <w:ins w:id="138" w:author="ADET-612A" w:date="2023-05-22T10:20:00Z">
        <w:r>
          <w:t>2. Refurbishing and reselling: Some companies working in ICT domain have started refurbishing and reselling their old equipment, such as mobile phones and routers. This reduces e-waste and extends the lifespan of the products, which is beneficial for both the environment and the company's bottom line.</w:t>
        </w:r>
      </w:ins>
    </w:p>
    <w:p w:rsidR="00942714" w:rsidRDefault="00942714" w:rsidP="00942714">
      <w:pPr>
        <w:rPr>
          <w:ins w:id="139" w:author="ADET-612A" w:date="2023-05-22T10:20:00Z"/>
        </w:rPr>
      </w:pPr>
    </w:p>
    <w:p w:rsidR="00942714" w:rsidRDefault="00942714" w:rsidP="00942714">
      <w:pPr>
        <w:jc w:val="both"/>
        <w:rPr>
          <w:ins w:id="140" w:author="ADET-612A" w:date="2023-05-22T10:20:00Z"/>
        </w:rPr>
      </w:pPr>
      <w:ins w:id="141" w:author="ADET-612A" w:date="2023-05-22T10:20:00Z">
        <w:r>
          <w:t xml:space="preserve">3. Reusing materials: Telecom companies have started reusing materials from their old equipment, such as copper and </w:t>
        </w:r>
        <w:proofErr w:type="spellStart"/>
        <w:r>
          <w:t>aluminum</w:t>
        </w:r>
        <w:proofErr w:type="spellEnd"/>
        <w:r>
          <w:t>, in new products. This reduces the need to extract new materials, conserves resources, and reduces waste.</w:t>
        </w:r>
      </w:ins>
    </w:p>
    <w:p w:rsidR="00942714" w:rsidRDefault="00942714" w:rsidP="00942714">
      <w:pPr>
        <w:rPr>
          <w:ins w:id="142" w:author="ADET-612A" w:date="2023-05-22T10:20:00Z"/>
        </w:rPr>
      </w:pPr>
    </w:p>
    <w:p w:rsidR="00942714" w:rsidRDefault="00942714" w:rsidP="00942714">
      <w:pPr>
        <w:jc w:val="both"/>
        <w:rPr>
          <w:ins w:id="143" w:author="ADET-612A" w:date="2023-05-22T10:20:00Z"/>
        </w:rPr>
      </w:pPr>
      <w:ins w:id="144" w:author="ADET-612A" w:date="2023-05-22T10:20:00Z">
        <w:r>
          <w:t>4. Renewable energy: Some telecom companies are investing in renewable energy, such as solar and wind power, to reduce their reliance on fossil fuels. This not only reduces carbon emissions but also helps to lower costs and improve energy security.</w:t>
        </w:r>
      </w:ins>
    </w:p>
    <w:p w:rsidR="00942714" w:rsidRDefault="00942714" w:rsidP="00942714">
      <w:pPr>
        <w:ind w:firstLine="720"/>
        <w:jc w:val="both"/>
        <w:rPr>
          <w:ins w:id="145" w:author="ADET-612A" w:date="2023-05-22T10:20:00Z"/>
          <w:lang w:eastAsia="en-US"/>
        </w:rPr>
      </w:pPr>
      <w:proofErr w:type="spellStart"/>
      <w:ins w:id="146" w:author="ADET-612A" w:date="2023-05-22T10:20:00Z">
        <w:r w:rsidRPr="00773B68">
          <w:rPr>
            <w:b/>
            <w:lang w:eastAsia="en-US"/>
          </w:rPr>
          <w:t>Harit</w:t>
        </w:r>
        <w:proofErr w:type="spellEnd"/>
        <w:r w:rsidRPr="00773B68">
          <w:rPr>
            <w:b/>
            <w:lang w:eastAsia="en-US"/>
          </w:rPr>
          <w:t xml:space="preserve"> Sanchar by Indus </w:t>
        </w:r>
        <w:r w:rsidRPr="00B803B0">
          <w:rPr>
            <w:b/>
            <w:lang w:eastAsia="en-US"/>
          </w:rPr>
          <w:t>Towers</w:t>
        </w:r>
        <w:r>
          <w:rPr>
            <w:lang w:eastAsia="en-US"/>
          </w:rPr>
          <w:t xml:space="preserve">: - Indus Towers which is </w:t>
        </w:r>
        <w:r w:rsidRPr="00773B68">
          <w:rPr>
            <w:lang w:eastAsia="en-US"/>
          </w:rPr>
          <w:t xml:space="preserve">India's largest mobile tower installation company </w:t>
        </w:r>
        <w:r>
          <w:rPr>
            <w:lang w:eastAsia="en-US"/>
          </w:rPr>
          <w:t xml:space="preserve">is taking steps towards reducing diesel consumption and emissions at their tower sites. The </w:t>
        </w:r>
        <w:proofErr w:type="spellStart"/>
        <w:r w:rsidRPr="00773B68">
          <w:rPr>
            <w:b/>
            <w:lang w:eastAsia="en-US"/>
          </w:rPr>
          <w:t>Harit</w:t>
        </w:r>
        <w:proofErr w:type="spellEnd"/>
        <w:r w:rsidRPr="00773B68">
          <w:rPr>
            <w:b/>
            <w:lang w:eastAsia="en-US"/>
          </w:rPr>
          <w:t xml:space="preserve"> Sanchar</w:t>
        </w:r>
        <w:r>
          <w:rPr>
            <w:lang w:eastAsia="en-US"/>
          </w:rPr>
          <w:t xml:space="preserve"> project seems like an innovative solution to replace diesel generators with mobile batteries, which not only reduces emissions but also helps to save costs in the long run. The significant reduction in CO2 emissions of 9</w:t>
        </w:r>
        <w:proofErr w:type="gramStart"/>
        <w:r>
          <w:rPr>
            <w:lang w:eastAsia="en-US"/>
          </w:rPr>
          <w:t>,92,038</w:t>
        </w:r>
        <w:proofErr w:type="gramEnd"/>
        <w:r>
          <w:rPr>
            <w:lang w:eastAsia="en-US"/>
          </w:rPr>
          <w:t xml:space="preserve"> tonnes during fiscal 2021 is impressive.</w:t>
        </w:r>
      </w:ins>
    </w:p>
    <w:p w:rsidR="00942714" w:rsidRDefault="00942714" w:rsidP="00942714">
      <w:pPr>
        <w:ind w:firstLine="720"/>
        <w:jc w:val="both"/>
        <w:rPr>
          <w:ins w:id="147" w:author="ADET-612A" w:date="2023-05-22T10:20:00Z"/>
        </w:rPr>
      </w:pPr>
      <w:ins w:id="148" w:author="ADET-612A" w:date="2023-05-22T10:20:00Z">
        <w:r>
          <w:rPr>
            <w:lang w:eastAsia="en-US"/>
          </w:rPr>
          <w:t>Collaborating with renewable energy service companies to power towers with renewable energy is also a great initiative. This not only helps to reduce carbon emissions but also helps to promote the use of clean energy. It's also good to know that Indus Towers is undertaking community power development initiatives in rural areas, which can help to bring clean energy to underserved communities.</w:t>
        </w:r>
      </w:ins>
    </w:p>
    <w:p w:rsidR="003E0F4C" w:rsidRDefault="00942714" w:rsidP="00942714">
      <w:pPr>
        <w:jc w:val="both"/>
        <w:rPr>
          <w:ins w:id="149" w:author="ziaur rahman" w:date="2023-05-09T23:58:00Z"/>
          <w:rFonts w:ascii="Helvetica" w:eastAsia="Times New Roman" w:hAnsi="Helvetica"/>
          <w:color w:val="333333"/>
          <w:sz w:val="21"/>
          <w:szCs w:val="21"/>
          <w:lang w:val="en-IN" w:eastAsia="en-IN"/>
        </w:rPr>
      </w:pPr>
      <w:ins w:id="150" w:author="ADET-612A" w:date="2023-05-22T10:20:00Z">
        <w:r>
          <w:t xml:space="preserve">5. </w:t>
        </w:r>
        <w:r w:rsidRPr="009E19D8">
          <w:t>The</w:t>
        </w:r>
        <w:r>
          <w:rPr>
            <w:color w:val="333333"/>
            <w:shd w:val="clear" w:color="auto" w:fill="FFFFFF"/>
          </w:rPr>
          <w:t xml:space="preserve"> Union Cabinet of Govt of India, on dated 15-09-2021 approved a number of structural and process reforms in the Telecom sector. The reforms like </w:t>
        </w:r>
        <w:r w:rsidRPr="004C1E71">
          <w:rPr>
            <w:rFonts w:eastAsia="Times New Roman"/>
            <w:color w:val="333333"/>
            <w:lang w:val="en-IN" w:eastAsia="en-IN"/>
          </w:rPr>
          <w:t>Kno</w:t>
        </w:r>
        <w:r>
          <w:rPr>
            <w:rFonts w:eastAsia="Times New Roman"/>
            <w:color w:val="333333"/>
            <w:lang w:val="en-IN" w:eastAsia="en-IN"/>
          </w:rPr>
          <w:t>w Your Customers (KYC) reforms, wherein s</w:t>
        </w:r>
        <w:r w:rsidRPr="004C1E71">
          <w:rPr>
            <w:rFonts w:eastAsia="Times New Roman"/>
            <w:color w:val="333333"/>
            <w:lang w:val="en-IN" w:eastAsia="en-IN"/>
          </w:rPr>
          <w:t>elf-KYC (App based) permitted</w:t>
        </w:r>
        <w:r>
          <w:rPr>
            <w:rFonts w:eastAsia="Times New Roman"/>
            <w:color w:val="333333"/>
            <w:lang w:val="en-IN" w:eastAsia="en-IN"/>
          </w:rPr>
          <w:t xml:space="preserve">. Further, </w:t>
        </w:r>
        <w:r w:rsidRPr="004C1E71">
          <w:rPr>
            <w:rFonts w:eastAsia="Times New Roman"/>
            <w:color w:val="333333"/>
            <w:lang w:val="en-IN" w:eastAsia="en-IN"/>
          </w:rPr>
          <w:t xml:space="preserve">Paper Customer Acquisition Forms (CAF) will be replaced by digital storage of data. Nearly 300-400 </w:t>
        </w:r>
        <w:proofErr w:type="spellStart"/>
        <w:r w:rsidRPr="004C1E71">
          <w:rPr>
            <w:rFonts w:eastAsia="Times New Roman"/>
            <w:color w:val="333333"/>
            <w:lang w:val="en-IN" w:eastAsia="en-IN"/>
          </w:rPr>
          <w:t>crore</w:t>
        </w:r>
        <w:proofErr w:type="spellEnd"/>
        <w:r w:rsidRPr="004C1E71">
          <w:rPr>
            <w:rFonts w:eastAsia="Times New Roman"/>
            <w:color w:val="333333"/>
            <w:lang w:val="en-IN" w:eastAsia="en-IN"/>
          </w:rPr>
          <w:t xml:space="preserve"> paper CAFs lying in various warehouses of TS</w:t>
        </w:r>
        <w:r>
          <w:rPr>
            <w:rFonts w:eastAsia="Times New Roman"/>
            <w:color w:val="333333"/>
            <w:lang w:val="en-IN" w:eastAsia="en-IN"/>
          </w:rPr>
          <w:t>Ps will not be required</w:t>
        </w:r>
        <w:r w:rsidRPr="004C1E71">
          <w:rPr>
            <w:rFonts w:eastAsia="Times New Roman"/>
            <w:color w:val="333333"/>
            <w:lang w:val="en-IN" w:eastAsia="en-IN"/>
          </w:rPr>
          <w:t>.</w:t>
        </w:r>
        <w:r>
          <w:rPr>
            <w:rFonts w:eastAsia="Times New Roman"/>
            <w:color w:val="333333"/>
            <w:lang w:val="en-IN" w:eastAsia="en-IN"/>
          </w:rPr>
          <w:t xml:space="preserve"> These paper CAF may be used for printing of papers after pulping of these documents. These reforms have done away the environmentally </w:t>
        </w:r>
        <w:proofErr w:type="gramStart"/>
        <w:r>
          <w:rPr>
            <w:rFonts w:eastAsia="Times New Roman"/>
            <w:color w:val="333333"/>
            <w:lang w:val="en-IN" w:eastAsia="en-IN"/>
          </w:rPr>
          <w:t>straining  paper</w:t>
        </w:r>
        <w:proofErr w:type="gramEnd"/>
        <w:r>
          <w:rPr>
            <w:rFonts w:eastAsia="Times New Roman"/>
            <w:color w:val="333333"/>
            <w:lang w:val="en-IN" w:eastAsia="en-IN"/>
          </w:rPr>
          <w:t xml:space="preserve"> based customer acquisition process . </w:t>
        </w:r>
      </w:ins>
      <w:r w:rsidR="004C1E71">
        <w:rPr>
          <w:rFonts w:eastAsia="Times New Roman"/>
          <w:color w:val="333333"/>
          <w:lang w:val="en-IN" w:eastAsia="en-IN"/>
        </w:rPr>
        <w:t xml:space="preserve"> </w:t>
      </w:r>
    </w:p>
    <w:p w:rsidR="00942714" w:rsidRDefault="00942714">
      <w:pPr>
        <w:jc w:val="both"/>
        <w:rPr>
          <w:ins w:id="151" w:author="ADET-612A" w:date="2023-05-22T10:26:00Z"/>
          <w:b/>
          <w:sz w:val="28"/>
          <w:szCs w:val="28"/>
          <w:highlight w:val="yellow"/>
          <w:lang w:eastAsia="en-US"/>
        </w:rPr>
      </w:pPr>
    </w:p>
    <w:p w:rsidR="00322905" w:rsidRDefault="00322905" w:rsidP="00322905">
      <w:pPr>
        <w:pStyle w:val="Heading1"/>
      </w:pPr>
      <w:bookmarkStart w:id="152" w:name="_Toc105585301"/>
      <w:r>
        <w:t>9 Metrics for impact and implementation</w:t>
      </w:r>
      <w:bookmarkEnd w:id="152"/>
    </w:p>
    <w:p w:rsidR="00737DCE" w:rsidRPr="00942714" w:rsidRDefault="00310F24" w:rsidP="00942714">
      <w:pPr>
        <w:rPr>
          <w:ins w:id="153" w:author="ADET-612A" w:date="2023-05-11T16:43:00Z"/>
        </w:rPr>
      </w:pPr>
      <w:r w:rsidRPr="00310F24">
        <w:rPr>
          <w:highlight w:val="yellow"/>
        </w:rPr>
        <w:t>Classification of different mechanisms by use case, considering pre-requisites or conditions for applicability and implementation, expected effect, obstacles, opportunities, scalability, contribution to circular commitments and the implementation of the circular economy.</w:t>
      </w:r>
    </w:p>
    <w:p w:rsidR="003E0F4C" w:rsidRDefault="003E0F4C">
      <w:pPr>
        <w:pStyle w:val="ListParagraph"/>
        <w:jc w:val="both"/>
      </w:pPr>
    </w:p>
    <w:p w:rsidR="003F4C9C" w:rsidRPr="003F4C9C" w:rsidRDefault="003F4C9C" w:rsidP="003F4C9C">
      <w:pPr>
        <w:jc w:val="both"/>
        <w:rPr>
          <w:ins w:id="154" w:author="ADET-612A" w:date="2023-05-22T10:56:00Z"/>
          <w:b/>
        </w:rPr>
      </w:pPr>
      <w:ins w:id="155" w:author="ADET-612A" w:date="2023-05-22T10:56:00Z">
        <w:r w:rsidRPr="003F4C9C">
          <w:rPr>
            <w:b/>
          </w:rPr>
          <w:t>Implementation</w:t>
        </w:r>
      </w:ins>
      <w:ins w:id="156" w:author="ADET-612A" w:date="2023-05-22T10:57:00Z">
        <w:r>
          <w:rPr>
            <w:b/>
          </w:rPr>
          <w:t xml:space="preserve"> </w:t>
        </w:r>
        <w:r w:rsidRPr="003F4C9C">
          <w:rPr>
            <w:b/>
          </w:rPr>
          <w:t>of the circular economy</w:t>
        </w:r>
      </w:ins>
      <w:ins w:id="157" w:author="ADET-612A" w:date="2023-05-22T10:56:00Z">
        <w:r w:rsidRPr="003F4C9C">
          <w:rPr>
            <w:b/>
          </w:rPr>
          <w:t>:</w:t>
        </w:r>
      </w:ins>
    </w:p>
    <w:p w:rsidR="003F4C9C" w:rsidRDefault="003F4C9C" w:rsidP="003F4C9C">
      <w:pPr>
        <w:jc w:val="both"/>
        <w:rPr>
          <w:ins w:id="158" w:author="ADET-612A" w:date="2023-05-22T10:26:00Z"/>
        </w:rPr>
      </w:pPr>
      <w:ins w:id="159" w:author="ADET-612A" w:date="2023-05-22T10:26:00Z">
        <w:r>
          <w:t xml:space="preserve">Some action points identified to be incorporated into ‘Circular Economy in Telecom sector’. </w:t>
        </w:r>
      </w:ins>
    </w:p>
    <w:p w:rsidR="003F4C9C" w:rsidRDefault="003F4C9C" w:rsidP="003F4C9C">
      <w:pPr>
        <w:pStyle w:val="ListParagraph"/>
        <w:numPr>
          <w:ilvl w:val="0"/>
          <w:numId w:val="12"/>
        </w:numPr>
        <w:jc w:val="both"/>
        <w:rPr>
          <w:ins w:id="160" w:author="ADET-612A" w:date="2023-05-22T10:26:00Z"/>
        </w:rPr>
      </w:pPr>
      <w:ins w:id="161" w:author="ADET-612A" w:date="2023-05-22T10:26:00Z">
        <w:r>
          <w:t xml:space="preserve">In view of the roll out of 5G services in India, a proposal is to prepare </w:t>
        </w:r>
        <w:proofErr w:type="gramStart"/>
        <w:r>
          <w:t>a  Digital</w:t>
        </w:r>
        <w:proofErr w:type="gramEnd"/>
        <w:r>
          <w:t xml:space="preserve"> Readiness Index to facilitate monitoring mechanism which in turn will facilitate monitoring of Circular Economy Goals. </w:t>
        </w:r>
        <w:proofErr w:type="spellStart"/>
        <w:r>
          <w:t>Blockchain</w:t>
        </w:r>
        <w:proofErr w:type="spellEnd"/>
        <w:r>
          <w:t xml:space="preserve"> based approach can be used to monitor the whole process from acquisition of raw materials to its disposal. </w:t>
        </w:r>
      </w:ins>
    </w:p>
    <w:p w:rsidR="003F4C9C" w:rsidRDefault="003F4C9C" w:rsidP="003F4C9C">
      <w:pPr>
        <w:pStyle w:val="ListParagraph"/>
        <w:numPr>
          <w:ilvl w:val="0"/>
          <w:numId w:val="12"/>
        </w:numPr>
        <w:jc w:val="both"/>
        <w:rPr>
          <w:ins w:id="162" w:author="ADET-612A" w:date="2023-05-22T10:26:00Z"/>
        </w:rPr>
      </w:pPr>
      <w:ins w:id="163" w:author="ADET-612A" w:date="2023-05-22T10:26:00Z">
        <w:r>
          <w:lastRenderedPageBreak/>
          <w:t xml:space="preserve">Physical SIM cards may be substituted with e-SIM. </w:t>
        </w:r>
        <w:r w:rsidRPr="00737DCE">
          <w:t xml:space="preserve">Since a lot of unnecessary plastic is used in the manufacture of a SIM card, it is more beneficial to use an </w:t>
        </w:r>
        <w:proofErr w:type="spellStart"/>
        <w:r w:rsidRPr="00737DCE">
          <w:t>eSIM</w:t>
        </w:r>
        <w:proofErr w:type="spellEnd"/>
        <w:r w:rsidRPr="00737DCE">
          <w:t xml:space="preserve"> or embedded SIM. In this case, the SIM card will come attached to the phone thus eliminating the need for physical components. Consumers can install and activate the SIM through an app thus reducing</w:t>
        </w:r>
        <w:r>
          <w:t xml:space="preserve"> </w:t>
        </w:r>
        <w:r w:rsidRPr="00737DCE">
          <w:t>paperwork and saving paper. This will reduce waste and customers too would not have to wait for the delivery of a SIM card.</w:t>
        </w:r>
      </w:ins>
    </w:p>
    <w:p w:rsidR="003F4C9C" w:rsidRDefault="003F4C9C" w:rsidP="003F4C9C">
      <w:pPr>
        <w:pStyle w:val="ListParagraph"/>
        <w:numPr>
          <w:ilvl w:val="0"/>
          <w:numId w:val="12"/>
        </w:numPr>
        <w:jc w:val="both"/>
        <w:rPr>
          <w:ins w:id="164" w:author="ADET-612A" w:date="2023-05-22T10:26:00Z"/>
        </w:rPr>
      </w:pPr>
      <w:proofErr w:type="gramStart"/>
      <w:ins w:id="165" w:author="ADET-612A" w:date="2023-05-22T10:26:00Z">
        <w:r>
          <w:t>Empirical  study</w:t>
        </w:r>
        <w:proofErr w:type="gramEnd"/>
        <w:r>
          <w:t xml:space="preserve"> may be done to study of useful life of telecom products . </w:t>
        </w:r>
      </w:ins>
    </w:p>
    <w:p w:rsidR="003F4C9C" w:rsidRDefault="003F4C9C" w:rsidP="003F4C9C">
      <w:pPr>
        <w:pStyle w:val="ListParagraph"/>
        <w:numPr>
          <w:ilvl w:val="0"/>
          <w:numId w:val="12"/>
        </w:numPr>
        <w:jc w:val="both"/>
        <w:rPr>
          <w:ins w:id="166" w:author="ADET-612A" w:date="2023-05-22T10:26:00Z"/>
        </w:rPr>
      </w:pPr>
      <w:ins w:id="167" w:author="ADET-612A" w:date="2023-05-22T10:26:00Z">
        <w:r>
          <w:t xml:space="preserve">A comprehensive mapping of recycling facilities in India will be undertaken. Incentives needs to be provided for attracting recyclers and engagement with informal sector should also be increased. </w:t>
        </w:r>
      </w:ins>
    </w:p>
    <w:p w:rsidR="003F4C9C" w:rsidRDefault="003F4C9C" w:rsidP="003F4C9C">
      <w:pPr>
        <w:pStyle w:val="ListParagraph"/>
        <w:numPr>
          <w:ilvl w:val="0"/>
          <w:numId w:val="12"/>
        </w:numPr>
        <w:jc w:val="both"/>
        <w:rPr>
          <w:ins w:id="168" w:author="ADET-612A" w:date="2023-05-22T10:26:00Z"/>
        </w:rPr>
      </w:pPr>
      <w:ins w:id="169" w:author="ADET-612A" w:date="2023-05-22T10:26:00Z">
        <w:r>
          <w:t xml:space="preserve">To promote and use of Remanufactured and refurbished product, there is a need </w:t>
        </w:r>
        <w:proofErr w:type="gramStart"/>
        <w:r>
          <w:t>to  have</w:t>
        </w:r>
        <w:proofErr w:type="gramEnd"/>
        <w:r>
          <w:t xml:space="preserve"> clear definition, </w:t>
        </w:r>
        <w:proofErr w:type="spellStart"/>
        <w:r>
          <w:t>standradisation</w:t>
        </w:r>
        <w:proofErr w:type="spellEnd"/>
        <w:r>
          <w:t xml:space="preserve">/testing and certification. </w:t>
        </w:r>
      </w:ins>
    </w:p>
    <w:p w:rsidR="003F4C9C" w:rsidRDefault="003F4C9C" w:rsidP="003F4C9C">
      <w:pPr>
        <w:pStyle w:val="ListParagraph"/>
        <w:numPr>
          <w:ilvl w:val="0"/>
          <w:numId w:val="12"/>
        </w:numPr>
        <w:jc w:val="both"/>
        <w:rPr>
          <w:ins w:id="170" w:author="ADET-612A" w:date="2023-05-22T10:26:00Z"/>
        </w:rPr>
      </w:pPr>
      <w:ins w:id="171" w:author="ADET-612A" w:date="2023-05-22T10:26:00Z">
        <w:r w:rsidRPr="009E19D8">
          <w:rPr>
            <w:b/>
            <w:color w:val="131416"/>
            <w:shd w:val="clear" w:color="auto" w:fill="FFFFFF"/>
          </w:rPr>
          <w:t>Cloud storage:</w:t>
        </w:r>
        <w:r w:rsidRPr="009E19D8">
          <w:rPr>
            <w:color w:val="131416"/>
            <w:shd w:val="clear" w:color="auto" w:fill="FFFFFF"/>
          </w:rPr>
          <w:t xml:space="preserve"> We use storage chips and devices like SD </w:t>
        </w:r>
        <w:proofErr w:type="gramStart"/>
        <w:r w:rsidRPr="009E19D8">
          <w:rPr>
            <w:color w:val="131416"/>
            <w:shd w:val="clear" w:color="auto" w:fill="FFFFFF"/>
          </w:rPr>
          <w:t>Cards,</w:t>
        </w:r>
        <w:proofErr w:type="gramEnd"/>
        <w:r w:rsidRPr="009E19D8">
          <w:rPr>
            <w:color w:val="131416"/>
            <w:shd w:val="clear" w:color="auto" w:fill="FFFFFF"/>
          </w:rPr>
          <w:t xml:space="preserve"> pen drives CDs, etc., for various information. But these products turn into e-wastes when disposed of. Sometimes they are hoarded even without proper use. Instead of using physical products like these, one can turn to cloud storage platforms for storing their information. It is not only easily accessible but it also gives more storage. By careful use of cloud storage, one will save space as well as will be able to reduce e-waste. </w:t>
        </w:r>
      </w:ins>
    </w:p>
    <w:p w:rsidR="003F4C9C" w:rsidRPr="00942714" w:rsidRDefault="003F4C9C" w:rsidP="003F4C9C">
      <w:pPr>
        <w:pStyle w:val="ListParagraph"/>
        <w:numPr>
          <w:ilvl w:val="0"/>
          <w:numId w:val="12"/>
        </w:numPr>
        <w:jc w:val="both"/>
        <w:rPr>
          <w:b/>
          <w:sz w:val="28"/>
          <w:szCs w:val="28"/>
        </w:rPr>
      </w:pPr>
      <w:ins w:id="172" w:author="ADET-612A" w:date="2023-05-22T10:26:00Z">
        <w:r w:rsidRPr="009E19D8">
          <w:rPr>
            <w:color w:val="131416"/>
            <w:shd w:val="clear" w:color="auto" w:fill="FFFFFF"/>
          </w:rPr>
          <w:t xml:space="preserve">A Universal Charging Device (UCD) refers to a common charging port charging communications protocol across brands and devices with similar power requirements. A (UCD) will benefit users and the environment. Reducing the need for multiple charges reduces material use and e-waste generated, not to mention the headache and pocket. In India also, UCD is being explored for </w:t>
        </w:r>
        <w:proofErr w:type="spellStart"/>
        <w:r w:rsidRPr="009E19D8">
          <w:rPr>
            <w:color w:val="131416"/>
            <w:shd w:val="clear" w:color="auto" w:fill="FFFFFF"/>
          </w:rPr>
          <w:t>smartphones</w:t>
        </w:r>
        <w:proofErr w:type="spellEnd"/>
        <w:r w:rsidRPr="009E19D8">
          <w:rPr>
            <w:color w:val="131416"/>
            <w:shd w:val="clear" w:color="auto" w:fill="FFFFFF"/>
          </w:rPr>
          <w:t xml:space="preserve">, tablets, e-readers, </w:t>
        </w:r>
        <w:proofErr w:type="spellStart"/>
        <w:r w:rsidRPr="009E19D8">
          <w:rPr>
            <w:color w:val="131416"/>
            <w:shd w:val="clear" w:color="auto" w:fill="FFFFFF"/>
          </w:rPr>
          <w:t>wearables</w:t>
        </w:r>
        <w:proofErr w:type="spellEnd"/>
        <w:r w:rsidRPr="009E19D8">
          <w:rPr>
            <w:color w:val="131416"/>
            <w:shd w:val="clear" w:color="auto" w:fill="FFFFFF"/>
          </w:rPr>
          <w:t xml:space="preserve">. India’s sale of </w:t>
        </w:r>
        <w:proofErr w:type="spellStart"/>
        <w:r w:rsidRPr="009E19D8">
          <w:rPr>
            <w:color w:val="131416"/>
            <w:shd w:val="clear" w:color="auto" w:fill="FFFFFF"/>
          </w:rPr>
          <w:t>smartphones</w:t>
        </w:r>
        <w:proofErr w:type="spellEnd"/>
        <w:r w:rsidRPr="009E19D8">
          <w:rPr>
            <w:color w:val="131416"/>
            <w:shd w:val="clear" w:color="auto" w:fill="FFFFFF"/>
          </w:rPr>
          <w:t xml:space="preserve"> alone has risen largely. Therefore, a drop in number of chargers will mean reduced demand of materials used to make these and thus will reduce waste.</w:t>
        </w:r>
      </w:ins>
    </w:p>
    <w:p w:rsidR="00322905" w:rsidRPr="005F53EA" w:rsidRDefault="00322905" w:rsidP="00322905"/>
    <w:p w:rsidR="00322905" w:rsidRDefault="009E19D8" w:rsidP="00322905">
      <w:pPr>
        <w:rPr>
          <w:ins w:id="173" w:author="ADET-612A" w:date="2023-05-11T15:50:00Z"/>
          <w:b/>
        </w:rPr>
      </w:pPr>
      <w:ins w:id="174" w:author="ADET-612A" w:date="2023-05-11T15:49:00Z">
        <w:r w:rsidRPr="009E19D8">
          <w:rPr>
            <w:b/>
          </w:rPr>
          <w:t>10 Challenges in Implementation</w:t>
        </w:r>
      </w:ins>
      <w:ins w:id="175" w:author="ADET-612A" w:date="2023-05-22T10:58:00Z">
        <w:r w:rsidR="003F4C9C">
          <w:rPr>
            <w:b/>
          </w:rPr>
          <w:t xml:space="preserve"> </w:t>
        </w:r>
        <w:r w:rsidR="003F4C9C" w:rsidRPr="003F4C9C">
          <w:rPr>
            <w:b/>
          </w:rPr>
          <w:t>of the circular economy</w:t>
        </w:r>
      </w:ins>
    </w:p>
    <w:p w:rsidR="0004505F" w:rsidRDefault="0004505F" w:rsidP="00322905">
      <w:pPr>
        <w:rPr>
          <w:ins w:id="176" w:author="ADET-612A" w:date="2023-05-11T15:53:00Z"/>
        </w:rPr>
      </w:pPr>
    </w:p>
    <w:p w:rsidR="00310850" w:rsidRPr="006A6C71" w:rsidRDefault="009E19D8" w:rsidP="009531C0">
      <w:pPr>
        <w:pStyle w:val="ListParagraph"/>
        <w:numPr>
          <w:ilvl w:val="1"/>
          <w:numId w:val="13"/>
        </w:numPr>
        <w:spacing w:before="0" w:line="259" w:lineRule="auto"/>
        <w:ind w:left="450"/>
        <w:jc w:val="both"/>
        <w:rPr>
          <w:ins w:id="177" w:author="ADET-612A" w:date="2023-05-11T15:56:00Z"/>
          <w:color w:val="131416"/>
          <w:shd w:val="clear" w:color="auto" w:fill="FFFFFF"/>
        </w:rPr>
      </w:pPr>
      <w:ins w:id="178" w:author="ADET-612A" w:date="2023-05-11T15:56:00Z">
        <w:r w:rsidRPr="009E19D8">
          <w:rPr>
            <w:color w:val="131416"/>
            <w:shd w:val="clear" w:color="auto" w:fill="FFFFFF"/>
          </w:rPr>
          <w:t>CHALLENGES IN E-WASTE MANAGEMENT</w:t>
        </w:r>
      </w:ins>
    </w:p>
    <w:p w:rsidR="003E0F4C" w:rsidRDefault="009E19D8">
      <w:pPr>
        <w:jc w:val="both"/>
        <w:rPr>
          <w:ins w:id="179" w:author="ADET-612A" w:date="2023-05-11T15:57:00Z"/>
        </w:rPr>
      </w:pPr>
      <w:ins w:id="180" w:author="ADET-612A" w:date="2023-05-11T15:56:00Z">
        <w:r w:rsidRPr="009E19D8">
          <w:t xml:space="preserve">Despite the clear benefits of circularity, transitioning into it from their traditional business models is not easy for the telecom industry. One of the complexities is related to the rate at which end-of-life products are generated, collected and shipped to a repair facility. The other aspects are related to </w:t>
        </w:r>
        <w:proofErr w:type="gramStart"/>
        <w:r w:rsidRPr="009E19D8">
          <w:t>consumers</w:t>
        </w:r>
        <w:proofErr w:type="gramEnd"/>
        <w:r w:rsidRPr="009E19D8">
          <w:t xml:space="preserve"> </w:t>
        </w:r>
        <w:r w:rsidRPr="009E19D8">
          <w:rPr>
            <w:shd w:val="clear" w:color="auto" w:fill="FFFFFF"/>
          </w:rPr>
          <w:t>apprehension on data destruction</w:t>
        </w:r>
        <w:r w:rsidRPr="009E19D8">
          <w:t>. Economic viability of extraction of secondary raw materials and reuse</w:t>
        </w:r>
      </w:ins>
      <w:ins w:id="181" w:author="ADET-612A" w:date="2023-05-11T15:57:00Z">
        <w:r w:rsidR="00310850" w:rsidRPr="006A6C71">
          <w:t xml:space="preserve"> </w:t>
        </w:r>
        <w:r w:rsidRPr="009E19D8">
          <w:t xml:space="preserve">may also </w:t>
        </w:r>
      </w:ins>
      <w:r w:rsidR="00F4667F" w:rsidRPr="00F4667F">
        <w:t>pose</w:t>
      </w:r>
      <w:ins w:id="182" w:author="ADET-612A" w:date="2023-05-11T15:57:00Z">
        <w:r w:rsidRPr="009E19D8">
          <w:t xml:space="preserve"> difficulty.  Overall, for the telecom industry to achieve its sustainability goals, tackling the generation of e-waste is crucial which includes grater lifespan to eco-friendly designs. This requires the telecom industry to be open to forging new partnerships with different players in the ecosystem as well as setting high goals for recycling, reusing, and championing the use of longer-lasting equipment.</w:t>
        </w:r>
      </w:ins>
    </w:p>
    <w:p w:rsidR="00310850" w:rsidRDefault="00310850" w:rsidP="00310850">
      <w:pPr>
        <w:rPr>
          <w:ins w:id="183" w:author="ADET-612A" w:date="2023-05-11T15:57:00Z"/>
          <w:sz w:val="32"/>
          <w:szCs w:val="32"/>
        </w:rPr>
      </w:pPr>
    </w:p>
    <w:p w:rsidR="00310850" w:rsidRDefault="00310850" w:rsidP="009531C0">
      <w:pPr>
        <w:pStyle w:val="ListParagraph"/>
        <w:numPr>
          <w:ilvl w:val="1"/>
          <w:numId w:val="13"/>
        </w:numPr>
        <w:spacing w:before="0" w:line="259" w:lineRule="auto"/>
        <w:ind w:left="450"/>
        <w:jc w:val="both"/>
        <w:rPr>
          <w:ins w:id="184" w:author="ADET-612A" w:date="2023-05-11T15:58:00Z"/>
        </w:rPr>
      </w:pPr>
      <w:ins w:id="185" w:author="ADET-612A" w:date="2023-05-11T15:58:00Z">
        <w:r>
          <w:tab/>
          <w:t>HOARDING OF E-WASTE</w:t>
        </w:r>
      </w:ins>
    </w:p>
    <w:p w:rsidR="003E0F4C" w:rsidRDefault="00310850">
      <w:pPr>
        <w:jc w:val="both"/>
        <w:rPr>
          <w:ins w:id="186" w:author="ADET-612A" w:date="2023-05-11T15:58:00Z"/>
        </w:rPr>
      </w:pPr>
      <w:ins w:id="187" w:author="ADET-612A" w:date="2023-05-11T15:58:00Z">
        <w:r>
          <w:t>Many people have a habit of what is called “Digital Hoarding”, where they keep their old electronic products (functional and non-functional) instead of giving them away for recycling or donation. These can be for various reasons. It may seem to be harmless, but it can rather be harmful to the environment as it is happening on a large scale. Since the rare elements remaining inside these hoarded products are not used, more mining is done to retrieve them to make new products, thus resulting in the depletion of Earth's natural resources.</w:t>
        </w:r>
      </w:ins>
    </w:p>
    <w:p w:rsidR="00310850" w:rsidRDefault="00310850" w:rsidP="00310850">
      <w:pPr>
        <w:rPr>
          <w:ins w:id="188" w:author="ADET-612A" w:date="2023-05-11T15:58:00Z"/>
        </w:rPr>
      </w:pPr>
    </w:p>
    <w:p w:rsidR="00310850" w:rsidRDefault="009531C0" w:rsidP="009531C0">
      <w:pPr>
        <w:pStyle w:val="ListParagraph"/>
        <w:numPr>
          <w:ilvl w:val="1"/>
          <w:numId w:val="13"/>
        </w:numPr>
        <w:spacing w:before="0" w:line="259" w:lineRule="auto"/>
        <w:ind w:left="450"/>
        <w:jc w:val="both"/>
        <w:rPr>
          <w:ins w:id="189" w:author="ADET-612A" w:date="2023-05-11T15:58:00Z"/>
        </w:rPr>
      </w:pPr>
      <w:r>
        <w:t xml:space="preserve">    </w:t>
      </w:r>
      <w:ins w:id="190" w:author="ADET-612A" w:date="2023-05-11T15:58:00Z">
        <w:r w:rsidR="00310850">
          <w:t>LACK OF TRUST</w:t>
        </w:r>
      </w:ins>
    </w:p>
    <w:p w:rsidR="003E0F4C" w:rsidRDefault="00310850">
      <w:pPr>
        <w:jc w:val="both"/>
        <w:rPr>
          <w:ins w:id="191" w:author="ADET-612A" w:date="2023-05-11T16:08:00Z"/>
        </w:rPr>
      </w:pPr>
      <w:ins w:id="192" w:author="ADET-612A" w:date="2023-05-11T15:58:00Z">
        <w:r>
          <w:lastRenderedPageBreak/>
          <w:t xml:space="preserve">A lot of consumers do not recycle their telecom products, especially phones, SIM cards, storage chips, etc. fearing theft and misuse of data. They also avoid cloud storage as </w:t>
        </w:r>
        <w:proofErr w:type="gramStart"/>
        <w:r>
          <w:t>its</w:t>
        </w:r>
        <w:proofErr w:type="gramEnd"/>
        <w:r>
          <w:t xml:space="preserve"> not fully secure. </w:t>
        </w:r>
        <w:proofErr w:type="spellStart"/>
        <w:r>
          <w:t>Blancco</w:t>
        </w:r>
        <w:proofErr w:type="spellEnd"/>
        <w:r>
          <w:t xml:space="preserve"> Technology Group concluded that India roughly spends more than 2 million dollars annually for destroying data storage </w:t>
        </w:r>
        <w:proofErr w:type="gramStart"/>
        <w:r>
          <w:t>devices .</w:t>
        </w:r>
        <w:proofErr w:type="gramEnd"/>
        <w:r>
          <w:t xml:space="preserve"> Making people aware of alternate storage sources and their benefits will help reduce e-waste.</w:t>
        </w:r>
      </w:ins>
    </w:p>
    <w:p w:rsidR="003E0F4C" w:rsidRDefault="003E0F4C">
      <w:pPr>
        <w:jc w:val="both"/>
        <w:rPr>
          <w:ins w:id="193" w:author="ADET-612A" w:date="2023-05-11T16:08:00Z"/>
        </w:rPr>
      </w:pPr>
    </w:p>
    <w:p w:rsidR="003E0F4C" w:rsidRDefault="009531C0" w:rsidP="009531C0">
      <w:pPr>
        <w:spacing w:before="0" w:line="259" w:lineRule="auto"/>
        <w:jc w:val="both"/>
        <w:rPr>
          <w:del w:id="194" w:author="ADET-612A" w:date="2023-05-11T16:11:00Z"/>
        </w:rPr>
      </w:pPr>
      <w:r>
        <w:t>10.4</w:t>
      </w:r>
      <w:r>
        <w:tab/>
      </w:r>
      <w:ins w:id="195" w:author="ADET-612A" w:date="2023-05-11T16:09:00Z">
        <w:r w:rsidR="006A6C71">
          <w:t xml:space="preserve"> Lack of harmony between the stakeholders</w:t>
        </w:r>
      </w:ins>
    </w:p>
    <w:p w:rsidR="003E0F4C" w:rsidRDefault="003E0F4C">
      <w:pPr>
        <w:jc w:val="both"/>
        <w:rPr>
          <w:ins w:id="196" w:author="ADET-612A" w:date="2023-05-11T16:10:00Z"/>
        </w:rPr>
      </w:pPr>
    </w:p>
    <w:p w:rsidR="003E0F4C" w:rsidRDefault="006A6C71">
      <w:pPr>
        <w:jc w:val="both"/>
      </w:pPr>
      <w:ins w:id="197" w:author="ADET-612A" w:date="2023-05-11T16:10:00Z">
        <w:r>
          <w:t>It is not simply the responsibility of telecom companies (</w:t>
        </w:r>
        <w:proofErr w:type="spellStart"/>
        <w:r>
          <w:t>telcos</w:t>
        </w:r>
        <w:proofErr w:type="spellEnd"/>
        <w:r>
          <w:t xml:space="preserve">) to drive a circular economy. While </w:t>
        </w:r>
        <w:proofErr w:type="spellStart"/>
        <w:r>
          <w:t>telcos</w:t>
        </w:r>
        <w:proofErr w:type="spellEnd"/>
        <w:r>
          <w:t xml:space="preserve"> need to promote products that are made from recycled materials and have a greater lifespan to reduce waste, vendors too will need to provide products that meet this requirement. Therefore, the industry needs to be open to new partnerships to progress in circular economy efforts and harmony between the players in the ecosystem. Sustainability is becoming a strategic goal for most industries globally, and India’s telecom industry needs to catch up.</w:t>
        </w:r>
      </w:ins>
      <w:r w:rsidR="00322905" w:rsidRPr="005F53EA">
        <w:br w:type="page"/>
      </w:r>
    </w:p>
    <w:p w:rsidR="00322905" w:rsidRPr="005F53EA" w:rsidRDefault="00322905" w:rsidP="00322905">
      <w:pPr>
        <w:pStyle w:val="AppendixNotitle"/>
      </w:pPr>
      <w:r w:rsidRPr="005F53EA">
        <w:lastRenderedPageBreak/>
        <w:t>Appendix I</w:t>
      </w:r>
      <w:r w:rsidRPr="005F53EA">
        <w:br/>
      </w:r>
      <w:r w:rsidRPr="005F53EA">
        <w:br/>
        <w:t>&lt;Appendix title&gt;</w:t>
      </w:r>
    </w:p>
    <w:p w:rsidR="00322905" w:rsidRPr="005F53EA" w:rsidRDefault="00322905" w:rsidP="00322905">
      <w:r w:rsidRPr="005F53EA">
        <w:t>&lt;Note that it is preferable not to have annexes in Supplements, only appendices. The use of annexes is in practice reserved for Recommendations. Include here the content of appendix I&gt;</w:t>
      </w:r>
    </w:p>
    <w:p w:rsidR="00322905" w:rsidRPr="005F53EA" w:rsidRDefault="00322905" w:rsidP="00322905">
      <w:r w:rsidRPr="005F53EA">
        <w:br w:type="page"/>
      </w:r>
    </w:p>
    <w:p w:rsidR="00322905" w:rsidRPr="005F53EA" w:rsidRDefault="00322905" w:rsidP="00322905">
      <w:pPr>
        <w:pStyle w:val="AppendixNotitle"/>
      </w:pPr>
      <w:r w:rsidRPr="005F53EA">
        <w:lastRenderedPageBreak/>
        <w:t>Bibliography</w:t>
      </w:r>
    </w:p>
    <w:p w:rsidR="00322905" w:rsidRPr="005F53EA" w:rsidRDefault="00322905" w:rsidP="00322905">
      <w:proofErr w:type="gramStart"/>
      <w:r w:rsidRPr="005F53EA">
        <w:t>&lt;Optional – As Supplements are non-normative, all references can be placed in clause 2.</w:t>
      </w:r>
      <w:proofErr w:type="gramEnd"/>
      <w:r w:rsidRPr="005F53EA">
        <w:t xml:space="preserve"> However, some authors prefer to also list additional documents in a bibliography&gt;</w:t>
      </w:r>
    </w:p>
    <w:p w:rsidR="00322905" w:rsidRPr="005929E1" w:rsidRDefault="00322905" w:rsidP="00322905">
      <w:pPr>
        <w:pStyle w:val="Reftext"/>
        <w:rPr>
          <w:lang w:val="fr-CH"/>
        </w:rPr>
      </w:pPr>
      <w:r w:rsidRPr="005929E1">
        <w:rPr>
          <w:lang w:val="fr-CH"/>
        </w:rPr>
        <w:t>[b-ITU-T X.yyy]</w:t>
      </w:r>
      <w:r w:rsidRPr="005929E1">
        <w:rPr>
          <w:lang w:val="fr-CH"/>
        </w:rPr>
        <w:tab/>
      </w:r>
      <w:proofErr w:type="spellStart"/>
      <w:r w:rsidRPr="005929E1">
        <w:rPr>
          <w:lang w:val="fr-CH"/>
        </w:rPr>
        <w:t>Recommendation</w:t>
      </w:r>
      <w:proofErr w:type="spellEnd"/>
      <w:r w:rsidRPr="005929E1">
        <w:rPr>
          <w:lang w:val="fr-CH"/>
        </w:rPr>
        <w:t xml:space="preserve"> ITU-T X.yyy (date), </w:t>
      </w:r>
      <w:proofErr w:type="spellStart"/>
      <w:r w:rsidRPr="005929E1">
        <w:rPr>
          <w:i/>
          <w:iCs/>
          <w:lang w:val="fr-CH"/>
        </w:rPr>
        <w:t>Title</w:t>
      </w:r>
      <w:proofErr w:type="spellEnd"/>
      <w:r w:rsidRPr="005929E1">
        <w:rPr>
          <w:lang w:val="fr-CH"/>
        </w:rPr>
        <w:t>.</w:t>
      </w:r>
    </w:p>
    <w:p w:rsidR="00322905" w:rsidRPr="005929E1" w:rsidRDefault="00322905" w:rsidP="00322905">
      <w:pPr>
        <w:rPr>
          <w:rFonts w:eastAsia="Times New Roman"/>
          <w:szCs w:val="20"/>
          <w:lang w:val="fr-CH" w:eastAsia="en-US"/>
        </w:rPr>
      </w:pPr>
    </w:p>
    <w:p w:rsidR="00322905" w:rsidRPr="005F53EA" w:rsidRDefault="00322905" w:rsidP="00322905">
      <w:pPr>
        <w:jc w:val="center"/>
      </w:pPr>
      <w:r w:rsidRPr="005F53EA">
        <w:t>____________________</w:t>
      </w:r>
    </w:p>
    <w:p w:rsidR="00322905" w:rsidRPr="005F53EA" w:rsidRDefault="00322905" w:rsidP="00322905"/>
    <w:p w:rsidR="005604FC" w:rsidRDefault="005604FC" w:rsidP="00322905"/>
    <w:sectPr w:rsidR="005604FC" w:rsidSect="00BD3E42">
      <w:pgSz w:w="11907" w:h="16840" w:code="9"/>
      <w:pgMar w:top="1134" w:right="1134" w:bottom="1134" w:left="1134"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E5902" w:rsidRDefault="001E5902" w:rsidP="00C42125">
      <w:pPr>
        <w:spacing w:before="0"/>
      </w:pPr>
      <w:r>
        <w:separator/>
      </w:r>
    </w:p>
  </w:endnote>
  <w:endnote w:type="continuationSeparator" w:id="0">
    <w:p w:rsidR="001E5902" w:rsidRDefault="001E5902" w:rsidP="00C42125">
      <w:pPr>
        <w:spacing w:before="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
    <w:altName w:val="MS Mincho"/>
    <w:panose1 w:val="00000000000000000000"/>
    <w:charset w:val="80"/>
    <w:family w:val="auto"/>
    <w:notTrueType/>
    <w:pitch w:val="variable"/>
    <w:sig w:usb0="00000000" w:usb1="08070000" w:usb2="00000010" w:usb3="00000000" w:csb0="00020000" w:csb1="00000000"/>
  </w:font>
  <w:font w:name="MS Mincho">
    <w:altName w:val="ＭＳ 明朝"/>
    <w:panose1 w:val="02020609040205080304"/>
    <w:charset w:val="80"/>
    <w:family w:val="modern"/>
    <w:pitch w:val="fixed"/>
    <w:sig w:usb0="A00002BF" w:usb1="68C7FCFB" w:usb2="00000010" w:usb3="00000000" w:csb0="0002009F" w:csb1="00000000"/>
  </w:font>
  <w:font w:name="Batang">
    <w:altName w:val="바탕"/>
    <w:panose1 w:val="02030600000101010101"/>
    <w:charset w:val="81"/>
    <w:family w:val="auto"/>
    <w:notTrueType/>
    <w:pitch w:val="fixed"/>
    <w:sig w:usb0="00000001"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NewRomanPS">
    <w:altName w:val="Times New Roman"/>
    <w:panose1 w:val="00000000000000000000"/>
    <w:charset w:val="00"/>
    <w:family w:val="roman"/>
    <w:notTrueType/>
    <w:pitch w:val="default"/>
    <w:sig w:usb0="00000000" w:usb1="00000000" w:usb2="00000000" w:usb3="00000000" w:csb0="00000000" w:csb1="00000000"/>
  </w:font>
  <w:font w:name="TimesNewRomanPSMT">
    <w:altName w:val="Times New Roman"/>
    <w:panose1 w:val="00000000000000000000"/>
    <w:charset w:val="00"/>
    <w:family w:val="roman"/>
    <w:notTrueType/>
    <w:pitch w:val="default"/>
    <w:sig w:usb0="00000000" w:usb1="00000000" w:usb2="00000000" w:usb3="00000000" w:csb0="00000000" w:csb1="00000000"/>
  </w:font>
  <w:font w:name="Lato">
    <w:altName w:val="Times New Roman"/>
    <w:panose1 w:val="00000000000000000000"/>
    <w:charset w:val="00"/>
    <w:family w:val="roman"/>
    <w:notTrueType/>
    <w:pitch w:val="default"/>
    <w:sig w:usb0="00000000" w:usb1="00000000" w:usb2="00000000" w:usb3="00000000" w:csb0="00000000" w:csb1="00000000"/>
  </w:font>
  <w:font w:name="Helvetica">
    <w:panose1 w:val="020B060402020202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E5902" w:rsidRDefault="001E5902" w:rsidP="00C42125">
      <w:pPr>
        <w:spacing w:before="0"/>
      </w:pPr>
      <w:r>
        <w:separator/>
      </w:r>
    </w:p>
  </w:footnote>
  <w:footnote w:type="continuationSeparator" w:id="0">
    <w:p w:rsidR="001E5902" w:rsidRDefault="001E5902" w:rsidP="00C42125">
      <w:pPr>
        <w:spacing w:before="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2905" w:rsidRPr="00BD3E42" w:rsidRDefault="00BD3E42" w:rsidP="00BD3E42">
    <w:pPr>
      <w:pStyle w:val="Header"/>
    </w:pPr>
    <w:r w:rsidRPr="00BD3E42">
      <w:t xml:space="preserve">- </w:t>
    </w:r>
    <w:r w:rsidR="009339CD" w:rsidRPr="00BD3E42">
      <w:fldChar w:fldCharType="begin"/>
    </w:r>
    <w:r w:rsidRPr="00BD3E42">
      <w:instrText xml:space="preserve"> PAGE  \* MERGEFORMAT </w:instrText>
    </w:r>
    <w:r w:rsidR="009339CD" w:rsidRPr="00BD3E42">
      <w:fldChar w:fldCharType="separate"/>
    </w:r>
    <w:r w:rsidR="003F4C9C">
      <w:rPr>
        <w:noProof/>
      </w:rPr>
      <w:t>2</w:t>
    </w:r>
    <w:r w:rsidR="009339CD" w:rsidRPr="00BD3E42">
      <w:fldChar w:fldCharType="end"/>
    </w:r>
    <w:r w:rsidRPr="00BD3E42">
      <w:t xml:space="preserve"> -</w:t>
    </w:r>
  </w:p>
  <w:p w:rsidR="00BD3E42" w:rsidRPr="00BD3E42" w:rsidRDefault="009339CD" w:rsidP="00BD3E42">
    <w:pPr>
      <w:pStyle w:val="Header"/>
      <w:spacing w:after="240"/>
    </w:pPr>
    <w:r w:rsidRPr="00BD3E42">
      <w:fldChar w:fldCharType="begin"/>
    </w:r>
    <w:r w:rsidR="00BD3E42" w:rsidRPr="00BD3E42">
      <w:instrText xml:space="preserve"> STYLEREF  Docnumber  </w:instrText>
    </w:r>
    <w:r w:rsidRPr="00BD3E42">
      <w:fldChar w:fldCharType="separate"/>
    </w:r>
    <w:r w:rsidR="003F4C9C">
      <w:rPr>
        <w:noProof/>
      </w:rPr>
      <w:t>SG5-xxxxx-xx</w:t>
    </w:r>
    <w:r w:rsidRPr="00BD3E42">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B9EE94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B08C5A5A"/>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90E7114"/>
    <w:lvl w:ilvl="0">
      <w:start w:val="1"/>
      <w:numFmt w:val="decimal"/>
      <w:pStyle w:val="ListNumber3"/>
      <w:lvlText w:val="%1."/>
      <w:lvlJc w:val="left"/>
      <w:pPr>
        <w:tabs>
          <w:tab w:val="num" w:pos="926"/>
        </w:tabs>
        <w:ind w:left="926" w:hanging="360"/>
      </w:pPr>
    </w:lvl>
  </w:abstractNum>
  <w:abstractNum w:abstractNumId="3">
    <w:nsid w:val="FFFFFF7F"/>
    <w:multiLevelType w:val="singleLevel"/>
    <w:tmpl w:val="8F0E8A02"/>
    <w:lvl w:ilvl="0">
      <w:start w:val="1"/>
      <w:numFmt w:val="decimal"/>
      <w:pStyle w:val="ListNumber2"/>
      <w:lvlText w:val="%1."/>
      <w:lvlJc w:val="left"/>
      <w:pPr>
        <w:tabs>
          <w:tab w:val="num" w:pos="643"/>
        </w:tabs>
        <w:ind w:left="643" w:hanging="360"/>
      </w:pPr>
    </w:lvl>
  </w:abstractNum>
  <w:abstractNum w:abstractNumId="4">
    <w:nsid w:val="FFFFFF80"/>
    <w:multiLevelType w:val="singleLevel"/>
    <w:tmpl w:val="F446C58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77C64BC"/>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72360DC6"/>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A5042C8C"/>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B8C27546"/>
    <w:lvl w:ilvl="0">
      <w:start w:val="1"/>
      <w:numFmt w:val="decimal"/>
      <w:pStyle w:val="ListNumber"/>
      <w:lvlText w:val="%1."/>
      <w:lvlJc w:val="left"/>
      <w:pPr>
        <w:tabs>
          <w:tab w:val="num" w:pos="360"/>
        </w:tabs>
        <w:ind w:left="360" w:hanging="360"/>
      </w:pPr>
    </w:lvl>
  </w:abstractNum>
  <w:abstractNum w:abstractNumId="9">
    <w:nsid w:val="FFFFFF89"/>
    <w:multiLevelType w:val="singleLevel"/>
    <w:tmpl w:val="0BBEF67C"/>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4EE5160"/>
    <w:multiLevelType w:val="multilevel"/>
    <w:tmpl w:val="468A89B2"/>
    <w:lvl w:ilvl="0">
      <w:start w:val="4"/>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nsid w:val="096A53E7"/>
    <w:multiLevelType w:val="multilevel"/>
    <w:tmpl w:val="FD3C9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E563408"/>
    <w:multiLevelType w:val="hybridMultilevel"/>
    <w:tmpl w:val="26807F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7DF5B9A"/>
    <w:multiLevelType w:val="hybridMultilevel"/>
    <w:tmpl w:val="B2A03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AEC6208"/>
    <w:multiLevelType w:val="multilevel"/>
    <w:tmpl w:val="DCB83926"/>
    <w:lvl w:ilvl="0">
      <w:start w:val="10"/>
      <w:numFmt w:val="decimal"/>
      <w:lvlText w:val="%1."/>
      <w:lvlJc w:val="left"/>
      <w:pPr>
        <w:ind w:left="720" w:hanging="360"/>
      </w:pPr>
      <w:rPr>
        <w:rFonts w:hint="default"/>
        <w:sz w:val="28"/>
        <w:szCs w:val="28"/>
        <w:u w:val="none"/>
      </w:rPr>
    </w:lvl>
    <w:lvl w:ilvl="1">
      <w:start w:val="1"/>
      <w:numFmt w:val="decimal"/>
      <w:isLgl/>
      <w:lvlText w:val="%1.%2"/>
      <w:lvlJc w:val="left"/>
      <w:pPr>
        <w:ind w:left="810" w:hanging="450"/>
      </w:pPr>
      <w:rPr>
        <w:rFonts w:hint="default"/>
      </w:rPr>
    </w:lvl>
    <w:lvl w:ilvl="2">
      <w:start w:val="1"/>
      <w:numFmt w:val="decimal"/>
      <w:isLgl/>
      <w:lvlText w:val="%1.%2.%3"/>
      <w:lvlJc w:val="left"/>
      <w:pPr>
        <w:ind w:left="1080" w:hanging="720"/>
      </w:pPr>
      <w:rPr>
        <w:rFonts w:ascii="Times New Roman" w:hAnsi="Times New Roman" w:cs="Times New Roman" w:hint="default"/>
        <w:b/>
        <w:sz w:val="28"/>
        <w:szCs w:val="28"/>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nsid w:val="69C743D7"/>
    <w:multiLevelType w:val="hybridMultilevel"/>
    <w:tmpl w:val="88E41CD0"/>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4"/>
  </w:num>
  <w:num w:numId="14">
    <w:abstractNumId w:val="13"/>
  </w:num>
  <w:num w:numId="15">
    <w:abstractNumId w:val="10"/>
  </w:num>
  <w:num w:numId="16">
    <w:abstractNumId w:val="15"/>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tec">
    <w15:presenceInfo w15:providerId="None" w15:userId="tec"/>
  </w15:person>
  <w15:person w15:author="ziaur rahman">
    <w15:presenceInfo w15:providerId="Windows Live" w15:userId="ffd63403ff1536f0"/>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attachedTemplate r:id="rId1"/>
  <w:stylePaneFormatFilter w:val="1721"/>
  <w:stylePaneSortMethod w:val="0000"/>
  <w:defaultTabStop w:val="720"/>
  <w:characterSpacingControl w:val="doNotCompress"/>
  <w:hdrShapeDefaults>
    <o:shapedefaults v:ext="edit" spidmax="11266"/>
  </w:hdrShapeDefaults>
  <w:footnotePr>
    <w:footnote w:id="-1"/>
    <w:footnote w:id="0"/>
  </w:footnotePr>
  <w:endnotePr>
    <w:endnote w:id="-1"/>
    <w:endnote w:id="0"/>
  </w:endnotePr>
  <w:compat>
    <w:useFELayout/>
  </w:compat>
  <w:rsids>
    <w:rsidRoot w:val="009D399E"/>
    <w:rsid w:val="00002637"/>
    <w:rsid w:val="00014F69"/>
    <w:rsid w:val="000171DB"/>
    <w:rsid w:val="00023D9A"/>
    <w:rsid w:val="000320DD"/>
    <w:rsid w:val="0003582E"/>
    <w:rsid w:val="00043D75"/>
    <w:rsid w:val="0004505F"/>
    <w:rsid w:val="000516EA"/>
    <w:rsid w:val="00057000"/>
    <w:rsid w:val="000640E0"/>
    <w:rsid w:val="00086D80"/>
    <w:rsid w:val="000966A8"/>
    <w:rsid w:val="000A0A5C"/>
    <w:rsid w:val="000A1413"/>
    <w:rsid w:val="000A5CA2"/>
    <w:rsid w:val="000E3C61"/>
    <w:rsid w:val="000E3E55"/>
    <w:rsid w:val="000E6083"/>
    <w:rsid w:val="000E6125"/>
    <w:rsid w:val="00100BAF"/>
    <w:rsid w:val="00113DBE"/>
    <w:rsid w:val="001200A6"/>
    <w:rsid w:val="001251DA"/>
    <w:rsid w:val="00125432"/>
    <w:rsid w:val="00136DDD"/>
    <w:rsid w:val="00137F40"/>
    <w:rsid w:val="00144BDF"/>
    <w:rsid w:val="00155DDC"/>
    <w:rsid w:val="001871EC"/>
    <w:rsid w:val="001A20C3"/>
    <w:rsid w:val="001A670F"/>
    <w:rsid w:val="001B6A45"/>
    <w:rsid w:val="001C1003"/>
    <w:rsid w:val="001C4B91"/>
    <w:rsid w:val="001C62B8"/>
    <w:rsid w:val="001D033C"/>
    <w:rsid w:val="001D22D8"/>
    <w:rsid w:val="001D4296"/>
    <w:rsid w:val="001D7650"/>
    <w:rsid w:val="001E5902"/>
    <w:rsid w:val="001E7B0E"/>
    <w:rsid w:val="001F141D"/>
    <w:rsid w:val="00200A06"/>
    <w:rsid w:val="00200A98"/>
    <w:rsid w:val="00201AFA"/>
    <w:rsid w:val="002229F1"/>
    <w:rsid w:val="0022361B"/>
    <w:rsid w:val="00230B96"/>
    <w:rsid w:val="00233F75"/>
    <w:rsid w:val="002447F4"/>
    <w:rsid w:val="0025233B"/>
    <w:rsid w:val="002528F9"/>
    <w:rsid w:val="00253DBE"/>
    <w:rsid w:val="00253DC6"/>
    <w:rsid w:val="0025489C"/>
    <w:rsid w:val="002622FA"/>
    <w:rsid w:val="00263518"/>
    <w:rsid w:val="002759E7"/>
    <w:rsid w:val="00277326"/>
    <w:rsid w:val="002A11C4"/>
    <w:rsid w:val="002A399B"/>
    <w:rsid w:val="002B2BF2"/>
    <w:rsid w:val="002C26C0"/>
    <w:rsid w:val="002C2BC5"/>
    <w:rsid w:val="002E0407"/>
    <w:rsid w:val="002E79CB"/>
    <w:rsid w:val="002F0471"/>
    <w:rsid w:val="002F1714"/>
    <w:rsid w:val="002F5CA7"/>
    <w:rsid w:val="002F7F55"/>
    <w:rsid w:val="00307139"/>
    <w:rsid w:val="0030745F"/>
    <w:rsid w:val="00310850"/>
    <w:rsid w:val="00310F24"/>
    <w:rsid w:val="00314630"/>
    <w:rsid w:val="0032090A"/>
    <w:rsid w:val="00321CDE"/>
    <w:rsid w:val="00322905"/>
    <w:rsid w:val="00333E15"/>
    <w:rsid w:val="003416D3"/>
    <w:rsid w:val="003571BC"/>
    <w:rsid w:val="0036090C"/>
    <w:rsid w:val="00364979"/>
    <w:rsid w:val="00385B9C"/>
    <w:rsid w:val="00385FB5"/>
    <w:rsid w:val="0038715D"/>
    <w:rsid w:val="00392E84"/>
    <w:rsid w:val="00394DBF"/>
    <w:rsid w:val="003957A6"/>
    <w:rsid w:val="00397713"/>
    <w:rsid w:val="003A43EF"/>
    <w:rsid w:val="003B60A2"/>
    <w:rsid w:val="003C7445"/>
    <w:rsid w:val="003E0F4C"/>
    <w:rsid w:val="003E39A2"/>
    <w:rsid w:val="003E4524"/>
    <w:rsid w:val="003E57AB"/>
    <w:rsid w:val="003F2BED"/>
    <w:rsid w:val="003F4C9C"/>
    <w:rsid w:val="00400B49"/>
    <w:rsid w:val="0040415B"/>
    <w:rsid w:val="004139E4"/>
    <w:rsid w:val="00415999"/>
    <w:rsid w:val="00443878"/>
    <w:rsid w:val="004539A8"/>
    <w:rsid w:val="004646F1"/>
    <w:rsid w:val="004712CA"/>
    <w:rsid w:val="0047422E"/>
    <w:rsid w:val="0049674B"/>
    <w:rsid w:val="004C0673"/>
    <w:rsid w:val="004C1E71"/>
    <w:rsid w:val="004C4E4E"/>
    <w:rsid w:val="004E08F2"/>
    <w:rsid w:val="004F3816"/>
    <w:rsid w:val="004F500A"/>
    <w:rsid w:val="005028C2"/>
    <w:rsid w:val="005126A0"/>
    <w:rsid w:val="00543D41"/>
    <w:rsid w:val="00545472"/>
    <w:rsid w:val="005571A4"/>
    <w:rsid w:val="005604FC"/>
    <w:rsid w:val="00566EDA"/>
    <w:rsid w:val="0057081A"/>
    <w:rsid w:val="00572654"/>
    <w:rsid w:val="005929E1"/>
    <w:rsid w:val="005976A1"/>
    <w:rsid w:val="005A34E7"/>
    <w:rsid w:val="005A69A3"/>
    <w:rsid w:val="005B5629"/>
    <w:rsid w:val="005C0300"/>
    <w:rsid w:val="005C27A2"/>
    <w:rsid w:val="005D4FEB"/>
    <w:rsid w:val="005D65ED"/>
    <w:rsid w:val="005E0E6C"/>
    <w:rsid w:val="005F4802"/>
    <w:rsid w:val="005F4B6A"/>
    <w:rsid w:val="006010F3"/>
    <w:rsid w:val="00613A93"/>
    <w:rsid w:val="00615A0A"/>
    <w:rsid w:val="006333D4"/>
    <w:rsid w:val="006369B2"/>
    <w:rsid w:val="0063718D"/>
    <w:rsid w:val="00647525"/>
    <w:rsid w:val="00647A71"/>
    <w:rsid w:val="006530A8"/>
    <w:rsid w:val="006570B0"/>
    <w:rsid w:val="0066022F"/>
    <w:rsid w:val="006755AB"/>
    <w:rsid w:val="006823F3"/>
    <w:rsid w:val="00683321"/>
    <w:rsid w:val="0069210B"/>
    <w:rsid w:val="00693139"/>
    <w:rsid w:val="00695DD7"/>
    <w:rsid w:val="006A0F3F"/>
    <w:rsid w:val="006A2A02"/>
    <w:rsid w:val="006A4055"/>
    <w:rsid w:val="006A6C71"/>
    <w:rsid w:val="006A6E5B"/>
    <w:rsid w:val="006A7C27"/>
    <w:rsid w:val="006B2FE4"/>
    <w:rsid w:val="006B37B0"/>
    <w:rsid w:val="006B6BA2"/>
    <w:rsid w:val="006C5641"/>
    <w:rsid w:val="006D1089"/>
    <w:rsid w:val="006D1B86"/>
    <w:rsid w:val="006D7355"/>
    <w:rsid w:val="006E258E"/>
    <w:rsid w:val="006F0797"/>
    <w:rsid w:val="006F2B0D"/>
    <w:rsid w:val="006F7DEE"/>
    <w:rsid w:val="00712919"/>
    <w:rsid w:val="00715CA6"/>
    <w:rsid w:val="007206CA"/>
    <w:rsid w:val="00731135"/>
    <w:rsid w:val="007324AF"/>
    <w:rsid w:val="00737DCE"/>
    <w:rsid w:val="007409B4"/>
    <w:rsid w:val="00741974"/>
    <w:rsid w:val="007454B6"/>
    <w:rsid w:val="0075525E"/>
    <w:rsid w:val="00756D3D"/>
    <w:rsid w:val="00757153"/>
    <w:rsid w:val="007806C2"/>
    <w:rsid w:val="00781FEE"/>
    <w:rsid w:val="007903F8"/>
    <w:rsid w:val="00794F4F"/>
    <w:rsid w:val="007974BE"/>
    <w:rsid w:val="007A0916"/>
    <w:rsid w:val="007A0DFD"/>
    <w:rsid w:val="007B4600"/>
    <w:rsid w:val="007C5ED4"/>
    <w:rsid w:val="007C7122"/>
    <w:rsid w:val="007D3F11"/>
    <w:rsid w:val="007E2C69"/>
    <w:rsid w:val="007E53E4"/>
    <w:rsid w:val="007E656A"/>
    <w:rsid w:val="007F3CAA"/>
    <w:rsid w:val="007F664D"/>
    <w:rsid w:val="00801B42"/>
    <w:rsid w:val="00804613"/>
    <w:rsid w:val="008249A7"/>
    <w:rsid w:val="00836D45"/>
    <w:rsid w:val="00837203"/>
    <w:rsid w:val="00842137"/>
    <w:rsid w:val="00851E6C"/>
    <w:rsid w:val="00853F5F"/>
    <w:rsid w:val="00856C7A"/>
    <w:rsid w:val="008623ED"/>
    <w:rsid w:val="00875AA6"/>
    <w:rsid w:val="00880944"/>
    <w:rsid w:val="0089088E"/>
    <w:rsid w:val="00892297"/>
    <w:rsid w:val="008964D6"/>
    <w:rsid w:val="008B5123"/>
    <w:rsid w:val="008C5A9A"/>
    <w:rsid w:val="008D1E1E"/>
    <w:rsid w:val="008E0172"/>
    <w:rsid w:val="009339CD"/>
    <w:rsid w:val="00936852"/>
    <w:rsid w:val="0094045D"/>
    <w:rsid w:val="009406B5"/>
    <w:rsid w:val="00942714"/>
    <w:rsid w:val="00946166"/>
    <w:rsid w:val="009531C0"/>
    <w:rsid w:val="00966B5C"/>
    <w:rsid w:val="00983164"/>
    <w:rsid w:val="00984252"/>
    <w:rsid w:val="009972EF"/>
    <w:rsid w:val="009B5035"/>
    <w:rsid w:val="009C3160"/>
    <w:rsid w:val="009D399E"/>
    <w:rsid w:val="009D644B"/>
    <w:rsid w:val="009E19D8"/>
    <w:rsid w:val="009E3EA5"/>
    <w:rsid w:val="009E4B6B"/>
    <w:rsid w:val="009E766E"/>
    <w:rsid w:val="009F1960"/>
    <w:rsid w:val="009F4B1A"/>
    <w:rsid w:val="009F715E"/>
    <w:rsid w:val="009F78FE"/>
    <w:rsid w:val="00A10DBB"/>
    <w:rsid w:val="00A11720"/>
    <w:rsid w:val="00A21247"/>
    <w:rsid w:val="00A311F0"/>
    <w:rsid w:val="00A31D47"/>
    <w:rsid w:val="00A4013E"/>
    <w:rsid w:val="00A4045F"/>
    <w:rsid w:val="00A427CD"/>
    <w:rsid w:val="00A45FEE"/>
    <w:rsid w:val="00A4600B"/>
    <w:rsid w:val="00A50506"/>
    <w:rsid w:val="00A51EF0"/>
    <w:rsid w:val="00A600CD"/>
    <w:rsid w:val="00A67A81"/>
    <w:rsid w:val="00A730A6"/>
    <w:rsid w:val="00A827B0"/>
    <w:rsid w:val="00A90D3C"/>
    <w:rsid w:val="00A94B8E"/>
    <w:rsid w:val="00A96899"/>
    <w:rsid w:val="00A971A0"/>
    <w:rsid w:val="00AA1186"/>
    <w:rsid w:val="00AA1F22"/>
    <w:rsid w:val="00AB37FB"/>
    <w:rsid w:val="00AC3E73"/>
    <w:rsid w:val="00AC63B0"/>
    <w:rsid w:val="00AC7F05"/>
    <w:rsid w:val="00B05821"/>
    <w:rsid w:val="00B100D6"/>
    <w:rsid w:val="00B164C9"/>
    <w:rsid w:val="00B2519B"/>
    <w:rsid w:val="00B25D6B"/>
    <w:rsid w:val="00B26C28"/>
    <w:rsid w:val="00B4174C"/>
    <w:rsid w:val="00B453F5"/>
    <w:rsid w:val="00B5162E"/>
    <w:rsid w:val="00B61624"/>
    <w:rsid w:val="00B66481"/>
    <w:rsid w:val="00B7189C"/>
    <w:rsid w:val="00B718A5"/>
    <w:rsid w:val="00B803B0"/>
    <w:rsid w:val="00B86602"/>
    <w:rsid w:val="00BA7411"/>
    <w:rsid w:val="00BA788A"/>
    <w:rsid w:val="00BB4120"/>
    <w:rsid w:val="00BB4983"/>
    <w:rsid w:val="00BB7597"/>
    <w:rsid w:val="00BC62E2"/>
    <w:rsid w:val="00BD3E42"/>
    <w:rsid w:val="00BE4AC3"/>
    <w:rsid w:val="00C062D2"/>
    <w:rsid w:val="00C42125"/>
    <w:rsid w:val="00C47120"/>
    <w:rsid w:val="00C557CE"/>
    <w:rsid w:val="00C62814"/>
    <w:rsid w:val="00C67B25"/>
    <w:rsid w:val="00C70A66"/>
    <w:rsid w:val="00C748F7"/>
    <w:rsid w:val="00C74937"/>
    <w:rsid w:val="00C81DFF"/>
    <w:rsid w:val="00CB2599"/>
    <w:rsid w:val="00CC386F"/>
    <w:rsid w:val="00CC7CBD"/>
    <w:rsid w:val="00CD2139"/>
    <w:rsid w:val="00CD5FB4"/>
    <w:rsid w:val="00CE5986"/>
    <w:rsid w:val="00CF6501"/>
    <w:rsid w:val="00D10A47"/>
    <w:rsid w:val="00D26477"/>
    <w:rsid w:val="00D56CC3"/>
    <w:rsid w:val="00D647EF"/>
    <w:rsid w:val="00D73137"/>
    <w:rsid w:val="00D928DF"/>
    <w:rsid w:val="00D977A2"/>
    <w:rsid w:val="00DA1D47"/>
    <w:rsid w:val="00DB0706"/>
    <w:rsid w:val="00DD50DE"/>
    <w:rsid w:val="00DD56E0"/>
    <w:rsid w:val="00DE1204"/>
    <w:rsid w:val="00DE3062"/>
    <w:rsid w:val="00DE6CDC"/>
    <w:rsid w:val="00E030FF"/>
    <w:rsid w:val="00E0581D"/>
    <w:rsid w:val="00E1590B"/>
    <w:rsid w:val="00E204DD"/>
    <w:rsid w:val="00E228B7"/>
    <w:rsid w:val="00E353EC"/>
    <w:rsid w:val="00E47C45"/>
    <w:rsid w:val="00E51F61"/>
    <w:rsid w:val="00E53C24"/>
    <w:rsid w:val="00E56E77"/>
    <w:rsid w:val="00E63255"/>
    <w:rsid w:val="00E748B6"/>
    <w:rsid w:val="00EA0BE7"/>
    <w:rsid w:val="00EA7AC5"/>
    <w:rsid w:val="00EB444D"/>
    <w:rsid w:val="00EC1E59"/>
    <w:rsid w:val="00EC4C7A"/>
    <w:rsid w:val="00ED1B45"/>
    <w:rsid w:val="00EE1A06"/>
    <w:rsid w:val="00EE2E0A"/>
    <w:rsid w:val="00EE5C0D"/>
    <w:rsid w:val="00EF4792"/>
    <w:rsid w:val="00EF76DC"/>
    <w:rsid w:val="00F02294"/>
    <w:rsid w:val="00F12F47"/>
    <w:rsid w:val="00F30DE7"/>
    <w:rsid w:val="00F35F57"/>
    <w:rsid w:val="00F4667F"/>
    <w:rsid w:val="00F50467"/>
    <w:rsid w:val="00F562A0"/>
    <w:rsid w:val="00F57FA4"/>
    <w:rsid w:val="00F8703D"/>
    <w:rsid w:val="00F9547A"/>
    <w:rsid w:val="00FA02CB"/>
    <w:rsid w:val="00FA2177"/>
    <w:rsid w:val="00FB0783"/>
    <w:rsid w:val="00FB10EF"/>
    <w:rsid w:val="00FB7A8B"/>
    <w:rsid w:val="00FC2485"/>
    <w:rsid w:val="00FD439E"/>
    <w:rsid w:val="00FD76CB"/>
    <w:rsid w:val="00FE152B"/>
    <w:rsid w:val="00FE239E"/>
    <w:rsid w:val="00FE2528"/>
    <w:rsid w:val="00FE399B"/>
    <w:rsid w:val="00FF1151"/>
    <w:rsid w:val="00FF4546"/>
    <w:rsid w:val="00FF538F"/>
    <w:rsid w:val="2149A48D"/>
    <w:rsid w:val="3439E286"/>
    <w:rsid w:val="51AD965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0" w:unhideWhenUsed="0"/>
    <w:lsdException w:name="heading 2" w:uiPriority="0"/>
    <w:lsdException w:name="heading 3" w:uiPriority="0"/>
    <w:lsdException w:name="heading 4" w:uiPriority="0" w:qFormat="1"/>
    <w:lsdException w:name="heading 5" w:uiPriority="0" w:qFormat="1"/>
    <w:lsdException w:name="heading 6" w:uiPriority="0"/>
    <w:lsdException w:name="heading 7" w:uiPriority="0"/>
    <w:lsdException w:name="heading 8" w:uiPriority="0"/>
    <w:lsdException w:name="heading 9" w:uiPriority="0"/>
    <w:lsdException w:name="toc 1" w:uiPriority="39"/>
    <w:lsdException w:name="toc 2" w:uiPriority="39"/>
    <w:lsdException w:name="toc 3" w:uiPriority="0"/>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lsdException w:name="Title" w:semiHidden="0" w:uiPriority="10" w:unhideWhenUsed="0"/>
    <w:lsdException w:name="Default Paragraph Font" w:uiPriority="1"/>
    <w:lsdException w:name="Subtitle" w:semiHidden="0" w:uiPriority="11" w:unhideWhenUsed="0"/>
    <w:lsdException w:name="Hyperlink" w:uiPriority="0" w:qFormat="1"/>
    <w:lsdException w:name="Strong" w:semiHidden="0" w:uiPriority="22" w:unhideWhenUsed="0"/>
    <w:lsdException w:name="Emphasis" w:semiHidden="0" w:uiPriority="20" w:unhideWhenUsed="0"/>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latentStyles>
  <w:style w:type="paragraph" w:default="1" w:styleId="Normal">
    <w:name w:val="Normal"/>
    <w:rsid w:val="001D033C"/>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5D65ED"/>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rsid w:val="005D65ED"/>
    <w:pPr>
      <w:spacing w:before="240"/>
      <w:outlineLvl w:val="1"/>
    </w:pPr>
  </w:style>
  <w:style w:type="paragraph" w:styleId="Heading3">
    <w:name w:val="heading 3"/>
    <w:basedOn w:val="Heading1"/>
    <w:next w:val="Normal"/>
    <w:link w:val="Heading3Char"/>
    <w:rsid w:val="005D65ED"/>
    <w:pPr>
      <w:spacing w:before="160"/>
      <w:outlineLvl w:val="2"/>
    </w:pPr>
  </w:style>
  <w:style w:type="paragraph" w:styleId="Heading4">
    <w:name w:val="heading 4"/>
    <w:basedOn w:val="Heading3"/>
    <w:next w:val="Normal"/>
    <w:link w:val="Heading4Char"/>
    <w:qFormat/>
    <w:rsid w:val="005D65ED"/>
    <w:pPr>
      <w:tabs>
        <w:tab w:val="clear" w:pos="794"/>
        <w:tab w:val="left" w:pos="1021"/>
      </w:tabs>
      <w:ind w:left="1021" w:hanging="1021"/>
      <w:outlineLvl w:val="3"/>
    </w:pPr>
  </w:style>
  <w:style w:type="paragraph" w:styleId="Heading5">
    <w:name w:val="heading 5"/>
    <w:basedOn w:val="Heading4"/>
    <w:next w:val="Normal"/>
    <w:link w:val="Heading5Char"/>
    <w:qFormat/>
    <w:rsid w:val="005D65ED"/>
    <w:pPr>
      <w:outlineLvl w:val="4"/>
    </w:pPr>
  </w:style>
  <w:style w:type="paragraph" w:styleId="Heading6">
    <w:name w:val="heading 6"/>
    <w:basedOn w:val="Heading4"/>
    <w:next w:val="Normal"/>
    <w:link w:val="Heading6Char"/>
    <w:rsid w:val="005D65ED"/>
    <w:pPr>
      <w:tabs>
        <w:tab w:val="clear" w:pos="1021"/>
        <w:tab w:val="clear" w:pos="1191"/>
      </w:tabs>
      <w:ind w:left="1588" w:hanging="1588"/>
      <w:outlineLvl w:val="5"/>
    </w:pPr>
  </w:style>
  <w:style w:type="paragraph" w:styleId="Heading7">
    <w:name w:val="heading 7"/>
    <w:basedOn w:val="Heading6"/>
    <w:next w:val="Normal"/>
    <w:link w:val="Heading7Char"/>
    <w:rsid w:val="005D65ED"/>
    <w:pPr>
      <w:outlineLvl w:val="6"/>
    </w:pPr>
  </w:style>
  <w:style w:type="paragraph" w:styleId="Heading8">
    <w:name w:val="heading 8"/>
    <w:basedOn w:val="Heading6"/>
    <w:next w:val="Normal"/>
    <w:link w:val="Heading8Char"/>
    <w:rsid w:val="005D65ED"/>
    <w:pPr>
      <w:outlineLvl w:val="7"/>
    </w:pPr>
  </w:style>
  <w:style w:type="paragraph" w:styleId="Heading9">
    <w:name w:val="heading 9"/>
    <w:basedOn w:val="Heading6"/>
    <w:next w:val="Normal"/>
    <w:link w:val="Heading9Char"/>
    <w:rsid w:val="005D65ED"/>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D65ED"/>
    <w:rPr>
      <w:rFonts w:ascii="Times New Roman" w:hAnsi="Times New Roman"/>
      <w:color w:val="808080"/>
    </w:rPr>
  </w:style>
  <w:style w:type="paragraph" w:customStyle="1" w:styleId="Docnumber">
    <w:name w:val="Docnumber"/>
    <w:basedOn w:val="Normal"/>
    <w:link w:val="DocnumberChar"/>
    <w:qFormat/>
    <w:rsid w:val="005D65ED"/>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5D65ED"/>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1D033C"/>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1D033C"/>
  </w:style>
  <w:style w:type="paragraph" w:customStyle="1" w:styleId="CorrectionSeparatorBegin">
    <w:name w:val="Correction Separator Begin"/>
    <w:basedOn w:val="Normal"/>
    <w:rsid w:val="001D033C"/>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1D033C"/>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1D033C"/>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1D033C"/>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1D033C"/>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1D033C"/>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1D033C"/>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sid w:val="001D033C"/>
    <w:rPr>
      <w:b/>
      <w:bCs/>
    </w:rPr>
  </w:style>
  <w:style w:type="paragraph" w:customStyle="1" w:styleId="Normalbeforetable">
    <w:name w:val="Normal before table"/>
    <w:basedOn w:val="Normal"/>
    <w:rsid w:val="001D033C"/>
    <w:pPr>
      <w:keepNext/>
      <w:spacing w:after="120"/>
    </w:pPr>
    <w:rPr>
      <w:rFonts w:eastAsia="????"/>
      <w:lang w:eastAsia="en-US"/>
    </w:rPr>
  </w:style>
  <w:style w:type="paragraph" w:customStyle="1" w:styleId="RecNo">
    <w:name w:val="Rec_No"/>
    <w:basedOn w:val="Normal"/>
    <w:next w:val="Normal"/>
    <w:rsid w:val="001D033C"/>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1D033C"/>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1D033C"/>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1D033C"/>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1D033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1D033C"/>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1D033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1D033C"/>
    <w:pPr>
      <w:tabs>
        <w:tab w:val="right" w:leader="dot" w:pos="9639"/>
      </w:tabs>
    </w:pPr>
    <w:rPr>
      <w:rFonts w:eastAsia="MS Mincho"/>
    </w:rPr>
  </w:style>
  <w:style w:type="paragraph" w:styleId="TOC1">
    <w:name w:val="toc 1"/>
    <w:basedOn w:val="Normal"/>
    <w:uiPriority w:val="39"/>
    <w:rsid w:val="001D033C"/>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1D033C"/>
    <w:pPr>
      <w:tabs>
        <w:tab w:val="clear" w:pos="964"/>
      </w:tabs>
      <w:spacing w:before="80"/>
      <w:ind w:left="1531" w:hanging="851"/>
    </w:pPr>
  </w:style>
  <w:style w:type="paragraph" w:styleId="TOC3">
    <w:name w:val="toc 3"/>
    <w:basedOn w:val="TOC2"/>
    <w:rsid w:val="001D033C"/>
    <w:pPr>
      <w:ind w:left="2269"/>
    </w:pPr>
  </w:style>
  <w:style w:type="character" w:styleId="Hyperlink">
    <w:name w:val="Hyperlink"/>
    <w:aliases w:val="超级链接,Style 58,超链接1,超?级链,CEO_Hyperlink,超????"/>
    <w:basedOn w:val="DefaultParagraphFont"/>
    <w:qFormat/>
    <w:rsid w:val="001D033C"/>
    <w:rPr>
      <w:color w:val="0000FF"/>
      <w:u w:val="single"/>
    </w:rPr>
  </w:style>
  <w:style w:type="character" w:customStyle="1" w:styleId="Heading1Char">
    <w:name w:val="Heading 1 Char"/>
    <w:basedOn w:val="DefaultParagraphFont"/>
    <w:link w:val="Heading1"/>
    <w:rsid w:val="005D65ED"/>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5D65ED"/>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5D65ED"/>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5D65ED"/>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5D65ED"/>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5D65ED"/>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5D65ED"/>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5D65ED"/>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5D65ED"/>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semiHidden/>
    <w:unhideWhenUsed/>
    <w:rsid w:val="005D65ED"/>
    <w:pPr>
      <w:spacing w:before="0" w:after="200"/>
    </w:pPr>
    <w:rPr>
      <w:i/>
      <w:iCs/>
      <w:color w:val="44546A" w:themeColor="text2"/>
      <w:sz w:val="18"/>
      <w:szCs w:val="18"/>
    </w:rPr>
  </w:style>
  <w:style w:type="paragraph" w:styleId="Header">
    <w:name w:val="header"/>
    <w:basedOn w:val="Normal"/>
    <w:link w:val="HeaderChar"/>
    <w:rsid w:val="001D033C"/>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1D033C"/>
    <w:rPr>
      <w:rFonts w:ascii="Times New Roman" w:eastAsia="Times New Roman" w:hAnsi="Times New Roman" w:cs="Times New Roman"/>
      <w:sz w:val="18"/>
      <w:szCs w:val="20"/>
      <w:lang w:val="en-GB" w:eastAsia="en-US"/>
    </w:rPr>
  </w:style>
  <w:style w:type="paragraph" w:styleId="Footer">
    <w:name w:val="footer"/>
    <w:basedOn w:val="Normal"/>
    <w:link w:val="FooterChar"/>
    <w:uiPriority w:val="99"/>
    <w:unhideWhenUsed/>
    <w:rsid w:val="005D65ED"/>
    <w:pPr>
      <w:tabs>
        <w:tab w:val="center" w:pos="4680"/>
        <w:tab w:val="right" w:pos="9360"/>
      </w:tabs>
      <w:spacing w:before="0"/>
    </w:pPr>
    <w:rPr>
      <w:sz w:val="20"/>
    </w:rPr>
  </w:style>
  <w:style w:type="character" w:customStyle="1" w:styleId="FooterChar">
    <w:name w:val="Footer Char"/>
    <w:basedOn w:val="DefaultParagraphFont"/>
    <w:link w:val="Footer"/>
    <w:uiPriority w:val="99"/>
    <w:rsid w:val="005D65ED"/>
    <w:rPr>
      <w:rFonts w:ascii="Times New Roman" w:hAnsi="Times New Roman" w:cs="Times New Roman"/>
      <w:sz w:val="20"/>
      <w:szCs w:val="24"/>
      <w:lang w:val="en-GB" w:eastAsia="ja-JP"/>
    </w:rPr>
  </w:style>
  <w:style w:type="character" w:styleId="Emphasis">
    <w:name w:val="Emphasis"/>
    <w:basedOn w:val="DefaultParagraphFont"/>
    <w:uiPriority w:val="20"/>
    <w:rsid w:val="005D65ED"/>
    <w:rPr>
      <w:i/>
      <w:iCs/>
    </w:rPr>
  </w:style>
  <w:style w:type="paragraph" w:styleId="Quote">
    <w:name w:val="Quote"/>
    <w:basedOn w:val="Normal"/>
    <w:next w:val="Normal"/>
    <w:link w:val="QuoteChar"/>
    <w:uiPriority w:val="29"/>
    <w:rsid w:val="005D65E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D65ED"/>
    <w:rPr>
      <w:rFonts w:ascii="Times New Roman" w:hAnsi="Times New Roman" w:cs="Times New Roman"/>
      <w:i/>
      <w:iCs/>
      <w:color w:val="404040" w:themeColor="text1" w:themeTint="BF"/>
      <w:sz w:val="24"/>
      <w:szCs w:val="24"/>
      <w:lang w:val="en-GB" w:eastAsia="ja-JP"/>
    </w:rPr>
  </w:style>
  <w:style w:type="paragraph" w:styleId="BalloonText">
    <w:name w:val="Balloon Text"/>
    <w:basedOn w:val="Normal"/>
    <w:link w:val="BalloonTextChar"/>
    <w:uiPriority w:val="99"/>
    <w:semiHidden/>
    <w:unhideWhenUsed/>
    <w:rsid w:val="006A7C27"/>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7C27"/>
    <w:rPr>
      <w:rFonts w:ascii="Segoe UI" w:hAnsi="Segoe UI" w:cs="Segoe UI"/>
      <w:sz w:val="18"/>
      <w:szCs w:val="18"/>
      <w:lang w:val="en-GB" w:eastAsia="ja-JP"/>
    </w:rPr>
  </w:style>
  <w:style w:type="paragraph" w:customStyle="1" w:styleId="enumlev1">
    <w:name w:val="enumlev1"/>
    <w:basedOn w:val="Normal"/>
    <w:rsid w:val="005D65ED"/>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5D65ED"/>
    <w:pPr>
      <w:ind w:left="1191" w:hanging="397"/>
    </w:pPr>
  </w:style>
  <w:style w:type="paragraph" w:customStyle="1" w:styleId="enumlev3">
    <w:name w:val="enumlev3"/>
    <w:basedOn w:val="enumlev2"/>
    <w:rsid w:val="005D65ED"/>
    <w:pPr>
      <w:ind w:left="1588"/>
    </w:pPr>
  </w:style>
  <w:style w:type="paragraph" w:styleId="Revision">
    <w:name w:val="Revision"/>
    <w:hidden/>
    <w:uiPriority w:val="99"/>
    <w:semiHidden/>
    <w:rsid w:val="00AB37FB"/>
    <w:pPr>
      <w:spacing w:after="0" w:line="240" w:lineRule="auto"/>
    </w:pPr>
    <w:rPr>
      <w:rFonts w:ascii="Times New Roman" w:hAnsi="Times New Roman" w:cs="Times New Roman"/>
      <w:sz w:val="24"/>
      <w:szCs w:val="24"/>
      <w:lang w:val="en-GB" w:eastAsia="ja-JP"/>
    </w:rPr>
  </w:style>
  <w:style w:type="paragraph" w:customStyle="1" w:styleId="VenueDate">
    <w:name w:val="VenueDate"/>
    <w:basedOn w:val="Normal"/>
    <w:qFormat/>
    <w:rsid w:val="006B6BA2"/>
    <w:pPr>
      <w:jc w:val="right"/>
    </w:pPr>
  </w:style>
  <w:style w:type="character" w:styleId="CommentReference">
    <w:name w:val="annotation reference"/>
    <w:basedOn w:val="DefaultParagraphFont"/>
    <w:uiPriority w:val="99"/>
    <w:semiHidden/>
    <w:unhideWhenUsed/>
    <w:rsid w:val="00DE1204"/>
    <w:rPr>
      <w:sz w:val="16"/>
      <w:szCs w:val="16"/>
    </w:rPr>
  </w:style>
  <w:style w:type="paragraph" w:styleId="CommentText">
    <w:name w:val="annotation text"/>
    <w:basedOn w:val="Normal"/>
    <w:link w:val="CommentTextChar"/>
    <w:uiPriority w:val="99"/>
    <w:semiHidden/>
    <w:unhideWhenUsed/>
    <w:rsid w:val="00DE1204"/>
    <w:rPr>
      <w:sz w:val="20"/>
      <w:szCs w:val="20"/>
    </w:rPr>
  </w:style>
  <w:style w:type="character" w:customStyle="1" w:styleId="CommentTextChar">
    <w:name w:val="Comment Text Char"/>
    <w:basedOn w:val="DefaultParagraphFont"/>
    <w:link w:val="CommentText"/>
    <w:uiPriority w:val="99"/>
    <w:semiHidden/>
    <w:rsid w:val="00DE1204"/>
    <w:rPr>
      <w:rFonts w:ascii="Times New Roman" w:hAnsi="Times New Roman" w:cs="Times New Roman"/>
      <w:sz w:val="20"/>
      <w:szCs w:val="20"/>
      <w:lang w:val="en-GB" w:eastAsia="ja-JP"/>
    </w:rPr>
  </w:style>
  <w:style w:type="paragraph" w:styleId="CommentSubject">
    <w:name w:val="annotation subject"/>
    <w:basedOn w:val="CommentText"/>
    <w:next w:val="CommentText"/>
    <w:link w:val="CommentSubjectChar"/>
    <w:uiPriority w:val="99"/>
    <w:semiHidden/>
    <w:unhideWhenUsed/>
    <w:rsid w:val="00DE1204"/>
    <w:rPr>
      <w:b/>
      <w:bCs/>
    </w:rPr>
  </w:style>
  <w:style w:type="character" w:customStyle="1" w:styleId="CommentSubjectChar">
    <w:name w:val="Comment Subject Char"/>
    <w:basedOn w:val="CommentTextChar"/>
    <w:link w:val="CommentSubject"/>
    <w:uiPriority w:val="99"/>
    <w:semiHidden/>
    <w:rsid w:val="00DE1204"/>
    <w:rPr>
      <w:rFonts w:ascii="Times New Roman" w:hAnsi="Times New Roman" w:cs="Times New Roman"/>
      <w:b/>
      <w:bCs/>
      <w:sz w:val="20"/>
      <w:szCs w:val="20"/>
      <w:lang w:val="en-GB" w:eastAsia="ja-JP"/>
    </w:rPr>
  </w:style>
  <w:style w:type="character" w:customStyle="1" w:styleId="UnresolvedMention">
    <w:name w:val="Unresolved Mention"/>
    <w:basedOn w:val="DefaultParagraphFont"/>
    <w:uiPriority w:val="99"/>
    <w:unhideWhenUsed/>
    <w:rsid w:val="002528F9"/>
    <w:rPr>
      <w:color w:val="605E5C"/>
      <w:shd w:val="clear" w:color="auto" w:fill="E1DFDD"/>
    </w:rPr>
  </w:style>
  <w:style w:type="character" w:customStyle="1" w:styleId="Mention">
    <w:name w:val="Mention"/>
    <w:basedOn w:val="DefaultParagraphFont"/>
    <w:uiPriority w:val="99"/>
    <w:unhideWhenUsed/>
    <w:rsid w:val="002528F9"/>
    <w:rPr>
      <w:color w:val="2B579A"/>
      <w:shd w:val="clear" w:color="auto" w:fill="E1DFDD"/>
    </w:rPr>
  </w:style>
  <w:style w:type="character" w:customStyle="1" w:styleId="ReftextArial9pt">
    <w:name w:val="Ref_text Arial 9 pt"/>
    <w:rsid w:val="001D033C"/>
    <w:rPr>
      <w:rFonts w:ascii="Arial" w:hAnsi="Arial" w:cs="Arial"/>
      <w:sz w:val="18"/>
      <w:szCs w:val="18"/>
    </w:rPr>
  </w:style>
  <w:style w:type="paragraph" w:customStyle="1" w:styleId="Title4">
    <w:name w:val="Title 4"/>
    <w:basedOn w:val="Normal"/>
    <w:next w:val="Heading1"/>
    <w:rsid w:val="001D033C"/>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rsid w:val="001D033C"/>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rmal"/>
    <w:link w:val="FootnoteTextChar"/>
    <w:uiPriority w:val="99"/>
    <w:semiHidden/>
    <w:unhideWhenUsed/>
    <w:rsid w:val="001D033C"/>
    <w:pPr>
      <w:spacing w:before="0"/>
    </w:pPr>
    <w:rPr>
      <w:sz w:val="20"/>
      <w:szCs w:val="20"/>
    </w:rPr>
  </w:style>
  <w:style w:type="character" w:customStyle="1" w:styleId="FootnoteTextChar">
    <w:name w:val="Footnote Text Char"/>
    <w:basedOn w:val="DefaultParagraphFont"/>
    <w:link w:val="FootnoteText"/>
    <w:uiPriority w:val="99"/>
    <w:semiHidden/>
    <w:rsid w:val="001D033C"/>
    <w:rPr>
      <w:rFonts w:ascii="Times New Roman" w:hAnsi="Times New Roman" w:cs="Times New Roman"/>
      <w:sz w:val="20"/>
      <w:szCs w:val="20"/>
      <w:lang w:val="en-GB" w:eastAsia="ja-JP"/>
    </w:rPr>
  </w:style>
  <w:style w:type="character" w:styleId="FootnoteReference">
    <w:name w:val="footnote reference"/>
    <w:basedOn w:val="DefaultParagraphFont"/>
    <w:uiPriority w:val="99"/>
    <w:semiHidden/>
    <w:unhideWhenUsed/>
    <w:rsid w:val="001D033C"/>
    <w:rPr>
      <w:vertAlign w:val="superscript"/>
    </w:rPr>
  </w:style>
  <w:style w:type="paragraph" w:styleId="Bibliography">
    <w:name w:val="Bibliography"/>
    <w:basedOn w:val="Normal"/>
    <w:next w:val="Normal"/>
    <w:uiPriority w:val="37"/>
    <w:semiHidden/>
    <w:unhideWhenUsed/>
    <w:rsid w:val="001D033C"/>
  </w:style>
  <w:style w:type="paragraph" w:styleId="BlockText">
    <w:name w:val="Block Text"/>
    <w:basedOn w:val="Normal"/>
    <w:uiPriority w:val="99"/>
    <w:semiHidden/>
    <w:unhideWhenUsed/>
    <w:rsid w:val="001D033C"/>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semiHidden/>
    <w:unhideWhenUsed/>
    <w:rsid w:val="001D033C"/>
    <w:pPr>
      <w:spacing w:after="120"/>
    </w:pPr>
  </w:style>
  <w:style w:type="character" w:customStyle="1" w:styleId="BodyTextChar">
    <w:name w:val="Body Text Char"/>
    <w:basedOn w:val="DefaultParagraphFont"/>
    <w:link w:val="BodyText"/>
    <w:uiPriority w:val="99"/>
    <w:semiHidden/>
    <w:rsid w:val="001D033C"/>
    <w:rPr>
      <w:rFonts w:ascii="Times New Roman" w:hAnsi="Times New Roman" w:cs="Times New Roman"/>
      <w:sz w:val="24"/>
      <w:szCs w:val="24"/>
      <w:lang w:val="en-GB" w:eastAsia="ja-JP"/>
    </w:rPr>
  </w:style>
  <w:style w:type="paragraph" w:styleId="BodyText2">
    <w:name w:val="Body Text 2"/>
    <w:basedOn w:val="Normal"/>
    <w:link w:val="BodyText2Char"/>
    <w:uiPriority w:val="99"/>
    <w:semiHidden/>
    <w:unhideWhenUsed/>
    <w:rsid w:val="001D033C"/>
    <w:pPr>
      <w:spacing w:after="120" w:line="480" w:lineRule="auto"/>
    </w:pPr>
  </w:style>
  <w:style w:type="character" w:customStyle="1" w:styleId="BodyText2Char">
    <w:name w:val="Body Text 2 Char"/>
    <w:basedOn w:val="DefaultParagraphFont"/>
    <w:link w:val="BodyText2"/>
    <w:uiPriority w:val="99"/>
    <w:semiHidden/>
    <w:rsid w:val="001D033C"/>
    <w:rPr>
      <w:rFonts w:ascii="Times New Roman" w:hAnsi="Times New Roman" w:cs="Times New Roman"/>
      <w:sz w:val="24"/>
      <w:szCs w:val="24"/>
      <w:lang w:val="en-GB" w:eastAsia="ja-JP"/>
    </w:rPr>
  </w:style>
  <w:style w:type="paragraph" w:styleId="BodyText3">
    <w:name w:val="Body Text 3"/>
    <w:basedOn w:val="Normal"/>
    <w:link w:val="BodyText3Char"/>
    <w:uiPriority w:val="99"/>
    <w:semiHidden/>
    <w:unhideWhenUsed/>
    <w:rsid w:val="001D033C"/>
    <w:pPr>
      <w:spacing w:after="120"/>
    </w:pPr>
    <w:rPr>
      <w:sz w:val="16"/>
      <w:szCs w:val="16"/>
    </w:rPr>
  </w:style>
  <w:style w:type="character" w:customStyle="1" w:styleId="BodyText3Char">
    <w:name w:val="Body Text 3 Char"/>
    <w:basedOn w:val="DefaultParagraphFont"/>
    <w:link w:val="BodyText3"/>
    <w:uiPriority w:val="99"/>
    <w:semiHidden/>
    <w:rsid w:val="001D033C"/>
    <w:rPr>
      <w:rFonts w:ascii="Times New Roman" w:hAnsi="Times New Roman" w:cs="Times New Roman"/>
      <w:sz w:val="16"/>
      <w:szCs w:val="16"/>
      <w:lang w:val="en-GB" w:eastAsia="ja-JP"/>
    </w:rPr>
  </w:style>
  <w:style w:type="paragraph" w:styleId="BodyTextFirstIndent">
    <w:name w:val="Body Text First Indent"/>
    <w:basedOn w:val="BodyText"/>
    <w:link w:val="BodyTextFirstIndentChar"/>
    <w:uiPriority w:val="99"/>
    <w:semiHidden/>
    <w:unhideWhenUsed/>
    <w:rsid w:val="001D033C"/>
    <w:pPr>
      <w:spacing w:after="0"/>
      <w:ind w:firstLine="360"/>
    </w:pPr>
  </w:style>
  <w:style w:type="character" w:customStyle="1" w:styleId="BodyTextFirstIndentChar">
    <w:name w:val="Body Text First Indent Char"/>
    <w:basedOn w:val="BodyTextChar"/>
    <w:link w:val="BodyTextFirstIndent"/>
    <w:uiPriority w:val="99"/>
    <w:semiHidden/>
    <w:rsid w:val="001D033C"/>
    <w:rPr>
      <w:rFonts w:ascii="Times New Roman" w:hAnsi="Times New Roman" w:cs="Times New Roman"/>
      <w:sz w:val="24"/>
      <w:szCs w:val="24"/>
      <w:lang w:val="en-GB" w:eastAsia="ja-JP"/>
    </w:rPr>
  </w:style>
  <w:style w:type="paragraph" w:styleId="BodyTextIndent">
    <w:name w:val="Body Text Indent"/>
    <w:basedOn w:val="Normal"/>
    <w:link w:val="BodyTextIndentChar"/>
    <w:uiPriority w:val="99"/>
    <w:semiHidden/>
    <w:unhideWhenUsed/>
    <w:rsid w:val="001D033C"/>
    <w:pPr>
      <w:spacing w:after="120"/>
      <w:ind w:left="360"/>
    </w:pPr>
  </w:style>
  <w:style w:type="character" w:customStyle="1" w:styleId="BodyTextIndentChar">
    <w:name w:val="Body Text Indent Char"/>
    <w:basedOn w:val="DefaultParagraphFont"/>
    <w:link w:val="BodyTextIndent"/>
    <w:uiPriority w:val="99"/>
    <w:semiHidden/>
    <w:rsid w:val="001D033C"/>
    <w:rPr>
      <w:rFonts w:ascii="Times New Roman" w:hAnsi="Times New Roman" w:cs="Times New Roman"/>
      <w:sz w:val="24"/>
      <w:szCs w:val="24"/>
      <w:lang w:val="en-GB" w:eastAsia="ja-JP"/>
    </w:rPr>
  </w:style>
  <w:style w:type="paragraph" w:styleId="BodyTextFirstIndent2">
    <w:name w:val="Body Text First Indent 2"/>
    <w:basedOn w:val="BodyTextIndent"/>
    <w:link w:val="BodyTextFirstIndent2Char"/>
    <w:uiPriority w:val="99"/>
    <w:semiHidden/>
    <w:unhideWhenUsed/>
    <w:rsid w:val="001D033C"/>
    <w:pPr>
      <w:spacing w:after="0"/>
      <w:ind w:firstLine="360"/>
    </w:pPr>
  </w:style>
  <w:style w:type="character" w:customStyle="1" w:styleId="BodyTextFirstIndent2Char">
    <w:name w:val="Body Text First Indent 2 Char"/>
    <w:basedOn w:val="BodyTextIndentChar"/>
    <w:link w:val="BodyTextFirstIndent2"/>
    <w:uiPriority w:val="99"/>
    <w:semiHidden/>
    <w:rsid w:val="001D033C"/>
    <w:rPr>
      <w:rFonts w:ascii="Times New Roman"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1D033C"/>
    <w:pPr>
      <w:spacing w:after="120" w:line="480" w:lineRule="auto"/>
      <w:ind w:left="360"/>
    </w:pPr>
  </w:style>
  <w:style w:type="character" w:customStyle="1" w:styleId="BodyTextIndent2Char">
    <w:name w:val="Body Text Indent 2 Char"/>
    <w:basedOn w:val="DefaultParagraphFont"/>
    <w:link w:val="BodyTextIndent2"/>
    <w:uiPriority w:val="99"/>
    <w:semiHidden/>
    <w:rsid w:val="001D033C"/>
    <w:rPr>
      <w:rFonts w:ascii="Times New Roman" w:hAnsi="Times New Roman" w:cs="Times New Roman"/>
      <w:sz w:val="24"/>
      <w:szCs w:val="24"/>
      <w:lang w:val="en-GB" w:eastAsia="ja-JP"/>
    </w:rPr>
  </w:style>
  <w:style w:type="paragraph" w:styleId="BodyTextIndent3">
    <w:name w:val="Body Text Indent 3"/>
    <w:basedOn w:val="Normal"/>
    <w:link w:val="BodyTextIndent3Char"/>
    <w:uiPriority w:val="99"/>
    <w:semiHidden/>
    <w:unhideWhenUsed/>
    <w:rsid w:val="001D033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1D033C"/>
    <w:rPr>
      <w:rFonts w:ascii="Times New Roman" w:hAnsi="Times New Roman" w:cs="Times New Roman"/>
      <w:sz w:val="16"/>
      <w:szCs w:val="16"/>
      <w:lang w:val="en-GB" w:eastAsia="ja-JP"/>
    </w:rPr>
  </w:style>
  <w:style w:type="character" w:styleId="BookTitle">
    <w:name w:val="Book Title"/>
    <w:basedOn w:val="DefaultParagraphFont"/>
    <w:uiPriority w:val="33"/>
    <w:rsid w:val="001D033C"/>
    <w:rPr>
      <w:b/>
      <w:bCs/>
      <w:i/>
      <w:iCs/>
      <w:spacing w:val="5"/>
    </w:rPr>
  </w:style>
  <w:style w:type="paragraph" w:styleId="Closing">
    <w:name w:val="Closing"/>
    <w:basedOn w:val="Normal"/>
    <w:link w:val="ClosingChar"/>
    <w:uiPriority w:val="99"/>
    <w:semiHidden/>
    <w:unhideWhenUsed/>
    <w:rsid w:val="001D033C"/>
    <w:pPr>
      <w:spacing w:before="0"/>
      <w:ind w:left="4320"/>
    </w:pPr>
  </w:style>
  <w:style w:type="character" w:customStyle="1" w:styleId="ClosingChar">
    <w:name w:val="Closing Char"/>
    <w:basedOn w:val="DefaultParagraphFont"/>
    <w:link w:val="Closing"/>
    <w:uiPriority w:val="99"/>
    <w:semiHidden/>
    <w:rsid w:val="001D033C"/>
    <w:rPr>
      <w:rFonts w:ascii="Times New Roman" w:hAnsi="Times New Roman" w:cs="Times New Roman"/>
      <w:sz w:val="24"/>
      <w:szCs w:val="24"/>
      <w:lang w:val="en-GB" w:eastAsia="ja-JP"/>
    </w:rPr>
  </w:style>
  <w:style w:type="paragraph" w:styleId="Date">
    <w:name w:val="Date"/>
    <w:basedOn w:val="Normal"/>
    <w:next w:val="Normal"/>
    <w:link w:val="DateChar"/>
    <w:uiPriority w:val="99"/>
    <w:semiHidden/>
    <w:unhideWhenUsed/>
    <w:rsid w:val="001D033C"/>
  </w:style>
  <w:style w:type="character" w:customStyle="1" w:styleId="DateChar">
    <w:name w:val="Date Char"/>
    <w:basedOn w:val="DefaultParagraphFont"/>
    <w:link w:val="Date"/>
    <w:uiPriority w:val="99"/>
    <w:semiHidden/>
    <w:rsid w:val="001D033C"/>
    <w:rPr>
      <w:rFonts w:ascii="Times New Roman" w:hAnsi="Times New Roman" w:cs="Times New Roman"/>
      <w:sz w:val="24"/>
      <w:szCs w:val="24"/>
      <w:lang w:val="en-GB" w:eastAsia="ja-JP"/>
    </w:rPr>
  </w:style>
  <w:style w:type="paragraph" w:styleId="DocumentMap">
    <w:name w:val="Document Map"/>
    <w:basedOn w:val="Normal"/>
    <w:link w:val="DocumentMapChar"/>
    <w:uiPriority w:val="99"/>
    <w:semiHidden/>
    <w:unhideWhenUsed/>
    <w:rsid w:val="001D033C"/>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1D033C"/>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1D033C"/>
    <w:pPr>
      <w:spacing w:before="0"/>
    </w:pPr>
  </w:style>
  <w:style w:type="character" w:customStyle="1" w:styleId="E-mailSignatureChar">
    <w:name w:val="E-mail Signature Char"/>
    <w:basedOn w:val="DefaultParagraphFont"/>
    <w:link w:val="E-mailSignature"/>
    <w:uiPriority w:val="99"/>
    <w:semiHidden/>
    <w:rsid w:val="001D033C"/>
    <w:rPr>
      <w:rFonts w:ascii="Times New Roman" w:hAnsi="Times New Roman" w:cs="Times New Roman"/>
      <w:sz w:val="24"/>
      <w:szCs w:val="24"/>
      <w:lang w:val="en-GB" w:eastAsia="ja-JP"/>
    </w:rPr>
  </w:style>
  <w:style w:type="character" w:styleId="EndnoteReference">
    <w:name w:val="endnote reference"/>
    <w:basedOn w:val="DefaultParagraphFont"/>
    <w:uiPriority w:val="99"/>
    <w:semiHidden/>
    <w:unhideWhenUsed/>
    <w:rsid w:val="001D033C"/>
    <w:rPr>
      <w:vertAlign w:val="superscript"/>
    </w:rPr>
  </w:style>
  <w:style w:type="paragraph" w:styleId="EndnoteText">
    <w:name w:val="endnote text"/>
    <w:basedOn w:val="Normal"/>
    <w:link w:val="EndnoteTextChar"/>
    <w:uiPriority w:val="99"/>
    <w:semiHidden/>
    <w:unhideWhenUsed/>
    <w:rsid w:val="001D033C"/>
    <w:pPr>
      <w:spacing w:before="0"/>
    </w:pPr>
    <w:rPr>
      <w:sz w:val="20"/>
      <w:szCs w:val="20"/>
    </w:rPr>
  </w:style>
  <w:style w:type="character" w:customStyle="1" w:styleId="EndnoteTextChar">
    <w:name w:val="Endnote Text Char"/>
    <w:basedOn w:val="DefaultParagraphFont"/>
    <w:link w:val="EndnoteText"/>
    <w:uiPriority w:val="99"/>
    <w:semiHidden/>
    <w:rsid w:val="001D033C"/>
    <w:rPr>
      <w:rFonts w:ascii="Times New Roman" w:hAnsi="Times New Roman" w:cs="Times New Roman"/>
      <w:sz w:val="20"/>
      <w:szCs w:val="20"/>
      <w:lang w:val="en-GB" w:eastAsia="ja-JP"/>
    </w:rPr>
  </w:style>
  <w:style w:type="paragraph" w:styleId="EnvelopeAddress">
    <w:name w:val="envelope address"/>
    <w:basedOn w:val="Normal"/>
    <w:uiPriority w:val="99"/>
    <w:semiHidden/>
    <w:unhideWhenUsed/>
    <w:rsid w:val="001D033C"/>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1D033C"/>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1D033C"/>
    <w:rPr>
      <w:color w:val="954F72" w:themeColor="followedHyperlink"/>
      <w:u w:val="single"/>
    </w:rPr>
  </w:style>
  <w:style w:type="character" w:customStyle="1" w:styleId="Hashtag">
    <w:name w:val="Hashtag"/>
    <w:basedOn w:val="DefaultParagraphFont"/>
    <w:uiPriority w:val="99"/>
    <w:semiHidden/>
    <w:unhideWhenUsed/>
    <w:rsid w:val="001D033C"/>
    <w:rPr>
      <w:color w:val="2B579A"/>
      <w:shd w:val="clear" w:color="auto" w:fill="E1DFDD"/>
    </w:rPr>
  </w:style>
  <w:style w:type="character" w:styleId="HTMLAcronym">
    <w:name w:val="HTML Acronym"/>
    <w:basedOn w:val="DefaultParagraphFont"/>
    <w:uiPriority w:val="99"/>
    <w:semiHidden/>
    <w:unhideWhenUsed/>
    <w:rsid w:val="001D033C"/>
  </w:style>
  <w:style w:type="paragraph" w:styleId="HTMLAddress">
    <w:name w:val="HTML Address"/>
    <w:basedOn w:val="Normal"/>
    <w:link w:val="HTMLAddressChar"/>
    <w:uiPriority w:val="99"/>
    <w:semiHidden/>
    <w:unhideWhenUsed/>
    <w:rsid w:val="001D033C"/>
    <w:pPr>
      <w:spacing w:before="0"/>
    </w:pPr>
    <w:rPr>
      <w:i/>
      <w:iCs/>
    </w:rPr>
  </w:style>
  <w:style w:type="character" w:customStyle="1" w:styleId="HTMLAddressChar">
    <w:name w:val="HTML Address Char"/>
    <w:basedOn w:val="DefaultParagraphFont"/>
    <w:link w:val="HTMLAddress"/>
    <w:uiPriority w:val="99"/>
    <w:semiHidden/>
    <w:rsid w:val="001D033C"/>
    <w:rPr>
      <w:rFonts w:ascii="Times New Roman" w:hAnsi="Times New Roman" w:cs="Times New Roman"/>
      <w:i/>
      <w:iCs/>
      <w:sz w:val="24"/>
      <w:szCs w:val="24"/>
      <w:lang w:val="en-GB" w:eastAsia="ja-JP"/>
    </w:rPr>
  </w:style>
  <w:style w:type="character" w:styleId="HTMLCite">
    <w:name w:val="HTML Cite"/>
    <w:basedOn w:val="DefaultParagraphFont"/>
    <w:uiPriority w:val="99"/>
    <w:semiHidden/>
    <w:unhideWhenUsed/>
    <w:rsid w:val="001D033C"/>
    <w:rPr>
      <w:i/>
      <w:iCs/>
    </w:rPr>
  </w:style>
  <w:style w:type="character" w:styleId="HTMLCode">
    <w:name w:val="HTML Code"/>
    <w:basedOn w:val="DefaultParagraphFont"/>
    <w:uiPriority w:val="99"/>
    <w:semiHidden/>
    <w:unhideWhenUsed/>
    <w:rsid w:val="001D033C"/>
    <w:rPr>
      <w:rFonts w:ascii="Consolas" w:hAnsi="Consolas"/>
      <w:sz w:val="20"/>
      <w:szCs w:val="20"/>
    </w:rPr>
  </w:style>
  <w:style w:type="character" w:styleId="HTMLDefinition">
    <w:name w:val="HTML Definition"/>
    <w:basedOn w:val="DefaultParagraphFont"/>
    <w:uiPriority w:val="99"/>
    <w:semiHidden/>
    <w:unhideWhenUsed/>
    <w:rsid w:val="001D033C"/>
    <w:rPr>
      <w:i/>
      <w:iCs/>
    </w:rPr>
  </w:style>
  <w:style w:type="character" w:styleId="HTMLKeyboard">
    <w:name w:val="HTML Keyboard"/>
    <w:basedOn w:val="DefaultParagraphFont"/>
    <w:uiPriority w:val="99"/>
    <w:semiHidden/>
    <w:unhideWhenUsed/>
    <w:rsid w:val="001D033C"/>
    <w:rPr>
      <w:rFonts w:ascii="Consolas" w:hAnsi="Consolas"/>
      <w:sz w:val="20"/>
      <w:szCs w:val="20"/>
    </w:rPr>
  </w:style>
  <w:style w:type="paragraph" w:styleId="HTMLPreformatted">
    <w:name w:val="HTML Preformatted"/>
    <w:basedOn w:val="Normal"/>
    <w:link w:val="HTMLPreformattedChar"/>
    <w:uiPriority w:val="99"/>
    <w:semiHidden/>
    <w:unhideWhenUsed/>
    <w:rsid w:val="001D033C"/>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D033C"/>
    <w:rPr>
      <w:rFonts w:ascii="Consolas" w:hAnsi="Consolas" w:cs="Times New Roman"/>
      <w:sz w:val="20"/>
      <w:szCs w:val="20"/>
      <w:lang w:val="en-GB" w:eastAsia="ja-JP"/>
    </w:rPr>
  </w:style>
  <w:style w:type="character" w:styleId="HTMLSample">
    <w:name w:val="HTML Sample"/>
    <w:basedOn w:val="DefaultParagraphFont"/>
    <w:uiPriority w:val="99"/>
    <w:semiHidden/>
    <w:unhideWhenUsed/>
    <w:rsid w:val="001D033C"/>
    <w:rPr>
      <w:rFonts w:ascii="Consolas" w:hAnsi="Consolas"/>
      <w:sz w:val="24"/>
      <w:szCs w:val="24"/>
    </w:rPr>
  </w:style>
  <w:style w:type="character" w:styleId="HTMLTypewriter">
    <w:name w:val="HTML Typewriter"/>
    <w:basedOn w:val="DefaultParagraphFont"/>
    <w:uiPriority w:val="99"/>
    <w:semiHidden/>
    <w:unhideWhenUsed/>
    <w:rsid w:val="001D033C"/>
    <w:rPr>
      <w:rFonts w:ascii="Consolas" w:hAnsi="Consolas"/>
      <w:sz w:val="20"/>
      <w:szCs w:val="20"/>
    </w:rPr>
  </w:style>
  <w:style w:type="character" w:styleId="HTMLVariable">
    <w:name w:val="HTML Variable"/>
    <w:basedOn w:val="DefaultParagraphFont"/>
    <w:uiPriority w:val="99"/>
    <w:semiHidden/>
    <w:unhideWhenUsed/>
    <w:rsid w:val="001D033C"/>
    <w:rPr>
      <w:i/>
      <w:iCs/>
    </w:rPr>
  </w:style>
  <w:style w:type="paragraph" w:styleId="Index1">
    <w:name w:val="index 1"/>
    <w:basedOn w:val="Normal"/>
    <w:next w:val="Normal"/>
    <w:autoRedefine/>
    <w:uiPriority w:val="99"/>
    <w:semiHidden/>
    <w:unhideWhenUsed/>
    <w:rsid w:val="001D033C"/>
    <w:pPr>
      <w:spacing w:before="0"/>
      <w:ind w:left="240" w:hanging="240"/>
    </w:pPr>
  </w:style>
  <w:style w:type="paragraph" w:styleId="Index2">
    <w:name w:val="index 2"/>
    <w:basedOn w:val="Normal"/>
    <w:next w:val="Normal"/>
    <w:autoRedefine/>
    <w:uiPriority w:val="99"/>
    <w:semiHidden/>
    <w:unhideWhenUsed/>
    <w:rsid w:val="001D033C"/>
    <w:pPr>
      <w:spacing w:before="0"/>
      <w:ind w:left="480" w:hanging="240"/>
    </w:pPr>
  </w:style>
  <w:style w:type="paragraph" w:styleId="Index3">
    <w:name w:val="index 3"/>
    <w:basedOn w:val="Normal"/>
    <w:next w:val="Normal"/>
    <w:autoRedefine/>
    <w:uiPriority w:val="99"/>
    <w:semiHidden/>
    <w:unhideWhenUsed/>
    <w:rsid w:val="001D033C"/>
    <w:pPr>
      <w:spacing w:before="0"/>
      <w:ind w:left="720" w:hanging="240"/>
    </w:pPr>
  </w:style>
  <w:style w:type="paragraph" w:styleId="Index4">
    <w:name w:val="index 4"/>
    <w:basedOn w:val="Normal"/>
    <w:next w:val="Normal"/>
    <w:autoRedefine/>
    <w:uiPriority w:val="99"/>
    <w:semiHidden/>
    <w:unhideWhenUsed/>
    <w:rsid w:val="001D033C"/>
    <w:pPr>
      <w:spacing w:before="0"/>
      <w:ind w:left="960" w:hanging="240"/>
    </w:pPr>
  </w:style>
  <w:style w:type="paragraph" w:styleId="Index5">
    <w:name w:val="index 5"/>
    <w:basedOn w:val="Normal"/>
    <w:next w:val="Normal"/>
    <w:autoRedefine/>
    <w:uiPriority w:val="99"/>
    <w:semiHidden/>
    <w:unhideWhenUsed/>
    <w:rsid w:val="001D033C"/>
    <w:pPr>
      <w:spacing w:before="0"/>
      <w:ind w:left="1200" w:hanging="240"/>
    </w:pPr>
  </w:style>
  <w:style w:type="paragraph" w:styleId="Index6">
    <w:name w:val="index 6"/>
    <w:basedOn w:val="Normal"/>
    <w:next w:val="Normal"/>
    <w:autoRedefine/>
    <w:uiPriority w:val="99"/>
    <w:semiHidden/>
    <w:unhideWhenUsed/>
    <w:rsid w:val="001D033C"/>
    <w:pPr>
      <w:spacing w:before="0"/>
      <w:ind w:left="1440" w:hanging="240"/>
    </w:pPr>
  </w:style>
  <w:style w:type="paragraph" w:styleId="Index7">
    <w:name w:val="index 7"/>
    <w:basedOn w:val="Normal"/>
    <w:next w:val="Normal"/>
    <w:autoRedefine/>
    <w:uiPriority w:val="99"/>
    <w:semiHidden/>
    <w:unhideWhenUsed/>
    <w:rsid w:val="001D033C"/>
    <w:pPr>
      <w:spacing w:before="0"/>
      <w:ind w:left="1680" w:hanging="240"/>
    </w:pPr>
  </w:style>
  <w:style w:type="paragraph" w:styleId="Index8">
    <w:name w:val="index 8"/>
    <w:basedOn w:val="Normal"/>
    <w:next w:val="Normal"/>
    <w:autoRedefine/>
    <w:uiPriority w:val="99"/>
    <w:semiHidden/>
    <w:unhideWhenUsed/>
    <w:rsid w:val="001D033C"/>
    <w:pPr>
      <w:spacing w:before="0"/>
      <w:ind w:left="1920" w:hanging="240"/>
    </w:pPr>
  </w:style>
  <w:style w:type="paragraph" w:styleId="Index9">
    <w:name w:val="index 9"/>
    <w:basedOn w:val="Normal"/>
    <w:next w:val="Normal"/>
    <w:autoRedefine/>
    <w:uiPriority w:val="99"/>
    <w:semiHidden/>
    <w:unhideWhenUsed/>
    <w:rsid w:val="001D033C"/>
    <w:pPr>
      <w:spacing w:before="0"/>
      <w:ind w:left="2160" w:hanging="240"/>
    </w:pPr>
  </w:style>
  <w:style w:type="paragraph" w:styleId="IndexHeading">
    <w:name w:val="index heading"/>
    <w:basedOn w:val="Normal"/>
    <w:next w:val="Index1"/>
    <w:uiPriority w:val="99"/>
    <w:semiHidden/>
    <w:unhideWhenUsed/>
    <w:rsid w:val="001D033C"/>
    <w:rPr>
      <w:rFonts w:asciiTheme="majorHAnsi" w:eastAsiaTheme="majorEastAsia" w:hAnsiTheme="majorHAnsi" w:cstheme="majorBidi"/>
      <w:b/>
      <w:bCs/>
    </w:rPr>
  </w:style>
  <w:style w:type="character" w:styleId="IntenseEmphasis">
    <w:name w:val="Intense Emphasis"/>
    <w:basedOn w:val="DefaultParagraphFont"/>
    <w:uiPriority w:val="21"/>
    <w:rsid w:val="001D033C"/>
    <w:rPr>
      <w:i/>
      <w:iCs/>
      <w:color w:val="5B9BD5" w:themeColor="accent1"/>
    </w:rPr>
  </w:style>
  <w:style w:type="paragraph" w:styleId="IntenseQuote">
    <w:name w:val="Intense Quote"/>
    <w:basedOn w:val="Normal"/>
    <w:next w:val="Normal"/>
    <w:link w:val="IntenseQuoteChar"/>
    <w:uiPriority w:val="30"/>
    <w:rsid w:val="001D033C"/>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1D033C"/>
    <w:rPr>
      <w:rFonts w:ascii="Times New Roman" w:hAnsi="Times New Roman" w:cs="Times New Roman"/>
      <w:i/>
      <w:iCs/>
      <w:color w:val="5B9BD5" w:themeColor="accent1"/>
      <w:sz w:val="24"/>
      <w:szCs w:val="24"/>
      <w:lang w:val="en-GB" w:eastAsia="ja-JP"/>
    </w:rPr>
  </w:style>
  <w:style w:type="character" w:styleId="IntenseReference">
    <w:name w:val="Intense Reference"/>
    <w:basedOn w:val="DefaultParagraphFont"/>
    <w:uiPriority w:val="32"/>
    <w:rsid w:val="001D033C"/>
    <w:rPr>
      <w:b/>
      <w:bCs/>
      <w:smallCaps/>
      <w:color w:val="5B9BD5" w:themeColor="accent1"/>
      <w:spacing w:val="5"/>
    </w:rPr>
  </w:style>
  <w:style w:type="character" w:styleId="LineNumber">
    <w:name w:val="line number"/>
    <w:basedOn w:val="DefaultParagraphFont"/>
    <w:uiPriority w:val="99"/>
    <w:semiHidden/>
    <w:unhideWhenUsed/>
    <w:rsid w:val="001D033C"/>
  </w:style>
  <w:style w:type="paragraph" w:styleId="List">
    <w:name w:val="List"/>
    <w:basedOn w:val="Normal"/>
    <w:uiPriority w:val="99"/>
    <w:semiHidden/>
    <w:unhideWhenUsed/>
    <w:rsid w:val="001D033C"/>
    <w:pPr>
      <w:ind w:left="360" w:hanging="360"/>
      <w:contextualSpacing/>
    </w:pPr>
  </w:style>
  <w:style w:type="paragraph" w:styleId="List2">
    <w:name w:val="List 2"/>
    <w:basedOn w:val="Normal"/>
    <w:uiPriority w:val="99"/>
    <w:semiHidden/>
    <w:unhideWhenUsed/>
    <w:rsid w:val="001D033C"/>
    <w:pPr>
      <w:ind w:left="720" w:hanging="360"/>
      <w:contextualSpacing/>
    </w:pPr>
  </w:style>
  <w:style w:type="paragraph" w:styleId="List3">
    <w:name w:val="List 3"/>
    <w:basedOn w:val="Normal"/>
    <w:uiPriority w:val="99"/>
    <w:semiHidden/>
    <w:unhideWhenUsed/>
    <w:rsid w:val="001D033C"/>
    <w:pPr>
      <w:ind w:left="1080" w:hanging="360"/>
      <w:contextualSpacing/>
    </w:pPr>
  </w:style>
  <w:style w:type="paragraph" w:styleId="List4">
    <w:name w:val="List 4"/>
    <w:basedOn w:val="Normal"/>
    <w:uiPriority w:val="99"/>
    <w:semiHidden/>
    <w:unhideWhenUsed/>
    <w:rsid w:val="001D033C"/>
    <w:pPr>
      <w:ind w:left="1440" w:hanging="360"/>
      <w:contextualSpacing/>
    </w:pPr>
  </w:style>
  <w:style w:type="paragraph" w:styleId="List5">
    <w:name w:val="List 5"/>
    <w:basedOn w:val="Normal"/>
    <w:uiPriority w:val="99"/>
    <w:semiHidden/>
    <w:unhideWhenUsed/>
    <w:rsid w:val="001D033C"/>
    <w:pPr>
      <w:ind w:left="1800" w:hanging="360"/>
      <w:contextualSpacing/>
    </w:pPr>
  </w:style>
  <w:style w:type="paragraph" w:styleId="ListBullet">
    <w:name w:val="List Bullet"/>
    <w:basedOn w:val="Normal"/>
    <w:uiPriority w:val="99"/>
    <w:semiHidden/>
    <w:unhideWhenUsed/>
    <w:rsid w:val="001D033C"/>
    <w:pPr>
      <w:numPr>
        <w:numId w:val="1"/>
      </w:numPr>
      <w:contextualSpacing/>
    </w:pPr>
  </w:style>
  <w:style w:type="paragraph" w:styleId="ListBullet2">
    <w:name w:val="List Bullet 2"/>
    <w:basedOn w:val="Normal"/>
    <w:uiPriority w:val="99"/>
    <w:semiHidden/>
    <w:unhideWhenUsed/>
    <w:rsid w:val="001D033C"/>
    <w:pPr>
      <w:numPr>
        <w:numId w:val="2"/>
      </w:numPr>
      <w:contextualSpacing/>
    </w:pPr>
  </w:style>
  <w:style w:type="paragraph" w:styleId="ListBullet3">
    <w:name w:val="List Bullet 3"/>
    <w:basedOn w:val="Normal"/>
    <w:uiPriority w:val="99"/>
    <w:semiHidden/>
    <w:unhideWhenUsed/>
    <w:rsid w:val="001D033C"/>
    <w:pPr>
      <w:numPr>
        <w:numId w:val="3"/>
      </w:numPr>
      <w:contextualSpacing/>
    </w:pPr>
  </w:style>
  <w:style w:type="paragraph" w:styleId="ListBullet4">
    <w:name w:val="List Bullet 4"/>
    <w:basedOn w:val="Normal"/>
    <w:uiPriority w:val="99"/>
    <w:semiHidden/>
    <w:unhideWhenUsed/>
    <w:rsid w:val="001D033C"/>
    <w:pPr>
      <w:numPr>
        <w:numId w:val="4"/>
      </w:numPr>
      <w:contextualSpacing/>
    </w:pPr>
  </w:style>
  <w:style w:type="paragraph" w:styleId="ListBullet5">
    <w:name w:val="List Bullet 5"/>
    <w:basedOn w:val="Normal"/>
    <w:uiPriority w:val="99"/>
    <w:semiHidden/>
    <w:unhideWhenUsed/>
    <w:rsid w:val="001D033C"/>
    <w:pPr>
      <w:numPr>
        <w:numId w:val="5"/>
      </w:numPr>
      <w:contextualSpacing/>
    </w:pPr>
  </w:style>
  <w:style w:type="paragraph" w:styleId="ListContinue">
    <w:name w:val="List Continue"/>
    <w:basedOn w:val="Normal"/>
    <w:uiPriority w:val="99"/>
    <w:semiHidden/>
    <w:unhideWhenUsed/>
    <w:rsid w:val="001D033C"/>
    <w:pPr>
      <w:spacing w:after="120"/>
      <w:ind w:left="360"/>
      <w:contextualSpacing/>
    </w:pPr>
  </w:style>
  <w:style w:type="paragraph" w:styleId="ListContinue2">
    <w:name w:val="List Continue 2"/>
    <w:basedOn w:val="Normal"/>
    <w:uiPriority w:val="99"/>
    <w:semiHidden/>
    <w:unhideWhenUsed/>
    <w:rsid w:val="001D033C"/>
    <w:pPr>
      <w:spacing w:after="120"/>
      <w:ind w:left="720"/>
      <w:contextualSpacing/>
    </w:pPr>
  </w:style>
  <w:style w:type="paragraph" w:styleId="ListContinue3">
    <w:name w:val="List Continue 3"/>
    <w:basedOn w:val="Normal"/>
    <w:uiPriority w:val="99"/>
    <w:semiHidden/>
    <w:unhideWhenUsed/>
    <w:rsid w:val="001D033C"/>
    <w:pPr>
      <w:spacing w:after="120"/>
      <w:ind w:left="1080"/>
      <w:contextualSpacing/>
    </w:pPr>
  </w:style>
  <w:style w:type="paragraph" w:styleId="ListContinue4">
    <w:name w:val="List Continue 4"/>
    <w:basedOn w:val="Normal"/>
    <w:uiPriority w:val="99"/>
    <w:semiHidden/>
    <w:unhideWhenUsed/>
    <w:rsid w:val="001D033C"/>
    <w:pPr>
      <w:spacing w:after="120"/>
      <w:ind w:left="1440"/>
      <w:contextualSpacing/>
    </w:pPr>
  </w:style>
  <w:style w:type="paragraph" w:styleId="ListContinue5">
    <w:name w:val="List Continue 5"/>
    <w:basedOn w:val="Normal"/>
    <w:uiPriority w:val="99"/>
    <w:semiHidden/>
    <w:unhideWhenUsed/>
    <w:rsid w:val="001D033C"/>
    <w:pPr>
      <w:spacing w:after="120"/>
      <w:ind w:left="1800"/>
      <w:contextualSpacing/>
    </w:pPr>
  </w:style>
  <w:style w:type="paragraph" w:styleId="ListNumber">
    <w:name w:val="List Number"/>
    <w:basedOn w:val="Normal"/>
    <w:uiPriority w:val="99"/>
    <w:semiHidden/>
    <w:unhideWhenUsed/>
    <w:rsid w:val="001D033C"/>
    <w:pPr>
      <w:numPr>
        <w:numId w:val="6"/>
      </w:numPr>
      <w:contextualSpacing/>
    </w:pPr>
  </w:style>
  <w:style w:type="paragraph" w:styleId="ListNumber2">
    <w:name w:val="List Number 2"/>
    <w:basedOn w:val="Normal"/>
    <w:uiPriority w:val="99"/>
    <w:semiHidden/>
    <w:unhideWhenUsed/>
    <w:rsid w:val="001D033C"/>
    <w:pPr>
      <w:numPr>
        <w:numId w:val="7"/>
      </w:numPr>
      <w:contextualSpacing/>
    </w:pPr>
  </w:style>
  <w:style w:type="paragraph" w:styleId="ListNumber3">
    <w:name w:val="List Number 3"/>
    <w:basedOn w:val="Normal"/>
    <w:uiPriority w:val="99"/>
    <w:semiHidden/>
    <w:unhideWhenUsed/>
    <w:rsid w:val="001D033C"/>
    <w:pPr>
      <w:numPr>
        <w:numId w:val="8"/>
      </w:numPr>
      <w:contextualSpacing/>
    </w:pPr>
  </w:style>
  <w:style w:type="paragraph" w:styleId="ListNumber4">
    <w:name w:val="List Number 4"/>
    <w:basedOn w:val="Normal"/>
    <w:uiPriority w:val="99"/>
    <w:semiHidden/>
    <w:unhideWhenUsed/>
    <w:rsid w:val="001D033C"/>
    <w:pPr>
      <w:numPr>
        <w:numId w:val="9"/>
      </w:numPr>
      <w:contextualSpacing/>
    </w:pPr>
  </w:style>
  <w:style w:type="paragraph" w:styleId="ListNumber5">
    <w:name w:val="List Number 5"/>
    <w:basedOn w:val="Normal"/>
    <w:uiPriority w:val="99"/>
    <w:semiHidden/>
    <w:unhideWhenUsed/>
    <w:rsid w:val="001D033C"/>
    <w:pPr>
      <w:numPr>
        <w:numId w:val="10"/>
      </w:numPr>
      <w:contextualSpacing/>
    </w:pPr>
  </w:style>
  <w:style w:type="paragraph" w:styleId="ListParagraph">
    <w:name w:val="List Paragraph"/>
    <w:basedOn w:val="Normal"/>
    <w:uiPriority w:val="34"/>
    <w:qFormat/>
    <w:rsid w:val="001D033C"/>
    <w:pPr>
      <w:ind w:left="720"/>
      <w:contextualSpacing/>
    </w:pPr>
  </w:style>
  <w:style w:type="paragraph" w:styleId="MacroText">
    <w:name w:val="macro"/>
    <w:link w:val="MacroTextChar"/>
    <w:uiPriority w:val="99"/>
    <w:semiHidden/>
    <w:unhideWhenUsed/>
    <w:rsid w:val="001D033C"/>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hAnsi="Consolas" w:cs="Times New Roman"/>
      <w:sz w:val="20"/>
      <w:szCs w:val="20"/>
      <w:lang w:val="en-GB" w:eastAsia="ja-JP"/>
    </w:rPr>
  </w:style>
  <w:style w:type="character" w:customStyle="1" w:styleId="MacroTextChar">
    <w:name w:val="Macro Text Char"/>
    <w:basedOn w:val="DefaultParagraphFont"/>
    <w:link w:val="MacroText"/>
    <w:uiPriority w:val="99"/>
    <w:semiHidden/>
    <w:rsid w:val="001D033C"/>
    <w:rPr>
      <w:rFonts w:ascii="Consolas" w:hAnsi="Consolas" w:cs="Times New Roman"/>
      <w:sz w:val="20"/>
      <w:szCs w:val="20"/>
      <w:lang w:val="en-GB" w:eastAsia="ja-JP"/>
    </w:rPr>
  </w:style>
  <w:style w:type="paragraph" w:styleId="MessageHeader">
    <w:name w:val="Message Header"/>
    <w:basedOn w:val="Normal"/>
    <w:link w:val="MessageHeaderChar"/>
    <w:uiPriority w:val="99"/>
    <w:semiHidden/>
    <w:unhideWhenUsed/>
    <w:rsid w:val="001D033C"/>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1D033C"/>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1D033C"/>
    <w:pPr>
      <w:spacing w:after="0" w:line="240" w:lineRule="auto"/>
    </w:pPr>
    <w:rPr>
      <w:rFonts w:ascii="Times New Roman" w:hAnsi="Times New Roman" w:cs="Times New Roman"/>
      <w:sz w:val="24"/>
      <w:szCs w:val="24"/>
      <w:lang w:val="en-GB" w:eastAsia="ja-JP"/>
    </w:rPr>
  </w:style>
  <w:style w:type="paragraph" w:styleId="NormalWeb">
    <w:name w:val="Normal (Web)"/>
    <w:basedOn w:val="Normal"/>
    <w:uiPriority w:val="99"/>
    <w:semiHidden/>
    <w:unhideWhenUsed/>
    <w:rsid w:val="001D033C"/>
  </w:style>
  <w:style w:type="paragraph" w:styleId="NormalIndent">
    <w:name w:val="Normal Indent"/>
    <w:basedOn w:val="Normal"/>
    <w:uiPriority w:val="99"/>
    <w:semiHidden/>
    <w:unhideWhenUsed/>
    <w:rsid w:val="001D033C"/>
    <w:pPr>
      <w:ind w:left="720"/>
    </w:pPr>
  </w:style>
  <w:style w:type="paragraph" w:styleId="NoteHeading">
    <w:name w:val="Note Heading"/>
    <w:basedOn w:val="Normal"/>
    <w:next w:val="Normal"/>
    <w:link w:val="NoteHeadingChar"/>
    <w:uiPriority w:val="99"/>
    <w:semiHidden/>
    <w:unhideWhenUsed/>
    <w:rsid w:val="001D033C"/>
    <w:pPr>
      <w:spacing w:before="0"/>
    </w:pPr>
  </w:style>
  <w:style w:type="character" w:customStyle="1" w:styleId="NoteHeadingChar">
    <w:name w:val="Note Heading Char"/>
    <w:basedOn w:val="DefaultParagraphFont"/>
    <w:link w:val="NoteHeading"/>
    <w:uiPriority w:val="99"/>
    <w:semiHidden/>
    <w:rsid w:val="001D033C"/>
    <w:rPr>
      <w:rFonts w:ascii="Times New Roman" w:hAnsi="Times New Roman" w:cs="Times New Roman"/>
      <w:sz w:val="24"/>
      <w:szCs w:val="24"/>
      <w:lang w:val="en-GB" w:eastAsia="ja-JP"/>
    </w:rPr>
  </w:style>
  <w:style w:type="character" w:styleId="PageNumber">
    <w:name w:val="page number"/>
    <w:basedOn w:val="DefaultParagraphFont"/>
    <w:uiPriority w:val="99"/>
    <w:semiHidden/>
    <w:unhideWhenUsed/>
    <w:rsid w:val="001D033C"/>
  </w:style>
  <w:style w:type="paragraph" w:styleId="PlainText">
    <w:name w:val="Plain Text"/>
    <w:basedOn w:val="Normal"/>
    <w:link w:val="PlainTextChar"/>
    <w:uiPriority w:val="99"/>
    <w:semiHidden/>
    <w:unhideWhenUsed/>
    <w:rsid w:val="001D033C"/>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1D033C"/>
    <w:rPr>
      <w:rFonts w:ascii="Consolas" w:hAnsi="Consolas" w:cs="Times New Roman"/>
      <w:sz w:val="21"/>
      <w:szCs w:val="21"/>
      <w:lang w:val="en-GB" w:eastAsia="ja-JP"/>
    </w:rPr>
  </w:style>
  <w:style w:type="paragraph" w:styleId="Salutation">
    <w:name w:val="Salutation"/>
    <w:basedOn w:val="Normal"/>
    <w:next w:val="Normal"/>
    <w:link w:val="SalutationChar"/>
    <w:uiPriority w:val="99"/>
    <w:semiHidden/>
    <w:unhideWhenUsed/>
    <w:rsid w:val="001D033C"/>
  </w:style>
  <w:style w:type="character" w:customStyle="1" w:styleId="SalutationChar">
    <w:name w:val="Salutation Char"/>
    <w:basedOn w:val="DefaultParagraphFont"/>
    <w:link w:val="Salutation"/>
    <w:uiPriority w:val="99"/>
    <w:semiHidden/>
    <w:rsid w:val="001D033C"/>
    <w:rPr>
      <w:rFonts w:ascii="Times New Roman" w:hAnsi="Times New Roman" w:cs="Times New Roman"/>
      <w:sz w:val="24"/>
      <w:szCs w:val="24"/>
      <w:lang w:val="en-GB" w:eastAsia="ja-JP"/>
    </w:rPr>
  </w:style>
  <w:style w:type="paragraph" w:styleId="Signature">
    <w:name w:val="Signature"/>
    <w:basedOn w:val="Normal"/>
    <w:link w:val="SignatureChar"/>
    <w:uiPriority w:val="99"/>
    <w:semiHidden/>
    <w:unhideWhenUsed/>
    <w:rsid w:val="001D033C"/>
    <w:pPr>
      <w:spacing w:before="0"/>
      <w:ind w:left="4320"/>
    </w:pPr>
  </w:style>
  <w:style w:type="character" w:customStyle="1" w:styleId="SignatureChar">
    <w:name w:val="Signature Char"/>
    <w:basedOn w:val="DefaultParagraphFont"/>
    <w:link w:val="Signature"/>
    <w:uiPriority w:val="99"/>
    <w:semiHidden/>
    <w:rsid w:val="001D033C"/>
    <w:rPr>
      <w:rFonts w:ascii="Times New Roman" w:hAnsi="Times New Roman" w:cs="Times New Roman"/>
      <w:sz w:val="24"/>
      <w:szCs w:val="24"/>
      <w:lang w:val="en-GB" w:eastAsia="ja-JP"/>
    </w:rPr>
  </w:style>
  <w:style w:type="character" w:customStyle="1" w:styleId="SmartHyperlink">
    <w:name w:val="Smart Hyperlink"/>
    <w:basedOn w:val="DefaultParagraphFont"/>
    <w:uiPriority w:val="99"/>
    <w:semiHidden/>
    <w:unhideWhenUsed/>
    <w:rsid w:val="001D033C"/>
    <w:rPr>
      <w:u w:val="dotted"/>
    </w:rPr>
  </w:style>
  <w:style w:type="character" w:customStyle="1" w:styleId="SmartLink">
    <w:name w:val="Smart Link"/>
    <w:basedOn w:val="DefaultParagraphFont"/>
    <w:uiPriority w:val="99"/>
    <w:semiHidden/>
    <w:unhideWhenUsed/>
    <w:rsid w:val="001D033C"/>
    <w:rPr>
      <w:color w:val="0000FF"/>
      <w:u w:val="single"/>
      <w:shd w:val="clear" w:color="auto" w:fill="F3F2F1"/>
    </w:rPr>
  </w:style>
  <w:style w:type="character" w:styleId="Strong">
    <w:name w:val="Strong"/>
    <w:basedOn w:val="DefaultParagraphFont"/>
    <w:uiPriority w:val="22"/>
    <w:rsid w:val="001D033C"/>
    <w:rPr>
      <w:b/>
      <w:bCs/>
    </w:rPr>
  </w:style>
  <w:style w:type="paragraph" w:styleId="Subtitle">
    <w:name w:val="Subtitle"/>
    <w:basedOn w:val="Normal"/>
    <w:next w:val="Normal"/>
    <w:link w:val="SubtitleChar"/>
    <w:uiPriority w:val="11"/>
    <w:rsid w:val="001D033C"/>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1D033C"/>
    <w:rPr>
      <w:color w:val="5A5A5A" w:themeColor="text1" w:themeTint="A5"/>
      <w:spacing w:val="15"/>
      <w:lang w:val="en-GB" w:eastAsia="ja-JP"/>
    </w:rPr>
  </w:style>
  <w:style w:type="character" w:styleId="SubtleEmphasis">
    <w:name w:val="Subtle Emphasis"/>
    <w:basedOn w:val="DefaultParagraphFont"/>
    <w:uiPriority w:val="19"/>
    <w:rsid w:val="001D033C"/>
    <w:rPr>
      <w:i/>
      <w:iCs/>
      <w:color w:val="404040" w:themeColor="text1" w:themeTint="BF"/>
    </w:rPr>
  </w:style>
  <w:style w:type="character" w:styleId="SubtleReference">
    <w:name w:val="Subtle Reference"/>
    <w:basedOn w:val="DefaultParagraphFont"/>
    <w:uiPriority w:val="31"/>
    <w:rsid w:val="001D033C"/>
    <w:rPr>
      <w:smallCaps/>
      <w:color w:val="5A5A5A" w:themeColor="text1" w:themeTint="A5"/>
    </w:rPr>
  </w:style>
  <w:style w:type="paragraph" w:styleId="TableofAuthorities">
    <w:name w:val="table of authorities"/>
    <w:basedOn w:val="Normal"/>
    <w:next w:val="Normal"/>
    <w:uiPriority w:val="99"/>
    <w:semiHidden/>
    <w:unhideWhenUsed/>
    <w:rsid w:val="001D033C"/>
    <w:pPr>
      <w:ind w:left="240" w:hanging="240"/>
    </w:pPr>
  </w:style>
  <w:style w:type="paragraph" w:styleId="Title">
    <w:name w:val="Title"/>
    <w:basedOn w:val="Normal"/>
    <w:next w:val="Normal"/>
    <w:link w:val="TitleChar"/>
    <w:uiPriority w:val="10"/>
    <w:rsid w:val="001D033C"/>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33C"/>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1D033C"/>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1D033C"/>
    <w:pPr>
      <w:spacing w:after="100"/>
      <w:ind w:left="720"/>
    </w:pPr>
  </w:style>
  <w:style w:type="paragraph" w:styleId="TOC5">
    <w:name w:val="toc 5"/>
    <w:basedOn w:val="Normal"/>
    <w:next w:val="Normal"/>
    <w:autoRedefine/>
    <w:uiPriority w:val="39"/>
    <w:semiHidden/>
    <w:unhideWhenUsed/>
    <w:rsid w:val="001D033C"/>
    <w:pPr>
      <w:spacing w:after="100"/>
      <w:ind w:left="960"/>
    </w:pPr>
  </w:style>
  <w:style w:type="paragraph" w:styleId="TOC6">
    <w:name w:val="toc 6"/>
    <w:basedOn w:val="Normal"/>
    <w:next w:val="Normal"/>
    <w:autoRedefine/>
    <w:uiPriority w:val="39"/>
    <w:semiHidden/>
    <w:unhideWhenUsed/>
    <w:rsid w:val="001D033C"/>
    <w:pPr>
      <w:spacing w:after="100"/>
      <w:ind w:left="1200"/>
    </w:pPr>
  </w:style>
  <w:style w:type="paragraph" w:styleId="TOC7">
    <w:name w:val="toc 7"/>
    <w:basedOn w:val="Normal"/>
    <w:next w:val="Normal"/>
    <w:autoRedefine/>
    <w:uiPriority w:val="39"/>
    <w:semiHidden/>
    <w:unhideWhenUsed/>
    <w:rsid w:val="001D033C"/>
    <w:pPr>
      <w:spacing w:after="100"/>
      <w:ind w:left="1440"/>
    </w:pPr>
  </w:style>
  <w:style w:type="paragraph" w:styleId="TOC8">
    <w:name w:val="toc 8"/>
    <w:basedOn w:val="Normal"/>
    <w:next w:val="Normal"/>
    <w:autoRedefine/>
    <w:uiPriority w:val="39"/>
    <w:semiHidden/>
    <w:unhideWhenUsed/>
    <w:rsid w:val="001D033C"/>
    <w:pPr>
      <w:spacing w:after="100"/>
      <w:ind w:left="1680"/>
    </w:pPr>
  </w:style>
  <w:style w:type="paragraph" w:styleId="TOC9">
    <w:name w:val="toc 9"/>
    <w:basedOn w:val="Normal"/>
    <w:next w:val="Normal"/>
    <w:autoRedefine/>
    <w:uiPriority w:val="39"/>
    <w:semiHidden/>
    <w:unhideWhenUsed/>
    <w:rsid w:val="001D033C"/>
    <w:pPr>
      <w:spacing w:after="100"/>
      <w:ind w:left="1920"/>
    </w:pPr>
  </w:style>
  <w:style w:type="paragraph" w:styleId="TOCHeading">
    <w:name w:val="TOC Heading"/>
    <w:basedOn w:val="Heading1"/>
    <w:next w:val="Normal"/>
    <w:uiPriority w:val="39"/>
    <w:semiHidden/>
    <w:unhideWhenUsed/>
    <w:rsid w:val="001D033C"/>
    <w:pPr>
      <w:tabs>
        <w:tab w:val="clear" w:pos="794"/>
        <w:tab w:val="clear" w:pos="1191"/>
        <w:tab w:val="clear" w:pos="1588"/>
        <w:tab w:val="clear" w:pos="1985"/>
      </w:tabs>
      <w:overflowPunct/>
      <w:autoSpaceDE/>
      <w:autoSpaceDN/>
      <w:adjustRightInd/>
      <w:spacing w:before="240"/>
      <w:ind w:left="0" w:firstLine="0"/>
      <w:textAlignment w:val="auto"/>
      <w:outlineLvl w:val="9"/>
    </w:pPr>
    <w:rPr>
      <w:rFonts w:asciiTheme="majorHAnsi" w:eastAsiaTheme="majorEastAsia" w:hAnsiTheme="majorHAnsi" w:cstheme="majorBidi"/>
      <w:b w:val="0"/>
      <w:color w:val="2E74B5" w:themeColor="accent1" w:themeShade="BF"/>
      <w:sz w:val="32"/>
      <w:szCs w:val="32"/>
      <w:lang w:eastAsia="ja-JP"/>
    </w:rPr>
  </w:style>
  <w:style w:type="paragraph" w:customStyle="1" w:styleId="TSBHeaderRight14">
    <w:name w:val="TSBHeaderRight14"/>
    <w:basedOn w:val="Normal"/>
    <w:qFormat/>
    <w:rsid w:val="00397713"/>
    <w:pPr>
      <w:jc w:val="right"/>
    </w:pPr>
    <w:rPr>
      <w:b/>
      <w:bCs/>
      <w:sz w:val="28"/>
      <w:szCs w:val="28"/>
    </w:rPr>
  </w:style>
  <w:style w:type="paragraph" w:customStyle="1" w:styleId="TSBHeaderQuestion">
    <w:name w:val="TSBHeaderQuestion"/>
    <w:basedOn w:val="Normal"/>
    <w:qFormat/>
    <w:rsid w:val="00397713"/>
  </w:style>
  <w:style w:type="paragraph" w:customStyle="1" w:styleId="TSBHeaderSource">
    <w:name w:val="TSBHeaderSource"/>
    <w:basedOn w:val="Normal"/>
    <w:qFormat/>
    <w:rsid w:val="00397713"/>
  </w:style>
  <w:style w:type="paragraph" w:customStyle="1" w:styleId="TSBHeaderTitle">
    <w:name w:val="TSBHeaderTitle"/>
    <w:basedOn w:val="Normal"/>
    <w:qFormat/>
    <w:rsid w:val="00397713"/>
  </w:style>
  <w:style w:type="paragraph" w:customStyle="1" w:styleId="TSBHeaderSummary">
    <w:name w:val="TSBHeaderSummary"/>
    <w:basedOn w:val="Normal"/>
    <w:rsid w:val="00397713"/>
  </w:style>
</w:styles>
</file>

<file path=word/webSettings.xml><?xml version="1.0" encoding="utf-8"?>
<w:webSettings xmlns:r="http://schemas.openxmlformats.org/officeDocument/2006/relationships" xmlns:w="http://schemas.openxmlformats.org/wordprocessingml/2006/main">
  <w:divs>
    <w:div w:id="894390743">
      <w:bodyDiv w:val="1"/>
      <w:marLeft w:val="0"/>
      <w:marRight w:val="0"/>
      <w:marTop w:val="0"/>
      <w:marBottom w:val="0"/>
      <w:divBdr>
        <w:top w:val="none" w:sz="0" w:space="0" w:color="auto"/>
        <w:left w:val="none" w:sz="0" w:space="0" w:color="auto"/>
        <w:bottom w:val="none" w:sz="0" w:space="0" w:color="auto"/>
        <w:right w:val="none" w:sz="0" w:space="0" w:color="auto"/>
      </w:divBdr>
    </w:div>
    <w:div w:id="954797467">
      <w:bodyDiv w:val="1"/>
      <w:marLeft w:val="0"/>
      <w:marRight w:val="0"/>
      <w:marTop w:val="0"/>
      <w:marBottom w:val="0"/>
      <w:divBdr>
        <w:top w:val="none" w:sz="0" w:space="0" w:color="auto"/>
        <w:left w:val="none" w:sz="0" w:space="0" w:color="auto"/>
        <w:bottom w:val="none" w:sz="0" w:space="0" w:color="auto"/>
        <w:right w:val="none" w:sz="0" w:space="0" w:color="auto"/>
      </w:divBdr>
    </w:div>
    <w:div w:id="1127744003">
      <w:bodyDiv w:val="1"/>
      <w:marLeft w:val="0"/>
      <w:marRight w:val="0"/>
      <w:marTop w:val="0"/>
      <w:marBottom w:val="0"/>
      <w:divBdr>
        <w:top w:val="none" w:sz="0" w:space="0" w:color="auto"/>
        <w:left w:val="none" w:sz="0" w:space="0" w:color="auto"/>
        <w:bottom w:val="none" w:sz="0" w:space="0" w:color="auto"/>
        <w:right w:val="none" w:sz="0" w:space="0" w:color="auto"/>
      </w:divBdr>
      <w:divsChild>
        <w:div w:id="718938743">
          <w:marLeft w:val="0"/>
          <w:marRight w:val="0"/>
          <w:marTop w:val="0"/>
          <w:marBottom w:val="0"/>
          <w:divBdr>
            <w:top w:val="single" w:sz="2" w:space="0" w:color="D9D9E3"/>
            <w:left w:val="single" w:sz="2" w:space="0" w:color="D9D9E3"/>
            <w:bottom w:val="single" w:sz="2" w:space="0" w:color="D9D9E3"/>
            <w:right w:val="single" w:sz="2" w:space="0" w:color="D9D9E3"/>
          </w:divBdr>
          <w:divsChild>
            <w:div w:id="36468709">
              <w:marLeft w:val="0"/>
              <w:marRight w:val="0"/>
              <w:marTop w:val="0"/>
              <w:marBottom w:val="0"/>
              <w:divBdr>
                <w:top w:val="single" w:sz="2" w:space="0" w:color="D9D9E3"/>
                <w:left w:val="single" w:sz="2" w:space="0" w:color="D9D9E3"/>
                <w:bottom w:val="single" w:sz="2" w:space="0" w:color="D9D9E3"/>
                <w:right w:val="single" w:sz="2" w:space="0" w:color="D9D9E3"/>
              </w:divBdr>
              <w:divsChild>
                <w:div w:id="982393158">
                  <w:marLeft w:val="0"/>
                  <w:marRight w:val="0"/>
                  <w:marTop w:val="0"/>
                  <w:marBottom w:val="0"/>
                  <w:divBdr>
                    <w:top w:val="single" w:sz="2" w:space="0" w:color="D9D9E3"/>
                    <w:left w:val="single" w:sz="2" w:space="0" w:color="D9D9E3"/>
                    <w:bottom w:val="single" w:sz="2" w:space="0" w:color="D9D9E3"/>
                    <w:right w:val="single" w:sz="2" w:space="0" w:color="D9D9E3"/>
                  </w:divBdr>
                  <w:divsChild>
                    <w:div w:id="239019899">
                      <w:marLeft w:val="0"/>
                      <w:marRight w:val="0"/>
                      <w:marTop w:val="0"/>
                      <w:marBottom w:val="0"/>
                      <w:divBdr>
                        <w:top w:val="single" w:sz="2" w:space="0" w:color="D9D9E3"/>
                        <w:left w:val="single" w:sz="2" w:space="0" w:color="D9D9E3"/>
                        <w:bottom w:val="single" w:sz="2" w:space="0" w:color="D9D9E3"/>
                        <w:right w:val="single" w:sz="2" w:space="0" w:color="D9D9E3"/>
                      </w:divBdr>
                      <w:divsChild>
                        <w:div w:id="1266421318">
                          <w:marLeft w:val="0"/>
                          <w:marRight w:val="0"/>
                          <w:marTop w:val="0"/>
                          <w:marBottom w:val="0"/>
                          <w:divBdr>
                            <w:top w:val="single" w:sz="2" w:space="0" w:color="auto"/>
                            <w:left w:val="single" w:sz="2" w:space="0" w:color="auto"/>
                            <w:bottom w:val="single" w:sz="6" w:space="0" w:color="auto"/>
                            <w:right w:val="single" w:sz="2" w:space="0" w:color="auto"/>
                          </w:divBdr>
                          <w:divsChild>
                            <w:div w:id="529687634">
                              <w:marLeft w:val="0"/>
                              <w:marRight w:val="0"/>
                              <w:marTop w:val="100"/>
                              <w:marBottom w:val="100"/>
                              <w:divBdr>
                                <w:top w:val="single" w:sz="2" w:space="0" w:color="D9D9E3"/>
                                <w:left w:val="single" w:sz="2" w:space="0" w:color="D9D9E3"/>
                                <w:bottom w:val="single" w:sz="2" w:space="0" w:color="D9D9E3"/>
                                <w:right w:val="single" w:sz="2" w:space="0" w:color="D9D9E3"/>
                              </w:divBdr>
                              <w:divsChild>
                                <w:div w:id="360321306">
                                  <w:marLeft w:val="0"/>
                                  <w:marRight w:val="0"/>
                                  <w:marTop w:val="0"/>
                                  <w:marBottom w:val="0"/>
                                  <w:divBdr>
                                    <w:top w:val="single" w:sz="2" w:space="0" w:color="D9D9E3"/>
                                    <w:left w:val="single" w:sz="2" w:space="0" w:color="D9D9E3"/>
                                    <w:bottom w:val="single" w:sz="2" w:space="0" w:color="D9D9E3"/>
                                    <w:right w:val="single" w:sz="2" w:space="0" w:color="D9D9E3"/>
                                  </w:divBdr>
                                  <w:divsChild>
                                    <w:div w:id="887493527">
                                      <w:marLeft w:val="0"/>
                                      <w:marRight w:val="0"/>
                                      <w:marTop w:val="0"/>
                                      <w:marBottom w:val="0"/>
                                      <w:divBdr>
                                        <w:top w:val="single" w:sz="2" w:space="0" w:color="D9D9E3"/>
                                        <w:left w:val="single" w:sz="2" w:space="0" w:color="D9D9E3"/>
                                        <w:bottom w:val="single" w:sz="2" w:space="0" w:color="D9D9E3"/>
                                        <w:right w:val="single" w:sz="2" w:space="0" w:color="D9D9E3"/>
                                      </w:divBdr>
                                      <w:divsChild>
                                        <w:div w:id="1898740209">
                                          <w:marLeft w:val="0"/>
                                          <w:marRight w:val="0"/>
                                          <w:marTop w:val="0"/>
                                          <w:marBottom w:val="0"/>
                                          <w:divBdr>
                                            <w:top w:val="single" w:sz="2" w:space="0" w:color="D9D9E3"/>
                                            <w:left w:val="single" w:sz="2" w:space="0" w:color="D9D9E3"/>
                                            <w:bottom w:val="single" w:sz="2" w:space="0" w:color="D9D9E3"/>
                                            <w:right w:val="single" w:sz="2" w:space="0" w:color="D9D9E3"/>
                                          </w:divBdr>
                                          <w:divsChild>
                                            <w:div w:id="547449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011447821">
          <w:marLeft w:val="0"/>
          <w:marRight w:val="0"/>
          <w:marTop w:val="0"/>
          <w:marBottom w:val="0"/>
          <w:divBdr>
            <w:top w:val="none" w:sz="0" w:space="0" w:color="auto"/>
            <w:left w:val="none" w:sz="0" w:space="0" w:color="auto"/>
            <w:bottom w:val="none" w:sz="0" w:space="0" w:color="auto"/>
            <w:right w:val="none" w:sz="0" w:space="0" w:color="auto"/>
          </w:divBdr>
          <w:divsChild>
            <w:div w:id="166792244">
              <w:marLeft w:val="0"/>
              <w:marRight w:val="0"/>
              <w:marTop w:val="0"/>
              <w:marBottom w:val="0"/>
              <w:divBdr>
                <w:top w:val="single" w:sz="2" w:space="0" w:color="D9D9E3"/>
                <w:left w:val="single" w:sz="2" w:space="0" w:color="D9D9E3"/>
                <w:bottom w:val="single" w:sz="2" w:space="0" w:color="D9D9E3"/>
                <w:right w:val="single" w:sz="2" w:space="0" w:color="D9D9E3"/>
              </w:divBdr>
              <w:divsChild>
                <w:div w:id="1430392226">
                  <w:marLeft w:val="0"/>
                  <w:marRight w:val="0"/>
                  <w:marTop w:val="0"/>
                  <w:marBottom w:val="0"/>
                  <w:divBdr>
                    <w:top w:val="single" w:sz="2" w:space="0" w:color="D9D9E3"/>
                    <w:left w:val="single" w:sz="2" w:space="0" w:color="D9D9E3"/>
                    <w:bottom w:val="single" w:sz="2" w:space="0" w:color="D9D9E3"/>
                    <w:right w:val="single" w:sz="2" w:space="0" w:color="D9D9E3"/>
                  </w:divBdr>
                  <w:divsChild>
                    <w:div w:id="485437475">
                      <w:marLeft w:val="0"/>
                      <w:marRight w:val="0"/>
                      <w:marTop w:val="0"/>
                      <w:marBottom w:val="0"/>
                      <w:divBdr>
                        <w:top w:val="single" w:sz="2" w:space="0" w:color="D9D9E3"/>
                        <w:left w:val="single" w:sz="2" w:space="0" w:color="D9D9E3"/>
                        <w:bottom w:val="single" w:sz="2" w:space="0" w:color="D9D9E3"/>
                        <w:right w:val="single" w:sz="2" w:space="0" w:color="D9D9E3"/>
                      </w:divBdr>
                      <w:divsChild>
                        <w:div w:id="1136023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3347760">
      <w:bodyDiv w:val="1"/>
      <w:marLeft w:val="0"/>
      <w:marRight w:val="0"/>
      <w:marTop w:val="0"/>
      <w:marBottom w:val="0"/>
      <w:divBdr>
        <w:top w:val="none" w:sz="0" w:space="0" w:color="auto"/>
        <w:left w:val="none" w:sz="0" w:space="0" w:color="auto"/>
        <w:bottom w:val="none" w:sz="0" w:space="0" w:color="auto"/>
        <w:right w:val="none" w:sz="0" w:space="0" w:color="auto"/>
      </w:divBdr>
    </w:div>
    <w:div w:id="1364673563">
      <w:bodyDiv w:val="1"/>
      <w:marLeft w:val="0"/>
      <w:marRight w:val="0"/>
      <w:marTop w:val="0"/>
      <w:marBottom w:val="0"/>
      <w:divBdr>
        <w:top w:val="none" w:sz="0" w:space="0" w:color="auto"/>
        <w:left w:val="none" w:sz="0" w:space="0" w:color="auto"/>
        <w:bottom w:val="none" w:sz="0" w:space="0" w:color="auto"/>
        <w:right w:val="none" w:sz="0" w:space="0" w:color="auto"/>
      </w:divBdr>
    </w:div>
    <w:div w:id="1545287848">
      <w:bodyDiv w:val="1"/>
      <w:marLeft w:val="0"/>
      <w:marRight w:val="0"/>
      <w:marTop w:val="0"/>
      <w:marBottom w:val="0"/>
      <w:divBdr>
        <w:top w:val="none" w:sz="0" w:space="0" w:color="auto"/>
        <w:left w:val="none" w:sz="0" w:space="0" w:color="auto"/>
        <w:bottom w:val="none" w:sz="0" w:space="0" w:color="auto"/>
        <w:right w:val="none" w:sz="0" w:space="0" w:color="auto"/>
      </w:divBdr>
    </w:div>
    <w:div w:id="1750535558">
      <w:bodyDiv w:val="1"/>
      <w:marLeft w:val="0"/>
      <w:marRight w:val="0"/>
      <w:marTop w:val="0"/>
      <w:marBottom w:val="0"/>
      <w:divBdr>
        <w:top w:val="none" w:sz="0" w:space="0" w:color="auto"/>
        <w:left w:val="none" w:sz="0" w:space="0" w:color="auto"/>
        <w:bottom w:val="none" w:sz="0" w:space="0" w:color="auto"/>
        <w:right w:val="none" w:sz="0" w:space="0" w:color="auto"/>
      </w:divBdr>
    </w:div>
    <w:div w:id="1828863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itu.int/go/terminology-databas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publications.jrc.ec.europa.eu/repository/handle/JRC124294" TargetMode="External"/><Relationship Id="rId2" Type="http://schemas.openxmlformats.org/officeDocument/2006/relationships/customXml" Target="../customXml/item2.xml"/><Relationship Id="rId16" Type="http://schemas.openxmlformats.org/officeDocument/2006/relationships/hyperlink" Target="https://ec.europa.eu/environment/gpp/index_en.htm"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giplatform.org/sixth-dialogue-on-environmental-data-report/"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cocertified.com/iso-1402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mpos\AppData\Roaming\Microsoft\Templates\ITU-T%20SG\Basic_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D41769929400247A482A6B8D8C3D7A8" ma:contentTypeVersion="13" ma:contentTypeDescription="Create a new document." ma:contentTypeScope="" ma:versionID="e830e95c80d01d3c77f9c8d76986a6e8">
  <xsd:schema xmlns:xsd="http://www.w3.org/2001/XMLSchema" xmlns:xs="http://www.w3.org/2001/XMLSchema" xmlns:p="http://schemas.microsoft.com/office/2006/metadata/properties" xmlns:ns2="1238c2fb-f919-419c-a17c-617fee3c8b80" xmlns:ns3="fb0eb7e9-6560-4c49-b26e-dd8179726d23" targetNamespace="http://schemas.microsoft.com/office/2006/metadata/properties" ma:root="true" ma:fieldsID="80e8854e3f0d6c79f468e007b42a6179" ns2:_="" ns3:_="">
    <xsd:import namespace="1238c2fb-f919-419c-a17c-617fee3c8b80"/>
    <xsd:import namespace="fb0eb7e9-6560-4c49-b26e-dd8179726d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38c2fb-f919-419c-a17c-617fee3c8b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Comment" ma:index="20" nillable="true" ma:displayName="Comment" ma:description="A comment on the item"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b0eb7e9-6560-4c49-b26e-dd8179726d2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Comment xmlns="1238c2fb-f919-419c-a17c-617fee3c8b8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2.xml><?xml version="1.0" encoding="utf-8"?>
<ds:datastoreItem xmlns:ds="http://schemas.openxmlformats.org/officeDocument/2006/customXml" ds:itemID="{EFBBA7A6-AE2F-44D1-85FE-811BBDB2A7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38c2fb-f919-419c-a17c-617fee3c8b80"/>
    <ds:schemaRef ds:uri="fb0eb7e9-6560-4c49-b26e-dd8179726d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 ds:uri="1238c2fb-f919-419c-a17c-617fee3c8b80"/>
  </ds:schemaRefs>
</ds:datastoreItem>
</file>

<file path=customXml/itemProps4.xml><?xml version="1.0" encoding="utf-8"?>
<ds:datastoreItem xmlns:ds="http://schemas.openxmlformats.org/officeDocument/2006/customXml" ds:itemID="{76999B7F-2113-497B-9A0D-22635A116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Basic_Document</Template>
  <TotalTime>350</TotalTime>
  <Pages>15</Pages>
  <Words>4217</Words>
  <Characters>24039</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Draft Supplement ITU-T L.Suppl.ICIP “Best practices for implementing the circular economy in ICT managementImplementation of circular ICT management initiatives and policies”</vt:lpstr>
    </vt:vector>
  </TitlesOfParts>
  <Manager>ITU-T</Manager>
  <Company>International Telecommunication Union (ITU)</Company>
  <LinksUpToDate>false</LinksUpToDate>
  <CharactersWithSpaces>28200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Supplement ITU-T L.Suppl.ICIP “Best practices for implementing the circular economy in ICT managementImplementation of circular ICT management initiatives and policies”</dc:title>
  <dc:subject/>
  <dc:creator>Universitat Politècnica de Catalunya (Spain), Ministry of Communications and Information Technology (MCIT) (Egypt)</dc:creator>
  <cp:keywords/>
  <dc:description>SG5-TD244-R1/GEN  For: Geneva, 21 June - 1 July 2022_x000d_Document date: _x000d_Saved by ITU51014277 at 15:48:02 on 28.06.22</dc:description>
  <cp:lastModifiedBy>ADET-612A</cp:lastModifiedBy>
  <cp:revision>25</cp:revision>
  <cp:lastPrinted>2016-12-23T12:52:00Z</cp:lastPrinted>
  <dcterms:created xsi:type="dcterms:W3CDTF">2022-06-28T14:10:00Z</dcterms:created>
  <dcterms:modified xsi:type="dcterms:W3CDTF">2023-05-22T05:39:00Z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0x010100DD41769929400247A482A6B8D8C3D7A8</vt:lpwstr>
  </property>
  <property fmtid="{D5CDD505-2E9C-101B-9397-08002B2CF9AE}" pid="3" name="Docnum">
    <vt:lpwstr>SG5-TD244-R1/GEN</vt:lpwstr>
  </property>
  <property fmtid="{D5CDD505-2E9C-101B-9397-08002B2CF9AE}" pid="4" name="Docdate">
    <vt:lpwstr/>
  </property>
  <property fmtid="{D5CDD505-2E9C-101B-9397-08002B2CF9AE}" pid="5" name="Docorlang">
    <vt:lpwstr/>
  </property>
  <property fmtid="{D5CDD505-2E9C-101B-9397-08002B2CF9AE}" pid="6" name="Docbluepink">
    <vt:lpwstr>7</vt:lpwstr>
  </property>
  <property fmtid="{D5CDD505-2E9C-101B-9397-08002B2CF9AE}" pid="7" name="Docdest">
    <vt:lpwstr>Geneva, 21 June - 1 July 2022</vt:lpwstr>
  </property>
  <property fmtid="{D5CDD505-2E9C-101B-9397-08002B2CF9AE}" pid="8" name="Docauthor">
    <vt:lpwstr>Universitat Politècnica de Catalunya (Spain), Ministry of Communications and Information Technology (MCIT) (Egypt)</vt:lpwstr>
  </property>
</Properties>
</file>