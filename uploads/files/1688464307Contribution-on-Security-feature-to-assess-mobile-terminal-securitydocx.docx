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jc w:val="center"/>
        <w:tblLayout w:type="fixed"/>
        <w:tblCellMar>
          <w:left w:w="57" w:type="dxa"/>
          <w:right w:w="57" w:type="dxa"/>
        </w:tblCellMar>
        <w:tblLook w:val="04A0" w:firstRow="1" w:lastRow="0" w:firstColumn="1" w:lastColumn="0" w:noHBand="0" w:noVBand="1"/>
      </w:tblPr>
      <w:tblGrid>
        <w:gridCol w:w="1134"/>
        <w:gridCol w:w="284"/>
        <w:gridCol w:w="3685"/>
        <w:gridCol w:w="142"/>
        <w:gridCol w:w="142"/>
        <w:gridCol w:w="4536"/>
      </w:tblGrid>
      <w:tr w:rsidR="00E07BAC" w14:paraId="6DBA7EF6" w14:textId="77777777">
        <w:trPr>
          <w:cantSplit/>
          <w:jc w:val="center"/>
        </w:trPr>
        <w:tc>
          <w:tcPr>
            <w:tcW w:w="1134" w:type="dxa"/>
            <w:vMerge w:val="restart"/>
            <w:vAlign w:val="center"/>
          </w:tcPr>
          <w:p w14:paraId="54BACDF0" w14:textId="77777777" w:rsidR="00E07BAC" w:rsidRDefault="00A355B0">
            <w:pPr>
              <w:spacing w:before="0"/>
              <w:jc w:val="center"/>
            </w:pPr>
            <w:r>
              <w:rPr>
                <w:noProof/>
                <w:lang w:val="en-IN" w:eastAsia="en-IN" w:bidi="hi-IN"/>
              </w:rPr>
              <w:drawing>
                <wp:inline distT="0" distB="0" distL="0" distR="0" wp14:anchorId="40CF2EC9" wp14:editId="6742BDFE">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7700" cy="704850"/>
                          </a:xfrm>
                          <a:prstGeom prst="rect">
                            <a:avLst/>
                          </a:prstGeom>
                          <a:noFill/>
                          <a:ln>
                            <a:noFill/>
                          </a:ln>
                        </pic:spPr>
                      </pic:pic>
                    </a:graphicData>
                  </a:graphic>
                </wp:inline>
              </w:drawing>
            </w:r>
          </w:p>
        </w:tc>
        <w:tc>
          <w:tcPr>
            <w:tcW w:w="3969" w:type="dxa"/>
            <w:gridSpan w:val="2"/>
            <w:vMerge w:val="restart"/>
            <w:vAlign w:val="center"/>
          </w:tcPr>
          <w:p w14:paraId="1D7B4648" w14:textId="77777777" w:rsidR="00E07BAC" w:rsidRDefault="00A355B0">
            <w:pPr>
              <w:rPr>
                <w:sz w:val="16"/>
                <w:szCs w:val="16"/>
              </w:rPr>
            </w:pPr>
            <w:r>
              <w:rPr>
                <w:sz w:val="16"/>
                <w:szCs w:val="16"/>
              </w:rPr>
              <w:t>INTERNATIONAL TELECOMMUNICATION UNION</w:t>
            </w:r>
          </w:p>
          <w:p w14:paraId="1D4406AF" w14:textId="77777777" w:rsidR="00E07BAC" w:rsidRDefault="00A355B0">
            <w:pPr>
              <w:rPr>
                <w:b/>
                <w:bCs/>
                <w:sz w:val="26"/>
                <w:szCs w:val="26"/>
              </w:rPr>
            </w:pPr>
            <w:r>
              <w:rPr>
                <w:b/>
                <w:bCs/>
                <w:sz w:val="26"/>
                <w:szCs w:val="26"/>
              </w:rPr>
              <w:t>TELECOMMUNICATION</w:t>
            </w:r>
            <w:r>
              <w:rPr>
                <w:b/>
                <w:bCs/>
                <w:sz w:val="26"/>
                <w:szCs w:val="26"/>
              </w:rPr>
              <w:br/>
              <w:t>STANDARDIZATION SECTOR</w:t>
            </w:r>
          </w:p>
          <w:p w14:paraId="55C128D6" w14:textId="77777777" w:rsidR="00E07BAC" w:rsidRDefault="00A355B0">
            <w:pPr>
              <w:rPr>
                <w:sz w:val="20"/>
                <w:szCs w:val="20"/>
              </w:rPr>
            </w:pPr>
            <w:r>
              <w:rPr>
                <w:sz w:val="20"/>
                <w:szCs w:val="20"/>
              </w:rPr>
              <w:t>STUDY PERIOD 2022-2024</w:t>
            </w:r>
          </w:p>
        </w:tc>
        <w:tc>
          <w:tcPr>
            <w:tcW w:w="4820" w:type="dxa"/>
            <w:gridSpan w:val="3"/>
            <w:vAlign w:val="center"/>
          </w:tcPr>
          <w:p w14:paraId="6E487B99" w14:textId="47AB8106" w:rsidR="00E07BAC" w:rsidRPr="0042558D" w:rsidRDefault="00A355B0">
            <w:pPr>
              <w:pStyle w:val="Docnumber"/>
              <w:rPr>
                <w:lang w:val="en-US" w:eastAsia="zh-CN"/>
              </w:rPr>
            </w:pPr>
            <w:r>
              <w:t>SG17-</w:t>
            </w:r>
            <w:r w:rsidR="00B10810">
              <w:t>TD</w:t>
            </w:r>
            <w:r w:rsidR="006D4BF4">
              <w:t>984</w:t>
            </w:r>
            <w:ins w:id="0" w:author="Zhiyuan HU" w:date="2023-02-27T15:35:00Z">
              <w:r w:rsidR="00C94655">
                <w:t>R</w:t>
              </w:r>
            </w:ins>
            <w:ins w:id="1" w:author="TSB (JB)" w:date="2023-03-02T13:59:00Z">
              <w:r w:rsidR="005D46CA">
                <w:t>2</w:t>
              </w:r>
            </w:ins>
          </w:p>
        </w:tc>
      </w:tr>
      <w:tr w:rsidR="00E07BAC" w14:paraId="43E71307" w14:textId="77777777">
        <w:trPr>
          <w:cantSplit/>
          <w:jc w:val="center"/>
        </w:trPr>
        <w:tc>
          <w:tcPr>
            <w:tcW w:w="1134" w:type="dxa"/>
            <w:vMerge/>
          </w:tcPr>
          <w:p w14:paraId="26A5903D" w14:textId="77777777" w:rsidR="00E07BAC" w:rsidRDefault="00E07BAC">
            <w:pPr>
              <w:rPr>
                <w:smallCaps/>
                <w:sz w:val="20"/>
              </w:rPr>
            </w:pPr>
          </w:p>
        </w:tc>
        <w:tc>
          <w:tcPr>
            <w:tcW w:w="3969" w:type="dxa"/>
            <w:gridSpan w:val="2"/>
            <w:vMerge/>
          </w:tcPr>
          <w:p w14:paraId="389B4B27" w14:textId="77777777" w:rsidR="00E07BAC" w:rsidRDefault="00E07BAC">
            <w:pPr>
              <w:rPr>
                <w:smallCaps/>
                <w:sz w:val="20"/>
              </w:rPr>
            </w:pPr>
          </w:p>
        </w:tc>
        <w:tc>
          <w:tcPr>
            <w:tcW w:w="4820" w:type="dxa"/>
            <w:gridSpan w:val="3"/>
          </w:tcPr>
          <w:p w14:paraId="389EEC96" w14:textId="77777777" w:rsidR="00E07BAC" w:rsidRDefault="00A355B0">
            <w:pPr>
              <w:pStyle w:val="TSBHeaderRight14"/>
            </w:pPr>
            <w:r>
              <w:t xml:space="preserve">STUDY GROUP 17 </w:t>
            </w:r>
          </w:p>
        </w:tc>
      </w:tr>
      <w:tr w:rsidR="00E07BAC" w14:paraId="23492061" w14:textId="77777777">
        <w:trPr>
          <w:cantSplit/>
          <w:jc w:val="center"/>
        </w:trPr>
        <w:tc>
          <w:tcPr>
            <w:tcW w:w="1134" w:type="dxa"/>
            <w:vMerge/>
            <w:tcBorders>
              <w:bottom w:val="single" w:sz="12" w:space="0" w:color="auto"/>
            </w:tcBorders>
          </w:tcPr>
          <w:p w14:paraId="12D1D9E6" w14:textId="77777777" w:rsidR="00E07BAC" w:rsidRDefault="00E07BAC">
            <w:pPr>
              <w:rPr>
                <w:b/>
                <w:bCs/>
                <w:sz w:val="26"/>
              </w:rPr>
            </w:pPr>
          </w:p>
        </w:tc>
        <w:tc>
          <w:tcPr>
            <w:tcW w:w="3969" w:type="dxa"/>
            <w:gridSpan w:val="2"/>
            <w:vMerge/>
            <w:tcBorders>
              <w:bottom w:val="single" w:sz="12" w:space="0" w:color="auto"/>
            </w:tcBorders>
          </w:tcPr>
          <w:p w14:paraId="17A104AE" w14:textId="77777777" w:rsidR="00E07BAC" w:rsidRDefault="00E07BAC">
            <w:pPr>
              <w:rPr>
                <w:b/>
                <w:bCs/>
                <w:sz w:val="26"/>
              </w:rPr>
            </w:pPr>
          </w:p>
        </w:tc>
        <w:tc>
          <w:tcPr>
            <w:tcW w:w="4820" w:type="dxa"/>
            <w:gridSpan w:val="3"/>
            <w:tcBorders>
              <w:bottom w:val="single" w:sz="12" w:space="0" w:color="auto"/>
            </w:tcBorders>
            <w:vAlign w:val="center"/>
          </w:tcPr>
          <w:p w14:paraId="173D3C90" w14:textId="77777777" w:rsidR="00E07BAC" w:rsidRDefault="00A355B0">
            <w:pPr>
              <w:pStyle w:val="TSBHeaderRight14"/>
            </w:pPr>
            <w:r>
              <w:t>Original: English</w:t>
            </w:r>
          </w:p>
        </w:tc>
      </w:tr>
      <w:tr w:rsidR="00E07BAC" w14:paraId="7DC1129A" w14:textId="77777777">
        <w:trPr>
          <w:cantSplit/>
          <w:jc w:val="center"/>
        </w:trPr>
        <w:tc>
          <w:tcPr>
            <w:tcW w:w="1418" w:type="dxa"/>
            <w:gridSpan w:val="2"/>
          </w:tcPr>
          <w:p w14:paraId="476BE854" w14:textId="77777777" w:rsidR="00E07BAC" w:rsidRDefault="00A355B0">
            <w:pPr>
              <w:rPr>
                <w:b/>
                <w:bCs/>
              </w:rPr>
            </w:pPr>
            <w:r>
              <w:rPr>
                <w:b/>
                <w:bCs/>
              </w:rPr>
              <w:t>Question(s):</w:t>
            </w:r>
          </w:p>
        </w:tc>
        <w:tc>
          <w:tcPr>
            <w:tcW w:w="3827" w:type="dxa"/>
            <w:gridSpan w:val="2"/>
          </w:tcPr>
          <w:p w14:paraId="11BCB61C" w14:textId="77777777" w:rsidR="00E07BAC" w:rsidRDefault="00A355B0">
            <w:pPr>
              <w:pStyle w:val="TSBHeaderQuestion"/>
            </w:pPr>
            <w:r>
              <w:t>6/17</w:t>
            </w:r>
          </w:p>
        </w:tc>
        <w:tc>
          <w:tcPr>
            <w:tcW w:w="4678" w:type="dxa"/>
            <w:gridSpan w:val="2"/>
          </w:tcPr>
          <w:p w14:paraId="0FA3109D" w14:textId="6121DA93" w:rsidR="00E07BAC" w:rsidRDefault="007E466C">
            <w:pPr>
              <w:pStyle w:val="VenueDate"/>
            </w:pPr>
            <w:r>
              <w:t>……………..</w:t>
            </w:r>
            <w:r w:rsidR="00E839D7" w:rsidRPr="003265D8">
              <w:t xml:space="preserve"> 2023</w:t>
            </w:r>
          </w:p>
        </w:tc>
      </w:tr>
      <w:tr w:rsidR="00E07BAC" w14:paraId="039A3113" w14:textId="77777777">
        <w:trPr>
          <w:cantSplit/>
          <w:jc w:val="center"/>
        </w:trPr>
        <w:tc>
          <w:tcPr>
            <w:tcW w:w="9923" w:type="dxa"/>
            <w:gridSpan w:val="6"/>
          </w:tcPr>
          <w:p w14:paraId="72F3874B" w14:textId="53068718" w:rsidR="00E07BAC" w:rsidRPr="0042558D" w:rsidRDefault="00FF2835">
            <w:pPr>
              <w:jc w:val="center"/>
              <w:rPr>
                <w:b/>
                <w:bCs/>
                <w:lang w:val="en-US"/>
              </w:rPr>
            </w:pPr>
            <w:r>
              <w:rPr>
                <w:b/>
                <w:bCs/>
              </w:rPr>
              <w:t>C</w:t>
            </w:r>
          </w:p>
        </w:tc>
      </w:tr>
      <w:tr w:rsidR="0042558D" w:rsidRPr="00845E9C" w14:paraId="10D7C480" w14:textId="77777777" w:rsidTr="00A434B3">
        <w:tblPrEx>
          <w:jc w:val="left"/>
          <w:tblLook w:val="0000" w:firstRow="0" w:lastRow="0" w:firstColumn="0" w:lastColumn="0" w:noHBand="0" w:noVBand="0"/>
        </w:tblPrEx>
        <w:trPr>
          <w:cantSplit/>
        </w:trPr>
        <w:tc>
          <w:tcPr>
            <w:tcW w:w="1418" w:type="dxa"/>
            <w:gridSpan w:val="2"/>
          </w:tcPr>
          <w:p w14:paraId="39E37867" w14:textId="77777777" w:rsidR="0042558D" w:rsidRPr="00845E9C" w:rsidRDefault="0042558D" w:rsidP="004E6EC4">
            <w:pPr>
              <w:rPr>
                <w:b/>
                <w:bCs/>
              </w:rPr>
            </w:pPr>
            <w:r w:rsidRPr="00845E9C">
              <w:rPr>
                <w:b/>
                <w:bCs/>
              </w:rPr>
              <w:t>Source:</w:t>
            </w:r>
          </w:p>
        </w:tc>
        <w:tc>
          <w:tcPr>
            <w:tcW w:w="8505" w:type="dxa"/>
            <w:gridSpan w:val="4"/>
          </w:tcPr>
          <w:p w14:paraId="668ED6EA" w14:textId="4C597905" w:rsidR="0042558D" w:rsidRPr="00845E9C" w:rsidRDefault="00FF2835" w:rsidP="005D787B">
            <w:r>
              <w:t>India</w:t>
            </w:r>
          </w:p>
        </w:tc>
      </w:tr>
      <w:tr w:rsidR="0042558D" w:rsidRPr="00845E9C" w14:paraId="3E27AAA9" w14:textId="77777777" w:rsidTr="00A434B3">
        <w:tblPrEx>
          <w:jc w:val="left"/>
          <w:tblLook w:val="0000" w:firstRow="0" w:lastRow="0" w:firstColumn="0" w:lastColumn="0" w:noHBand="0" w:noVBand="0"/>
        </w:tblPrEx>
        <w:trPr>
          <w:cantSplit/>
        </w:trPr>
        <w:tc>
          <w:tcPr>
            <w:tcW w:w="1418" w:type="dxa"/>
            <w:gridSpan w:val="2"/>
          </w:tcPr>
          <w:p w14:paraId="409A0EC8" w14:textId="77777777" w:rsidR="0042558D" w:rsidRPr="00845E9C" w:rsidRDefault="0042558D" w:rsidP="004E6EC4">
            <w:r w:rsidRPr="00845E9C">
              <w:rPr>
                <w:b/>
                <w:bCs/>
              </w:rPr>
              <w:t>Title:</w:t>
            </w:r>
          </w:p>
        </w:tc>
        <w:tc>
          <w:tcPr>
            <w:tcW w:w="8505" w:type="dxa"/>
            <w:gridSpan w:val="4"/>
          </w:tcPr>
          <w:p w14:paraId="7135F5E8" w14:textId="4154A5FC" w:rsidR="0042558D" w:rsidRPr="00845E9C" w:rsidRDefault="0042558D" w:rsidP="00FF2835">
            <w:r w:rsidRPr="001C248C">
              <w:t xml:space="preserve">Proposal for </w:t>
            </w:r>
            <w:r w:rsidR="00FF2835">
              <w:t xml:space="preserve">inclusion of text in </w:t>
            </w:r>
            <w:r w:rsidRPr="001C248C">
              <w:t>work item</w:t>
            </w:r>
            <w:r>
              <w:t xml:space="preserve"> X.mt</w:t>
            </w:r>
            <w:r w:rsidR="00BE7842">
              <w:t>-</w:t>
            </w:r>
            <w:r w:rsidR="00FA5006">
              <w:t>feature</w:t>
            </w:r>
            <w:r w:rsidRPr="001C248C">
              <w:t xml:space="preserve">: </w:t>
            </w:r>
            <w:r w:rsidR="00BA4450" w:rsidRPr="00BA4450">
              <w:t xml:space="preserve">Security features </w:t>
            </w:r>
            <w:r w:rsidR="00C94655">
              <w:t>to assess</w:t>
            </w:r>
            <w:r w:rsidR="00C94655" w:rsidRPr="00BA4450">
              <w:t xml:space="preserve"> </w:t>
            </w:r>
            <w:r w:rsidR="00BA4450" w:rsidRPr="00BA4450">
              <w:t>mobile terminal security</w:t>
            </w:r>
          </w:p>
        </w:tc>
      </w:tr>
      <w:tr w:rsidR="00B10810" w:rsidRPr="00D845CB" w14:paraId="2B208F09" w14:textId="77777777" w:rsidTr="00A434B3">
        <w:tblPrEx>
          <w:jc w:val="left"/>
          <w:tblLook w:val="0000" w:firstRow="0" w:lastRow="0" w:firstColumn="0" w:lastColumn="0" w:noHBand="0" w:noVBand="0"/>
        </w:tblPrEx>
        <w:trPr>
          <w:cantSplit/>
        </w:trPr>
        <w:tc>
          <w:tcPr>
            <w:tcW w:w="1418" w:type="dxa"/>
            <w:gridSpan w:val="2"/>
            <w:tcBorders>
              <w:top w:val="single" w:sz="8" w:space="0" w:color="auto"/>
              <w:bottom w:val="single" w:sz="8" w:space="0" w:color="auto"/>
            </w:tcBorders>
          </w:tcPr>
          <w:p w14:paraId="12CAE618" w14:textId="16FD3848" w:rsidR="00B10810" w:rsidRPr="00136DDD" w:rsidRDefault="00B10810" w:rsidP="00B10810">
            <w:pPr>
              <w:rPr>
                <w:b/>
                <w:bCs/>
              </w:rPr>
            </w:pPr>
            <w:r w:rsidRPr="00136DDD">
              <w:rPr>
                <w:b/>
                <w:bCs/>
              </w:rPr>
              <w:t>Contact:</w:t>
            </w:r>
          </w:p>
        </w:tc>
        <w:tc>
          <w:tcPr>
            <w:tcW w:w="3969" w:type="dxa"/>
            <w:gridSpan w:val="3"/>
            <w:tcBorders>
              <w:top w:val="single" w:sz="8" w:space="0" w:color="auto"/>
              <w:bottom w:val="single" w:sz="8" w:space="0" w:color="auto"/>
            </w:tcBorders>
          </w:tcPr>
          <w:p w14:paraId="0CE9F240" w14:textId="462EA6CC" w:rsidR="00B10810" w:rsidRPr="006D4BF4" w:rsidRDefault="001514A2" w:rsidP="00FF2835">
            <w:pPr>
              <w:rPr>
                <w:rPrChange w:id="2" w:author="TSB (JB)" w:date="2023-02-26T20:10:00Z">
                  <w:rPr>
                    <w:lang w:val="fr-CH"/>
                  </w:rPr>
                </w:rPrChange>
              </w:rPr>
            </w:pPr>
            <w:sdt>
              <w:sdtPr>
                <w:rPr>
                  <w:lang w:eastAsia="ko-KR"/>
                </w:rPr>
                <w:alias w:val="ContactNameOrgCountry"/>
                <w:tag w:val="ContactNameOrgCountry"/>
                <w:id w:val="-677883887"/>
                <w:placeholder>
                  <w:docPart w:val="228715095CE72849A48BD7E972919A62"/>
                </w:placeholder>
                <w:text w:multiLine="1"/>
              </w:sdtPr>
              <w:sdtEndPr/>
              <w:sdtContent>
                <w:r w:rsidR="00FF2835">
                  <w:rPr>
                    <w:lang w:eastAsia="ko-KR"/>
                  </w:rPr>
                  <w:t>Preetika Singh</w:t>
                </w:r>
                <w:r w:rsidR="00FF2835">
                  <w:rPr>
                    <w:lang w:eastAsia="ko-KR"/>
                  </w:rPr>
                  <w:br/>
                  <w:t xml:space="preserve">Ministry of Communications </w:t>
                </w:r>
                <w:r w:rsidR="00FF2835">
                  <w:rPr>
                    <w:lang w:eastAsia="ko-KR"/>
                  </w:rPr>
                  <w:br/>
                  <w:t>India</w:t>
                </w:r>
              </w:sdtContent>
            </w:sdt>
          </w:p>
        </w:tc>
        <w:sdt>
          <w:sdtPr>
            <w:alias w:val="ContactTelFaxEmail"/>
            <w:tag w:val="ContactTelFaxEmail"/>
            <w:id w:val="-136496682"/>
            <w:placeholder>
              <w:docPart w:val="26A48561C4C83A42BF58DE46D4A53560"/>
            </w:placeholder>
          </w:sdtPr>
          <w:sdtEndPr/>
          <w:sdtContent>
            <w:tc>
              <w:tcPr>
                <w:tcW w:w="4536" w:type="dxa"/>
                <w:tcBorders>
                  <w:top w:val="single" w:sz="8" w:space="0" w:color="auto"/>
                  <w:bottom w:val="single" w:sz="8" w:space="0" w:color="auto"/>
                </w:tcBorders>
              </w:tcPr>
              <w:p w14:paraId="05FF3853" w14:textId="6EE3DF9A" w:rsidR="00B10810" w:rsidRPr="00845E9C" w:rsidRDefault="00B10810" w:rsidP="00FF2835">
                <w:pPr>
                  <w:rPr>
                    <w:rFonts w:asciiTheme="majorBidi" w:hAnsiTheme="majorBidi"/>
                    <w:lang w:eastAsia="ko-KR"/>
                  </w:rPr>
                </w:pPr>
                <w:r>
                  <w:rPr>
                    <w:lang w:val="pt-BR"/>
                  </w:rPr>
                  <w:t>Tel:</w:t>
                </w:r>
                <w:r>
                  <w:rPr>
                    <w:lang w:val="pt-BR"/>
                  </w:rPr>
                  <w:tab/>
                </w:r>
                <w:r w:rsidRPr="00095182">
                  <w:t>+</w:t>
                </w:r>
                <w:r w:rsidR="00FF2835">
                  <w:t>91 9868137608</w:t>
                </w:r>
                <w:r w:rsidRPr="00095182">
                  <w:br/>
                </w:r>
                <w:r w:rsidRPr="001E1D84">
                  <w:rPr>
                    <w:lang w:eastAsia="ko-KR"/>
                  </w:rPr>
                  <w:t xml:space="preserve">Email: </w:t>
                </w:r>
                <w:r w:rsidRPr="001E1D84">
                  <w:rPr>
                    <w:lang w:eastAsia="ko-KR"/>
                  </w:rPr>
                  <w:tab/>
                </w:r>
                <w:hyperlink r:id="rId11" w:history="1">
                  <w:r w:rsidR="00FF2835" w:rsidRPr="00C53A30">
                    <w:rPr>
                      <w:rStyle w:val="Hyperlink"/>
                      <w:lang w:eastAsia="ko-KR"/>
                    </w:rPr>
                    <w:t>dirngn.tec@gov.in</w:t>
                  </w:r>
                </w:hyperlink>
              </w:p>
            </w:tc>
          </w:sdtContent>
        </w:sdt>
      </w:tr>
    </w:tbl>
    <w:p w14:paraId="55DFB061" w14:textId="4D244407" w:rsidR="0042558D" w:rsidRDefault="0042558D">
      <w:pPr>
        <w:rPr>
          <w:lang w:val="pt-BR"/>
        </w:rPr>
      </w:pPr>
    </w:p>
    <w:tbl>
      <w:tblPr>
        <w:tblW w:w="9640" w:type="dxa"/>
        <w:jc w:val="center"/>
        <w:tblLayout w:type="fixed"/>
        <w:tblCellMar>
          <w:left w:w="57" w:type="dxa"/>
          <w:right w:w="57" w:type="dxa"/>
        </w:tblCellMar>
        <w:tblLook w:val="04A0" w:firstRow="1" w:lastRow="0" w:firstColumn="1" w:lastColumn="0" w:noHBand="0" w:noVBand="1"/>
      </w:tblPr>
      <w:tblGrid>
        <w:gridCol w:w="1418"/>
        <w:gridCol w:w="8222"/>
      </w:tblGrid>
      <w:tr w:rsidR="00E07BAC" w14:paraId="4519C381" w14:textId="77777777">
        <w:trPr>
          <w:cantSplit/>
          <w:jc w:val="center"/>
        </w:trPr>
        <w:tc>
          <w:tcPr>
            <w:tcW w:w="1418" w:type="dxa"/>
          </w:tcPr>
          <w:p w14:paraId="51179B35" w14:textId="77777777" w:rsidR="00E07BAC" w:rsidRDefault="00A355B0">
            <w:pPr>
              <w:rPr>
                <w:b/>
                <w:bCs/>
              </w:rPr>
            </w:pPr>
            <w:r>
              <w:rPr>
                <w:b/>
                <w:bCs/>
              </w:rPr>
              <w:t>Abstract:</w:t>
            </w:r>
          </w:p>
        </w:tc>
        <w:tc>
          <w:tcPr>
            <w:tcW w:w="8222" w:type="dxa"/>
          </w:tcPr>
          <w:p w14:paraId="11AA15FA" w14:textId="28BE7BE4" w:rsidR="00E07BAC" w:rsidRDefault="00FF2835" w:rsidP="00FF2835">
            <w:pPr>
              <w:pStyle w:val="TSBHeaderSummary"/>
            </w:pPr>
            <w:r>
              <w:t>The proposal includes changes in TD984:ITU X.mt-feature</w:t>
            </w:r>
            <w:r w:rsidRPr="001C248C">
              <w:t xml:space="preserve">: </w:t>
            </w:r>
            <w:r w:rsidRPr="00BA4450">
              <w:t xml:space="preserve">Security features </w:t>
            </w:r>
            <w:r>
              <w:t>to assess</w:t>
            </w:r>
            <w:r w:rsidRPr="00BA4450">
              <w:t xml:space="preserve"> mobile terminal security</w:t>
            </w:r>
            <w:r>
              <w:t>. The changes introduced in this proposal are as below:</w:t>
            </w:r>
          </w:p>
        </w:tc>
      </w:tr>
    </w:tbl>
    <w:p w14:paraId="6DE69C7E" w14:textId="6FC5A545" w:rsidR="00EA3D9E" w:rsidRDefault="00EA3D9E">
      <w:pPr>
        <w:rPr>
          <w:sz w:val="22"/>
          <w:szCs w:val="22"/>
          <w:lang w:eastAsia="zh-CN"/>
        </w:rPr>
      </w:pPr>
    </w:p>
    <w:p w14:paraId="0C6231DE" w14:textId="2E1FD768" w:rsidR="001354FC" w:rsidRDefault="001354FC">
      <w:pPr>
        <w:rPr>
          <w:sz w:val="22"/>
          <w:szCs w:val="22"/>
          <w:lang w:eastAsia="zh-CN"/>
        </w:rPr>
      </w:pPr>
    </w:p>
    <w:p w14:paraId="16978EBF" w14:textId="2C7915B5" w:rsidR="001354FC" w:rsidRDefault="001354FC">
      <w:r>
        <w:rPr>
          <w:sz w:val="22"/>
          <w:szCs w:val="22"/>
          <w:lang w:eastAsia="zh-CN"/>
        </w:rPr>
        <w:t>India proposes that Q6/17 approved the next text for ITU-T X.</w:t>
      </w:r>
      <w:r w:rsidRPr="001354FC">
        <w:t xml:space="preserve"> </w:t>
      </w:r>
      <w:r>
        <w:t>mt-feature</w:t>
      </w:r>
      <w:r w:rsidRPr="001C248C">
        <w:t xml:space="preserve">: </w:t>
      </w:r>
      <w:r w:rsidRPr="00BA4450">
        <w:t xml:space="preserve">Security features </w:t>
      </w:r>
      <w:r>
        <w:t>to assess</w:t>
      </w:r>
      <w:r w:rsidRPr="00BA4450">
        <w:t xml:space="preserve"> mobile terminal security</w:t>
      </w:r>
      <w:r w:rsidR="00B61C0F">
        <w:t>.</w:t>
      </w:r>
    </w:p>
    <w:p w14:paraId="73AAC655" w14:textId="6CC18389" w:rsidR="00B61C0F" w:rsidRPr="002C338B" w:rsidRDefault="00B61C0F">
      <w:pPr>
        <w:rPr>
          <w:sz w:val="22"/>
          <w:szCs w:val="22"/>
          <w:lang w:eastAsia="zh-CN"/>
        </w:rPr>
      </w:pPr>
      <w:r>
        <w:t xml:space="preserve">The proposed modifications </w:t>
      </w:r>
      <w:bookmarkStart w:id="3" w:name="_GoBack"/>
      <w:bookmarkEnd w:id="3"/>
      <w:r w:rsidR="002035B6">
        <w:t>are</w:t>
      </w:r>
      <w:r>
        <w:t xml:space="preserve"> at Annexure-I</w:t>
      </w:r>
    </w:p>
    <w:p w14:paraId="2C107089" w14:textId="38D12CFD" w:rsidR="003F7601" w:rsidRDefault="003F7601" w:rsidP="001354FC">
      <w:pPr>
        <w:rPr>
          <w:ins w:id="4" w:author="Zhiyuan HU" w:date="2023-02-26T13:29:00Z"/>
        </w:rPr>
      </w:pPr>
    </w:p>
    <w:p w14:paraId="329E69FB" w14:textId="21A8FAF5" w:rsidR="00E07BAC" w:rsidRDefault="00E07BAC" w:rsidP="00FF2835">
      <w:pPr>
        <w:rPr>
          <w:sz w:val="21"/>
          <w:szCs w:val="21"/>
        </w:rPr>
      </w:pPr>
    </w:p>
    <w:p w14:paraId="02549F2C" w14:textId="77777777" w:rsidR="00E07BAC" w:rsidRDefault="00A355B0">
      <w:pPr>
        <w:jc w:val="center"/>
      </w:pPr>
      <w:r>
        <w:t>_______________________</w:t>
      </w:r>
      <w:r>
        <w:br w:type="page"/>
      </w:r>
    </w:p>
    <w:p w14:paraId="69225D2F" w14:textId="33FB0CDB" w:rsidR="00E07BAC" w:rsidRPr="00A434B3" w:rsidRDefault="00A355B0">
      <w:pPr>
        <w:pStyle w:val="AnnexNoTitle0"/>
        <w:spacing w:before="360"/>
      </w:pPr>
      <w:r w:rsidRPr="00A434B3">
        <w:lastRenderedPageBreak/>
        <w:t xml:space="preserve">Annex </w:t>
      </w:r>
      <w:r w:rsidR="002F71C4">
        <w:t>I</w:t>
      </w:r>
    </w:p>
    <w:p w14:paraId="665DB16F" w14:textId="77777777" w:rsidR="00E07BAC" w:rsidRPr="00A434B3" w:rsidRDefault="00E07BAC"/>
    <w:p w14:paraId="336CD59A" w14:textId="34078BC4" w:rsidR="00E07BAC" w:rsidRPr="00A434B3" w:rsidRDefault="00A355B0">
      <w:pPr>
        <w:pStyle w:val="RecNo"/>
      </w:pPr>
      <w:r w:rsidRPr="00A434B3">
        <w:t>Draft Recommendation ITU-T X.mt-</w:t>
      </w:r>
      <w:r w:rsidR="00FA5006">
        <w:t>feature</w:t>
      </w:r>
    </w:p>
    <w:p w14:paraId="714B4C75" w14:textId="5E523092" w:rsidR="00E07BAC" w:rsidRDefault="009417D6">
      <w:pPr>
        <w:pStyle w:val="Rectitle"/>
      </w:pPr>
      <w:r>
        <w:t>S</w:t>
      </w:r>
      <w:r w:rsidR="00F3235A">
        <w:t xml:space="preserve">ecurity </w:t>
      </w:r>
      <w:r w:rsidR="008C7AD2">
        <w:t xml:space="preserve">features </w:t>
      </w:r>
      <w:r w:rsidR="00370642">
        <w:t>to assess</w:t>
      </w:r>
      <w:r w:rsidR="00F3235A">
        <w:t xml:space="preserve"> mobile </w:t>
      </w:r>
      <w:r w:rsidR="00A355B0">
        <w:t>terminal</w:t>
      </w:r>
      <w:r w:rsidR="008C7AD2">
        <w:t xml:space="preserve"> security </w:t>
      </w:r>
    </w:p>
    <w:p w14:paraId="727A7707" w14:textId="1601BBF0" w:rsidR="009417D6" w:rsidRPr="00B56649" w:rsidRDefault="00A355B0" w:rsidP="00B56649">
      <w:pPr>
        <w:pStyle w:val="Headingb"/>
      </w:pPr>
      <w:r>
        <w:t>Summary</w:t>
      </w:r>
    </w:p>
    <w:p w14:paraId="7AE5D1CC" w14:textId="77777777" w:rsidR="005C2DBF" w:rsidRPr="004130CF" w:rsidRDefault="005C2DBF" w:rsidP="005C2DBF">
      <w:pPr>
        <w:ind w:firstLineChars="200" w:firstLine="480"/>
      </w:pPr>
      <w:r w:rsidRPr="004130CF">
        <w:t xml:space="preserve">Mobile </w:t>
      </w:r>
      <w:r w:rsidRPr="004130CF">
        <w:rPr>
          <w:lang w:eastAsia="zh-CN"/>
        </w:rPr>
        <w:t>terminals</w:t>
      </w:r>
      <w:r w:rsidRPr="004130CF">
        <w:t xml:space="preserve"> especially smartphones are changing people’s work and life style. For example, mobile payments are experiencing rapid growth as consumers use mobile terminals as part of modern dynamic lifestyles; more and more enterprises support employees accessing enterprise services with personal mobile terminals; etc. However, mobile terminal security is a big challenge for these mobile application services. For example, users may unknowingly expose their terminals to malware and put the sensitive data at risk of data breaches. </w:t>
      </w:r>
    </w:p>
    <w:p w14:paraId="50BE2114" w14:textId="2C7FECA6" w:rsidR="00E07BAC" w:rsidRPr="009417D6" w:rsidRDefault="005C2DBF" w:rsidP="005C2DBF">
      <w:pPr>
        <w:ind w:firstLineChars="200" w:firstLine="480"/>
        <w:rPr>
          <w:rFonts w:eastAsia="Times New Roman"/>
          <w:lang w:eastAsia="en-US"/>
        </w:rPr>
      </w:pPr>
      <w:r w:rsidRPr="004130CF">
        <w:t xml:space="preserve">So, it is proposed to </w:t>
      </w:r>
      <w:r w:rsidR="000B6F5F" w:rsidRPr="005C2DBF">
        <w:rPr>
          <w:lang w:eastAsia="zh-CN"/>
        </w:rPr>
        <w:t>define</w:t>
      </w:r>
      <w:r w:rsidR="000B6F5F" w:rsidRPr="009417D6">
        <w:rPr>
          <w:lang w:eastAsia="zh-CN"/>
        </w:rPr>
        <w:t xml:space="preserve"> </w:t>
      </w:r>
      <w:r w:rsidR="009417D6" w:rsidRPr="009417D6">
        <w:rPr>
          <w:lang w:eastAsia="zh-CN"/>
        </w:rPr>
        <w:t xml:space="preserve">security </w:t>
      </w:r>
      <w:r w:rsidR="00FA5006">
        <w:rPr>
          <w:lang w:eastAsia="zh-CN"/>
        </w:rPr>
        <w:t>feature</w:t>
      </w:r>
      <w:r w:rsidR="005D2A10">
        <w:rPr>
          <w:lang w:eastAsia="zh-CN"/>
        </w:rPr>
        <w:t>s</w:t>
      </w:r>
      <w:r w:rsidR="000B6F5F">
        <w:rPr>
          <w:lang w:eastAsia="zh-CN"/>
        </w:rPr>
        <w:t xml:space="preserve"> to assess</w:t>
      </w:r>
      <w:r w:rsidR="009417D6" w:rsidRPr="009417D6">
        <w:rPr>
          <w:lang w:eastAsia="zh-CN"/>
        </w:rPr>
        <w:t xml:space="preserve"> mobile terminal security.</w:t>
      </w:r>
    </w:p>
    <w:p w14:paraId="2907ECA9" w14:textId="77777777" w:rsidR="00E07BAC" w:rsidRDefault="00A355B0">
      <w:pPr>
        <w:pStyle w:val="Headingb"/>
      </w:pPr>
      <w:r>
        <w:t>Keywords</w:t>
      </w:r>
    </w:p>
    <w:p w14:paraId="300ED48E" w14:textId="42A672EC" w:rsidR="00E07BAC" w:rsidRDefault="00A355B0">
      <w:r>
        <w:t xml:space="preserve">Mobile terminal, security </w:t>
      </w:r>
      <w:r w:rsidR="00FA5006">
        <w:t>feature</w:t>
      </w:r>
      <w:r w:rsidR="005260DA">
        <w:t>, assess</w:t>
      </w:r>
    </w:p>
    <w:p w14:paraId="6ADC31CE" w14:textId="77777777" w:rsidR="00E07BAC" w:rsidRDefault="00E07BAC">
      <w:pPr>
        <w:rPr>
          <w:rFonts w:eastAsia="MS Mincho"/>
        </w:rPr>
      </w:pPr>
    </w:p>
    <w:p w14:paraId="1C6FAAD8" w14:textId="77777777" w:rsidR="00E07BAC" w:rsidRDefault="00E07BAC">
      <w:pPr>
        <w:rPr>
          <w:rFonts w:eastAsia="MS Mincho"/>
        </w:rPr>
      </w:pPr>
    </w:p>
    <w:p w14:paraId="02F9CF74" w14:textId="77777777" w:rsidR="00E07BAC" w:rsidRDefault="00E07BAC">
      <w:pPr>
        <w:rPr>
          <w:rFonts w:eastAsia="MS Mincho"/>
        </w:rPr>
      </w:pPr>
    </w:p>
    <w:p w14:paraId="44984458" w14:textId="77777777" w:rsidR="00E07BAC" w:rsidRDefault="00E07BAC">
      <w:pPr>
        <w:rPr>
          <w:rFonts w:eastAsia="MS Mincho"/>
        </w:rPr>
      </w:pPr>
    </w:p>
    <w:p w14:paraId="2082CE72" w14:textId="77777777" w:rsidR="00E07BAC" w:rsidRDefault="00E07BAC">
      <w:pPr>
        <w:rPr>
          <w:rFonts w:eastAsia="MS Mincho"/>
        </w:rPr>
      </w:pPr>
    </w:p>
    <w:p w14:paraId="5536BA2A" w14:textId="77777777" w:rsidR="00E07BAC" w:rsidRDefault="00A355B0">
      <w:pPr>
        <w:spacing w:before="0" w:after="160" w:line="259" w:lineRule="auto"/>
        <w:rPr>
          <w:rFonts w:eastAsia="MS Mincho"/>
        </w:rPr>
      </w:pPr>
      <w:r>
        <w:rPr>
          <w:rFonts w:eastAsia="MS Mincho"/>
        </w:rPr>
        <w:br w:type="page"/>
      </w:r>
    </w:p>
    <w:p w14:paraId="5C3B5021" w14:textId="0693A0AE" w:rsidR="00A434B3" w:rsidRPr="004130CF" w:rsidRDefault="00A434B3" w:rsidP="00A434B3">
      <w:pPr>
        <w:pStyle w:val="RecNo"/>
      </w:pPr>
      <w:r w:rsidRPr="004130CF">
        <w:lastRenderedPageBreak/>
        <w:t>Draft Recommendation ITU-T X.mt-</w:t>
      </w:r>
      <w:r w:rsidR="00FA5006" w:rsidRPr="004130CF">
        <w:t>feature</w:t>
      </w:r>
    </w:p>
    <w:p w14:paraId="2F90B36D" w14:textId="3E67F99B" w:rsidR="00E07BAC" w:rsidRDefault="00A434B3" w:rsidP="00A434B3">
      <w:pPr>
        <w:pStyle w:val="Rectitle"/>
        <w:rPr>
          <w:rFonts w:eastAsia="MS Mincho"/>
        </w:rPr>
      </w:pPr>
      <w:r>
        <w:t xml:space="preserve">Security </w:t>
      </w:r>
      <w:r w:rsidR="002E09FE">
        <w:t xml:space="preserve">features </w:t>
      </w:r>
      <w:r w:rsidR="000B6F5F">
        <w:t>to assess</w:t>
      </w:r>
      <w:r>
        <w:t xml:space="preserve"> mobile terminal</w:t>
      </w:r>
      <w:r w:rsidR="002E09FE">
        <w:t xml:space="preserve"> security</w:t>
      </w:r>
    </w:p>
    <w:p w14:paraId="5D403217" w14:textId="77777777" w:rsidR="00E07BAC" w:rsidRDefault="00A355B0">
      <w:pPr>
        <w:pStyle w:val="Heading1"/>
      </w:pPr>
      <w:r>
        <w:t>1</w:t>
      </w:r>
      <w:r>
        <w:tab/>
        <w:t>Scope</w:t>
      </w:r>
    </w:p>
    <w:p w14:paraId="2B3A7087" w14:textId="7F09E880" w:rsidR="001E2909" w:rsidRPr="004130CF" w:rsidRDefault="00A355B0" w:rsidP="00E839D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trike/>
          <w:sz w:val="24"/>
          <w:szCs w:val="24"/>
        </w:rPr>
      </w:pPr>
      <w:r>
        <w:rPr>
          <w:sz w:val="24"/>
          <w:szCs w:val="24"/>
        </w:rPr>
        <w:t xml:space="preserve">This Recommendation </w:t>
      </w:r>
      <w:r w:rsidR="003B0BBC">
        <w:rPr>
          <w:sz w:val="24"/>
          <w:szCs w:val="24"/>
        </w:rPr>
        <w:t xml:space="preserve">defines security </w:t>
      </w:r>
      <w:r w:rsidR="002E09FE">
        <w:rPr>
          <w:sz w:val="24"/>
          <w:szCs w:val="24"/>
        </w:rPr>
        <w:t>features</w:t>
      </w:r>
      <w:r w:rsidR="000B6F5F">
        <w:rPr>
          <w:sz w:val="24"/>
          <w:szCs w:val="24"/>
        </w:rPr>
        <w:t xml:space="preserve"> to assess</w:t>
      </w:r>
      <w:r w:rsidR="003B0BBC">
        <w:rPr>
          <w:sz w:val="24"/>
          <w:szCs w:val="24"/>
        </w:rPr>
        <w:t xml:space="preserve"> </w:t>
      </w:r>
      <w:r>
        <w:rPr>
          <w:sz w:val="24"/>
          <w:szCs w:val="24"/>
        </w:rPr>
        <w:t>mobile terminal security</w:t>
      </w:r>
      <w:r w:rsidRPr="001E2909">
        <w:rPr>
          <w:sz w:val="24"/>
          <w:szCs w:val="24"/>
        </w:rPr>
        <w:t>.</w:t>
      </w:r>
      <w:r w:rsidR="001E2909">
        <w:rPr>
          <w:strike/>
          <w:sz w:val="24"/>
          <w:szCs w:val="24"/>
        </w:rPr>
        <w:t xml:space="preserve"> </w:t>
      </w:r>
    </w:p>
    <w:p w14:paraId="425C80B9" w14:textId="512F49F9" w:rsidR="002E09FE" w:rsidRDefault="002E09FE" w:rsidP="00E839D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r w:rsidRPr="003B79FC">
        <w:rPr>
          <w:sz w:val="24"/>
          <w:szCs w:val="24"/>
        </w:rPr>
        <w:t xml:space="preserve">The security features indicated in this Recommendation can be used by </w:t>
      </w:r>
      <w:r w:rsidR="00142191" w:rsidRPr="004130CF">
        <w:rPr>
          <w:sz w:val="24"/>
          <w:szCs w:val="24"/>
          <w:lang w:eastAsia="zh-CN"/>
        </w:rPr>
        <w:t>users and application service providers to conduct mobile terminal security assessment</w:t>
      </w:r>
      <w:r w:rsidRPr="003B79FC">
        <w:rPr>
          <w:sz w:val="24"/>
          <w:szCs w:val="24"/>
        </w:rPr>
        <w:t>, but they are not requirements.</w:t>
      </w:r>
    </w:p>
    <w:p w14:paraId="1E35B0A6" w14:textId="6D07EF2D" w:rsidR="001E2909" w:rsidRDefault="001E2909" w:rsidP="00E839D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p>
    <w:p w14:paraId="646F949F" w14:textId="77777777" w:rsidR="001E2909" w:rsidRPr="003B79FC" w:rsidRDefault="001E2909" w:rsidP="00E839D7">
      <w:pPr>
        <w:pStyle w:val="Tabletext"/>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rPr>
          <w:sz w:val="24"/>
          <w:szCs w:val="24"/>
        </w:rPr>
      </w:pPr>
    </w:p>
    <w:p w14:paraId="662FEA6A" w14:textId="77777777" w:rsidR="00E07BAC" w:rsidRPr="004130CF" w:rsidRDefault="00A355B0">
      <w:pPr>
        <w:pStyle w:val="Heading1"/>
        <w:rPr>
          <w:lang w:val="en-US" w:eastAsia="zh-CN"/>
        </w:rPr>
      </w:pPr>
      <w:r>
        <w:t>2</w:t>
      </w:r>
      <w:r>
        <w:tab/>
        <w:t>References</w:t>
      </w:r>
    </w:p>
    <w:p w14:paraId="5740CCA8" w14:textId="77777777" w:rsidR="00E07BAC" w:rsidRDefault="00A355B0">
      <w:r>
        <w:t>The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w:t>
      </w:r>
    </w:p>
    <w:p w14:paraId="6BF8354D" w14:textId="77777777" w:rsidR="00E07BAC" w:rsidRDefault="00A355B0">
      <w:pPr>
        <w:pStyle w:val="Reftext"/>
        <w:rPr>
          <w:lang w:val="fr-CH"/>
        </w:rPr>
      </w:pPr>
      <w:r>
        <w:rPr>
          <w:lang w:val="fr-CH"/>
        </w:rPr>
        <w:t>[ITU-T X.yyy]</w:t>
      </w:r>
      <w:r>
        <w:rPr>
          <w:lang w:val="fr-CH"/>
        </w:rPr>
        <w:tab/>
        <w:t xml:space="preserve">Recommendation ITU-T X.yyy (date), </w:t>
      </w:r>
      <w:r>
        <w:rPr>
          <w:i/>
          <w:iCs/>
          <w:lang w:val="fr-CH"/>
        </w:rPr>
        <w:t>Title</w:t>
      </w:r>
      <w:r>
        <w:rPr>
          <w:lang w:val="fr-CH"/>
        </w:rPr>
        <w:t>.</w:t>
      </w:r>
    </w:p>
    <w:p w14:paraId="2C21B6DF" w14:textId="77777777" w:rsidR="00E07BAC" w:rsidRDefault="00A355B0">
      <w:pPr>
        <w:pStyle w:val="Heading1"/>
      </w:pPr>
      <w:r>
        <w:t>3</w:t>
      </w:r>
      <w:r>
        <w:tab/>
        <w:t>Definitions</w:t>
      </w:r>
    </w:p>
    <w:p w14:paraId="24715212" w14:textId="77777777" w:rsidR="00E07BAC" w:rsidRDefault="00A355B0">
      <w:r>
        <w:t xml:space="preserve">&lt;Check in the ITU-T terms and definitions database at </w:t>
      </w:r>
      <w:hyperlink r:id="rId12" w:history="1">
        <w:r>
          <w:t>www.itu.int/go/terminology-database</w:t>
        </w:r>
      </w:hyperlink>
      <w:r>
        <w:t xml:space="preserve"> whether the term has already been defined in another Recommendation. It would be more consistent to refer to such a definition rather than to redefine the term&gt;</w:t>
      </w:r>
    </w:p>
    <w:p w14:paraId="2A6633D6" w14:textId="77777777" w:rsidR="00E07BAC" w:rsidRDefault="00A355B0">
      <w:pPr>
        <w:pStyle w:val="Heading2"/>
      </w:pPr>
      <w:r>
        <w:t>3.1</w:t>
      </w:r>
      <w:r>
        <w:tab/>
        <w:t>Terms defined elsewhere</w:t>
      </w:r>
    </w:p>
    <w:p w14:paraId="2DDF7488" w14:textId="77777777" w:rsidR="00E07BAC" w:rsidRDefault="00A355B0">
      <w:r>
        <w:t xml:space="preserve">&lt;Normally, terms defined elsewhere will simply refer to the defining document. In certain cases, it may be desirable to quote the definition to allow for a stand-alone document. Before defining a new term, verify whether it has already been defined in the official ITU terminology database, at </w:t>
      </w:r>
      <w:hyperlink r:id="rId13" w:history="1">
        <w:r>
          <w:rPr>
            <w:rStyle w:val="Hyperlink"/>
          </w:rPr>
          <w:t>www.itu.i.nt/go/terms</w:t>
        </w:r>
      </w:hyperlink>
      <w:r>
        <w:t>. &gt;</w:t>
      </w:r>
    </w:p>
    <w:p w14:paraId="70864C70" w14:textId="77777777" w:rsidR="00E07BAC" w:rsidRDefault="00A355B0">
      <w:r>
        <w:t>This Recommendation uses the following terms defined elsewhere:</w:t>
      </w:r>
    </w:p>
    <w:p w14:paraId="6B2F4604" w14:textId="0FCB77AB" w:rsidR="00E07BAC" w:rsidRDefault="00A355B0">
      <w:pPr>
        <w:tabs>
          <w:tab w:val="left" w:pos="851"/>
        </w:tabs>
      </w:pPr>
      <w:r>
        <w:rPr>
          <w:b/>
          <w:bCs/>
        </w:rPr>
        <w:t>3.1.1</w:t>
      </w:r>
      <w:r>
        <w:rPr>
          <w:b/>
          <w:bCs/>
        </w:rPr>
        <w:tab/>
      </w:r>
      <w:r w:rsidR="00CA22BA">
        <w:rPr>
          <w:b/>
          <w:bCs/>
        </w:rPr>
        <w:t xml:space="preserve">&lt;Term </w:t>
      </w:r>
      <w:r w:rsidR="00B56649">
        <w:rPr>
          <w:b/>
          <w:bCs/>
        </w:rPr>
        <w:t>1</w:t>
      </w:r>
      <w:r w:rsidR="00CA22BA">
        <w:rPr>
          <w:b/>
          <w:bCs/>
        </w:rPr>
        <w:t>&gt;</w:t>
      </w:r>
      <w:r w:rsidR="00CA22BA">
        <w:t xml:space="preserve"> [Reference]: &lt;optional quoted definition&gt;.</w:t>
      </w:r>
    </w:p>
    <w:p w14:paraId="0F9E05DC" w14:textId="77777777" w:rsidR="00E07BAC" w:rsidRDefault="00A355B0">
      <w:pPr>
        <w:tabs>
          <w:tab w:val="left" w:pos="851"/>
        </w:tabs>
      </w:pPr>
      <w:r>
        <w:rPr>
          <w:b/>
          <w:bCs/>
        </w:rPr>
        <w:t>3.1.2</w:t>
      </w:r>
      <w:r>
        <w:rPr>
          <w:b/>
          <w:bCs/>
        </w:rPr>
        <w:tab/>
        <w:t>&lt;Term 2&gt;</w:t>
      </w:r>
      <w:r>
        <w:t xml:space="preserve"> [Reference]: &lt;optional quoted definition&gt;.</w:t>
      </w:r>
    </w:p>
    <w:p w14:paraId="3C538CE2" w14:textId="77777777" w:rsidR="00E07BAC" w:rsidRDefault="00A355B0">
      <w:pPr>
        <w:pStyle w:val="Heading2"/>
      </w:pPr>
      <w:r>
        <w:t>3.2</w:t>
      </w:r>
      <w:r>
        <w:tab/>
        <w:t>Terms defined in this Recommendation</w:t>
      </w:r>
    </w:p>
    <w:p w14:paraId="6C508A46" w14:textId="77777777" w:rsidR="00E07BAC" w:rsidRDefault="00A355B0">
      <w:r>
        <w:t>This Recommendation defines the following terms:</w:t>
      </w:r>
    </w:p>
    <w:p w14:paraId="68D586E7" w14:textId="03B5EB19" w:rsidR="00E07BAC" w:rsidRDefault="00A355B0">
      <w:pPr>
        <w:tabs>
          <w:tab w:val="left" w:pos="851"/>
        </w:tabs>
        <w:rPr>
          <w:bCs/>
          <w:lang w:eastAsia="ko-KR"/>
        </w:rPr>
      </w:pPr>
      <w:r>
        <w:rPr>
          <w:b/>
          <w:bCs/>
        </w:rPr>
        <w:t>3.2.1</w:t>
      </w:r>
      <w:r>
        <w:rPr>
          <w:b/>
          <w:bCs/>
        </w:rPr>
        <w:tab/>
      </w:r>
      <w:r w:rsidR="00CA22BA" w:rsidRPr="00601634">
        <w:rPr>
          <w:b/>
        </w:rPr>
        <w:t>mobile</w:t>
      </w:r>
      <w:r w:rsidR="00CA22BA" w:rsidRPr="00601634">
        <w:rPr>
          <w:b/>
          <w:lang w:eastAsia="ko-KR"/>
        </w:rPr>
        <w:t xml:space="preserve"> </w:t>
      </w:r>
      <w:r w:rsidR="00CA22BA">
        <w:rPr>
          <w:b/>
          <w:lang w:eastAsia="ko-KR"/>
        </w:rPr>
        <w:t>terminal</w:t>
      </w:r>
      <w:r w:rsidR="00CA22BA" w:rsidRPr="0012754B">
        <w:rPr>
          <w:bCs/>
          <w:lang w:eastAsia="ko-KR"/>
        </w:rPr>
        <w:t>:</w:t>
      </w:r>
      <w:r w:rsidR="00CA22BA">
        <w:rPr>
          <w:bCs/>
          <w:lang w:eastAsia="ko-KR"/>
        </w:rPr>
        <w:t xml:space="preserve"> A portable computer device with</w:t>
      </w:r>
      <w:r w:rsidR="00CA22BA" w:rsidRPr="00631DB7">
        <w:rPr>
          <w:bCs/>
          <w:lang w:eastAsia="ko-KR"/>
        </w:rPr>
        <w:t xml:space="preserve"> hardware</w:t>
      </w:r>
      <w:r w:rsidR="00CA22BA">
        <w:rPr>
          <w:bCs/>
          <w:lang w:eastAsia="ko-KR"/>
        </w:rPr>
        <w:t xml:space="preserve"> (e.g., </w:t>
      </w:r>
      <w:r w:rsidR="00CA22BA" w:rsidRPr="00631DB7">
        <w:rPr>
          <w:bCs/>
          <w:lang w:eastAsia="ko-KR"/>
        </w:rPr>
        <w:t>memory</w:t>
      </w:r>
      <w:r w:rsidR="00CA22BA">
        <w:rPr>
          <w:bCs/>
          <w:lang w:eastAsia="ko-KR"/>
        </w:rPr>
        <w:t>,</w:t>
      </w:r>
      <w:r w:rsidR="00CA22BA" w:rsidRPr="00631DB7">
        <w:rPr>
          <w:bCs/>
          <w:lang w:eastAsia="ko-KR"/>
        </w:rPr>
        <w:t xml:space="preserve"> central processing unit</w:t>
      </w:r>
      <w:r w:rsidR="00CA22BA">
        <w:rPr>
          <w:bCs/>
          <w:lang w:eastAsia="ko-KR"/>
        </w:rPr>
        <w:t xml:space="preserve">) and </w:t>
      </w:r>
      <w:r w:rsidR="00CA22BA" w:rsidRPr="00631DB7">
        <w:rPr>
          <w:bCs/>
          <w:lang w:eastAsia="ko-KR"/>
        </w:rPr>
        <w:t>software</w:t>
      </w:r>
      <w:r w:rsidR="00CA22BA">
        <w:rPr>
          <w:bCs/>
          <w:lang w:eastAsia="ko-KR"/>
        </w:rPr>
        <w:t xml:space="preserve"> (e.g., operating system, application) supporting one or more</w:t>
      </w:r>
      <w:r w:rsidR="00CA22BA" w:rsidRPr="00631DB7">
        <w:rPr>
          <w:bCs/>
          <w:lang w:eastAsia="ko-KR"/>
        </w:rPr>
        <w:t xml:space="preserve"> </w:t>
      </w:r>
      <w:r w:rsidR="00CA22BA">
        <w:rPr>
          <w:bCs/>
          <w:lang w:eastAsia="ko-KR"/>
        </w:rPr>
        <w:t>wireless</w:t>
      </w:r>
      <w:r w:rsidR="00CA22BA" w:rsidRPr="00631DB7">
        <w:rPr>
          <w:bCs/>
          <w:lang w:eastAsia="ko-KR"/>
        </w:rPr>
        <w:t xml:space="preserve"> connectivity options (</w:t>
      </w:r>
      <w:r w:rsidR="00CA22BA">
        <w:rPr>
          <w:bCs/>
          <w:lang w:eastAsia="ko-KR"/>
        </w:rPr>
        <w:t>e.g.,</w:t>
      </w:r>
      <w:r w:rsidR="00CA22BA" w:rsidRPr="00631DB7">
        <w:rPr>
          <w:bCs/>
          <w:lang w:eastAsia="ko-KR"/>
        </w:rPr>
        <w:t xml:space="preserve"> cellular</w:t>
      </w:r>
      <w:r w:rsidR="00CA22BA">
        <w:rPr>
          <w:bCs/>
          <w:lang w:eastAsia="ko-KR"/>
        </w:rPr>
        <w:t>,</w:t>
      </w:r>
      <w:r w:rsidR="00CA22BA" w:rsidRPr="00631DB7">
        <w:rPr>
          <w:bCs/>
          <w:lang w:eastAsia="ko-KR"/>
        </w:rPr>
        <w:t xml:space="preserve"> Wi-Fi)</w:t>
      </w:r>
      <w:r w:rsidR="00CA22BA">
        <w:rPr>
          <w:bCs/>
          <w:lang w:eastAsia="ko-KR"/>
        </w:rPr>
        <w:t xml:space="preserve">, typically including but is not limited to cell phones, </w:t>
      </w:r>
      <w:r w:rsidR="00CA22BA" w:rsidRPr="00631DB7">
        <w:rPr>
          <w:bCs/>
          <w:lang w:eastAsia="ko-KR"/>
        </w:rPr>
        <w:t>smart</w:t>
      </w:r>
      <w:r w:rsidR="00CA22BA">
        <w:rPr>
          <w:bCs/>
          <w:lang w:eastAsia="ko-KR"/>
        </w:rPr>
        <w:t xml:space="preserve"> </w:t>
      </w:r>
      <w:r w:rsidR="00CA22BA" w:rsidRPr="00631DB7">
        <w:rPr>
          <w:bCs/>
          <w:lang w:eastAsia="ko-KR"/>
        </w:rPr>
        <w:t>phones</w:t>
      </w:r>
      <w:r w:rsidR="00CA22BA">
        <w:rPr>
          <w:bCs/>
          <w:lang w:eastAsia="ko-KR"/>
        </w:rPr>
        <w:t xml:space="preserve"> and</w:t>
      </w:r>
      <w:r w:rsidR="00CA22BA" w:rsidRPr="00631DB7">
        <w:rPr>
          <w:bCs/>
          <w:lang w:eastAsia="ko-KR"/>
        </w:rPr>
        <w:t xml:space="preserve"> tablets</w:t>
      </w:r>
      <w:r w:rsidR="00CA22BA">
        <w:rPr>
          <w:bCs/>
          <w:lang w:eastAsia="ko-KR"/>
        </w:rPr>
        <w:t>.</w:t>
      </w:r>
    </w:p>
    <w:p w14:paraId="7508DF92" w14:textId="7023DE7B" w:rsidR="00492DED" w:rsidRDefault="00492DED">
      <w:pPr>
        <w:tabs>
          <w:tab w:val="left" w:pos="851"/>
        </w:tabs>
      </w:pPr>
      <w:r>
        <w:rPr>
          <w:b/>
          <w:bCs/>
        </w:rPr>
        <w:t>3.2.2</w:t>
      </w:r>
      <w:r>
        <w:rPr>
          <w:b/>
          <w:bCs/>
        </w:rPr>
        <w:tab/>
      </w:r>
      <w:r w:rsidR="005D2A10">
        <w:rPr>
          <w:b/>
        </w:rPr>
        <w:t>s</w:t>
      </w:r>
      <w:r>
        <w:rPr>
          <w:b/>
        </w:rPr>
        <w:t xml:space="preserve">ecurity </w:t>
      </w:r>
      <w:r w:rsidR="00FA5006">
        <w:rPr>
          <w:b/>
        </w:rPr>
        <w:t>feature</w:t>
      </w:r>
      <w:r w:rsidRPr="0012754B">
        <w:rPr>
          <w:bCs/>
          <w:lang w:eastAsia="ko-KR"/>
        </w:rPr>
        <w:t>:</w:t>
      </w:r>
      <w:r>
        <w:rPr>
          <w:bCs/>
          <w:lang w:eastAsia="ko-KR"/>
        </w:rPr>
        <w:t xml:space="preserve"> </w:t>
      </w:r>
      <w:r w:rsidR="00421B99">
        <w:t>A</w:t>
      </w:r>
      <w:r w:rsidR="00421B99" w:rsidRPr="00421B99">
        <w:t xml:space="preserve"> capability that gives some assurance against one or several potential security threats</w:t>
      </w:r>
      <w:r>
        <w:t>.</w:t>
      </w:r>
    </w:p>
    <w:p w14:paraId="62A54646" w14:textId="77777777" w:rsidR="00E07BAC" w:rsidRDefault="00A355B0">
      <w:pPr>
        <w:pStyle w:val="Heading1"/>
        <w:rPr>
          <w:lang w:eastAsia="zh-CN"/>
        </w:rPr>
      </w:pPr>
      <w:r>
        <w:lastRenderedPageBreak/>
        <w:t>4</w:t>
      </w:r>
      <w:r>
        <w:tab/>
        <w:t>Abbreviations and acronyms</w:t>
      </w:r>
    </w:p>
    <w:p w14:paraId="7985DD05" w14:textId="77777777" w:rsidR="00E07BAC" w:rsidRDefault="00A355B0">
      <w:r>
        <w:t>This Recommendation uses the following abbreviations and acronyms: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5528"/>
      </w:tblGrid>
      <w:tr w:rsidR="00E07BAC" w14:paraId="5EE56B6D" w14:textId="77777777">
        <w:tc>
          <w:tcPr>
            <w:tcW w:w="1134" w:type="dxa"/>
          </w:tcPr>
          <w:p w14:paraId="172C8078" w14:textId="1A5F5C52" w:rsidR="00E07BAC" w:rsidRDefault="00A355B0">
            <w:r>
              <w:rPr>
                <w:rFonts w:hint="eastAsia"/>
              </w:rPr>
              <w:t>A</w:t>
            </w:r>
            <w:r>
              <w:t>pp</w:t>
            </w:r>
          </w:p>
        </w:tc>
        <w:tc>
          <w:tcPr>
            <w:tcW w:w="5528" w:type="dxa"/>
          </w:tcPr>
          <w:p w14:paraId="0F7A38E5" w14:textId="0BB67A1F" w:rsidR="00E07BAC" w:rsidRDefault="00A355B0">
            <w:r>
              <w:t>Application running on mobile terminal</w:t>
            </w:r>
          </w:p>
        </w:tc>
      </w:tr>
      <w:tr w:rsidR="004D419C" w14:paraId="7397DC83" w14:textId="77777777">
        <w:tc>
          <w:tcPr>
            <w:tcW w:w="1134" w:type="dxa"/>
          </w:tcPr>
          <w:p w14:paraId="0DE36DDF" w14:textId="7C07B1BF" w:rsidR="004D419C" w:rsidRDefault="004D419C">
            <w:r>
              <w:rPr>
                <w:rFonts w:hint="eastAsia"/>
              </w:rPr>
              <w:t>O</w:t>
            </w:r>
            <w:r>
              <w:t>S</w:t>
            </w:r>
          </w:p>
        </w:tc>
        <w:tc>
          <w:tcPr>
            <w:tcW w:w="5528" w:type="dxa"/>
          </w:tcPr>
          <w:p w14:paraId="68FAABA6" w14:textId="438084A2" w:rsidR="004D419C" w:rsidRDefault="004D419C">
            <w:r>
              <w:rPr>
                <w:rFonts w:hint="eastAsia"/>
              </w:rPr>
              <w:t>O</w:t>
            </w:r>
            <w:r>
              <w:t>perating System</w:t>
            </w:r>
          </w:p>
        </w:tc>
      </w:tr>
    </w:tbl>
    <w:p w14:paraId="6B52E372" w14:textId="77777777" w:rsidR="00E07BAC" w:rsidRDefault="00A355B0">
      <w:pPr>
        <w:pStyle w:val="Heading1"/>
      </w:pPr>
      <w:r>
        <w:t>5</w:t>
      </w:r>
      <w:r>
        <w:tab/>
        <w:t>Conventions</w:t>
      </w:r>
    </w:p>
    <w:p w14:paraId="65EC7E27" w14:textId="77777777" w:rsidR="00E07BAC" w:rsidRDefault="00A355B0">
      <w:r>
        <w:t>&lt;Mandatory clause. Describe any particular notation, style, presentation, etc. used within the Recommendation, if any. If none, write "None."&gt;</w:t>
      </w:r>
    </w:p>
    <w:p w14:paraId="3CB0942E" w14:textId="77777777" w:rsidR="00E07BAC" w:rsidRDefault="00A355B0">
      <w:pPr>
        <w:pStyle w:val="Heading1"/>
      </w:pPr>
      <w:r>
        <w:t>6</w:t>
      </w:r>
      <w:r>
        <w:tab/>
        <w:t>Introduction</w:t>
      </w:r>
    </w:p>
    <w:p w14:paraId="1B6B04D2" w14:textId="2D86BBF2" w:rsidR="00B56649" w:rsidRPr="00E36314" w:rsidRDefault="00B56649" w:rsidP="00E36314">
      <w:r w:rsidRPr="00E36314">
        <w:t xml:space="preserve">Mobile </w:t>
      </w:r>
      <w:r w:rsidRPr="00E36314">
        <w:rPr>
          <w:lang w:eastAsia="zh-CN"/>
        </w:rPr>
        <w:t>terminals</w:t>
      </w:r>
      <w:r w:rsidRPr="00E36314">
        <w:t xml:space="preserve"> especially smartphones are changing people’s work and life style. For example, mobile payments are experiencing rapid growth as consumers use mobile terminals as part of modern dynamic lifestyles; more and more enterprises support employees accessing enterprise services with personal mobile terminals; etc. However, mobile terminal security is a big challenge for these mobile application services. For example, users may unknowingly expose their terminals to malware and put the sensitive data at risk of data breaches. </w:t>
      </w:r>
    </w:p>
    <w:p w14:paraId="73A4A049" w14:textId="0180614A" w:rsidR="00B56649" w:rsidRPr="00E36314" w:rsidRDefault="00B56649" w:rsidP="00E36314">
      <w:r w:rsidRPr="00E36314">
        <w:t xml:space="preserve">There </w:t>
      </w:r>
      <w:r w:rsidR="005C61DD">
        <w:t>is</w:t>
      </w:r>
      <w:r w:rsidR="005C61DD" w:rsidRPr="00E36314">
        <w:t xml:space="preserve"> </w:t>
      </w:r>
      <w:r w:rsidRPr="00E36314">
        <w:t xml:space="preserve">some </w:t>
      </w:r>
      <w:r w:rsidR="002B52FA">
        <w:t>research</w:t>
      </w:r>
      <w:r w:rsidR="002B52FA" w:rsidRPr="00E36314">
        <w:t xml:space="preserve"> </w:t>
      </w:r>
      <w:r w:rsidRPr="00E36314">
        <w:t xml:space="preserve">on mobile terminal security assessment. [b-Cavalcanti] and [b-Vecchiato] proposed the method to identify and report potentially unsafe settings of Android terminals. [b-Irwan] analyzed the latent security vulnerabilities in the applications of the terminals. [b-Khokhlov-CCNC], [b-Raza] and [b-Hayran] described security assessment for operating system. [b-Khokhlov-FRUCT] defined security metrics and provided data security evaluation for mobile devices. [b-Zendehdel] proposed a semiautomated framework that can be used to discover both known and unknown vulnerabilities in wearable health monitoring devices. </w:t>
      </w:r>
    </w:p>
    <w:p w14:paraId="3FCBEF6F" w14:textId="06957FEF" w:rsidR="00EC0D00" w:rsidRDefault="00B56649" w:rsidP="00B56649">
      <w:pPr>
        <w:rPr>
          <w:lang w:eastAsia="zh-CN"/>
        </w:rPr>
      </w:pPr>
      <w:r w:rsidRPr="00E36314">
        <w:rPr>
          <w:lang w:eastAsia="zh-CN"/>
        </w:rPr>
        <w:t xml:space="preserve">This Recommendation is to </w:t>
      </w:r>
      <w:r w:rsidR="009D2CAE">
        <w:rPr>
          <w:lang w:eastAsia="zh-CN"/>
        </w:rPr>
        <w:t>define</w:t>
      </w:r>
      <w:r w:rsidR="005260DA">
        <w:rPr>
          <w:lang w:eastAsia="zh-CN"/>
        </w:rPr>
        <w:t xml:space="preserve"> </w:t>
      </w:r>
      <w:r w:rsidRPr="00E36314">
        <w:rPr>
          <w:lang w:eastAsia="zh-CN"/>
        </w:rPr>
        <w:t xml:space="preserve">security </w:t>
      </w:r>
      <w:r w:rsidR="00FA5006">
        <w:rPr>
          <w:lang w:eastAsia="zh-CN"/>
        </w:rPr>
        <w:t>feature</w:t>
      </w:r>
      <w:r w:rsidR="005D2A10">
        <w:rPr>
          <w:lang w:eastAsia="zh-CN"/>
        </w:rPr>
        <w:t>s</w:t>
      </w:r>
      <w:r w:rsidR="000B6F5F">
        <w:rPr>
          <w:lang w:eastAsia="zh-CN"/>
        </w:rPr>
        <w:t xml:space="preserve"> to assess</w:t>
      </w:r>
      <w:r w:rsidRPr="00E36314">
        <w:rPr>
          <w:lang w:eastAsia="zh-CN"/>
        </w:rPr>
        <w:t xml:space="preserve"> mobile terminal security</w:t>
      </w:r>
      <w:r w:rsidR="00EC0D00" w:rsidRPr="00E36314">
        <w:rPr>
          <w:lang w:eastAsia="zh-CN"/>
        </w:rPr>
        <w:t>.</w:t>
      </w:r>
    </w:p>
    <w:p w14:paraId="5DAA1E7C" w14:textId="4661995D" w:rsidR="005C61DD" w:rsidRDefault="005C61DD" w:rsidP="00B56649">
      <w:pPr>
        <w:rPr>
          <w:lang w:val="en-US"/>
        </w:rPr>
      </w:pPr>
      <w:r w:rsidRPr="004F6338">
        <w:rPr>
          <w:lang w:val="en-US"/>
        </w:rPr>
        <w:t xml:space="preserve">Before conducting </w:t>
      </w:r>
      <w:r>
        <w:rPr>
          <w:lang w:val="en-US"/>
        </w:rPr>
        <w:t xml:space="preserve">mobile terminal </w:t>
      </w:r>
      <w:r w:rsidRPr="004F6338">
        <w:rPr>
          <w:lang w:val="en-US"/>
        </w:rPr>
        <w:t xml:space="preserve">security assessment with security </w:t>
      </w:r>
      <w:r>
        <w:rPr>
          <w:lang w:val="en-US"/>
        </w:rPr>
        <w:t>feature</w:t>
      </w:r>
      <w:r w:rsidRPr="004F6338">
        <w:rPr>
          <w:lang w:val="en-US"/>
        </w:rPr>
        <w:t xml:space="preserve">s, </w:t>
      </w:r>
      <w:r>
        <w:rPr>
          <w:lang w:val="en-US"/>
        </w:rPr>
        <w:t>consent for security assessment</w:t>
      </w:r>
      <w:r w:rsidRPr="002562BE">
        <w:rPr>
          <w:lang w:val="en-US"/>
        </w:rPr>
        <w:t xml:space="preserve"> </w:t>
      </w:r>
      <w:r>
        <w:rPr>
          <w:lang w:val="en-US"/>
        </w:rPr>
        <w:t>must</w:t>
      </w:r>
      <w:r w:rsidRPr="002562BE">
        <w:rPr>
          <w:lang w:val="en-US"/>
        </w:rPr>
        <w:t xml:space="preserve"> be </w:t>
      </w:r>
      <w:r>
        <w:rPr>
          <w:lang w:val="en-US"/>
        </w:rPr>
        <w:t xml:space="preserve">explicitly </w:t>
      </w:r>
      <w:r w:rsidRPr="002562BE">
        <w:rPr>
          <w:lang w:val="en-US"/>
        </w:rPr>
        <w:t>obtained from the end user.</w:t>
      </w:r>
    </w:p>
    <w:p w14:paraId="0E6ACBAE" w14:textId="3059A2E1" w:rsidR="00E07BAC" w:rsidRDefault="00A355B0">
      <w:pPr>
        <w:pStyle w:val="Heading1"/>
        <w:rPr>
          <w:lang w:val="en-US"/>
        </w:rPr>
      </w:pPr>
      <w:r>
        <w:t>7</w:t>
      </w:r>
      <w:r>
        <w:tab/>
      </w:r>
      <w:r w:rsidR="004D419C">
        <w:t>S</w:t>
      </w:r>
      <w:r w:rsidR="00F3235A">
        <w:t xml:space="preserve">ecurity </w:t>
      </w:r>
      <w:r w:rsidR="00FA5006">
        <w:t>feature</w:t>
      </w:r>
      <w:r>
        <w:t>s for mobile terminal</w:t>
      </w:r>
      <w:r w:rsidR="00F3235A">
        <w:t>s</w:t>
      </w:r>
    </w:p>
    <w:p w14:paraId="32149A85" w14:textId="5A04ED7B" w:rsidR="00E07BAC" w:rsidRDefault="00A355B0">
      <w:pPr>
        <w:rPr>
          <w:lang w:val="en-US"/>
        </w:rPr>
      </w:pPr>
      <w:r>
        <w:t xml:space="preserve">Generally, the security </w:t>
      </w:r>
      <w:r w:rsidR="00FA5006">
        <w:t>feature</w:t>
      </w:r>
      <w:r>
        <w:t xml:space="preserve">s related to the mobile terminal could be classified into four categories, i.e., software security </w:t>
      </w:r>
      <w:r w:rsidR="00FA5006">
        <w:t>feature</w:t>
      </w:r>
      <w:r>
        <w:t xml:space="preserve">s, hardware security </w:t>
      </w:r>
      <w:r w:rsidR="00FA5006">
        <w:t>feature</w:t>
      </w:r>
      <w:r>
        <w:t xml:space="preserve">s, communication security </w:t>
      </w:r>
      <w:r w:rsidR="00FA5006">
        <w:t>feature</w:t>
      </w:r>
      <w:r>
        <w:t xml:space="preserve">s and data security </w:t>
      </w:r>
      <w:r w:rsidR="00FA5006">
        <w:t>feature</w:t>
      </w:r>
      <w:r>
        <w:t xml:space="preserve">s. Each security </w:t>
      </w:r>
      <w:r w:rsidR="00FA5006">
        <w:t>feature</w:t>
      </w:r>
      <w:r>
        <w:t xml:space="preserve"> category includes </w:t>
      </w:r>
      <w:r>
        <w:rPr>
          <w:lang w:val="en-US"/>
        </w:rPr>
        <w:t>a set of</w:t>
      </w:r>
      <w:r>
        <w:t xml:space="preserve"> </w:t>
      </w:r>
      <w:r w:rsidR="00FA5006">
        <w:t>feature</w:t>
      </w:r>
      <w:r>
        <w:t>s, which will be defined</w:t>
      </w:r>
      <w:r>
        <w:rPr>
          <w:lang w:val="en-US"/>
        </w:rPr>
        <w:t xml:space="preserve"> later</w:t>
      </w:r>
      <w:r w:rsidR="00A2406A">
        <w:rPr>
          <w:lang w:val="en-US"/>
        </w:rPr>
        <w:t xml:space="preserve"> in this clause</w:t>
      </w:r>
      <w:r>
        <w:t>.</w:t>
      </w:r>
    </w:p>
    <w:p w14:paraId="5DF47068" w14:textId="0A176DBD" w:rsidR="00E07BAC" w:rsidRPr="009A2C97" w:rsidRDefault="00A355B0">
      <w:pPr>
        <w:pStyle w:val="Heading4"/>
        <w:rPr>
          <w:lang w:val="en-US" w:eastAsia="zh-CN"/>
        </w:rPr>
      </w:pPr>
      <w:r>
        <w:rPr>
          <w:rFonts w:hint="eastAsia"/>
        </w:rPr>
        <w:t>7</w:t>
      </w:r>
      <w:r>
        <w:t xml:space="preserve">.1 Software security </w:t>
      </w:r>
      <w:r w:rsidR="00FA5006">
        <w:t>feature</w:t>
      </w:r>
      <w:r>
        <w:t>s</w:t>
      </w:r>
    </w:p>
    <w:p w14:paraId="058923F8" w14:textId="1CFF7944" w:rsidR="00E07BAC" w:rsidRDefault="00EC3D86" w:rsidP="00234843">
      <w:pPr>
        <w:pStyle w:val="BodyText"/>
        <w:rPr>
          <w:lang w:val="en-US"/>
        </w:rPr>
      </w:pPr>
      <w:r>
        <w:rPr>
          <w:lang w:val="en-US"/>
        </w:rPr>
        <w:t>Nine</w:t>
      </w:r>
      <w:r w:rsidR="002403E8">
        <w:rPr>
          <w:lang w:val="en-US"/>
        </w:rPr>
        <w:t xml:space="preserve"> </w:t>
      </w:r>
      <w:r w:rsidR="00A355B0">
        <w:rPr>
          <w:lang w:val="en-US"/>
        </w:rPr>
        <w:t xml:space="preserve">security </w:t>
      </w:r>
      <w:r w:rsidR="00FA5006">
        <w:rPr>
          <w:lang w:val="en-US"/>
        </w:rPr>
        <w:t>feature</w:t>
      </w:r>
      <w:r w:rsidR="00A355B0">
        <w:rPr>
          <w:lang w:val="en-US"/>
        </w:rPr>
        <w:t xml:space="preserve">s </w:t>
      </w:r>
      <w:r w:rsidR="00A2406A">
        <w:rPr>
          <w:lang w:val="en-US"/>
        </w:rPr>
        <w:t>for</w:t>
      </w:r>
      <w:r w:rsidR="00A355B0">
        <w:rPr>
          <w:lang w:val="en-US"/>
        </w:rPr>
        <w:t xml:space="preserve"> the mobile terminal software security assessment are defined as follows.</w:t>
      </w:r>
    </w:p>
    <w:p w14:paraId="1675D5B4" w14:textId="05734377" w:rsidR="006A6858" w:rsidRDefault="00A355B0">
      <w:pPr>
        <w:pStyle w:val="BodyText"/>
        <w:numPr>
          <w:ilvl w:val="0"/>
          <w:numId w:val="15"/>
        </w:numPr>
      </w:pPr>
      <w:r>
        <w:rPr>
          <w:i/>
          <w:iCs/>
        </w:rPr>
        <w:t>Application signature verification</w:t>
      </w:r>
      <w:r w:rsidR="00E166A8">
        <w:rPr>
          <w:i/>
          <w:iCs/>
        </w:rPr>
        <w:t>:</w:t>
      </w:r>
      <w:r>
        <w:t xml:space="preserve"> to assure that an application</w:t>
      </w:r>
      <w:r w:rsidR="00320DE5">
        <w:t xml:space="preserve"> </w:t>
      </w:r>
      <w:ins w:id="5" w:author="ADG TS" w:date="2023-06-01T16:33:00Z">
        <w:r w:rsidR="00320DE5">
          <w:t>along with its updates/upgrades</w:t>
        </w:r>
      </w:ins>
      <w:r>
        <w:t xml:space="preserve"> with a valid signature comes from the expected developers to make sure that: a) the APK (Android Application Package) has not been tampered in the time since it was signed, and b) the application’s certificate matches that of the currently installed version. </w:t>
      </w:r>
      <w:r w:rsidR="006A6858">
        <w:t xml:space="preserve">The possible status of this security </w:t>
      </w:r>
      <w:r w:rsidR="00FA5006">
        <w:t>feature</w:t>
      </w:r>
      <w:r>
        <w:t xml:space="preserve"> could be: </w:t>
      </w:r>
    </w:p>
    <w:p w14:paraId="62CD819C" w14:textId="276047C1" w:rsidR="006A6858" w:rsidRDefault="00A355B0" w:rsidP="006A6858">
      <w:pPr>
        <w:pStyle w:val="BodyText"/>
        <w:numPr>
          <w:ilvl w:val="1"/>
          <w:numId w:val="15"/>
        </w:numPr>
      </w:pPr>
      <w:r>
        <w:t>application signature verification is supported</w:t>
      </w:r>
      <w:r w:rsidR="006A6858">
        <w:t>;</w:t>
      </w:r>
    </w:p>
    <w:p w14:paraId="630A91AB" w14:textId="33AD82B8" w:rsidR="00E07BAC" w:rsidRDefault="006A6858" w:rsidP="00E839D7">
      <w:pPr>
        <w:pStyle w:val="BodyText"/>
        <w:numPr>
          <w:ilvl w:val="1"/>
          <w:numId w:val="15"/>
        </w:numPr>
      </w:pPr>
      <w:r>
        <w:t>application signature verification is not supported</w:t>
      </w:r>
      <w:r w:rsidR="00A355B0">
        <w:t>.</w:t>
      </w:r>
    </w:p>
    <w:p w14:paraId="7E9F9562" w14:textId="01D0F83F" w:rsidR="006A6858" w:rsidRDefault="00A355B0">
      <w:pPr>
        <w:pStyle w:val="BodyText"/>
        <w:numPr>
          <w:ilvl w:val="0"/>
          <w:numId w:val="15"/>
        </w:numPr>
      </w:pPr>
      <w:r>
        <w:rPr>
          <w:i/>
          <w:iCs/>
        </w:rPr>
        <w:t>Application layer encryption</w:t>
      </w:r>
      <w:r w:rsidR="00E166A8">
        <w:rPr>
          <w:i/>
          <w:iCs/>
        </w:rPr>
        <w:t>:</w:t>
      </w:r>
      <w:r>
        <w:t xml:space="preserve"> to apply the cryptographic protection to the data on the application layer to prevent unauthorized disclosure. </w:t>
      </w:r>
      <w:r w:rsidR="006A6858">
        <w:t xml:space="preserve">The possible status of this security </w:t>
      </w:r>
      <w:r w:rsidR="00FA5006">
        <w:t>feature</w:t>
      </w:r>
      <w:r w:rsidR="004D419C" w:rsidDel="006A6858">
        <w:t xml:space="preserve"> </w:t>
      </w:r>
      <w:r w:rsidR="004D419C">
        <w:t>could</w:t>
      </w:r>
      <w:r>
        <w:t xml:space="preserve"> be: </w:t>
      </w:r>
    </w:p>
    <w:p w14:paraId="72074B87" w14:textId="1EE8E93A" w:rsidR="006A6858" w:rsidRDefault="00A355B0" w:rsidP="006A6858">
      <w:pPr>
        <w:pStyle w:val="BodyText"/>
        <w:numPr>
          <w:ilvl w:val="1"/>
          <w:numId w:val="15"/>
        </w:numPr>
      </w:pPr>
      <w:r>
        <w:lastRenderedPageBreak/>
        <w:t>confidentiality and integrity are supported for all the data on the application layer</w:t>
      </w:r>
      <w:r w:rsidR="006A6858">
        <w:t>;</w:t>
      </w:r>
    </w:p>
    <w:p w14:paraId="0F93660F" w14:textId="684829D7" w:rsidR="006A6858" w:rsidRDefault="00A355B0" w:rsidP="006A6858">
      <w:pPr>
        <w:pStyle w:val="BodyText"/>
        <w:numPr>
          <w:ilvl w:val="1"/>
          <w:numId w:val="15"/>
        </w:numPr>
      </w:pPr>
      <w:r>
        <w:t>confidentiality and integrity are supported for part of the data on the application layer</w:t>
      </w:r>
      <w:r w:rsidR="006A6858">
        <w:t>;</w:t>
      </w:r>
    </w:p>
    <w:p w14:paraId="27832803" w14:textId="3379F9CB" w:rsidR="00E07BAC" w:rsidRDefault="00A355B0" w:rsidP="00E839D7">
      <w:pPr>
        <w:pStyle w:val="BodyText"/>
        <w:numPr>
          <w:ilvl w:val="1"/>
          <w:numId w:val="15"/>
        </w:numPr>
      </w:pPr>
      <w:r>
        <w:t>neither confidentiality nor integrity is supported for the data on the application layer</w:t>
      </w:r>
      <w:r>
        <w:rPr>
          <w:lang w:val="en-US" w:eastAsia="zh-CN"/>
        </w:rPr>
        <w:t>.</w:t>
      </w:r>
    </w:p>
    <w:p w14:paraId="67EDC986" w14:textId="48D03FCF" w:rsidR="006A6858" w:rsidRDefault="00A355B0">
      <w:pPr>
        <w:pStyle w:val="BodyText"/>
        <w:numPr>
          <w:ilvl w:val="0"/>
          <w:numId w:val="15"/>
        </w:numPr>
      </w:pPr>
      <w:r>
        <w:rPr>
          <w:i/>
          <w:iCs/>
        </w:rPr>
        <w:t>Application integrity protection</w:t>
      </w:r>
      <w:r w:rsidR="00E166A8">
        <w:rPr>
          <w:i/>
          <w:iCs/>
        </w:rPr>
        <w:t>:</w:t>
      </w:r>
      <w:r>
        <w:t xml:space="preserve"> to assure the integrity of the application, which applies IMA (Integrity Measurement Architecture) and extends the chain of trust to the application layer file. </w:t>
      </w:r>
      <w:r w:rsidR="006A6858">
        <w:t xml:space="preserve">The possible status of this security </w:t>
      </w:r>
      <w:r w:rsidR="00FA5006">
        <w:t>feature</w:t>
      </w:r>
      <w:r>
        <w:t xml:space="preserve"> could be: </w:t>
      </w:r>
    </w:p>
    <w:p w14:paraId="373DFA89" w14:textId="22E9D2BB" w:rsidR="006A6858" w:rsidRDefault="00A355B0" w:rsidP="006A6858">
      <w:pPr>
        <w:pStyle w:val="BodyText"/>
        <w:numPr>
          <w:ilvl w:val="1"/>
          <w:numId w:val="15"/>
        </w:numPr>
      </w:pPr>
      <w:r>
        <w:t>application integrity protection is supported</w:t>
      </w:r>
      <w:r w:rsidR="006A6858">
        <w:t>;</w:t>
      </w:r>
    </w:p>
    <w:p w14:paraId="6DA2BB3A" w14:textId="7F460607" w:rsidR="00E07BAC" w:rsidRDefault="006A6858" w:rsidP="00E839D7">
      <w:pPr>
        <w:pStyle w:val="BodyText"/>
        <w:numPr>
          <w:ilvl w:val="1"/>
          <w:numId w:val="15"/>
        </w:numPr>
      </w:pPr>
      <w:r>
        <w:t>application integrity protection is not supported</w:t>
      </w:r>
      <w:r w:rsidR="00A355B0">
        <w:t>.</w:t>
      </w:r>
    </w:p>
    <w:p w14:paraId="78C52F27" w14:textId="782CC782" w:rsidR="006A6858" w:rsidRDefault="00A355B0">
      <w:pPr>
        <w:pStyle w:val="BodyText"/>
        <w:numPr>
          <w:ilvl w:val="0"/>
          <w:numId w:val="15"/>
        </w:numPr>
      </w:pPr>
      <w:r>
        <w:rPr>
          <w:i/>
          <w:iCs/>
        </w:rPr>
        <w:t>Biometric authentication</w:t>
      </w:r>
      <w:r w:rsidR="001A6776">
        <w:rPr>
          <w:i/>
          <w:iCs/>
        </w:rPr>
        <w:t>:</w:t>
      </w:r>
      <w:r>
        <w:t xml:space="preserve"> to verify and identify individuals based on their unique physical traits such as their iris, voice, face or fingerprints. In order to prevent the attacks such as fingerprint-jacking, printed photo and replayed video, biometric authentication is required to be implemented based on hardware-backed storage. </w:t>
      </w:r>
      <w:r w:rsidR="006A6858">
        <w:t xml:space="preserve">The possible status of this security </w:t>
      </w:r>
      <w:r w:rsidR="00FA5006">
        <w:t>feature</w:t>
      </w:r>
      <w:r w:rsidR="006A6858" w:rsidDel="006A6858">
        <w:t xml:space="preserve"> </w:t>
      </w:r>
      <w:r>
        <w:t xml:space="preserve">could be: </w:t>
      </w:r>
    </w:p>
    <w:p w14:paraId="3382CADC" w14:textId="2CC1F3A4" w:rsidR="006A6858" w:rsidRDefault="00A355B0" w:rsidP="006A6858">
      <w:pPr>
        <w:pStyle w:val="BodyText"/>
        <w:numPr>
          <w:ilvl w:val="1"/>
          <w:numId w:val="15"/>
        </w:numPr>
      </w:pPr>
      <w:r>
        <w:t>biometric authentication is implemented based on hardware-backed storage</w:t>
      </w:r>
      <w:r w:rsidR="006A6858">
        <w:t>;</w:t>
      </w:r>
    </w:p>
    <w:p w14:paraId="16F58C7F" w14:textId="24EDBE66" w:rsidR="00E07BAC" w:rsidRDefault="006A6858" w:rsidP="00E839D7">
      <w:pPr>
        <w:pStyle w:val="BodyText"/>
        <w:numPr>
          <w:ilvl w:val="1"/>
          <w:numId w:val="15"/>
        </w:numPr>
      </w:pPr>
      <w:r>
        <w:t>biometric authentication is not implemented based on hardware-backed storage</w:t>
      </w:r>
      <w:r w:rsidR="00A355B0">
        <w:t>.</w:t>
      </w:r>
    </w:p>
    <w:p w14:paraId="55801FD4" w14:textId="68EEB8DD" w:rsidR="002D0AA4" w:rsidRDefault="00A355B0">
      <w:pPr>
        <w:pStyle w:val="BodyText"/>
        <w:numPr>
          <w:ilvl w:val="0"/>
          <w:numId w:val="15"/>
        </w:numPr>
      </w:pPr>
      <w:r>
        <w:rPr>
          <w:i/>
          <w:iCs/>
        </w:rPr>
        <w:t>OS integrity protection</w:t>
      </w:r>
      <w:r w:rsidR="001A6776">
        <w:rPr>
          <w:i/>
          <w:iCs/>
        </w:rPr>
        <w:t>:</w:t>
      </w:r>
      <w:r>
        <w:t xml:space="preserve"> to assure the integrity of the OS files with establishing the chain of trust based on IMA (Integrity Measurement Architecture). </w:t>
      </w:r>
      <w:r w:rsidR="00FD6B9E">
        <w:t xml:space="preserve">The possible status of this security </w:t>
      </w:r>
      <w:r w:rsidR="00FA5006">
        <w:t>feature</w:t>
      </w:r>
      <w:r>
        <w:t xml:space="preserve"> could be: </w:t>
      </w:r>
    </w:p>
    <w:p w14:paraId="330A6305" w14:textId="486D0E7A" w:rsidR="002D0AA4" w:rsidRDefault="00A355B0" w:rsidP="002D0AA4">
      <w:pPr>
        <w:pStyle w:val="BodyText"/>
        <w:numPr>
          <w:ilvl w:val="1"/>
          <w:numId w:val="15"/>
        </w:numPr>
      </w:pPr>
      <w:r>
        <w:t>OS integrity protection is supported</w:t>
      </w:r>
      <w:r w:rsidR="002D0AA4">
        <w:t>;</w:t>
      </w:r>
    </w:p>
    <w:p w14:paraId="6DA2BE91" w14:textId="1AD12B59" w:rsidR="00E07BAC" w:rsidRDefault="002D0AA4" w:rsidP="00E839D7">
      <w:pPr>
        <w:pStyle w:val="BodyText"/>
        <w:numPr>
          <w:ilvl w:val="1"/>
          <w:numId w:val="15"/>
        </w:numPr>
      </w:pPr>
      <w:r>
        <w:t>OS integrity protection is not supported</w:t>
      </w:r>
      <w:r w:rsidR="00A355B0">
        <w:t>.</w:t>
      </w:r>
    </w:p>
    <w:p w14:paraId="20667714" w14:textId="2936F331" w:rsidR="0077021A" w:rsidRDefault="00A355B0">
      <w:pPr>
        <w:pStyle w:val="BodyText"/>
        <w:numPr>
          <w:ilvl w:val="0"/>
          <w:numId w:val="15"/>
        </w:numPr>
      </w:pPr>
      <w:r>
        <w:rPr>
          <w:i/>
          <w:iCs/>
        </w:rPr>
        <w:t>Software-based defense mechanisms against memory vulnerabilities</w:t>
      </w:r>
      <w:r w:rsidR="001A6776">
        <w:rPr>
          <w:i/>
          <w:iCs/>
        </w:rPr>
        <w:t>:</w:t>
      </w:r>
      <w:r>
        <w:t xml:space="preserve"> to prevent the memory corruption attacks (e.g., code injection and code reuse) based on software such as stack canaries, DEP (Data Execution Prevention), ASLR (Address Space Layout Randomization) and CFI (Control Flow Integrity). </w:t>
      </w:r>
      <w:r w:rsidR="00FD6B9E">
        <w:t xml:space="preserve">The possible status of this security </w:t>
      </w:r>
      <w:r w:rsidR="00FA5006">
        <w:t>feature</w:t>
      </w:r>
      <w:r>
        <w:t xml:space="preserve"> could be: </w:t>
      </w:r>
    </w:p>
    <w:p w14:paraId="0E632C78" w14:textId="651E2EC3" w:rsidR="0077021A" w:rsidRDefault="00A355B0" w:rsidP="0077021A">
      <w:pPr>
        <w:pStyle w:val="BodyText"/>
        <w:numPr>
          <w:ilvl w:val="1"/>
          <w:numId w:val="15"/>
        </w:numPr>
      </w:pPr>
      <w:r>
        <w:t>at least three defense mechanisms are supported</w:t>
      </w:r>
      <w:r w:rsidR="0077021A">
        <w:t>;</w:t>
      </w:r>
    </w:p>
    <w:p w14:paraId="766D4EEA" w14:textId="51F4C9BA" w:rsidR="0077021A" w:rsidRDefault="00A355B0" w:rsidP="0077021A">
      <w:pPr>
        <w:pStyle w:val="BodyText"/>
        <w:numPr>
          <w:ilvl w:val="1"/>
          <w:numId w:val="15"/>
        </w:numPr>
      </w:pPr>
      <w:r>
        <w:t>one or two defense mechanisms are supported</w:t>
      </w:r>
      <w:r w:rsidR="0077021A">
        <w:t>;</w:t>
      </w:r>
    </w:p>
    <w:p w14:paraId="1775C155" w14:textId="36EBCB13" w:rsidR="00E07BAC" w:rsidRDefault="00A355B0" w:rsidP="00E839D7">
      <w:pPr>
        <w:pStyle w:val="BodyText"/>
        <w:numPr>
          <w:ilvl w:val="1"/>
          <w:numId w:val="15"/>
        </w:numPr>
      </w:pPr>
      <w:r>
        <w:t>no defense mechanism is supported.</w:t>
      </w:r>
    </w:p>
    <w:p w14:paraId="3E256432" w14:textId="3C1C70C6" w:rsidR="0077021A" w:rsidRDefault="00A355B0">
      <w:pPr>
        <w:pStyle w:val="BodyText"/>
        <w:numPr>
          <w:ilvl w:val="0"/>
          <w:numId w:val="15"/>
        </w:numPr>
      </w:pPr>
      <w:r>
        <w:rPr>
          <w:i/>
          <w:iCs/>
        </w:rPr>
        <w:t>Real-time kernel protection</w:t>
      </w:r>
      <w:r w:rsidR="001A6776">
        <w:rPr>
          <w:i/>
          <w:iCs/>
        </w:rPr>
        <w:t>:</w:t>
      </w:r>
      <w:r>
        <w:t xml:space="preserve"> to use a security monitor in order to provide the required protection, such as preventing kernel data from being directly accessed by user processes and preventing running unauthorized privileged code (i.e., code that has the kernel privilege) on the system. </w:t>
      </w:r>
      <w:r w:rsidR="00FD6B9E">
        <w:t xml:space="preserve">The possible status of this security </w:t>
      </w:r>
      <w:r w:rsidR="00FA5006">
        <w:t>feature</w:t>
      </w:r>
      <w:r>
        <w:t xml:space="preserve"> could be: </w:t>
      </w:r>
    </w:p>
    <w:p w14:paraId="45E1D97D" w14:textId="6A5379D6" w:rsidR="0077021A" w:rsidRDefault="00A355B0" w:rsidP="0077021A">
      <w:pPr>
        <w:pStyle w:val="BodyText"/>
        <w:numPr>
          <w:ilvl w:val="1"/>
          <w:numId w:val="15"/>
        </w:numPr>
      </w:pPr>
      <w:r>
        <w:t>real-time kernel protection is supported</w:t>
      </w:r>
      <w:r w:rsidR="0077021A">
        <w:t>;</w:t>
      </w:r>
    </w:p>
    <w:p w14:paraId="1B8688B6" w14:textId="1F75EDEC" w:rsidR="00E07BAC" w:rsidRDefault="00D84349" w:rsidP="00E839D7">
      <w:pPr>
        <w:pStyle w:val="BodyText"/>
        <w:numPr>
          <w:ilvl w:val="1"/>
          <w:numId w:val="15"/>
        </w:numPr>
      </w:pPr>
      <w:r>
        <w:t xml:space="preserve">real-time kernel protection is </w:t>
      </w:r>
      <w:r>
        <w:rPr>
          <w:lang w:val="en-US" w:eastAsia="zh-CN"/>
        </w:rPr>
        <w:t xml:space="preserve">not </w:t>
      </w:r>
      <w:r>
        <w:rPr>
          <w:rFonts w:hint="eastAsia"/>
          <w:lang w:eastAsia="zh-CN"/>
        </w:rPr>
        <w:t>s</w:t>
      </w:r>
      <w:r>
        <w:t>upported</w:t>
      </w:r>
      <w:r w:rsidR="00A355B0">
        <w:t>.</w:t>
      </w:r>
    </w:p>
    <w:p w14:paraId="0C02CA86" w14:textId="2A1F2AD5" w:rsidR="00D84349" w:rsidRDefault="00A355B0">
      <w:pPr>
        <w:pStyle w:val="BodyText"/>
        <w:numPr>
          <w:ilvl w:val="0"/>
          <w:numId w:val="15"/>
        </w:numPr>
      </w:pPr>
      <w:r>
        <w:rPr>
          <w:i/>
          <w:iCs/>
        </w:rPr>
        <w:t>Kernel integrity protection</w:t>
      </w:r>
      <w:r w:rsidR="001A6776">
        <w:rPr>
          <w:i/>
          <w:iCs/>
        </w:rPr>
        <w:t xml:space="preserve"> at </w:t>
      </w:r>
      <w:r w:rsidR="002403E8">
        <w:rPr>
          <w:i/>
          <w:iCs/>
        </w:rPr>
        <w:t>initialization</w:t>
      </w:r>
      <w:r w:rsidR="001A6776">
        <w:rPr>
          <w:i/>
          <w:iCs/>
        </w:rPr>
        <w:t>:</w:t>
      </w:r>
      <w:r>
        <w:t xml:space="preserve"> to validate the integrity of the kernel files before they are loaded (and perhaps executed) based on IMA. It is to help prevent modifications of kernel and driver code. </w:t>
      </w:r>
      <w:r w:rsidR="00FD6B9E">
        <w:t xml:space="preserve">The possible status of this security </w:t>
      </w:r>
      <w:r w:rsidR="00FA5006">
        <w:t>feature</w:t>
      </w:r>
      <w:r>
        <w:t xml:space="preserve"> could be: </w:t>
      </w:r>
    </w:p>
    <w:p w14:paraId="1A88E429" w14:textId="7311D3AD" w:rsidR="00D84349" w:rsidRDefault="00A355B0" w:rsidP="00D84349">
      <w:pPr>
        <w:pStyle w:val="BodyText"/>
        <w:numPr>
          <w:ilvl w:val="1"/>
          <w:numId w:val="15"/>
        </w:numPr>
      </w:pPr>
      <w:r>
        <w:t>kernel integrity protection</w:t>
      </w:r>
      <w:r w:rsidR="001A6776">
        <w:t xml:space="preserve"> at </w:t>
      </w:r>
      <w:r w:rsidR="002403E8">
        <w:t>initialization</w:t>
      </w:r>
      <w:r>
        <w:t xml:space="preserve"> is supported</w:t>
      </w:r>
      <w:r w:rsidR="00D84349">
        <w:t>;</w:t>
      </w:r>
    </w:p>
    <w:p w14:paraId="133775C0" w14:textId="6FE2C4A0" w:rsidR="00E07BAC" w:rsidRDefault="00D84349" w:rsidP="00E839D7">
      <w:pPr>
        <w:pStyle w:val="BodyText"/>
        <w:numPr>
          <w:ilvl w:val="1"/>
          <w:numId w:val="15"/>
        </w:numPr>
      </w:pPr>
      <w:r>
        <w:t xml:space="preserve">kernel integrity protection </w:t>
      </w:r>
      <w:r w:rsidR="001A6776">
        <w:t xml:space="preserve">at </w:t>
      </w:r>
      <w:r w:rsidR="002403E8">
        <w:t>initialization</w:t>
      </w:r>
      <w:r w:rsidR="001A6776">
        <w:t xml:space="preserve"> </w:t>
      </w:r>
      <w:r>
        <w:t>is not supported</w:t>
      </w:r>
      <w:r w:rsidR="00A355B0">
        <w:t>.</w:t>
      </w:r>
    </w:p>
    <w:p w14:paraId="34FF03DD" w14:textId="08BAEB20" w:rsidR="00D84349" w:rsidRDefault="00A355B0">
      <w:pPr>
        <w:pStyle w:val="BodyText"/>
        <w:numPr>
          <w:ilvl w:val="0"/>
          <w:numId w:val="15"/>
        </w:numPr>
      </w:pPr>
      <w:r>
        <w:rPr>
          <w:i/>
          <w:iCs/>
        </w:rPr>
        <w:t>Verified boot</w:t>
      </w:r>
      <w:r w:rsidR="002403E8">
        <w:rPr>
          <w:i/>
          <w:iCs/>
        </w:rPr>
        <w:t>:</w:t>
      </w:r>
      <w:r>
        <w:t xml:space="preserve"> to assure the integrity of the software running on a mobile terminal. It typically starts with a read-only portion of the terminal hardware which loads code and executes it only after cryptographically verifying that the code is authentic. </w:t>
      </w:r>
      <w:r w:rsidR="00FD6B9E">
        <w:t xml:space="preserve">The possible status of this security </w:t>
      </w:r>
      <w:r w:rsidR="00FA5006">
        <w:t>feature</w:t>
      </w:r>
      <w:r>
        <w:t xml:space="preserve"> could be: </w:t>
      </w:r>
    </w:p>
    <w:p w14:paraId="070F1BED" w14:textId="02A8822A" w:rsidR="00D84349" w:rsidRDefault="00A355B0" w:rsidP="00D84349">
      <w:pPr>
        <w:pStyle w:val="BodyText"/>
        <w:numPr>
          <w:ilvl w:val="1"/>
          <w:numId w:val="15"/>
        </w:numPr>
      </w:pPr>
      <w:r>
        <w:lastRenderedPageBreak/>
        <w:t>verified boot is supported</w:t>
      </w:r>
      <w:r w:rsidR="00D84349">
        <w:t>;</w:t>
      </w:r>
    </w:p>
    <w:p w14:paraId="51AD131A" w14:textId="505D7DCD" w:rsidR="00E07BAC" w:rsidRDefault="00D84349" w:rsidP="00E839D7">
      <w:pPr>
        <w:pStyle w:val="BodyText"/>
        <w:numPr>
          <w:ilvl w:val="1"/>
          <w:numId w:val="15"/>
        </w:numPr>
        <w:rPr>
          <w:ins w:id="6" w:author="ADG TS" w:date="2023-06-01T16:33:00Z"/>
        </w:rPr>
      </w:pPr>
      <w:r>
        <w:t>verified boot is not supported</w:t>
      </w:r>
      <w:r w:rsidR="00A355B0">
        <w:t>.</w:t>
      </w:r>
    </w:p>
    <w:p w14:paraId="2DB013D1" w14:textId="21246383" w:rsidR="00A96916" w:rsidRDefault="00A96916">
      <w:pPr>
        <w:pStyle w:val="BodyText"/>
        <w:numPr>
          <w:ilvl w:val="0"/>
          <w:numId w:val="15"/>
        </w:numPr>
        <w:rPr>
          <w:ins w:id="7" w:author="ADG TS" w:date="2023-06-02T11:26:00Z"/>
        </w:rPr>
        <w:pPrChange w:id="8" w:author="ADG TS" w:date="2023-06-01T16:33:00Z">
          <w:pPr>
            <w:pStyle w:val="BodyText"/>
            <w:numPr>
              <w:ilvl w:val="1"/>
              <w:numId w:val="15"/>
            </w:numPr>
            <w:ind w:left="846" w:hanging="420"/>
          </w:pPr>
        </w:pPrChange>
      </w:pPr>
      <w:ins w:id="9" w:author="ADG TS" w:date="2023-06-01T16:33:00Z">
        <w:r>
          <w:t xml:space="preserve"> Application </w:t>
        </w:r>
      </w:ins>
      <w:ins w:id="10" w:author="ADG TS" w:date="2023-06-01T16:34:00Z">
        <w:r>
          <w:t>Isolation</w:t>
        </w:r>
      </w:ins>
      <w:ins w:id="11" w:author="ADG TS" w:date="2023-06-01T16:33:00Z">
        <w:r>
          <w:t xml:space="preserve"> Protection</w:t>
        </w:r>
      </w:ins>
      <w:ins w:id="12" w:author="ADG TS" w:date="2023-06-01T16:34:00Z">
        <w:r>
          <w:t xml:space="preserve">: </w:t>
        </w:r>
        <w:r w:rsidR="00462D23">
          <w:t>To assure the isolation between applications at the process level in order to prevent unauthorized disclosure between applications</w:t>
        </w:r>
      </w:ins>
      <w:ins w:id="13" w:author="ADG TS" w:date="2023-06-02T11:26:00Z">
        <w:r w:rsidR="0067086C">
          <w:t>.</w:t>
        </w:r>
      </w:ins>
      <w:ins w:id="14" w:author="ADG TS" w:date="2023-06-02T11:28:00Z">
        <w:r w:rsidR="0067086C">
          <w:t xml:space="preserve"> </w:t>
        </w:r>
      </w:ins>
      <w:ins w:id="15" w:author="ADG TS" w:date="2023-06-02T11:26:00Z">
        <w:r w:rsidR="0067086C">
          <w:t>The possible status of this Security feature could be:</w:t>
        </w:r>
      </w:ins>
    </w:p>
    <w:p w14:paraId="1F17B51A" w14:textId="55FDCEDD" w:rsidR="0067086C" w:rsidRDefault="0067086C" w:rsidP="0067086C">
      <w:pPr>
        <w:pStyle w:val="BodyText"/>
        <w:numPr>
          <w:ilvl w:val="1"/>
          <w:numId w:val="15"/>
        </w:numPr>
        <w:rPr>
          <w:ins w:id="16" w:author="ADG TS" w:date="2023-06-02T11:27:00Z"/>
        </w:rPr>
      </w:pPr>
      <w:ins w:id="17" w:author="ADG TS" w:date="2023-06-02T11:27:00Z">
        <w:r>
          <w:t xml:space="preserve"> Full isolation of applications</w:t>
        </w:r>
      </w:ins>
      <w:ins w:id="18" w:author="ADG TS" w:date="2023-06-02T11:28:00Z">
        <w:r>
          <w:t xml:space="preserve"> at process level</w:t>
        </w:r>
      </w:ins>
      <w:ins w:id="19" w:author="ADG TS" w:date="2023-06-02T11:27:00Z">
        <w:r>
          <w:t>;</w:t>
        </w:r>
      </w:ins>
    </w:p>
    <w:p w14:paraId="6B8B763E" w14:textId="27284131" w:rsidR="0067086C" w:rsidRDefault="0067086C" w:rsidP="0067086C">
      <w:pPr>
        <w:pStyle w:val="BodyText"/>
        <w:numPr>
          <w:ilvl w:val="1"/>
          <w:numId w:val="15"/>
        </w:numPr>
        <w:rPr>
          <w:ins w:id="20" w:author="ADG TS" w:date="2023-06-02T11:27:00Z"/>
        </w:rPr>
      </w:pPr>
      <w:ins w:id="21" w:author="ADG TS" w:date="2023-06-02T11:28:00Z">
        <w:r>
          <w:t>Partial isolation of applications at process level</w:t>
        </w:r>
      </w:ins>
      <w:ins w:id="22" w:author="ADG TS" w:date="2023-06-02T11:27:00Z">
        <w:r>
          <w:t>;</w:t>
        </w:r>
      </w:ins>
    </w:p>
    <w:p w14:paraId="709C25AD" w14:textId="36D7C807" w:rsidR="0067086C" w:rsidRDefault="0067086C">
      <w:pPr>
        <w:pStyle w:val="BodyText"/>
        <w:ind w:left="420"/>
        <w:pPrChange w:id="23" w:author="ADG TS" w:date="2023-06-02T11:27:00Z">
          <w:pPr>
            <w:pStyle w:val="BodyText"/>
            <w:numPr>
              <w:ilvl w:val="1"/>
              <w:numId w:val="15"/>
            </w:numPr>
            <w:ind w:left="846" w:hanging="420"/>
          </w:pPr>
        </w:pPrChange>
      </w:pPr>
      <w:ins w:id="24" w:author="ADG TS" w:date="2023-06-02T11:28:00Z">
        <w:r>
          <w:t xml:space="preserve"> </w:t>
        </w:r>
      </w:ins>
    </w:p>
    <w:p w14:paraId="77C2A9CE" w14:textId="5DD6A3A8" w:rsidR="00E07BAC" w:rsidRDefault="00A355B0">
      <w:pPr>
        <w:rPr>
          <w:lang w:eastAsia="en-US"/>
        </w:rPr>
      </w:pPr>
      <w:r>
        <w:rPr>
          <w:lang w:eastAsia="en-US"/>
        </w:rPr>
        <w:t xml:space="preserve">Software security </w:t>
      </w:r>
      <w:r w:rsidR="00FA5006">
        <w:rPr>
          <w:lang w:eastAsia="en-US"/>
        </w:rPr>
        <w:t>feature</w:t>
      </w:r>
      <w:r>
        <w:rPr>
          <w:lang w:eastAsia="en-US"/>
        </w:rPr>
        <w:t>s are summarized in Table 1.</w:t>
      </w:r>
    </w:p>
    <w:p w14:paraId="01F92A1E" w14:textId="0E51400C" w:rsidR="00E07BAC" w:rsidRDefault="00A355B0">
      <w:pPr>
        <w:jc w:val="center"/>
        <w:rPr>
          <w:lang w:eastAsia="en-US"/>
        </w:rPr>
      </w:pPr>
      <w:r>
        <w:rPr>
          <w:rFonts w:hint="eastAsia"/>
          <w:lang w:eastAsia="en-US"/>
        </w:rPr>
        <w:t>T</w:t>
      </w:r>
      <w:r>
        <w:rPr>
          <w:lang w:eastAsia="en-US"/>
        </w:rPr>
        <w:t xml:space="preserve">able 1 – Software security </w:t>
      </w:r>
      <w:r w:rsidR="00FA5006">
        <w:rPr>
          <w:lang w:eastAsia="en-US"/>
        </w:rPr>
        <w:t>feature</w:t>
      </w:r>
      <w:r>
        <w:rPr>
          <w:lang w:eastAsia="en-US"/>
        </w:rPr>
        <w:t xml:space="preserve">s with possible </w:t>
      </w:r>
      <w:r w:rsidR="002354E3">
        <w:rPr>
          <w:lang w:eastAsia="en-US"/>
        </w:rPr>
        <w:t>status</w:t>
      </w:r>
    </w:p>
    <w:tbl>
      <w:tblPr>
        <w:tblStyle w:val="TableGrid"/>
        <w:tblW w:w="0" w:type="auto"/>
        <w:jc w:val="center"/>
        <w:tblLook w:val="04A0" w:firstRow="1" w:lastRow="0" w:firstColumn="1" w:lastColumn="0" w:noHBand="0" w:noVBand="1"/>
      </w:tblPr>
      <w:tblGrid>
        <w:gridCol w:w="2140"/>
        <w:gridCol w:w="7489"/>
      </w:tblGrid>
      <w:tr w:rsidR="00D00BA6" w14:paraId="72BEB06F" w14:textId="77777777" w:rsidTr="00A2198A">
        <w:trPr>
          <w:jc w:val="center"/>
        </w:trPr>
        <w:tc>
          <w:tcPr>
            <w:tcW w:w="2140" w:type="dxa"/>
          </w:tcPr>
          <w:p w14:paraId="4ED17220" w14:textId="5E12C1EE" w:rsidR="00D00BA6" w:rsidRDefault="00D00BA6">
            <w:pPr>
              <w:pStyle w:val="NormalWeb"/>
              <w:shd w:val="clear" w:color="auto" w:fill="FFFFFF"/>
              <w:rPr>
                <w:lang w:val="en-US" w:eastAsia="zh-CN"/>
              </w:rPr>
            </w:pPr>
            <w:r>
              <w:rPr>
                <w:rFonts w:hint="eastAsia"/>
                <w:b/>
                <w:bCs/>
                <w:sz w:val="20"/>
                <w:szCs w:val="20"/>
                <w:lang w:eastAsia="en-US"/>
              </w:rPr>
              <w:t>S</w:t>
            </w:r>
            <w:r>
              <w:rPr>
                <w:b/>
                <w:bCs/>
                <w:sz w:val="20"/>
                <w:szCs w:val="20"/>
                <w:lang w:eastAsia="en-US"/>
              </w:rPr>
              <w:t xml:space="preserve">ecurity </w:t>
            </w:r>
            <w:r w:rsidR="00FA5006">
              <w:rPr>
                <w:b/>
                <w:bCs/>
                <w:sz w:val="20"/>
                <w:szCs w:val="20"/>
                <w:lang w:eastAsia="en-US"/>
              </w:rPr>
              <w:t>feature</w:t>
            </w:r>
            <w:r>
              <w:rPr>
                <w:b/>
                <w:bCs/>
                <w:sz w:val="20"/>
                <w:szCs w:val="20"/>
                <w:lang w:eastAsia="en-US"/>
              </w:rPr>
              <w:t xml:space="preserve"> name</w:t>
            </w:r>
          </w:p>
        </w:tc>
        <w:tc>
          <w:tcPr>
            <w:tcW w:w="7489" w:type="dxa"/>
          </w:tcPr>
          <w:p w14:paraId="54141C6E" w14:textId="77777777" w:rsidR="00D00BA6" w:rsidRDefault="00D00BA6">
            <w:pPr>
              <w:jc w:val="center"/>
              <w:rPr>
                <w:b/>
                <w:bCs/>
                <w:sz w:val="20"/>
                <w:szCs w:val="20"/>
                <w:lang w:eastAsia="en-US"/>
              </w:rPr>
            </w:pPr>
            <w:r>
              <w:rPr>
                <w:rFonts w:hint="eastAsia"/>
                <w:b/>
                <w:bCs/>
                <w:sz w:val="20"/>
                <w:szCs w:val="20"/>
                <w:lang w:eastAsia="en-US"/>
              </w:rPr>
              <w:t>P</w:t>
            </w:r>
            <w:r>
              <w:rPr>
                <w:b/>
                <w:bCs/>
                <w:sz w:val="20"/>
                <w:szCs w:val="20"/>
                <w:lang w:eastAsia="en-US"/>
              </w:rPr>
              <w:t>ossible status</w:t>
            </w:r>
          </w:p>
        </w:tc>
      </w:tr>
      <w:tr w:rsidR="00D00BA6" w14:paraId="05366282" w14:textId="77777777" w:rsidTr="00A2198A">
        <w:trPr>
          <w:jc w:val="center"/>
        </w:trPr>
        <w:tc>
          <w:tcPr>
            <w:tcW w:w="2140" w:type="dxa"/>
          </w:tcPr>
          <w:p w14:paraId="1FDD241C" w14:textId="77777777" w:rsidR="00D00BA6" w:rsidRDefault="00D00BA6">
            <w:pPr>
              <w:rPr>
                <w:i/>
                <w:iCs/>
                <w:sz w:val="20"/>
                <w:szCs w:val="20"/>
              </w:rPr>
            </w:pPr>
            <w:r>
              <w:rPr>
                <w:i/>
                <w:iCs/>
                <w:sz w:val="20"/>
                <w:szCs w:val="20"/>
              </w:rPr>
              <w:t>Application signature verification</w:t>
            </w:r>
          </w:p>
        </w:tc>
        <w:tc>
          <w:tcPr>
            <w:tcW w:w="7489" w:type="dxa"/>
          </w:tcPr>
          <w:p w14:paraId="01BF0C89" w14:textId="77777777" w:rsidR="00D00BA6" w:rsidRDefault="00D00BA6">
            <w:pPr>
              <w:pStyle w:val="ListParagraph"/>
              <w:numPr>
                <w:ilvl w:val="0"/>
                <w:numId w:val="16"/>
              </w:numPr>
              <w:ind w:left="175" w:hanging="175"/>
              <w:rPr>
                <w:sz w:val="20"/>
                <w:szCs w:val="20"/>
              </w:rPr>
            </w:pPr>
            <w:r>
              <w:rPr>
                <w:sz w:val="20"/>
                <w:szCs w:val="20"/>
              </w:rPr>
              <w:t>application signature verification is supported</w:t>
            </w:r>
          </w:p>
          <w:p w14:paraId="19508664" w14:textId="77777777" w:rsidR="00D00BA6" w:rsidRDefault="00D00BA6">
            <w:pPr>
              <w:pStyle w:val="ListParagraph"/>
              <w:numPr>
                <w:ilvl w:val="0"/>
                <w:numId w:val="16"/>
              </w:numPr>
              <w:ind w:left="175" w:hanging="175"/>
              <w:rPr>
                <w:sz w:val="20"/>
                <w:szCs w:val="20"/>
              </w:rPr>
            </w:pPr>
            <w:r>
              <w:rPr>
                <w:sz w:val="20"/>
                <w:szCs w:val="20"/>
              </w:rPr>
              <w:t xml:space="preserve">application signature verification is not supported </w:t>
            </w:r>
          </w:p>
        </w:tc>
      </w:tr>
      <w:tr w:rsidR="00D00BA6" w14:paraId="57F07A3A" w14:textId="77777777" w:rsidTr="00A2198A">
        <w:trPr>
          <w:jc w:val="center"/>
        </w:trPr>
        <w:tc>
          <w:tcPr>
            <w:tcW w:w="2140" w:type="dxa"/>
          </w:tcPr>
          <w:p w14:paraId="126DD48B" w14:textId="77777777" w:rsidR="00D00BA6" w:rsidRDefault="00D00BA6">
            <w:pPr>
              <w:rPr>
                <w:i/>
                <w:iCs/>
                <w:sz w:val="20"/>
                <w:szCs w:val="20"/>
              </w:rPr>
            </w:pPr>
            <w:r>
              <w:rPr>
                <w:i/>
                <w:iCs/>
                <w:sz w:val="20"/>
                <w:szCs w:val="20"/>
              </w:rPr>
              <w:t>Application layer encryption</w:t>
            </w:r>
          </w:p>
        </w:tc>
        <w:tc>
          <w:tcPr>
            <w:tcW w:w="7489" w:type="dxa"/>
          </w:tcPr>
          <w:p w14:paraId="1A7F9EA2" w14:textId="77777777" w:rsidR="00D00BA6" w:rsidRDefault="00D00BA6">
            <w:pPr>
              <w:pStyle w:val="ListParagraph"/>
              <w:numPr>
                <w:ilvl w:val="0"/>
                <w:numId w:val="16"/>
              </w:numPr>
              <w:ind w:left="175" w:hanging="175"/>
              <w:rPr>
                <w:sz w:val="20"/>
                <w:szCs w:val="20"/>
              </w:rPr>
            </w:pPr>
            <w:r>
              <w:rPr>
                <w:sz w:val="20"/>
                <w:szCs w:val="20"/>
              </w:rPr>
              <w:t>confidentiality and integrity are supported for all the data on the application layer</w:t>
            </w:r>
          </w:p>
          <w:p w14:paraId="2CF560EE" w14:textId="77777777" w:rsidR="00D00BA6" w:rsidRDefault="00D00BA6">
            <w:pPr>
              <w:pStyle w:val="ListParagraph"/>
              <w:numPr>
                <w:ilvl w:val="0"/>
                <w:numId w:val="16"/>
              </w:numPr>
              <w:ind w:left="175" w:hanging="175"/>
              <w:rPr>
                <w:sz w:val="20"/>
                <w:szCs w:val="20"/>
              </w:rPr>
            </w:pPr>
            <w:r>
              <w:rPr>
                <w:sz w:val="20"/>
                <w:szCs w:val="20"/>
              </w:rPr>
              <w:t>confidentiality and integrity are supported for part of the data on the application layer</w:t>
            </w:r>
          </w:p>
          <w:p w14:paraId="5C944727" w14:textId="77777777" w:rsidR="00D00BA6" w:rsidRDefault="00D00BA6">
            <w:pPr>
              <w:pStyle w:val="ListParagraph"/>
              <w:numPr>
                <w:ilvl w:val="0"/>
                <w:numId w:val="16"/>
              </w:numPr>
              <w:ind w:left="175" w:hanging="175"/>
              <w:rPr>
                <w:sz w:val="20"/>
                <w:szCs w:val="20"/>
              </w:rPr>
            </w:pPr>
            <w:r>
              <w:rPr>
                <w:sz w:val="20"/>
                <w:szCs w:val="20"/>
              </w:rPr>
              <w:t>neither confidentiality nor integrity is not supported for the data on the application layer</w:t>
            </w:r>
          </w:p>
        </w:tc>
      </w:tr>
      <w:tr w:rsidR="00D00BA6" w14:paraId="2F325157" w14:textId="77777777" w:rsidTr="00A2198A">
        <w:trPr>
          <w:jc w:val="center"/>
        </w:trPr>
        <w:tc>
          <w:tcPr>
            <w:tcW w:w="2140" w:type="dxa"/>
          </w:tcPr>
          <w:p w14:paraId="3F8DEA06" w14:textId="77777777" w:rsidR="00D00BA6" w:rsidRDefault="00D00BA6">
            <w:pPr>
              <w:rPr>
                <w:i/>
                <w:iCs/>
                <w:sz w:val="20"/>
                <w:szCs w:val="20"/>
              </w:rPr>
            </w:pPr>
            <w:r>
              <w:rPr>
                <w:i/>
                <w:iCs/>
                <w:sz w:val="20"/>
                <w:szCs w:val="20"/>
              </w:rPr>
              <w:t>Application integrity protection</w:t>
            </w:r>
          </w:p>
        </w:tc>
        <w:tc>
          <w:tcPr>
            <w:tcW w:w="7489" w:type="dxa"/>
          </w:tcPr>
          <w:p w14:paraId="4257B1AF" w14:textId="77777777" w:rsidR="00D00BA6" w:rsidRDefault="00D00BA6">
            <w:pPr>
              <w:pStyle w:val="ListParagraph"/>
              <w:numPr>
                <w:ilvl w:val="0"/>
                <w:numId w:val="16"/>
              </w:numPr>
              <w:ind w:left="175" w:hanging="175"/>
              <w:rPr>
                <w:sz w:val="20"/>
                <w:szCs w:val="20"/>
              </w:rPr>
            </w:pPr>
            <w:r>
              <w:rPr>
                <w:sz w:val="20"/>
                <w:szCs w:val="20"/>
              </w:rPr>
              <w:t>application integrity protection is supported</w:t>
            </w:r>
          </w:p>
          <w:p w14:paraId="394867AF" w14:textId="77777777" w:rsidR="00D00BA6" w:rsidRDefault="00D00BA6">
            <w:pPr>
              <w:pStyle w:val="ListParagraph"/>
              <w:numPr>
                <w:ilvl w:val="0"/>
                <w:numId w:val="16"/>
              </w:numPr>
              <w:ind w:left="175" w:hanging="175"/>
              <w:rPr>
                <w:sz w:val="20"/>
                <w:szCs w:val="20"/>
              </w:rPr>
            </w:pPr>
            <w:r>
              <w:rPr>
                <w:sz w:val="20"/>
                <w:szCs w:val="20"/>
              </w:rPr>
              <w:t>application integrity protection is not supported</w:t>
            </w:r>
          </w:p>
        </w:tc>
      </w:tr>
      <w:tr w:rsidR="00D00BA6" w14:paraId="2097A656" w14:textId="77777777" w:rsidTr="00A2198A">
        <w:trPr>
          <w:jc w:val="center"/>
        </w:trPr>
        <w:tc>
          <w:tcPr>
            <w:tcW w:w="2140" w:type="dxa"/>
          </w:tcPr>
          <w:p w14:paraId="38674608" w14:textId="38DDE26B" w:rsidR="00D00BA6" w:rsidRDefault="00D00BA6">
            <w:pPr>
              <w:rPr>
                <w:i/>
                <w:iCs/>
                <w:sz w:val="20"/>
                <w:szCs w:val="20"/>
              </w:rPr>
            </w:pPr>
            <w:r>
              <w:rPr>
                <w:i/>
                <w:iCs/>
                <w:sz w:val="20"/>
                <w:szCs w:val="20"/>
              </w:rPr>
              <w:t>Biometric authentication</w:t>
            </w:r>
          </w:p>
        </w:tc>
        <w:tc>
          <w:tcPr>
            <w:tcW w:w="7489" w:type="dxa"/>
          </w:tcPr>
          <w:p w14:paraId="6CF6690F" w14:textId="195E3707" w:rsidR="00D00BA6" w:rsidRDefault="00D00BA6">
            <w:pPr>
              <w:pStyle w:val="ListParagraph"/>
              <w:numPr>
                <w:ilvl w:val="0"/>
                <w:numId w:val="16"/>
              </w:numPr>
              <w:ind w:left="175" w:hanging="175"/>
              <w:rPr>
                <w:sz w:val="20"/>
                <w:szCs w:val="20"/>
              </w:rPr>
            </w:pPr>
            <w:r>
              <w:rPr>
                <w:sz w:val="20"/>
                <w:szCs w:val="20"/>
              </w:rPr>
              <w:t>biometric authentication is implemented based on hardware-backed storage</w:t>
            </w:r>
          </w:p>
          <w:p w14:paraId="44296194" w14:textId="706BE285" w:rsidR="00D00BA6" w:rsidRDefault="00D00BA6">
            <w:pPr>
              <w:pStyle w:val="ListParagraph"/>
              <w:numPr>
                <w:ilvl w:val="0"/>
                <w:numId w:val="16"/>
              </w:numPr>
              <w:ind w:left="175" w:hanging="175"/>
              <w:rPr>
                <w:sz w:val="20"/>
                <w:szCs w:val="20"/>
              </w:rPr>
            </w:pPr>
            <w:r>
              <w:rPr>
                <w:sz w:val="20"/>
                <w:szCs w:val="20"/>
              </w:rPr>
              <w:t>biometric authentication is not implemented based on hardware-backed storage</w:t>
            </w:r>
          </w:p>
        </w:tc>
      </w:tr>
      <w:tr w:rsidR="00D00BA6" w14:paraId="2EF91F1F" w14:textId="77777777" w:rsidTr="00A2198A">
        <w:trPr>
          <w:jc w:val="center"/>
        </w:trPr>
        <w:tc>
          <w:tcPr>
            <w:tcW w:w="2140" w:type="dxa"/>
          </w:tcPr>
          <w:p w14:paraId="65E405D8" w14:textId="77777777" w:rsidR="00D00BA6" w:rsidRDefault="00D00BA6">
            <w:pPr>
              <w:rPr>
                <w:i/>
                <w:iCs/>
                <w:sz w:val="20"/>
                <w:szCs w:val="20"/>
              </w:rPr>
            </w:pPr>
            <w:r>
              <w:rPr>
                <w:i/>
                <w:iCs/>
                <w:sz w:val="20"/>
                <w:szCs w:val="20"/>
              </w:rPr>
              <w:t>OS integrity protection</w:t>
            </w:r>
          </w:p>
        </w:tc>
        <w:tc>
          <w:tcPr>
            <w:tcW w:w="7489" w:type="dxa"/>
          </w:tcPr>
          <w:p w14:paraId="77C10D5A" w14:textId="77777777" w:rsidR="00D00BA6" w:rsidRDefault="00D00BA6">
            <w:pPr>
              <w:pStyle w:val="ListParagraph"/>
              <w:numPr>
                <w:ilvl w:val="0"/>
                <w:numId w:val="16"/>
              </w:numPr>
              <w:ind w:left="175" w:hanging="175"/>
              <w:rPr>
                <w:sz w:val="20"/>
                <w:szCs w:val="20"/>
              </w:rPr>
            </w:pPr>
            <w:r>
              <w:rPr>
                <w:sz w:val="20"/>
                <w:szCs w:val="20"/>
              </w:rPr>
              <w:t>OS integrity protection is supported</w:t>
            </w:r>
          </w:p>
          <w:p w14:paraId="442A2663" w14:textId="77777777" w:rsidR="00D00BA6" w:rsidRDefault="00D00BA6">
            <w:pPr>
              <w:pStyle w:val="ListParagraph"/>
              <w:numPr>
                <w:ilvl w:val="0"/>
                <w:numId w:val="16"/>
              </w:numPr>
              <w:ind w:left="175" w:hanging="175"/>
              <w:rPr>
                <w:sz w:val="20"/>
                <w:szCs w:val="20"/>
              </w:rPr>
            </w:pPr>
            <w:r>
              <w:rPr>
                <w:sz w:val="20"/>
                <w:szCs w:val="20"/>
              </w:rPr>
              <w:t>OS integrity protection is not supported</w:t>
            </w:r>
          </w:p>
        </w:tc>
      </w:tr>
      <w:tr w:rsidR="00D00BA6" w14:paraId="21C0604F" w14:textId="77777777" w:rsidTr="00A2198A">
        <w:trPr>
          <w:jc w:val="center"/>
        </w:trPr>
        <w:tc>
          <w:tcPr>
            <w:tcW w:w="2140" w:type="dxa"/>
          </w:tcPr>
          <w:p w14:paraId="262BB417" w14:textId="77777777" w:rsidR="00D00BA6" w:rsidRDefault="00D00BA6">
            <w:pPr>
              <w:rPr>
                <w:i/>
                <w:iCs/>
                <w:sz w:val="20"/>
                <w:szCs w:val="20"/>
              </w:rPr>
            </w:pPr>
            <w:r>
              <w:rPr>
                <w:i/>
                <w:iCs/>
                <w:sz w:val="20"/>
                <w:szCs w:val="20"/>
              </w:rPr>
              <w:t>Software-based defense mechanisms against memory vulnerabilities</w:t>
            </w:r>
          </w:p>
        </w:tc>
        <w:tc>
          <w:tcPr>
            <w:tcW w:w="7489" w:type="dxa"/>
          </w:tcPr>
          <w:p w14:paraId="75A8A94C" w14:textId="77777777" w:rsidR="00D00BA6" w:rsidRDefault="00D00BA6">
            <w:pPr>
              <w:pStyle w:val="ListParagraph"/>
              <w:numPr>
                <w:ilvl w:val="0"/>
                <w:numId w:val="16"/>
              </w:numPr>
              <w:ind w:left="175" w:hanging="175"/>
              <w:rPr>
                <w:sz w:val="20"/>
                <w:szCs w:val="20"/>
              </w:rPr>
            </w:pPr>
            <w:r>
              <w:rPr>
                <w:sz w:val="20"/>
                <w:szCs w:val="20"/>
              </w:rPr>
              <w:t>at least three mechanisms against memory vulnerabilities are supported</w:t>
            </w:r>
          </w:p>
          <w:p w14:paraId="6273CBBB" w14:textId="77777777" w:rsidR="00D00BA6" w:rsidRDefault="00D00BA6">
            <w:pPr>
              <w:pStyle w:val="ListParagraph"/>
              <w:numPr>
                <w:ilvl w:val="0"/>
                <w:numId w:val="16"/>
              </w:numPr>
              <w:ind w:left="175" w:hanging="175"/>
              <w:rPr>
                <w:sz w:val="20"/>
                <w:szCs w:val="20"/>
              </w:rPr>
            </w:pPr>
            <w:r>
              <w:rPr>
                <w:sz w:val="20"/>
                <w:szCs w:val="20"/>
              </w:rPr>
              <w:t>one or two defense mechanisms against memory vulnerabilities are supported</w:t>
            </w:r>
          </w:p>
          <w:p w14:paraId="0F5BC058" w14:textId="77777777" w:rsidR="00D00BA6" w:rsidRDefault="00D00BA6">
            <w:pPr>
              <w:pStyle w:val="ListParagraph"/>
              <w:numPr>
                <w:ilvl w:val="0"/>
                <w:numId w:val="16"/>
              </w:numPr>
              <w:ind w:left="175" w:hanging="175"/>
              <w:rPr>
                <w:sz w:val="20"/>
                <w:szCs w:val="20"/>
              </w:rPr>
            </w:pPr>
            <w:r>
              <w:rPr>
                <w:sz w:val="20"/>
                <w:szCs w:val="20"/>
              </w:rPr>
              <w:t>no defense mechanism against memory vulnerabilities is supported</w:t>
            </w:r>
          </w:p>
        </w:tc>
      </w:tr>
      <w:tr w:rsidR="00D00BA6" w14:paraId="5860E0BE" w14:textId="77777777" w:rsidTr="00A2198A">
        <w:trPr>
          <w:jc w:val="center"/>
        </w:trPr>
        <w:tc>
          <w:tcPr>
            <w:tcW w:w="2140" w:type="dxa"/>
          </w:tcPr>
          <w:p w14:paraId="6C3B7DA7" w14:textId="77777777" w:rsidR="00D00BA6" w:rsidRDefault="00D00BA6">
            <w:pPr>
              <w:rPr>
                <w:i/>
                <w:iCs/>
                <w:sz w:val="20"/>
                <w:szCs w:val="20"/>
              </w:rPr>
            </w:pPr>
            <w:r>
              <w:rPr>
                <w:i/>
                <w:iCs/>
                <w:sz w:val="20"/>
                <w:szCs w:val="20"/>
              </w:rPr>
              <w:t>Real-time kernel protection</w:t>
            </w:r>
          </w:p>
        </w:tc>
        <w:tc>
          <w:tcPr>
            <w:tcW w:w="7489" w:type="dxa"/>
          </w:tcPr>
          <w:p w14:paraId="41507065" w14:textId="77777777" w:rsidR="00D00BA6" w:rsidRDefault="00D00BA6">
            <w:pPr>
              <w:pStyle w:val="ListParagraph"/>
              <w:numPr>
                <w:ilvl w:val="0"/>
                <w:numId w:val="16"/>
              </w:numPr>
              <w:ind w:left="175" w:hanging="175"/>
              <w:rPr>
                <w:sz w:val="20"/>
                <w:szCs w:val="20"/>
              </w:rPr>
            </w:pPr>
            <w:r>
              <w:rPr>
                <w:sz w:val="20"/>
                <w:szCs w:val="20"/>
              </w:rPr>
              <w:t>real-time kernel protection is supported</w:t>
            </w:r>
          </w:p>
          <w:p w14:paraId="45F4AEEE" w14:textId="77777777" w:rsidR="00D00BA6" w:rsidRDefault="00D00BA6">
            <w:pPr>
              <w:pStyle w:val="ListParagraph"/>
              <w:numPr>
                <w:ilvl w:val="0"/>
                <w:numId w:val="16"/>
              </w:numPr>
              <w:ind w:left="175" w:hanging="175"/>
              <w:rPr>
                <w:sz w:val="20"/>
                <w:szCs w:val="20"/>
              </w:rPr>
            </w:pPr>
            <w:r>
              <w:rPr>
                <w:sz w:val="20"/>
                <w:szCs w:val="20"/>
              </w:rPr>
              <w:t>real-time kernel protection is not supported</w:t>
            </w:r>
          </w:p>
        </w:tc>
      </w:tr>
      <w:tr w:rsidR="00D00BA6" w14:paraId="3058E24C" w14:textId="77777777" w:rsidTr="00A2198A">
        <w:trPr>
          <w:jc w:val="center"/>
        </w:trPr>
        <w:tc>
          <w:tcPr>
            <w:tcW w:w="2140" w:type="dxa"/>
          </w:tcPr>
          <w:p w14:paraId="179ACD8A" w14:textId="77777777" w:rsidR="00D00BA6" w:rsidRDefault="00D00BA6">
            <w:pPr>
              <w:rPr>
                <w:i/>
                <w:iCs/>
                <w:sz w:val="20"/>
                <w:szCs w:val="20"/>
              </w:rPr>
            </w:pPr>
            <w:r>
              <w:rPr>
                <w:i/>
                <w:iCs/>
                <w:sz w:val="20"/>
                <w:szCs w:val="20"/>
              </w:rPr>
              <w:t>Kernel integrity protection</w:t>
            </w:r>
          </w:p>
        </w:tc>
        <w:tc>
          <w:tcPr>
            <w:tcW w:w="7489" w:type="dxa"/>
          </w:tcPr>
          <w:p w14:paraId="28CBEBEB" w14:textId="77777777" w:rsidR="00D00BA6" w:rsidRDefault="00D00BA6">
            <w:pPr>
              <w:pStyle w:val="ListParagraph"/>
              <w:numPr>
                <w:ilvl w:val="0"/>
                <w:numId w:val="16"/>
              </w:numPr>
              <w:ind w:left="175" w:hanging="175"/>
              <w:rPr>
                <w:sz w:val="20"/>
                <w:szCs w:val="20"/>
              </w:rPr>
            </w:pPr>
            <w:r>
              <w:rPr>
                <w:sz w:val="20"/>
                <w:szCs w:val="20"/>
              </w:rPr>
              <w:t>kernel integrity protection is supported</w:t>
            </w:r>
          </w:p>
          <w:p w14:paraId="32266678" w14:textId="77777777" w:rsidR="00D00BA6" w:rsidRDefault="00D00BA6">
            <w:pPr>
              <w:pStyle w:val="ListParagraph"/>
              <w:numPr>
                <w:ilvl w:val="0"/>
                <w:numId w:val="16"/>
              </w:numPr>
              <w:ind w:left="175" w:hanging="175"/>
              <w:rPr>
                <w:sz w:val="20"/>
                <w:szCs w:val="20"/>
              </w:rPr>
            </w:pPr>
            <w:r>
              <w:rPr>
                <w:sz w:val="20"/>
                <w:szCs w:val="20"/>
              </w:rPr>
              <w:t>kernel integrity protection is not supported</w:t>
            </w:r>
          </w:p>
        </w:tc>
      </w:tr>
      <w:tr w:rsidR="00D00BA6" w14:paraId="48B75950" w14:textId="77777777" w:rsidTr="00A2198A">
        <w:trPr>
          <w:jc w:val="center"/>
        </w:trPr>
        <w:tc>
          <w:tcPr>
            <w:tcW w:w="2140" w:type="dxa"/>
          </w:tcPr>
          <w:p w14:paraId="5CEE46D0" w14:textId="77777777" w:rsidR="00D00BA6" w:rsidRDefault="00D00BA6">
            <w:pPr>
              <w:rPr>
                <w:i/>
                <w:iCs/>
                <w:sz w:val="20"/>
                <w:szCs w:val="20"/>
              </w:rPr>
            </w:pPr>
            <w:r>
              <w:rPr>
                <w:i/>
                <w:iCs/>
                <w:sz w:val="20"/>
                <w:szCs w:val="20"/>
              </w:rPr>
              <w:t>Verified boot</w:t>
            </w:r>
          </w:p>
        </w:tc>
        <w:tc>
          <w:tcPr>
            <w:tcW w:w="7489" w:type="dxa"/>
          </w:tcPr>
          <w:p w14:paraId="3C1F8529" w14:textId="77777777" w:rsidR="00D00BA6" w:rsidRDefault="00D00BA6">
            <w:pPr>
              <w:pStyle w:val="ListParagraph"/>
              <w:numPr>
                <w:ilvl w:val="0"/>
                <w:numId w:val="16"/>
              </w:numPr>
              <w:ind w:left="175" w:hanging="175"/>
              <w:rPr>
                <w:sz w:val="20"/>
                <w:szCs w:val="20"/>
              </w:rPr>
            </w:pPr>
            <w:r>
              <w:rPr>
                <w:sz w:val="20"/>
                <w:szCs w:val="20"/>
              </w:rPr>
              <w:t>verified boot is supported</w:t>
            </w:r>
          </w:p>
          <w:p w14:paraId="20444971" w14:textId="77777777" w:rsidR="00D00BA6" w:rsidRDefault="00D00BA6">
            <w:pPr>
              <w:pStyle w:val="ListParagraph"/>
              <w:numPr>
                <w:ilvl w:val="0"/>
                <w:numId w:val="16"/>
              </w:numPr>
              <w:ind w:left="175" w:hanging="175"/>
              <w:rPr>
                <w:sz w:val="20"/>
                <w:szCs w:val="20"/>
              </w:rPr>
            </w:pPr>
            <w:r>
              <w:rPr>
                <w:sz w:val="20"/>
                <w:szCs w:val="20"/>
              </w:rPr>
              <w:t>verified boot is not supported</w:t>
            </w:r>
          </w:p>
        </w:tc>
      </w:tr>
      <w:tr w:rsidR="00727C5E" w14:paraId="115C296B" w14:textId="77777777" w:rsidTr="00A2198A">
        <w:trPr>
          <w:jc w:val="center"/>
          <w:ins w:id="25" w:author="ADG TS" w:date="2023-06-23T11:08:00Z"/>
        </w:trPr>
        <w:tc>
          <w:tcPr>
            <w:tcW w:w="2140" w:type="dxa"/>
          </w:tcPr>
          <w:p w14:paraId="1E961E01" w14:textId="77777777" w:rsidR="00727C5E" w:rsidRDefault="00727C5E">
            <w:pPr>
              <w:rPr>
                <w:ins w:id="26" w:author="ADG TS" w:date="2023-06-23T11:08:00Z"/>
                <w:i/>
                <w:iCs/>
                <w:sz w:val="20"/>
                <w:szCs w:val="20"/>
              </w:rPr>
            </w:pPr>
          </w:p>
        </w:tc>
        <w:tc>
          <w:tcPr>
            <w:tcW w:w="7489" w:type="dxa"/>
          </w:tcPr>
          <w:p w14:paraId="0009C1CB" w14:textId="77777777" w:rsidR="00727C5E" w:rsidRDefault="00727C5E">
            <w:pPr>
              <w:pStyle w:val="ListParagraph"/>
              <w:numPr>
                <w:ilvl w:val="0"/>
                <w:numId w:val="16"/>
              </w:numPr>
              <w:ind w:left="175" w:hanging="175"/>
              <w:rPr>
                <w:ins w:id="27" w:author="ADG TS" w:date="2023-06-23T11:08:00Z"/>
                <w:sz w:val="20"/>
                <w:szCs w:val="20"/>
              </w:rPr>
            </w:pPr>
          </w:p>
        </w:tc>
      </w:tr>
    </w:tbl>
    <w:p w14:paraId="3CEA400F" w14:textId="77777777" w:rsidR="00E07BAC" w:rsidRDefault="00E07BAC">
      <w:pPr>
        <w:rPr>
          <w:lang w:val="en-US" w:eastAsia="en-US"/>
        </w:rPr>
      </w:pPr>
    </w:p>
    <w:p w14:paraId="01A84BCE" w14:textId="10A6C2CC" w:rsidR="00E07BAC" w:rsidRDefault="00A355B0">
      <w:pPr>
        <w:pStyle w:val="Heading4"/>
      </w:pPr>
      <w:r>
        <w:rPr>
          <w:rFonts w:hint="eastAsia"/>
        </w:rPr>
        <w:t>7</w:t>
      </w:r>
      <w:r>
        <w:t xml:space="preserve">.2 Hardware security </w:t>
      </w:r>
      <w:r w:rsidR="00FA5006">
        <w:t>feature</w:t>
      </w:r>
      <w:r>
        <w:t>s</w:t>
      </w:r>
    </w:p>
    <w:p w14:paraId="3070D4D6" w14:textId="5424F075" w:rsidR="00E07BAC" w:rsidRDefault="009A306A">
      <w:pPr>
        <w:pStyle w:val="BodyText"/>
        <w:rPr>
          <w:lang w:val="en-US"/>
        </w:rPr>
      </w:pPr>
      <w:r>
        <w:rPr>
          <w:lang w:val="en-US"/>
        </w:rPr>
        <w:t>Eight</w:t>
      </w:r>
      <w:r w:rsidR="00A355B0">
        <w:rPr>
          <w:lang w:val="en-US"/>
        </w:rPr>
        <w:t xml:space="preserve"> security </w:t>
      </w:r>
      <w:r w:rsidR="00FA5006">
        <w:rPr>
          <w:lang w:val="en-US"/>
        </w:rPr>
        <w:t>feature</w:t>
      </w:r>
      <w:r w:rsidR="00A355B0">
        <w:rPr>
          <w:lang w:val="en-US"/>
        </w:rPr>
        <w:t xml:space="preserve">s </w:t>
      </w:r>
      <w:r w:rsidR="00A2406A">
        <w:rPr>
          <w:lang w:val="en-US"/>
        </w:rPr>
        <w:t>for</w:t>
      </w:r>
      <w:r w:rsidR="00A355B0">
        <w:rPr>
          <w:lang w:val="en-US"/>
        </w:rPr>
        <w:t xml:space="preserve"> the mobile terminal hardware security assessment are defined as follows. </w:t>
      </w:r>
    </w:p>
    <w:p w14:paraId="49A276E8" w14:textId="282994BE" w:rsidR="00D84349" w:rsidRPr="00E839D7" w:rsidRDefault="00A355B0">
      <w:pPr>
        <w:pStyle w:val="BodyText"/>
        <w:numPr>
          <w:ilvl w:val="0"/>
          <w:numId w:val="17"/>
        </w:numPr>
        <w:rPr>
          <w:lang w:val="en-US"/>
        </w:rPr>
      </w:pPr>
      <w:r>
        <w:rPr>
          <w:i/>
          <w:iCs/>
        </w:rPr>
        <w:t xml:space="preserve">Hardware root of trust </w:t>
      </w:r>
      <w:r>
        <w:t xml:space="preserve">is to root the identity (e.g., hardware identifier) and cryptographic keys (e.g., root key, hardware unique key) in the hardware of a device in order to ensure the identity and authenticity of silicon devices at an atomic level. </w:t>
      </w:r>
      <w:r w:rsidR="00FD6B9E">
        <w:t xml:space="preserve">The possible status of this security </w:t>
      </w:r>
      <w:r w:rsidR="00FA5006">
        <w:t>feature</w:t>
      </w:r>
      <w:r>
        <w:t xml:space="preserve"> could be: </w:t>
      </w:r>
    </w:p>
    <w:p w14:paraId="03770449" w14:textId="086A9D37" w:rsidR="00D84349" w:rsidRPr="00E839D7" w:rsidRDefault="00A355B0" w:rsidP="00D84349">
      <w:pPr>
        <w:pStyle w:val="BodyText"/>
        <w:numPr>
          <w:ilvl w:val="1"/>
          <w:numId w:val="17"/>
        </w:numPr>
        <w:rPr>
          <w:lang w:val="en-US"/>
        </w:rPr>
      </w:pPr>
      <w:r>
        <w:t>hardware root of trust is supported</w:t>
      </w:r>
      <w:r w:rsidR="00D84349">
        <w:t>;</w:t>
      </w:r>
    </w:p>
    <w:p w14:paraId="73A1D5A8" w14:textId="7D1DFEF3" w:rsidR="00E07BAC" w:rsidRDefault="00D84349" w:rsidP="00E839D7">
      <w:pPr>
        <w:pStyle w:val="BodyText"/>
        <w:numPr>
          <w:ilvl w:val="1"/>
          <w:numId w:val="17"/>
        </w:numPr>
        <w:rPr>
          <w:lang w:val="en-US"/>
        </w:rPr>
      </w:pPr>
      <w:r>
        <w:t>hardware root of trust is not supported</w:t>
      </w:r>
      <w:r w:rsidR="00A355B0">
        <w:t>.</w:t>
      </w:r>
    </w:p>
    <w:p w14:paraId="2900AA49" w14:textId="5E3C0780" w:rsidR="00D84349" w:rsidRDefault="00A355B0">
      <w:pPr>
        <w:pStyle w:val="BodyText"/>
        <w:numPr>
          <w:ilvl w:val="0"/>
          <w:numId w:val="17"/>
        </w:numPr>
      </w:pPr>
      <w:r>
        <w:rPr>
          <w:i/>
          <w:iCs/>
        </w:rPr>
        <w:lastRenderedPageBreak/>
        <w:t xml:space="preserve">Secure element (SE) </w:t>
      </w:r>
      <w:r>
        <w:t xml:space="preserve">is to store sensitive data (e.g., financial accounts, keys, etc.) and run secure applications (e.g., mobile payment, mobile banking, etc.). </w:t>
      </w:r>
      <w:r w:rsidR="00FD6B9E">
        <w:t xml:space="preserve">The possible status of this security </w:t>
      </w:r>
      <w:r w:rsidR="00FA5006">
        <w:t>feature</w:t>
      </w:r>
      <w:r>
        <w:t xml:space="preserve"> could be: </w:t>
      </w:r>
    </w:p>
    <w:p w14:paraId="2E209FCF" w14:textId="33126554" w:rsidR="00D84349" w:rsidRDefault="00A355B0" w:rsidP="00D84349">
      <w:pPr>
        <w:pStyle w:val="BodyText"/>
        <w:numPr>
          <w:ilvl w:val="1"/>
          <w:numId w:val="17"/>
        </w:numPr>
      </w:pPr>
      <w:r>
        <w:t>SE is supported</w:t>
      </w:r>
      <w:r w:rsidR="00D84349">
        <w:t>;</w:t>
      </w:r>
    </w:p>
    <w:p w14:paraId="228E710D" w14:textId="40F24024" w:rsidR="00E07BAC" w:rsidRDefault="00D84349" w:rsidP="00E839D7">
      <w:pPr>
        <w:pStyle w:val="BodyText"/>
        <w:numPr>
          <w:ilvl w:val="1"/>
          <w:numId w:val="17"/>
        </w:numPr>
      </w:pPr>
      <w:r>
        <w:t>SE is not supported</w:t>
      </w:r>
      <w:r w:rsidR="00A355B0">
        <w:t>.</w:t>
      </w:r>
    </w:p>
    <w:p w14:paraId="1F144170" w14:textId="3FF8A878" w:rsidR="00D84349" w:rsidRDefault="00A355B0">
      <w:pPr>
        <w:pStyle w:val="BodyText"/>
        <w:numPr>
          <w:ilvl w:val="0"/>
          <w:numId w:val="17"/>
        </w:numPr>
      </w:pPr>
      <w:r>
        <w:rPr>
          <w:i/>
          <w:iCs/>
        </w:rPr>
        <w:t xml:space="preserve">Hardware-based encryption </w:t>
      </w:r>
      <w:r>
        <w:t xml:space="preserve">is to use dedicated processor physically located on the encrypted drive to perform the task of authentication and encryption. Hardware-based encryption is more secure than software-based encryption because the encryption process is kept separate from the rest of the machine. </w:t>
      </w:r>
      <w:r w:rsidR="00FD6B9E">
        <w:t xml:space="preserve">The possible status of this security </w:t>
      </w:r>
      <w:r w:rsidR="00FA5006">
        <w:t>feature</w:t>
      </w:r>
      <w:r>
        <w:t xml:space="preserve"> could be: </w:t>
      </w:r>
    </w:p>
    <w:p w14:paraId="2D0A7758" w14:textId="3E98421C" w:rsidR="00D84349" w:rsidRDefault="00A355B0" w:rsidP="00D84349">
      <w:pPr>
        <w:pStyle w:val="BodyText"/>
        <w:numPr>
          <w:ilvl w:val="1"/>
          <w:numId w:val="17"/>
        </w:numPr>
      </w:pPr>
      <w:r>
        <w:t>hardware-based encryption is supported</w:t>
      </w:r>
      <w:r w:rsidR="00D84349">
        <w:t>;</w:t>
      </w:r>
    </w:p>
    <w:p w14:paraId="4D93C7E1" w14:textId="722D0F73" w:rsidR="00E07BAC" w:rsidRDefault="00D84349" w:rsidP="00E839D7">
      <w:pPr>
        <w:pStyle w:val="BodyText"/>
        <w:numPr>
          <w:ilvl w:val="1"/>
          <w:numId w:val="17"/>
        </w:numPr>
      </w:pPr>
      <w:r>
        <w:t>hardware-based encryption is not supported</w:t>
      </w:r>
      <w:r w:rsidR="00A355B0">
        <w:t>.</w:t>
      </w:r>
    </w:p>
    <w:p w14:paraId="65921BB6" w14:textId="2F411C5A" w:rsidR="00D84349" w:rsidRDefault="00A355B0">
      <w:pPr>
        <w:pStyle w:val="BodyText"/>
        <w:numPr>
          <w:ilvl w:val="0"/>
          <w:numId w:val="17"/>
        </w:numPr>
      </w:pPr>
      <w:r>
        <w:rPr>
          <w:i/>
          <w:iCs/>
        </w:rPr>
        <w:t xml:space="preserve">Hardware-based defense mechanisms against memory vulnerabilities </w:t>
      </w:r>
      <w:r>
        <w:t xml:space="preserve">are the methods to prevent the memory corruption attacks (e.g., code injection and code reuse) based on hardware mechanisms, such as MTE (Memory Tagging Extension), PAC (Pointer Authentication Code) and BTI (Branch Target Identification). </w:t>
      </w:r>
      <w:r w:rsidR="00FD6B9E">
        <w:t xml:space="preserve">The possible status of this security </w:t>
      </w:r>
      <w:r w:rsidR="00FA5006">
        <w:t>feature</w:t>
      </w:r>
      <w:r>
        <w:t xml:space="preserve"> could be: </w:t>
      </w:r>
    </w:p>
    <w:p w14:paraId="66E94641" w14:textId="78FA1EDA" w:rsidR="00D84349" w:rsidRDefault="00A355B0" w:rsidP="00D84349">
      <w:pPr>
        <w:pStyle w:val="BodyText"/>
        <w:numPr>
          <w:ilvl w:val="1"/>
          <w:numId w:val="17"/>
        </w:numPr>
      </w:pPr>
      <w:r>
        <w:t>at least three defense mechanisms are supported</w:t>
      </w:r>
      <w:r w:rsidR="00D84349">
        <w:t>;</w:t>
      </w:r>
    </w:p>
    <w:p w14:paraId="340409FC" w14:textId="2E7E7F1E" w:rsidR="00D84349" w:rsidRDefault="00A355B0" w:rsidP="00D84349">
      <w:pPr>
        <w:pStyle w:val="BodyText"/>
        <w:numPr>
          <w:ilvl w:val="1"/>
          <w:numId w:val="17"/>
        </w:numPr>
      </w:pPr>
      <w:r>
        <w:t>one or two defense mechanisms are supported</w:t>
      </w:r>
      <w:r w:rsidR="00D84349">
        <w:t>;</w:t>
      </w:r>
    </w:p>
    <w:p w14:paraId="601010BD" w14:textId="45DF675B" w:rsidR="00E07BAC" w:rsidRDefault="00A355B0" w:rsidP="00E839D7">
      <w:pPr>
        <w:pStyle w:val="BodyText"/>
        <w:numPr>
          <w:ilvl w:val="1"/>
          <w:numId w:val="17"/>
        </w:numPr>
      </w:pPr>
      <w:r>
        <w:t>no defense mechanism is supported</w:t>
      </w:r>
    </w:p>
    <w:p w14:paraId="4F82BBCB" w14:textId="6FE96D7A" w:rsidR="00D84349" w:rsidRDefault="00A355B0">
      <w:pPr>
        <w:pStyle w:val="BodyText"/>
        <w:numPr>
          <w:ilvl w:val="0"/>
          <w:numId w:val="17"/>
        </w:numPr>
      </w:pPr>
      <w:r>
        <w:rPr>
          <w:i/>
          <w:iCs/>
        </w:rPr>
        <w:t>Memory encryption</w:t>
      </w:r>
      <w:r>
        <w:t xml:space="preserve"> is to implement on-the-fly RAM (Random Access Memory) encryption in order to protect data and code against attackers with physical access to a memory. </w:t>
      </w:r>
      <w:r w:rsidR="00FD6B9E">
        <w:t xml:space="preserve">The possible status of this security </w:t>
      </w:r>
      <w:r w:rsidR="00FA5006">
        <w:t>feature</w:t>
      </w:r>
      <w:r>
        <w:t xml:space="preserve"> could be: </w:t>
      </w:r>
    </w:p>
    <w:p w14:paraId="6542D293" w14:textId="08D9BB03" w:rsidR="00D84349" w:rsidRDefault="00A355B0" w:rsidP="00D84349">
      <w:pPr>
        <w:pStyle w:val="BodyText"/>
        <w:numPr>
          <w:ilvl w:val="1"/>
          <w:numId w:val="17"/>
        </w:numPr>
      </w:pPr>
      <w:r>
        <w:t>memory encryption is supported</w:t>
      </w:r>
      <w:r w:rsidR="00D84349">
        <w:t>;</w:t>
      </w:r>
    </w:p>
    <w:p w14:paraId="635F0B8F" w14:textId="23E81724" w:rsidR="00E07BAC" w:rsidRDefault="00D84349" w:rsidP="00E839D7">
      <w:pPr>
        <w:pStyle w:val="BodyText"/>
        <w:numPr>
          <w:ilvl w:val="1"/>
          <w:numId w:val="17"/>
        </w:numPr>
      </w:pPr>
      <w:r>
        <w:t>memory encryption is not supported</w:t>
      </w:r>
      <w:r w:rsidR="00A355B0">
        <w:t>.</w:t>
      </w:r>
    </w:p>
    <w:p w14:paraId="6787FB81" w14:textId="6919D7C8" w:rsidR="00D84349" w:rsidRDefault="00A355B0">
      <w:pPr>
        <w:pStyle w:val="BodyText"/>
        <w:numPr>
          <w:ilvl w:val="0"/>
          <w:numId w:val="17"/>
        </w:numPr>
      </w:pPr>
      <w:r>
        <w:rPr>
          <w:i/>
          <w:iCs/>
        </w:rPr>
        <w:t>Firmware version</w:t>
      </w:r>
      <w:r>
        <w:t xml:space="preserve"> is to check which version of the firmware the terminal has. It is likely that the latest versions of firmware have less vulnerabilities than older ones. </w:t>
      </w:r>
      <w:r w:rsidR="00FD6B9E">
        <w:t xml:space="preserve">The possible status of this security </w:t>
      </w:r>
      <w:r w:rsidR="00FA5006">
        <w:t>feature</w:t>
      </w:r>
      <w:r>
        <w:t xml:space="preserve"> could be: </w:t>
      </w:r>
    </w:p>
    <w:p w14:paraId="06E78500" w14:textId="56EF386D" w:rsidR="00D84349" w:rsidRDefault="00A355B0" w:rsidP="00D84349">
      <w:pPr>
        <w:pStyle w:val="BodyText"/>
        <w:numPr>
          <w:ilvl w:val="1"/>
          <w:numId w:val="17"/>
        </w:numPr>
      </w:pPr>
      <w:r>
        <w:t>the latest firmware version</w:t>
      </w:r>
      <w:r w:rsidR="00D84349">
        <w:t>;</w:t>
      </w:r>
    </w:p>
    <w:p w14:paraId="0FC573D2" w14:textId="325483B1" w:rsidR="00D84349" w:rsidRDefault="00A355B0" w:rsidP="00D84349">
      <w:pPr>
        <w:pStyle w:val="BodyText"/>
        <w:numPr>
          <w:ilvl w:val="1"/>
          <w:numId w:val="17"/>
        </w:numPr>
      </w:pPr>
      <w:r>
        <w:t>previous firmware version</w:t>
      </w:r>
      <w:r w:rsidR="00D84349">
        <w:t>;</w:t>
      </w:r>
    </w:p>
    <w:p w14:paraId="504B522D" w14:textId="6F4CEBD3" w:rsidR="00E07BAC" w:rsidRDefault="00A355B0" w:rsidP="00E839D7">
      <w:pPr>
        <w:pStyle w:val="BodyText"/>
        <w:numPr>
          <w:ilvl w:val="1"/>
          <w:numId w:val="17"/>
        </w:numPr>
      </w:pPr>
      <w:r>
        <w:t>outdated firmware version.</w:t>
      </w:r>
    </w:p>
    <w:p w14:paraId="7D107BF9" w14:textId="1F77F43E" w:rsidR="00D84349" w:rsidRDefault="00A355B0">
      <w:pPr>
        <w:pStyle w:val="BodyText"/>
        <w:numPr>
          <w:ilvl w:val="0"/>
          <w:numId w:val="17"/>
        </w:numPr>
      </w:pPr>
      <w:r>
        <w:rPr>
          <w:i/>
          <w:iCs/>
        </w:rPr>
        <w:t xml:space="preserve">Protection against side-channel attack (SCA) </w:t>
      </w:r>
      <w:r>
        <w:t xml:space="preserve">is to prevent the attacks that extract secrets from a chip or a system. The countermeasures against side-channel attacks include designing cryptographic code to resist cache attacks, jamming the emitted channel with noise to deter timing attacks, power line conditioning and filtering to deter power-monitoring attacks, etc. </w:t>
      </w:r>
      <w:r w:rsidR="00FD6B9E">
        <w:t xml:space="preserve">The possible status of this security </w:t>
      </w:r>
      <w:r w:rsidR="00FA5006">
        <w:t>feature</w:t>
      </w:r>
      <w:r>
        <w:t xml:space="preserve"> could be: </w:t>
      </w:r>
    </w:p>
    <w:p w14:paraId="2F1CA878" w14:textId="146DC0A2" w:rsidR="00D84349" w:rsidRDefault="00A355B0" w:rsidP="00D84349">
      <w:pPr>
        <w:pStyle w:val="BodyText"/>
        <w:numPr>
          <w:ilvl w:val="1"/>
          <w:numId w:val="17"/>
        </w:numPr>
      </w:pPr>
      <w:r>
        <w:t>at least three countermeasures against SCA are supported</w:t>
      </w:r>
      <w:r w:rsidR="00D84349">
        <w:t>;</w:t>
      </w:r>
    </w:p>
    <w:p w14:paraId="2F34A280" w14:textId="5183D021" w:rsidR="00D84349" w:rsidRDefault="00A355B0" w:rsidP="00D84349">
      <w:pPr>
        <w:pStyle w:val="BodyText"/>
        <w:numPr>
          <w:ilvl w:val="1"/>
          <w:numId w:val="17"/>
        </w:numPr>
      </w:pPr>
      <w:r>
        <w:t>one or two countermeasures against SCA are supported</w:t>
      </w:r>
    </w:p>
    <w:p w14:paraId="749C7165" w14:textId="48D4748E" w:rsidR="00E07BAC" w:rsidRDefault="00A355B0" w:rsidP="00E839D7">
      <w:pPr>
        <w:pStyle w:val="BodyText"/>
        <w:numPr>
          <w:ilvl w:val="1"/>
          <w:numId w:val="17"/>
        </w:numPr>
      </w:pPr>
      <w:r>
        <w:t xml:space="preserve">no countermeasure against SCA is supported.  </w:t>
      </w:r>
    </w:p>
    <w:p w14:paraId="2CE564CA" w14:textId="57E1A72B" w:rsidR="00D84349" w:rsidRPr="00E839D7" w:rsidRDefault="00A355B0">
      <w:pPr>
        <w:pStyle w:val="ListParagraph"/>
        <w:numPr>
          <w:ilvl w:val="0"/>
          <w:numId w:val="17"/>
        </w:numPr>
        <w:rPr>
          <w:lang w:val="en-US" w:eastAsia="en-US"/>
        </w:rPr>
      </w:pPr>
      <w:r>
        <w:rPr>
          <w:i/>
          <w:iCs/>
        </w:rPr>
        <w:t xml:space="preserve">Protection against physical fault injection attack (FIA) </w:t>
      </w:r>
      <w:r>
        <w:t xml:space="preserve">is to prevent the attacks that insert the faults into the executing instructions and critical data. The countermeasures include concurrent error detection procedures as a hardware countermeasure against fault-injection-based cryptanalysis, an information leakage sensor against the laser fault injection attack, etc. </w:t>
      </w:r>
      <w:r w:rsidR="00FD6B9E">
        <w:t xml:space="preserve">The possible status of this security </w:t>
      </w:r>
      <w:r w:rsidR="00FA5006">
        <w:t>feature</w:t>
      </w:r>
      <w:r>
        <w:t xml:space="preserve"> could be: </w:t>
      </w:r>
    </w:p>
    <w:p w14:paraId="1BD79676" w14:textId="1A4CAA40" w:rsidR="00D84349" w:rsidRPr="00E839D7" w:rsidRDefault="00A355B0" w:rsidP="00D84349">
      <w:pPr>
        <w:pStyle w:val="ListParagraph"/>
        <w:numPr>
          <w:ilvl w:val="1"/>
          <w:numId w:val="17"/>
        </w:numPr>
        <w:rPr>
          <w:lang w:val="en-US" w:eastAsia="en-US"/>
        </w:rPr>
      </w:pPr>
      <w:r>
        <w:t>at least three countermeasures against FIA are supported</w:t>
      </w:r>
      <w:r w:rsidR="00D84349">
        <w:t>;</w:t>
      </w:r>
    </w:p>
    <w:p w14:paraId="409EAB79" w14:textId="0A2C09A8" w:rsidR="00D84349" w:rsidRPr="00E839D7" w:rsidRDefault="00A355B0" w:rsidP="00D84349">
      <w:pPr>
        <w:pStyle w:val="ListParagraph"/>
        <w:numPr>
          <w:ilvl w:val="1"/>
          <w:numId w:val="17"/>
        </w:numPr>
        <w:rPr>
          <w:lang w:val="en-US" w:eastAsia="en-US"/>
        </w:rPr>
      </w:pPr>
      <w:r>
        <w:lastRenderedPageBreak/>
        <w:t>one or two countermeasures against FIA are supported</w:t>
      </w:r>
      <w:r w:rsidR="00D84349">
        <w:t>;</w:t>
      </w:r>
    </w:p>
    <w:p w14:paraId="30B722DC" w14:textId="2AE60F47" w:rsidR="00E07BAC" w:rsidRPr="00B52A20" w:rsidRDefault="00A355B0" w:rsidP="00E839D7">
      <w:pPr>
        <w:pStyle w:val="ListParagraph"/>
        <w:numPr>
          <w:ilvl w:val="1"/>
          <w:numId w:val="17"/>
        </w:numPr>
        <w:rPr>
          <w:ins w:id="28" w:author="ADG TS" w:date="2023-06-02T11:29:00Z"/>
          <w:lang w:val="en-US" w:eastAsia="en-US"/>
          <w:rPrChange w:id="29" w:author="ADG TS" w:date="2023-06-02T11:29:00Z">
            <w:rPr>
              <w:ins w:id="30" w:author="ADG TS" w:date="2023-06-02T11:29:00Z"/>
            </w:rPr>
          </w:rPrChange>
        </w:rPr>
      </w:pPr>
      <w:r>
        <w:t>no countermeasure against FIA is supported.</w:t>
      </w:r>
    </w:p>
    <w:p w14:paraId="56E4DE0C" w14:textId="417569E7" w:rsidR="00B52A20" w:rsidRDefault="00B52A20">
      <w:pPr>
        <w:pStyle w:val="ListParagraph"/>
        <w:numPr>
          <w:ilvl w:val="0"/>
          <w:numId w:val="17"/>
        </w:numPr>
        <w:rPr>
          <w:ins w:id="31" w:author="ADG TS" w:date="2023-06-02T11:30:00Z"/>
          <w:lang w:val="en-US" w:eastAsia="en-US"/>
        </w:rPr>
        <w:pPrChange w:id="32" w:author="ADG TS" w:date="2023-06-02T11:29:00Z">
          <w:pPr>
            <w:pStyle w:val="ListParagraph"/>
            <w:numPr>
              <w:ilvl w:val="1"/>
              <w:numId w:val="17"/>
            </w:numPr>
            <w:ind w:left="846" w:hanging="420"/>
          </w:pPr>
        </w:pPrChange>
      </w:pPr>
      <w:ins w:id="33" w:author="ADG TS" w:date="2023-06-02T11:29:00Z">
        <w:r>
          <w:rPr>
            <w:lang w:val="en-US" w:eastAsia="en-US"/>
          </w:rPr>
          <w:t xml:space="preserve"> </w:t>
        </w:r>
        <w:r>
          <w:rPr>
            <w:i/>
            <w:iCs/>
            <w:lang w:val="en-US" w:eastAsia="en-US"/>
          </w:rPr>
          <w:t xml:space="preserve">Device Tamper Detection </w:t>
        </w:r>
      </w:ins>
      <w:ins w:id="34" w:author="ADG TS" w:date="2023-06-02T11:33:00Z">
        <w:r w:rsidR="006A6133">
          <w:rPr>
            <w:i/>
            <w:iCs/>
            <w:lang w:val="en-US" w:eastAsia="en-US"/>
          </w:rPr>
          <w:t xml:space="preserve">mechanism </w:t>
        </w:r>
      </w:ins>
      <w:ins w:id="35" w:author="ADG TS" w:date="2023-06-02T11:29:00Z">
        <w:r>
          <w:rPr>
            <w:lang w:val="en-US" w:eastAsia="en-US"/>
          </w:rPr>
          <w:t xml:space="preserve">is to </w:t>
        </w:r>
      </w:ins>
      <w:ins w:id="36" w:author="ADG TS" w:date="2023-06-02T11:30:00Z">
        <w:r>
          <w:rPr>
            <w:lang w:val="en-US" w:eastAsia="en-US"/>
          </w:rPr>
          <w:t>identify whether rooting or Jail breaking has occurred in device resulting the compromise of Security architecture and alert be issued to user;</w:t>
        </w:r>
      </w:ins>
    </w:p>
    <w:p w14:paraId="6051B43D" w14:textId="75F8FA83" w:rsidR="00B52A20" w:rsidRDefault="00B52A20" w:rsidP="005378BD">
      <w:pPr>
        <w:pStyle w:val="ListParagraph"/>
        <w:numPr>
          <w:ilvl w:val="1"/>
          <w:numId w:val="17"/>
        </w:numPr>
        <w:rPr>
          <w:ins w:id="37" w:author="ADG TS" w:date="2023-06-02T11:31:00Z"/>
          <w:lang w:val="en-US" w:eastAsia="en-US"/>
        </w:rPr>
      </w:pPr>
      <w:ins w:id="38" w:author="ADG TS" w:date="2023-06-02T11:31:00Z">
        <w:r>
          <w:rPr>
            <w:lang w:val="en-US" w:eastAsia="en-US"/>
          </w:rPr>
          <w:t xml:space="preserve">   </w:t>
        </w:r>
      </w:ins>
      <w:ins w:id="39" w:author="ADG TS" w:date="2023-06-02T11:32:00Z">
        <w:r w:rsidR="005378BD">
          <w:rPr>
            <w:lang w:val="en-US" w:eastAsia="en-US"/>
          </w:rPr>
          <w:t xml:space="preserve">     </w:t>
        </w:r>
      </w:ins>
      <w:ins w:id="40" w:author="ADG TS" w:date="2023-06-02T11:31:00Z">
        <w:r>
          <w:rPr>
            <w:lang w:val="en-US" w:eastAsia="en-US"/>
          </w:rPr>
          <w:t>Tamper detection mechanism is supported;</w:t>
        </w:r>
      </w:ins>
    </w:p>
    <w:p w14:paraId="212AAD25" w14:textId="016DAABA" w:rsidR="00B52A20" w:rsidRPr="00B52A20" w:rsidRDefault="005378BD" w:rsidP="005378BD">
      <w:pPr>
        <w:pStyle w:val="ListParagraph"/>
        <w:numPr>
          <w:ilvl w:val="1"/>
          <w:numId w:val="17"/>
        </w:numPr>
        <w:rPr>
          <w:lang w:val="en-US" w:eastAsia="en-US"/>
        </w:rPr>
      </w:pPr>
      <w:ins w:id="41" w:author="ADG TS" w:date="2023-06-02T11:33:00Z">
        <w:r>
          <w:rPr>
            <w:lang w:val="en-US" w:eastAsia="en-US"/>
          </w:rPr>
          <w:t xml:space="preserve">         Tamper detection mechanism is not supported;</w:t>
        </w:r>
      </w:ins>
    </w:p>
    <w:p w14:paraId="7CC10C70" w14:textId="01914955" w:rsidR="00E07BAC" w:rsidRDefault="00A355B0">
      <w:pPr>
        <w:rPr>
          <w:lang w:eastAsia="en-US"/>
        </w:rPr>
      </w:pPr>
      <w:r>
        <w:rPr>
          <w:lang w:eastAsia="en-US"/>
        </w:rPr>
        <w:t xml:space="preserve">Hardware security </w:t>
      </w:r>
      <w:r w:rsidR="00FA5006">
        <w:rPr>
          <w:lang w:eastAsia="en-US"/>
        </w:rPr>
        <w:t>feature</w:t>
      </w:r>
      <w:r>
        <w:rPr>
          <w:lang w:eastAsia="en-US"/>
        </w:rPr>
        <w:t>s are summarized in Table 2.</w:t>
      </w:r>
    </w:p>
    <w:p w14:paraId="15071F93" w14:textId="3DB70397" w:rsidR="00E07BAC" w:rsidRDefault="00A355B0">
      <w:pPr>
        <w:jc w:val="center"/>
        <w:rPr>
          <w:lang w:eastAsia="en-US"/>
        </w:rPr>
      </w:pPr>
      <w:r>
        <w:rPr>
          <w:rFonts w:hint="eastAsia"/>
          <w:lang w:eastAsia="en-US"/>
        </w:rPr>
        <w:t>T</w:t>
      </w:r>
      <w:r>
        <w:rPr>
          <w:lang w:eastAsia="en-US"/>
        </w:rPr>
        <w:t xml:space="preserve">able 2 – Hardware security </w:t>
      </w:r>
      <w:r w:rsidR="00FA5006">
        <w:rPr>
          <w:lang w:eastAsia="en-US"/>
        </w:rPr>
        <w:t>feature</w:t>
      </w:r>
      <w:r>
        <w:rPr>
          <w:lang w:eastAsia="en-US"/>
        </w:rPr>
        <w:t xml:space="preserve">s with possible </w:t>
      </w:r>
      <w:r w:rsidR="002354E3">
        <w:rPr>
          <w:lang w:eastAsia="en-US"/>
        </w:rPr>
        <w:t>status</w:t>
      </w:r>
    </w:p>
    <w:tbl>
      <w:tblPr>
        <w:tblStyle w:val="TableGrid"/>
        <w:tblW w:w="0" w:type="auto"/>
        <w:jc w:val="center"/>
        <w:tblLook w:val="04A0" w:firstRow="1" w:lastRow="0" w:firstColumn="1" w:lastColumn="0" w:noHBand="0" w:noVBand="1"/>
      </w:tblPr>
      <w:tblGrid>
        <w:gridCol w:w="2689"/>
        <w:gridCol w:w="6531"/>
      </w:tblGrid>
      <w:tr w:rsidR="00D00BA6" w14:paraId="76AC14B9" w14:textId="77777777" w:rsidTr="00BF7BC0">
        <w:trPr>
          <w:jc w:val="center"/>
        </w:trPr>
        <w:tc>
          <w:tcPr>
            <w:tcW w:w="2689" w:type="dxa"/>
          </w:tcPr>
          <w:p w14:paraId="4D52F9AE" w14:textId="31119D29" w:rsidR="00D00BA6" w:rsidRDefault="00D00BA6">
            <w:pPr>
              <w:pStyle w:val="NormalWeb"/>
              <w:shd w:val="clear" w:color="auto" w:fill="FFFFFF"/>
              <w:rPr>
                <w:lang w:val="en-US" w:eastAsia="zh-CN"/>
              </w:rPr>
            </w:pPr>
            <w:r>
              <w:rPr>
                <w:rFonts w:hint="eastAsia"/>
                <w:b/>
                <w:bCs/>
                <w:sz w:val="20"/>
                <w:szCs w:val="20"/>
                <w:lang w:eastAsia="en-US"/>
              </w:rPr>
              <w:t>S</w:t>
            </w:r>
            <w:r>
              <w:rPr>
                <w:b/>
                <w:bCs/>
                <w:sz w:val="20"/>
                <w:szCs w:val="20"/>
                <w:lang w:eastAsia="en-US"/>
              </w:rPr>
              <w:t xml:space="preserve">ecurity </w:t>
            </w:r>
            <w:r w:rsidR="00FA5006">
              <w:rPr>
                <w:b/>
                <w:bCs/>
                <w:sz w:val="20"/>
                <w:szCs w:val="20"/>
                <w:lang w:eastAsia="en-US"/>
              </w:rPr>
              <w:t>feature</w:t>
            </w:r>
            <w:r>
              <w:rPr>
                <w:b/>
                <w:bCs/>
                <w:sz w:val="20"/>
                <w:szCs w:val="20"/>
                <w:lang w:eastAsia="en-US"/>
              </w:rPr>
              <w:t xml:space="preserve"> name</w:t>
            </w:r>
            <w:r>
              <w:rPr>
                <w:rFonts w:ascii="TimesNewRomanPS" w:hAnsi="TimesNewRomanPS"/>
                <w:b/>
                <w:bCs/>
                <w:sz w:val="22"/>
                <w:szCs w:val="22"/>
              </w:rPr>
              <w:t xml:space="preserve"> </w:t>
            </w:r>
          </w:p>
        </w:tc>
        <w:tc>
          <w:tcPr>
            <w:tcW w:w="6531" w:type="dxa"/>
          </w:tcPr>
          <w:p w14:paraId="034179A8" w14:textId="77777777" w:rsidR="00D00BA6" w:rsidRDefault="00D00BA6">
            <w:pPr>
              <w:jc w:val="center"/>
              <w:rPr>
                <w:b/>
                <w:bCs/>
                <w:sz w:val="20"/>
                <w:szCs w:val="20"/>
                <w:lang w:eastAsia="en-US"/>
              </w:rPr>
            </w:pPr>
            <w:r>
              <w:rPr>
                <w:rFonts w:hint="eastAsia"/>
                <w:b/>
                <w:bCs/>
                <w:sz w:val="20"/>
                <w:szCs w:val="20"/>
                <w:lang w:eastAsia="en-US"/>
              </w:rPr>
              <w:t>P</w:t>
            </w:r>
            <w:r>
              <w:rPr>
                <w:b/>
                <w:bCs/>
                <w:sz w:val="20"/>
                <w:szCs w:val="20"/>
                <w:lang w:eastAsia="en-US"/>
              </w:rPr>
              <w:t>ossible status</w:t>
            </w:r>
          </w:p>
        </w:tc>
      </w:tr>
      <w:tr w:rsidR="00D00BA6" w14:paraId="57455502" w14:textId="77777777" w:rsidTr="00BF7BC0">
        <w:trPr>
          <w:jc w:val="center"/>
        </w:trPr>
        <w:tc>
          <w:tcPr>
            <w:tcW w:w="2689" w:type="dxa"/>
          </w:tcPr>
          <w:p w14:paraId="42A3E1D6" w14:textId="77777777" w:rsidR="00D00BA6" w:rsidRDefault="00D00BA6">
            <w:pPr>
              <w:rPr>
                <w:sz w:val="20"/>
                <w:szCs w:val="20"/>
                <w:lang w:eastAsia="en-US"/>
              </w:rPr>
            </w:pPr>
            <w:r>
              <w:rPr>
                <w:i/>
                <w:iCs/>
                <w:sz w:val="20"/>
                <w:szCs w:val="20"/>
              </w:rPr>
              <w:t>Hardware root of trust</w:t>
            </w:r>
          </w:p>
        </w:tc>
        <w:tc>
          <w:tcPr>
            <w:tcW w:w="6531" w:type="dxa"/>
          </w:tcPr>
          <w:p w14:paraId="241BA67C" w14:textId="77777777" w:rsidR="00D00BA6" w:rsidRDefault="00D00BA6">
            <w:pPr>
              <w:pStyle w:val="ListParagraph"/>
              <w:numPr>
                <w:ilvl w:val="0"/>
                <w:numId w:val="16"/>
              </w:numPr>
              <w:ind w:left="175" w:hanging="175"/>
              <w:rPr>
                <w:sz w:val="20"/>
                <w:szCs w:val="20"/>
                <w:lang w:eastAsia="en-US"/>
              </w:rPr>
            </w:pPr>
            <w:r>
              <w:rPr>
                <w:sz w:val="20"/>
                <w:szCs w:val="20"/>
              </w:rPr>
              <w:t>hardware root of trust is supported</w:t>
            </w:r>
          </w:p>
          <w:p w14:paraId="53CEB16C" w14:textId="77777777" w:rsidR="00D00BA6" w:rsidRDefault="00D00BA6">
            <w:pPr>
              <w:pStyle w:val="ListParagraph"/>
              <w:numPr>
                <w:ilvl w:val="0"/>
                <w:numId w:val="16"/>
              </w:numPr>
              <w:ind w:left="175" w:hanging="175"/>
              <w:rPr>
                <w:sz w:val="20"/>
                <w:szCs w:val="20"/>
                <w:lang w:eastAsia="en-US"/>
              </w:rPr>
            </w:pPr>
            <w:r>
              <w:rPr>
                <w:sz w:val="20"/>
                <w:szCs w:val="20"/>
              </w:rPr>
              <w:t>hardware root of trust is not supported</w:t>
            </w:r>
          </w:p>
        </w:tc>
      </w:tr>
      <w:tr w:rsidR="00D00BA6" w14:paraId="3EDB22EE" w14:textId="77777777" w:rsidTr="00BF7BC0">
        <w:trPr>
          <w:jc w:val="center"/>
        </w:trPr>
        <w:tc>
          <w:tcPr>
            <w:tcW w:w="2689" w:type="dxa"/>
          </w:tcPr>
          <w:p w14:paraId="19DB2191" w14:textId="77777777" w:rsidR="00D00BA6" w:rsidRDefault="00D00BA6">
            <w:pPr>
              <w:rPr>
                <w:sz w:val="20"/>
                <w:szCs w:val="20"/>
                <w:lang w:eastAsia="en-US"/>
              </w:rPr>
            </w:pPr>
            <w:r>
              <w:rPr>
                <w:i/>
                <w:iCs/>
                <w:sz w:val="20"/>
                <w:szCs w:val="20"/>
              </w:rPr>
              <w:t>Security element (SE)</w:t>
            </w:r>
          </w:p>
        </w:tc>
        <w:tc>
          <w:tcPr>
            <w:tcW w:w="6531" w:type="dxa"/>
          </w:tcPr>
          <w:p w14:paraId="06A38A7A" w14:textId="77777777" w:rsidR="00D00BA6" w:rsidRDefault="00D00BA6">
            <w:pPr>
              <w:pStyle w:val="ListParagraph"/>
              <w:numPr>
                <w:ilvl w:val="0"/>
                <w:numId w:val="16"/>
              </w:numPr>
              <w:ind w:left="175" w:hanging="175"/>
              <w:rPr>
                <w:sz w:val="20"/>
                <w:szCs w:val="20"/>
              </w:rPr>
            </w:pPr>
            <w:r>
              <w:rPr>
                <w:sz w:val="20"/>
                <w:szCs w:val="20"/>
              </w:rPr>
              <w:t>SE is supported</w:t>
            </w:r>
          </w:p>
          <w:p w14:paraId="4B0412C8" w14:textId="77777777" w:rsidR="00D00BA6" w:rsidRDefault="00D00BA6">
            <w:pPr>
              <w:pStyle w:val="ListParagraph"/>
              <w:numPr>
                <w:ilvl w:val="0"/>
                <w:numId w:val="16"/>
              </w:numPr>
              <w:ind w:left="175" w:hanging="175"/>
              <w:rPr>
                <w:sz w:val="20"/>
                <w:szCs w:val="20"/>
              </w:rPr>
            </w:pPr>
            <w:r>
              <w:rPr>
                <w:sz w:val="20"/>
                <w:szCs w:val="20"/>
              </w:rPr>
              <w:t>SE is not supported</w:t>
            </w:r>
          </w:p>
        </w:tc>
      </w:tr>
      <w:tr w:rsidR="00D00BA6" w14:paraId="2FD567EA" w14:textId="77777777" w:rsidTr="00BF7BC0">
        <w:trPr>
          <w:jc w:val="center"/>
        </w:trPr>
        <w:tc>
          <w:tcPr>
            <w:tcW w:w="2689" w:type="dxa"/>
          </w:tcPr>
          <w:p w14:paraId="77D7CABE" w14:textId="77777777" w:rsidR="00D00BA6" w:rsidRDefault="00D00BA6">
            <w:pPr>
              <w:rPr>
                <w:sz w:val="20"/>
                <w:szCs w:val="20"/>
                <w:lang w:eastAsia="en-US"/>
              </w:rPr>
            </w:pPr>
            <w:r>
              <w:rPr>
                <w:i/>
                <w:iCs/>
                <w:sz w:val="20"/>
                <w:szCs w:val="20"/>
              </w:rPr>
              <w:t>Hardware-based encryption</w:t>
            </w:r>
          </w:p>
        </w:tc>
        <w:tc>
          <w:tcPr>
            <w:tcW w:w="6531" w:type="dxa"/>
          </w:tcPr>
          <w:p w14:paraId="2C89C366" w14:textId="77777777" w:rsidR="00D00BA6" w:rsidRDefault="00D00BA6">
            <w:pPr>
              <w:pStyle w:val="ListParagraph"/>
              <w:numPr>
                <w:ilvl w:val="0"/>
                <w:numId w:val="16"/>
              </w:numPr>
              <w:ind w:left="175" w:hanging="175"/>
              <w:rPr>
                <w:sz w:val="20"/>
                <w:szCs w:val="20"/>
              </w:rPr>
            </w:pPr>
            <w:r>
              <w:rPr>
                <w:sz w:val="20"/>
                <w:szCs w:val="20"/>
              </w:rPr>
              <w:t>hardware-based encryption is supported</w:t>
            </w:r>
          </w:p>
          <w:p w14:paraId="3C19FAF1" w14:textId="77777777" w:rsidR="00D00BA6" w:rsidRDefault="00D00BA6">
            <w:pPr>
              <w:pStyle w:val="ListParagraph"/>
              <w:numPr>
                <w:ilvl w:val="0"/>
                <w:numId w:val="16"/>
              </w:numPr>
              <w:ind w:left="175" w:hanging="175"/>
              <w:rPr>
                <w:sz w:val="20"/>
                <w:szCs w:val="20"/>
              </w:rPr>
            </w:pPr>
            <w:r>
              <w:rPr>
                <w:sz w:val="20"/>
                <w:szCs w:val="20"/>
              </w:rPr>
              <w:t>hardware-based encryption is not supported</w:t>
            </w:r>
          </w:p>
        </w:tc>
      </w:tr>
      <w:tr w:rsidR="00D00BA6" w14:paraId="19967E06" w14:textId="77777777" w:rsidTr="00BF7BC0">
        <w:trPr>
          <w:jc w:val="center"/>
        </w:trPr>
        <w:tc>
          <w:tcPr>
            <w:tcW w:w="2689" w:type="dxa"/>
          </w:tcPr>
          <w:p w14:paraId="108192E5" w14:textId="77777777" w:rsidR="00D00BA6" w:rsidRDefault="00D00BA6">
            <w:pPr>
              <w:rPr>
                <w:i/>
                <w:iCs/>
                <w:sz w:val="20"/>
                <w:szCs w:val="20"/>
              </w:rPr>
            </w:pPr>
            <w:r>
              <w:rPr>
                <w:i/>
                <w:iCs/>
                <w:sz w:val="20"/>
                <w:szCs w:val="20"/>
              </w:rPr>
              <w:t>Hardware-based defense mechanisms against memory vulnerabilities</w:t>
            </w:r>
          </w:p>
        </w:tc>
        <w:tc>
          <w:tcPr>
            <w:tcW w:w="6531" w:type="dxa"/>
          </w:tcPr>
          <w:p w14:paraId="55ED096C" w14:textId="77777777" w:rsidR="00D00BA6" w:rsidRDefault="00D00BA6">
            <w:pPr>
              <w:pStyle w:val="ListParagraph"/>
              <w:numPr>
                <w:ilvl w:val="0"/>
                <w:numId w:val="16"/>
              </w:numPr>
              <w:ind w:left="175" w:hanging="175"/>
              <w:rPr>
                <w:sz w:val="20"/>
                <w:szCs w:val="20"/>
              </w:rPr>
            </w:pPr>
            <w:r>
              <w:rPr>
                <w:sz w:val="20"/>
                <w:szCs w:val="20"/>
              </w:rPr>
              <w:t>at least three defense mechanisms are supported</w:t>
            </w:r>
          </w:p>
          <w:p w14:paraId="018F50DA" w14:textId="77777777" w:rsidR="00D00BA6" w:rsidRDefault="00D00BA6">
            <w:pPr>
              <w:pStyle w:val="ListParagraph"/>
              <w:numPr>
                <w:ilvl w:val="0"/>
                <w:numId w:val="16"/>
              </w:numPr>
              <w:ind w:left="175" w:hanging="175"/>
              <w:rPr>
                <w:sz w:val="20"/>
                <w:szCs w:val="20"/>
              </w:rPr>
            </w:pPr>
            <w:r>
              <w:rPr>
                <w:sz w:val="20"/>
                <w:szCs w:val="20"/>
              </w:rPr>
              <w:t>one or two defense mechanisms are supported</w:t>
            </w:r>
          </w:p>
          <w:p w14:paraId="721D5BC9" w14:textId="77777777" w:rsidR="00D00BA6" w:rsidRDefault="00D00BA6">
            <w:pPr>
              <w:pStyle w:val="ListParagraph"/>
              <w:numPr>
                <w:ilvl w:val="0"/>
                <w:numId w:val="16"/>
              </w:numPr>
              <w:ind w:left="175" w:hanging="175"/>
              <w:rPr>
                <w:sz w:val="20"/>
                <w:szCs w:val="20"/>
              </w:rPr>
            </w:pPr>
            <w:r>
              <w:rPr>
                <w:sz w:val="20"/>
                <w:szCs w:val="20"/>
              </w:rPr>
              <w:t>no defense mechanism is supported</w:t>
            </w:r>
          </w:p>
        </w:tc>
      </w:tr>
      <w:tr w:rsidR="00D00BA6" w14:paraId="44BCFD2B" w14:textId="77777777" w:rsidTr="00BF7BC0">
        <w:trPr>
          <w:jc w:val="center"/>
        </w:trPr>
        <w:tc>
          <w:tcPr>
            <w:tcW w:w="2689" w:type="dxa"/>
          </w:tcPr>
          <w:p w14:paraId="3D6D6F2B" w14:textId="77777777" w:rsidR="00D00BA6" w:rsidRDefault="00D00BA6">
            <w:pPr>
              <w:rPr>
                <w:i/>
                <w:iCs/>
                <w:sz w:val="20"/>
                <w:szCs w:val="20"/>
              </w:rPr>
            </w:pPr>
            <w:r>
              <w:rPr>
                <w:i/>
                <w:iCs/>
                <w:sz w:val="20"/>
                <w:szCs w:val="20"/>
              </w:rPr>
              <w:t>Memory encryption</w:t>
            </w:r>
          </w:p>
        </w:tc>
        <w:tc>
          <w:tcPr>
            <w:tcW w:w="6531" w:type="dxa"/>
          </w:tcPr>
          <w:p w14:paraId="2A4E86EF" w14:textId="77777777" w:rsidR="00D00BA6" w:rsidRDefault="00D00BA6">
            <w:pPr>
              <w:pStyle w:val="ListParagraph"/>
              <w:numPr>
                <w:ilvl w:val="0"/>
                <w:numId w:val="16"/>
              </w:numPr>
              <w:ind w:left="175" w:hanging="175"/>
              <w:rPr>
                <w:sz w:val="20"/>
                <w:szCs w:val="20"/>
              </w:rPr>
            </w:pPr>
            <w:r>
              <w:rPr>
                <w:sz w:val="20"/>
                <w:szCs w:val="20"/>
              </w:rPr>
              <w:t>memory encryption is supported</w:t>
            </w:r>
          </w:p>
          <w:p w14:paraId="219B4F26" w14:textId="77777777" w:rsidR="00D00BA6" w:rsidRDefault="00D00BA6">
            <w:pPr>
              <w:pStyle w:val="ListParagraph"/>
              <w:numPr>
                <w:ilvl w:val="0"/>
                <w:numId w:val="16"/>
              </w:numPr>
              <w:ind w:left="175" w:hanging="175"/>
              <w:rPr>
                <w:sz w:val="20"/>
                <w:szCs w:val="20"/>
              </w:rPr>
            </w:pPr>
            <w:r>
              <w:rPr>
                <w:sz w:val="20"/>
                <w:szCs w:val="20"/>
              </w:rPr>
              <w:t>memory encryption is not supported</w:t>
            </w:r>
          </w:p>
        </w:tc>
      </w:tr>
      <w:tr w:rsidR="00D00BA6" w14:paraId="52FADEDB" w14:textId="77777777" w:rsidTr="00BF7BC0">
        <w:trPr>
          <w:jc w:val="center"/>
        </w:trPr>
        <w:tc>
          <w:tcPr>
            <w:tcW w:w="2689" w:type="dxa"/>
          </w:tcPr>
          <w:p w14:paraId="21493FA0" w14:textId="77777777" w:rsidR="00D00BA6" w:rsidRDefault="00D00BA6">
            <w:pPr>
              <w:rPr>
                <w:i/>
                <w:iCs/>
                <w:sz w:val="20"/>
                <w:szCs w:val="20"/>
              </w:rPr>
            </w:pPr>
            <w:r>
              <w:rPr>
                <w:i/>
                <w:iCs/>
                <w:sz w:val="20"/>
                <w:szCs w:val="20"/>
              </w:rPr>
              <w:t>Firmware version</w:t>
            </w:r>
          </w:p>
        </w:tc>
        <w:tc>
          <w:tcPr>
            <w:tcW w:w="6531" w:type="dxa"/>
          </w:tcPr>
          <w:p w14:paraId="121AB146" w14:textId="77777777" w:rsidR="00D00BA6" w:rsidRDefault="00D00BA6">
            <w:pPr>
              <w:pStyle w:val="ListParagraph"/>
              <w:numPr>
                <w:ilvl w:val="0"/>
                <w:numId w:val="16"/>
              </w:numPr>
              <w:ind w:left="175" w:hanging="175"/>
              <w:rPr>
                <w:sz w:val="20"/>
                <w:szCs w:val="20"/>
              </w:rPr>
            </w:pPr>
            <w:r>
              <w:rPr>
                <w:sz w:val="20"/>
                <w:szCs w:val="20"/>
              </w:rPr>
              <w:t>the latest firmware version</w:t>
            </w:r>
          </w:p>
          <w:p w14:paraId="250F7D3C" w14:textId="77777777" w:rsidR="00D00BA6" w:rsidRDefault="00D00BA6">
            <w:pPr>
              <w:pStyle w:val="ListParagraph"/>
              <w:numPr>
                <w:ilvl w:val="0"/>
                <w:numId w:val="16"/>
              </w:numPr>
              <w:ind w:left="175" w:hanging="175"/>
              <w:rPr>
                <w:sz w:val="20"/>
                <w:szCs w:val="20"/>
              </w:rPr>
            </w:pPr>
            <w:r>
              <w:rPr>
                <w:sz w:val="20"/>
                <w:szCs w:val="20"/>
              </w:rPr>
              <w:t>previous firmware version</w:t>
            </w:r>
          </w:p>
          <w:p w14:paraId="5E44201E" w14:textId="77777777" w:rsidR="00D00BA6" w:rsidRDefault="00D00BA6">
            <w:pPr>
              <w:pStyle w:val="ListParagraph"/>
              <w:numPr>
                <w:ilvl w:val="0"/>
                <w:numId w:val="16"/>
              </w:numPr>
              <w:ind w:left="175" w:hanging="175"/>
              <w:rPr>
                <w:sz w:val="20"/>
                <w:szCs w:val="20"/>
              </w:rPr>
            </w:pPr>
            <w:r>
              <w:rPr>
                <w:sz w:val="20"/>
                <w:szCs w:val="20"/>
              </w:rPr>
              <w:t>outdated firmware version</w:t>
            </w:r>
          </w:p>
        </w:tc>
      </w:tr>
      <w:tr w:rsidR="00D00BA6" w14:paraId="12682679" w14:textId="77777777" w:rsidTr="00BF7BC0">
        <w:trPr>
          <w:jc w:val="center"/>
        </w:trPr>
        <w:tc>
          <w:tcPr>
            <w:tcW w:w="2689" w:type="dxa"/>
          </w:tcPr>
          <w:p w14:paraId="7D446A7F" w14:textId="77777777" w:rsidR="00D00BA6" w:rsidRDefault="00D00BA6">
            <w:pPr>
              <w:rPr>
                <w:i/>
                <w:iCs/>
                <w:sz w:val="20"/>
                <w:szCs w:val="20"/>
              </w:rPr>
            </w:pPr>
            <w:r>
              <w:rPr>
                <w:i/>
                <w:iCs/>
                <w:sz w:val="20"/>
                <w:szCs w:val="20"/>
              </w:rPr>
              <w:t>Protection against side-channel attack (SCA)</w:t>
            </w:r>
          </w:p>
        </w:tc>
        <w:tc>
          <w:tcPr>
            <w:tcW w:w="6531" w:type="dxa"/>
          </w:tcPr>
          <w:p w14:paraId="44B67C67" w14:textId="77777777" w:rsidR="00D00BA6" w:rsidRDefault="00D00BA6">
            <w:pPr>
              <w:pStyle w:val="ListParagraph"/>
              <w:numPr>
                <w:ilvl w:val="0"/>
                <w:numId w:val="16"/>
              </w:numPr>
              <w:ind w:left="175" w:hanging="175"/>
              <w:rPr>
                <w:sz w:val="20"/>
                <w:szCs w:val="20"/>
              </w:rPr>
            </w:pPr>
            <w:r>
              <w:rPr>
                <w:sz w:val="20"/>
                <w:szCs w:val="20"/>
              </w:rPr>
              <w:t>at least three countermeasures against SCA are supported</w:t>
            </w:r>
          </w:p>
          <w:p w14:paraId="27CF5569" w14:textId="77777777" w:rsidR="00D00BA6" w:rsidRDefault="00D00BA6">
            <w:pPr>
              <w:pStyle w:val="ListParagraph"/>
              <w:numPr>
                <w:ilvl w:val="0"/>
                <w:numId w:val="16"/>
              </w:numPr>
              <w:ind w:left="175" w:hanging="175"/>
              <w:rPr>
                <w:sz w:val="20"/>
                <w:szCs w:val="20"/>
              </w:rPr>
            </w:pPr>
            <w:r>
              <w:rPr>
                <w:sz w:val="20"/>
                <w:szCs w:val="20"/>
              </w:rPr>
              <w:t>one or two countermeasures against SCA are supported</w:t>
            </w:r>
          </w:p>
          <w:p w14:paraId="580C5663" w14:textId="77777777" w:rsidR="00D00BA6" w:rsidRDefault="00D00BA6">
            <w:pPr>
              <w:pStyle w:val="ListParagraph"/>
              <w:numPr>
                <w:ilvl w:val="0"/>
                <w:numId w:val="16"/>
              </w:numPr>
              <w:ind w:left="175" w:hanging="175"/>
              <w:rPr>
                <w:sz w:val="20"/>
                <w:szCs w:val="20"/>
              </w:rPr>
            </w:pPr>
            <w:r>
              <w:rPr>
                <w:sz w:val="20"/>
                <w:szCs w:val="20"/>
              </w:rPr>
              <w:t>no countermeasure against SCA is supported</w:t>
            </w:r>
          </w:p>
        </w:tc>
      </w:tr>
      <w:tr w:rsidR="00D00BA6" w14:paraId="0D452887" w14:textId="77777777" w:rsidTr="00BF7BC0">
        <w:trPr>
          <w:jc w:val="center"/>
        </w:trPr>
        <w:tc>
          <w:tcPr>
            <w:tcW w:w="2689" w:type="dxa"/>
          </w:tcPr>
          <w:p w14:paraId="4098A0BC" w14:textId="77777777" w:rsidR="00D00BA6" w:rsidRDefault="00D00BA6">
            <w:pPr>
              <w:rPr>
                <w:i/>
                <w:iCs/>
                <w:sz w:val="20"/>
                <w:szCs w:val="20"/>
              </w:rPr>
            </w:pPr>
            <w:r>
              <w:rPr>
                <w:i/>
                <w:iCs/>
                <w:sz w:val="20"/>
                <w:szCs w:val="20"/>
              </w:rPr>
              <w:t>Protection against physical fault injection attack (FIA)</w:t>
            </w:r>
          </w:p>
        </w:tc>
        <w:tc>
          <w:tcPr>
            <w:tcW w:w="6531" w:type="dxa"/>
          </w:tcPr>
          <w:p w14:paraId="3A5B2FA7" w14:textId="77777777" w:rsidR="00D00BA6" w:rsidRDefault="00D00BA6">
            <w:pPr>
              <w:pStyle w:val="ListParagraph"/>
              <w:numPr>
                <w:ilvl w:val="0"/>
                <w:numId w:val="16"/>
              </w:numPr>
              <w:ind w:left="175" w:hanging="175"/>
              <w:rPr>
                <w:sz w:val="20"/>
                <w:szCs w:val="20"/>
              </w:rPr>
            </w:pPr>
            <w:r>
              <w:rPr>
                <w:sz w:val="20"/>
                <w:szCs w:val="20"/>
              </w:rPr>
              <w:t>at least three countermeasures against FIA are supported</w:t>
            </w:r>
          </w:p>
          <w:p w14:paraId="573FEDF6" w14:textId="77777777" w:rsidR="00D00BA6" w:rsidRDefault="00D00BA6">
            <w:pPr>
              <w:pStyle w:val="ListParagraph"/>
              <w:numPr>
                <w:ilvl w:val="0"/>
                <w:numId w:val="16"/>
              </w:numPr>
              <w:ind w:left="175" w:hanging="175"/>
              <w:rPr>
                <w:sz w:val="20"/>
                <w:szCs w:val="20"/>
              </w:rPr>
            </w:pPr>
            <w:r>
              <w:rPr>
                <w:sz w:val="20"/>
                <w:szCs w:val="20"/>
              </w:rPr>
              <w:t>one or two countermeasures against FIA are supported</w:t>
            </w:r>
          </w:p>
          <w:p w14:paraId="4A98DD78" w14:textId="77777777" w:rsidR="00D00BA6" w:rsidRDefault="00D00BA6">
            <w:pPr>
              <w:pStyle w:val="ListParagraph"/>
              <w:numPr>
                <w:ilvl w:val="0"/>
                <w:numId w:val="16"/>
              </w:numPr>
              <w:ind w:left="175" w:hanging="175"/>
              <w:rPr>
                <w:sz w:val="20"/>
                <w:szCs w:val="20"/>
              </w:rPr>
            </w:pPr>
            <w:r>
              <w:rPr>
                <w:sz w:val="20"/>
                <w:szCs w:val="20"/>
              </w:rPr>
              <w:t>no countermeasure against FIA is supported</w:t>
            </w:r>
          </w:p>
        </w:tc>
      </w:tr>
      <w:tr w:rsidR="006A6133" w14:paraId="3A77ACA0" w14:textId="77777777" w:rsidTr="00BF7BC0">
        <w:trPr>
          <w:jc w:val="center"/>
          <w:ins w:id="42" w:author="ADG TS" w:date="2023-06-02T11:33:00Z"/>
        </w:trPr>
        <w:tc>
          <w:tcPr>
            <w:tcW w:w="2689" w:type="dxa"/>
          </w:tcPr>
          <w:p w14:paraId="39EDABEF" w14:textId="1B3252BE" w:rsidR="006A6133" w:rsidRDefault="006A6133">
            <w:pPr>
              <w:rPr>
                <w:ins w:id="43" w:author="ADG TS" w:date="2023-06-02T11:33:00Z"/>
                <w:i/>
                <w:iCs/>
                <w:sz w:val="20"/>
                <w:szCs w:val="20"/>
              </w:rPr>
            </w:pPr>
            <w:ins w:id="44" w:author="ADG TS" w:date="2023-06-02T11:33:00Z">
              <w:r w:rsidRPr="006A6133">
                <w:rPr>
                  <w:i/>
                  <w:iCs/>
                  <w:sz w:val="20"/>
                  <w:szCs w:val="20"/>
                </w:rPr>
                <w:t>Device Tamper Detection mechanism</w:t>
              </w:r>
            </w:ins>
          </w:p>
        </w:tc>
        <w:tc>
          <w:tcPr>
            <w:tcW w:w="6531" w:type="dxa"/>
          </w:tcPr>
          <w:p w14:paraId="34A874D2" w14:textId="77777777" w:rsidR="006A6133" w:rsidRPr="006A6133" w:rsidRDefault="006A6133" w:rsidP="006A6133">
            <w:pPr>
              <w:pStyle w:val="ListParagraph"/>
              <w:numPr>
                <w:ilvl w:val="0"/>
                <w:numId w:val="16"/>
              </w:numPr>
              <w:rPr>
                <w:ins w:id="45" w:author="ADG TS" w:date="2023-06-02T11:34:00Z"/>
                <w:sz w:val="20"/>
                <w:szCs w:val="20"/>
              </w:rPr>
            </w:pPr>
            <w:ins w:id="46" w:author="ADG TS" w:date="2023-06-02T11:34:00Z">
              <w:r w:rsidRPr="006A6133">
                <w:rPr>
                  <w:sz w:val="20"/>
                  <w:szCs w:val="20"/>
                </w:rPr>
                <w:t>Tamper detection mechanism is supported;</w:t>
              </w:r>
            </w:ins>
          </w:p>
          <w:p w14:paraId="6DE9B954" w14:textId="361D714A" w:rsidR="006A6133" w:rsidRDefault="006A6133" w:rsidP="006A6133">
            <w:pPr>
              <w:pStyle w:val="ListParagraph"/>
              <w:numPr>
                <w:ilvl w:val="0"/>
                <w:numId w:val="16"/>
              </w:numPr>
              <w:rPr>
                <w:ins w:id="47" w:author="ADG TS" w:date="2023-06-02T11:33:00Z"/>
                <w:sz w:val="20"/>
                <w:szCs w:val="20"/>
              </w:rPr>
            </w:pPr>
            <w:ins w:id="48" w:author="ADG TS" w:date="2023-06-02T11:34:00Z">
              <w:r w:rsidRPr="006A6133">
                <w:rPr>
                  <w:sz w:val="20"/>
                  <w:szCs w:val="20"/>
                </w:rPr>
                <w:t xml:space="preserve"> Tamper detection mechanism is not supported</w:t>
              </w:r>
              <w:r>
                <w:rPr>
                  <w:sz w:val="20"/>
                  <w:szCs w:val="20"/>
                </w:rPr>
                <w:t>;</w:t>
              </w:r>
            </w:ins>
          </w:p>
        </w:tc>
      </w:tr>
    </w:tbl>
    <w:p w14:paraId="31308548" w14:textId="77777777" w:rsidR="00E07BAC" w:rsidRDefault="00E07BAC">
      <w:pPr>
        <w:rPr>
          <w:lang w:val="en-US" w:eastAsia="en-US"/>
        </w:rPr>
      </w:pPr>
    </w:p>
    <w:p w14:paraId="2D75E483" w14:textId="0BC70304" w:rsidR="00E07BAC" w:rsidRDefault="00A355B0">
      <w:pPr>
        <w:pStyle w:val="Heading4"/>
      </w:pPr>
      <w:r>
        <w:rPr>
          <w:rFonts w:hint="eastAsia"/>
        </w:rPr>
        <w:t>7</w:t>
      </w:r>
      <w:r>
        <w:t xml:space="preserve">.3 Communication security </w:t>
      </w:r>
      <w:r w:rsidR="00FA5006">
        <w:t>feature</w:t>
      </w:r>
      <w:r>
        <w:t>s</w:t>
      </w:r>
    </w:p>
    <w:p w14:paraId="1ECC48C3" w14:textId="53BF5C5F" w:rsidR="00E07BAC" w:rsidRDefault="00A355B0">
      <w:pPr>
        <w:pStyle w:val="BodyText"/>
        <w:rPr>
          <w:lang w:val="en-US"/>
        </w:rPr>
      </w:pPr>
      <w:r>
        <w:rPr>
          <w:lang w:val="en-US"/>
        </w:rPr>
        <w:t xml:space="preserve">Five security </w:t>
      </w:r>
      <w:r w:rsidR="00FA5006">
        <w:rPr>
          <w:lang w:val="en-US"/>
        </w:rPr>
        <w:t>feature</w:t>
      </w:r>
      <w:r>
        <w:rPr>
          <w:lang w:val="en-US"/>
        </w:rPr>
        <w:t xml:space="preserve">s </w:t>
      </w:r>
      <w:r w:rsidR="00A2406A">
        <w:rPr>
          <w:lang w:val="en-US"/>
        </w:rPr>
        <w:t>for</w:t>
      </w:r>
      <w:r>
        <w:rPr>
          <w:lang w:val="en-US"/>
        </w:rPr>
        <w:t xml:space="preserve"> the mobile terminal communication security assessment are defined as follows.</w:t>
      </w:r>
    </w:p>
    <w:p w14:paraId="252DF7EE" w14:textId="6F4785A5" w:rsidR="00DA7825" w:rsidRDefault="00A355B0">
      <w:pPr>
        <w:pStyle w:val="BodyText"/>
        <w:numPr>
          <w:ilvl w:val="0"/>
          <w:numId w:val="18"/>
        </w:numPr>
      </w:pPr>
      <w:r>
        <w:rPr>
          <w:i/>
          <w:iCs/>
        </w:rPr>
        <w:t xml:space="preserve">False base station detection </w:t>
      </w:r>
      <w:r>
        <w:t xml:space="preserve">is to check if the cellular base station the terminal connecting to is a legitimate one or false one. A false base station is employed for malicious and illegal purposes, such as sending scam messages, capturing signaling messages and collecting the terminal information. </w:t>
      </w:r>
      <w:r w:rsidR="00FD6B9E">
        <w:t xml:space="preserve">The possible status of this security </w:t>
      </w:r>
      <w:r w:rsidR="00FA5006">
        <w:t>feature</w:t>
      </w:r>
      <w:r>
        <w:t xml:space="preserve"> could be: </w:t>
      </w:r>
    </w:p>
    <w:p w14:paraId="04564506" w14:textId="7277DABE" w:rsidR="005A74A9" w:rsidRDefault="005A74A9" w:rsidP="005A74A9">
      <w:pPr>
        <w:pStyle w:val="BodyText"/>
        <w:numPr>
          <w:ilvl w:val="1"/>
          <w:numId w:val="18"/>
        </w:numPr>
      </w:pPr>
      <w:r>
        <w:t>the terminal has the capability to conduct false base station detection;</w:t>
      </w:r>
    </w:p>
    <w:p w14:paraId="1E102C25" w14:textId="7CA2A495" w:rsidR="00E07BAC" w:rsidRDefault="005A74A9" w:rsidP="005A74A9">
      <w:pPr>
        <w:pStyle w:val="BodyText"/>
        <w:numPr>
          <w:ilvl w:val="1"/>
          <w:numId w:val="18"/>
        </w:numPr>
      </w:pPr>
      <w:r>
        <w:t>the terminal does not have the capability to conduct false base station detection</w:t>
      </w:r>
      <w:r w:rsidR="00A355B0">
        <w:t>.</w:t>
      </w:r>
    </w:p>
    <w:p w14:paraId="2A1E1911" w14:textId="25DF02AE" w:rsidR="00DA7825" w:rsidRDefault="00A355B0">
      <w:pPr>
        <w:pStyle w:val="BodyText"/>
        <w:numPr>
          <w:ilvl w:val="0"/>
          <w:numId w:val="18"/>
        </w:numPr>
      </w:pPr>
      <w:r>
        <w:rPr>
          <w:i/>
          <w:iCs/>
        </w:rPr>
        <w:t xml:space="preserve">Security state of Wi-Fi access point (AP) </w:t>
      </w:r>
      <w:r>
        <w:t xml:space="preserve">is to check if the Wi-Fi AP the terminal connecting to is a secure one or rogue one, and also check if the Wi-Fi AP supports WPA2 (Wi-Fi Protected Access II) or WPA3. </w:t>
      </w:r>
      <w:r w:rsidR="00FD6B9E">
        <w:t xml:space="preserve">The possible status of this security </w:t>
      </w:r>
      <w:r w:rsidR="00FA5006">
        <w:t>feature</w:t>
      </w:r>
      <w:r>
        <w:t xml:space="preserve"> could be: </w:t>
      </w:r>
    </w:p>
    <w:p w14:paraId="1E345846" w14:textId="1CA0A765" w:rsidR="00DA7825" w:rsidRDefault="00A355B0" w:rsidP="00DA7825">
      <w:pPr>
        <w:pStyle w:val="BodyText"/>
        <w:numPr>
          <w:ilvl w:val="1"/>
          <w:numId w:val="18"/>
        </w:numPr>
      </w:pPr>
      <w:r>
        <w:t>the terminal is connecting to a secure AP with supporting at least WPA2</w:t>
      </w:r>
      <w:r w:rsidR="00DA7825">
        <w:t>;</w:t>
      </w:r>
    </w:p>
    <w:p w14:paraId="6D7A4FF8" w14:textId="5A4294DF" w:rsidR="00E07BAC" w:rsidRDefault="00A355B0" w:rsidP="00E839D7">
      <w:pPr>
        <w:pStyle w:val="BodyText"/>
        <w:numPr>
          <w:ilvl w:val="1"/>
          <w:numId w:val="18"/>
        </w:numPr>
      </w:pPr>
      <w:r>
        <w:t>the terminal is connecting to a rogue AP, or the AP does not support WPA2 or WPA3.</w:t>
      </w:r>
    </w:p>
    <w:p w14:paraId="7683C735" w14:textId="77768AE0" w:rsidR="00DA7825" w:rsidRDefault="00A355B0">
      <w:pPr>
        <w:pStyle w:val="BodyText"/>
        <w:numPr>
          <w:ilvl w:val="0"/>
          <w:numId w:val="18"/>
        </w:numPr>
      </w:pPr>
      <w:r>
        <w:rPr>
          <w:i/>
          <w:iCs/>
        </w:rPr>
        <w:lastRenderedPageBreak/>
        <w:t>Protected communication</w:t>
      </w:r>
      <w:r>
        <w:t xml:space="preserve"> is to provide strong cryptographic protection of data transmitted over the networks (e.g., TLS, IPsec) to mitigate unauthorized disclosure or modification. </w:t>
      </w:r>
      <w:r w:rsidR="00FD6B9E">
        <w:t xml:space="preserve">The possible status of this security </w:t>
      </w:r>
      <w:r w:rsidR="00FA5006">
        <w:t>feature</w:t>
      </w:r>
      <w:r>
        <w:t xml:space="preserve"> could be: </w:t>
      </w:r>
    </w:p>
    <w:p w14:paraId="761B3A0D" w14:textId="4DD47FE1" w:rsidR="00DA7825" w:rsidRDefault="00A355B0" w:rsidP="00DA7825">
      <w:pPr>
        <w:pStyle w:val="BodyText"/>
        <w:numPr>
          <w:ilvl w:val="1"/>
          <w:numId w:val="18"/>
        </w:numPr>
      </w:pPr>
      <w:r>
        <w:t>protected communication is supported</w:t>
      </w:r>
      <w:r w:rsidR="00DA7825">
        <w:t>;</w:t>
      </w:r>
    </w:p>
    <w:p w14:paraId="085AD6B5" w14:textId="6C3ABEC4" w:rsidR="00E07BAC" w:rsidRDefault="00DA7825" w:rsidP="00E839D7">
      <w:pPr>
        <w:pStyle w:val="BodyText"/>
        <w:numPr>
          <w:ilvl w:val="1"/>
          <w:numId w:val="18"/>
        </w:numPr>
      </w:pPr>
      <w:r>
        <w:t>protected communication is not supported</w:t>
      </w:r>
      <w:r w:rsidR="00A355B0">
        <w:t>.</w:t>
      </w:r>
    </w:p>
    <w:p w14:paraId="580E2B14" w14:textId="19BAA006" w:rsidR="00DA7825" w:rsidRDefault="00A355B0">
      <w:pPr>
        <w:pStyle w:val="BodyText"/>
        <w:numPr>
          <w:ilvl w:val="0"/>
          <w:numId w:val="18"/>
        </w:numPr>
      </w:pPr>
      <w:r>
        <w:rPr>
          <w:i/>
          <w:iCs/>
        </w:rPr>
        <w:t xml:space="preserve">SMS verification code encryption </w:t>
      </w:r>
      <w:r>
        <w:t xml:space="preserve">is to encrypt the SMS verification code sent to the user from the server, as a kind of two-factor authentication, in order to make mobile application services (e.g., mobile banking, mobile payment) more secure and to reduce fraud. </w:t>
      </w:r>
      <w:r w:rsidR="00FD6B9E">
        <w:t xml:space="preserve">The possible status of this security </w:t>
      </w:r>
      <w:r w:rsidR="00FA5006">
        <w:t>feature</w:t>
      </w:r>
      <w:r>
        <w:t xml:space="preserve"> could be: </w:t>
      </w:r>
    </w:p>
    <w:p w14:paraId="1C2A2052" w14:textId="5B11DA5B" w:rsidR="00DA7825" w:rsidRDefault="00A355B0" w:rsidP="00DA7825">
      <w:pPr>
        <w:pStyle w:val="BodyText"/>
        <w:numPr>
          <w:ilvl w:val="1"/>
          <w:numId w:val="18"/>
        </w:numPr>
      </w:pPr>
      <w:r>
        <w:t>SMS verification code encryption is supported</w:t>
      </w:r>
      <w:r w:rsidR="00DA7825">
        <w:t>;</w:t>
      </w:r>
    </w:p>
    <w:p w14:paraId="1FEB89BD" w14:textId="56F2BDCF" w:rsidR="00E07BAC" w:rsidRDefault="00DA7825" w:rsidP="00E839D7">
      <w:pPr>
        <w:pStyle w:val="BodyText"/>
        <w:numPr>
          <w:ilvl w:val="1"/>
          <w:numId w:val="18"/>
        </w:numPr>
      </w:pPr>
      <w:r>
        <w:t>SMS verification code encryption is not supported</w:t>
      </w:r>
      <w:r w:rsidR="00A355B0">
        <w:t>.</w:t>
      </w:r>
    </w:p>
    <w:p w14:paraId="1A26F3D9" w14:textId="2799C858" w:rsidR="00DA7825" w:rsidRDefault="00A355B0">
      <w:pPr>
        <w:pStyle w:val="ListParagraph"/>
        <w:numPr>
          <w:ilvl w:val="0"/>
          <w:numId w:val="18"/>
        </w:numPr>
      </w:pPr>
      <w:r>
        <w:rPr>
          <w:i/>
          <w:iCs/>
        </w:rPr>
        <w:t>DNS (Domain Name System) encryption</w:t>
      </w:r>
      <w:r>
        <w:t xml:space="preserve"> is </w:t>
      </w:r>
      <w:del w:id="49" w:author="ADG TS" w:date="2023-06-02T11:35:00Z">
        <w:r w:rsidDel="002D1ADC">
          <w:delText xml:space="preserve">t </w:delText>
        </w:r>
      </w:del>
      <w:r>
        <w:t xml:space="preserve">to encrypt DNS messages and to make snoopers much harder to look into the DNS messages, or to corrupt them in transit. Two mechanisms are available for encrypting DNS, i.e., DoT (DNS over TLS) and DoH (DNS over HTTPS). It will further enhance user privacy. </w:t>
      </w:r>
      <w:r w:rsidR="00FD6B9E">
        <w:t xml:space="preserve">The possible status of this security </w:t>
      </w:r>
      <w:r w:rsidR="00FA5006">
        <w:t>feature</w:t>
      </w:r>
      <w:r>
        <w:t xml:space="preserve"> could be: </w:t>
      </w:r>
    </w:p>
    <w:p w14:paraId="1E0C7FCB" w14:textId="79D5FDB3" w:rsidR="00DA7825" w:rsidRDefault="00A355B0" w:rsidP="00DA7825">
      <w:pPr>
        <w:pStyle w:val="ListParagraph"/>
        <w:numPr>
          <w:ilvl w:val="1"/>
          <w:numId w:val="18"/>
        </w:numPr>
      </w:pPr>
      <w:r>
        <w:t>DNS encryption is supported</w:t>
      </w:r>
      <w:r w:rsidR="00DA7825">
        <w:t>;</w:t>
      </w:r>
    </w:p>
    <w:p w14:paraId="2A0FE30A" w14:textId="621D4081" w:rsidR="00E07BAC" w:rsidRDefault="00DA7825" w:rsidP="00E839D7">
      <w:pPr>
        <w:pStyle w:val="ListParagraph"/>
        <w:numPr>
          <w:ilvl w:val="1"/>
          <w:numId w:val="18"/>
        </w:numPr>
        <w:rPr>
          <w:ins w:id="50" w:author="ADG TS" w:date="2023-06-02T11:34:00Z"/>
        </w:rPr>
      </w:pPr>
      <w:r>
        <w:t>DNS encryption is not supported</w:t>
      </w:r>
      <w:ins w:id="51" w:author="ADG TS" w:date="2023-06-02T11:39:00Z">
        <w:r w:rsidR="00D70E3C">
          <w:t>;</w:t>
        </w:r>
      </w:ins>
      <w:del w:id="52" w:author="ADG TS" w:date="2023-06-02T11:39:00Z">
        <w:r w:rsidR="00A355B0" w:rsidDel="00D70E3C">
          <w:delText>.</w:delText>
        </w:r>
      </w:del>
    </w:p>
    <w:p w14:paraId="013D456E" w14:textId="77777777" w:rsidR="00B107DF" w:rsidRDefault="00B107DF">
      <w:pPr>
        <w:pStyle w:val="ListParagraph"/>
        <w:ind w:left="840"/>
        <w:jc w:val="both"/>
        <w:rPr>
          <w:ins w:id="53" w:author="ADG TS" w:date="2023-06-02T11:34:00Z"/>
        </w:rPr>
        <w:pPrChange w:id="54" w:author="ADG TS" w:date="2023-06-02T11:45:00Z">
          <w:pPr>
            <w:pStyle w:val="ListParagraph"/>
            <w:numPr>
              <w:ilvl w:val="1"/>
              <w:numId w:val="18"/>
            </w:numPr>
            <w:ind w:left="840" w:hanging="420"/>
          </w:pPr>
        </w:pPrChange>
      </w:pPr>
    </w:p>
    <w:p w14:paraId="3A9E8C67" w14:textId="27F8D626" w:rsidR="00B107DF" w:rsidRPr="00D70E3C" w:rsidRDefault="00B107DF">
      <w:pPr>
        <w:pStyle w:val="ListParagraph"/>
        <w:numPr>
          <w:ilvl w:val="0"/>
          <w:numId w:val="18"/>
        </w:numPr>
        <w:jc w:val="both"/>
        <w:rPr>
          <w:ins w:id="55" w:author="ADG TS" w:date="2023-06-02T11:39:00Z"/>
          <w:i/>
          <w:iCs/>
          <w:rPrChange w:id="56" w:author="ADG TS" w:date="2023-06-02T11:39:00Z">
            <w:rPr>
              <w:ins w:id="57" w:author="ADG TS" w:date="2023-06-02T11:39:00Z"/>
            </w:rPr>
          </w:rPrChange>
        </w:rPr>
        <w:pPrChange w:id="58" w:author="ADG TS" w:date="2023-06-02T11:45:00Z">
          <w:pPr>
            <w:pStyle w:val="ListParagraph"/>
            <w:numPr>
              <w:ilvl w:val="1"/>
              <w:numId w:val="18"/>
            </w:numPr>
            <w:ind w:left="840" w:hanging="420"/>
          </w:pPr>
        </w:pPrChange>
      </w:pPr>
      <w:ins w:id="59" w:author="ADG TS" w:date="2023-06-02T11:34:00Z">
        <w:r>
          <w:t xml:space="preserve">  </w:t>
        </w:r>
        <w:r w:rsidRPr="002D1ADC">
          <w:rPr>
            <w:i/>
            <w:iCs/>
            <w:rPrChange w:id="60" w:author="ADG TS" w:date="2023-06-02T11:35:00Z">
              <w:rPr/>
            </w:rPrChange>
          </w:rPr>
          <w:t>Secure</w:t>
        </w:r>
        <w:r w:rsidR="002D1ADC" w:rsidRPr="002D1ADC">
          <w:rPr>
            <w:i/>
            <w:iCs/>
            <w:rPrChange w:id="61" w:author="ADG TS" w:date="2023-06-02T11:35:00Z">
              <w:rPr/>
            </w:rPrChange>
          </w:rPr>
          <w:t xml:space="preserve"> Wi-Fi or VPN credential Management</w:t>
        </w:r>
      </w:ins>
      <w:ins w:id="62" w:author="ADG TS" w:date="2023-06-02T11:35:00Z">
        <w:r w:rsidR="002D1ADC">
          <w:rPr>
            <w:i/>
            <w:iCs/>
          </w:rPr>
          <w:t xml:space="preserve"> </w:t>
        </w:r>
        <w:r w:rsidR="002D1ADC">
          <w:t>i</w:t>
        </w:r>
        <w:r w:rsidR="00D70E3C">
          <w:t xml:space="preserve">s to prevent </w:t>
        </w:r>
      </w:ins>
      <w:ins w:id="63" w:author="ADG TS" w:date="2023-06-02T11:39:00Z">
        <w:r w:rsidR="00D70E3C">
          <w:t>the theft</w:t>
        </w:r>
      </w:ins>
      <w:ins w:id="64" w:author="ADG TS" w:date="2023-06-02T11:35:00Z">
        <w:r w:rsidR="00D70E3C">
          <w:t xml:space="preserve"> of authentication keys and certificates </w:t>
        </w:r>
      </w:ins>
      <w:ins w:id="65" w:author="ADG TS" w:date="2023-06-02T11:36:00Z">
        <w:r w:rsidR="00D70E3C">
          <w:t>from attacker to access Wi-Fi or TLS credentials.</w:t>
        </w:r>
      </w:ins>
      <w:ins w:id="66" w:author="ADG TS" w:date="2023-06-02T11:45:00Z">
        <w:r w:rsidR="008C532E" w:rsidRPr="008C532E">
          <w:t xml:space="preserve"> </w:t>
        </w:r>
        <w:r w:rsidR="008C532E">
          <w:t>The possible status of this security feature could be:</w:t>
        </w:r>
      </w:ins>
    </w:p>
    <w:p w14:paraId="4A737F93" w14:textId="6CADE735" w:rsidR="00D70E3C" w:rsidRDefault="00D70E3C">
      <w:pPr>
        <w:pStyle w:val="ListParagraph"/>
        <w:numPr>
          <w:ilvl w:val="1"/>
          <w:numId w:val="18"/>
        </w:numPr>
        <w:jc w:val="both"/>
        <w:rPr>
          <w:ins w:id="67" w:author="ADG TS" w:date="2023-06-02T11:39:00Z"/>
        </w:rPr>
        <w:pPrChange w:id="68" w:author="ADG TS" w:date="2023-06-02T11:45:00Z">
          <w:pPr>
            <w:pStyle w:val="ListParagraph"/>
            <w:numPr>
              <w:ilvl w:val="1"/>
              <w:numId w:val="18"/>
            </w:numPr>
            <w:ind w:left="840" w:hanging="420"/>
          </w:pPr>
        </w:pPrChange>
      </w:pPr>
      <w:ins w:id="69" w:author="ADG TS" w:date="2023-06-02T11:43:00Z">
        <w:r>
          <w:t>VPN credential management is</w:t>
        </w:r>
      </w:ins>
      <w:ins w:id="70" w:author="ADG TS" w:date="2023-06-02T11:39:00Z">
        <w:r>
          <w:t xml:space="preserve"> supported;</w:t>
        </w:r>
      </w:ins>
    </w:p>
    <w:p w14:paraId="4BF1FAF3" w14:textId="1A8FBB72" w:rsidR="00D70E3C" w:rsidRDefault="00D70E3C">
      <w:pPr>
        <w:pStyle w:val="ListParagraph"/>
        <w:numPr>
          <w:ilvl w:val="1"/>
          <w:numId w:val="18"/>
        </w:numPr>
        <w:jc w:val="both"/>
        <w:rPr>
          <w:ins w:id="71" w:author="ADG TS" w:date="2023-06-02T11:44:00Z"/>
        </w:rPr>
        <w:pPrChange w:id="72" w:author="ADG TS" w:date="2023-06-02T11:45:00Z">
          <w:pPr>
            <w:pStyle w:val="ListParagraph"/>
            <w:numPr>
              <w:ilvl w:val="1"/>
              <w:numId w:val="18"/>
            </w:numPr>
            <w:ind w:left="840" w:hanging="420"/>
          </w:pPr>
        </w:pPrChange>
      </w:pPr>
      <w:ins w:id="73" w:author="ADG TS" w:date="2023-06-02T11:43:00Z">
        <w:r>
          <w:t>VPN credential management is</w:t>
        </w:r>
      </w:ins>
      <w:ins w:id="74" w:author="ADG TS" w:date="2023-06-02T11:39:00Z">
        <w:r>
          <w:t xml:space="preserve"> not supported;</w:t>
        </w:r>
      </w:ins>
    </w:p>
    <w:p w14:paraId="1716B725" w14:textId="77777777" w:rsidR="0043144C" w:rsidRDefault="0043144C">
      <w:pPr>
        <w:pStyle w:val="ListParagraph"/>
        <w:ind w:left="840"/>
        <w:jc w:val="both"/>
        <w:rPr>
          <w:ins w:id="75" w:author="ADG TS" w:date="2023-06-02T11:43:00Z"/>
        </w:rPr>
        <w:pPrChange w:id="76" w:author="ADG TS" w:date="2023-06-02T11:45:00Z">
          <w:pPr>
            <w:pStyle w:val="ListParagraph"/>
            <w:numPr>
              <w:ilvl w:val="1"/>
              <w:numId w:val="18"/>
            </w:numPr>
            <w:ind w:left="840" w:hanging="420"/>
          </w:pPr>
        </w:pPrChange>
      </w:pPr>
    </w:p>
    <w:p w14:paraId="0F9B85D3" w14:textId="30014DC7" w:rsidR="0043144C" w:rsidRPr="0043144C" w:rsidRDefault="0043144C">
      <w:pPr>
        <w:pStyle w:val="ListParagraph"/>
        <w:numPr>
          <w:ilvl w:val="0"/>
          <w:numId w:val="18"/>
        </w:numPr>
        <w:jc w:val="both"/>
        <w:rPr>
          <w:ins w:id="77" w:author="ADG TS" w:date="2023-06-02T11:39:00Z"/>
          <w:i/>
          <w:iCs/>
          <w:rPrChange w:id="78" w:author="ADG TS" w:date="2023-06-02T11:44:00Z">
            <w:rPr>
              <w:ins w:id="79" w:author="ADG TS" w:date="2023-06-02T11:39:00Z"/>
            </w:rPr>
          </w:rPrChange>
        </w:rPr>
        <w:pPrChange w:id="80" w:author="ADG TS" w:date="2023-06-02T11:45:00Z">
          <w:pPr>
            <w:pStyle w:val="ListParagraph"/>
            <w:numPr>
              <w:ilvl w:val="1"/>
              <w:numId w:val="18"/>
            </w:numPr>
            <w:ind w:left="840" w:hanging="420"/>
          </w:pPr>
        </w:pPrChange>
      </w:pPr>
      <w:ins w:id="81" w:author="ADG TS" w:date="2023-06-02T11:43:00Z">
        <w:r w:rsidRPr="0043144C">
          <w:rPr>
            <w:i/>
            <w:iCs/>
            <w:rPrChange w:id="82" w:author="ADG TS" w:date="2023-06-02T11:44:00Z">
              <w:rPr/>
            </w:rPrChange>
          </w:rPr>
          <w:t>Baseband and Communication Module Protection</w:t>
        </w:r>
      </w:ins>
      <w:ins w:id="83" w:author="ADG TS" w:date="2023-06-02T11:44:00Z">
        <w:r>
          <w:rPr>
            <w:i/>
            <w:iCs/>
          </w:rPr>
          <w:t xml:space="preserve"> </w:t>
        </w:r>
        <w:r>
          <w:t>is to manage Network connections and isolate from main processor that run device primary operating system and SIM</w:t>
        </w:r>
      </w:ins>
      <w:ins w:id="84" w:author="ADG TS" w:date="2023-06-02T11:45:00Z">
        <w:r w:rsidR="008C532E">
          <w:t>. The possible status of this security feature could be:</w:t>
        </w:r>
      </w:ins>
    </w:p>
    <w:p w14:paraId="50577AFE" w14:textId="553A50C5" w:rsidR="0043144C" w:rsidRDefault="008C532E">
      <w:pPr>
        <w:pStyle w:val="ListParagraph"/>
        <w:numPr>
          <w:ilvl w:val="1"/>
          <w:numId w:val="18"/>
        </w:numPr>
        <w:jc w:val="both"/>
        <w:rPr>
          <w:ins w:id="85" w:author="ADG TS" w:date="2023-06-02T11:46:00Z"/>
          <w:i/>
          <w:iCs/>
        </w:rPr>
        <w:pPrChange w:id="86" w:author="ADG TS" w:date="2023-06-02T11:46:00Z">
          <w:pPr>
            <w:pStyle w:val="ListParagraph"/>
            <w:numPr>
              <w:ilvl w:val="1"/>
              <w:numId w:val="18"/>
            </w:numPr>
            <w:ind w:left="840" w:hanging="420"/>
          </w:pPr>
        </w:pPrChange>
      </w:pPr>
      <w:ins w:id="87" w:author="ADG TS" w:date="2023-06-02T11:46:00Z">
        <w:r>
          <w:rPr>
            <w:i/>
            <w:iCs/>
          </w:rPr>
          <w:t>Dedicated hardware base implementation in order to isolate from main operating system is supported</w:t>
        </w:r>
      </w:ins>
    </w:p>
    <w:p w14:paraId="6BF76868" w14:textId="409A3E51" w:rsidR="008C532E" w:rsidRDefault="008C532E" w:rsidP="008C532E">
      <w:pPr>
        <w:pStyle w:val="ListParagraph"/>
        <w:numPr>
          <w:ilvl w:val="1"/>
          <w:numId w:val="18"/>
        </w:numPr>
        <w:jc w:val="both"/>
        <w:rPr>
          <w:ins w:id="88" w:author="ADG TS" w:date="2023-06-02T11:46:00Z"/>
          <w:i/>
          <w:iCs/>
        </w:rPr>
      </w:pPr>
      <w:ins w:id="89" w:author="ADG TS" w:date="2023-06-02T11:46:00Z">
        <w:r>
          <w:rPr>
            <w:i/>
            <w:iCs/>
          </w:rPr>
          <w:t>Dedicated hardware base implementation in order to isolate from main operating system is not supported</w:t>
        </w:r>
      </w:ins>
    </w:p>
    <w:p w14:paraId="37550796" w14:textId="77777777" w:rsidR="008C532E" w:rsidRPr="0043144C" w:rsidRDefault="008C532E">
      <w:pPr>
        <w:pStyle w:val="ListParagraph"/>
        <w:ind w:left="840"/>
        <w:jc w:val="both"/>
        <w:rPr>
          <w:i/>
          <w:iCs/>
          <w:rPrChange w:id="90" w:author="ADG TS" w:date="2023-06-02T11:43:00Z">
            <w:rPr/>
          </w:rPrChange>
        </w:rPr>
        <w:pPrChange w:id="91" w:author="ADG TS" w:date="2023-06-02T11:46:00Z">
          <w:pPr>
            <w:pStyle w:val="ListParagraph"/>
            <w:numPr>
              <w:ilvl w:val="1"/>
              <w:numId w:val="18"/>
            </w:numPr>
            <w:ind w:left="840" w:hanging="420"/>
          </w:pPr>
        </w:pPrChange>
      </w:pPr>
    </w:p>
    <w:p w14:paraId="3E85C622" w14:textId="25D96C5A" w:rsidR="00E07BAC" w:rsidRDefault="00A355B0">
      <w:pPr>
        <w:rPr>
          <w:lang w:eastAsia="en-US"/>
        </w:rPr>
      </w:pPr>
      <w:r>
        <w:rPr>
          <w:lang w:eastAsia="en-US"/>
        </w:rPr>
        <w:t xml:space="preserve">Communication security </w:t>
      </w:r>
      <w:r w:rsidR="00FA5006">
        <w:rPr>
          <w:lang w:eastAsia="en-US"/>
        </w:rPr>
        <w:t>feature</w:t>
      </w:r>
      <w:r>
        <w:rPr>
          <w:lang w:eastAsia="en-US"/>
        </w:rPr>
        <w:t>s are summarized in Table 3.</w:t>
      </w:r>
    </w:p>
    <w:p w14:paraId="2D0ED57A" w14:textId="211E83A0" w:rsidR="00E07BAC" w:rsidRDefault="00A355B0">
      <w:pPr>
        <w:jc w:val="center"/>
        <w:rPr>
          <w:lang w:eastAsia="en-US"/>
        </w:rPr>
      </w:pPr>
      <w:r>
        <w:rPr>
          <w:rFonts w:hint="eastAsia"/>
          <w:lang w:eastAsia="en-US"/>
        </w:rPr>
        <w:t>T</w:t>
      </w:r>
      <w:r>
        <w:rPr>
          <w:lang w:eastAsia="en-US"/>
        </w:rPr>
        <w:t xml:space="preserve">able 3 – Communication security </w:t>
      </w:r>
      <w:r w:rsidR="00FA5006">
        <w:rPr>
          <w:lang w:eastAsia="en-US"/>
        </w:rPr>
        <w:t>feature</w:t>
      </w:r>
      <w:r>
        <w:rPr>
          <w:lang w:eastAsia="en-US"/>
        </w:rPr>
        <w:t xml:space="preserve">s with possible </w:t>
      </w:r>
      <w:r w:rsidR="002354E3">
        <w:rPr>
          <w:lang w:eastAsia="en-US"/>
        </w:rPr>
        <w:t>status</w:t>
      </w:r>
    </w:p>
    <w:tbl>
      <w:tblPr>
        <w:tblStyle w:val="TableGrid"/>
        <w:tblW w:w="0" w:type="auto"/>
        <w:jc w:val="center"/>
        <w:tblLook w:val="04A0" w:firstRow="1" w:lastRow="0" w:firstColumn="1" w:lastColumn="0" w:noHBand="0" w:noVBand="1"/>
      </w:tblPr>
      <w:tblGrid>
        <w:gridCol w:w="2547"/>
        <w:gridCol w:w="6673"/>
      </w:tblGrid>
      <w:tr w:rsidR="00D00BA6" w14:paraId="61F41EBF" w14:textId="77777777" w:rsidTr="00BF7BC0">
        <w:trPr>
          <w:jc w:val="center"/>
        </w:trPr>
        <w:tc>
          <w:tcPr>
            <w:tcW w:w="2547" w:type="dxa"/>
          </w:tcPr>
          <w:p w14:paraId="2D207BF8" w14:textId="2AAC5D2E" w:rsidR="00D00BA6" w:rsidRDefault="00D00BA6">
            <w:pPr>
              <w:pStyle w:val="NormalWeb"/>
              <w:shd w:val="clear" w:color="auto" w:fill="FFFFFF"/>
              <w:rPr>
                <w:lang w:val="en-US" w:eastAsia="zh-CN"/>
              </w:rPr>
            </w:pPr>
            <w:r>
              <w:rPr>
                <w:rFonts w:hint="eastAsia"/>
                <w:b/>
                <w:bCs/>
                <w:sz w:val="20"/>
                <w:szCs w:val="20"/>
                <w:lang w:eastAsia="en-US"/>
              </w:rPr>
              <w:t>S</w:t>
            </w:r>
            <w:r>
              <w:rPr>
                <w:b/>
                <w:bCs/>
                <w:sz w:val="20"/>
                <w:szCs w:val="20"/>
                <w:lang w:eastAsia="en-US"/>
              </w:rPr>
              <w:t xml:space="preserve">ecurity </w:t>
            </w:r>
            <w:r w:rsidR="00FA5006">
              <w:rPr>
                <w:b/>
                <w:bCs/>
                <w:sz w:val="20"/>
                <w:szCs w:val="20"/>
                <w:lang w:eastAsia="en-US"/>
              </w:rPr>
              <w:t>feature</w:t>
            </w:r>
            <w:r>
              <w:rPr>
                <w:b/>
                <w:bCs/>
                <w:sz w:val="20"/>
                <w:szCs w:val="20"/>
                <w:lang w:eastAsia="en-US"/>
              </w:rPr>
              <w:t xml:space="preserve"> name</w:t>
            </w:r>
          </w:p>
        </w:tc>
        <w:tc>
          <w:tcPr>
            <w:tcW w:w="6673" w:type="dxa"/>
          </w:tcPr>
          <w:p w14:paraId="524099FB" w14:textId="77777777" w:rsidR="00D00BA6" w:rsidRDefault="00D00BA6">
            <w:pPr>
              <w:jc w:val="center"/>
              <w:rPr>
                <w:b/>
                <w:bCs/>
                <w:sz w:val="20"/>
                <w:szCs w:val="20"/>
                <w:lang w:eastAsia="en-US"/>
              </w:rPr>
            </w:pPr>
            <w:r>
              <w:rPr>
                <w:rFonts w:hint="eastAsia"/>
                <w:b/>
                <w:bCs/>
                <w:sz w:val="20"/>
                <w:szCs w:val="20"/>
                <w:lang w:eastAsia="en-US"/>
              </w:rPr>
              <w:t>P</w:t>
            </w:r>
            <w:r>
              <w:rPr>
                <w:b/>
                <w:bCs/>
                <w:sz w:val="20"/>
                <w:szCs w:val="20"/>
                <w:lang w:eastAsia="en-US"/>
              </w:rPr>
              <w:t>ossible status</w:t>
            </w:r>
          </w:p>
        </w:tc>
      </w:tr>
      <w:tr w:rsidR="00D00BA6" w14:paraId="3ADBF144" w14:textId="77777777" w:rsidTr="00BF7BC0">
        <w:trPr>
          <w:jc w:val="center"/>
        </w:trPr>
        <w:tc>
          <w:tcPr>
            <w:tcW w:w="2547" w:type="dxa"/>
          </w:tcPr>
          <w:p w14:paraId="6D4C66F1" w14:textId="77777777" w:rsidR="00D00BA6" w:rsidRDefault="00D00BA6">
            <w:pPr>
              <w:rPr>
                <w:sz w:val="20"/>
                <w:szCs w:val="20"/>
                <w:lang w:eastAsia="en-US"/>
              </w:rPr>
            </w:pPr>
            <w:r>
              <w:rPr>
                <w:i/>
                <w:iCs/>
                <w:sz w:val="20"/>
                <w:szCs w:val="20"/>
              </w:rPr>
              <w:t>False base station detection</w:t>
            </w:r>
          </w:p>
        </w:tc>
        <w:tc>
          <w:tcPr>
            <w:tcW w:w="6673" w:type="dxa"/>
          </w:tcPr>
          <w:p w14:paraId="3EFC9A16" w14:textId="3C4E67BC" w:rsidR="005A74A9" w:rsidRPr="005A74A9" w:rsidRDefault="005A74A9" w:rsidP="005A74A9">
            <w:pPr>
              <w:pStyle w:val="ListParagraph"/>
              <w:numPr>
                <w:ilvl w:val="0"/>
                <w:numId w:val="16"/>
              </w:numPr>
              <w:ind w:left="179" w:hanging="179"/>
              <w:rPr>
                <w:sz w:val="20"/>
                <w:szCs w:val="20"/>
              </w:rPr>
            </w:pPr>
            <w:r w:rsidRPr="005A74A9">
              <w:rPr>
                <w:sz w:val="20"/>
                <w:szCs w:val="20"/>
              </w:rPr>
              <w:t xml:space="preserve">the </w:t>
            </w:r>
            <w:r>
              <w:rPr>
                <w:sz w:val="20"/>
                <w:szCs w:val="20"/>
              </w:rPr>
              <w:t xml:space="preserve">terminal has the </w:t>
            </w:r>
            <w:r w:rsidRPr="005A74A9">
              <w:rPr>
                <w:sz w:val="20"/>
                <w:szCs w:val="20"/>
              </w:rPr>
              <w:t xml:space="preserve">capability </w:t>
            </w:r>
            <w:r>
              <w:rPr>
                <w:sz w:val="20"/>
                <w:szCs w:val="20"/>
              </w:rPr>
              <w:t>to conduct</w:t>
            </w:r>
            <w:r w:rsidRPr="005A74A9">
              <w:rPr>
                <w:sz w:val="20"/>
                <w:szCs w:val="20"/>
              </w:rPr>
              <w:t xml:space="preserve"> false base station detection</w:t>
            </w:r>
          </w:p>
          <w:p w14:paraId="15B3BE3B" w14:textId="2A28E5F1" w:rsidR="00D00BA6" w:rsidRDefault="005A74A9" w:rsidP="005A74A9">
            <w:pPr>
              <w:pStyle w:val="ListParagraph"/>
              <w:numPr>
                <w:ilvl w:val="0"/>
                <w:numId w:val="16"/>
              </w:numPr>
              <w:ind w:left="179" w:hanging="179"/>
              <w:rPr>
                <w:sz w:val="20"/>
                <w:szCs w:val="20"/>
                <w:lang w:eastAsia="en-US"/>
              </w:rPr>
            </w:pPr>
            <w:r w:rsidRPr="005A74A9">
              <w:rPr>
                <w:sz w:val="20"/>
                <w:szCs w:val="20"/>
              </w:rPr>
              <w:t xml:space="preserve">the </w:t>
            </w:r>
            <w:r>
              <w:rPr>
                <w:sz w:val="20"/>
                <w:szCs w:val="20"/>
              </w:rPr>
              <w:t xml:space="preserve">terminal does not have the </w:t>
            </w:r>
            <w:r w:rsidRPr="005A74A9">
              <w:rPr>
                <w:sz w:val="20"/>
                <w:szCs w:val="20"/>
              </w:rPr>
              <w:t xml:space="preserve">capability </w:t>
            </w:r>
            <w:r>
              <w:rPr>
                <w:sz w:val="20"/>
                <w:szCs w:val="20"/>
              </w:rPr>
              <w:t>to conduct</w:t>
            </w:r>
            <w:r w:rsidRPr="005A74A9">
              <w:rPr>
                <w:sz w:val="20"/>
                <w:szCs w:val="20"/>
              </w:rPr>
              <w:t xml:space="preserve"> false base station detection</w:t>
            </w:r>
          </w:p>
        </w:tc>
      </w:tr>
      <w:tr w:rsidR="00D00BA6" w14:paraId="03F788E4" w14:textId="77777777" w:rsidTr="00BF7BC0">
        <w:trPr>
          <w:jc w:val="center"/>
        </w:trPr>
        <w:tc>
          <w:tcPr>
            <w:tcW w:w="2547" w:type="dxa"/>
          </w:tcPr>
          <w:p w14:paraId="22C39C31" w14:textId="77777777" w:rsidR="00D00BA6" w:rsidRDefault="00D00BA6">
            <w:pPr>
              <w:rPr>
                <w:sz w:val="20"/>
                <w:szCs w:val="20"/>
                <w:lang w:eastAsia="en-US"/>
              </w:rPr>
            </w:pPr>
            <w:r>
              <w:rPr>
                <w:i/>
                <w:iCs/>
                <w:sz w:val="20"/>
                <w:szCs w:val="20"/>
              </w:rPr>
              <w:t>Security state of Wi-Fi access point (AP)</w:t>
            </w:r>
          </w:p>
        </w:tc>
        <w:tc>
          <w:tcPr>
            <w:tcW w:w="6673" w:type="dxa"/>
          </w:tcPr>
          <w:p w14:paraId="454BB926" w14:textId="77777777" w:rsidR="00D00BA6" w:rsidRDefault="00D00BA6">
            <w:pPr>
              <w:pStyle w:val="ListParagraph"/>
              <w:numPr>
                <w:ilvl w:val="0"/>
                <w:numId w:val="16"/>
              </w:numPr>
              <w:ind w:left="175" w:hanging="175"/>
              <w:rPr>
                <w:sz w:val="20"/>
                <w:szCs w:val="20"/>
              </w:rPr>
            </w:pPr>
            <w:r>
              <w:rPr>
                <w:sz w:val="20"/>
                <w:szCs w:val="20"/>
              </w:rPr>
              <w:t>the terminal is connecting to a secure AP with supporting at least WPA2</w:t>
            </w:r>
          </w:p>
          <w:p w14:paraId="050ACD3C" w14:textId="77777777" w:rsidR="00D00BA6" w:rsidRDefault="00D00BA6">
            <w:pPr>
              <w:pStyle w:val="ListParagraph"/>
              <w:numPr>
                <w:ilvl w:val="0"/>
                <w:numId w:val="16"/>
              </w:numPr>
              <w:ind w:left="175" w:hanging="175"/>
              <w:rPr>
                <w:sz w:val="20"/>
                <w:szCs w:val="20"/>
              </w:rPr>
            </w:pPr>
            <w:r>
              <w:rPr>
                <w:sz w:val="20"/>
                <w:szCs w:val="20"/>
              </w:rPr>
              <w:t>the terminal is connecting to a rogue AP, or the AP does not support WPA2 or WPA3</w:t>
            </w:r>
          </w:p>
        </w:tc>
      </w:tr>
      <w:tr w:rsidR="00D00BA6" w14:paraId="0ED58D1D" w14:textId="77777777" w:rsidTr="00BF7BC0">
        <w:trPr>
          <w:jc w:val="center"/>
        </w:trPr>
        <w:tc>
          <w:tcPr>
            <w:tcW w:w="2547" w:type="dxa"/>
          </w:tcPr>
          <w:p w14:paraId="4A4B4E65" w14:textId="77777777" w:rsidR="00D00BA6" w:rsidRDefault="00D00BA6">
            <w:pPr>
              <w:rPr>
                <w:sz w:val="20"/>
                <w:szCs w:val="20"/>
                <w:lang w:eastAsia="en-US"/>
              </w:rPr>
            </w:pPr>
            <w:r>
              <w:rPr>
                <w:i/>
                <w:iCs/>
                <w:sz w:val="20"/>
                <w:szCs w:val="20"/>
              </w:rPr>
              <w:t>Protected communication</w:t>
            </w:r>
          </w:p>
        </w:tc>
        <w:tc>
          <w:tcPr>
            <w:tcW w:w="6673" w:type="dxa"/>
          </w:tcPr>
          <w:p w14:paraId="460B620A" w14:textId="77777777" w:rsidR="00D00BA6" w:rsidRDefault="00D00BA6">
            <w:pPr>
              <w:pStyle w:val="ListParagraph"/>
              <w:numPr>
                <w:ilvl w:val="0"/>
                <w:numId w:val="16"/>
              </w:numPr>
              <w:ind w:left="175" w:hanging="175"/>
              <w:rPr>
                <w:sz w:val="20"/>
                <w:szCs w:val="20"/>
              </w:rPr>
            </w:pPr>
            <w:r>
              <w:rPr>
                <w:sz w:val="20"/>
                <w:szCs w:val="20"/>
              </w:rPr>
              <w:t>protected communication is supported</w:t>
            </w:r>
          </w:p>
          <w:p w14:paraId="3DBD024F" w14:textId="77777777" w:rsidR="00D00BA6" w:rsidRDefault="00D00BA6">
            <w:pPr>
              <w:pStyle w:val="ListParagraph"/>
              <w:numPr>
                <w:ilvl w:val="0"/>
                <w:numId w:val="16"/>
              </w:numPr>
              <w:ind w:left="175" w:hanging="175"/>
              <w:rPr>
                <w:sz w:val="20"/>
                <w:szCs w:val="20"/>
              </w:rPr>
            </w:pPr>
            <w:r>
              <w:rPr>
                <w:sz w:val="20"/>
                <w:szCs w:val="20"/>
              </w:rPr>
              <w:t>protected communication is not supported</w:t>
            </w:r>
          </w:p>
        </w:tc>
      </w:tr>
      <w:tr w:rsidR="00D00BA6" w14:paraId="302A9EC8" w14:textId="77777777" w:rsidTr="00BF7BC0">
        <w:trPr>
          <w:jc w:val="center"/>
        </w:trPr>
        <w:tc>
          <w:tcPr>
            <w:tcW w:w="2547" w:type="dxa"/>
          </w:tcPr>
          <w:p w14:paraId="3193568C" w14:textId="77777777" w:rsidR="00D00BA6" w:rsidRDefault="00D00BA6">
            <w:pPr>
              <w:rPr>
                <w:sz w:val="20"/>
                <w:szCs w:val="20"/>
                <w:lang w:eastAsia="en-US"/>
              </w:rPr>
            </w:pPr>
            <w:r>
              <w:rPr>
                <w:i/>
                <w:iCs/>
                <w:sz w:val="20"/>
                <w:szCs w:val="20"/>
              </w:rPr>
              <w:t>SMS verification code encryption</w:t>
            </w:r>
          </w:p>
        </w:tc>
        <w:tc>
          <w:tcPr>
            <w:tcW w:w="6673" w:type="dxa"/>
          </w:tcPr>
          <w:p w14:paraId="7C6BF77F" w14:textId="77777777" w:rsidR="00D00BA6" w:rsidRDefault="00D00BA6">
            <w:pPr>
              <w:pStyle w:val="ListParagraph"/>
              <w:numPr>
                <w:ilvl w:val="0"/>
                <w:numId w:val="16"/>
              </w:numPr>
              <w:ind w:left="175" w:hanging="175"/>
              <w:rPr>
                <w:sz w:val="20"/>
                <w:szCs w:val="20"/>
              </w:rPr>
            </w:pPr>
            <w:r>
              <w:rPr>
                <w:sz w:val="20"/>
                <w:szCs w:val="20"/>
              </w:rPr>
              <w:t xml:space="preserve">SMS verification code encryption is supported </w:t>
            </w:r>
          </w:p>
          <w:p w14:paraId="5502BDA5" w14:textId="77777777" w:rsidR="00D00BA6" w:rsidRDefault="00D00BA6">
            <w:pPr>
              <w:pStyle w:val="ListParagraph"/>
              <w:numPr>
                <w:ilvl w:val="0"/>
                <w:numId w:val="16"/>
              </w:numPr>
              <w:ind w:left="175" w:hanging="175"/>
              <w:rPr>
                <w:sz w:val="20"/>
                <w:szCs w:val="20"/>
              </w:rPr>
            </w:pPr>
            <w:r>
              <w:rPr>
                <w:sz w:val="20"/>
                <w:szCs w:val="20"/>
              </w:rPr>
              <w:t>SMS verification code encryption is not supported</w:t>
            </w:r>
          </w:p>
        </w:tc>
      </w:tr>
      <w:tr w:rsidR="00D00BA6" w14:paraId="7E1F4A10" w14:textId="77777777" w:rsidTr="00BF7BC0">
        <w:trPr>
          <w:jc w:val="center"/>
        </w:trPr>
        <w:tc>
          <w:tcPr>
            <w:tcW w:w="2547" w:type="dxa"/>
          </w:tcPr>
          <w:p w14:paraId="6E1A29E2" w14:textId="77777777" w:rsidR="00D00BA6" w:rsidRDefault="00D00BA6">
            <w:pPr>
              <w:rPr>
                <w:i/>
                <w:iCs/>
                <w:sz w:val="20"/>
                <w:szCs w:val="20"/>
              </w:rPr>
            </w:pPr>
            <w:r>
              <w:rPr>
                <w:i/>
                <w:iCs/>
                <w:sz w:val="20"/>
                <w:szCs w:val="20"/>
              </w:rPr>
              <w:t>DNS (Domain Name System) encryption</w:t>
            </w:r>
          </w:p>
        </w:tc>
        <w:tc>
          <w:tcPr>
            <w:tcW w:w="6673" w:type="dxa"/>
          </w:tcPr>
          <w:p w14:paraId="7CC5AB06" w14:textId="77777777" w:rsidR="00D00BA6" w:rsidRDefault="00D00BA6">
            <w:pPr>
              <w:pStyle w:val="ListParagraph"/>
              <w:numPr>
                <w:ilvl w:val="0"/>
                <w:numId w:val="16"/>
              </w:numPr>
              <w:ind w:left="175" w:hanging="175"/>
              <w:rPr>
                <w:sz w:val="20"/>
                <w:szCs w:val="20"/>
              </w:rPr>
            </w:pPr>
            <w:r>
              <w:rPr>
                <w:sz w:val="20"/>
                <w:szCs w:val="20"/>
              </w:rPr>
              <w:t>DNS encryption is supported</w:t>
            </w:r>
          </w:p>
          <w:p w14:paraId="463F02FC" w14:textId="77777777" w:rsidR="00D00BA6" w:rsidRDefault="00D00BA6">
            <w:pPr>
              <w:pStyle w:val="ListParagraph"/>
              <w:numPr>
                <w:ilvl w:val="0"/>
                <w:numId w:val="16"/>
              </w:numPr>
              <w:ind w:left="175" w:hanging="175"/>
              <w:rPr>
                <w:sz w:val="20"/>
                <w:szCs w:val="20"/>
              </w:rPr>
            </w:pPr>
            <w:r>
              <w:rPr>
                <w:sz w:val="20"/>
                <w:szCs w:val="20"/>
              </w:rPr>
              <w:t>DNS encryption is not supported</w:t>
            </w:r>
          </w:p>
        </w:tc>
      </w:tr>
      <w:tr w:rsidR="006C7203" w14:paraId="17064373" w14:textId="77777777" w:rsidTr="00BF7BC0">
        <w:trPr>
          <w:jc w:val="center"/>
          <w:ins w:id="92" w:author="ADG TS" w:date="2023-06-02T11:51:00Z"/>
        </w:trPr>
        <w:tc>
          <w:tcPr>
            <w:tcW w:w="2547" w:type="dxa"/>
          </w:tcPr>
          <w:p w14:paraId="314B2E63" w14:textId="199EA233" w:rsidR="006C7203" w:rsidRDefault="006C7203">
            <w:pPr>
              <w:rPr>
                <w:ins w:id="93" w:author="ADG TS" w:date="2023-06-02T11:51:00Z"/>
                <w:i/>
                <w:iCs/>
                <w:sz w:val="20"/>
                <w:szCs w:val="20"/>
              </w:rPr>
            </w:pPr>
            <w:ins w:id="94" w:author="ADG TS" w:date="2023-06-02T11:51:00Z">
              <w:r w:rsidRPr="006C7203">
                <w:rPr>
                  <w:i/>
                  <w:iCs/>
                  <w:sz w:val="20"/>
                  <w:szCs w:val="20"/>
                </w:rPr>
                <w:lastRenderedPageBreak/>
                <w:t>Secure Wi-Fi or VPN credential Management</w:t>
              </w:r>
            </w:ins>
          </w:p>
        </w:tc>
        <w:tc>
          <w:tcPr>
            <w:tcW w:w="6673" w:type="dxa"/>
          </w:tcPr>
          <w:p w14:paraId="731F82E4" w14:textId="77777777" w:rsidR="006C7203" w:rsidRPr="006C7203" w:rsidRDefault="006C7203" w:rsidP="006C7203">
            <w:pPr>
              <w:pStyle w:val="ListParagraph"/>
              <w:numPr>
                <w:ilvl w:val="0"/>
                <w:numId w:val="16"/>
              </w:numPr>
              <w:rPr>
                <w:ins w:id="95" w:author="ADG TS" w:date="2023-06-02T11:51:00Z"/>
                <w:sz w:val="20"/>
                <w:szCs w:val="20"/>
              </w:rPr>
            </w:pPr>
            <w:ins w:id="96" w:author="ADG TS" w:date="2023-06-02T11:51:00Z">
              <w:r w:rsidRPr="006C7203">
                <w:rPr>
                  <w:sz w:val="20"/>
                  <w:szCs w:val="20"/>
                </w:rPr>
                <w:t>VPN credential management is supported;</w:t>
              </w:r>
            </w:ins>
          </w:p>
          <w:p w14:paraId="1AED5A05" w14:textId="77777777" w:rsidR="006C7203" w:rsidRPr="006C7203" w:rsidRDefault="006C7203" w:rsidP="006C7203">
            <w:pPr>
              <w:pStyle w:val="ListParagraph"/>
              <w:numPr>
                <w:ilvl w:val="0"/>
                <w:numId w:val="16"/>
              </w:numPr>
              <w:rPr>
                <w:ins w:id="97" w:author="ADG TS" w:date="2023-06-02T11:51:00Z"/>
                <w:sz w:val="20"/>
                <w:szCs w:val="20"/>
              </w:rPr>
            </w:pPr>
            <w:ins w:id="98" w:author="ADG TS" w:date="2023-06-02T11:51:00Z">
              <w:r w:rsidRPr="006C7203">
                <w:rPr>
                  <w:sz w:val="20"/>
                  <w:szCs w:val="20"/>
                </w:rPr>
                <w:t>VPN credential management is not supported;</w:t>
              </w:r>
            </w:ins>
          </w:p>
          <w:p w14:paraId="2C3F64AE" w14:textId="77777777" w:rsidR="006C7203" w:rsidRDefault="006C7203">
            <w:pPr>
              <w:pStyle w:val="ListParagraph"/>
              <w:ind w:left="175"/>
              <w:rPr>
                <w:ins w:id="99" w:author="ADG TS" w:date="2023-06-02T11:51:00Z"/>
                <w:sz w:val="20"/>
                <w:szCs w:val="20"/>
              </w:rPr>
              <w:pPrChange w:id="100" w:author="ADG TS" w:date="2023-06-02T11:51:00Z">
                <w:pPr>
                  <w:pStyle w:val="ListParagraph"/>
                  <w:numPr>
                    <w:numId w:val="16"/>
                  </w:numPr>
                  <w:ind w:left="175" w:hanging="175"/>
                </w:pPr>
              </w:pPrChange>
            </w:pPr>
          </w:p>
        </w:tc>
      </w:tr>
      <w:tr w:rsidR="006C7203" w14:paraId="12895E70" w14:textId="77777777" w:rsidTr="00BF7BC0">
        <w:trPr>
          <w:jc w:val="center"/>
          <w:ins w:id="101" w:author="ADG TS" w:date="2023-06-02T11:51:00Z"/>
        </w:trPr>
        <w:tc>
          <w:tcPr>
            <w:tcW w:w="2547" w:type="dxa"/>
          </w:tcPr>
          <w:p w14:paraId="7448B5BB" w14:textId="7014DDB8" w:rsidR="006C7203" w:rsidRPr="006C7203" w:rsidRDefault="006C7203">
            <w:pPr>
              <w:rPr>
                <w:ins w:id="102" w:author="ADG TS" w:date="2023-06-02T11:51:00Z"/>
                <w:i/>
                <w:iCs/>
                <w:sz w:val="20"/>
                <w:szCs w:val="20"/>
              </w:rPr>
            </w:pPr>
            <w:ins w:id="103" w:author="ADG TS" w:date="2023-06-02T11:51:00Z">
              <w:r w:rsidRPr="006C7203">
                <w:rPr>
                  <w:i/>
                  <w:iCs/>
                  <w:sz w:val="20"/>
                  <w:szCs w:val="20"/>
                </w:rPr>
                <w:t>Baseband and Communication Module Protection</w:t>
              </w:r>
            </w:ins>
          </w:p>
        </w:tc>
        <w:tc>
          <w:tcPr>
            <w:tcW w:w="6673" w:type="dxa"/>
          </w:tcPr>
          <w:p w14:paraId="489DF0CB" w14:textId="77777777" w:rsidR="006C7203" w:rsidRPr="006C7203" w:rsidRDefault="006C7203" w:rsidP="006C7203">
            <w:pPr>
              <w:pStyle w:val="ListParagraph"/>
              <w:numPr>
                <w:ilvl w:val="0"/>
                <w:numId w:val="16"/>
              </w:numPr>
              <w:rPr>
                <w:ins w:id="104" w:author="ADG TS" w:date="2023-06-02T11:52:00Z"/>
                <w:sz w:val="20"/>
                <w:szCs w:val="20"/>
              </w:rPr>
            </w:pPr>
            <w:ins w:id="105" w:author="ADG TS" w:date="2023-06-02T11:52:00Z">
              <w:r w:rsidRPr="006C7203">
                <w:rPr>
                  <w:sz w:val="20"/>
                  <w:szCs w:val="20"/>
                </w:rPr>
                <w:t>Dedicated hardware base implementation in order to isolate from main operating system is supported</w:t>
              </w:r>
            </w:ins>
          </w:p>
          <w:p w14:paraId="6E2B7ECD" w14:textId="77777777" w:rsidR="006C7203" w:rsidRPr="006C7203" w:rsidRDefault="006C7203" w:rsidP="006C7203">
            <w:pPr>
              <w:pStyle w:val="ListParagraph"/>
              <w:numPr>
                <w:ilvl w:val="0"/>
                <w:numId w:val="16"/>
              </w:numPr>
              <w:rPr>
                <w:ins w:id="106" w:author="ADG TS" w:date="2023-06-02T11:52:00Z"/>
                <w:sz w:val="20"/>
                <w:szCs w:val="20"/>
              </w:rPr>
            </w:pPr>
            <w:ins w:id="107" w:author="ADG TS" w:date="2023-06-02T11:52:00Z">
              <w:r w:rsidRPr="006C7203">
                <w:rPr>
                  <w:sz w:val="20"/>
                  <w:szCs w:val="20"/>
                </w:rPr>
                <w:t>Dedicated hardware base implementation in order to isolate from main operating system is not supported</w:t>
              </w:r>
            </w:ins>
          </w:p>
          <w:p w14:paraId="2470B2D5" w14:textId="77777777" w:rsidR="006C7203" w:rsidRPr="006C7203" w:rsidRDefault="006C7203">
            <w:pPr>
              <w:pStyle w:val="ListParagraph"/>
              <w:ind w:left="420"/>
              <w:rPr>
                <w:ins w:id="108" w:author="ADG TS" w:date="2023-06-02T11:51:00Z"/>
                <w:sz w:val="20"/>
                <w:szCs w:val="20"/>
              </w:rPr>
              <w:pPrChange w:id="109" w:author="ADG TS" w:date="2023-06-02T11:52:00Z">
                <w:pPr>
                  <w:pStyle w:val="ListParagraph"/>
                  <w:numPr>
                    <w:numId w:val="16"/>
                  </w:numPr>
                  <w:ind w:left="420" w:hanging="420"/>
                </w:pPr>
              </w:pPrChange>
            </w:pPr>
          </w:p>
        </w:tc>
      </w:tr>
    </w:tbl>
    <w:p w14:paraId="116945D8" w14:textId="77777777" w:rsidR="00E07BAC" w:rsidRDefault="00E07BAC">
      <w:pPr>
        <w:rPr>
          <w:lang w:val="en-US" w:eastAsia="zh-CN"/>
        </w:rPr>
      </w:pPr>
    </w:p>
    <w:p w14:paraId="0EA93707" w14:textId="317F6F33" w:rsidR="00E07BAC" w:rsidRDefault="00A355B0">
      <w:pPr>
        <w:pStyle w:val="Heading4"/>
        <w:rPr>
          <w:lang w:val="en-US" w:eastAsia="zh-CN"/>
        </w:rPr>
      </w:pPr>
      <w:r>
        <w:t xml:space="preserve">7.4 Data security </w:t>
      </w:r>
      <w:r w:rsidR="00FA5006">
        <w:t>feature</w:t>
      </w:r>
      <w:r>
        <w:t>s</w:t>
      </w:r>
    </w:p>
    <w:p w14:paraId="0CB0CCEE" w14:textId="3DD7A51E" w:rsidR="00E07BAC" w:rsidRDefault="00A355B0">
      <w:pPr>
        <w:pStyle w:val="BodyText"/>
        <w:rPr>
          <w:lang w:val="en-US" w:eastAsia="zh-CN"/>
        </w:rPr>
      </w:pPr>
      <w:r>
        <w:rPr>
          <w:rFonts w:hint="eastAsia"/>
          <w:lang w:val="en-US" w:eastAsia="zh-CN"/>
        </w:rPr>
        <w:t>Five</w:t>
      </w:r>
      <w:r>
        <w:rPr>
          <w:lang w:val="en-US"/>
        </w:rPr>
        <w:t xml:space="preserve"> security </w:t>
      </w:r>
      <w:r w:rsidR="00FA5006">
        <w:rPr>
          <w:lang w:val="en-US"/>
        </w:rPr>
        <w:t>feature</w:t>
      </w:r>
      <w:r>
        <w:rPr>
          <w:lang w:val="en-US"/>
        </w:rPr>
        <w:t xml:space="preserve">s </w:t>
      </w:r>
      <w:r w:rsidR="00A2406A">
        <w:rPr>
          <w:lang w:val="en-US"/>
        </w:rPr>
        <w:t>for</w:t>
      </w:r>
      <w:r>
        <w:rPr>
          <w:lang w:val="en-US"/>
        </w:rPr>
        <w:t xml:space="preserve"> the mobile terminal </w:t>
      </w:r>
      <w:r>
        <w:rPr>
          <w:rFonts w:hint="eastAsia"/>
          <w:lang w:val="en-US" w:eastAsia="zh-CN"/>
        </w:rPr>
        <w:t>data</w:t>
      </w:r>
      <w:r>
        <w:rPr>
          <w:lang w:val="en-US"/>
        </w:rPr>
        <w:t xml:space="preserve"> security assessment are defined as follows. </w:t>
      </w:r>
    </w:p>
    <w:p w14:paraId="54CDD154" w14:textId="14E63776" w:rsidR="00DA7825" w:rsidRDefault="00A355B0">
      <w:pPr>
        <w:pStyle w:val="BodyText"/>
        <w:numPr>
          <w:ilvl w:val="0"/>
          <w:numId w:val="19"/>
        </w:numPr>
      </w:pPr>
      <w:r>
        <w:rPr>
          <w:i/>
          <w:iCs/>
        </w:rPr>
        <w:t xml:space="preserve">Data </w:t>
      </w:r>
      <w:r>
        <w:rPr>
          <w:rFonts w:hint="eastAsia"/>
          <w:i/>
          <w:iCs/>
          <w:lang w:val="en-US" w:eastAsia="zh-CN"/>
        </w:rPr>
        <w:t xml:space="preserve">Storage </w:t>
      </w:r>
      <w:r>
        <w:rPr>
          <w:i/>
          <w:iCs/>
        </w:rPr>
        <w:t>encryption</w:t>
      </w:r>
      <w:r>
        <w:t xml:space="preserve"> is to encrypt data (especially user personal data) stored on the storage medium of the mobile terminal. </w:t>
      </w:r>
      <w:r w:rsidR="00FD6B9E">
        <w:t xml:space="preserve">The possible status of this security </w:t>
      </w:r>
      <w:r w:rsidR="00FA5006">
        <w:t>feature</w:t>
      </w:r>
      <w:r>
        <w:t xml:space="preserve"> could be: </w:t>
      </w:r>
    </w:p>
    <w:p w14:paraId="671E7F56" w14:textId="18C049B4" w:rsidR="00DA7825" w:rsidRDefault="00A355B0" w:rsidP="00DA7825">
      <w:pPr>
        <w:pStyle w:val="BodyText"/>
        <w:numPr>
          <w:ilvl w:val="1"/>
          <w:numId w:val="19"/>
        </w:numPr>
      </w:pPr>
      <w:r>
        <w:t xml:space="preserve">data </w:t>
      </w:r>
      <w:r>
        <w:rPr>
          <w:rFonts w:hint="eastAsia"/>
          <w:lang w:val="en-US" w:eastAsia="zh-CN"/>
        </w:rPr>
        <w:t xml:space="preserve">storage </w:t>
      </w:r>
      <w:r>
        <w:t>encryption is supported</w:t>
      </w:r>
      <w:r w:rsidR="00DA7825">
        <w:t>;</w:t>
      </w:r>
    </w:p>
    <w:p w14:paraId="5C21F0AB" w14:textId="23D82F65" w:rsidR="00E07BAC" w:rsidRDefault="00DA7825" w:rsidP="00E839D7">
      <w:pPr>
        <w:pStyle w:val="BodyText"/>
        <w:numPr>
          <w:ilvl w:val="1"/>
          <w:numId w:val="19"/>
        </w:numPr>
      </w:pPr>
      <w:r>
        <w:t xml:space="preserve">data </w:t>
      </w:r>
      <w:r>
        <w:rPr>
          <w:rFonts w:hint="eastAsia"/>
          <w:lang w:val="en-US" w:eastAsia="zh-CN"/>
        </w:rPr>
        <w:t xml:space="preserve">storage </w:t>
      </w:r>
      <w:r>
        <w:t>encryption is not supported</w:t>
      </w:r>
      <w:r w:rsidR="00A355B0">
        <w:t>.</w:t>
      </w:r>
    </w:p>
    <w:p w14:paraId="1AA37083" w14:textId="5EEA545A" w:rsidR="00DA7825" w:rsidRDefault="00A355B0">
      <w:pPr>
        <w:pStyle w:val="BodyText"/>
        <w:numPr>
          <w:ilvl w:val="0"/>
          <w:numId w:val="19"/>
        </w:numPr>
      </w:pPr>
      <w:r>
        <w:rPr>
          <w:i/>
          <w:iCs/>
        </w:rPr>
        <w:t>Data confidentiality protection during transfer</w:t>
      </w:r>
      <w:r>
        <w:t xml:space="preserve"> is to encrypt the </w:t>
      </w:r>
      <w:r>
        <w:rPr>
          <w:rFonts w:hint="eastAsia"/>
          <w:lang w:val="en-US" w:eastAsia="zh-CN"/>
        </w:rPr>
        <w:t>data</w:t>
      </w:r>
      <w:r>
        <w:t xml:space="preserve"> to be sent out from the mobile terminal or to decrypt the ciphertext received by the mobile terminal. </w:t>
      </w:r>
      <w:r w:rsidR="00FD6B9E">
        <w:t xml:space="preserve">The possible status of this security </w:t>
      </w:r>
      <w:r w:rsidR="00FA5006">
        <w:t>feature</w:t>
      </w:r>
      <w:r>
        <w:t xml:space="preserve"> could be: </w:t>
      </w:r>
    </w:p>
    <w:p w14:paraId="49BA6A82" w14:textId="6AF2F3C9" w:rsidR="00DA7825" w:rsidRDefault="00A355B0" w:rsidP="00DA7825">
      <w:pPr>
        <w:pStyle w:val="BodyText"/>
        <w:numPr>
          <w:ilvl w:val="1"/>
          <w:numId w:val="19"/>
        </w:numPr>
      </w:pPr>
      <w:r>
        <w:t>data confidentiality protection during transfer is supported</w:t>
      </w:r>
      <w:r w:rsidR="00DA7825">
        <w:t>;</w:t>
      </w:r>
    </w:p>
    <w:p w14:paraId="1D1AAB29" w14:textId="057F4E40" w:rsidR="00E07BAC" w:rsidRDefault="00DA7825" w:rsidP="00E839D7">
      <w:pPr>
        <w:pStyle w:val="BodyText"/>
        <w:numPr>
          <w:ilvl w:val="1"/>
          <w:numId w:val="19"/>
        </w:numPr>
      </w:pPr>
      <w:r>
        <w:t>data confidentiality protection during transfer is not supported</w:t>
      </w:r>
      <w:r w:rsidR="00A355B0">
        <w:t>.</w:t>
      </w:r>
    </w:p>
    <w:p w14:paraId="008DD2C5" w14:textId="5EB2DA28" w:rsidR="00DA7825" w:rsidRDefault="00A355B0">
      <w:pPr>
        <w:pStyle w:val="BodyText"/>
        <w:numPr>
          <w:ilvl w:val="0"/>
          <w:numId w:val="19"/>
        </w:numPr>
      </w:pPr>
      <w:r>
        <w:rPr>
          <w:i/>
          <w:iCs/>
        </w:rPr>
        <w:t>Data integrity protection during transfer</w:t>
      </w:r>
      <w:r>
        <w:t xml:space="preserve"> is to generate the message authentication code (MAC) of the data to be sent out from the mobile terminal or to check the validation of the MAC received by the mobile terminal. </w:t>
      </w:r>
      <w:r w:rsidR="00FD6B9E">
        <w:t xml:space="preserve">The possible status of this security </w:t>
      </w:r>
      <w:r w:rsidR="00FA5006">
        <w:t>feature</w:t>
      </w:r>
      <w:r>
        <w:t xml:space="preserve"> could be: </w:t>
      </w:r>
    </w:p>
    <w:p w14:paraId="46FB5A14" w14:textId="3ED9677D" w:rsidR="00DA7825" w:rsidRDefault="00A355B0" w:rsidP="00DA7825">
      <w:pPr>
        <w:pStyle w:val="BodyText"/>
        <w:numPr>
          <w:ilvl w:val="1"/>
          <w:numId w:val="19"/>
        </w:numPr>
      </w:pPr>
      <w:r>
        <w:t>data integrity protection during transfer is supported</w:t>
      </w:r>
      <w:r w:rsidR="00DA7825">
        <w:t>;</w:t>
      </w:r>
    </w:p>
    <w:p w14:paraId="232511F9" w14:textId="3563EBDF" w:rsidR="00E07BAC" w:rsidRDefault="00DA7825" w:rsidP="00E839D7">
      <w:pPr>
        <w:pStyle w:val="BodyText"/>
        <w:numPr>
          <w:ilvl w:val="1"/>
          <w:numId w:val="19"/>
        </w:numPr>
      </w:pPr>
      <w:r>
        <w:t>data integrity protection during transfer is not supported</w:t>
      </w:r>
      <w:r w:rsidR="00A355B0">
        <w:t>.</w:t>
      </w:r>
    </w:p>
    <w:p w14:paraId="52CE2817" w14:textId="0E682C17" w:rsidR="00DA7825" w:rsidRDefault="00A355B0">
      <w:pPr>
        <w:pStyle w:val="BodyText"/>
        <w:numPr>
          <w:ilvl w:val="0"/>
          <w:numId w:val="19"/>
        </w:numPr>
      </w:pPr>
      <w:r w:rsidRPr="001C39D1">
        <w:rPr>
          <w:i/>
          <w:iCs/>
        </w:rPr>
        <w:t>Data access control in use</w:t>
      </w:r>
      <w:r>
        <w:t xml:space="preserve"> is to manage data </w:t>
      </w:r>
      <w:r w:rsidR="00950F99">
        <w:t xml:space="preserve">(e.g., </w:t>
      </w:r>
      <w:r w:rsidR="00950F99" w:rsidRPr="00950F99">
        <w:t>clipboard data, sensor data, touch screen data</w:t>
      </w:r>
      <w:r w:rsidR="00950F99">
        <w:t xml:space="preserve">, etc.) </w:t>
      </w:r>
      <w:r>
        <w:t xml:space="preserve">access based on the security mechanisms such as access control list (ACL), role-based access control (RBAC), etc. </w:t>
      </w:r>
      <w:r w:rsidR="00FD6B9E">
        <w:t xml:space="preserve">The possible status of this security </w:t>
      </w:r>
      <w:r w:rsidR="00FA5006">
        <w:t>feature</w:t>
      </w:r>
      <w:r>
        <w:t xml:space="preserve"> could be: </w:t>
      </w:r>
    </w:p>
    <w:p w14:paraId="0F6F36D1" w14:textId="5A777CDD" w:rsidR="00DA7825" w:rsidRDefault="00A355B0" w:rsidP="00DA7825">
      <w:pPr>
        <w:pStyle w:val="BodyText"/>
        <w:numPr>
          <w:ilvl w:val="1"/>
          <w:numId w:val="19"/>
        </w:numPr>
      </w:pPr>
      <w:r>
        <w:t>data access control in use is supported</w:t>
      </w:r>
      <w:r w:rsidR="00DA7825">
        <w:t>;</w:t>
      </w:r>
    </w:p>
    <w:p w14:paraId="602F3B45" w14:textId="102D6E96" w:rsidR="00E07BAC" w:rsidRDefault="00DA7825" w:rsidP="00E839D7">
      <w:pPr>
        <w:pStyle w:val="BodyText"/>
        <w:numPr>
          <w:ilvl w:val="1"/>
          <w:numId w:val="19"/>
        </w:numPr>
      </w:pPr>
      <w:r>
        <w:t>data access control in use is not supported</w:t>
      </w:r>
      <w:r w:rsidR="00A355B0">
        <w:t>.</w:t>
      </w:r>
    </w:p>
    <w:p w14:paraId="11C325FA" w14:textId="4D7035FD" w:rsidR="00DA7825" w:rsidRDefault="00A355B0">
      <w:pPr>
        <w:pStyle w:val="BodyText"/>
        <w:numPr>
          <w:ilvl w:val="0"/>
          <w:numId w:val="19"/>
        </w:numPr>
      </w:pPr>
      <w:r>
        <w:rPr>
          <w:i/>
          <w:iCs/>
        </w:rPr>
        <w:t xml:space="preserve">Data </w:t>
      </w:r>
      <w:r w:rsidR="009A2C97">
        <w:rPr>
          <w:i/>
          <w:iCs/>
        </w:rPr>
        <w:t xml:space="preserve">secure </w:t>
      </w:r>
      <w:r>
        <w:rPr>
          <w:i/>
          <w:iCs/>
        </w:rPr>
        <w:t>wiping</w:t>
      </w:r>
      <w:r>
        <w:t xml:space="preserve"> is </w:t>
      </w:r>
      <w:r>
        <w:rPr>
          <w:lang w:val="en-US" w:eastAsia="zh-CN"/>
        </w:rPr>
        <w:t xml:space="preserve">to </w:t>
      </w:r>
      <w:r>
        <w:rPr>
          <w:rFonts w:hint="eastAsia"/>
          <w:lang w:eastAsia="zh-CN"/>
        </w:rPr>
        <w:t>r</w:t>
      </w:r>
      <w:r>
        <w:t xml:space="preserve">emove the data from a read/write </w:t>
      </w:r>
      <w:r w:rsidR="00380650">
        <w:rPr>
          <w:lang w:val="en-US" w:eastAsia="zh-CN"/>
        </w:rPr>
        <w:t xml:space="preserve">storage </w:t>
      </w:r>
      <w:r>
        <w:rPr>
          <w:rFonts w:hint="eastAsia"/>
          <w:lang w:eastAsia="zh-CN"/>
        </w:rPr>
        <w:t>m</w:t>
      </w:r>
      <w:r>
        <w:t xml:space="preserve">edium of the mobile terminal so that it can no longer be read. </w:t>
      </w:r>
      <w:r w:rsidR="00FD6B9E">
        <w:t xml:space="preserve">The possible status of this security </w:t>
      </w:r>
      <w:r w:rsidR="00FA5006">
        <w:t>feature</w:t>
      </w:r>
      <w:r>
        <w:t xml:space="preserve"> could be: </w:t>
      </w:r>
    </w:p>
    <w:p w14:paraId="12C79078" w14:textId="7DFEE47B" w:rsidR="002354E3" w:rsidRDefault="00A355B0" w:rsidP="00DA7825">
      <w:pPr>
        <w:pStyle w:val="BodyText"/>
        <w:numPr>
          <w:ilvl w:val="1"/>
          <w:numId w:val="19"/>
        </w:numPr>
      </w:pPr>
      <w:r>
        <w:t>data could be removed physically from the storage of the terminal</w:t>
      </w:r>
      <w:r w:rsidR="002354E3">
        <w:t>;</w:t>
      </w:r>
    </w:p>
    <w:p w14:paraId="0D196216" w14:textId="36903793" w:rsidR="002354E3" w:rsidRDefault="00A355B0" w:rsidP="00DA7825">
      <w:pPr>
        <w:pStyle w:val="BodyText"/>
        <w:numPr>
          <w:ilvl w:val="1"/>
          <w:numId w:val="19"/>
        </w:numPr>
      </w:pPr>
      <w:r>
        <w:t>data could be removed logically from the storage of the terminal</w:t>
      </w:r>
      <w:r w:rsidR="002354E3">
        <w:t>;</w:t>
      </w:r>
    </w:p>
    <w:p w14:paraId="0F01C0A7" w14:textId="301BF2FE" w:rsidR="00E07BAC" w:rsidRDefault="002354E3" w:rsidP="00E839D7">
      <w:pPr>
        <w:pStyle w:val="BodyText"/>
        <w:numPr>
          <w:ilvl w:val="1"/>
          <w:numId w:val="19"/>
        </w:numPr>
        <w:rPr>
          <w:ins w:id="110" w:author="ADG TS" w:date="2023-06-02T11:47:00Z"/>
        </w:rPr>
      </w:pPr>
      <w:r w:rsidRPr="00E839D7">
        <w:t>data wiping is not supported</w:t>
      </w:r>
      <w:r w:rsidR="00A355B0" w:rsidRPr="002354E3">
        <w:t>.</w:t>
      </w:r>
    </w:p>
    <w:p w14:paraId="3B45C31B" w14:textId="75F6F25F" w:rsidR="00A45541" w:rsidRDefault="00A45541">
      <w:pPr>
        <w:pStyle w:val="BodyText"/>
        <w:numPr>
          <w:ilvl w:val="0"/>
          <w:numId w:val="19"/>
        </w:numPr>
        <w:rPr>
          <w:ins w:id="111" w:author="ADG TS" w:date="2023-06-02T11:49:00Z"/>
        </w:rPr>
        <w:pPrChange w:id="112" w:author="ADG TS" w:date="2023-06-02T11:47:00Z">
          <w:pPr>
            <w:pStyle w:val="BodyText"/>
            <w:numPr>
              <w:ilvl w:val="1"/>
              <w:numId w:val="19"/>
            </w:numPr>
            <w:ind w:left="840" w:hanging="420"/>
          </w:pPr>
        </w:pPrChange>
      </w:pPr>
      <w:ins w:id="113" w:author="ADG TS" w:date="2023-06-02T11:47:00Z">
        <w:r>
          <w:t xml:space="preserve"> </w:t>
        </w:r>
        <w:r>
          <w:rPr>
            <w:i/>
            <w:iCs/>
          </w:rPr>
          <w:t xml:space="preserve">Isolation of User data </w:t>
        </w:r>
        <w:r>
          <w:t>is to ensure security of data of each user at application as well as system level in the case of multi</w:t>
        </w:r>
      </w:ins>
      <w:ins w:id="114" w:author="ADG TS" w:date="2023-06-02T11:48:00Z">
        <w:r>
          <w:t xml:space="preserve"> </w:t>
        </w:r>
      </w:ins>
      <w:ins w:id="115" w:author="ADG TS" w:date="2023-06-02T11:47:00Z">
        <w:r>
          <w:t>physical user per device</w:t>
        </w:r>
      </w:ins>
      <w:ins w:id="116" w:author="ADG TS" w:date="2023-06-02T11:48:00Z">
        <w:r>
          <w:t>.</w:t>
        </w:r>
      </w:ins>
      <w:ins w:id="117" w:author="ADG TS" w:date="2023-06-02T11:49:00Z">
        <w:r w:rsidRPr="00A45541">
          <w:t xml:space="preserve"> </w:t>
        </w:r>
        <w:r>
          <w:t>The possible status of this security feature could be:</w:t>
        </w:r>
      </w:ins>
    </w:p>
    <w:p w14:paraId="1DBD2CB6" w14:textId="297796D0" w:rsidR="00A45541" w:rsidRDefault="00A45541" w:rsidP="00A45541">
      <w:pPr>
        <w:pStyle w:val="BodyText"/>
        <w:numPr>
          <w:ilvl w:val="1"/>
          <w:numId w:val="19"/>
        </w:numPr>
        <w:rPr>
          <w:ins w:id="118" w:author="ADG TS" w:date="2023-06-02T11:49:00Z"/>
        </w:rPr>
      </w:pPr>
      <w:ins w:id="119" w:author="ADG TS" w:date="2023-06-02T11:50:00Z">
        <w:r>
          <w:t>Encryption</w:t>
        </w:r>
      </w:ins>
      <w:ins w:id="120" w:author="ADG TS" w:date="2023-06-02T11:49:00Z">
        <w:r>
          <w:t xml:space="preserve"> of content in its Internal memory is supported;</w:t>
        </w:r>
      </w:ins>
    </w:p>
    <w:p w14:paraId="75D7E602" w14:textId="6B4D31D8" w:rsidR="00A45541" w:rsidRDefault="00A45541" w:rsidP="00A45541">
      <w:pPr>
        <w:pStyle w:val="BodyText"/>
        <w:numPr>
          <w:ilvl w:val="1"/>
          <w:numId w:val="19"/>
        </w:numPr>
        <w:rPr>
          <w:ins w:id="121" w:author="ADG TS" w:date="2023-06-02T11:50:00Z"/>
        </w:rPr>
      </w:pPr>
      <w:ins w:id="122" w:author="ADG TS" w:date="2023-06-02T11:50:00Z">
        <w:r>
          <w:t>Encryption of content in its Internal memory is not supported;</w:t>
        </w:r>
      </w:ins>
    </w:p>
    <w:p w14:paraId="35F2766B" w14:textId="484CC0E9" w:rsidR="00A45541" w:rsidRPr="002354E3" w:rsidDel="00A45541" w:rsidRDefault="00A45541" w:rsidP="00A45541">
      <w:pPr>
        <w:pStyle w:val="BodyText"/>
        <w:numPr>
          <w:ilvl w:val="1"/>
          <w:numId w:val="19"/>
        </w:numPr>
        <w:rPr>
          <w:del w:id="123" w:author="ADG TS" w:date="2023-06-02T11:50:00Z"/>
        </w:rPr>
      </w:pPr>
    </w:p>
    <w:p w14:paraId="51488070" w14:textId="32C1A2B4" w:rsidR="00E07BAC" w:rsidRDefault="00A355B0">
      <w:pPr>
        <w:rPr>
          <w:lang w:eastAsia="en-US"/>
        </w:rPr>
      </w:pPr>
      <w:r>
        <w:rPr>
          <w:lang w:eastAsia="en-US"/>
        </w:rPr>
        <w:t xml:space="preserve">Data security </w:t>
      </w:r>
      <w:r w:rsidR="00FA5006">
        <w:rPr>
          <w:lang w:eastAsia="en-US"/>
        </w:rPr>
        <w:t>feature</w:t>
      </w:r>
      <w:r>
        <w:rPr>
          <w:lang w:eastAsia="en-US"/>
        </w:rPr>
        <w:t>s are summarized in Table 4.</w:t>
      </w:r>
    </w:p>
    <w:p w14:paraId="6574243F" w14:textId="498B934E" w:rsidR="00E07BAC" w:rsidRDefault="00A355B0">
      <w:pPr>
        <w:jc w:val="center"/>
        <w:rPr>
          <w:lang w:eastAsia="en-US"/>
        </w:rPr>
      </w:pPr>
      <w:r>
        <w:rPr>
          <w:lang w:eastAsia="en-US"/>
        </w:rPr>
        <w:lastRenderedPageBreak/>
        <w:t xml:space="preserve">Table 4 – Data security </w:t>
      </w:r>
      <w:r w:rsidR="00FA5006">
        <w:rPr>
          <w:lang w:eastAsia="en-US"/>
        </w:rPr>
        <w:t>feature</w:t>
      </w:r>
      <w:r>
        <w:rPr>
          <w:lang w:eastAsia="en-US"/>
        </w:rPr>
        <w:t xml:space="preserve">s with possible </w:t>
      </w:r>
      <w:r w:rsidR="002354E3">
        <w:rPr>
          <w:lang w:eastAsia="en-US"/>
        </w:rPr>
        <w:t>status</w:t>
      </w:r>
    </w:p>
    <w:tbl>
      <w:tblPr>
        <w:tblStyle w:val="TableGrid"/>
        <w:tblW w:w="0" w:type="auto"/>
        <w:jc w:val="center"/>
        <w:tblLook w:val="04A0" w:firstRow="1" w:lastRow="0" w:firstColumn="1" w:lastColumn="0" w:noHBand="0" w:noVBand="1"/>
      </w:tblPr>
      <w:tblGrid>
        <w:gridCol w:w="2830"/>
        <w:gridCol w:w="6526"/>
      </w:tblGrid>
      <w:tr w:rsidR="00D00BA6" w14:paraId="532D12D5" w14:textId="77777777" w:rsidTr="00BF7BC0">
        <w:trPr>
          <w:jc w:val="center"/>
        </w:trPr>
        <w:tc>
          <w:tcPr>
            <w:tcW w:w="2830" w:type="dxa"/>
          </w:tcPr>
          <w:p w14:paraId="339F83BE" w14:textId="0A9EEEDB" w:rsidR="00D00BA6" w:rsidRDefault="00D00BA6">
            <w:pPr>
              <w:pStyle w:val="NormalWeb"/>
              <w:shd w:val="clear" w:color="auto" w:fill="FFFFFF"/>
            </w:pPr>
            <w:r>
              <w:rPr>
                <w:b/>
                <w:bCs/>
                <w:sz w:val="20"/>
                <w:szCs w:val="20"/>
                <w:lang w:eastAsia="en-US"/>
              </w:rPr>
              <w:t xml:space="preserve">Security </w:t>
            </w:r>
            <w:r w:rsidR="00FA5006">
              <w:rPr>
                <w:b/>
                <w:bCs/>
                <w:sz w:val="20"/>
                <w:szCs w:val="20"/>
                <w:lang w:eastAsia="en-US"/>
              </w:rPr>
              <w:t>feature</w:t>
            </w:r>
            <w:r>
              <w:rPr>
                <w:b/>
                <w:bCs/>
                <w:sz w:val="20"/>
                <w:szCs w:val="20"/>
                <w:lang w:eastAsia="en-US"/>
              </w:rPr>
              <w:t xml:space="preserve"> name</w:t>
            </w:r>
          </w:p>
        </w:tc>
        <w:tc>
          <w:tcPr>
            <w:tcW w:w="6526" w:type="dxa"/>
          </w:tcPr>
          <w:p w14:paraId="098DD75C" w14:textId="77777777" w:rsidR="00D00BA6" w:rsidRDefault="00D00BA6">
            <w:pPr>
              <w:jc w:val="center"/>
              <w:rPr>
                <w:b/>
                <w:bCs/>
                <w:sz w:val="20"/>
                <w:szCs w:val="20"/>
                <w:lang w:eastAsia="en-US"/>
              </w:rPr>
            </w:pPr>
            <w:r>
              <w:rPr>
                <w:b/>
                <w:bCs/>
                <w:sz w:val="20"/>
                <w:szCs w:val="20"/>
                <w:lang w:eastAsia="en-US"/>
              </w:rPr>
              <w:t>Possible status</w:t>
            </w:r>
          </w:p>
        </w:tc>
      </w:tr>
      <w:tr w:rsidR="00D00BA6" w14:paraId="5AC4B6E0" w14:textId="77777777" w:rsidTr="00BF7BC0">
        <w:trPr>
          <w:jc w:val="center"/>
        </w:trPr>
        <w:tc>
          <w:tcPr>
            <w:tcW w:w="2830" w:type="dxa"/>
          </w:tcPr>
          <w:p w14:paraId="03385AFD" w14:textId="71A7A397" w:rsidR="00D00BA6" w:rsidRDefault="00D00BA6">
            <w:pPr>
              <w:rPr>
                <w:i/>
                <w:iCs/>
                <w:sz w:val="20"/>
                <w:szCs w:val="20"/>
              </w:rPr>
            </w:pPr>
            <w:r>
              <w:rPr>
                <w:rFonts w:hint="eastAsia"/>
                <w:i/>
                <w:iCs/>
                <w:sz w:val="20"/>
                <w:szCs w:val="20"/>
              </w:rPr>
              <w:t>D</w:t>
            </w:r>
            <w:r>
              <w:rPr>
                <w:i/>
                <w:iCs/>
                <w:sz w:val="20"/>
                <w:szCs w:val="20"/>
              </w:rPr>
              <w:t xml:space="preserve">ata </w:t>
            </w:r>
            <w:r>
              <w:rPr>
                <w:i/>
                <w:iCs/>
                <w:sz w:val="20"/>
                <w:szCs w:val="20"/>
                <w:lang w:val="en-US" w:eastAsia="zh-CN"/>
              </w:rPr>
              <w:t>storage</w:t>
            </w:r>
            <w:r>
              <w:rPr>
                <w:rFonts w:hint="eastAsia"/>
                <w:i/>
                <w:iCs/>
                <w:sz w:val="20"/>
                <w:szCs w:val="20"/>
                <w:lang w:eastAsia="zh-CN"/>
              </w:rPr>
              <w:t xml:space="preserve"> </w:t>
            </w:r>
            <w:r>
              <w:rPr>
                <w:i/>
                <w:iCs/>
                <w:sz w:val="20"/>
                <w:szCs w:val="20"/>
              </w:rPr>
              <w:t>encryption</w:t>
            </w:r>
          </w:p>
        </w:tc>
        <w:tc>
          <w:tcPr>
            <w:tcW w:w="6526" w:type="dxa"/>
          </w:tcPr>
          <w:p w14:paraId="24074BB7" w14:textId="3DD4923E" w:rsidR="00D00BA6" w:rsidRDefault="00D00BA6">
            <w:pPr>
              <w:pStyle w:val="ListParagraph"/>
              <w:numPr>
                <w:ilvl w:val="0"/>
                <w:numId w:val="16"/>
              </w:numPr>
              <w:ind w:left="175" w:hanging="175"/>
              <w:rPr>
                <w:sz w:val="20"/>
                <w:szCs w:val="20"/>
              </w:rPr>
            </w:pPr>
            <w:r>
              <w:rPr>
                <w:sz w:val="20"/>
                <w:szCs w:val="20"/>
              </w:rPr>
              <w:t>data storage encryption is supported</w:t>
            </w:r>
          </w:p>
          <w:p w14:paraId="46F080FA" w14:textId="3F92D76D" w:rsidR="00D00BA6" w:rsidRDefault="00D00BA6">
            <w:pPr>
              <w:pStyle w:val="ListParagraph"/>
              <w:numPr>
                <w:ilvl w:val="0"/>
                <w:numId w:val="16"/>
              </w:numPr>
              <w:ind w:left="175" w:hanging="175"/>
              <w:rPr>
                <w:sz w:val="20"/>
                <w:szCs w:val="20"/>
              </w:rPr>
            </w:pPr>
            <w:r>
              <w:rPr>
                <w:sz w:val="20"/>
                <w:szCs w:val="20"/>
              </w:rPr>
              <w:t>data storage encryption is not supported</w:t>
            </w:r>
          </w:p>
        </w:tc>
      </w:tr>
      <w:tr w:rsidR="00D00BA6" w14:paraId="32595E13" w14:textId="77777777" w:rsidTr="00BF7BC0">
        <w:trPr>
          <w:jc w:val="center"/>
        </w:trPr>
        <w:tc>
          <w:tcPr>
            <w:tcW w:w="2830" w:type="dxa"/>
          </w:tcPr>
          <w:p w14:paraId="47A8877E" w14:textId="77777777" w:rsidR="00D00BA6" w:rsidRDefault="00D00BA6">
            <w:pPr>
              <w:rPr>
                <w:i/>
                <w:iCs/>
                <w:sz w:val="20"/>
                <w:szCs w:val="20"/>
              </w:rPr>
            </w:pPr>
            <w:r>
              <w:rPr>
                <w:i/>
                <w:iCs/>
                <w:sz w:val="20"/>
                <w:szCs w:val="20"/>
              </w:rPr>
              <w:t>Data confidentiality protection during transfer</w:t>
            </w:r>
          </w:p>
        </w:tc>
        <w:tc>
          <w:tcPr>
            <w:tcW w:w="6526" w:type="dxa"/>
          </w:tcPr>
          <w:p w14:paraId="2762B7A1" w14:textId="77777777" w:rsidR="00D00BA6" w:rsidRDefault="00D00BA6">
            <w:pPr>
              <w:pStyle w:val="ListParagraph"/>
              <w:numPr>
                <w:ilvl w:val="0"/>
                <w:numId w:val="16"/>
              </w:numPr>
              <w:ind w:left="175" w:hanging="175"/>
              <w:rPr>
                <w:sz w:val="20"/>
                <w:szCs w:val="20"/>
              </w:rPr>
            </w:pPr>
            <w:r>
              <w:rPr>
                <w:sz w:val="20"/>
                <w:szCs w:val="20"/>
              </w:rPr>
              <w:t>data confidentiality protection during transfer is supported</w:t>
            </w:r>
          </w:p>
          <w:p w14:paraId="112B6093" w14:textId="77777777" w:rsidR="00D00BA6" w:rsidRDefault="00D00BA6">
            <w:pPr>
              <w:pStyle w:val="ListParagraph"/>
              <w:numPr>
                <w:ilvl w:val="0"/>
                <w:numId w:val="16"/>
              </w:numPr>
              <w:ind w:left="175" w:hanging="175"/>
              <w:rPr>
                <w:sz w:val="20"/>
                <w:szCs w:val="20"/>
              </w:rPr>
            </w:pPr>
            <w:r>
              <w:rPr>
                <w:sz w:val="20"/>
                <w:szCs w:val="20"/>
              </w:rPr>
              <w:t>data confidentiality protection during transfer is not supported</w:t>
            </w:r>
          </w:p>
        </w:tc>
      </w:tr>
      <w:tr w:rsidR="00D00BA6" w14:paraId="4EC83F01" w14:textId="77777777" w:rsidTr="00BF7BC0">
        <w:trPr>
          <w:jc w:val="center"/>
        </w:trPr>
        <w:tc>
          <w:tcPr>
            <w:tcW w:w="2830" w:type="dxa"/>
          </w:tcPr>
          <w:p w14:paraId="297ADB11" w14:textId="77777777" w:rsidR="00D00BA6" w:rsidRDefault="00D00BA6">
            <w:pPr>
              <w:rPr>
                <w:i/>
                <w:iCs/>
                <w:sz w:val="20"/>
                <w:szCs w:val="20"/>
              </w:rPr>
            </w:pPr>
            <w:r>
              <w:rPr>
                <w:i/>
                <w:iCs/>
                <w:sz w:val="20"/>
                <w:szCs w:val="20"/>
              </w:rPr>
              <w:t>Data integrity protection during transfer</w:t>
            </w:r>
          </w:p>
        </w:tc>
        <w:tc>
          <w:tcPr>
            <w:tcW w:w="6526" w:type="dxa"/>
          </w:tcPr>
          <w:p w14:paraId="6932DEAF" w14:textId="77777777" w:rsidR="00D00BA6" w:rsidRDefault="00D00BA6">
            <w:pPr>
              <w:pStyle w:val="ListParagraph"/>
              <w:numPr>
                <w:ilvl w:val="0"/>
                <w:numId w:val="16"/>
              </w:numPr>
              <w:ind w:left="175" w:hanging="175"/>
              <w:rPr>
                <w:sz w:val="20"/>
                <w:szCs w:val="20"/>
              </w:rPr>
            </w:pPr>
            <w:r>
              <w:rPr>
                <w:sz w:val="20"/>
                <w:szCs w:val="20"/>
              </w:rPr>
              <w:t>data integrity protection during transfer is supported</w:t>
            </w:r>
          </w:p>
          <w:p w14:paraId="5F95D2AA" w14:textId="77777777" w:rsidR="00D00BA6" w:rsidRDefault="00D00BA6">
            <w:pPr>
              <w:pStyle w:val="ListParagraph"/>
              <w:numPr>
                <w:ilvl w:val="0"/>
                <w:numId w:val="16"/>
              </w:numPr>
              <w:ind w:left="175" w:hanging="175"/>
              <w:rPr>
                <w:sz w:val="20"/>
                <w:szCs w:val="20"/>
              </w:rPr>
            </w:pPr>
            <w:r>
              <w:rPr>
                <w:sz w:val="20"/>
                <w:szCs w:val="20"/>
              </w:rPr>
              <w:t>data integrity protection during transfer is not supported</w:t>
            </w:r>
          </w:p>
        </w:tc>
      </w:tr>
      <w:tr w:rsidR="00D00BA6" w14:paraId="5E1D3C8D" w14:textId="77777777" w:rsidTr="00BF7BC0">
        <w:trPr>
          <w:jc w:val="center"/>
        </w:trPr>
        <w:tc>
          <w:tcPr>
            <w:tcW w:w="2830" w:type="dxa"/>
          </w:tcPr>
          <w:p w14:paraId="7325D7A9" w14:textId="77777777" w:rsidR="00D00BA6" w:rsidRDefault="00D00BA6">
            <w:pPr>
              <w:rPr>
                <w:i/>
                <w:iCs/>
                <w:sz w:val="20"/>
                <w:szCs w:val="20"/>
              </w:rPr>
            </w:pPr>
            <w:r>
              <w:rPr>
                <w:rFonts w:hint="eastAsia"/>
                <w:i/>
                <w:iCs/>
                <w:sz w:val="20"/>
                <w:szCs w:val="20"/>
              </w:rPr>
              <w:t>D</w:t>
            </w:r>
            <w:r>
              <w:rPr>
                <w:i/>
                <w:iCs/>
                <w:sz w:val="20"/>
                <w:szCs w:val="20"/>
              </w:rPr>
              <w:t>ata access control in use</w:t>
            </w:r>
          </w:p>
        </w:tc>
        <w:tc>
          <w:tcPr>
            <w:tcW w:w="6526" w:type="dxa"/>
          </w:tcPr>
          <w:p w14:paraId="0DCF677B" w14:textId="77777777" w:rsidR="00D00BA6" w:rsidRDefault="00D00BA6">
            <w:pPr>
              <w:pStyle w:val="ListParagraph"/>
              <w:numPr>
                <w:ilvl w:val="0"/>
                <w:numId w:val="16"/>
              </w:numPr>
              <w:ind w:left="175" w:hanging="175"/>
              <w:rPr>
                <w:sz w:val="20"/>
                <w:szCs w:val="20"/>
              </w:rPr>
            </w:pPr>
            <w:r>
              <w:rPr>
                <w:sz w:val="20"/>
                <w:szCs w:val="20"/>
              </w:rPr>
              <w:t>data access control in use is supported</w:t>
            </w:r>
          </w:p>
          <w:p w14:paraId="68C1A18A" w14:textId="77777777" w:rsidR="00D00BA6" w:rsidRDefault="00D00BA6">
            <w:pPr>
              <w:pStyle w:val="ListParagraph"/>
              <w:numPr>
                <w:ilvl w:val="0"/>
                <w:numId w:val="16"/>
              </w:numPr>
              <w:ind w:left="175" w:hanging="175"/>
              <w:rPr>
                <w:sz w:val="20"/>
                <w:szCs w:val="20"/>
              </w:rPr>
            </w:pPr>
            <w:r>
              <w:rPr>
                <w:sz w:val="20"/>
                <w:szCs w:val="20"/>
              </w:rPr>
              <w:t>data access control in use is not supported</w:t>
            </w:r>
          </w:p>
        </w:tc>
      </w:tr>
      <w:tr w:rsidR="00D00BA6" w14:paraId="52EAAD53" w14:textId="77777777" w:rsidTr="00BF7BC0">
        <w:trPr>
          <w:jc w:val="center"/>
        </w:trPr>
        <w:tc>
          <w:tcPr>
            <w:tcW w:w="2830" w:type="dxa"/>
          </w:tcPr>
          <w:p w14:paraId="22A8E08A" w14:textId="77777777" w:rsidR="00D00BA6" w:rsidRDefault="00D00BA6" w:rsidP="000368D4">
            <w:pPr>
              <w:rPr>
                <w:sz w:val="20"/>
                <w:szCs w:val="20"/>
                <w:lang w:eastAsia="en-US"/>
              </w:rPr>
            </w:pPr>
            <w:r>
              <w:rPr>
                <w:i/>
                <w:iCs/>
                <w:sz w:val="20"/>
                <w:szCs w:val="20"/>
              </w:rPr>
              <w:t>Data wiping</w:t>
            </w:r>
          </w:p>
        </w:tc>
        <w:tc>
          <w:tcPr>
            <w:tcW w:w="6526" w:type="dxa"/>
          </w:tcPr>
          <w:p w14:paraId="43BAD683" w14:textId="77777777" w:rsidR="00D00BA6" w:rsidRDefault="00D00BA6" w:rsidP="000368D4">
            <w:pPr>
              <w:pStyle w:val="ListParagraph"/>
              <w:numPr>
                <w:ilvl w:val="0"/>
                <w:numId w:val="16"/>
              </w:numPr>
              <w:ind w:left="175" w:hanging="175"/>
              <w:rPr>
                <w:sz w:val="20"/>
                <w:szCs w:val="20"/>
                <w:lang w:eastAsia="en-US"/>
              </w:rPr>
            </w:pPr>
            <w:r>
              <w:rPr>
                <w:sz w:val="20"/>
                <w:szCs w:val="20"/>
              </w:rPr>
              <w:t>data could be removed physically from the storage of the terminal</w:t>
            </w:r>
          </w:p>
          <w:p w14:paraId="71C44B42" w14:textId="77777777" w:rsidR="00D00BA6" w:rsidRDefault="00D00BA6" w:rsidP="000368D4">
            <w:pPr>
              <w:pStyle w:val="ListParagraph"/>
              <w:numPr>
                <w:ilvl w:val="0"/>
                <w:numId w:val="16"/>
              </w:numPr>
              <w:ind w:left="175" w:hanging="175"/>
              <w:rPr>
                <w:sz w:val="20"/>
                <w:szCs w:val="20"/>
                <w:lang w:eastAsia="en-US"/>
              </w:rPr>
            </w:pPr>
            <w:r>
              <w:rPr>
                <w:sz w:val="20"/>
                <w:szCs w:val="20"/>
              </w:rPr>
              <w:t>data could be removed logically from the storage of the terminal</w:t>
            </w:r>
          </w:p>
          <w:p w14:paraId="09AAC201" w14:textId="273DC7D9" w:rsidR="00C1604C" w:rsidRDefault="00C1604C" w:rsidP="000368D4">
            <w:pPr>
              <w:pStyle w:val="ListParagraph"/>
              <w:numPr>
                <w:ilvl w:val="0"/>
                <w:numId w:val="16"/>
              </w:numPr>
              <w:ind w:left="175" w:hanging="175"/>
              <w:rPr>
                <w:sz w:val="20"/>
                <w:szCs w:val="20"/>
                <w:lang w:eastAsia="en-US"/>
              </w:rPr>
            </w:pPr>
            <w:r>
              <w:rPr>
                <w:rFonts w:hint="eastAsia"/>
                <w:sz w:val="20"/>
                <w:szCs w:val="20"/>
                <w:lang w:eastAsia="en-US"/>
              </w:rPr>
              <w:t>d</w:t>
            </w:r>
            <w:r>
              <w:rPr>
                <w:sz w:val="20"/>
                <w:szCs w:val="20"/>
                <w:lang w:eastAsia="en-US"/>
              </w:rPr>
              <w:t xml:space="preserve">ata could be </w:t>
            </w:r>
            <w:r w:rsidR="002706CF">
              <w:rPr>
                <w:sz w:val="20"/>
                <w:szCs w:val="20"/>
                <w:lang w:eastAsia="en-US"/>
              </w:rPr>
              <w:t>made unavailable by removing encryption key used to encrypt the whole device assuming strong encryption</w:t>
            </w:r>
          </w:p>
          <w:p w14:paraId="128823DB" w14:textId="64F0EC6B" w:rsidR="00D00BA6" w:rsidRDefault="00D00BA6" w:rsidP="000368D4">
            <w:pPr>
              <w:pStyle w:val="ListParagraph"/>
              <w:numPr>
                <w:ilvl w:val="0"/>
                <w:numId w:val="16"/>
              </w:numPr>
              <w:ind w:left="175" w:hanging="175"/>
              <w:rPr>
                <w:sz w:val="20"/>
                <w:szCs w:val="20"/>
                <w:lang w:eastAsia="en-US"/>
              </w:rPr>
            </w:pPr>
            <w:r>
              <w:rPr>
                <w:sz w:val="20"/>
                <w:szCs w:val="20"/>
              </w:rPr>
              <w:t>data wiping is not supported</w:t>
            </w:r>
          </w:p>
        </w:tc>
      </w:tr>
      <w:tr w:rsidR="00465747" w14:paraId="2539EBF5" w14:textId="77777777" w:rsidTr="00BF7BC0">
        <w:trPr>
          <w:jc w:val="center"/>
          <w:ins w:id="124" w:author="ADG TS" w:date="2023-06-02T11:50:00Z"/>
        </w:trPr>
        <w:tc>
          <w:tcPr>
            <w:tcW w:w="2830" w:type="dxa"/>
          </w:tcPr>
          <w:p w14:paraId="4F3405B1" w14:textId="65405E90" w:rsidR="00465747" w:rsidRDefault="00465747" w:rsidP="000368D4">
            <w:pPr>
              <w:rPr>
                <w:ins w:id="125" w:author="ADG TS" w:date="2023-06-02T11:50:00Z"/>
                <w:i/>
                <w:iCs/>
                <w:sz w:val="20"/>
                <w:szCs w:val="20"/>
              </w:rPr>
            </w:pPr>
            <w:ins w:id="126" w:author="ADG TS" w:date="2023-06-02T11:50:00Z">
              <w:r w:rsidRPr="00465747">
                <w:rPr>
                  <w:i/>
                  <w:iCs/>
                  <w:sz w:val="20"/>
                  <w:szCs w:val="20"/>
                </w:rPr>
                <w:t>Isolation of User data</w:t>
              </w:r>
            </w:ins>
          </w:p>
        </w:tc>
        <w:tc>
          <w:tcPr>
            <w:tcW w:w="6526" w:type="dxa"/>
          </w:tcPr>
          <w:p w14:paraId="07D620BE" w14:textId="77777777" w:rsidR="00465747" w:rsidRPr="00465747" w:rsidRDefault="00465747" w:rsidP="00372536">
            <w:pPr>
              <w:pStyle w:val="ListParagraph"/>
              <w:numPr>
                <w:ilvl w:val="0"/>
                <w:numId w:val="16"/>
              </w:numPr>
              <w:rPr>
                <w:ins w:id="127" w:author="ADG TS" w:date="2023-06-02T11:50:00Z"/>
                <w:sz w:val="20"/>
                <w:szCs w:val="20"/>
              </w:rPr>
            </w:pPr>
            <w:ins w:id="128" w:author="ADG TS" w:date="2023-06-02T11:50:00Z">
              <w:r w:rsidRPr="00465747">
                <w:rPr>
                  <w:sz w:val="20"/>
                  <w:szCs w:val="20"/>
                </w:rPr>
                <w:t>Encryption of content in its Internal memory is supported;</w:t>
              </w:r>
            </w:ins>
          </w:p>
          <w:p w14:paraId="3CB2E022" w14:textId="77777777" w:rsidR="00465747" w:rsidRPr="00465747" w:rsidRDefault="00465747">
            <w:pPr>
              <w:pStyle w:val="ListParagraph"/>
              <w:numPr>
                <w:ilvl w:val="0"/>
                <w:numId w:val="16"/>
              </w:numPr>
              <w:rPr>
                <w:ins w:id="129" w:author="ADG TS" w:date="2023-06-02T11:50:00Z"/>
                <w:sz w:val="20"/>
                <w:szCs w:val="20"/>
              </w:rPr>
            </w:pPr>
            <w:ins w:id="130" w:author="ADG TS" w:date="2023-06-02T11:50:00Z">
              <w:r w:rsidRPr="00465747">
                <w:rPr>
                  <w:sz w:val="20"/>
                  <w:szCs w:val="20"/>
                </w:rPr>
                <w:t>Encryption of content in its Internal memory is not supported;</w:t>
              </w:r>
            </w:ins>
          </w:p>
          <w:p w14:paraId="19CB3EEE" w14:textId="77777777" w:rsidR="00465747" w:rsidRDefault="00465747">
            <w:pPr>
              <w:pStyle w:val="ListParagraph"/>
              <w:ind w:left="175"/>
              <w:rPr>
                <w:ins w:id="131" w:author="ADG TS" w:date="2023-06-02T11:50:00Z"/>
                <w:sz w:val="20"/>
                <w:szCs w:val="20"/>
              </w:rPr>
              <w:pPrChange w:id="132" w:author="ADG TS" w:date="2023-06-02T11:51:00Z">
                <w:pPr>
                  <w:pStyle w:val="ListParagraph"/>
                  <w:numPr>
                    <w:numId w:val="16"/>
                  </w:numPr>
                  <w:ind w:left="175" w:hanging="175"/>
                </w:pPr>
              </w:pPrChange>
            </w:pPr>
          </w:p>
        </w:tc>
      </w:tr>
    </w:tbl>
    <w:p w14:paraId="3B3D1D15" w14:textId="77777777" w:rsidR="002C6D36" w:rsidRDefault="002C6D36">
      <w:pPr>
        <w:spacing w:before="0"/>
      </w:pPr>
    </w:p>
    <w:p w14:paraId="1494B09D" w14:textId="64BC9C35" w:rsidR="002C6D36" w:rsidRDefault="002C6D36">
      <w:pPr>
        <w:pStyle w:val="BodyText"/>
        <w:pPrChange w:id="133" w:author="Zhiyuan HU" w:date="2023-02-23T18:57:00Z">
          <w:pPr>
            <w:spacing w:before="0"/>
          </w:pPr>
        </w:pPrChange>
      </w:pPr>
      <w:del w:id="134" w:author="ADG TS" w:date="2023-06-02T11:53:00Z">
        <w:r w:rsidDel="00DF1694">
          <w:br w:type="page"/>
        </w:r>
      </w:del>
    </w:p>
    <w:p w14:paraId="415C9DA8" w14:textId="77777777" w:rsidR="002C6D36" w:rsidRPr="00FB283C" w:rsidRDefault="002C6D36" w:rsidP="002C6D36">
      <w:pPr>
        <w:pStyle w:val="Heading1"/>
        <w:jc w:val="center"/>
      </w:pPr>
      <w:r w:rsidRPr="00FB283C">
        <w:lastRenderedPageBreak/>
        <w:t xml:space="preserve">Annex </w:t>
      </w:r>
      <w:r>
        <w:t>X</w:t>
      </w:r>
      <w:r w:rsidRPr="00FB283C">
        <w:br/>
      </w:r>
      <w:r w:rsidRPr="00FB283C">
        <w:br/>
      </w:r>
      <w:r w:rsidRPr="001C248C">
        <w:t>&lt;</w:t>
      </w:r>
      <w:r>
        <w:t>Annex</w:t>
      </w:r>
      <w:r w:rsidRPr="001C248C">
        <w:t xml:space="preserve"> Title&gt;</w:t>
      </w:r>
    </w:p>
    <w:p w14:paraId="19191F29" w14:textId="77777777" w:rsidR="002C6D36" w:rsidRPr="001C248C" w:rsidRDefault="002C6D36" w:rsidP="002C6D36">
      <w:pPr>
        <w:jc w:val="center"/>
      </w:pPr>
      <w:r w:rsidRPr="001C248C">
        <w:t xml:space="preserve">(This </w:t>
      </w:r>
      <w:r>
        <w:t>annex</w:t>
      </w:r>
      <w:r w:rsidRPr="001C248C">
        <w:t xml:space="preserve"> form</w:t>
      </w:r>
      <w:r>
        <w:t>s</w:t>
      </w:r>
      <w:r w:rsidRPr="001C248C">
        <w:t xml:space="preserve"> an integral part of this Recommendation.)</w:t>
      </w:r>
      <w:r w:rsidRPr="001C248C">
        <w:br/>
      </w:r>
    </w:p>
    <w:p w14:paraId="544D8024" w14:textId="637764A3" w:rsidR="003C003B" w:rsidRDefault="002C6D36" w:rsidP="002C6D36">
      <w:pPr>
        <w:spacing w:before="0"/>
      </w:pPr>
      <w:r w:rsidRPr="001C248C">
        <w:t xml:space="preserve">&lt;Body of </w:t>
      </w:r>
      <w:r>
        <w:t>annex</w:t>
      </w:r>
      <w:r w:rsidRPr="001C248C">
        <w:t xml:space="preserve"> </w:t>
      </w:r>
      <w:r>
        <w:t>X</w:t>
      </w:r>
      <w:r w:rsidRPr="001C248C">
        <w:t>&gt;</w:t>
      </w:r>
      <w:r w:rsidR="003C003B">
        <w:br w:type="page"/>
      </w:r>
    </w:p>
    <w:p w14:paraId="7A28EF03" w14:textId="3DCB2E66" w:rsidR="001228A9" w:rsidRDefault="00874DCA" w:rsidP="00E839D7">
      <w:pPr>
        <w:tabs>
          <w:tab w:val="left" w:pos="3623"/>
        </w:tabs>
        <w:rPr>
          <w:lang w:val="en-US" w:eastAsia="zh-CN"/>
        </w:rPr>
      </w:pPr>
      <w:r>
        <w:rPr>
          <w:lang w:val="en-US" w:eastAsia="zh-CN"/>
        </w:rPr>
        <w:lastRenderedPageBreak/>
        <w:tab/>
      </w:r>
    </w:p>
    <w:p w14:paraId="3C7B0186" w14:textId="77777777" w:rsidR="002C6D36" w:rsidRPr="00FB283C" w:rsidRDefault="002C6D36" w:rsidP="002C6D36">
      <w:pPr>
        <w:pStyle w:val="Heading1"/>
        <w:jc w:val="center"/>
      </w:pPr>
      <w:r w:rsidRPr="00FB283C">
        <w:t>A</w:t>
      </w:r>
      <w:r>
        <w:t>ppendix</w:t>
      </w:r>
      <w:r w:rsidRPr="00FB283C">
        <w:t xml:space="preserve"> </w:t>
      </w:r>
      <w:r>
        <w:t>I</w:t>
      </w:r>
      <w:r w:rsidRPr="00FB283C">
        <w:br/>
      </w:r>
      <w:r w:rsidRPr="00FB283C">
        <w:br/>
      </w:r>
      <w:r w:rsidRPr="001C248C">
        <w:t>&lt;</w:t>
      </w:r>
      <w:r>
        <w:t>Appendix</w:t>
      </w:r>
      <w:r w:rsidRPr="001C248C">
        <w:t xml:space="preserve"> Title&gt;</w:t>
      </w:r>
    </w:p>
    <w:p w14:paraId="55F63D5B" w14:textId="77777777" w:rsidR="002C6D36" w:rsidRPr="001C248C" w:rsidRDefault="002C6D36" w:rsidP="002C6D36">
      <w:pPr>
        <w:jc w:val="center"/>
      </w:pPr>
      <w:r w:rsidRPr="001C248C">
        <w:t>(This appendix does not form an integral part of this Recommendation.)</w:t>
      </w:r>
      <w:r w:rsidRPr="001C248C">
        <w:br/>
      </w:r>
    </w:p>
    <w:p w14:paraId="6A4FF2FA" w14:textId="49969F0D" w:rsidR="001228A9" w:rsidRDefault="002C6D36" w:rsidP="002C6D36">
      <w:pPr>
        <w:ind w:firstLine="11"/>
        <w:rPr>
          <w:ins w:id="135" w:author="Zhiyuan HU" w:date="2023-02-23T17:02:00Z"/>
        </w:rPr>
      </w:pPr>
      <w:r w:rsidRPr="001C248C">
        <w:t>&lt;Body of appendix I&gt;</w:t>
      </w:r>
      <w:r w:rsidR="001228A9">
        <w:t>.</w:t>
      </w:r>
    </w:p>
    <w:p w14:paraId="1BDBF540" w14:textId="5439500F" w:rsidR="00A33CE3" w:rsidRDefault="00A33CE3" w:rsidP="00234843">
      <w:pPr>
        <w:ind w:firstLine="11"/>
      </w:pPr>
    </w:p>
    <w:p w14:paraId="0D03161F" w14:textId="7230744C" w:rsidR="00E07BAC" w:rsidRPr="004272CC" w:rsidRDefault="00FC015B" w:rsidP="002C6D36">
      <w:pPr>
        <w:spacing w:before="0"/>
      </w:pPr>
      <w:r>
        <w:br w:type="page"/>
      </w:r>
    </w:p>
    <w:p w14:paraId="77471BC9" w14:textId="1EA0CE5B" w:rsidR="002C6D36" w:rsidRDefault="002C6D36" w:rsidP="002C6D36">
      <w:pPr>
        <w:pStyle w:val="AnnexNoTitle0"/>
        <w:rPr>
          <w:lang w:eastAsia="zh-CN"/>
        </w:rPr>
      </w:pPr>
      <w:bookmarkStart w:id="136" w:name="_Toc484695622"/>
      <w:bookmarkStart w:id="137" w:name="_Toc486319291"/>
      <w:r w:rsidRPr="006109E8">
        <w:rPr>
          <w:lang w:eastAsia="zh-CN"/>
        </w:rPr>
        <w:lastRenderedPageBreak/>
        <w:t>Bibliography</w:t>
      </w:r>
      <w:bookmarkEnd w:id="136"/>
      <w:bookmarkEnd w:id="137"/>
    </w:p>
    <w:p w14:paraId="1A193D52" w14:textId="77777777" w:rsidR="0012683B" w:rsidRPr="0012683B" w:rsidRDefault="0012683B" w:rsidP="0012683B">
      <w:pPr>
        <w:rPr>
          <w:lang w:eastAsia="zh-CN"/>
        </w:rPr>
      </w:pPr>
    </w:p>
    <w:tbl>
      <w:tblPr>
        <w:tblStyle w:val="TableGrid"/>
        <w:tblW w:w="100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8272"/>
      </w:tblGrid>
      <w:tr w:rsidR="000A5753" w14:paraId="090CB1B7" w14:textId="77777777" w:rsidTr="002D40E1">
        <w:tc>
          <w:tcPr>
            <w:tcW w:w="1728" w:type="dxa"/>
          </w:tcPr>
          <w:p w14:paraId="782D3998" w14:textId="13AD3AA0" w:rsidR="004D419C" w:rsidRDefault="0012683B" w:rsidP="00BF7BC0">
            <w:pPr>
              <w:pStyle w:val="Reftext"/>
              <w:ind w:left="0" w:firstLine="0"/>
            </w:pPr>
            <w:r w:rsidRPr="00E36314">
              <w:rPr>
                <w:szCs w:val="24"/>
              </w:rPr>
              <w:t>[b-Cavalcanti]</w:t>
            </w:r>
          </w:p>
        </w:tc>
        <w:tc>
          <w:tcPr>
            <w:tcW w:w="8272" w:type="dxa"/>
            <w:vAlign w:val="center"/>
          </w:tcPr>
          <w:p w14:paraId="7A076723" w14:textId="1555DF2F" w:rsidR="004D419C" w:rsidRDefault="0012683B" w:rsidP="0012683B">
            <w:pPr>
              <w:pStyle w:val="Reftext"/>
              <w:ind w:left="0" w:firstLine="0"/>
            </w:pPr>
            <w:r w:rsidRPr="004D419C">
              <w:t xml:space="preserve">Cavalcanti K, Viana E, Lins F (2017) </w:t>
            </w:r>
            <w:r w:rsidRPr="00575562">
              <w:rPr>
                <w:i/>
                <w:iCs/>
                <w:rPrChange w:id="138" w:author="Zhiyuan HU" w:date="2023-02-23T18:20:00Z">
                  <w:rPr/>
                </w:rPrChange>
              </w:rPr>
              <w:t>An integrated solution for the improvement of the mobile devices security based on the android platform.</w:t>
            </w:r>
            <w:r w:rsidRPr="004D419C">
              <w:t xml:space="preserve"> IEEE Lat Am Trans 15(11):2171– 2176</w:t>
            </w:r>
            <w:r>
              <w:t>.</w:t>
            </w:r>
          </w:p>
        </w:tc>
      </w:tr>
      <w:tr w:rsidR="000A5753" w14:paraId="3E24242B" w14:textId="77777777" w:rsidTr="002D40E1">
        <w:tc>
          <w:tcPr>
            <w:tcW w:w="1728" w:type="dxa"/>
          </w:tcPr>
          <w:p w14:paraId="470A60AB" w14:textId="5D8D6800" w:rsidR="004D419C" w:rsidRDefault="0012683B" w:rsidP="00BF7BC0">
            <w:pPr>
              <w:pStyle w:val="Reftext"/>
              <w:ind w:left="0" w:firstLine="0"/>
            </w:pPr>
            <w:r w:rsidRPr="00E36314">
              <w:rPr>
                <w:szCs w:val="24"/>
              </w:rPr>
              <w:t>[b-Vecchiato]</w:t>
            </w:r>
          </w:p>
        </w:tc>
        <w:tc>
          <w:tcPr>
            <w:tcW w:w="8272" w:type="dxa"/>
            <w:vAlign w:val="center"/>
          </w:tcPr>
          <w:p w14:paraId="742B59E2" w14:textId="37199E6B" w:rsidR="004D419C" w:rsidRDefault="0012683B" w:rsidP="0012683B">
            <w:pPr>
              <w:pStyle w:val="Reftext"/>
              <w:ind w:left="0" w:firstLine="0"/>
            </w:pPr>
            <w:r w:rsidRPr="004D419C">
              <w:t xml:space="preserve">Daniel Vecchiato; Marco Vieira; Eliane Martins (2016) </w:t>
            </w:r>
            <w:r w:rsidRPr="00575562">
              <w:rPr>
                <w:i/>
                <w:iCs/>
                <w:rPrChange w:id="139" w:author="Zhiyuan HU" w:date="2023-02-23T18:20:00Z">
                  <w:rPr/>
                </w:rPrChange>
              </w:rPr>
              <w:t>Risk Assessment of User-Defined Security Configurations for Android Devices.</w:t>
            </w:r>
            <w:r w:rsidRPr="004D419C">
              <w:t xml:space="preserve"> 2016 IEEE 27th International Symposium on</w:t>
            </w:r>
            <w:r>
              <w:t xml:space="preserve"> Software Reliability Engineering (ISSRE), Ottawa, ON, Canada. DOI:</w:t>
            </w:r>
            <w:r>
              <w:rPr>
                <w:rFonts w:hint="eastAsia"/>
              </w:rPr>
              <w:t xml:space="preserve"> </w:t>
            </w:r>
            <w:r>
              <w:t>https://doi.org/10.1109/ISSRE.2016.30.</w:t>
            </w:r>
          </w:p>
        </w:tc>
      </w:tr>
      <w:tr w:rsidR="000A5753" w14:paraId="1A504D0F" w14:textId="77777777" w:rsidTr="002D40E1">
        <w:tc>
          <w:tcPr>
            <w:tcW w:w="1728" w:type="dxa"/>
          </w:tcPr>
          <w:p w14:paraId="0B8C6336" w14:textId="2C25D269" w:rsidR="004D419C" w:rsidRDefault="0012683B" w:rsidP="00BF7BC0">
            <w:pPr>
              <w:pStyle w:val="Reftext"/>
              <w:ind w:left="0" w:firstLine="0"/>
            </w:pPr>
            <w:r w:rsidRPr="00E36314">
              <w:rPr>
                <w:szCs w:val="24"/>
              </w:rPr>
              <w:t>[b-Irwan]</w:t>
            </w:r>
          </w:p>
        </w:tc>
        <w:tc>
          <w:tcPr>
            <w:tcW w:w="8272" w:type="dxa"/>
            <w:vAlign w:val="center"/>
          </w:tcPr>
          <w:p w14:paraId="23C6BD13" w14:textId="389FD049" w:rsidR="004D419C" w:rsidRDefault="0012683B" w:rsidP="0012683B">
            <w:pPr>
              <w:pStyle w:val="Reftext"/>
              <w:ind w:left="0" w:firstLine="0"/>
            </w:pPr>
            <w:r>
              <w:t>Irwan,</w:t>
            </w:r>
            <w:r w:rsidR="000A5753">
              <w:t xml:space="preserve"> </w:t>
            </w:r>
            <w:r>
              <w:t>Asnar</w:t>
            </w:r>
            <w:r w:rsidR="000A5753">
              <w:t xml:space="preserve"> </w:t>
            </w:r>
            <w:r>
              <w:t>Y,</w:t>
            </w:r>
            <w:r w:rsidR="000A5753">
              <w:t xml:space="preserve"> </w:t>
            </w:r>
            <w:r>
              <w:t>Hendradjaya</w:t>
            </w:r>
            <w:r w:rsidR="000A5753">
              <w:t xml:space="preserve"> </w:t>
            </w:r>
            <w:r>
              <w:t>B</w:t>
            </w:r>
            <w:r w:rsidR="000A5753">
              <w:t xml:space="preserve"> </w:t>
            </w:r>
            <w:r>
              <w:t>(2015)</w:t>
            </w:r>
            <w:r w:rsidR="000A5753">
              <w:t xml:space="preserve"> </w:t>
            </w:r>
            <w:r w:rsidRPr="00575562">
              <w:rPr>
                <w:i/>
                <w:iCs/>
                <w:rPrChange w:id="140" w:author="Zhiyuan HU" w:date="2023-02-23T18:20:00Z">
                  <w:rPr/>
                </w:rPrChange>
              </w:rPr>
              <w:t>Confidentiality</w:t>
            </w:r>
            <w:r w:rsidR="000A5753" w:rsidRPr="00575562">
              <w:rPr>
                <w:i/>
                <w:iCs/>
                <w:rPrChange w:id="141" w:author="Zhiyuan HU" w:date="2023-02-23T18:20:00Z">
                  <w:rPr/>
                </w:rPrChange>
              </w:rPr>
              <w:t xml:space="preserve"> </w:t>
            </w:r>
            <w:r w:rsidRPr="00575562">
              <w:rPr>
                <w:i/>
                <w:iCs/>
                <w:rPrChange w:id="142" w:author="Zhiyuan HU" w:date="2023-02-23T18:20:00Z">
                  <w:rPr/>
                </w:rPrChange>
              </w:rPr>
              <w:t>and</w:t>
            </w:r>
            <w:r w:rsidR="000A5753" w:rsidRPr="00575562">
              <w:rPr>
                <w:i/>
                <w:iCs/>
                <w:rPrChange w:id="143" w:author="Zhiyuan HU" w:date="2023-02-23T18:20:00Z">
                  <w:rPr/>
                </w:rPrChange>
              </w:rPr>
              <w:t xml:space="preserve"> </w:t>
            </w:r>
            <w:r w:rsidRPr="00575562">
              <w:rPr>
                <w:i/>
                <w:iCs/>
                <w:rPrChange w:id="144" w:author="Zhiyuan HU" w:date="2023-02-23T18:20:00Z">
                  <w:rPr/>
                </w:rPrChange>
              </w:rPr>
              <w:t>privacy</w:t>
            </w:r>
            <w:r w:rsidR="000A5753" w:rsidRPr="00575562">
              <w:rPr>
                <w:i/>
                <w:iCs/>
                <w:rPrChange w:id="145" w:author="Zhiyuan HU" w:date="2023-02-23T18:20:00Z">
                  <w:rPr/>
                </w:rPrChange>
              </w:rPr>
              <w:t xml:space="preserve"> </w:t>
            </w:r>
            <w:r w:rsidRPr="00575562">
              <w:rPr>
                <w:i/>
                <w:iCs/>
                <w:rPrChange w:id="146" w:author="Zhiyuan HU" w:date="2023-02-23T18:20:00Z">
                  <w:rPr/>
                </w:rPrChange>
              </w:rPr>
              <w:t>information</w:t>
            </w:r>
            <w:r w:rsidR="000A5753" w:rsidRPr="00575562">
              <w:rPr>
                <w:i/>
                <w:iCs/>
                <w:rPrChange w:id="147" w:author="Zhiyuan HU" w:date="2023-02-23T18:20:00Z">
                  <w:rPr/>
                </w:rPrChange>
              </w:rPr>
              <w:t xml:space="preserve"> </w:t>
            </w:r>
            <w:r w:rsidRPr="00575562">
              <w:rPr>
                <w:i/>
                <w:iCs/>
                <w:rPrChange w:id="148" w:author="Zhiyuan HU" w:date="2023-02-23T18:20:00Z">
                  <w:rPr/>
                </w:rPrChange>
              </w:rPr>
              <w:t>security</w:t>
            </w:r>
            <w:r w:rsidR="000A5753" w:rsidRPr="00575562">
              <w:rPr>
                <w:i/>
                <w:iCs/>
                <w:rPrChange w:id="149" w:author="Zhiyuan HU" w:date="2023-02-23T18:20:00Z">
                  <w:rPr/>
                </w:rPrChange>
              </w:rPr>
              <w:t xml:space="preserve"> </w:t>
            </w:r>
            <w:r w:rsidRPr="00575562">
              <w:rPr>
                <w:i/>
                <w:iCs/>
                <w:rPrChange w:id="150" w:author="Zhiyuan HU" w:date="2023-02-23T18:20:00Z">
                  <w:rPr/>
                </w:rPrChange>
              </w:rPr>
              <w:t>risk assessment for Android-based mobile devices</w:t>
            </w:r>
            <w:r>
              <w:t xml:space="preserve">. 2015 International Conference on Data and Software Engineering, Yogyakarta, Indonesia. Proceedings of the ICoDSE’15, pp 1–6. DOI: </w:t>
            </w:r>
            <w:r w:rsidRPr="0012683B">
              <w:t>https://doi.org/10.1109/ICODSE.2015.7436972</w:t>
            </w:r>
          </w:p>
        </w:tc>
      </w:tr>
      <w:tr w:rsidR="000A5753" w14:paraId="20980E92" w14:textId="77777777" w:rsidTr="002D40E1">
        <w:tc>
          <w:tcPr>
            <w:tcW w:w="1728" w:type="dxa"/>
          </w:tcPr>
          <w:p w14:paraId="15A8F30C" w14:textId="0C0C2D6B" w:rsidR="004D419C" w:rsidRDefault="000A5753" w:rsidP="00BF7BC0">
            <w:pPr>
              <w:pStyle w:val="Reftext"/>
              <w:ind w:left="0" w:firstLine="0"/>
            </w:pPr>
            <w:r>
              <w:rPr>
                <w:rFonts w:hint="eastAsia"/>
              </w:rPr>
              <w:t>[</w:t>
            </w:r>
            <w:r>
              <w:t>b-</w:t>
            </w:r>
            <w:r w:rsidRPr="0012683B">
              <w:t>Khokhlov</w:t>
            </w:r>
            <w:r>
              <w:t>-CNCC]</w:t>
            </w:r>
          </w:p>
        </w:tc>
        <w:tc>
          <w:tcPr>
            <w:tcW w:w="8272" w:type="dxa"/>
            <w:vAlign w:val="center"/>
          </w:tcPr>
          <w:p w14:paraId="0D80C87D" w14:textId="74A42009" w:rsidR="004D419C" w:rsidRDefault="0012683B" w:rsidP="0012683B">
            <w:pPr>
              <w:pStyle w:val="Reftext"/>
              <w:ind w:left="0" w:firstLine="0"/>
            </w:pPr>
            <w:r w:rsidRPr="0012683B">
              <w:t>Khokhlov</w:t>
            </w:r>
            <w:r w:rsidR="000A5753">
              <w:t xml:space="preserve"> </w:t>
            </w:r>
            <w:r w:rsidRPr="0012683B">
              <w:t>I,</w:t>
            </w:r>
            <w:r w:rsidR="000A5753">
              <w:t xml:space="preserve"> </w:t>
            </w:r>
            <w:r w:rsidRPr="0012683B">
              <w:t>Reznik</w:t>
            </w:r>
            <w:r w:rsidR="000A5753">
              <w:t xml:space="preserve"> </w:t>
            </w:r>
            <w:r w:rsidRPr="0012683B">
              <w:t>L</w:t>
            </w:r>
            <w:r w:rsidR="000A5753">
              <w:t xml:space="preserve"> </w:t>
            </w:r>
            <w:r w:rsidRPr="0012683B">
              <w:t>(2018)</w:t>
            </w:r>
            <w:r w:rsidR="000A5753">
              <w:t xml:space="preserve"> </w:t>
            </w:r>
            <w:r w:rsidRPr="00575562">
              <w:rPr>
                <w:i/>
                <w:iCs/>
                <w:rPrChange w:id="151" w:author="Zhiyuan HU" w:date="2023-02-23T18:20:00Z">
                  <w:rPr/>
                </w:rPrChange>
              </w:rPr>
              <w:t>Android</w:t>
            </w:r>
            <w:r w:rsidR="000A5753" w:rsidRPr="00575562">
              <w:rPr>
                <w:i/>
                <w:iCs/>
                <w:rPrChange w:id="152" w:author="Zhiyuan HU" w:date="2023-02-23T18:20:00Z">
                  <w:rPr/>
                </w:rPrChange>
              </w:rPr>
              <w:t xml:space="preserve"> </w:t>
            </w:r>
            <w:r w:rsidRPr="00575562">
              <w:rPr>
                <w:i/>
                <w:iCs/>
                <w:rPrChange w:id="153" w:author="Zhiyuan HU" w:date="2023-02-23T18:20:00Z">
                  <w:rPr/>
                </w:rPrChange>
              </w:rPr>
              <w:t>system</w:t>
            </w:r>
            <w:r w:rsidR="000A5753" w:rsidRPr="00575562">
              <w:rPr>
                <w:i/>
                <w:iCs/>
                <w:rPrChange w:id="154" w:author="Zhiyuan HU" w:date="2023-02-23T18:20:00Z">
                  <w:rPr/>
                </w:rPrChange>
              </w:rPr>
              <w:t xml:space="preserve"> </w:t>
            </w:r>
            <w:r w:rsidRPr="00575562">
              <w:rPr>
                <w:i/>
                <w:iCs/>
                <w:rPrChange w:id="155" w:author="Zhiyuan HU" w:date="2023-02-23T18:20:00Z">
                  <w:rPr/>
                </w:rPrChange>
              </w:rPr>
              <w:t>security</w:t>
            </w:r>
            <w:r w:rsidR="000A5753" w:rsidRPr="00575562">
              <w:rPr>
                <w:i/>
                <w:iCs/>
                <w:rPrChange w:id="156" w:author="Zhiyuan HU" w:date="2023-02-23T18:20:00Z">
                  <w:rPr/>
                </w:rPrChange>
              </w:rPr>
              <w:t xml:space="preserve"> </w:t>
            </w:r>
            <w:r w:rsidRPr="00575562">
              <w:rPr>
                <w:i/>
                <w:iCs/>
                <w:rPrChange w:id="157" w:author="Zhiyuan HU" w:date="2023-02-23T18:20:00Z">
                  <w:rPr/>
                </w:rPrChange>
              </w:rPr>
              <w:t>evaluation.</w:t>
            </w:r>
            <w:r w:rsidR="000A5753" w:rsidRPr="00575562">
              <w:rPr>
                <w:i/>
                <w:iCs/>
                <w:rPrChange w:id="158" w:author="Zhiyuan HU" w:date="2023-02-23T18:20:00Z">
                  <w:rPr/>
                </w:rPrChange>
              </w:rPr>
              <w:t xml:space="preserve"> </w:t>
            </w:r>
            <w:r w:rsidRPr="0012683B">
              <w:t>2018</w:t>
            </w:r>
            <w:r w:rsidR="000A5753">
              <w:t xml:space="preserve"> </w:t>
            </w:r>
            <w:r w:rsidRPr="0012683B">
              <w:t>15</w:t>
            </w:r>
            <w:r w:rsidRPr="000A5753">
              <w:rPr>
                <w:vertAlign w:val="superscript"/>
              </w:rPr>
              <w:t>th</w:t>
            </w:r>
            <w:r w:rsidR="000A5753">
              <w:t xml:space="preserve"> </w:t>
            </w:r>
            <w:r w:rsidRPr="0012683B">
              <w:t>IEEE</w:t>
            </w:r>
            <w:r w:rsidR="000A5753">
              <w:t xml:space="preserve"> </w:t>
            </w:r>
            <w:r w:rsidRPr="0012683B">
              <w:t>Annual Consumer Communications &amp; Networking Conference (CCNC). http://dx.doi.org/10.1109/CCNC.2018.8319325</w:t>
            </w:r>
          </w:p>
        </w:tc>
      </w:tr>
      <w:tr w:rsidR="000A5753" w14:paraId="5E093F86" w14:textId="77777777" w:rsidTr="002D40E1">
        <w:tc>
          <w:tcPr>
            <w:tcW w:w="1728" w:type="dxa"/>
          </w:tcPr>
          <w:p w14:paraId="0473C27F" w14:textId="3B721B5D" w:rsidR="004D419C" w:rsidRDefault="000A5753" w:rsidP="00BF7BC0">
            <w:pPr>
              <w:pStyle w:val="Reftext"/>
              <w:ind w:left="0" w:firstLine="0"/>
            </w:pPr>
            <w:r>
              <w:rPr>
                <w:rFonts w:hint="eastAsia"/>
              </w:rPr>
              <w:t>[</w:t>
            </w:r>
            <w:r>
              <w:t>b-Raza]</w:t>
            </w:r>
          </w:p>
        </w:tc>
        <w:tc>
          <w:tcPr>
            <w:tcW w:w="8272" w:type="dxa"/>
            <w:vAlign w:val="center"/>
          </w:tcPr>
          <w:p w14:paraId="67F9323D" w14:textId="09A54347" w:rsidR="004D419C" w:rsidRDefault="0012683B" w:rsidP="0012683B">
            <w:pPr>
              <w:pStyle w:val="Reftext"/>
              <w:ind w:left="0" w:firstLine="0"/>
            </w:pPr>
            <w:r w:rsidRPr="0012683B">
              <w:t xml:space="preserve">Raza N, Kirit N (2019) </w:t>
            </w:r>
            <w:r w:rsidRPr="00575562">
              <w:rPr>
                <w:i/>
                <w:iCs/>
                <w:rPrChange w:id="159" w:author="Zhiyuan HU" w:date="2023-02-23T18:20:00Z">
                  <w:rPr/>
                </w:rPrChange>
              </w:rPr>
              <w:t>Security Evaluation for Android OS using Expert Systems.</w:t>
            </w:r>
            <w:r w:rsidRPr="0012683B">
              <w:t xml:space="preserve"> http://dx.doi.org/10.13140/RG.2.2.27162.08640</w:t>
            </w:r>
          </w:p>
        </w:tc>
      </w:tr>
      <w:tr w:rsidR="000A5753" w14:paraId="57356345" w14:textId="77777777" w:rsidTr="002D40E1">
        <w:tc>
          <w:tcPr>
            <w:tcW w:w="1728" w:type="dxa"/>
          </w:tcPr>
          <w:p w14:paraId="23D6F111" w14:textId="39B901AC" w:rsidR="004D419C" w:rsidRDefault="000A5753" w:rsidP="00BF7BC0">
            <w:pPr>
              <w:pStyle w:val="Reftext"/>
              <w:ind w:left="0" w:firstLine="0"/>
            </w:pPr>
            <w:r>
              <w:rPr>
                <w:rFonts w:hint="eastAsia"/>
              </w:rPr>
              <w:t>[</w:t>
            </w:r>
            <w:r>
              <w:t>b-Hayran]</w:t>
            </w:r>
          </w:p>
        </w:tc>
        <w:tc>
          <w:tcPr>
            <w:tcW w:w="8272" w:type="dxa"/>
            <w:vAlign w:val="center"/>
          </w:tcPr>
          <w:p w14:paraId="07EAD68C" w14:textId="00AFD1E6" w:rsidR="004D419C" w:rsidRPr="0012683B" w:rsidRDefault="0012683B" w:rsidP="0012683B">
            <w:pPr>
              <w:pStyle w:val="Reftext"/>
              <w:ind w:left="0" w:firstLine="0"/>
            </w:pPr>
            <w:r>
              <w:t xml:space="preserve">Ahmet Hayran; Muratcan İğdeli; Atıf Yılmaz; Cemal Gemci (2016), </w:t>
            </w:r>
            <w:r w:rsidRPr="00575562">
              <w:rPr>
                <w:i/>
                <w:iCs/>
                <w:rPrChange w:id="160" w:author="Zhiyuan HU" w:date="2023-02-23T18:20:00Z">
                  <w:rPr/>
                </w:rPrChange>
              </w:rPr>
              <w:t>“Security Evaluation of IOS and Android”</w:t>
            </w:r>
            <w:r>
              <w:t>, International Journal of Applied Mathematics Electronics and Computers. IJAMEC, 2016, 4(Special Issue), 258–261. DOI:</w:t>
            </w:r>
            <w:r w:rsidR="002D40E1">
              <w:t xml:space="preserve"> </w:t>
            </w:r>
            <w:r>
              <w:t>http://dx.doi.org/10.18100/ijamec.270378</w:t>
            </w:r>
          </w:p>
        </w:tc>
      </w:tr>
      <w:tr w:rsidR="000A5753" w14:paraId="0AABA0C0" w14:textId="77777777" w:rsidTr="002D40E1">
        <w:tc>
          <w:tcPr>
            <w:tcW w:w="1728" w:type="dxa"/>
          </w:tcPr>
          <w:p w14:paraId="362E2090" w14:textId="217B9785" w:rsidR="004D419C" w:rsidRDefault="000A5753" w:rsidP="00BF7BC0">
            <w:pPr>
              <w:pStyle w:val="Reftext"/>
              <w:ind w:left="0" w:firstLine="0"/>
            </w:pPr>
            <w:r>
              <w:rPr>
                <w:rFonts w:hint="eastAsia"/>
              </w:rPr>
              <w:t>[</w:t>
            </w:r>
            <w:r>
              <w:t>b-</w:t>
            </w:r>
            <w:r w:rsidRPr="0012683B">
              <w:t>Khokhlov</w:t>
            </w:r>
            <w:r>
              <w:t>-</w:t>
            </w:r>
            <w:r w:rsidRPr="0012683B">
              <w:t xml:space="preserve"> FRUCT</w:t>
            </w:r>
            <w:r>
              <w:t>]</w:t>
            </w:r>
          </w:p>
        </w:tc>
        <w:tc>
          <w:tcPr>
            <w:tcW w:w="8272" w:type="dxa"/>
            <w:vAlign w:val="center"/>
          </w:tcPr>
          <w:p w14:paraId="22A40DA1" w14:textId="37A4AF05" w:rsidR="004D419C" w:rsidRDefault="0012683B" w:rsidP="0012683B">
            <w:pPr>
              <w:pStyle w:val="Reftext"/>
              <w:ind w:left="0" w:firstLine="0"/>
            </w:pPr>
            <w:r w:rsidRPr="0012683B">
              <w:t>Khokhlov</w:t>
            </w:r>
            <w:r w:rsidR="000A5753">
              <w:t xml:space="preserve"> </w:t>
            </w:r>
            <w:r w:rsidRPr="0012683B">
              <w:t>I,</w:t>
            </w:r>
            <w:r w:rsidR="002D40E1">
              <w:t xml:space="preserve"> </w:t>
            </w:r>
            <w:r w:rsidRPr="0012683B">
              <w:t>Reznik</w:t>
            </w:r>
            <w:r w:rsidR="000A5753">
              <w:t xml:space="preserve"> </w:t>
            </w:r>
            <w:r w:rsidRPr="0012683B">
              <w:t>L</w:t>
            </w:r>
            <w:r w:rsidR="000A5753">
              <w:t xml:space="preserve"> </w:t>
            </w:r>
            <w:r w:rsidRPr="0012683B">
              <w:t>(2017)</w:t>
            </w:r>
            <w:r w:rsidR="000A5753">
              <w:t xml:space="preserve"> </w:t>
            </w:r>
            <w:r w:rsidRPr="00575562">
              <w:rPr>
                <w:i/>
                <w:iCs/>
                <w:rPrChange w:id="161" w:author="Zhiyuan HU" w:date="2023-02-23T18:20:00Z">
                  <w:rPr/>
                </w:rPrChange>
              </w:rPr>
              <w:t>Data</w:t>
            </w:r>
            <w:r w:rsidR="000A5753" w:rsidRPr="00575562">
              <w:rPr>
                <w:i/>
                <w:iCs/>
                <w:rPrChange w:id="162" w:author="Zhiyuan HU" w:date="2023-02-23T18:20:00Z">
                  <w:rPr/>
                </w:rPrChange>
              </w:rPr>
              <w:t xml:space="preserve"> </w:t>
            </w:r>
            <w:r w:rsidRPr="00575562">
              <w:rPr>
                <w:i/>
                <w:iCs/>
                <w:rPrChange w:id="163" w:author="Zhiyuan HU" w:date="2023-02-23T18:20:00Z">
                  <w:rPr/>
                </w:rPrChange>
              </w:rPr>
              <w:t>Security</w:t>
            </w:r>
            <w:r w:rsidR="000A5753" w:rsidRPr="00575562">
              <w:rPr>
                <w:i/>
                <w:iCs/>
                <w:rPrChange w:id="164" w:author="Zhiyuan HU" w:date="2023-02-23T18:20:00Z">
                  <w:rPr/>
                </w:rPrChange>
              </w:rPr>
              <w:t xml:space="preserve"> </w:t>
            </w:r>
            <w:r w:rsidRPr="00575562">
              <w:rPr>
                <w:i/>
                <w:iCs/>
                <w:rPrChange w:id="165" w:author="Zhiyuan HU" w:date="2023-02-23T18:20:00Z">
                  <w:rPr/>
                </w:rPrChange>
              </w:rPr>
              <w:t>Evaluation</w:t>
            </w:r>
            <w:r w:rsidR="000A5753" w:rsidRPr="00575562">
              <w:rPr>
                <w:i/>
                <w:iCs/>
                <w:rPrChange w:id="166" w:author="Zhiyuan HU" w:date="2023-02-23T18:20:00Z">
                  <w:rPr/>
                </w:rPrChange>
              </w:rPr>
              <w:t xml:space="preserve"> </w:t>
            </w:r>
            <w:r w:rsidRPr="00575562">
              <w:rPr>
                <w:i/>
                <w:iCs/>
                <w:rPrChange w:id="167" w:author="Zhiyuan HU" w:date="2023-02-23T18:20:00Z">
                  <w:rPr/>
                </w:rPrChange>
              </w:rPr>
              <w:t>for</w:t>
            </w:r>
            <w:r w:rsidR="000A5753" w:rsidRPr="00575562">
              <w:rPr>
                <w:i/>
                <w:iCs/>
                <w:rPrChange w:id="168" w:author="Zhiyuan HU" w:date="2023-02-23T18:20:00Z">
                  <w:rPr/>
                </w:rPrChange>
              </w:rPr>
              <w:t xml:space="preserve"> </w:t>
            </w:r>
            <w:r w:rsidRPr="00575562">
              <w:rPr>
                <w:i/>
                <w:iCs/>
                <w:rPrChange w:id="169" w:author="Zhiyuan HU" w:date="2023-02-23T18:20:00Z">
                  <w:rPr/>
                </w:rPrChange>
              </w:rPr>
              <w:t>Mobile</w:t>
            </w:r>
            <w:r w:rsidR="000A5753" w:rsidRPr="00575562">
              <w:rPr>
                <w:i/>
                <w:iCs/>
                <w:rPrChange w:id="170" w:author="Zhiyuan HU" w:date="2023-02-23T18:20:00Z">
                  <w:rPr/>
                </w:rPrChange>
              </w:rPr>
              <w:t xml:space="preserve"> </w:t>
            </w:r>
            <w:r w:rsidRPr="00575562">
              <w:rPr>
                <w:i/>
                <w:iCs/>
                <w:rPrChange w:id="171" w:author="Zhiyuan HU" w:date="2023-02-23T18:20:00Z">
                  <w:rPr/>
                </w:rPrChange>
              </w:rPr>
              <w:t>Android</w:t>
            </w:r>
            <w:r w:rsidR="000A5753" w:rsidRPr="00575562">
              <w:rPr>
                <w:i/>
                <w:iCs/>
                <w:rPrChange w:id="172" w:author="Zhiyuan HU" w:date="2023-02-23T18:20:00Z">
                  <w:rPr/>
                </w:rPrChange>
              </w:rPr>
              <w:t xml:space="preserve"> </w:t>
            </w:r>
            <w:r w:rsidRPr="00575562">
              <w:rPr>
                <w:i/>
                <w:iCs/>
                <w:rPrChange w:id="173" w:author="Zhiyuan HU" w:date="2023-02-23T18:20:00Z">
                  <w:rPr/>
                </w:rPrChange>
              </w:rPr>
              <w:t>Devices.</w:t>
            </w:r>
            <w:r w:rsidR="000A5753">
              <w:t xml:space="preserve"> </w:t>
            </w:r>
            <w:r w:rsidRPr="0012683B">
              <w:t>2017 20th Conference of Open Innovations Association (FRUCT). DOI: https://doi.org/10.23919/FRUCT.2017.8071306</w:t>
            </w:r>
          </w:p>
        </w:tc>
      </w:tr>
      <w:tr w:rsidR="000A5753" w14:paraId="3BEFAA08" w14:textId="77777777" w:rsidTr="002D40E1">
        <w:tc>
          <w:tcPr>
            <w:tcW w:w="1728" w:type="dxa"/>
          </w:tcPr>
          <w:p w14:paraId="75428F42" w14:textId="764DD197" w:rsidR="004D419C" w:rsidRDefault="000A5753" w:rsidP="00BF7BC0">
            <w:pPr>
              <w:pStyle w:val="Reftext"/>
              <w:ind w:left="0" w:firstLine="0"/>
            </w:pPr>
            <w:r>
              <w:rPr>
                <w:rFonts w:hint="eastAsia"/>
              </w:rPr>
              <w:t>[</w:t>
            </w:r>
            <w:r>
              <w:t>b-</w:t>
            </w:r>
            <w:r w:rsidR="002D40E1" w:rsidRPr="0012683B">
              <w:t>Zendehdel</w:t>
            </w:r>
            <w:r>
              <w:t>]</w:t>
            </w:r>
          </w:p>
        </w:tc>
        <w:tc>
          <w:tcPr>
            <w:tcW w:w="8272" w:type="dxa"/>
            <w:vAlign w:val="center"/>
          </w:tcPr>
          <w:p w14:paraId="157EC8F2" w14:textId="19A8724A" w:rsidR="004D419C" w:rsidRDefault="0012683B" w:rsidP="0012683B">
            <w:pPr>
              <w:pStyle w:val="Reftext"/>
              <w:ind w:left="0" w:firstLine="0"/>
            </w:pPr>
            <w:r w:rsidRPr="0012683B">
              <w:t xml:space="preserve">Ghazale Amel Zendehdel, Ratinder Kaur, Inderpreet Chopra, Natalia Stakhanova, Erik Scheme (2022), </w:t>
            </w:r>
            <w:r w:rsidRPr="00575562">
              <w:rPr>
                <w:i/>
                <w:iCs/>
                <w:rPrChange w:id="174" w:author="Zhiyuan HU" w:date="2023-02-23T18:20:00Z">
                  <w:rPr/>
                </w:rPrChange>
              </w:rPr>
              <w:t>“Automated Security Assessment Framework for Wearable BLE-enabled Health Monitoring Devices,”</w:t>
            </w:r>
            <w:r w:rsidRPr="0012683B">
              <w:t xml:space="preserve"> ACM Transactions on Internet Technology 22(1):1-31. DOI: http://dx.doi.org/10.1145/3448649</w:t>
            </w:r>
          </w:p>
        </w:tc>
      </w:tr>
    </w:tbl>
    <w:p w14:paraId="635E3EA1" w14:textId="7DBF3E02" w:rsidR="00E07BAC" w:rsidRDefault="00A355B0" w:rsidP="0012683B">
      <w:pPr>
        <w:pStyle w:val="Reftext"/>
        <w:ind w:left="0" w:firstLine="0"/>
      </w:pPr>
      <w:r>
        <w:t xml:space="preserve">  </w:t>
      </w:r>
    </w:p>
    <w:p w14:paraId="319595E8" w14:textId="77777777" w:rsidR="00E07BAC" w:rsidRDefault="00A355B0">
      <w:pPr>
        <w:jc w:val="center"/>
      </w:pPr>
      <w:r>
        <w:t>____________________</w:t>
      </w:r>
    </w:p>
    <w:p w14:paraId="52A4C2F1" w14:textId="77777777" w:rsidR="00E07BAC" w:rsidRDefault="00E07BAC"/>
    <w:p w14:paraId="15D77357" w14:textId="77777777" w:rsidR="00E07BAC" w:rsidRDefault="00E07BAC"/>
    <w:sectPr w:rsidR="00E07BAC">
      <w:headerReference w:type="default" r:id="rId14"/>
      <w:pgSz w:w="11907" w:h="16840"/>
      <w:pgMar w:top="1134" w:right="1134" w:bottom="1134" w:left="1134" w:header="425"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33C087" w14:textId="77777777" w:rsidR="001514A2" w:rsidRDefault="001514A2">
      <w:pPr>
        <w:spacing w:before="0"/>
      </w:pPr>
      <w:r>
        <w:separator/>
      </w:r>
    </w:p>
  </w:endnote>
  <w:endnote w:type="continuationSeparator" w:id="0">
    <w:p w14:paraId="3C08A53C" w14:textId="77777777" w:rsidR="001514A2" w:rsidRDefault="001514A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TimesNewRomanP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5E3081" w14:textId="77777777" w:rsidR="001514A2" w:rsidRDefault="001514A2">
      <w:pPr>
        <w:spacing w:before="0"/>
      </w:pPr>
      <w:r>
        <w:separator/>
      </w:r>
    </w:p>
  </w:footnote>
  <w:footnote w:type="continuationSeparator" w:id="0">
    <w:p w14:paraId="335A6B2C" w14:textId="77777777" w:rsidR="001514A2" w:rsidRDefault="001514A2">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3A338" w14:textId="6222E119" w:rsidR="00E07BAC" w:rsidRDefault="00A355B0">
    <w:pPr>
      <w:pStyle w:val="Header"/>
    </w:pPr>
    <w:r>
      <w:t xml:space="preserve">- </w:t>
    </w:r>
    <w:r>
      <w:fldChar w:fldCharType="begin"/>
    </w:r>
    <w:r>
      <w:instrText xml:space="preserve"> PAGE  \* MERGEFORMAT </w:instrText>
    </w:r>
    <w:r>
      <w:fldChar w:fldCharType="separate"/>
    </w:r>
    <w:r w:rsidR="002035B6">
      <w:rPr>
        <w:noProof/>
      </w:rPr>
      <w:t>14</w:t>
    </w:r>
    <w:r>
      <w:fldChar w:fldCharType="end"/>
    </w:r>
    <w:r>
      <w:t xml:space="preserve"> -</w:t>
    </w:r>
  </w:p>
  <w:p w14:paraId="2E2955F0" w14:textId="13584FA2" w:rsidR="00E07BAC" w:rsidRDefault="00A355B0">
    <w:pPr>
      <w:pStyle w:val="Header"/>
    </w:pPr>
    <w:r>
      <w:fldChar w:fldCharType="begin"/>
    </w:r>
    <w:r>
      <w:instrText xml:space="preserve"> STYLEREF  Docnumber  </w:instrText>
    </w:r>
    <w:r>
      <w:fldChar w:fldCharType="separate"/>
    </w:r>
    <w:r w:rsidR="002035B6">
      <w:rPr>
        <w:noProof/>
      </w:rPr>
      <w:t>SG17-TD984R2</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209"/>
        </w:tabs>
        <w:ind w:left="1209"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926"/>
        </w:tabs>
        <w:ind w:left="926"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643"/>
        </w:tabs>
        <w:ind w:left="643"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1492"/>
        </w:tabs>
        <w:ind w:left="1492" w:hanging="360"/>
      </w:pPr>
      <w:rPr>
        <w:rFonts w:ascii="Symbol" w:hAnsi="Symbol"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209"/>
        </w:tabs>
        <w:ind w:left="1209" w:hanging="360"/>
      </w:pPr>
      <w:rPr>
        <w:rFonts w:ascii="Symbol" w:hAnsi="Symbol"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643"/>
        </w:tabs>
        <w:ind w:left="643" w:hanging="360"/>
      </w:pPr>
      <w:rPr>
        <w:rFonts w:ascii="Symbol" w:hAnsi="Symbol"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0" w15:restartNumberingAfterBreak="0">
    <w:nsid w:val="0F4871FB"/>
    <w:multiLevelType w:val="multilevel"/>
    <w:tmpl w:val="45BA6FC2"/>
    <w:lvl w:ilvl="0">
      <w:start w:val="1"/>
      <w:numFmt w:val="decimal"/>
      <w:lvlText w:val="%1)"/>
      <w:lvlJc w:val="left"/>
      <w:pPr>
        <w:ind w:left="420" w:hanging="420"/>
      </w:pPr>
      <w:rPr>
        <w:rFonts w:hint="default"/>
      </w:rPr>
    </w:lvl>
    <w:lvl w:ilvl="1">
      <w:start w:val="1"/>
      <w:numFmt w:val="bullet"/>
      <w:lvlText w:val="•"/>
      <w:lvlJc w:val="left"/>
      <w:pPr>
        <w:ind w:left="846"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1881419E"/>
    <w:multiLevelType w:val="multilevel"/>
    <w:tmpl w:val="365CE5D2"/>
    <w:lvl w:ilvl="0">
      <w:start w:val="1"/>
      <w:numFmt w:val="decimal"/>
      <w:lvlText w:val="%1)"/>
      <w:lvlJc w:val="left"/>
      <w:pPr>
        <w:ind w:left="420" w:hanging="420"/>
      </w:pPr>
      <w:rPr>
        <w:rFonts w:hint="default"/>
      </w:rPr>
    </w:lvl>
    <w:lvl w:ilvl="1">
      <w:start w:val="1"/>
      <w:numFmt w:val="bullet"/>
      <w:lvlText w:val="•"/>
      <w:lvlJc w:val="left"/>
      <w:pPr>
        <w:ind w:left="846"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33DC3F3D"/>
    <w:multiLevelType w:val="hybridMultilevel"/>
    <w:tmpl w:val="9ABA3B8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CEA2E85"/>
    <w:multiLevelType w:val="multilevel"/>
    <w:tmpl w:val="3CEA2E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3E032999"/>
    <w:multiLevelType w:val="multilevel"/>
    <w:tmpl w:val="3E032999"/>
    <w:lvl w:ilvl="0">
      <w:start w:val="1"/>
      <w:numFmt w:val="bullet"/>
      <w:lvlText w:val="•"/>
      <w:lvlJc w:val="left"/>
      <w:pPr>
        <w:ind w:left="1140" w:hanging="420"/>
      </w:pPr>
      <w:rPr>
        <w:rFonts w:ascii="Wingdings" w:hAnsi="Wingdings" w:hint="default"/>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5" w15:restartNumberingAfterBreak="0">
    <w:nsid w:val="41A92357"/>
    <w:multiLevelType w:val="multilevel"/>
    <w:tmpl w:val="41A9235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499F0F3D"/>
    <w:multiLevelType w:val="multilevel"/>
    <w:tmpl w:val="499F0F3D"/>
    <w:lvl w:ilvl="0">
      <w:start w:val="1"/>
      <w:numFmt w:val="bullet"/>
      <w:lvlText w:val="•"/>
      <w:lvlJc w:val="left"/>
      <w:pPr>
        <w:ind w:left="708" w:hanging="420"/>
      </w:pPr>
      <w:rPr>
        <w:rFonts w:ascii="Wingdings" w:hAnsi="Wingdings" w:hint="default"/>
      </w:rPr>
    </w:lvl>
    <w:lvl w:ilvl="1">
      <w:start w:val="1"/>
      <w:numFmt w:val="bullet"/>
      <w:lvlText w:val=""/>
      <w:lvlJc w:val="left"/>
      <w:pPr>
        <w:ind w:left="1128" w:hanging="420"/>
      </w:pPr>
      <w:rPr>
        <w:rFonts w:ascii="Wingdings" w:hAnsi="Wingdings" w:hint="default"/>
      </w:rPr>
    </w:lvl>
    <w:lvl w:ilvl="2">
      <w:start w:val="1"/>
      <w:numFmt w:val="bullet"/>
      <w:lvlText w:val=""/>
      <w:lvlJc w:val="left"/>
      <w:pPr>
        <w:ind w:left="1548" w:hanging="420"/>
      </w:pPr>
      <w:rPr>
        <w:rFonts w:ascii="Wingdings" w:hAnsi="Wingdings" w:hint="default"/>
      </w:rPr>
    </w:lvl>
    <w:lvl w:ilvl="3">
      <w:start w:val="1"/>
      <w:numFmt w:val="bullet"/>
      <w:lvlText w:val=""/>
      <w:lvlJc w:val="left"/>
      <w:pPr>
        <w:ind w:left="1968" w:hanging="420"/>
      </w:pPr>
      <w:rPr>
        <w:rFonts w:ascii="Wingdings" w:hAnsi="Wingdings" w:hint="default"/>
      </w:rPr>
    </w:lvl>
    <w:lvl w:ilvl="4">
      <w:start w:val="1"/>
      <w:numFmt w:val="bullet"/>
      <w:lvlText w:val=""/>
      <w:lvlJc w:val="left"/>
      <w:pPr>
        <w:ind w:left="2388" w:hanging="420"/>
      </w:pPr>
      <w:rPr>
        <w:rFonts w:ascii="Wingdings" w:hAnsi="Wingdings" w:hint="default"/>
      </w:rPr>
    </w:lvl>
    <w:lvl w:ilvl="5">
      <w:start w:val="1"/>
      <w:numFmt w:val="bullet"/>
      <w:lvlText w:val=""/>
      <w:lvlJc w:val="left"/>
      <w:pPr>
        <w:ind w:left="2808" w:hanging="420"/>
      </w:pPr>
      <w:rPr>
        <w:rFonts w:ascii="Wingdings" w:hAnsi="Wingdings" w:hint="default"/>
      </w:rPr>
    </w:lvl>
    <w:lvl w:ilvl="6">
      <w:start w:val="1"/>
      <w:numFmt w:val="bullet"/>
      <w:lvlText w:val=""/>
      <w:lvlJc w:val="left"/>
      <w:pPr>
        <w:ind w:left="3228" w:hanging="420"/>
      </w:pPr>
      <w:rPr>
        <w:rFonts w:ascii="Wingdings" w:hAnsi="Wingdings" w:hint="default"/>
      </w:rPr>
    </w:lvl>
    <w:lvl w:ilvl="7">
      <w:start w:val="1"/>
      <w:numFmt w:val="bullet"/>
      <w:lvlText w:val=""/>
      <w:lvlJc w:val="left"/>
      <w:pPr>
        <w:ind w:left="3648" w:hanging="420"/>
      </w:pPr>
      <w:rPr>
        <w:rFonts w:ascii="Wingdings" w:hAnsi="Wingdings" w:hint="default"/>
      </w:rPr>
    </w:lvl>
    <w:lvl w:ilvl="8">
      <w:start w:val="1"/>
      <w:numFmt w:val="bullet"/>
      <w:lvlText w:val=""/>
      <w:lvlJc w:val="left"/>
      <w:pPr>
        <w:ind w:left="4068" w:hanging="420"/>
      </w:pPr>
      <w:rPr>
        <w:rFonts w:ascii="Wingdings" w:hAnsi="Wingdings" w:hint="default"/>
      </w:rPr>
    </w:lvl>
  </w:abstractNum>
  <w:abstractNum w:abstractNumId="17" w15:restartNumberingAfterBreak="0">
    <w:nsid w:val="5F9B75B9"/>
    <w:multiLevelType w:val="multilevel"/>
    <w:tmpl w:val="BA0262F2"/>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62051448"/>
    <w:multiLevelType w:val="multilevel"/>
    <w:tmpl w:val="62051448"/>
    <w:lvl w:ilvl="0">
      <w:start w:val="1"/>
      <w:numFmt w:val="bullet"/>
      <w:lvlText w:val="•"/>
      <w:lvlJc w:val="left"/>
      <w:pPr>
        <w:ind w:left="1560" w:hanging="420"/>
      </w:pPr>
      <w:rPr>
        <w:rFonts w:ascii="Wingdings" w:hAnsi="Wingdings" w:hint="default"/>
      </w:rPr>
    </w:lvl>
    <w:lvl w:ilvl="1">
      <w:start w:val="1"/>
      <w:numFmt w:val="bullet"/>
      <w:lvlText w:val=""/>
      <w:lvlJc w:val="left"/>
      <w:pPr>
        <w:ind w:left="1980" w:hanging="420"/>
      </w:pPr>
      <w:rPr>
        <w:rFonts w:ascii="Wingdings" w:hAnsi="Wingdings" w:hint="default"/>
      </w:rPr>
    </w:lvl>
    <w:lvl w:ilvl="2">
      <w:start w:val="1"/>
      <w:numFmt w:val="bullet"/>
      <w:lvlText w:val=""/>
      <w:lvlJc w:val="left"/>
      <w:pPr>
        <w:ind w:left="2400" w:hanging="420"/>
      </w:pPr>
      <w:rPr>
        <w:rFonts w:ascii="Wingdings" w:hAnsi="Wingdings" w:hint="default"/>
      </w:rPr>
    </w:lvl>
    <w:lvl w:ilvl="3">
      <w:start w:val="1"/>
      <w:numFmt w:val="bullet"/>
      <w:lvlText w:val=""/>
      <w:lvlJc w:val="left"/>
      <w:pPr>
        <w:ind w:left="2820" w:hanging="420"/>
      </w:pPr>
      <w:rPr>
        <w:rFonts w:ascii="Wingdings" w:hAnsi="Wingdings" w:hint="default"/>
      </w:rPr>
    </w:lvl>
    <w:lvl w:ilvl="4">
      <w:start w:val="1"/>
      <w:numFmt w:val="bullet"/>
      <w:lvlText w:val=""/>
      <w:lvlJc w:val="left"/>
      <w:pPr>
        <w:ind w:left="3240" w:hanging="420"/>
      </w:pPr>
      <w:rPr>
        <w:rFonts w:ascii="Wingdings" w:hAnsi="Wingdings" w:hint="default"/>
      </w:rPr>
    </w:lvl>
    <w:lvl w:ilvl="5">
      <w:start w:val="1"/>
      <w:numFmt w:val="bullet"/>
      <w:lvlText w:val=""/>
      <w:lvlJc w:val="left"/>
      <w:pPr>
        <w:ind w:left="3660" w:hanging="420"/>
      </w:pPr>
      <w:rPr>
        <w:rFonts w:ascii="Wingdings" w:hAnsi="Wingdings" w:hint="default"/>
      </w:rPr>
    </w:lvl>
    <w:lvl w:ilvl="6">
      <w:start w:val="1"/>
      <w:numFmt w:val="bullet"/>
      <w:lvlText w:val=""/>
      <w:lvlJc w:val="left"/>
      <w:pPr>
        <w:ind w:left="4080" w:hanging="420"/>
      </w:pPr>
      <w:rPr>
        <w:rFonts w:ascii="Wingdings" w:hAnsi="Wingdings" w:hint="default"/>
      </w:rPr>
    </w:lvl>
    <w:lvl w:ilvl="7">
      <w:start w:val="1"/>
      <w:numFmt w:val="bullet"/>
      <w:lvlText w:val=""/>
      <w:lvlJc w:val="left"/>
      <w:pPr>
        <w:ind w:left="4500" w:hanging="420"/>
      </w:pPr>
      <w:rPr>
        <w:rFonts w:ascii="Wingdings" w:hAnsi="Wingdings" w:hint="default"/>
      </w:rPr>
    </w:lvl>
    <w:lvl w:ilvl="8">
      <w:start w:val="1"/>
      <w:numFmt w:val="bullet"/>
      <w:lvlText w:val=""/>
      <w:lvlJc w:val="left"/>
      <w:pPr>
        <w:ind w:left="4920" w:hanging="420"/>
      </w:pPr>
      <w:rPr>
        <w:rFonts w:ascii="Wingdings" w:hAnsi="Wingdings" w:hint="default"/>
      </w:rPr>
    </w:lvl>
  </w:abstractNum>
  <w:abstractNum w:abstractNumId="19"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0" w15:restartNumberingAfterBreak="0">
    <w:nsid w:val="719F3ABE"/>
    <w:multiLevelType w:val="hybridMultilevel"/>
    <w:tmpl w:val="3E16614C"/>
    <w:lvl w:ilvl="0" w:tplc="FFFFFFFF">
      <w:start w:val="1"/>
      <w:numFmt w:val="bullet"/>
      <w:lvlText w:val="•"/>
      <w:lvlJc w:val="left"/>
      <w:pPr>
        <w:ind w:left="1140" w:hanging="420"/>
      </w:pPr>
      <w:rPr>
        <w:rFonts w:ascii="Wingdings" w:hAnsi="Wingdings" w:hint="default"/>
      </w:rPr>
    </w:lvl>
    <w:lvl w:ilvl="1" w:tplc="C602B8DE">
      <w:start w:val="1"/>
      <w:numFmt w:val="bullet"/>
      <w:lvlText w:val="p"/>
      <w:lvlJc w:val="left"/>
      <w:pPr>
        <w:ind w:left="1560" w:hanging="420"/>
      </w:pPr>
      <w:rPr>
        <w:rFonts w:ascii="Wingdings" w:hAnsi="Wingdings" w:hint="default"/>
      </w:rPr>
    </w:lvl>
    <w:lvl w:ilvl="2" w:tplc="FFFFFFFF" w:tentative="1">
      <w:start w:val="1"/>
      <w:numFmt w:val="bullet"/>
      <w:lvlText w:val=""/>
      <w:lvlJc w:val="left"/>
      <w:pPr>
        <w:ind w:left="1980" w:hanging="420"/>
      </w:pPr>
      <w:rPr>
        <w:rFonts w:ascii="Wingdings" w:hAnsi="Wingdings" w:hint="default"/>
      </w:rPr>
    </w:lvl>
    <w:lvl w:ilvl="3" w:tplc="FFFFFFFF" w:tentative="1">
      <w:start w:val="1"/>
      <w:numFmt w:val="bullet"/>
      <w:lvlText w:val=""/>
      <w:lvlJc w:val="left"/>
      <w:pPr>
        <w:ind w:left="2400" w:hanging="420"/>
      </w:pPr>
      <w:rPr>
        <w:rFonts w:ascii="Wingdings" w:hAnsi="Wingdings" w:hint="default"/>
      </w:rPr>
    </w:lvl>
    <w:lvl w:ilvl="4" w:tplc="FFFFFFFF" w:tentative="1">
      <w:start w:val="1"/>
      <w:numFmt w:val="bullet"/>
      <w:lvlText w:val=""/>
      <w:lvlJc w:val="left"/>
      <w:pPr>
        <w:ind w:left="2820" w:hanging="420"/>
      </w:pPr>
      <w:rPr>
        <w:rFonts w:ascii="Wingdings" w:hAnsi="Wingdings" w:hint="default"/>
      </w:rPr>
    </w:lvl>
    <w:lvl w:ilvl="5" w:tplc="FFFFFFFF" w:tentative="1">
      <w:start w:val="1"/>
      <w:numFmt w:val="bullet"/>
      <w:lvlText w:val=""/>
      <w:lvlJc w:val="left"/>
      <w:pPr>
        <w:ind w:left="3240" w:hanging="420"/>
      </w:pPr>
      <w:rPr>
        <w:rFonts w:ascii="Wingdings" w:hAnsi="Wingdings" w:hint="default"/>
      </w:rPr>
    </w:lvl>
    <w:lvl w:ilvl="6" w:tplc="FFFFFFFF" w:tentative="1">
      <w:start w:val="1"/>
      <w:numFmt w:val="bullet"/>
      <w:lvlText w:val=""/>
      <w:lvlJc w:val="left"/>
      <w:pPr>
        <w:ind w:left="3660" w:hanging="420"/>
      </w:pPr>
      <w:rPr>
        <w:rFonts w:ascii="Wingdings" w:hAnsi="Wingdings" w:hint="default"/>
      </w:rPr>
    </w:lvl>
    <w:lvl w:ilvl="7" w:tplc="FFFFFFFF" w:tentative="1">
      <w:start w:val="1"/>
      <w:numFmt w:val="bullet"/>
      <w:lvlText w:val=""/>
      <w:lvlJc w:val="left"/>
      <w:pPr>
        <w:ind w:left="4080" w:hanging="420"/>
      </w:pPr>
      <w:rPr>
        <w:rFonts w:ascii="Wingdings" w:hAnsi="Wingdings" w:hint="default"/>
      </w:rPr>
    </w:lvl>
    <w:lvl w:ilvl="8" w:tplc="FFFFFFFF" w:tentative="1">
      <w:start w:val="1"/>
      <w:numFmt w:val="bullet"/>
      <w:lvlText w:val=""/>
      <w:lvlJc w:val="left"/>
      <w:pPr>
        <w:ind w:left="4500" w:hanging="420"/>
      </w:pPr>
      <w:rPr>
        <w:rFonts w:ascii="Wingdings" w:hAnsi="Wingdings" w:hint="default"/>
      </w:rPr>
    </w:lvl>
  </w:abstractNum>
  <w:abstractNum w:abstractNumId="21" w15:restartNumberingAfterBreak="0">
    <w:nsid w:val="71AC2815"/>
    <w:multiLevelType w:val="multilevel"/>
    <w:tmpl w:val="AA7ABE80"/>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72002906"/>
    <w:multiLevelType w:val="multilevel"/>
    <w:tmpl w:val="72002906"/>
    <w:lvl w:ilvl="0">
      <w:start w:val="1"/>
      <w:numFmt w:val="bullet"/>
      <w:lvlText w:val="•"/>
      <w:lvlJc w:val="left"/>
      <w:pPr>
        <w:ind w:left="1860" w:hanging="420"/>
      </w:pPr>
      <w:rPr>
        <w:rFonts w:ascii="Wingdings" w:hAnsi="Wingdings" w:hint="default"/>
      </w:rPr>
    </w:lvl>
    <w:lvl w:ilvl="1">
      <w:start w:val="1"/>
      <w:numFmt w:val="bullet"/>
      <w:lvlText w:val=""/>
      <w:lvlJc w:val="left"/>
      <w:pPr>
        <w:ind w:left="2280" w:hanging="420"/>
      </w:pPr>
      <w:rPr>
        <w:rFonts w:ascii="Wingdings" w:hAnsi="Wingdings" w:hint="default"/>
      </w:rPr>
    </w:lvl>
    <w:lvl w:ilvl="2">
      <w:start w:val="1"/>
      <w:numFmt w:val="bullet"/>
      <w:lvlText w:val=""/>
      <w:lvlJc w:val="left"/>
      <w:pPr>
        <w:ind w:left="2700" w:hanging="420"/>
      </w:pPr>
      <w:rPr>
        <w:rFonts w:ascii="Wingdings" w:hAnsi="Wingdings" w:hint="default"/>
      </w:rPr>
    </w:lvl>
    <w:lvl w:ilvl="3">
      <w:start w:val="1"/>
      <w:numFmt w:val="bullet"/>
      <w:lvlText w:val=""/>
      <w:lvlJc w:val="left"/>
      <w:pPr>
        <w:ind w:left="3120" w:hanging="420"/>
      </w:pPr>
      <w:rPr>
        <w:rFonts w:ascii="Wingdings" w:hAnsi="Wingdings" w:hint="default"/>
      </w:rPr>
    </w:lvl>
    <w:lvl w:ilvl="4">
      <w:start w:val="1"/>
      <w:numFmt w:val="bullet"/>
      <w:lvlText w:val=""/>
      <w:lvlJc w:val="left"/>
      <w:pPr>
        <w:ind w:left="3540" w:hanging="420"/>
      </w:pPr>
      <w:rPr>
        <w:rFonts w:ascii="Wingdings" w:hAnsi="Wingdings" w:hint="default"/>
      </w:rPr>
    </w:lvl>
    <w:lvl w:ilvl="5">
      <w:start w:val="1"/>
      <w:numFmt w:val="bullet"/>
      <w:lvlText w:val=""/>
      <w:lvlJc w:val="left"/>
      <w:pPr>
        <w:ind w:left="3960" w:hanging="420"/>
      </w:pPr>
      <w:rPr>
        <w:rFonts w:ascii="Wingdings" w:hAnsi="Wingdings" w:hint="default"/>
      </w:rPr>
    </w:lvl>
    <w:lvl w:ilvl="6">
      <w:start w:val="1"/>
      <w:numFmt w:val="bullet"/>
      <w:lvlText w:val=""/>
      <w:lvlJc w:val="left"/>
      <w:pPr>
        <w:ind w:left="4380" w:hanging="420"/>
      </w:pPr>
      <w:rPr>
        <w:rFonts w:ascii="Wingdings" w:hAnsi="Wingdings" w:hint="default"/>
      </w:rPr>
    </w:lvl>
    <w:lvl w:ilvl="7">
      <w:start w:val="1"/>
      <w:numFmt w:val="bullet"/>
      <w:lvlText w:val=""/>
      <w:lvlJc w:val="left"/>
      <w:pPr>
        <w:ind w:left="4800" w:hanging="420"/>
      </w:pPr>
      <w:rPr>
        <w:rFonts w:ascii="Wingdings" w:hAnsi="Wingdings" w:hint="default"/>
      </w:rPr>
    </w:lvl>
    <w:lvl w:ilvl="8">
      <w:start w:val="1"/>
      <w:numFmt w:val="bullet"/>
      <w:lvlText w:val=""/>
      <w:lvlJc w:val="left"/>
      <w:pPr>
        <w:ind w:left="5220" w:hanging="420"/>
      </w:pPr>
      <w:rPr>
        <w:rFonts w:ascii="Wingdings" w:hAnsi="Wingdings" w:hint="default"/>
      </w:rPr>
    </w:lvl>
  </w:abstractNum>
  <w:abstractNum w:abstractNumId="23" w15:restartNumberingAfterBreak="0">
    <w:nsid w:val="79BE3FFB"/>
    <w:multiLevelType w:val="multilevel"/>
    <w:tmpl w:val="79BE3FF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7E431795"/>
    <w:multiLevelType w:val="hybridMultilevel"/>
    <w:tmpl w:val="A30A2436"/>
    <w:lvl w:ilvl="0" w:tplc="62CCB69E">
      <w:start w:val="1"/>
      <w:numFmt w:val="bullet"/>
      <w:lvlText w:val="•"/>
      <w:lvlJc w:val="left"/>
      <w:pPr>
        <w:ind w:left="1140" w:hanging="420"/>
      </w:pPr>
      <w:rPr>
        <w:rFonts w:ascii="Wingdings" w:hAnsi="Wingdings" w:hint="default"/>
      </w:rPr>
    </w:lvl>
    <w:lvl w:ilvl="1" w:tplc="04090003">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 w:numId="11">
    <w:abstractNumId w:val="19"/>
  </w:num>
  <w:num w:numId="12">
    <w:abstractNumId w:val="13"/>
  </w:num>
  <w:num w:numId="13">
    <w:abstractNumId w:val="23"/>
  </w:num>
  <w:num w:numId="14">
    <w:abstractNumId w:val="22"/>
  </w:num>
  <w:num w:numId="15">
    <w:abstractNumId w:val="10"/>
  </w:num>
  <w:num w:numId="16">
    <w:abstractNumId w:val="15"/>
  </w:num>
  <w:num w:numId="17">
    <w:abstractNumId w:val="11"/>
  </w:num>
  <w:num w:numId="18">
    <w:abstractNumId w:val="21"/>
  </w:num>
  <w:num w:numId="19">
    <w:abstractNumId w:val="17"/>
  </w:num>
  <w:num w:numId="20">
    <w:abstractNumId w:val="18"/>
  </w:num>
  <w:num w:numId="21">
    <w:abstractNumId w:val="14"/>
  </w:num>
  <w:num w:numId="22">
    <w:abstractNumId w:val="16"/>
  </w:num>
  <w:num w:numId="23">
    <w:abstractNumId w:val="12"/>
  </w:num>
  <w:num w:numId="24">
    <w:abstractNumId w:val="24"/>
  </w:num>
  <w:num w:numId="25">
    <w:abstractNumId w:val="2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SB (JB)">
    <w15:presenceInfo w15:providerId="None" w15:userId="TSB (JB)"/>
  </w15:person>
  <w15:person w15:author="ADG TS">
    <w15:presenceInfo w15:providerId="Windows Live" w15:userId="01ffe92bae237a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s-ES" w:vendorID="64" w:dllVersion="6" w:nlCheck="1" w:checkStyle="0"/>
  <w:activeWritingStyle w:appName="MSWord" w:lang="en-GB" w:vendorID="64" w:dllVersion="6" w:nlCheck="1" w:checkStyle="1"/>
  <w:activeWritingStyle w:appName="MSWord" w:lang="en-US" w:vendorID="64" w:dllVersion="6" w:nlCheck="1" w:checkStyle="1"/>
  <w:activeWritingStyle w:appName="MSWord" w:lang="fr-CH" w:vendorID="64" w:dllVersion="6" w:nlCheck="1" w:checkStyle="0"/>
  <w:activeWritingStyle w:appName="MSWord" w:lang="en-GB"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r-CH" w:vendorID="64" w:dllVersion="4096" w:nlCheck="1" w:checkStyle="0"/>
  <w:activeWritingStyle w:appName="MSWord" w:lang="en-GB" w:vendorID="64" w:dllVersion="0" w:nlCheck="1" w:checkStyle="0"/>
  <w:activeWritingStyle w:appName="MSWord" w:lang="es-ES" w:vendorID="64" w:dllVersion="0" w:nlCheck="1" w:checkStyle="0"/>
  <w:activeWritingStyle w:appName="MSWord" w:lang="en-US" w:vendorID="64" w:dllVersion="0" w:nlCheck="1" w:checkStyle="0"/>
  <w:activeWritingStyle w:appName="MSWord" w:lang="fr-CH" w:vendorID="64" w:dllVersion="0" w:nlCheck="1" w:checkStyle="0"/>
  <w:activeWritingStyle w:appName="MSWord" w:lang="en-GB" w:vendorID="64" w:dllVersion="131078" w:nlCheck="1" w:checkStyle="0"/>
  <w:activeWritingStyle w:appName="MSWord" w:lang="fr-CH" w:vendorID="64" w:dllVersion="131078" w:nlCheck="1" w:checkStyle="0"/>
  <w:activeWritingStyle w:appName="MSWord" w:lang="en-US" w:vendorID="64" w:dllVersion="131078" w:nlCheck="1" w:checkStyle="0"/>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JjMTVjOTE0NDc3MDE0ZjcxNGU0NTMxZjY5MjA4NjcifQ=="/>
  </w:docVars>
  <w:rsids>
    <w:rsidRoot w:val="005C0300"/>
    <w:rsid w:val="00005789"/>
    <w:rsid w:val="00005838"/>
    <w:rsid w:val="0001049A"/>
    <w:rsid w:val="000129F1"/>
    <w:rsid w:val="000152C5"/>
    <w:rsid w:val="000171DB"/>
    <w:rsid w:val="00021D13"/>
    <w:rsid w:val="00023D9A"/>
    <w:rsid w:val="0002490E"/>
    <w:rsid w:val="00030ADC"/>
    <w:rsid w:val="00030D1A"/>
    <w:rsid w:val="0003266C"/>
    <w:rsid w:val="000368D4"/>
    <w:rsid w:val="00037538"/>
    <w:rsid w:val="00037A14"/>
    <w:rsid w:val="00041F48"/>
    <w:rsid w:val="00043D75"/>
    <w:rsid w:val="00046D6F"/>
    <w:rsid w:val="00054813"/>
    <w:rsid w:val="000548F8"/>
    <w:rsid w:val="00057000"/>
    <w:rsid w:val="00062F54"/>
    <w:rsid w:val="000640E0"/>
    <w:rsid w:val="00064226"/>
    <w:rsid w:val="0006424C"/>
    <w:rsid w:val="00065C32"/>
    <w:rsid w:val="000661C1"/>
    <w:rsid w:val="00071428"/>
    <w:rsid w:val="000717C9"/>
    <w:rsid w:val="00073209"/>
    <w:rsid w:val="0007646A"/>
    <w:rsid w:val="00077CEB"/>
    <w:rsid w:val="0008033B"/>
    <w:rsid w:val="0008321B"/>
    <w:rsid w:val="00085094"/>
    <w:rsid w:val="000875CB"/>
    <w:rsid w:val="00091698"/>
    <w:rsid w:val="0009711B"/>
    <w:rsid w:val="00097A18"/>
    <w:rsid w:val="000A1DCF"/>
    <w:rsid w:val="000A2572"/>
    <w:rsid w:val="000A5753"/>
    <w:rsid w:val="000A5CA2"/>
    <w:rsid w:val="000A7090"/>
    <w:rsid w:val="000B1DE9"/>
    <w:rsid w:val="000B25B1"/>
    <w:rsid w:val="000B4523"/>
    <w:rsid w:val="000B6F5F"/>
    <w:rsid w:val="000C20ED"/>
    <w:rsid w:val="000C31FE"/>
    <w:rsid w:val="000C3DDD"/>
    <w:rsid w:val="000C594C"/>
    <w:rsid w:val="000D149E"/>
    <w:rsid w:val="000D3824"/>
    <w:rsid w:val="000D3F18"/>
    <w:rsid w:val="000D55B0"/>
    <w:rsid w:val="000D5D0E"/>
    <w:rsid w:val="000D6EBA"/>
    <w:rsid w:val="000E1D76"/>
    <w:rsid w:val="000E2FBB"/>
    <w:rsid w:val="000E4080"/>
    <w:rsid w:val="000E5DB4"/>
    <w:rsid w:val="000E5EA1"/>
    <w:rsid w:val="000F0D89"/>
    <w:rsid w:val="000F1701"/>
    <w:rsid w:val="000F2170"/>
    <w:rsid w:val="000F3772"/>
    <w:rsid w:val="001000C6"/>
    <w:rsid w:val="001054BC"/>
    <w:rsid w:val="00111B39"/>
    <w:rsid w:val="001121FC"/>
    <w:rsid w:val="001228A9"/>
    <w:rsid w:val="00124A7F"/>
    <w:rsid w:val="001251DA"/>
    <w:rsid w:val="001251F3"/>
    <w:rsid w:val="00125432"/>
    <w:rsid w:val="0012683B"/>
    <w:rsid w:val="0013140E"/>
    <w:rsid w:val="0013455A"/>
    <w:rsid w:val="001354FC"/>
    <w:rsid w:val="00137F40"/>
    <w:rsid w:val="00142191"/>
    <w:rsid w:val="001429EC"/>
    <w:rsid w:val="00146E82"/>
    <w:rsid w:val="001514A2"/>
    <w:rsid w:val="00152095"/>
    <w:rsid w:val="00154AEC"/>
    <w:rsid w:val="00156A06"/>
    <w:rsid w:val="00162C6A"/>
    <w:rsid w:val="00165942"/>
    <w:rsid w:val="0017240B"/>
    <w:rsid w:val="001871EC"/>
    <w:rsid w:val="0019309F"/>
    <w:rsid w:val="00195166"/>
    <w:rsid w:val="001975E8"/>
    <w:rsid w:val="001A0192"/>
    <w:rsid w:val="001A0F3B"/>
    <w:rsid w:val="001A63FF"/>
    <w:rsid w:val="001A6407"/>
    <w:rsid w:val="001A670F"/>
    <w:rsid w:val="001A6776"/>
    <w:rsid w:val="001B0DF2"/>
    <w:rsid w:val="001B3547"/>
    <w:rsid w:val="001B4282"/>
    <w:rsid w:val="001B5F6E"/>
    <w:rsid w:val="001B7366"/>
    <w:rsid w:val="001C0279"/>
    <w:rsid w:val="001C248C"/>
    <w:rsid w:val="001C39D1"/>
    <w:rsid w:val="001C3FE2"/>
    <w:rsid w:val="001C62B8"/>
    <w:rsid w:val="001D4FCD"/>
    <w:rsid w:val="001D67EE"/>
    <w:rsid w:val="001E0682"/>
    <w:rsid w:val="001E2323"/>
    <w:rsid w:val="001E2909"/>
    <w:rsid w:val="001E3809"/>
    <w:rsid w:val="001E5A38"/>
    <w:rsid w:val="001E7B0E"/>
    <w:rsid w:val="001F141D"/>
    <w:rsid w:val="001F16C1"/>
    <w:rsid w:val="001F7EF6"/>
    <w:rsid w:val="00200947"/>
    <w:rsid w:val="00200A06"/>
    <w:rsid w:val="002035B6"/>
    <w:rsid w:val="00204F8D"/>
    <w:rsid w:val="00205BC4"/>
    <w:rsid w:val="002074C6"/>
    <w:rsid w:val="00213E22"/>
    <w:rsid w:val="00215559"/>
    <w:rsid w:val="00221097"/>
    <w:rsid w:val="002241F2"/>
    <w:rsid w:val="00225175"/>
    <w:rsid w:val="002255C8"/>
    <w:rsid w:val="00230908"/>
    <w:rsid w:val="00230DD8"/>
    <w:rsid w:val="00231BB0"/>
    <w:rsid w:val="00231DC5"/>
    <w:rsid w:val="00232320"/>
    <w:rsid w:val="00233740"/>
    <w:rsid w:val="00234843"/>
    <w:rsid w:val="002354E3"/>
    <w:rsid w:val="0023576F"/>
    <w:rsid w:val="00236179"/>
    <w:rsid w:val="002403E8"/>
    <w:rsid w:val="00241832"/>
    <w:rsid w:val="0024544C"/>
    <w:rsid w:val="002467BE"/>
    <w:rsid w:val="002469AE"/>
    <w:rsid w:val="002534C9"/>
    <w:rsid w:val="00253DBE"/>
    <w:rsid w:val="002562BE"/>
    <w:rsid w:val="002607EC"/>
    <w:rsid w:val="002622FA"/>
    <w:rsid w:val="00263518"/>
    <w:rsid w:val="0026479F"/>
    <w:rsid w:val="002706CF"/>
    <w:rsid w:val="002709E2"/>
    <w:rsid w:val="00272009"/>
    <w:rsid w:val="002759E7"/>
    <w:rsid w:val="00275ED1"/>
    <w:rsid w:val="00277326"/>
    <w:rsid w:val="00281290"/>
    <w:rsid w:val="002818E1"/>
    <w:rsid w:val="00285724"/>
    <w:rsid w:val="00285E01"/>
    <w:rsid w:val="002862CB"/>
    <w:rsid w:val="002871CA"/>
    <w:rsid w:val="00290B53"/>
    <w:rsid w:val="00292D13"/>
    <w:rsid w:val="002955C7"/>
    <w:rsid w:val="002976D7"/>
    <w:rsid w:val="00297E05"/>
    <w:rsid w:val="002A27E7"/>
    <w:rsid w:val="002A3CDB"/>
    <w:rsid w:val="002A49E0"/>
    <w:rsid w:val="002A5069"/>
    <w:rsid w:val="002A6954"/>
    <w:rsid w:val="002B1CBF"/>
    <w:rsid w:val="002B3FB5"/>
    <w:rsid w:val="002B4077"/>
    <w:rsid w:val="002B52FA"/>
    <w:rsid w:val="002B5F58"/>
    <w:rsid w:val="002C015C"/>
    <w:rsid w:val="002C18B6"/>
    <w:rsid w:val="002C2150"/>
    <w:rsid w:val="002C26C0"/>
    <w:rsid w:val="002C2BC5"/>
    <w:rsid w:val="002C338B"/>
    <w:rsid w:val="002C6D36"/>
    <w:rsid w:val="002D01B4"/>
    <w:rsid w:val="002D0AA4"/>
    <w:rsid w:val="002D127C"/>
    <w:rsid w:val="002D1ADC"/>
    <w:rsid w:val="002D39FB"/>
    <w:rsid w:val="002D3FFB"/>
    <w:rsid w:val="002D40E1"/>
    <w:rsid w:val="002D7EF2"/>
    <w:rsid w:val="002E09FE"/>
    <w:rsid w:val="002E15F8"/>
    <w:rsid w:val="002E2053"/>
    <w:rsid w:val="002E32EA"/>
    <w:rsid w:val="002E44A8"/>
    <w:rsid w:val="002E5C9D"/>
    <w:rsid w:val="002E79CB"/>
    <w:rsid w:val="002F0A72"/>
    <w:rsid w:val="002F1CFE"/>
    <w:rsid w:val="002F2187"/>
    <w:rsid w:val="002F2B92"/>
    <w:rsid w:val="002F44E7"/>
    <w:rsid w:val="002F5EB1"/>
    <w:rsid w:val="002F71C4"/>
    <w:rsid w:val="002F7533"/>
    <w:rsid w:val="002F7F55"/>
    <w:rsid w:val="00303D5B"/>
    <w:rsid w:val="0030745F"/>
    <w:rsid w:val="00310E13"/>
    <w:rsid w:val="00314051"/>
    <w:rsid w:val="00314630"/>
    <w:rsid w:val="00315D8A"/>
    <w:rsid w:val="00316F27"/>
    <w:rsid w:val="0032090A"/>
    <w:rsid w:val="00320DE5"/>
    <w:rsid w:val="00321CDE"/>
    <w:rsid w:val="00322194"/>
    <w:rsid w:val="00324646"/>
    <w:rsid w:val="00327153"/>
    <w:rsid w:val="00331F30"/>
    <w:rsid w:val="00333E15"/>
    <w:rsid w:val="00334514"/>
    <w:rsid w:val="00336046"/>
    <w:rsid w:val="003434AB"/>
    <w:rsid w:val="00345FDC"/>
    <w:rsid w:val="00346391"/>
    <w:rsid w:val="003474CA"/>
    <w:rsid w:val="00350492"/>
    <w:rsid w:val="003508A3"/>
    <w:rsid w:val="0035343D"/>
    <w:rsid w:val="003568CD"/>
    <w:rsid w:val="00361866"/>
    <w:rsid w:val="00363FA3"/>
    <w:rsid w:val="00370642"/>
    <w:rsid w:val="00372536"/>
    <w:rsid w:val="00374160"/>
    <w:rsid w:val="0037422B"/>
    <w:rsid w:val="00380650"/>
    <w:rsid w:val="003822FC"/>
    <w:rsid w:val="003824A6"/>
    <w:rsid w:val="003830C7"/>
    <w:rsid w:val="00384724"/>
    <w:rsid w:val="00384B52"/>
    <w:rsid w:val="0038610B"/>
    <w:rsid w:val="0038715D"/>
    <w:rsid w:val="003903E9"/>
    <w:rsid w:val="00391830"/>
    <w:rsid w:val="003933B4"/>
    <w:rsid w:val="00394DBF"/>
    <w:rsid w:val="003957A6"/>
    <w:rsid w:val="00395C05"/>
    <w:rsid w:val="003965A1"/>
    <w:rsid w:val="003A33D5"/>
    <w:rsid w:val="003A3D04"/>
    <w:rsid w:val="003A4327"/>
    <w:rsid w:val="003A43EF"/>
    <w:rsid w:val="003A500A"/>
    <w:rsid w:val="003A5982"/>
    <w:rsid w:val="003A607E"/>
    <w:rsid w:val="003B00C2"/>
    <w:rsid w:val="003B06E2"/>
    <w:rsid w:val="003B0BBC"/>
    <w:rsid w:val="003B1444"/>
    <w:rsid w:val="003B4BB7"/>
    <w:rsid w:val="003B4CC5"/>
    <w:rsid w:val="003B648F"/>
    <w:rsid w:val="003B7972"/>
    <w:rsid w:val="003B79FC"/>
    <w:rsid w:val="003C003B"/>
    <w:rsid w:val="003C1151"/>
    <w:rsid w:val="003C16BB"/>
    <w:rsid w:val="003C384B"/>
    <w:rsid w:val="003C7445"/>
    <w:rsid w:val="003C7957"/>
    <w:rsid w:val="003D0D6D"/>
    <w:rsid w:val="003D2CC8"/>
    <w:rsid w:val="003D3193"/>
    <w:rsid w:val="003D5C26"/>
    <w:rsid w:val="003D6395"/>
    <w:rsid w:val="003E035D"/>
    <w:rsid w:val="003E4FDD"/>
    <w:rsid w:val="003E5418"/>
    <w:rsid w:val="003E57B8"/>
    <w:rsid w:val="003E7141"/>
    <w:rsid w:val="003F098C"/>
    <w:rsid w:val="003F1DC8"/>
    <w:rsid w:val="003F2BED"/>
    <w:rsid w:val="003F61AF"/>
    <w:rsid w:val="003F6492"/>
    <w:rsid w:val="003F7601"/>
    <w:rsid w:val="00400B04"/>
    <w:rsid w:val="0040164A"/>
    <w:rsid w:val="00404998"/>
    <w:rsid w:val="00407840"/>
    <w:rsid w:val="00411DA4"/>
    <w:rsid w:val="0041297E"/>
    <w:rsid w:val="004130CF"/>
    <w:rsid w:val="004147E7"/>
    <w:rsid w:val="00414E22"/>
    <w:rsid w:val="00414FD2"/>
    <w:rsid w:val="00416E93"/>
    <w:rsid w:val="0041710C"/>
    <w:rsid w:val="00421B99"/>
    <w:rsid w:val="00421F18"/>
    <w:rsid w:val="00421FA5"/>
    <w:rsid w:val="0042295B"/>
    <w:rsid w:val="00423418"/>
    <w:rsid w:val="00423E77"/>
    <w:rsid w:val="0042558D"/>
    <w:rsid w:val="004272CC"/>
    <w:rsid w:val="00427E6E"/>
    <w:rsid w:val="0043144C"/>
    <w:rsid w:val="00436917"/>
    <w:rsid w:val="00437FF2"/>
    <w:rsid w:val="00443878"/>
    <w:rsid w:val="0044609F"/>
    <w:rsid w:val="00452040"/>
    <w:rsid w:val="004539A8"/>
    <w:rsid w:val="00454723"/>
    <w:rsid w:val="0045776D"/>
    <w:rsid w:val="004605C3"/>
    <w:rsid w:val="00460692"/>
    <w:rsid w:val="00461994"/>
    <w:rsid w:val="0046236F"/>
    <w:rsid w:val="00462D23"/>
    <w:rsid w:val="00464CCA"/>
    <w:rsid w:val="00464FF2"/>
    <w:rsid w:val="00465747"/>
    <w:rsid w:val="00465E03"/>
    <w:rsid w:val="0046662C"/>
    <w:rsid w:val="0046676D"/>
    <w:rsid w:val="0046752A"/>
    <w:rsid w:val="0046791A"/>
    <w:rsid w:val="00470396"/>
    <w:rsid w:val="004712CA"/>
    <w:rsid w:val="00472ABF"/>
    <w:rsid w:val="0047422E"/>
    <w:rsid w:val="00474D5C"/>
    <w:rsid w:val="004826F4"/>
    <w:rsid w:val="00484F3E"/>
    <w:rsid w:val="004903A7"/>
    <w:rsid w:val="00492DED"/>
    <w:rsid w:val="0049674B"/>
    <w:rsid w:val="004A026B"/>
    <w:rsid w:val="004A0381"/>
    <w:rsid w:val="004A34A4"/>
    <w:rsid w:val="004B219E"/>
    <w:rsid w:val="004B22E6"/>
    <w:rsid w:val="004B377E"/>
    <w:rsid w:val="004B6158"/>
    <w:rsid w:val="004B6BC8"/>
    <w:rsid w:val="004C0673"/>
    <w:rsid w:val="004C0A5C"/>
    <w:rsid w:val="004C366A"/>
    <w:rsid w:val="004C43B2"/>
    <w:rsid w:val="004C4E4E"/>
    <w:rsid w:val="004C50EB"/>
    <w:rsid w:val="004D0692"/>
    <w:rsid w:val="004D419C"/>
    <w:rsid w:val="004D59E6"/>
    <w:rsid w:val="004E202E"/>
    <w:rsid w:val="004E339E"/>
    <w:rsid w:val="004E488C"/>
    <w:rsid w:val="004E4EAD"/>
    <w:rsid w:val="004E63AD"/>
    <w:rsid w:val="004E6ABC"/>
    <w:rsid w:val="004E7024"/>
    <w:rsid w:val="004F086D"/>
    <w:rsid w:val="004F2047"/>
    <w:rsid w:val="004F3298"/>
    <w:rsid w:val="004F3816"/>
    <w:rsid w:val="004F6151"/>
    <w:rsid w:val="00506530"/>
    <w:rsid w:val="00507793"/>
    <w:rsid w:val="00511912"/>
    <w:rsid w:val="005126AE"/>
    <w:rsid w:val="00514CF2"/>
    <w:rsid w:val="005155ED"/>
    <w:rsid w:val="00517A5A"/>
    <w:rsid w:val="005223B5"/>
    <w:rsid w:val="00523A47"/>
    <w:rsid w:val="00524787"/>
    <w:rsid w:val="005260DA"/>
    <w:rsid w:val="0052756C"/>
    <w:rsid w:val="005278D2"/>
    <w:rsid w:val="005302C6"/>
    <w:rsid w:val="00535797"/>
    <w:rsid w:val="005378BD"/>
    <w:rsid w:val="00543D41"/>
    <w:rsid w:val="00546EAB"/>
    <w:rsid w:val="00547015"/>
    <w:rsid w:val="00547133"/>
    <w:rsid w:val="00552142"/>
    <w:rsid w:val="00554E3A"/>
    <w:rsid w:val="0055782F"/>
    <w:rsid w:val="005617AE"/>
    <w:rsid w:val="00561FC7"/>
    <w:rsid w:val="00562477"/>
    <w:rsid w:val="00564A18"/>
    <w:rsid w:val="00566B9E"/>
    <w:rsid w:val="00566EDA"/>
    <w:rsid w:val="00567F52"/>
    <w:rsid w:val="00571579"/>
    <w:rsid w:val="00572654"/>
    <w:rsid w:val="00573514"/>
    <w:rsid w:val="00573F45"/>
    <w:rsid w:val="00575562"/>
    <w:rsid w:val="005761D4"/>
    <w:rsid w:val="00576E84"/>
    <w:rsid w:val="00577559"/>
    <w:rsid w:val="00583CED"/>
    <w:rsid w:val="00584C72"/>
    <w:rsid w:val="005860B1"/>
    <w:rsid w:val="0059099A"/>
    <w:rsid w:val="00592E15"/>
    <w:rsid w:val="00594979"/>
    <w:rsid w:val="005A74A9"/>
    <w:rsid w:val="005B1968"/>
    <w:rsid w:val="005B3023"/>
    <w:rsid w:val="005B5629"/>
    <w:rsid w:val="005B6982"/>
    <w:rsid w:val="005C02EF"/>
    <w:rsid w:val="005C0300"/>
    <w:rsid w:val="005C07FB"/>
    <w:rsid w:val="005C2DBF"/>
    <w:rsid w:val="005C4F27"/>
    <w:rsid w:val="005C568B"/>
    <w:rsid w:val="005C61DD"/>
    <w:rsid w:val="005D2A10"/>
    <w:rsid w:val="005D46CA"/>
    <w:rsid w:val="005D787B"/>
    <w:rsid w:val="005E03E6"/>
    <w:rsid w:val="005E0C5D"/>
    <w:rsid w:val="005E30B2"/>
    <w:rsid w:val="005F36EB"/>
    <w:rsid w:val="005F4B6A"/>
    <w:rsid w:val="005F6F13"/>
    <w:rsid w:val="006010F3"/>
    <w:rsid w:val="00603EAF"/>
    <w:rsid w:val="00604127"/>
    <w:rsid w:val="006059F4"/>
    <w:rsid w:val="00612024"/>
    <w:rsid w:val="00613A50"/>
    <w:rsid w:val="00614B3F"/>
    <w:rsid w:val="00615A0A"/>
    <w:rsid w:val="00616E2A"/>
    <w:rsid w:val="006223ED"/>
    <w:rsid w:val="006243D6"/>
    <w:rsid w:val="00625084"/>
    <w:rsid w:val="00625360"/>
    <w:rsid w:val="00627235"/>
    <w:rsid w:val="00631E6F"/>
    <w:rsid w:val="006333D4"/>
    <w:rsid w:val="00634EDD"/>
    <w:rsid w:val="00636677"/>
    <w:rsid w:val="006369B2"/>
    <w:rsid w:val="00637187"/>
    <w:rsid w:val="00637FC0"/>
    <w:rsid w:val="00640D1B"/>
    <w:rsid w:val="00641D3C"/>
    <w:rsid w:val="00642901"/>
    <w:rsid w:val="00642D16"/>
    <w:rsid w:val="00644595"/>
    <w:rsid w:val="00644D81"/>
    <w:rsid w:val="006474C7"/>
    <w:rsid w:val="00647525"/>
    <w:rsid w:val="006528B1"/>
    <w:rsid w:val="0065381B"/>
    <w:rsid w:val="006546C0"/>
    <w:rsid w:val="00655259"/>
    <w:rsid w:val="00656AE8"/>
    <w:rsid w:val="006570B0"/>
    <w:rsid w:val="00657118"/>
    <w:rsid w:val="0067086C"/>
    <w:rsid w:val="00673386"/>
    <w:rsid w:val="0067442E"/>
    <w:rsid w:val="006765AB"/>
    <w:rsid w:val="006768FF"/>
    <w:rsid w:val="00682B01"/>
    <w:rsid w:val="006843A5"/>
    <w:rsid w:val="00686B27"/>
    <w:rsid w:val="0069180E"/>
    <w:rsid w:val="00691C94"/>
    <w:rsid w:val="0069210B"/>
    <w:rsid w:val="006933C9"/>
    <w:rsid w:val="00695204"/>
    <w:rsid w:val="006964D9"/>
    <w:rsid w:val="006A25CE"/>
    <w:rsid w:val="006A4055"/>
    <w:rsid w:val="006A4667"/>
    <w:rsid w:val="006A4AAA"/>
    <w:rsid w:val="006A6133"/>
    <w:rsid w:val="006A6858"/>
    <w:rsid w:val="006A7457"/>
    <w:rsid w:val="006A7E9F"/>
    <w:rsid w:val="006B0C4B"/>
    <w:rsid w:val="006B3C21"/>
    <w:rsid w:val="006C0830"/>
    <w:rsid w:val="006C1E11"/>
    <w:rsid w:val="006C34D2"/>
    <w:rsid w:val="006C5641"/>
    <w:rsid w:val="006C7203"/>
    <w:rsid w:val="006D1089"/>
    <w:rsid w:val="006D1B86"/>
    <w:rsid w:val="006D20B8"/>
    <w:rsid w:val="006D4455"/>
    <w:rsid w:val="006D45D2"/>
    <w:rsid w:val="006D45EB"/>
    <w:rsid w:val="006D4BF4"/>
    <w:rsid w:val="006D7355"/>
    <w:rsid w:val="006D799F"/>
    <w:rsid w:val="006E2460"/>
    <w:rsid w:val="006E45B1"/>
    <w:rsid w:val="006F2ACE"/>
    <w:rsid w:val="006F2E4A"/>
    <w:rsid w:val="006F3E15"/>
    <w:rsid w:val="006F4005"/>
    <w:rsid w:val="006F4361"/>
    <w:rsid w:val="006F7AD4"/>
    <w:rsid w:val="007016AD"/>
    <w:rsid w:val="00703DFF"/>
    <w:rsid w:val="0070410D"/>
    <w:rsid w:val="007049EE"/>
    <w:rsid w:val="00707694"/>
    <w:rsid w:val="007079C8"/>
    <w:rsid w:val="007109FF"/>
    <w:rsid w:val="00711D8B"/>
    <w:rsid w:val="007128B7"/>
    <w:rsid w:val="00715B22"/>
    <w:rsid w:val="00715CA6"/>
    <w:rsid w:val="00720046"/>
    <w:rsid w:val="00723CF8"/>
    <w:rsid w:val="00727C5E"/>
    <w:rsid w:val="00731135"/>
    <w:rsid w:val="007324AF"/>
    <w:rsid w:val="00734C98"/>
    <w:rsid w:val="00736317"/>
    <w:rsid w:val="007365A1"/>
    <w:rsid w:val="00740806"/>
    <w:rsid w:val="007409B4"/>
    <w:rsid w:val="00740C66"/>
    <w:rsid w:val="00741974"/>
    <w:rsid w:val="00742020"/>
    <w:rsid w:val="007428B1"/>
    <w:rsid w:val="00743B20"/>
    <w:rsid w:val="00747017"/>
    <w:rsid w:val="00751A55"/>
    <w:rsid w:val="00754D51"/>
    <w:rsid w:val="0075525E"/>
    <w:rsid w:val="00756D3D"/>
    <w:rsid w:val="00757584"/>
    <w:rsid w:val="0076003B"/>
    <w:rsid w:val="0076069F"/>
    <w:rsid w:val="007631A4"/>
    <w:rsid w:val="00765085"/>
    <w:rsid w:val="0076593C"/>
    <w:rsid w:val="0076619C"/>
    <w:rsid w:val="0077021A"/>
    <w:rsid w:val="007706FB"/>
    <w:rsid w:val="00771B8F"/>
    <w:rsid w:val="00772AF5"/>
    <w:rsid w:val="007745D0"/>
    <w:rsid w:val="007769C7"/>
    <w:rsid w:val="007806C2"/>
    <w:rsid w:val="00780FD7"/>
    <w:rsid w:val="00783D83"/>
    <w:rsid w:val="0078479C"/>
    <w:rsid w:val="00785348"/>
    <w:rsid w:val="007864FF"/>
    <w:rsid w:val="007903F8"/>
    <w:rsid w:val="007911DD"/>
    <w:rsid w:val="00791210"/>
    <w:rsid w:val="00791297"/>
    <w:rsid w:val="00792C5B"/>
    <w:rsid w:val="00794F4F"/>
    <w:rsid w:val="007974BE"/>
    <w:rsid w:val="00797A1F"/>
    <w:rsid w:val="00797D40"/>
    <w:rsid w:val="007A0916"/>
    <w:rsid w:val="007A0DFD"/>
    <w:rsid w:val="007A27C2"/>
    <w:rsid w:val="007A4C87"/>
    <w:rsid w:val="007A59C4"/>
    <w:rsid w:val="007A6474"/>
    <w:rsid w:val="007B0AFB"/>
    <w:rsid w:val="007B1C77"/>
    <w:rsid w:val="007B69ED"/>
    <w:rsid w:val="007B6E80"/>
    <w:rsid w:val="007C2208"/>
    <w:rsid w:val="007C34E7"/>
    <w:rsid w:val="007C53DF"/>
    <w:rsid w:val="007C568D"/>
    <w:rsid w:val="007C5DA0"/>
    <w:rsid w:val="007C7122"/>
    <w:rsid w:val="007C7B75"/>
    <w:rsid w:val="007D0D28"/>
    <w:rsid w:val="007D3F11"/>
    <w:rsid w:val="007D6BA3"/>
    <w:rsid w:val="007D70C8"/>
    <w:rsid w:val="007E09ED"/>
    <w:rsid w:val="007E2952"/>
    <w:rsid w:val="007E466C"/>
    <w:rsid w:val="007E53E4"/>
    <w:rsid w:val="007E656A"/>
    <w:rsid w:val="007F182D"/>
    <w:rsid w:val="007F28FB"/>
    <w:rsid w:val="007F46DC"/>
    <w:rsid w:val="007F52FB"/>
    <w:rsid w:val="007F664D"/>
    <w:rsid w:val="007F70CE"/>
    <w:rsid w:val="00800035"/>
    <w:rsid w:val="008017E5"/>
    <w:rsid w:val="00804CE9"/>
    <w:rsid w:val="00806EDC"/>
    <w:rsid w:val="008102AA"/>
    <w:rsid w:val="0081064E"/>
    <w:rsid w:val="008128CE"/>
    <w:rsid w:val="0081418B"/>
    <w:rsid w:val="00814A72"/>
    <w:rsid w:val="0082043E"/>
    <w:rsid w:val="00823C6A"/>
    <w:rsid w:val="00823F6E"/>
    <w:rsid w:val="00824806"/>
    <w:rsid w:val="00825E41"/>
    <w:rsid w:val="0082796F"/>
    <w:rsid w:val="00831058"/>
    <w:rsid w:val="00832C18"/>
    <w:rsid w:val="00833481"/>
    <w:rsid w:val="00836488"/>
    <w:rsid w:val="00841217"/>
    <w:rsid w:val="00842137"/>
    <w:rsid w:val="008424B6"/>
    <w:rsid w:val="008439BE"/>
    <w:rsid w:val="00846EDD"/>
    <w:rsid w:val="00851CC5"/>
    <w:rsid w:val="00855D14"/>
    <w:rsid w:val="0085630C"/>
    <w:rsid w:val="00861892"/>
    <w:rsid w:val="00861C87"/>
    <w:rsid w:val="00862CC2"/>
    <w:rsid w:val="008638C8"/>
    <w:rsid w:val="00866433"/>
    <w:rsid w:val="008670C5"/>
    <w:rsid w:val="008710FB"/>
    <w:rsid w:val="008730FA"/>
    <w:rsid w:val="00874DCA"/>
    <w:rsid w:val="00880C98"/>
    <w:rsid w:val="00883109"/>
    <w:rsid w:val="00887266"/>
    <w:rsid w:val="00887ED8"/>
    <w:rsid w:val="0089088E"/>
    <w:rsid w:val="008912FE"/>
    <w:rsid w:val="00891B1F"/>
    <w:rsid w:val="00892297"/>
    <w:rsid w:val="0089346F"/>
    <w:rsid w:val="00893996"/>
    <w:rsid w:val="0089779F"/>
    <w:rsid w:val="008A227D"/>
    <w:rsid w:val="008A4572"/>
    <w:rsid w:val="008B1692"/>
    <w:rsid w:val="008B416B"/>
    <w:rsid w:val="008B6F4A"/>
    <w:rsid w:val="008C06D1"/>
    <w:rsid w:val="008C385A"/>
    <w:rsid w:val="008C3F67"/>
    <w:rsid w:val="008C504A"/>
    <w:rsid w:val="008C532E"/>
    <w:rsid w:val="008C5621"/>
    <w:rsid w:val="008C7AD2"/>
    <w:rsid w:val="008D051F"/>
    <w:rsid w:val="008D0C7E"/>
    <w:rsid w:val="008D1D9C"/>
    <w:rsid w:val="008D363F"/>
    <w:rsid w:val="008D3AF8"/>
    <w:rsid w:val="008D56A8"/>
    <w:rsid w:val="008D5700"/>
    <w:rsid w:val="008D6147"/>
    <w:rsid w:val="008D7EC5"/>
    <w:rsid w:val="008E0172"/>
    <w:rsid w:val="008E0932"/>
    <w:rsid w:val="008E1A24"/>
    <w:rsid w:val="008E3377"/>
    <w:rsid w:val="008E370F"/>
    <w:rsid w:val="008E544D"/>
    <w:rsid w:val="008E7EF6"/>
    <w:rsid w:val="008F52A8"/>
    <w:rsid w:val="00900EEA"/>
    <w:rsid w:val="00902174"/>
    <w:rsid w:val="009032CC"/>
    <w:rsid w:val="00903A18"/>
    <w:rsid w:val="009075B4"/>
    <w:rsid w:val="00911CA1"/>
    <w:rsid w:val="00914912"/>
    <w:rsid w:val="0091504B"/>
    <w:rsid w:val="00917D02"/>
    <w:rsid w:val="00922FAF"/>
    <w:rsid w:val="00923235"/>
    <w:rsid w:val="0092509B"/>
    <w:rsid w:val="0092511F"/>
    <w:rsid w:val="00926E38"/>
    <w:rsid w:val="00926F62"/>
    <w:rsid w:val="00927026"/>
    <w:rsid w:val="0093089D"/>
    <w:rsid w:val="00932AB7"/>
    <w:rsid w:val="009339AC"/>
    <w:rsid w:val="00934405"/>
    <w:rsid w:val="00934C5D"/>
    <w:rsid w:val="0093670B"/>
    <w:rsid w:val="00937773"/>
    <w:rsid w:val="009406B5"/>
    <w:rsid w:val="00940BB1"/>
    <w:rsid w:val="00940F08"/>
    <w:rsid w:val="009417D6"/>
    <w:rsid w:val="009429DB"/>
    <w:rsid w:val="00942B3F"/>
    <w:rsid w:val="00942B6E"/>
    <w:rsid w:val="00942D60"/>
    <w:rsid w:val="00943FFC"/>
    <w:rsid w:val="0094531A"/>
    <w:rsid w:val="0094572F"/>
    <w:rsid w:val="00946166"/>
    <w:rsid w:val="00947A28"/>
    <w:rsid w:val="0095099F"/>
    <w:rsid w:val="00950F99"/>
    <w:rsid w:val="009528FF"/>
    <w:rsid w:val="00953306"/>
    <w:rsid w:val="0095341B"/>
    <w:rsid w:val="00956775"/>
    <w:rsid w:val="00961A13"/>
    <w:rsid w:val="00965970"/>
    <w:rsid w:val="00966C76"/>
    <w:rsid w:val="00973299"/>
    <w:rsid w:val="00975824"/>
    <w:rsid w:val="00975B13"/>
    <w:rsid w:val="00975D75"/>
    <w:rsid w:val="00977184"/>
    <w:rsid w:val="00980846"/>
    <w:rsid w:val="00981096"/>
    <w:rsid w:val="00983164"/>
    <w:rsid w:val="0098508F"/>
    <w:rsid w:val="009904ED"/>
    <w:rsid w:val="00991BC6"/>
    <w:rsid w:val="00991ECC"/>
    <w:rsid w:val="009957A6"/>
    <w:rsid w:val="00995E77"/>
    <w:rsid w:val="00996D77"/>
    <w:rsid w:val="009972EF"/>
    <w:rsid w:val="009A2C97"/>
    <w:rsid w:val="009A2EB4"/>
    <w:rsid w:val="009A306A"/>
    <w:rsid w:val="009A596D"/>
    <w:rsid w:val="009B0FB8"/>
    <w:rsid w:val="009B1E5E"/>
    <w:rsid w:val="009B6425"/>
    <w:rsid w:val="009B75B3"/>
    <w:rsid w:val="009C3160"/>
    <w:rsid w:val="009C6DFC"/>
    <w:rsid w:val="009D08E9"/>
    <w:rsid w:val="009D1078"/>
    <w:rsid w:val="009D2CAE"/>
    <w:rsid w:val="009D368F"/>
    <w:rsid w:val="009D7B73"/>
    <w:rsid w:val="009D7B7E"/>
    <w:rsid w:val="009E2B92"/>
    <w:rsid w:val="009E2CF1"/>
    <w:rsid w:val="009E410C"/>
    <w:rsid w:val="009E4CD8"/>
    <w:rsid w:val="009E766E"/>
    <w:rsid w:val="009E78E3"/>
    <w:rsid w:val="009F12EF"/>
    <w:rsid w:val="009F1960"/>
    <w:rsid w:val="009F42B3"/>
    <w:rsid w:val="009F6B57"/>
    <w:rsid w:val="009F715E"/>
    <w:rsid w:val="00A02023"/>
    <w:rsid w:val="00A036F6"/>
    <w:rsid w:val="00A03A45"/>
    <w:rsid w:val="00A0771B"/>
    <w:rsid w:val="00A07C02"/>
    <w:rsid w:val="00A10DBB"/>
    <w:rsid w:val="00A12672"/>
    <w:rsid w:val="00A16253"/>
    <w:rsid w:val="00A2198A"/>
    <w:rsid w:val="00A2275B"/>
    <w:rsid w:val="00A2406A"/>
    <w:rsid w:val="00A268EF"/>
    <w:rsid w:val="00A304DD"/>
    <w:rsid w:val="00A314A9"/>
    <w:rsid w:val="00A31941"/>
    <w:rsid w:val="00A31D47"/>
    <w:rsid w:val="00A33885"/>
    <w:rsid w:val="00A33CE3"/>
    <w:rsid w:val="00A34A8F"/>
    <w:rsid w:val="00A355B0"/>
    <w:rsid w:val="00A358C4"/>
    <w:rsid w:val="00A36210"/>
    <w:rsid w:val="00A4013E"/>
    <w:rsid w:val="00A4045F"/>
    <w:rsid w:val="00A40DAE"/>
    <w:rsid w:val="00A427CD"/>
    <w:rsid w:val="00A434B3"/>
    <w:rsid w:val="00A436C6"/>
    <w:rsid w:val="00A44A70"/>
    <w:rsid w:val="00A45541"/>
    <w:rsid w:val="00A45718"/>
    <w:rsid w:val="00A4600B"/>
    <w:rsid w:val="00A4728F"/>
    <w:rsid w:val="00A50506"/>
    <w:rsid w:val="00A51EF0"/>
    <w:rsid w:val="00A526AE"/>
    <w:rsid w:val="00A52AF9"/>
    <w:rsid w:val="00A55477"/>
    <w:rsid w:val="00A66FB6"/>
    <w:rsid w:val="00A67A81"/>
    <w:rsid w:val="00A70787"/>
    <w:rsid w:val="00A71C1D"/>
    <w:rsid w:val="00A730A6"/>
    <w:rsid w:val="00A8035D"/>
    <w:rsid w:val="00A812DD"/>
    <w:rsid w:val="00A82A29"/>
    <w:rsid w:val="00A84E7F"/>
    <w:rsid w:val="00A950F0"/>
    <w:rsid w:val="00A95C5A"/>
    <w:rsid w:val="00A96916"/>
    <w:rsid w:val="00A971A0"/>
    <w:rsid w:val="00A973AD"/>
    <w:rsid w:val="00AA1F22"/>
    <w:rsid w:val="00AA203F"/>
    <w:rsid w:val="00AA233B"/>
    <w:rsid w:val="00AA25C8"/>
    <w:rsid w:val="00AA2717"/>
    <w:rsid w:val="00AA4E09"/>
    <w:rsid w:val="00AA59FB"/>
    <w:rsid w:val="00AA5DC5"/>
    <w:rsid w:val="00AB0A07"/>
    <w:rsid w:val="00AB0B51"/>
    <w:rsid w:val="00AB2DC3"/>
    <w:rsid w:val="00AB4453"/>
    <w:rsid w:val="00AB7097"/>
    <w:rsid w:val="00AB7B0F"/>
    <w:rsid w:val="00AB7DD5"/>
    <w:rsid w:val="00AC0B2D"/>
    <w:rsid w:val="00AC26F1"/>
    <w:rsid w:val="00AC53B3"/>
    <w:rsid w:val="00AC5931"/>
    <w:rsid w:val="00AC6FE4"/>
    <w:rsid w:val="00AD06D3"/>
    <w:rsid w:val="00AD4318"/>
    <w:rsid w:val="00AD4C16"/>
    <w:rsid w:val="00AD4EFC"/>
    <w:rsid w:val="00AD5EF2"/>
    <w:rsid w:val="00AE076D"/>
    <w:rsid w:val="00AE0806"/>
    <w:rsid w:val="00AE2F71"/>
    <w:rsid w:val="00AE37BC"/>
    <w:rsid w:val="00AE38E1"/>
    <w:rsid w:val="00AE5137"/>
    <w:rsid w:val="00AF24AC"/>
    <w:rsid w:val="00AF6353"/>
    <w:rsid w:val="00AF6CED"/>
    <w:rsid w:val="00AF7E2F"/>
    <w:rsid w:val="00B05821"/>
    <w:rsid w:val="00B05862"/>
    <w:rsid w:val="00B05980"/>
    <w:rsid w:val="00B06C86"/>
    <w:rsid w:val="00B107DF"/>
    <w:rsid w:val="00B10810"/>
    <w:rsid w:val="00B10EC6"/>
    <w:rsid w:val="00B14BFE"/>
    <w:rsid w:val="00B16B22"/>
    <w:rsid w:val="00B21A75"/>
    <w:rsid w:val="00B237D1"/>
    <w:rsid w:val="00B23C9C"/>
    <w:rsid w:val="00B2626E"/>
    <w:rsid w:val="00B26C28"/>
    <w:rsid w:val="00B31161"/>
    <w:rsid w:val="00B4174C"/>
    <w:rsid w:val="00B453F5"/>
    <w:rsid w:val="00B46866"/>
    <w:rsid w:val="00B50C2E"/>
    <w:rsid w:val="00B51E04"/>
    <w:rsid w:val="00B52517"/>
    <w:rsid w:val="00B52A20"/>
    <w:rsid w:val="00B52F97"/>
    <w:rsid w:val="00B54163"/>
    <w:rsid w:val="00B54F69"/>
    <w:rsid w:val="00B56649"/>
    <w:rsid w:val="00B56FD7"/>
    <w:rsid w:val="00B57342"/>
    <w:rsid w:val="00B61624"/>
    <w:rsid w:val="00B61C0F"/>
    <w:rsid w:val="00B718A5"/>
    <w:rsid w:val="00B75340"/>
    <w:rsid w:val="00B77708"/>
    <w:rsid w:val="00B8062E"/>
    <w:rsid w:val="00B8105F"/>
    <w:rsid w:val="00B8261A"/>
    <w:rsid w:val="00B830FC"/>
    <w:rsid w:val="00B86E7B"/>
    <w:rsid w:val="00B905EF"/>
    <w:rsid w:val="00B90C6B"/>
    <w:rsid w:val="00B90E9F"/>
    <w:rsid w:val="00B92EFD"/>
    <w:rsid w:val="00B9311D"/>
    <w:rsid w:val="00B933A5"/>
    <w:rsid w:val="00B94BED"/>
    <w:rsid w:val="00B9527D"/>
    <w:rsid w:val="00B95530"/>
    <w:rsid w:val="00B95FA9"/>
    <w:rsid w:val="00BA4450"/>
    <w:rsid w:val="00BA6B15"/>
    <w:rsid w:val="00BB0910"/>
    <w:rsid w:val="00BB50C8"/>
    <w:rsid w:val="00BB64B1"/>
    <w:rsid w:val="00BB7C2D"/>
    <w:rsid w:val="00BC1FAE"/>
    <w:rsid w:val="00BC423F"/>
    <w:rsid w:val="00BC62E2"/>
    <w:rsid w:val="00BD2909"/>
    <w:rsid w:val="00BD3257"/>
    <w:rsid w:val="00BD5738"/>
    <w:rsid w:val="00BD6EF4"/>
    <w:rsid w:val="00BD7BB8"/>
    <w:rsid w:val="00BE01DA"/>
    <w:rsid w:val="00BE36F8"/>
    <w:rsid w:val="00BE5B16"/>
    <w:rsid w:val="00BE7842"/>
    <w:rsid w:val="00BE7FCB"/>
    <w:rsid w:val="00BF09E6"/>
    <w:rsid w:val="00BF0E60"/>
    <w:rsid w:val="00BF16B9"/>
    <w:rsid w:val="00BF7BC0"/>
    <w:rsid w:val="00C008A4"/>
    <w:rsid w:val="00C03F7E"/>
    <w:rsid w:val="00C04BD8"/>
    <w:rsid w:val="00C1152F"/>
    <w:rsid w:val="00C13D4E"/>
    <w:rsid w:val="00C147EE"/>
    <w:rsid w:val="00C1604C"/>
    <w:rsid w:val="00C1619D"/>
    <w:rsid w:val="00C16E33"/>
    <w:rsid w:val="00C20A66"/>
    <w:rsid w:val="00C22C5F"/>
    <w:rsid w:val="00C25EC7"/>
    <w:rsid w:val="00C31F66"/>
    <w:rsid w:val="00C32243"/>
    <w:rsid w:val="00C32651"/>
    <w:rsid w:val="00C34314"/>
    <w:rsid w:val="00C37FDD"/>
    <w:rsid w:val="00C4146C"/>
    <w:rsid w:val="00C41B69"/>
    <w:rsid w:val="00C42125"/>
    <w:rsid w:val="00C430CC"/>
    <w:rsid w:val="00C450A1"/>
    <w:rsid w:val="00C503E1"/>
    <w:rsid w:val="00C51094"/>
    <w:rsid w:val="00C5173B"/>
    <w:rsid w:val="00C53E94"/>
    <w:rsid w:val="00C54768"/>
    <w:rsid w:val="00C573D1"/>
    <w:rsid w:val="00C576C3"/>
    <w:rsid w:val="00C57DF2"/>
    <w:rsid w:val="00C61B2E"/>
    <w:rsid w:val="00C62814"/>
    <w:rsid w:val="00C65D53"/>
    <w:rsid w:val="00C71470"/>
    <w:rsid w:val="00C72FD7"/>
    <w:rsid w:val="00C74937"/>
    <w:rsid w:val="00C755F0"/>
    <w:rsid w:val="00C7597D"/>
    <w:rsid w:val="00C81736"/>
    <w:rsid w:val="00C8194D"/>
    <w:rsid w:val="00C8234C"/>
    <w:rsid w:val="00C86020"/>
    <w:rsid w:val="00C86BDD"/>
    <w:rsid w:val="00C86D5C"/>
    <w:rsid w:val="00C86E21"/>
    <w:rsid w:val="00C905EC"/>
    <w:rsid w:val="00C937C3"/>
    <w:rsid w:val="00C94655"/>
    <w:rsid w:val="00C9496A"/>
    <w:rsid w:val="00C95445"/>
    <w:rsid w:val="00CA0C15"/>
    <w:rsid w:val="00CA22BA"/>
    <w:rsid w:val="00CA7E22"/>
    <w:rsid w:val="00CB1F63"/>
    <w:rsid w:val="00CB381C"/>
    <w:rsid w:val="00CB4B35"/>
    <w:rsid w:val="00CB5667"/>
    <w:rsid w:val="00CB58E0"/>
    <w:rsid w:val="00CC2112"/>
    <w:rsid w:val="00CC2598"/>
    <w:rsid w:val="00CC3930"/>
    <w:rsid w:val="00CC3CB3"/>
    <w:rsid w:val="00CC4180"/>
    <w:rsid w:val="00CC65A8"/>
    <w:rsid w:val="00CD1334"/>
    <w:rsid w:val="00CD6D56"/>
    <w:rsid w:val="00CE23F3"/>
    <w:rsid w:val="00CE3425"/>
    <w:rsid w:val="00CE4D36"/>
    <w:rsid w:val="00CE4E75"/>
    <w:rsid w:val="00CE6A18"/>
    <w:rsid w:val="00CE7F50"/>
    <w:rsid w:val="00CF08B6"/>
    <w:rsid w:val="00CF1B93"/>
    <w:rsid w:val="00CF279E"/>
    <w:rsid w:val="00CF34A7"/>
    <w:rsid w:val="00CF397E"/>
    <w:rsid w:val="00CF5AE6"/>
    <w:rsid w:val="00CF6A63"/>
    <w:rsid w:val="00CF71BC"/>
    <w:rsid w:val="00D00BA6"/>
    <w:rsid w:val="00D028EB"/>
    <w:rsid w:val="00D03123"/>
    <w:rsid w:val="00D06072"/>
    <w:rsid w:val="00D06F4E"/>
    <w:rsid w:val="00D163FB"/>
    <w:rsid w:val="00D1717D"/>
    <w:rsid w:val="00D2083B"/>
    <w:rsid w:val="00D20870"/>
    <w:rsid w:val="00D22B5B"/>
    <w:rsid w:val="00D23802"/>
    <w:rsid w:val="00D24C1E"/>
    <w:rsid w:val="00D302C0"/>
    <w:rsid w:val="00D30915"/>
    <w:rsid w:val="00D322DA"/>
    <w:rsid w:val="00D378E4"/>
    <w:rsid w:val="00D37AAC"/>
    <w:rsid w:val="00D4145E"/>
    <w:rsid w:val="00D41A2F"/>
    <w:rsid w:val="00D44EEB"/>
    <w:rsid w:val="00D54273"/>
    <w:rsid w:val="00D56CA1"/>
    <w:rsid w:val="00D57D7F"/>
    <w:rsid w:val="00D62335"/>
    <w:rsid w:val="00D6257C"/>
    <w:rsid w:val="00D62DB3"/>
    <w:rsid w:val="00D644DD"/>
    <w:rsid w:val="00D67F18"/>
    <w:rsid w:val="00D70E3C"/>
    <w:rsid w:val="00D718C6"/>
    <w:rsid w:val="00D72F44"/>
    <w:rsid w:val="00D73137"/>
    <w:rsid w:val="00D75C86"/>
    <w:rsid w:val="00D75CBB"/>
    <w:rsid w:val="00D76A08"/>
    <w:rsid w:val="00D77151"/>
    <w:rsid w:val="00D826D3"/>
    <w:rsid w:val="00D838A1"/>
    <w:rsid w:val="00D8428D"/>
    <w:rsid w:val="00D84349"/>
    <w:rsid w:val="00D85A19"/>
    <w:rsid w:val="00D864E7"/>
    <w:rsid w:val="00D872C3"/>
    <w:rsid w:val="00D926FF"/>
    <w:rsid w:val="00D927C0"/>
    <w:rsid w:val="00D93585"/>
    <w:rsid w:val="00D95F16"/>
    <w:rsid w:val="00DA0DA3"/>
    <w:rsid w:val="00DA2DB8"/>
    <w:rsid w:val="00DA303B"/>
    <w:rsid w:val="00DA313C"/>
    <w:rsid w:val="00DA3869"/>
    <w:rsid w:val="00DA41A8"/>
    <w:rsid w:val="00DA555E"/>
    <w:rsid w:val="00DA5B90"/>
    <w:rsid w:val="00DA66F6"/>
    <w:rsid w:val="00DA7825"/>
    <w:rsid w:val="00DB0AF1"/>
    <w:rsid w:val="00DB1307"/>
    <w:rsid w:val="00DB29A8"/>
    <w:rsid w:val="00DC0323"/>
    <w:rsid w:val="00DC1CCF"/>
    <w:rsid w:val="00DC2F49"/>
    <w:rsid w:val="00DC435E"/>
    <w:rsid w:val="00DC48DC"/>
    <w:rsid w:val="00DC567F"/>
    <w:rsid w:val="00DD0DA9"/>
    <w:rsid w:val="00DD1DC8"/>
    <w:rsid w:val="00DD265C"/>
    <w:rsid w:val="00DD50DE"/>
    <w:rsid w:val="00DD55FA"/>
    <w:rsid w:val="00DE019C"/>
    <w:rsid w:val="00DE139D"/>
    <w:rsid w:val="00DE2569"/>
    <w:rsid w:val="00DE264F"/>
    <w:rsid w:val="00DE3062"/>
    <w:rsid w:val="00DE48FD"/>
    <w:rsid w:val="00DE692B"/>
    <w:rsid w:val="00DF10CE"/>
    <w:rsid w:val="00DF1694"/>
    <w:rsid w:val="00DF3C2B"/>
    <w:rsid w:val="00DF5CFB"/>
    <w:rsid w:val="00E015D6"/>
    <w:rsid w:val="00E01E12"/>
    <w:rsid w:val="00E02E12"/>
    <w:rsid w:val="00E048F6"/>
    <w:rsid w:val="00E068A6"/>
    <w:rsid w:val="00E07600"/>
    <w:rsid w:val="00E07768"/>
    <w:rsid w:val="00E07BAC"/>
    <w:rsid w:val="00E12D9E"/>
    <w:rsid w:val="00E132E4"/>
    <w:rsid w:val="00E15AEB"/>
    <w:rsid w:val="00E166A8"/>
    <w:rsid w:val="00E17380"/>
    <w:rsid w:val="00E204DD"/>
    <w:rsid w:val="00E20FDB"/>
    <w:rsid w:val="00E2145E"/>
    <w:rsid w:val="00E21B49"/>
    <w:rsid w:val="00E24542"/>
    <w:rsid w:val="00E24D43"/>
    <w:rsid w:val="00E26B34"/>
    <w:rsid w:val="00E27DB3"/>
    <w:rsid w:val="00E3026A"/>
    <w:rsid w:val="00E3277E"/>
    <w:rsid w:val="00E353EC"/>
    <w:rsid w:val="00E36314"/>
    <w:rsid w:val="00E36BDE"/>
    <w:rsid w:val="00E36CF3"/>
    <w:rsid w:val="00E41BB9"/>
    <w:rsid w:val="00E444C8"/>
    <w:rsid w:val="00E51E78"/>
    <w:rsid w:val="00E53BDC"/>
    <w:rsid w:val="00E53C24"/>
    <w:rsid w:val="00E541EF"/>
    <w:rsid w:val="00E604E2"/>
    <w:rsid w:val="00E625BC"/>
    <w:rsid w:val="00E65379"/>
    <w:rsid w:val="00E7301C"/>
    <w:rsid w:val="00E74E78"/>
    <w:rsid w:val="00E756CA"/>
    <w:rsid w:val="00E839D7"/>
    <w:rsid w:val="00E97179"/>
    <w:rsid w:val="00EA0C51"/>
    <w:rsid w:val="00EA15DA"/>
    <w:rsid w:val="00EA3D9E"/>
    <w:rsid w:val="00EA4973"/>
    <w:rsid w:val="00EA4A6A"/>
    <w:rsid w:val="00EA4A89"/>
    <w:rsid w:val="00EA5034"/>
    <w:rsid w:val="00EB1BD2"/>
    <w:rsid w:val="00EB35BC"/>
    <w:rsid w:val="00EB37AF"/>
    <w:rsid w:val="00EB444A"/>
    <w:rsid w:val="00EB444D"/>
    <w:rsid w:val="00EB497F"/>
    <w:rsid w:val="00EB6216"/>
    <w:rsid w:val="00EB688C"/>
    <w:rsid w:val="00EB7F0A"/>
    <w:rsid w:val="00EC04E5"/>
    <w:rsid w:val="00EC0D00"/>
    <w:rsid w:val="00EC31B8"/>
    <w:rsid w:val="00EC34B0"/>
    <w:rsid w:val="00EC3D86"/>
    <w:rsid w:val="00EC58B4"/>
    <w:rsid w:val="00EC67C4"/>
    <w:rsid w:val="00ED0379"/>
    <w:rsid w:val="00ED2660"/>
    <w:rsid w:val="00ED2EC1"/>
    <w:rsid w:val="00ED42F6"/>
    <w:rsid w:val="00ED7DB6"/>
    <w:rsid w:val="00EE1BD8"/>
    <w:rsid w:val="00EE74C7"/>
    <w:rsid w:val="00EF4C53"/>
    <w:rsid w:val="00EF4CBC"/>
    <w:rsid w:val="00EF4D54"/>
    <w:rsid w:val="00EF5B78"/>
    <w:rsid w:val="00F00CAC"/>
    <w:rsid w:val="00F0129E"/>
    <w:rsid w:val="00F0162D"/>
    <w:rsid w:val="00F02294"/>
    <w:rsid w:val="00F02F82"/>
    <w:rsid w:val="00F03E85"/>
    <w:rsid w:val="00F05266"/>
    <w:rsid w:val="00F07848"/>
    <w:rsid w:val="00F07B42"/>
    <w:rsid w:val="00F112F9"/>
    <w:rsid w:val="00F16276"/>
    <w:rsid w:val="00F17FA9"/>
    <w:rsid w:val="00F235FD"/>
    <w:rsid w:val="00F240F4"/>
    <w:rsid w:val="00F25254"/>
    <w:rsid w:val="00F26358"/>
    <w:rsid w:val="00F30925"/>
    <w:rsid w:val="00F30EF9"/>
    <w:rsid w:val="00F3235A"/>
    <w:rsid w:val="00F32BE4"/>
    <w:rsid w:val="00F35F57"/>
    <w:rsid w:val="00F403F5"/>
    <w:rsid w:val="00F50309"/>
    <w:rsid w:val="00F50467"/>
    <w:rsid w:val="00F509FF"/>
    <w:rsid w:val="00F52FC3"/>
    <w:rsid w:val="00F562A0"/>
    <w:rsid w:val="00F608FF"/>
    <w:rsid w:val="00F62383"/>
    <w:rsid w:val="00F664FC"/>
    <w:rsid w:val="00F67F43"/>
    <w:rsid w:val="00F7081E"/>
    <w:rsid w:val="00F757B3"/>
    <w:rsid w:val="00F80091"/>
    <w:rsid w:val="00F8349E"/>
    <w:rsid w:val="00F84C3B"/>
    <w:rsid w:val="00F8791A"/>
    <w:rsid w:val="00F90B39"/>
    <w:rsid w:val="00F91522"/>
    <w:rsid w:val="00F93987"/>
    <w:rsid w:val="00F93D72"/>
    <w:rsid w:val="00F97440"/>
    <w:rsid w:val="00FA1235"/>
    <w:rsid w:val="00FA2177"/>
    <w:rsid w:val="00FA2C70"/>
    <w:rsid w:val="00FA2E6D"/>
    <w:rsid w:val="00FA5006"/>
    <w:rsid w:val="00FA6493"/>
    <w:rsid w:val="00FB0A28"/>
    <w:rsid w:val="00FB0AB8"/>
    <w:rsid w:val="00FB283C"/>
    <w:rsid w:val="00FB3EB3"/>
    <w:rsid w:val="00FB5804"/>
    <w:rsid w:val="00FB7202"/>
    <w:rsid w:val="00FC015B"/>
    <w:rsid w:val="00FC0EA2"/>
    <w:rsid w:val="00FC298A"/>
    <w:rsid w:val="00FC3E09"/>
    <w:rsid w:val="00FC794A"/>
    <w:rsid w:val="00FD01DA"/>
    <w:rsid w:val="00FD0764"/>
    <w:rsid w:val="00FD35D4"/>
    <w:rsid w:val="00FD40CA"/>
    <w:rsid w:val="00FD415F"/>
    <w:rsid w:val="00FD439E"/>
    <w:rsid w:val="00FD49FF"/>
    <w:rsid w:val="00FD6B9E"/>
    <w:rsid w:val="00FD76CB"/>
    <w:rsid w:val="00FD791F"/>
    <w:rsid w:val="00FE191C"/>
    <w:rsid w:val="00FE29C6"/>
    <w:rsid w:val="00FE4791"/>
    <w:rsid w:val="00FE4A72"/>
    <w:rsid w:val="00FE61CB"/>
    <w:rsid w:val="00FE6E92"/>
    <w:rsid w:val="00FF1B4C"/>
    <w:rsid w:val="00FF1FC9"/>
    <w:rsid w:val="00FF20C0"/>
    <w:rsid w:val="00FF2835"/>
    <w:rsid w:val="00FF4546"/>
    <w:rsid w:val="00FF538F"/>
    <w:rsid w:val="00FF6705"/>
    <w:rsid w:val="2C741A56"/>
    <w:rsid w:val="2FC357B6"/>
    <w:rsid w:val="50E563A6"/>
    <w:rsid w:val="730D5D2F"/>
    <w:rsid w:val="75E76C2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B6222"/>
  <w15:docId w15:val="{0E30CB91-5681-B740-BEF4-9246543E4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lsdException w:name="heading 2" w:uiPriority="0"/>
    <w:lsdException w:name="heading 3" w:uiPriority="0" w:qFormat="1"/>
    <w:lsdException w:name="heading 4" w:uiPriority="0" w:qFormat="1"/>
    <w:lsdException w:name="heading 5" w:uiPriority="0" w:qFormat="1"/>
    <w:lsdException w:name="heading 6" w:uiPriority="0"/>
    <w:lsdException w:name="heading 7" w:uiPriority="0"/>
    <w:lsdException w:name="heading 8" w:uiPriority="0"/>
    <w:lsdException w:name="heading 9" w:uiPriority="0"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qFormat="1"/>
    <w:lsdException w:name="toc 3" w:uiPriority="0"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nhideWhenUsed="1"/>
    <w:lsdException w:name="index heading" w:semiHidden="1" w:unhideWhenUsed="1"/>
    <w:lsdException w:name="caption" w:semiHidden="1" w:uiPriority="35"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qFormat="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qFormat="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pPr>
    <w:rPr>
      <w:rFonts w:ascii="Times New Roman" w:hAnsi="Times New Roman" w:cs="Times New Roman"/>
      <w:sz w:val="24"/>
      <w:szCs w:val="24"/>
      <w:lang w:val="en-GB" w:eastAsia="ja-JP"/>
    </w:rPr>
  </w:style>
  <w:style w:type="paragraph" w:styleId="Heading1">
    <w:name w:val="heading 1"/>
    <w:basedOn w:val="Normal"/>
    <w:next w:val="Normal"/>
    <w:link w:val="Heading1Char"/>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pPr>
      <w:spacing w:before="240"/>
      <w:outlineLvl w:val="1"/>
    </w:pPr>
  </w:style>
  <w:style w:type="paragraph" w:styleId="Heading3">
    <w:name w:val="heading 3"/>
    <w:basedOn w:val="Heading1"/>
    <w:next w:val="Normal"/>
    <w:link w:val="Heading3Char"/>
    <w:qFormat/>
    <w:pPr>
      <w:spacing w:before="160"/>
      <w:outlineLvl w:val="2"/>
    </w:pPr>
  </w:style>
  <w:style w:type="paragraph" w:styleId="Heading4">
    <w:name w:val="heading 4"/>
    <w:basedOn w:val="Heading3"/>
    <w:next w:val="Normal"/>
    <w:link w:val="Heading4Char"/>
    <w:qFormat/>
    <w:pPr>
      <w:tabs>
        <w:tab w:val="clear" w:pos="794"/>
        <w:tab w:val="left" w:pos="1021"/>
      </w:tabs>
      <w:ind w:left="1021" w:hanging="1021"/>
      <w:outlineLvl w:val="3"/>
    </w:pPr>
  </w:style>
  <w:style w:type="paragraph" w:styleId="Heading5">
    <w:name w:val="heading 5"/>
    <w:basedOn w:val="Heading4"/>
    <w:next w:val="Normal"/>
    <w:link w:val="Heading5Char"/>
    <w:qFormat/>
    <w:pPr>
      <w:outlineLvl w:val="4"/>
    </w:pPr>
  </w:style>
  <w:style w:type="paragraph" w:styleId="Heading6">
    <w:name w:val="heading 6"/>
    <w:basedOn w:val="Heading4"/>
    <w:next w:val="Normal"/>
    <w:link w:val="Heading6Char"/>
    <w:pPr>
      <w:tabs>
        <w:tab w:val="clear" w:pos="1021"/>
        <w:tab w:val="clear" w:pos="1191"/>
      </w:tabs>
      <w:ind w:left="1588" w:hanging="1588"/>
      <w:outlineLvl w:val="5"/>
    </w:pPr>
  </w:style>
  <w:style w:type="paragraph" w:styleId="Heading7">
    <w:name w:val="heading 7"/>
    <w:basedOn w:val="Heading6"/>
    <w:next w:val="Normal"/>
    <w:link w:val="Heading7Char"/>
    <w:pPr>
      <w:outlineLvl w:val="6"/>
    </w:pPr>
  </w:style>
  <w:style w:type="paragraph" w:styleId="Heading8">
    <w:name w:val="heading 8"/>
    <w:basedOn w:val="Heading6"/>
    <w:next w:val="Normal"/>
    <w:link w:val="Heading8Char"/>
    <w:pPr>
      <w:outlineLvl w:val="7"/>
    </w:pPr>
  </w:style>
  <w:style w:type="paragraph" w:styleId="Heading9">
    <w:name w:val="heading 9"/>
    <w:basedOn w:val="Heading6"/>
    <w:next w:val="Normal"/>
    <w:link w:val="Heading9Char"/>
    <w:qFormat/>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before="120"/>
    </w:pPr>
    <w:rPr>
      <w:rFonts w:ascii="Consolas" w:hAnsi="Consolas" w:cs="Times New Roman"/>
      <w:lang w:val="en-GB" w:eastAsia="ja-JP"/>
    </w:rPr>
  </w:style>
  <w:style w:type="paragraph" w:styleId="List3">
    <w:name w:val="List 3"/>
    <w:basedOn w:val="Normal"/>
    <w:uiPriority w:val="99"/>
    <w:semiHidden/>
    <w:unhideWhenUsed/>
    <w:qFormat/>
    <w:pPr>
      <w:ind w:left="1080" w:hanging="360"/>
      <w:contextualSpacing/>
    </w:pPr>
  </w:style>
  <w:style w:type="paragraph" w:styleId="TOC7">
    <w:name w:val="toc 7"/>
    <w:basedOn w:val="Normal"/>
    <w:next w:val="Normal"/>
    <w:uiPriority w:val="39"/>
    <w:semiHidden/>
    <w:unhideWhenUsed/>
    <w:qFormat/>
    <w:pPr>
      <w:spacing w:after="100"/>
      <w:ind w:left="1440"/>
    </w:pPr>
  </w:style>
  <w:style w:type="paragraph" w:styleId="ListNumber2">
    <w:name w:val="List Number 2"/>
    <w:basedOn w:val="Normal"/>
    <w:uiPriority w:val="99"/>
    <w:semiHidden/>
    <w:unhideWhenUsed/>
    <w:qFormat/>
    <w:pPr>
      <w:numPr>
        <w:numId w:val="1"/>
      </w:numPr>
      <w:contextualSpacing/>
    </w:pPr>
  </w:style>
  <w:style w:type="paragraph" w:styleId="TableofAuthorities">
    <w:name w:val="table of authorities"/>
    <w:basedOn w:val="Normal"/>
    <w:next w:val="Normal"/>
    <w:uiPriority w:val="99"/>
    <w:semiHidden/>
    <w:unhideWhenUsed/>
    <w:pPr>
      <w:ind w:left="240" w:hanging="240"/>
    </w:pPr>
  </w:style>
  <w:style w:type="paragraph" w:styleId="NoteHeading">
    <w:name w:val="Note Heading"/>
    <w:basedOn w:val="Normal"/>
    <w:next w:val="Normal"/>
    <w:link w:val="NoteHeadingChar"/>
    <w:uiPriority w:val="99"/>
    <w:semiHidden/>
    <w:unhideWhenUsed/>
    <w:pPr>
      <w:spacing w:before="0"/>
    </w:pPr>
  </w:style>
  <w:style w:type="paragraph" w:styleId="ListBullet4">
    <w:name w:val="List Bullet 4"/>
    <w:basedOn w:val="Normal"/>
    <w:uiPriority w:val="99"/>
    <w:semiHidden/>
    <w:unhideWhenUsed/>
    <w:pPr>
      <w:numPr>
        <w:numId w:val="2"/>
      </w:numPr>
      <w:contextualSpacing/>
    </w:pPr>
  </w:style>
  <w:style w:type="paragraph" w:styleId="Index8">
    <w:name w:val="index 8"/>
    <w:basedOn w:val="Normal"/>
    <w:next w:val="Normal"/>
    <w:uiPriority w:val="99"/>
    <w:semiHidden/>
    <w:unhideWhenUsed/>
    <w:pPr>
      <w:spacing w:before="0"/>
      <w:ind w:left="1920" w:hanging="240"/>
    </w:pPr>
  </w:style>
  <w:style w:type="paragraph" w:styleId="E-mailSignature">
    <w:name w:val="E-mail Signature"/>
    <w:basedOn w:val="Normal"/>
    <w:link w:val="E-mailSignatureChar"/>
    <w:uiPriority w:val="99"/>
    <w:semiHidden/>
    <w:unhideWhenUsed/>
    <w:qFormat/>
    <w:pPr>
      <w:spacing w:before="0"/>
    </w:pPr>
  </w:style>
  <w:style w:type="paragraph" w:styleId="ListNumber">
    <w:name w:val="List Number"/>
    <w:basedOn w:val="Normal"/>
    <w:uiPriority w:val="99"/>
    <w:semiHidden/>
    <w:unhideWhenUsed/>
    <w:pPr>
      <w:numPr>
        <w:numId w:val="3"/>
      </w:numPr>
      <w:contextualSpacing/>
    </w:pPr>
  </w:style>
  <w:style w:type="paragraph" w:styleId="NormalIndent">
    <w:name w:val="Normal Indent"/>
    <w:basedOn w:val="Normal"/>
    <w:uiPriority w:val="99"/>
    <w:semiHidden/>
    <w:unhideWhenUsed/>
    <w:pPr>
      <w:ind w:left="720"/>
    </w:pPr>
  </w:style>
  <w:style w:type="paragraph" w:styleId="Caption">
    <w:name w:val="caption"/>
    <w:basedOn w:val="Normal"/>
    <w:next w:val="Normal"/>
    <w:uiPriority w:val="35"/>
    <w:semiHidden/>
    <w:unhideWhenUsed/>
    <w:pPr>
      <w:spacing w:before="0" w:after="200"/>
    </w:pPr>
    <w:rPr>
      <w:i/>
      <w:iCs/>
      <w:color w:val="44546A" w:themeColor="text2"/>
      <w:sz w:val="18"/>
      <w:szCs w:val="18"/>
    </w:rPr>
  </w:style>
  <w:style w:type="paragraph" w:styleId="Index5">
    <w:name w:val="index 5"/>
    <w:basedOn w:val="Normal"/>
    <w:next w:val="Normal"/>
    <w:uiPriority w:val="99"/>
    <w:semiHidden/>
    <w:unhideWhenUsed/>
    <w:pPr>
      <w:spacing w:before="0"/>
      <w:ind w:left="1200" w:hanging="240"/>
    </w:pPr>
  </w:style>
  <w:style w:type="paragraph" w:styleId="ListBullet">
    <w:name w:val="List Bullet"/>
    <w:basedOn w:val="Normal"/>
    <w:uiPriority w:val="99"/>
    <w:semiHidden/>
    <w:unhideWhenUsed/>
    <w:pPr>
      <w:numPr>
        <w:numId w:val="4"/>
      </w:numPr>
      <w:contextualSpacing/>
    </w:pPr>
  </w:style>
  <w:style w:type="paragraph" w:styleId="EnvelopeAddress">
    <w:name w:val="envelope address"/>
    <w:basedOn w:val="Normal"/>
    <w:uiPriority w:val="99"/>
    <w:semiHidden/>
    <w:unhideWhenUsed/>
    <w:pPr>
      <w:framePr w:w="7920" w:h="1980" w:hRule="exact" w:hSpace="180" w:wrap="auto" w:hAnchor="page" w:xAlign="center" w:yAlign="bottom"/>
      <w:spacing w:before="0"/>
      <w:ind w:left="2880"/>
    </w:pPr>
    <w:rPr>
      <w:rFonts w:asciiTheme="majorHAnsi" w:eastAsiaTheme="majorEastAsia" w:hAnsiTheme="majorHAnsi" w:cstheme="majorBidi"/>
    </w:rPr>
  </w:style>
  <w:style w:type="paragraph" w:styleId="DocumentMap">
    <w:name w:val="Document Map"/>
    <w:basedOn w:val="Normal"/>
    <w:link w:val="DocumentMapChar"/>
    <w:uiPriority w:val="99"/>
    <w:semiHidden/>
    <w:unhideWhenUsed/>
    <w:pPr>
      <w:spacing w:before="0"/>
    </w:pPr>
    <w:rPr>
      <w:rFonts w:ascii="Segoe UI" w:hAnsi="Segoe UI" w:cs="Segoe UI"/>
      <w:sz w:val="16"/>
      <w:szCs w:val="16"/>
    </w:rPr>
  </w:style>
  <w:style w:type="paragraph" w:styleId="TOAHeading">
    <w:name w:val="toa heading"/>
    <w:basedOn w:val="Normal"/>
    <w:next w:val="Normal"/>
    <w:uiPriority w:val="99"/>
    <w:semiHidden/>
    <w:unhideWhenUsed/>
    <w:rPr>
      <w:rFonts w:asciiTheme="majorHAnsi" w:eastAsiaTheme="majorEastAsia" w:hAnsiTheme="majorHAnsi" w:cstheme="majorBidi"/>
      <w:b/>
      <w:bCs/>
    </w:rPr>
  </w:style>
  <w:style w:type="paragraph" w:styleId="CommentText">
    <w:name w:val="annotation text"/>
    <w:basedOn w:val="Normal"/>
    <w:link w:val="CommentTextChar"/>
    <w:uiPriority w:val="99"/>
    <w:semiHidden/>
    <w:unhideWhenUsed/>
    <w:rPr>
      <w:sz w:val="20"/>
      <w:szCs w:val="20"/>
    </w:rPr>
  </w:style>
  <w:style w:type="paragraph" w:styleId="Index6">
    <w:name w:val="index 6"/>
    <w:basedOn w:val="Normal"/>
    <w:next w:val="Normal"/>
    <w:uiPriority w:val="99"/>
    <w:semiHidden/>
    <w:unhideWhenUsed/>
    <w:pPr>
      <w:spacing w:before="0"/>
      <w:ind w:left="1440" w:hanging="240"/>
    </w:pPr>
  </w:style>
  <w:style w:type="paragraph" w:styleId="Salutation">
    <w:name w:val="Salutation"/>
    <w:basedOn w:val="Normal"/>
    <w:next w:val="Normal"/>
    <w:link w:val="SalutationChar"/>
    <w:uiPriority w:val="99"/>
    <w:semiHidden/>
    <w:unhideWhenUsed/>
  </w:style>
  <w:style w:type="paragraph" w:styleId="BodyText3">
    <w:name w:val="Body Text 3"/>
    <w:basedOn w:val="Normal"/>
    <w:link w:val="BodyText3Char"/>
    <w:uiPriority w:val="99"/>
    <w:semiHidden/>
    <w:unhideWhenUsed/>
    <w:pPr>
      <w:spacing w:after="120"/>
    </w:pPr>
    <w:rPr>
      <w:sz w:val="16"/>
      <w:szCs w:val="16"/>
    </w:rPr>
  </w:style>
  <w:style w:type="paragraph" w:styleId="Closing">
    <w:name w:val="Closing"/>
    <w:basedOn w:val="Normal"/>
    <w:link w:val="ClosingChar"/>
    <w:uiPriority w:val="99"/>
    <w:semiHidden/>
    <w:unhideWhenUsed/>
    <w:pPr>
      <w:spacing w:before="0"/>
      <w:ind w:left="4320"/>
    </w:pPr>
  </w:style>
  <w:style w:type="paragraph" w:styleId="ListBullet3">
    <w:name w:val="List Bullet 3"/>
    <w:basedOn w:val="Normal"/>
    <w:uiPriority w:val="99"/>
    <w:semiHidden/>
    <w:unhideWhenUsed/>
    <w:pPr>
      <w:numPr>
        <w:numId w:val="5"/>
      </w:numPr>
      <w:contextualSpacing/>
    </w:pPr>
  </w:style>
  <w:style w:type="paragraph" w:styleId="BodyText">
    <w:name w:val="Body Text"/>
    <w:basedOn w:val="Normal"/>
    <w:link w:val="BodyTextChar"/>
    <w:uiPriority w:val="99"/>
    <w:unhideWhenUsed/>
    <w:qFormat/>
    <w:pPr>
      <w:spacing w:after="120"/>
    </w:pPr>
  </w:style>
  <w:style w:type="paragraph" w:styleId="BodyTextIndent">
    <w:name w:val="Body Text Indent"/>
    <w:basedOn w:val="Normal"/>
    <w:link w:val="BodyTextIndentChar"/>
    <w:uiPriority w:val="99"/>
    <w:semiHidden/>
    <w:unhideWhenUsed/>
    <w:pPr>
      <w:spacing w:after="120"/>
      <w:ind w:left="360"/>
    </w:pPr>
  </w:style>
  <w:style w:type="paragraph" w:styleId="ListNumber3">
    <w:name w:val="List Number 3"/>
    <w:basedOn w:val="Normal"/>
    <w:uiPriority w:val="99"/>
    <w:semiHidden/>
    <w:unhideWhenUsed/>
    <w:pPr>
      <w:numPr>
        <w:numId w:val="6"/>
      </w:numPr>
      <w:tabs>
        <w:tab w:val="clear" w:pos="926"/>
        <w:tab w:val="num" w:pos="360"/>
      </w:tabs>
      <w:ind w:left="360"/>
      <w:contextualSpacing/>
    </w:pPr>
  </w:style>
  <w:style w:type="paragraph" w:styleId="List2">
    <w:name w:val="List 2"/>
    <w:basedOn w:val="Normal"/>
    <w:uiPriority w:val="99"/>
    <w:semiHidden/>
    <w:unhideWhenUsed/>
    <w:pPr>
      <w:ind w:left="720" w:hanging="360"/>
      <w:contextualSpacing/>
    </w:pPr>
  </w:style>
  <w:style w:type="paragraph" w:styleId="ListContinue">
    <w:name w:val="List Continue"/>
    <w:basedOn w:val="Normal"/>
    <w:uiPriority w:val="99"/>
    <w:semiHidden/>
    <w:unhideWhenUsed/>
    <w:pPr>
      <w:spacing w:after="120"/>
      <w:ind w:left="360"/>
      <w:contextualSpacing/>
    </w:pPr>
  </w:style>
  <w:style w:type="paragraph" w:styleId="BlockText">
    <w:name w:val="Block Text"/>
    <w:basedOn w:val="Normal"/>
    <w:uiPriority w:val="99"/>
    <w:semiHidden/>
    <w:unhideWhenUsed/>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hAnsiTheme="minorHAnsi" w:cstheme="minorBidi"/>
      <w:i/>
      <w:iCs/>
      <w:color w:val="5B9BD5" w:themeColor="accent1"/>
    </w:rPr>
  </w:style>
  <w:style w:type="paragraph" w:styleId="ListBullet2">
    <w:name w:val="List Bullet 2"/>
    <w:basedOn w:val="Normal"/>
    <w:uiPriority w:val="99"/>
    <w:semiHidden/>
    <w:unhideWhenUsed/>
    <w:pPr>
      <w:numPr>
        <w:numId w:val="7"/>
      </w:numPr>
      <w:contextualSpacing/>
    </w:pPr>
  </w:style>
  <w:style w:type="paragraph" w:styleId="HTMLAddress">
    <w:name w:val="HTML Address"/>
    <w:basedOn w:val="Normal"/>
    <w:link w:val="HTMLAddressChar"/>
    <w:uiPriority w:val="99"/>
    <w:semiHidden/>
    <w:unhideWhenUsed/>
    <w:qFormat/>
    <w:pPr>
      <w:spacing w:before="0"/>
    </w:pPr>
    <w:rPr>
      <w:i/>
      <w:iCs/>
    </w:rPr>
  </w:style>
  <w:style w:type="paragraph" w:styleId="Index4">
    <w:name w:val="index 4"/>
    <w:basedOn w:val="Normal"/>
    <w:next w:val="Normal"/>
    <w:uiPriority w:val="99"/>
    <w:semiHidden/>
    <w:unhideWhenUsed/>
    <w:pPr>
      <w:spacing w:before="0"/>
      <w:ind w:left="960" w:hanging="240"/>
    </w:pPr>
  </w:style>
  <w:style w:type="paragraph" w:styleId="TOC5">
    <w:name w:val="toc 5"/>
    <w:basedOn w:val="Normal"/>
    <w:next w:val="Normal"/>
    <w:uiPriority w:val="39"/>
    <w:semiHidden/>
    <w:unhideWhenUsed/>
    <w:qFormat/>
    <w:pPr>
      <w:spacing w:after="100"/>
      <w:ind w:left="960"/>
    </w:pPr>
  </w:style>
  <w:style w:type="paragraph" w:styleId="TOC3">
    <w:name w:val="toc 3"/>
    <w:basedOn w:val="TOC2"/>
    <w:next w:val="Normal"/>
    <w:qFormat/>
    <w:pPr>
      <w:ind w:left="2269"/>
    </w:pPr>
  </w:style>
  <w:style w:type="paragraph" w:styleId="TOC2">
    <w:name w:val="toc 2"/>
    <w:basedOn w:val="TOC1"/>
    <w:next w:val="Normal"/>
    <w:uiPriority w:val="39"/>
    <w:qFormat/>
    <w:pPr>
      <w:spacing w:before="80"/>
      <w:ind w:left="1531" w:hanging="851"/>
    </w:pPr>
  </w:style>
  <w:style w:type="paragraph" w:styleId="TOC1">
    <w:name w:val="toc 1"/>
    <w:basedOn w:val="Normal"/>
    <w:next w:val="Normal"/>
    <w:uiPriority w:val="39"/>
    <w:pPr>
      <w:keepLines/>
      <w:tabs>
        <w:tab w:val="left" w:pos="964"/>
        <w:tab w:val="right" w:leader="dot" w:pos="9639"/>
      </w:tabs>
      <w:overflowPunct w:val="0"/>
      <w:autoSpaceDE w:val="0"/>
      <w:autoSpaceDN w:val="0"/>
      <w:adjustRightInd w:val="0"/>
      <w:spacing w:before="240"/>
      <w:ind w:left="680" w:right="851" w:hanging="680"/>
      <w:textAlignment w:val="baseline"/>
    </w:pPr>
    <w:rPr>
      <w:rFonts w:eastAsia="Batang"/>
      <w:szCs w:val="20"/>
      <w:lang w:eastAsia="en-US"/>
    </w:rPr>
  </w:style>
  <w:style w:type="paragraph" w:styleId="PlainText">
    <w:name w:val="Plain Text"/>
    <w:basedOn w:val="Normal"/>
    <w:link w:val="PlainTextChar"/>
    <w:uiPriority w:val="99"/>
    <w:semiHidden/>
    <w:unhideWhenUsed/>
    <w:pPr>
      <w:spacing w:before="0"/>
    </w:pPr>
    <w:rPr>
      <w:rFonts w:ascii="Consolas" w:hAnsi="Consolas"/>
      <w:sz w:val="21"/>
      <w:szCs w:val="21"/>
    </w:rPr>
  </w:style>
  <w:style w:type="paragraph" w:styleId="ListBullet5">
    <w:name w:val="List Bullet 5"/>
    <w:basedOn w:val="Normal"/>
    <w:uiPriority w:val="99"/>
    <w:semiHidden/>
    <w:unhideWhenUsed/>
    <w:qFormat/>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TOC8">
    <w:name w:val="toc 8"/>
    <w:basedOn w:val="Normal"/>
    <w:next w:val="Normal"/>
    <w:uiPriority w:val="39"/>
    <w:semiHidden/>
    <w:unhideWhenUsed/>
    <w:qFormat/>
    <w:pPr>
      <w:spacing w:after="100"/>
      <w:ind w:left="1680"/>
    </w:pPr>
  </w:style>
  <w:style w:type="paragraph" w:styleId="Index3">
    <w:name w:val="index 3"/>
    <w:basedOn w:val="Normal"/>
    <w:next w:val="Normal"/>
    <w:uiPriority w:val="99"/>
    <w:semiHidden/>
    <w:unhideWhenUsed/>
    <w:qFormat/>
    <w:pPr>
      <w:spacing w:before="0"/>
      <w:ind w:left="720" w:hanging="240"/>
    </w:pPr>
  </w:style>
  <w:style w:type="paragraph" w:styleId="Date">
    <w:name w:val="Date"/>
    <w:basedOn w:val="Normal"/>
    <w:next w:val="Normal"/>
    <w:link w:val="DateChar"/>
    <w:uiPriority w:val="99"/>
    <w:semiHidden/>
    <w:unhideWhenUsed/>
    <w:qFormat/>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EndnoteText">
    <w:name w:val="endnote text"/>
    <w:basedOn w:val="Normal"/>
    <w:link w:val="EndnoteTextChar"/>
    <w:uiPriority w:val="99"/>
    <w:semiHidden/>
    <w:unhideWhenUsed/>
    <w:qFormat/>
    <w:pPr>
      <w:spacing w:before="0"/>
    </w:pPr>
    <w:rPr>
      <w:sz w:val="20"/>
      <w:szCs w:val="20"/>
    </w:rPr>
  </w:style>
  <w:style w:type="paragraph" w:styleId="ListContinue5">
    <w:name w:val="List Continue 5"/>
    <w:basedOn w:val="Normal"/>
    <w:uiPriority w:val="99"/>
    <w:semiHidden/>
    <w:unhideWhenUsed/>
    <w:pPr>
      <w:spacing w:after="120"/>
      <w:ind w:left="1800"/>
      <w:contextualSpacing/>
    </w:pPr>
  </w:style>
  <w:style w:type="paragraph" w:styleId="BalloonText">
    <w:name w:val="Balloon Text"/>
    <w:basedOn w:val="Normal"/>
    <w:link w:val="BalloonTextChar"/>
    <w:uiPriority w:val="99"/>
    <w:semiHidden/>
    <w:unhideWhenUsed/>
    <w:pPr>
      <w:spacing w:before="0"/>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before="0"/>
    </w:pPr>
    <w:rPr>
      <w:sz w:val="20"/>
    </w:rPr>
  </w:style>
  <w:style w:type="paragraph" w:styleId="EnvelopeReturn">
    <w:name w:val="envelope return"/>
    <w:basedOn w:val="Normal"/>
    <w:uiPriority w:val="99"/>
    <w:semiHidden/>
    <w:unhideWhenUsed/>
    <w:pPr>
      <w:spacing w:before="0"/>
    </w:pPr>
    <w:rPr>
      <w:rFonts w:asciiTheme="majorHAnsi" w:eastAsiaTheme="majorEastAsia" w:hAnsiTheme="majorHAnsi" w:cstheme="majorBidi"/>
      <w:sz w:val="20"/>
      <w:szCs w:val="20"/>
    </w:rPr>
  </w:style>
  <w:style w:type="paragraph" w:styleId="Header">
    <w:name w:val="header"/>
    <w:basedOn w:val="Normal"/>
    <w:link w:val="HeaderChar"/>
    <w:pPr>
      <w:overflowPunct w:val="0"/>
      <w:autoSpaceDE w:val="0"/>
      <w:autoSpaceDN w:val="0"/>
      <w:adjustRightInd w:val="0"/>
      <w:spacing w:before="0"/>
      <w:jc w:val="center"/>
      <w:textAlignment w:val="baseline"/>
    </w:pPr>
    <w:rPr>
      <w:rFonts w:eastAsia="Times New Roman"/>
      <w:sz w:val="18"/>
      <w:szCs w:val="20"/>
      <w:lang w:eastAsia="en-US"/>
    </w:rPr>
  </w:style>
  <w:style w:type="paragraph" w:styleId="Signature">
    <w:name w:val="Signature"/>
    <w:basedOn w:val="Normal"/>
    <w:link w:val="SignatureChar"/>
    <w:uiPriority w:val="99"/>
    <w:semiHidden/>
    <w:unhideWhenUsed/>
    <w:pPr>
      <w:spacing w:before="0"/>
      <w:ind w:left="4320"/>
    </w:pPr>
  </w:style>
  <w:style w:type="paragraph" w:styleId="ListContinue4">
    <w:name w:val="List Continue 4"/>
    <w:basedOn w:val="Normal"/>
    <w:uiPriority w:val="99"/>
    <w:semiHidden/>
    <w:unhideWhenUsed/>
    <w:pPr>
      <w:spacing w:after="120"/>
      <w:ind w:left="1440"/>
      <w:contextualSpacing/>
    </w:pPr>
  </w:style>
  <w:style w:type="paragraph" w:styleId="TOC4">
    <w:name w:val="toc 4"/>
    <w:basedOn w:val="Normal"/>
    <w:next w:val="Normal"/>
    <w:uiPriority w:val="39"/>
    <w:semiHidden/>
    <w:unhideWhenUsed/>
    <w:pPr>
      <w:spacing w:after="100"/>
      <w:ind w:left="7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dex1">
    <w:name w:val="index 1"/>
    <w:basedOn w:val="Normal"/>
    <w:next w:val="Normal"/>
    <w:uiPriority w:val="99"/>
    <w:semiHidden/>
    <w:unhideWhenUsed/>
    <w:pPr>
      <w:spacing w:before="0"/>
      <w:ind w:left="240" w:hanging="240"/>
    </w:pPr>
  </w:style>
  <w:style w:type="paragraph" w:styleId="Subtitle">
    <w:name w:val="Subtitle"/>
    <w:basedOn w:val="Normal"/>
    <w:next w:val="Normal"/>
    <w:link w:val="SubtitleChar"/>
    <w:uiPriority w:val="11"/>
    <w:pPr>
      <w:spacing w:after="160"/>
    </w:pPr>
    <w:rPr>
      <w:rFonts w:asciiTheme="minorHAnsi" w:hAnsiTheme="minorHAnsi" w:cstheme="minorBidi"/>
      <w:color w:val="595959" w:themeColor="text1" w:themeTint="A6"/>
      <w:spacing w:val="15"/>
      <w:sz w:val="22"/>
      <w:szCs w:val="22"/>
    </w:rPr>
  </w:style>
  <w:style w:type="paragraph" w:styleId="ListNumber5">
    <w:name w:val="List Number 5"/>
    <w:basedOn w:val="Normal"/>
    <w:uiPriority w:val="99"/>
    <w:semiHidden/>
    <w:unhideWhenUsed/>
    <w:pPr>
      <w:numPr>
        <w:numId w:val="10"/>
      </w:numPr>
      <w:contextualSpacing/>
    </w:pPr>
  </w:style>
  <w:style w:type="paragraph" w:styleId="List">
    <w:name w:val="List"/>
    <w:basedOn w:val="Normal"/>
    <w:uiPriority w:val="99"/>
    <w:semiHidden/>
    <w:unhideWhenUsed/>
    <w:pPr>
      <w:ind w:left="360" w:hanging="360"/>
      <w:contextualSpacing/>
    </w:pPr>
  </w:style>
  <w:style w:type="paragraph" w:styleId="FootnoteText">
    <w:name w:val="footnote text"/>
    <w:basedOn w:val="Normal"/>
    <w:link w:val="FootnoteTextChar"/>
    <w:uiPriority w:val="99"/>
    <w:semiHidden/>
    <w:unhideWhenUsed/>
    <w:pPr>
      <w:spacing w:before="0"/>
    </w:pPr>
    <w:rPr>
      <w:sz w:val="20"/>
      <w:szCs w:val="20"/>
    </w:rPr>
  </w:style>
  <w:style w:type="paragraph" w:styleId="TOC6">
    <w:name w:val="toc 6"/>
    <w:basedOn w:val="Normal"/>
    <w:next w:val="Normal"/>
    <w:uiPriority w:val="39"/>
    <w:semiHidden/>
    <w:unhideWhenUsed/>
    <w:pPr>
      <w:spacing w:after="100"/>
      <w:ind w:left="1200"/>
    </w:pPr>
  </w:style>
  <w:style w:type="paragraph" w:styleId="List5">
    <w:name w:val="List 5"/>
    <w:basedOn w:val="Normal"/>
    <w:uiPriority w:val="99"/>
    <w:semiHidden/>
    <w:unhideWhenUsed/>
    <w:pPr>
      <w:ind w:left="1800" w:hanging="360"/>
      <w:contextualSpacing/>
    </w:pPr>
  </w:style>
  <w:style w:type="paragraph" w:styleId="BodyTextIndent3">
    <w:name w:val="Body Text Indent 3"/>
    <w:basedOn w:val="Normal"/>
    <w:link w:val="BodyTextIndent3Char"/>
    <w:uiPriority w:val="99"/>
    <w:semiHidden/>
    <w:unhideWhenUsed/>
    <w:pPr>
      <w:spacing w:after="120"/>
      <w:ind w:left="360"/>
    </w:pPr>
    <w:rPr>
      <w:sz w:val="16"/>
      <w:szCs w:val="16"/>
    </w:rPr>
  </w:style>
  <w:style w:type="paragraph" w:styleId="Index7">
    <w:name w:val="index 7"/>
    <w:basedOn w:val="Normal"/>
    <w:next w:val="Normal"/>
    <w:uiPriority w:val="99"/>
    <w:semiHidden/>
    <w:unhideWhenUsed/>
    <w:pPr>
      <w:spacing w:before="0"/>
      <w:ind w:left="1680" w:hanging="240"/>
    </w:pPr>
  </w:style>
  <w:style w:type="paragraph" w:styleId="Index9">
    <w:name w:val="index 9"/>
    <w:basedOn w:val="Normal"/>
    <w:next w:val="Normal"/>
    <w:uiPriority w:val="99"/>
    <w:semiHidden/>
    <w:unhideWhenUsed/>
    <w:pPr>
      <w:spacing w:before="0"/>
      <w:ind w:left="2160" w:hanging="240"/>
    </w:pPr>
  </w:style>
  <w:style w:type="paragraph" w:styleId="TableofFigures">
    <w:name w:val="table of figures"/>
    <w:basedOn w:val="Normal"/>
    <w:next w:val="Normal"/>
    <w:uiPriority w:val="99"/>
    <w:pPr>
      <w:tabs>
        <w:tab w:val="right" w:leader="dot" w:pos="9639"/>
      </w:tabs>
    </w:pPr>
    <w:rPr>
      <w:rFonts w:eastAsia="MS Mincho"/>
    </w:rPr>
  </w:style>
  <w:style w:type="paragraph" w:styleId="TOC9">
    <w:name w:val="toc 9"/>
    <w:basedOn w:val="Normal"/>
    <w:next w:val="Normal"/>
    <w:uiPriority w:val="39"/>
    <w:semiHidden/>
    <w:unhideWhenUsed/>
    <w:pPr>
      <w:spacing w:after="100"/>
      <w:ind w:left="1920"/>
    </w:pPr>
  </w:style>
  <w:style w:type="paragraph" w:styleId="BodyText2">
    <w:name w:val="Body Text 2"/>
    <w:basedOn w:val="Normal"/>
    <w:link w:val="BodyText2Char"/>
    <w:uiPriority w:val="99"/>
    <w:semiHidden/>
    <w:unhideWhenUsed/>
    <w:pPr>
      <w:spacing w:after="120" w:line="480" w:lineRule="auto"/>
    </w:pPr>
  </w:style>
  <w:style w:type="paragraph" w:styleId="List4">
    <w:name w:val="List 4"/>
    <w:basedOn w:val="Normal"/>
    <w:uiPriority w:val="99"/>
    <w:semiHidden/>
    <w:unhideWhenUsed/>
    <w:qFormat/>
    <w:pPr>
      <w:ind w:left="1440" w:hanging="360"/>
      <w:contextualSpacing/>
    </w:pPr>
  </w:style>
  <w:style w:type="paragraph" w:styleId="ListContinue2">
    <w:name w:val="List Continue 2"/>
    <w:basedOn w:val="Normal"/>
    <w:uiPriority w:val="99"/>
    <w:semiHidden/>
    <w:unhideWhenUsed/>
    <w:pPr>
      <w:spacing w:after="120"/>
      <w:ind w:left="720"/>
      <w:contextualSpacing/>
    </w:p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ind w:left="1080" w:hanging="1080"/>
    </w:pPr>
    <w:rPr>
      <w:rFonts w:asciiTheme="majorHAnsi" w:eastAsiaTheme="majorEastAsia" w:hAnsiTheme="majorHAnsi" w:cstheme="majorBidi"/>
    </w:rPr>
  </w:style>
  <w:style w:type="paragraph" w:styleId="HTMLPreformatted">
    <w:name w:val="HTML Preformatted"/>
    <w:basedOn w:val="Normal"/>
    <w:link w:val="HTMLPreformattedChar"/>
    <w:uiPriority w:val="99"/>
    <w:semiHidden/>
    <w:unhideWhenUsed/>
    <w:pPr>
      <w:spacing w:before="0"/>
    </w:pPr>
    <w:rPr>
      <w:rFonts w:ascii="Consolas" w:hAnsi="Consolas"/>
      <w:sz w:val="20"/>
      <w:szCs w:val="20"/>
    </w:rPr>
  </w:style>
  <w:style w:type="paragraph" w:styleId="NormalWeb">
    <w:name w:val="Normal (Web)"/>
    <w:basedOn w:val="Normal"/>
    <w:uiPriority w:val="99"/>
    <w:unhideWhenUsed/>
  </w:style>
  <w:style w:type="paragraph" w:styleId="ListContinue3">
    <w:name w:val="List Continue 3"/>
    <w:basedOn w:val="Normal"/>
    <w:uiPriority w:val="99"/>
    <w:semiHidden/>
    <w:unhideWhenUsed/>
    <w:pPr>
      <w:spacing w:after="120"/>
      <w:ind w:left="1080"/>
      <w:contextualSpacing/>
    </w:pPr>
  </w:style>
  <w:style w:type="paragraph" w:styleId="Index2">
    <w:name w:val="index 2"/>
    <w:basedOn w:val="Normal"/>
    <w:next w:val="Normal"/>
    <w:uiPriority w:val="99"/>
    <w:semiHidden/>
    <w:unhideWhenUsed/>
    <w:pPr>
      <w:spacing w:before="0"/>
      <w:ind w:left="480" w:hanging="240"/>
    </w:pPr>
  </w:style>
  <w:style w:type="paragraph" w:styleId="Title">
    <w:name w:val="Title"/>
    <w:basedOn w:val="Normal"/>
    <w:next w:val="Normal"/>
    <w:link w:val="TitleChar"/>
    <w:uiPriority w:val="10"/>
    <w:pPr>
      <w:spacing w:before="0"/>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rPr>
      <w:b/>
      <w:bCs/>
    </w:rPr>
  </w:style>
  <w:style w:type="paragraph" w:styleId="BodyTextFirstIndent">
    <w:name w:val="Body Text First Indent"/>
    <w:basedOn w:val="BodyText"/>
    <w:link w:val="BodyTextFirstIndentChar"/>
    <w:uiPriority w:val="99"/>
    <w:semiHidden/>
    <w:unhideWhenUsed/>
    <w:pPr>
      <w:spacing w:after="0"/>
      <w:ind w:firstLine="360"/>
    </w:pPr>
  </w:style>
  <w:style w:type="paragraph" w:styleId="BodyTextFirstIndent2">
    <w:name w:val="Body Text First Indent 2"/>
    <w:basedOn w:val="BodyTextIndent"/>
    <w:link w:val="BodyTextFirstIndent2Char"/>
    <w:uiPriority w:val="99"/>
    <w:semiHidden/>
    <w:unhideWhenUsed/>
    <w:pPr>
      <w:spacing w:after="0"/>
      <w:ind w:firstLine="360"/>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EndnoteReference">
    <w:name w:val="endnote reference"/>
    <w:basedOn w:val="DefaultParagraphFont"/>
    <w:uiPriority w:val="99"/>
    <w:semiHidden/>
    <w:unhideWhenUsed/>
    <w:rPr>
      <w:vertAlign w:val="superscript"/>
    </w:rPr>
  </w:style>
  <w:style w:type="character" w:styleId="PageNumber">
    <w:name w:val="page number"/>
    <w:basedOn w:val="DefaultParagraphFon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Emphasis">
    <w:name w:val="Emphasis"/>
    <w:basedOn w:val="DefaultParagraphFont"/>
    <w:uiPriority w:val="20"/>
    <w:rPr>
      <w:i/>
      <w:iCs/>
    </w:rPr>
  </w:style>
  <w:style w:type="character" w:styleId="LineNumber">
    <w:name w:val="line number"/>
    <w:basedOn w:val="DefaultParagraphFont"/>
    <w:uiPriority w:val="99"/>
    <w:semiHidden/>
    <w:unhideWhenUsed/>
  </w:style>
  <w:style w:type="character" w:styleId="HTMLDefinition">
    <w:name w:val="HTML Definition"/>
    <w:basedOn w:val="DefaultParagraphFont"/>
    <w:uiPriority w:val="99"/>
    <w:semiHidden/>
    <w:unhideWhenUsed/>
    <w:rPr>
      <w:i/>
      <w:iCs/>
    </w:rPr>
  </w:style>
  <w:style w:type="character" w:styleId="HTMLTypewriter">
    <w:name w:val="HTML Typewriter"/>
    <w:basedOn w:val="DefaultParagraphFont"/>
    <w:uiPriority w:val="99"/>
    <w:semiHidden/>
    <w:unhideWhenUsed/>
    <w:rPr>
      <w:rFonts w:ascii="Consolas" w:hAnsi="Consolas"/>
      <w:sz w:val="20"/>
      <w:szCs w:val="20"/>
    </w:rPr>
  </w:style>
  <w:style w:type="character" w:styleId="HTMLAcronym">
    <w:name w:val="HTML Acronym"/>
    <w:basedOn w:val="DefaultParagraphFont"/>
    <w:uiPriority w:val="99"/>
    <w:semiHidden/>
    <w:unhideWhenUsed/>
  </w:style>
  <w:style w:type="character" w:styleId="HTMLVariable">
    <w:name w:val="HTML Variable"/>
    <w:basedOn w:val="DefaultParagraphFont"/>
    <w:uiPriority w:val="99"/>
    <w:semiHidden/>
    <w:unhideWhenUsed/>
    <w:rPr>
      <w:i/>
      <w:iCs/>
    </w:rPr>
  </w:style>
  <w:style w:type="character" w:styleId="Hyperlink">
    <w:name w:val="Hyperlink"/>
    <w:aliases w:val="超级链接,Style 58,超????,超?级链,超??级链Ú,fL????,fL?级,하이퍼링크2,超??级链,하이퍼링크21,CEO_Hyperlink"/>
    <w:basedOn w:val="DefaultParagraphFont"/>
    <w:uiPriority w:val="99"/>
    <w:qFormat/>
    <w:rPr>
      <w:color w:val="0000FF"/>
      <w:u w:val="single"/>
    </w:rPr>
  </w:style>
  <w:style w:type="character" w:styleId="HTMLCode">
    <w:name w:val="HTML Code"/>
    <w:basedOn w:val="DefaultParagraphFont"/>
    <w:uiPriority w:val="99"/>
    <w:semiHidden/>
    <w:unhideWhenUsed/>
    <w:rPr>
      <w:rFonts w:ascii="Consolas" w:hAnsi="Consolas"/>
      <w:sz w:val="20"/>
      <w:szCs w:val="20"/>
    </w:rPr>
  </w:style>
  <w:style w:type="character" w:styleId="CommentReference">
    <w:name w:val="annotation reference"/>
    <w:basedOn w:val="DefaultParagraphFont"/>
    <w:uiPriority w:val="99"/>
    <w:semiHidden/>
    <w:unhideWhenUsed/>
    <w:rPr>
      <w:sz w:val="16"/>
      <w:szCs w:val="16"/>
    </w:rPr>
  </w:style>
  <w:style w:type="character" w:styleId="HTMLCite">
    <w:name w:val="HTML Cite"/>
    <w:basedOn w:val="DefaultParagraphFont"/>
    <w:uiPriority w:val="99"/>
    <w:semiHidden/>
    <w:unhideWhenUsed/>
    <w:rPr>
      <w:i/>
      <w:iCs/>
    </w:rPr>
  </w:style>
  <w:style w:type="character" w:styleId="FootnoteReference">
    <w:name w:val="footnote reference"/>
    <w:basedOn w:val="DefaultParagraphFont"/>
    <w:uiPriority w:val="99"/>
    <w:semiHidden/>
    <w:unhideWhenUsed/>
    <w:rPr>
      <w:vertAlign w:val="superscript"/>
    </w:rPr>
  </w:style>
  <w:style w:type="character" w:styleId="HTMLKeyboard">
    <w:name w:val="HTML Keyboard"/>
    <w:basedOn w:val="DefaultParagraphFont"/>
    <w:uiPriority w:val="99"/>
    <w:semiHidden/>
    <w:unhideWhenUsed/>
    <w:rPr>
      <w:rFonts w:ascii="Consolas" w:hAnsi="Consolas"/>
      <w:sz w:val="20"/>
      <w:szCs w:val="20"/>
    </w:rPr>
  </w:style>
  <w:style w:type="character" w:styleId="HTMLSample">
    <w:name w:val="HTML Sample"/>
    <w:basedOn w:val="DefaultParagraphFont"/>
    <w:uiPriority w:val="99"/>
    <w:semiHidden/>
    <w:unhideWhenUsed/>
    <w:rPr>
      <w:rFonts w:ascii="Consolas" w:hAnsi="Consolas"/>
      <w:sz w:val="24"/>
      <w:szCs w:val="24"/>
    </w:rPr>
  </w:style>
  <w:style w:type="character" w:styleId="PlaceholderText">
    <w:name w:val="Placeholder Text"/>
    <w:basedOn w:val="DefaultParagraphFont"/>
    <w:uiPriority w:val="99"/>
    <w:semiHidden/>
    <w:qFormat/>
    <w:rPr>
      <w:rFonts w:ascii="Times New Roman" w:hAnsi="Times New Roman"/>
      <w:color w:val="808080"/>
    </w:rPr>
  </w:style>
  <w:style w:type="paragraph" w:customStyle="1" w:styleId="Docnumber">
    <w:name w:val="Docnumber"/>
    <w:basedOn w:val="Normal"/>
    <w:link w:val="DocnumberChar"/>
    <w:qFormat/>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qFormat/>
    <w:pPr>
      <w:keepNext/>
      <w:keepLines/>
      <w:tabs>
        <w:tab w:val="left" w:pos="794"/>
        <w:tab w:val="left" w:pos="1191"/>
        <w:tab w:val="left" w:pos="1588"/>
        <w:tab w:val="left" w:pos="1985"/>
      </w:tabs>
      <w:overflowPunct w:val="0"/>
      <w:autoSpaceDE w:val="0"/>
      <w:autoSpaceDN w:val="0"/>
      <w:adjustRightInd w:val="0"/>
      <w:spacing w:before="480"/>
      <w:jc w:val="center"/>
      <w:textAlignment w:val="baseline"/>
    </w:pPr>
    <w:rPr>
      <w:rFonts w:eastAsia="Times New Roman"/>
      <w:b/>
      <w:sz w:val="28"/>
      <w:szCs w:val="20"/>
      <w:lang w:eastAsia="en-US"/>
    </w:rPr>
  </w:style>
  <w:style w:type="paragraph" w:customStyle="1" w:styleId="AppendixNotitle">
    <w:name w:val="Appendix_No &amp; title"/>
    <w:basedOn w:val="AnnexNotitle"/>
    <w:next w:val="Normal"/>
    <w:qFormat/>
  </w:style>
  <w:style w:type="paragraph" w:customStyle="1" w:styleId="CorrectionSeparatorBegin">
    <w:name w:val="Correction Separator Begin"/>
    <w:basedOn w:val="Normal"/>
    <w:qFormat/>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qFormat/>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qFormat/>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sz w:val="20"/>
      <w:szCs w:val="20"/>
      <w:lang w:val="en-US" w:eastAsia="en-US"/>
    </w:rPr>
  </w:style>
  <w:style w:type="paragraph" w:customStyle="1" w:styleId="Headingb">
    <w:name w:val="Heading_b"/>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b/>
      <w:szCs w:val="20"/>
    </w:rPr>
  </w:style>
  <w:style w:type="paragraph" w:customStyle="1" w:styleId="Headingi">
    <w:name w:val="Heading_i"/>
    <w:basedOn w:val="Normal"/>
    <w:next w:val="Normal"/>
    <w:qFormat/>
    <w:pPr>
      <w:keepNext/>
      <w:tabs>
        <w:tab w:val="left" w:pos="794"/>
        <w:tab w:val="left" w:pos="1191"/>
        <w:tab w:val="left" w:pos="1588"/>
        <w:tab w:val="left" w:pos="1985"/>
      </w:tabs>
      <w:overflowPunct w:val="0"/>
      <w:autoSpaceDE w:val="0"/>
      <w:autoSpaceDN w:val="0"/>
      <w:adjustRightInd w:val="0"/>
      <w:spacing w:before="160"/>
      <w:textAlignment w:val="baseline"/>
    </w:pPr>
    <w:rPr>
      <w:i/>
      <w:szCs w:val="20"/>
    </w:rPr>
  </w:style>
  <w:style w:type="paragraph" w:customStyle="1" w:styleId="Headingib">
    <w:name w:val="Heading_ib"/>
    <w:basedOn w:val="Headingi"/>
    <w:next w:val="Normal"/>
    <w:qFormat/>
    <w:rPr>
      <w:b/>
      <w:bCs/>
    </w:rPr>
  </w:style>
  <w:style w:type="paragraph" w:customStyle="1" w:styleId="Normalbeforetable">
    <w:name w:val="Normal before table"/>
    <w:basedOn w:val="Normal"/>
    <w:qFormat/>
    <w:pPr>
      <w:keepNext/>
      <w:spacing w:after="120"/>
    </w:pPr>
    <w:rPr>
      <w:rFonts w:eastAsia="????"/>
      <w:lang w:eastAsia="en-US"/>
    </w:rPr>
  </w:style>
  <w:style w:type="paragraph" w:customStyle="1" w:styleId="RecNo">
    <w:name w:val="Rec_No"/>
    <w:basedOn w:val="Normal"/>
    <w:next w:val="Normal"/>
    <w:qFormat/>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qFormat/>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0">
    <w:name w:val="Table_head"/>
    <w:basedOn w:val="Normal"/>
    <w:next w:val="Normal"/>
    <w:qFormat/>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qFormat/>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character" w:customStyle="1" w:styleId="Heading1Char">
    <w:name w:val="Heading 1 Char"/>
    <w:basedOn w:val="DefaultParagraphFont"/>
    <w:link w:val="Heading1"/>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qFormat/>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qFormat/>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Pr>
      <w:rFonts w:ascii="Times New Roman" w:eastAsia="Times New Roman" w:hAnsi="Times New Roman" w:cs="Times New Roman"/>
      <w:b/>
      <w:sz w:val="24"/>
      <w:szCs w:val="20"/>
      <w:lang w:val="en-GB" w:eastAsia="en-US"/>
    </w:rPr>
  </w:style>
  <w:style w:type="character" w:customStyle="1" w:styleId="HeaderChar">
    <w:name w:val="Header Char"/>
    <w:basedOn w:val="DefaultParagraphFont"/>
    <w:link w:val="Header"/>
    <w:qFormat/>
    <w:rPr>
      <w:rFonts w:ascii="Times New Roman" w:eastAsia="Times New Roman" w:hAnsi="Times New Roman" w:cs="Times New Roman"/>
      <w:sz w:val="18"/>
      <w:szCs w:val="20"/>
      <w:lang w:val="en-GB" w:eastAsia="en-US"/>
    </w:rPr>
  </w:style>
  <w:style w:type="character" w:customStyle="1" w:styleId="FooterChar">
    <w:name w:val="Footer Char"/>
    <w:basedOn w:val="DefaultParagraphFont"/>
    <w:link w:val="Footer"/>
    <w:uiPriority w:val="99"/>
    <w:qFormat/>
    <w:rPr>
      <w:rFonts w:ascii="Times New Roman" w:hAnsi="Times New Roman" w:cs="Times New Roman"/>
      <w:sz w:val="20"/>
      <w:szCs w:val="24"/>
      <w:lang w:val="en-GB" w:eastAsia="ja-JP"/>
    </w:rPr>
  </w:style>
  <w:style w:type="character" w:customStyle="1" w:styleId="SubtitleChar">
    <w:name w:val="Subtitle Char"/>
    <w:basedOn w:val="DefaultParagraphFont"/>
    <w:link w:val="Subtitle"/>
    <w:uiPriority w:val="11"/>
    <w:qFormat/>
    <w:rPr>
      <w:color w:val="595959" w:themeColor="text1" w:themeTint="A6"/>
      <w:spacing w:val="15"/>
      <w:lang w:val="en-GB" w:eastAsia="ja-JP"/>
    </w:rPr>
  </w:style>
  <w:style w:type="paragraph" w:styleId="Quote">
    <w:name w:val="Quote"/>
    <w:basedOn w:val="Normal"/>
    <w:next w:val="Normal"/>
    <w:link w:val="QuoteChar"/>
    <w:uiPriority w:val="2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pPr>
      <w:ind w:left="1191" w:hanging="397"/>
    </w:pPr>
  </w:style>
  <w:style w:type="paragraph" w:customStyle="1" w:styleId="enumlev3">
    <w:name w:val="enumlev3"/>
    <w:basedOn w:val="enumlev2"/>
    <w:pPr>
      <w:ind w:left="1588"/>
    </w:pPr>
  </w:style>
  <w:style w:type="paragraph" w:customStyle="1" w:styleId="1">
    <w:name w:val="修订1"/>
    <w:hidden/>
    <w:uiPriority w:val="99"/>
    <w:semiHidden/>
    <w:rPr>
      <w:rFonts w:ascii="Times New Roman" w:hAnsi="Times New Roman" w:cs="Times New Roman"/>
      <w:sz w:val="24"/>
      <w:szCs w:val="24"/>
      <w:lang w:val="en-GB" w:eastAsia="ja-JP"/>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lang w:val="en-GB" w:eastAsia="ja-JP"/>
    </w:rPr>
  </w:style>
  <w:style w:type="character" w:customStyle="1" w:styleId="CommentSubjectChar">
    <w:name w:val="Comment Subject Char"/>
    <w:basedOn w:val="CommentTextChar"/>
    <w:link w:val="CommentSubject"/>
    <w:uiPriority w:val="99"/>
    <w:semiHidden/>
    <w:rPr>
      <w:rFonts w:ascii="Times New Roman" w:hAnsi="Times New Roman" w:cs="Times New Roman"/>
      <w:b/>
      <w:bCs/>
      <w:sz w:val="20"/>
      <w:szCs w:val="20"/>
      <w:lang w:val="en-GB" w:eastAsia="ja-JP"/>
    </w:rPr>
  </w:style>
  <w:style w:type="paragraph" w:customStyle="1" w:styleId="VenueDate">
    <w:name w:val="VenueDate"/>
    <w:basedOn w:val="Normal"/>
    <w:qFormat/>
    <w:pPr>
      <w:jc w:val="right"/>
    </w:pPr>
  </w:style>
  <w:style w:type="character" w:customStyle="1" w:styleId="ReftextArial9pt">
    <w:name w:val="Ref_text Arial 9 pt"/>
    <w:rPr>
      <w:rFonts w:ascii="Arial" w:hAnsi="Arial" w:cs="Arial"/>
      <w:sz w:val="18"/>
      <w:szCs w:val="18"/>
    </w:rPr>
  </w:style>
  <w:style w:type="paragraph" w:customStyle="1" w:styleId="Title4">
    <w:name w:val="Title 4"/>
    <w:basedOn w:val="Normal"/>
    <w:next w:val="Heading1"/>
    <w:pPr>
      <w:tabs>
        <w:tab w:val="left" w:pos="567"/>
        <w:tab w:val="left" w:pos="1134"/>
        <w:tab w:val="left" w:pos="1701"/>
        <w:tab w:val="left" w:pos="2268"/>
        <w:tab w:val="left" w:pos="2835"/>
      </w:tabs>
      <w:overflowPunct w:val="0"/>
      <w:autoSpaceDE w:val="0"/>
      <w:autoSpaceDN w:val="0"/>
      <w:adjustRightInd w:val="0"/>
      <w:spacing w:before="240"/>
      <w:jc w:val="center"/>
      <w:textAlignment w:val="baseline"/>
    </w:pPr>
    <w:rPr>
      <w:rFonts w:eastAsia="Times New Roman"/>
      <w:b/>
      <w:sz w:val="28"/>
      <w:szCs w:val="20"/>
      <w:lang w:eastAsia="en-US"/>
    </w:rPr>
  </w:style>
  <w:style w:type="paragraph" w:customStyle="1" w:styleId="Note">
    <w:name w:val="Note"/>
    <w:basedOn w:val="Normal"/>
    <w:pPr>
      <w:tabs>
        <w:tab w:val="left" w:pos="794"/>
        <w:tab w:val="left" w:pos="1191"/>
        <w:tab w:val="left" w:pos="1588"/>
        <w:tab w:val="left" w:pos="1985"/>
      </w:tabs>
      <w:overflowPunct w:val="0"/>
      <w:autoSpaceDE w:val="0"/>
      <w:autoSpaceDN w:val="0"/>
      <w:adjustRightInd w:val="0"/>
      <w:spacing w:before="80"/>
      <w:textAlignment w:val="baseline"/>
    </w:pPr>
    <w:rPr>
      <w:rFonts w:eastAsia="Times New Roman"/>
      <w:szCs w:val="20"/>
      <w:lang w:eastAsia="en-US"/>
    </w:rPr>
  </w:style>
  <w:style w:type="character" w:customStyle="1" w:styleId="FootnoteTextChar">
    <w:name w:val="Footnote Text Char"/>
    <w:basedOn w:val="DefaultParagraphFont"/>
    <w:link w:val="FootnoteText"/>
    <w:uiPriority w:val="99"/>
    <w:semiHidden/>
    <w:qFormat/>
    <w:rPr>
      <w:rFonts w:ascii="Times New Roman" w:hAnsi="Times New Roman" w:cs="Times New Roman"/>
      <w:sz w:val="20"/>
      <w:szCs w:val="20"/>
      <w:lang w:val="en-GB" w:eastAsia="ja-JP"/>
    </w:rPr>
  </w:style>
  <w:style w:type="character" w:customStyle="1" w:styleId="BalloonTextChar">
    <w:name w:val="Balloon Text Char"/>
    <w:basedOn w:val="DefaultParagraphFont"/>
    <w:link w:val="BalloonText"/>
    <w:uiPriority w:val="99"/>
    <w:semiHidden/>
    <w:rPr>
      <w:rFonts w:ascii="Segoe UI" w:hAnsi="Segoe UI" w:cs="Segoe UI"/>
      <w:sz w:val="18"/>
      <w:szCs w:val="18"/>
      <w:lang w:val="en-GB" w:eastAsia="ja-JP"/>
    </w:rPr>
  </w:style>
  <w:style w:type="paragraph" w:customStyle="1" w:styleId="10">
    <w:name w:val="书目1"/>
    <w:basedOn w:val="Normal"/>
    <w:next w:val="Normal"/>
    <w:uiPriority w:val="37"/>
    <w:semiHidden/>
    <w:unhideWhenUsed/>
  </w:style>
  <w:style w:type="character" w:customStyle="1" w:styleId="BodyTextChar">
    <w:name w:val="Body Text Char"/>
    <w:basedOn w:val="DefaultParagraphFont"/>
    <w:link w:val="BodyText"/>
    <w:uiPriority w:val="99"/>
    <w:rPr>
      <w:rFonts w:ascii="Times New Roman" w:hAnsi="Times New Roman" w:cs="Times New Roman"/>
      <w:sz w:val="24"/>
      <w:szCs w:val="24"/>
      <w:lang w:val="en-GB" w:eastAsia="ja-JP"/>
    </w:rPr>
  </w:style>
  <w:style w:type="character" w:customStyle="1" w:styleId="BodyText2Char">
    <w:name w:val="Body Text 2 Char"/>
    <w:basedOn w:val="DefaultParagraphFont"/>
    <w:link w:val="BodyText2"/>
    <w:uiPriority w:val="99"/>
    <w:semiHidden/>
    <w:rPr>
      <w:rFonts w:ascii="Times New Roman" w:hAnsi="Times New Roman" w:cs="Times New Roman"/>
      <w:sz w:val="24"/>
      <w:szCs w:val="24"/>
      <w:lang w:val="en-GB" w:eastAsia="ja-JP"/>
    </w:rPr>
  </w:style>
  <w:style w:type="character" w:customStyle="1" w:styleId="BodyText3Char">
    <w:name w:val="Body Text 3 Char"/>
    <w:basedOn w:val="DefaultParagraphFont"/>
    <w:link w:val="BodyText3"/>
    <w:uiPriority w:val="99"/>
    <w:semiHidden/>
    <w:rPr>
      <w:rFonts w:ascii="Times New Roman" w:hAnsi="Times New Roman" w:cs="Times New Roman"/>
      <w:sz w:val="16"/>
      <w:szCs w:val="16"/>
      <w:lang w:val="en-GB" w:eastAsia="ja-JP"/>
    </w:rPr>
  </w:style>
  <w:style w:type="character" w:customStyle="1" w:styleId="BodyTextFirstIndentChar">
    <w:name w:val="Body Text First Indent Char"/>
    <w:basedOn w:val="BodyTextChar"/>
    <w:link w:val="BodyTextFirstIndent"/>
    <w:uiPriority w:val="99"/>
    <w:semiHidden/>
    <w:rPr>
      <w:rFonts w:ascii="Times New Roman" w:hAnsi="Times New Roman" w:cs="Times New Roman"/>
      <w:sz w:val="24"/>
      <w:szCs w:val="24"/>
      <w:lang w:val="en-GB" w:eastAsia="ja-JP"/>
    </w:rPr>
  </w:style>
  <w:style w:type="character" w:customStyle="1" w:styleId="BodyTextIndentChar">
    <w:name w:val="Body Text Indent Char"/>
    <w:basedOn w:val="DefaultParagraphFont"/>
    <w:link w:val="BodyTextIndent"/>
    <w:uiPriority w:val="99"/>
    <w:semiHidden/>
    <w:rPr>
      <w:rFonts w:ascii="Times New Roman" w:hAnsi="Times New Roman" w:cs="Times New Roman"/>
      <w:sz w:val="24"/>
      <w:szCs w:val="24"/>
      <w:lang w:val="en-GB" w:eastAsia="ja-JP"/>
    </w:rPr>
  </w:style>
  <w:style w:type="character" w:customStyle="1" w:styleId="BodyTextFirstIndent2Char">
    <w:name w:val="Body Text First Indent 2 Char"/>
    <w:basedOn w:val="BodyTextIndentChar"/>
    <w:link w:val="BodyTextFirstIndent2"/>
    <w:uiPriority w:val="99"/>
    <w:semiHidden/>
    <w:rPr>
      <w:rFonts w:ascii="Times New Roman" w:hAnsi="Times New Roman" w:cs="Times New Roman"/>
      <w:sz w:val="24"/>
      <w:szCs w:val="24"/>
      <w:lang w:val="en-GB" w:eastAsia="ja-JP"/>
    </w:rPr>
  </w:style>
  <w:style w:type="character" w:customStyle="1" w:styleId="BodyTextIndent2Char">
    <w:name w:val="Body Text Indent 2 Char"/>
    <w:basedOn w:val="DefaultParagraphFont"/>
    <w:link w:val="BodyTextIndent2"/>
    <w:uiPriority w:val="99"/>
    <w:semiHidden/>
    <w:rPr>
      <w:rFonts w:ascii="Times New Roman" w:hAnsi="Times New Roman" w:cs="Times New Roman"/>
      <w:sz w:val="24"/>
      <w:szCs w:val="24"/>
      <w:lang w:val="en-GB" w:eastAsia="ja-JP"/>
    </w:rPr>
  </w:style>
  <w:style w:type="character" w:customStyle="1" w:styleId="BodyTextIndent3Char">
    <w:name w:val="Body Text Indent 3 Char"/>
    <w:basedOn w:val="DefaultParagraphFont"/>
    <w:link w:val="BodyTextIndent3"/>
    <w:uiPriority w:val="99"/>
    <w:semiHidden/>
    <w:rPr>
      <w:rFonts w:ascii="Times New Roman" w:hAnsi="Times New Roman" w:cs="Times New Roman"/>
      <w:sz w:val="16"/>
      <w:szCs w:val="16"/>
      <w:lang w:val="en-GB" w:eastAsia="ja-JP"/>
    </w:rPr>
  </w:style>
  <w:style w:type="character" w:customStyle="1" w:styleId="11">
    <w:name w:val="书籍标题1"/>
    <w:basedOn w:val="DefaultParagraphFont"/>
    <w:uiPriority w:val="33"/>
    <w:rPr>
      <w:b/>
      <w:bCs/>
      <w:i/>
      <w:iCs/>
      <w:spacing w:val="5"/>
    </w:rPr>
  </w:style>
  <w:style w:type="character" w:customStyle="1" w:styleId="ClosingChar">
    <w:name w:val="Closing Char"/>
    <w:basedOn w:val="DefaultParagraphFont"/>
    <w:link w:val="Closing"/>
    <w:uiPriority w:val="99"/>
    <w:semiHidden/>
    <w:rPr>
      <w:rFonts w:ascii="Times New Roman" w:hAnsi="Times New Roman" w:cs="Times New Roman"/>
      <w:sz w:val="24"/>
      <w:szCs w:val="24"/>
      <w:lang w:val="en-GB" w:eastAsia="ja-JP"/>
    </w:rPr>
  </w:style>
  <w:style w:type="character" w:customStyle="1" w:styleId="DateChar">
    <w:name w:val="Date Char"/>
    <w:basedOn w:val="DefaultParagraphFont"/>
    <w:link w:val="Date"/>
    <w:uiPriority w:val="99"/>
    <w:semiHidden/>
    <w:rPr>
      <w:rFonts w:ascii="Times New Roman" w:hAnsi="Times New Roman" w:cs="Times New Roman"/>
      <w:sz w:val="24"/>
      <w:szCs w:val="24"/>
      <w:lang w:val="en-GB" w:eastAsia="ja-JP"/>
    </w:rPr>
  </w:style>
  <w:style w:type="character" w:customStyle="1" w:styleId="DocumentMapChar">
    <w:name w:val="Document Map Char"/>
    <w:basedOn w:val="DefaultParagraphFont"/>
    <w:link w:val="DocumentMap"/>
    <w:uiPriority w:val="99"/>
    <w:semiHidden/>
    <w:rPr>
      <w:rFonts w:ascii="Segoe UI" w:hAnsi="Segoe UI" w:cs="Segoe UI"/>
      <w:sz w:val="16"/>
      <w:szCs w:val="16"/>
      <w:lang w:val="en-GB" w:eastAsia="ja-JP"/>
    </w:rPr>
  </w:style>
  <w:style w:type="character" w:customStyle="1" w:styleId="E-mailSignatureChar">
    <w:name w:val="E-mail Signature Char"/>
    <w:basedOn w:val="DefaultParagraphFont"/>
    <w:link w:val="E-mailSignature"/>
    <w:uiPriority w:val="99"/>
    <w:semiHidden/>
    <w:rPr>
      <w:rFonts w:ascii="Times New Roman" w:hAnsi="Times New Roman" w:cs="Times New Roman"/>
      <w:sz w:val="24"/>
      <w:szCs w:val="24"/>
      <w:lang w:val="en-GB" w:eastAsia="ja-JP"/>
    </w:rPr>
  </w:style>
  <w:style w:type="character" w:customStyle="1" w:styleId="EndnoteTextChar">
    <w:name w:val="Endnote Text Char"/>
    <w:basedOn w:val="DefaultParagraphFont"/>
    <w:link w:val="EndnoteText"/>
    <w:uiPriority w:val="99"/>
    <w:semiHidden/>
    <w:qFormat/>
    <w:rPr>
      <w:rFonts w:ascii="Times New Roman" w:hAnsi="Times New Roman" w:cs="Times New Roman"/>
      <w:sz w:val="20"/>
      <w:szCs w:val="20"/>
      <w:lang w:val="en-GB" w:eastAsia="ja-JP"/>
    </w:rPr>
  </w:style>
  <w:style w:type="character" w:customStyle="1" w:styleId="12">
    <w:name w:val="井号标签1"/>
    <w:basedOn w:val="DefaultParagraphFont"/>
    <w:uiPriority w:val="99"/>
    <w:semiHidden/>
    <w:unhideWhenUsed/>
    <w:rPr>
      <w:color w:val="2B579A"/>
      <w:shd w:val="clear" w:color="auto" w:fill="E1DFDD"/>
    </w:rPr>
  </w:style>
  <w:style w:type="character" w:customStyle="1" w:styleId="HTMLAddressChar">
    <w:name w:val="HTML Address Char"/>
    <w:basedOn w:val="DefaultParagraphFont"/>
    <w:link w:val="HTMLAddress"/>
    <w:uiPriority w:val="99"/>
    <w:semiHidden/>
    <w:rPr>
      <w:rFonts w:ascii="Times New Roman" w:hAnsi="Times New Roman" w:cs="Times New Roman"/>
      <w:i/>
      <w:iCs/>
      <w:sz w:val="24"/>
      <w:szCs w:val="24"/>
      <w:lang w:val="en-GB" w:eastAsia="ja-JP"/>
    </w:rPr>
  </w:style>
  <w:style w:type="character" w:customStyle="1" w:styleId="HTMLPreformattedChar">
    <w:name w:val="HTML Preformatted Char"/>
    <w:basedOn w:val="DefaultParagraphFont"/>
    <w:link w:val="HTMLPreformatted"/>
    <w:uiPriority w:val="99"/>
    <w:semiHidden/>
    <w:rPr>
      <w:rFonts w:ascii="Consolas" w:hAnsi="Consolas" w:cs="Times New Roman"/>
      <w:sz w:val="20"/>
      <w:szCs w:val="20"/>
      <w:lang w:val="en-GB" w:eastAsia="ja-JP"/>
    </w:rPr>
  </w:style>
  <w:style w:type="character" w:customStyle="1" w:styleId="13">
    <w:name w:val="明显强调1"/>
    <w:basedOn w:val="DefaultParagraphFont"/>
    <w:uiPriority w:val="21"/>
    <w:rPr>
      <w:i/>
      <w:iCs/>
      <w:color w:val="5B9BD5" w:themeColor="accent1"/>
    </w:rPr>
  </w:style>
  <w:style w:type="paragraph" w:styleId="IntenseQuote">
    <w:name w:val="Intense Quote"/>
    <w:basedOn w:val="Normal"/>
    <w:next w:val="Normal"/>
    <w:link w:val="IntenseQuoteChar"/>
    <w:uiPriority w:val="3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Pr>
      <w:rFonts w:ascii="Times New Roman" w:hAnsi="Times New Roman" w:cs="Times New Roman"/>
      <w:i/>
      <w:iCs/>
      <w:color w:val="5B9BD5" w:themeColor="accent1"/>
      <w:sz w:val="24"/>
      <w:szCs w:val="24"/>
      <w:lang w:val="en-GB" w:eastAsia="ja-JP"/>
    </w:rPr>
  </w:style>
  <w:style w:type="character" w:customStyle="1" w:styleId="14">
    <w:name w:val="明显参考1"/>
    <w:basedOn w:val="DefaultParagraphFont"/>
    <w:uiPriority w:val="32"/>
    <w:rPr>
      <w:b/>
      <w:bCs/>
      <w:smallCaps/>
      <w:color w:val="5B9BD5" w:themeColor="accent1"/>
      <w:spacing w:val="5"/>
    </w:rPr>
  </w:style>
  <w:style w:type="paragraph" w:styleId="ListParagraph">
    <w:name w:val="List Paragraph"/>
    <w:basedOn w:val="Normal"/>
    <w:uiPriority w:val="34"/>
    <w:qFormat/>
    <w:pPr>
      <w:ind w:left="720"/>
      <w:contextualSpacing/>
    </w:pPr>
  </w:style>
  <w:style w:type="character" w:customStyle="1" w:styleId="MacroTextChar">
    <w:name w:val="Macro Text Char"/>
    <w:basedOn w:val="DefaultParagraphFont"/>
    <w:link w:val="MacroText"/>
    <w:uiPriority w:val="99"/>
    <w:semiHidden/>
    <w:qFormat/>
    <w:rPr>
      <w:rFonts w:ascii="Consolas" w:hAnsi="Consolas" w:cs="Times New Roman"/>
      <w:sz w:val="20"/>
      <w:szCs w:val="20"/>
      <w:lang w:val="en-GB" w:eastAsia="ja-JP"/>
    </w:rPr>
  </w:style>
  <w:style w:type="character" w:customStyle="1" w:styleId="15">
    <w:name w:val="@他1"/>
    <w:basedOn w:val="DefaultParagraphFont"/>
    <w:uiPriority w:val="99"/>
    <w:semiHidden/>
    <w:unhideWhenUsed/>
    <w:rPr>
      <w:color w:val="2B579A"/>
      <w:shd w:val="clear" w:color="auto" w:fill="E1DFDD"/>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lang w:val="en-GB" w:eastAsia="ja-JP"/>
    </w:rPr>
  </w:style>
  <w:style w:type="paragraph" w:styleId="NoSpacing">
    <w:name w:val="No Spacing"/>
    <w:uiPriority w:val="1"/>
    <w:rPr>
      <w:rFonts w:ascii="Times New Roman" w:hAnsi="Times New Roman" w:cs="Times New Roman"/>
      <w:sz w:val="24"/>
      <w:szCs w:val="24"/>
      <w:lang w:val="en-GB" w:eastAsia="ja-JP"/>
    </w:rPr>
  </w:style>
  <w:style w:type="character" w:customStyle="1" w:styleId="NoteHeadingChar">
    <w:name w:val="Note Heading Char"/>
    <w:basedOn w:val="DefaultParagraphFont"/>
    <w:link w:val="NoteHeading"/>
    <w:uiPriority w:val="99"/>
    <w:semiHidden/>
    <w:rPr>
      <w:rFonts w:ascii="Times New Roman" w:hAnsi="Times New Roman" w:cs="Times New Roman"/>
      <w:sz w:val="24"/>
      <w:szCs w:val="24"/>
      <w:lang w:val="en-GB" w:eastAsia="ja-JP"/>
    </w:rPr>
  </w:style>
  <w:style w:type="character" w:customStyle="1" w:styleId="PlainTextChar">
    <w:name w:val="Plain Text Char"/>
    <w:basedOn w:val="DefaultParagraphFont"/>
    <w:link w:val="PlainText"/>
    <w:uiPriority w:val="99"/>
    <w:semiHidden/>
    <w:rPr>
      <w:rFonts w:ascii="Consolas" w:hAnsi="Consolas" w:cs="Times New Roman"/>
      <w:sz w:val="21"/>
      <w:szCs w:val="21"/>
      <w:lang w:val="en-GB" w:eastAsia="ja-JP"/>
    </w:rPr>
  </w:style>
  <w:style w:type="character" w:customStyle="1" w:styleId="SalutationChar">
    <w:name w:val="Salutation Char"/>
    <w:basedOn w:val="DefaultParagraphFont"/>
    <w:link w:val="Salutation"/>
    <w:uiPriority w:val="99"/>
    <w:semiHidden/>
    <w:rPr>
      <w:rFonts w:ascii="Times New Roman" w:hAnsi="Times New Roman" w:cs="Times New Roman"/>
      <w:sz w:val="24"/>
      <w:szCs w:val="24"/>
      <w:lang w:val="en-GB" w:eastAsia="ja-JP"/>
    </w:rPr>
  </w:style>
  <w:style w:type="character" w:customStyle="1" w:styleId="SignatureChar">
    <w:name w:val="Signature Char"/>
    <w:basedOn w:val="DefaultParagraphFont"/>
    <w:link w:val="Signature"/>
    <w:uiPriority w:val="99"/>
    <w:semiHidden/>
    <w:qFormat/>
    <w:rPr>
      <w:rFonts w:ascii="Times New Roman" w:hAnsi="Times New Roman" w:cs="Times New Roman"/>
      <w:sz w:val="24"/>
      <w:szCs w:val="24"/>
      <w:lang w:val="en-GB" w:eastAsia="ja-JP"/>
    </w:rPr>
  </w:style>
  <w:style w:type="character" w:customStyle="1" w:styleId="16">
    <w:name w:val="智能超链接1"/>
    <w:basedOn w:val="DefaultParagraphFont"/>
    <w:uiPriority w:val="99"/>
    <w:semiHidden/>
    <w:unhideWhenUsed/>
    <w:rPr>
      <w:u w:val="dotted"/>
    </w:rPr>
  </w:style>
  <w:style w:type="character" w:customStyle="1" w:styleId="17">
    <w:name w:val="智能链接1"/>
    <w:basedOn w:val="DefaultParagraphFont"/>
    <w:uiPriority w:val="99"/>
    <w:semiHidden/>
    <w:unhideWhenUsed/>
    <w:rPr>
      <w:color w:val="0000FF"/>
      <w:u w:val="single"/>
      <w:shd w:val="clear" w:color="auto" w:fill="F3F2F1"/>
    </w:rPr>
  </w:style>
  <w:style w:type="character" w:customStyle="1" w:styleId="18">
    <w:name w:val="不明显强调1"/>
    <w:basedOn w:val="DefaultParagraphFont"/>
    <w:uiPriority w:val="19"/>
    <w:rPr>
      <w:i/>
      <w:iCs/>
      <w:color w:val="404040" w:themeColor="text1" w:themeTint="BF"/>
    </w:rPr>
  </w:style>
  <w:style w:type="character" w:customStyle="1" w:styleId="19">
    <w:name w:val="不明显参考1"/>
    <w:basedOn w:val="DefaultParagraphFont"/>
    <w:uiPriority w:val="31"/>
    <w:rPr>
      <w:smallCaps/>
      <w:color w:val="595959" w:themeColor="text1" w:themeTint="A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eastAsia="ja-JP"/>
    </w:rPr>
  </w:style>
  <w:style w:type="paragraph" w:customStyle="1" w:styleId="TOC10">
    <w:name w:val="TOC 标题1"/>
    <w:basedOn w:val="Heading1"/>
    <w:next w:val="Normal"/>
    <w:uiPriority w:val="39"/>
    <w:semiHidden/>
    <w:unhideWhenUsed/>
    <w:pPr>
      <w:tabs>
        <w:tab w:val="clear" w:pos="794"/>
        <w:tab w:val="clear" w:pos="1191"/>
        <w:tab w:val="clear" w:pos="1588"/>
        <w:tab w:val="clear" w:pos="1985"/>
      </w:tabs>
      <w:overflowPunct/>
      <w:autoSpaceDE/>
      <w:autoSpaceDN/>
      <w:adjustRightInd/>
      <w:spacing w:before="240"/>
      <w:ind w:left="0" w:firstLine="0"/>
      <w:textAlignment w:val="auto"/>
      <w:outlineLvl w:val="9"/>
    </w:pPr>
    <w:rPr>
      <w:rFonts w:asciiTheme="majorHAnsi" w:eastAsiaTheme="majorEastAsia" w:hAnsiTheme="majorHAnsi" w:cstheme="majorBidi"/>
      <w:b w:val="0"/>
      <w:color w:val="2E74B5" w:themeColor="accent1" w:themeShade="BF"/>
      <w:sz w:val="32"/>
      <w:szCs w:val="32"/>
      <w:lang w:eastAsia="ja-JP"/>
    </w:rPr>
  </w:style>
  <w:style w:type="character" w:customStyle="1" w:styleId="1a">
    <w:name w:val="未处理的提及1"/>
    <w:basedOn w:val="DefaultParagraphFont"/>
    <w:uiPriority w:val="99"/>
    <w:semiHidden/>
    <w:unhideWhenUsed/>
    <w:rPr>
      <w:color w:val="605E5C"/>
      <w:shd w:val="clear" w:color="auto" w:fill="E1DFDD"/>
    </w:rPr>
  </w:style>
  <w:style w:type="paragraph" w:customStyle="1" w:styleId="TSBHeaderRight14">
    <w:name w:val="TSBHeaderRight14"/>
    <w:basedOn w:val="Normal"/>
    <w:pPr>
      <w:jc w:val="right"/>
    </w:pPr>
    <w:rPr>
      <w:b/>
      <w:bCs/>
      <w:sz w:val="28"/>
      <w:szCs w:val="28"/>
    </w:rPr>
  </w:style>
  <w:style w:type="paragraph" w:customStyle="1" w:styleId="TSBHeaderQuestion">
    <w:name w:val="TSBHeaderQuestion"/>
    <w:basedOn w:val="Normal"/>
    <w:qFormat/>
  </w:style>
  <w:style w:type="paragraph" w:customStyle="1" w:styleId="TSBHeaderSource">
    <w:name w:val="TSBHeaderSource"/>
    <w:basedOn w:val="Normal"/>
  </w:style>
  <w:style w:type="paragraph" w:customStyle="1" w:styleId="TSBHeaderTitle">
    <w:name w:val="TSBHeaderTitle"/>
    <w:basedOn w:val="Normal"/>
    <w:qFormat/>
  </w:style>
  <w:style w:type="paragraph" w:customStyle="1" w:styleId="TSBHeaderSummary">
    <w:name w:val="TSBHeaderSummary"/>
    <w:basedOn w:val="Normal"/>
  </w:style>
  <w:style w:type="paragraph" w:customStyle="1" w:styleId="AnnexNoTitle0">
    <w:name w:val="Annex_NoTitle"/>
    <w:basedOn w:val="Normal"/>
    <w:next w:val="Normal"/>
    <w:pPr>
      <w:keepNext/>
      <w:keepLines/>
      <w:tabs>
        <w:tab w:val="left" w:pos="794"/>
        <w:tab w:val="left" w:pos="1191"/>
        <w:tab w:val="left" w:pos="1588"/>
        <w:tab w:val="left" w:pos="1985"/>
      </w:tabs>
      <w:spacing w:before="720"/>
      <w:jc w:val="center"/>
      <w:outlineLvl w:val="0"/>
    </w:pPr>
    <w:rPr>
      <w:b/>
      <w:sz w:val="28"/>
    </w:rPr>
  </w:style>
  <w:style w:type="paragraph" w:customStyle="1" w:styleId="tablecolsubhead">
    <w:name w:val="table col subhead"/>
    <w:basedOn w:val="Normal"/>
    <w:pPr>
      <w:spacing w:before="0"/>
      <w:jc w:val="center"/>
    </w:pPr>
    <w:rPr>
      <w:rFonts w:eastAsia="SimSun"/>
      <w:b/>
      <w:bCs/>
      <w:i/>
      <w:iCs/>
      <w:sz w:val="15"/>
      <w:szCs w:val="15"/>
      <w:lang w:val="en-US" w:eastAsia="en-US"/>
    </w:rPr>
  </w:style>
  <w:style w:type="paragraph" w:customStyle="1" w:styleId="tablecopy">
    <w:name w:val="table copy"/>
    <w:pPr>
      <w:jc w:val="both"/>
    </w:pPr>
    <w:rPr>
      <w:rFonts w:ascii="Times New Roman" w:eastAsia="SimSun" w:hAnsi="Times New Roman" w:cs="Times New Roman"/>
      <w:sz w:val="16"/>
      <w:szCs w:val="16"/>
      <w:lang w:eastAsia="en-US"/>
    </w:rPr>
  </w:style>
  <w:style w:type="paragraph" w:customStyle="1" w:styleId="tablehead">
    <w:name w:val="table head"/>
    <w:pPr>
      <w:numPr>
        <w:numId w:val="11"/>
      </w:numPr>
      <w:spacing w:before="240" w:after="120" w:line="216" w:lineRule="auto"/>
      <w:jc w:val="center"/>
    </w:pPr>
    <w:rPr>
      <w:rFonts w:ascii="Times New Roman" w:eastAsia="SimSun" w:hAnsi="Times New Roman" w:cs="Times New Roman"/>
      <w:smallCaps/>
      <w:sz w:val="16"/>
      <w:szCs w:val="16"/>
      <w:lang w:eastAsia="en-US"/>
    </w:rPr>
  </w:style>
  <w:style w:type="paragraph" w:customStyle="1" w:styleId="bulletlist">
    <w:name w:val="bullet list"/>
    <w:basedOn w:val="BodyText"/>
    <w:pPr>
      <w:tabs>
        <w:tab w:val="left" w:pos="288"/>
      </w:tabs>
      <w:spacing w:before="0" w:line="228" w:lineRule="auto"/>
      <w:jc w:val="both"/>
    </w:pPr>
    <w:rPr>
      <w:rFonts w:eastAsia="SimSun"/>
      <w:spacing w:val="-1"/>
      <w:sz w:val="20"/>
      <w:szCs w:val="20"/>
      <w:lang w:val="zh-CN" w:eastAsia="zh-CN"/>
    </w:rPr>
  </w:style>
  <w:style w:type="character" w:customStyle="1" w:styleId="2">
    <w:name w:val="未处理的提及2"/>
    <w:basedOn w:val="DefaultParagraphFont"/>
    <w:uiPriority w:val="99"/>
    <w:semiHidden/>
    <w:unhideWhenUsed/>
    <w:rsid w:val="00DE019C"/>
    <w:rPr>
      <w:color w:val="605E5C"/>
      <w:shd w:val="clear" w:color="auto" w:fill="E1DFDD"/>
    </w:rPr>
  </w:style>
  <w:style w:type="paragraph" w:styleId="Revision">
    <w:name w:val="Revision"/>
    <w:hidden/>
    <w:uiPriority w:val="99"/>
    <w:semiHidden/>
    <w:rsid w:val="003B7972"/>
    <w:rPr>
      <w:rFonts w:ascii="Times New Roman" w:hAnsi="Times New Roman" w:cs="Times New Roman"/>
      <w:sz w:val="24"/>
      <w:szCs w:val="24"/>
      <w:lang w:val="en-GB" w:eastAsia="ja-JP"/>
    </w:rPr>
  </w:style>
  <w:style w:type="character" w:customStyle="1" w:styleId="UnresolvedMention">
    <w:name w:val="Unresolved Mention"/>
    <w:basedOn w:val="DefaultParagraphFont"/>
    <w:uiPriority w:val="99"/>
    <w:semiHidden/>
    <w:unhideWhenUsed/>
    <w:rsid w:val="005C2D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itu.i.nt/go/term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itu.int/go/terminology-database"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irngn.tec@gov.i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28715095CE72849A48BD7E972919A62"/>
        <w:category>
          <w:name w:val="常规"/>
          <w:gallery w:val="placeholder"/>
        </w:category>
        <w:types>
          <w:type w:val="bbPlcHdr"/>
        </w:types>
        <w:behaviors>
          <w:behavior w:val="content"/>
        </w:behaviors>
        <w:guid w:val="{D2ED822C-BAC8-C642-B181-0182B3729E80}"/>
      </w:docPartPr>
      <w:docPartBody>
        <w:p w:rsidR="00703054" w:rsidRDefault="00057975" w:rsidP="00057975">
          <w:pPr>
            <w:pStyle w:val="228715095CE72849A48BD7E972919A62"/>
          </w:pPr>
          <w:r w:rsidRPr="001229A4">
            <w:rPr>
              <w:rStyle w:val="PlaceholderText"/>
            </w:rPr>
            <w:t>Click here to enter text.</w:t>
          </w:r>
        </w:p>
      </w:docPartBody>
    </w:docPart>
    <w:docPart>
      <w:docPartPr>
        <w:name w:val="26A48561C4C83A42BF58DE46D4A53560"/>
        <w:category>
          <w:name w:val="常规"/>
          <w:gallery w:val="placeholder"/>
        </w:category>
        <w:types>
          <w:type w:val="bbPlcHdr"/>
        </w:types>
        <w:behaviors>
          <w:behavior w:val="content"/>
        </w:behaviors>
        <w:guid w:val="{CFCF8C69-613E-ED42-8F3B-CFDD2F23712C}"/>
      </w:docPartPr>
      <w:docPartBody>
        <w:p w:rsidR="00703054" w:rsidRDefault="00057975" w:rsidP="00057975">
          <w:pPr>
            <w:pStyle w:val="26A48561C4C83A42BF58DE46D4A53560"/>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
    <w:altName w:val="MS Mincho"/>
    <w:panose1 w:val="00000000000000000000"/>
    <w:charset w:val="80"/>
    <w:family w:val="auto"/>
    <w:notTrueType/>
    <w:pitch w:val="variable"/>
    <w:sig w:usb0="00000000" w:usb1="08070000" w:usb2="00000010" w:usb3="00000000" w:csb0="00020000" w:csb1="00000000"/>
  </w:font>
  <w:font w:name="TimesNewRomanPS">
    <w:altName w:val="Times New Roman"/>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975"/>
    <w:rsid w:val="00057975"/>
    <w:rsid w:val="00133C06"/>
    <w:rsid w:val="00181727"/>
    <w:rsid w:val="001B399D"/>
    <w:rsid w:val="00225030"/>
    <w:rsid w:val="00240BC8"/>
    <w:rsid w:val="00331F62"/>
    <w:rsid w:val="003824A2"/>
    <w:rsid w:val="004B2A4E"/>
    <w:rsid w:val="004F6912"/>
    <w:rsid w:val="005326CC"/>
    <w:rsid w:val="00585D95"/>
    <w:rsid w:val="006D411C"/>
    <w:rsid w:val="00703054"/>
    <w:rsid w:val="00732971"/>
    <w:rsid w:val="00746367"/>
    <w:rsid w:val="0075198A"/>
    <w:rsid w:val="00784026"/>
    <w:rsid w:val="007C0939"/>
    <w:rsid w:val="007D0619"/>
    <w:rsid w:val="0083798A"/>
    <w:rsid w:val="00861AE4"/>
    <w:rsid w:val="00877509"/>
    <w:rsid w:val="008E15DB"/>
    <w:rsid w:val="008E2DCD"/>
    <w:rsid w:val="00976CA8"/>
    <w:rsid w:val="009C5811"/>
    <w:rsid w:val="00A232A8"/>
    <w:rsid w:val="00AE39AA"/>
    <w:rsid w:val="00B74CAA"/>
    <w:rsid w:val="00BC27EF"/>
    <w:rsid w:val="00BE3788"/>
    <w:rsid w:val="00BE5774"/>
    <w:rsid w:val="00C20E65"/>
    <w:rsid w:val="00C95EDF"/>
    <w:rsid w:val="00D45E8B"/>
    <w:rsid w:val="00D65514"/>
    <w:rsid w:val="00E12E2D"/>
    <w:rsid w:val="00E2382E"/>
    <w:rsid w:val="00E876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133C06"/>
    <w:rPr>
      <w:rFonts w:ascii="Times New Roman" w:hAnsi="Times New Roman"/>
      <w:color w:val="808080"/>
    </w:rPr>
  </w:style>
  <w:style w:type="paragraph" w:customStyle="1" w:styleId="228715095CE72849A48BD7E972919A62">
    <w:name w:val="228715095CE72849A48BD7E972919A62"/>
    <w:rsid w:val="00057975"/>
    <w:pPr>
      <w:widowControl w:val="0"/>
      <w:jc w:val="both"/>
    </w:pPr>
  </w:style>
  <w:style w:type="paragraph" w:customStyle="1" w:styleId="26A48561C4C83A42BF58DE46D4A53560">
    <w:name w:val="26A48561C4C83A42BF58DE46D4A53560"/>
    <w:rsid w:val="00057975"/>
    <w:pPr>
      <w:widowControl w:val="0"/>
      <w:jc w:val="both"/>
    </w:pPr>
  </w:style>
  <w:style w:type="paragraph" w:customStyle="1" w:styleId="546D11C0A5694351B5D2B22A5E6F43B2">
    <w:name w:val="546D11C0A5694351B5D2B22A5E6F43B2"/>
    <w:rsid w:val="00133C06"/>
    <w:pPr>
      <w:spacing w:after="160" w:line="259" w:lineRule="auto"/>
    </w:pPr>
    <w:rPr>
      <w:kern w:val="0"/>
      <w:sz w:val="22"/>
      <w:szCs w:val="20"/>
      <w:lang w:val="en-IN" w:eastAsia="en-IN" w:bidi="hi-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338E4BF82AF64C8975C65DD52FAE3E" ma:contentTypeVersion="6" ma:contentTypeDescription="Create a new document." ma:contentTypeScope="" ma:versionID="02ebf0fc6f19e435affb07af72de078c">
  <xsd:schema xmlns:xsd="http://www.w3.org/2001/XMLSchema" xmlns:xs="http://www.w3.org/2001/XMLSchema" xmlns:p="http://schemas.microsoft.com/office/2006/metadata/properties" xmlns:ns2="c90385a7-5e94-4852-9398-ec888c07ca90" xmlns:ns3="0f208774-d51b-4573-a67b-89dea6922a77" targetNamespace="http://schemas.microsoft.com/office/2006/metadata/properties" ma:root="true" ma:fieldsID="b0182cba9c490d4c934699f91de62b59" ns2:_="" ns3:_="">
    <xsd:import namespace="c90385a7-5e94-4852-9398-ec888c07ca90"/>
    <xsd:import namespace="0f208774-d51b-4573-a67b-89dea6922a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0385a7-5e94-4852-9398-ec888c07ca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f208774-d51b-4573-a67b-89dea6922a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91E6DA-9C7A-497A-B30D-377F2A02B5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0385a7-5e94-4852-9398-ec888c07ca90"/>
    <ds:schemaRef ds:uri="0f208774-d51b-4573-a67b-89dea6922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751D69-C054-4D4D-81C3-C6AE3340C6F4}">
  <ds:schemaRefs>
    <ds:schemaRef ds:uri="http://schemas.microsoft.com/sharepoint/v3/contenttype/forms"/>
  </ds:schemaRefs>
</ds:datastoreItem>
</file>

<file path=customXml/itemProps3.xml><?xml version="1.0" encoding="utf-8"?>
<ds:datastoreItem xmlns:ds="http://schemas.openxmlformats.org/officeDocument/2006/customXml" ds:itemID="{EF8523CC-DEB2-463D-9A27-DF0B8D2CAE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14</Pages>
  <Words>4027</Words>
  <Characters>22959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DDP template for SG17 (2022-2024 study period)</vt:lpstr>
    </vt:vector>
  </TitlesOfParts>
  <Manager>ITU-T</Manager>
  <Company>International Telecommunication Union (ITU)</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DDP template for SG17 (2022-2024 study period)</dc:title>
  <dc:creator>TSB (2022-03-15)</dc:creator>
  <cp:keywords>TITUS Classification: UNCLASSIFIED</cp:keywords>
  <dc:description>DDP-SG17.docx  For: _x000d_Document date: _x000d_Saved by ITU51014895 at 16:16:03 on 15/03/2022</dc:description>
  <cp:lastModifiedBy>DIRECTOR TS</cp:lastModifiedBy>
  <cp:revision>30</cp:revision>
  <cp:lastPrinted>2017-02-22T09:55:00Z</cp:lastPrinted>
  <dcterms:created xsi:type="dcterms:W3CDTF">2023-03-02T12:59:00Z</dcterms:created>
  <dcterms:modified xsi:type="dcterms:W3CDTF">2023-07-03T04:42:00Z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0x010100B2338E4BF82AF64C8975C65DD52FAE3E</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DDP-SG17.docx</vt:lpwstr>
  </property>
  <property fmtid="{D5CDD505-2E9C-101B-9397-08002B2CF9AE}" pid="11" name="Docdate">
    <vt:lpwstr/>
  </property>
  <property fmtid="{D5CDD505-2E9C-101B-9397-08002B2CF9AE}" pid="12" name="Docorlang">
    <vt:lpwstr/>
  </property>
  <property fmtid="{D5CDD505-2E9C-101B-9397-08002B2CF9AE}" pid="13" name="Docbluepink">
    <vt:lpwstr/>
  </property>
  <property fmtid="{D5CDD505-2E9C-101B-9397-08002B2CF9AE}" pid="14" name="Docdest">
    <vt:lpwstr/>
  </property>
  <property fmtid="{D5CDD505-2E9C-101B-9397-08002B2CF9AE}" pid="15" name="Docauthor">
    <vt:lpwstr/>
  </property>
  <property fmtid="{D5CDD505-2E9C-101B-9397-08002B2CF9AE}" pid="16" name="KSOProductBuildVer">
    <vt:lpwstr>2052-11.1.0.11875</vt:lpwstr>
  </property>
  <property fmtid="{D5CDD505-2E9C-101B-9397-08002B2CF9AE}" pid="17" name="ICV">
    <vt:lpwstr>9C1BDE9B6B7847BD9E2A020687445A99</vt:lpwstr>
  </property>
  <property fmtid="{D5CDD505-2E9C-101B-9397-08002B2CF9AE}" pid="18" name="TitusGUID">
    <vt:lpwstr>6c9bd58e-445d-4a43-a23c-1732ef7da1eb</vt:lpwstr>
  </property>
  <property fmtid="{D5CDD505-2E9C-101B-9397-08002B2CF9AE}" pid="19" name="OriginatingUser">
    <vt:lpwstr>aromi</vt:lpwstr>
  </property>
  <property fmtid="{D5CDD505-2E9C-101B-9397-08002B2CF9AE}" pid="20" name="CLASSIFICATION">
    <vt:lpwstr>UNCLASSIFIED</vt:lpwstr>
  </property>
</Properties>
</file>