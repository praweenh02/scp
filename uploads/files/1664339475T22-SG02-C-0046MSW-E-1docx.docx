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426"/>
        <w:gridCol w:w="3969"/>
      </w:tblGrid>
      <w:tr w:rsidR="00E55967" w:rsidRPr="0037415F" w14:paraId="3031127E" w14:textId="77777777" w:rsidTr="0081064E">
        <w:trPr>
          <w:cantSplit/>
          <w:jc w:val="center"/>
        </w:trPr>
        <w:tc>
          <w:tcPr>
            <w:tcW w:w="1134" w:type="dxa"/>
            <w:vMerge w:val="restart"/>
            <w:vAlign w:val="center"/>
          </w:tcPr>
          <w:p w14:paraId="72CD9451" w14:textId="77777777" w:rsidR="00E55967" w:rsidRPr="00567F52" w:rsidRDefault="00E55967" w:rsidP="0081064E">
            <w:pPr>
              <w:spacing w:before="0"/>
              <w:jc w:val="center"/>
            </w:pPr>
            <w:r>
              <w:rPr>
                <w:noProof/>
                <w:lang w:val="en-IN" w:eastAsia="en-IN"/>
              </w:rPr>
              <w:drawing>
                <wp:inline distT="0" distB="0" distL="0" distR="0" wp14:anchorId="0733D9F4" wp14:editId="6B3D0A6E">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14:paraId="53BFE395" w14:textId="77777777" w:rsidR="00E55967" w:rsidRPr="00F70513" w:rsidRDefault="00E55967" w:rsidP="009F42B3">
            <w:pPr>
              <w:rPr>
                <w:sz w:val="16"/>
                <w:szCs w:val="16"/>
              </w:rPr>
            </w:pPr>
            <w:r w:rsidRPr="00F70513">
              <w:rPr>
                <w:sz w:val="16"/>
                <w:szCs w:val="16"/>
              </w:rPr>
              <w:t>INTERNATIONAL TELECOMMUNICATION UNION</w:t>
            </w:r>
          </w:p>
          <w:p w14:paraId="038AA439" w14:textId="77777777" w:rsidR="00E55967" w:rsidRPr="006264C9" w:rsidRDefault="00E55967" w:rsidP="009F42B3">
            <w:pPr>
              <w:rPr>
                <w:b/>
                <w:bCs/>
                <w:sz w:val="26"/>
                <w:szCs w:val="26"/>
              </w:rPr>
            </w:pPr>
            <w:r w:rsidRPr="006264C9">
              <w:rPr>
                <w:b/>
                <w:bCs/>
                <w:sz w:val="26"/>
                <w:szCs w:val="26"/>
              </w:rPr>
              <w:t>TELECOMMUNICATION</w:t>
            </w:r>
            <w:r w:rsidRPr="006264C9">
              <w:rPr>
                <w:b/>
                <w:bCs/>
                <w:sz w:val="26"/>
                <w:szCs w:val="26"/>
              </w:rPr>
              <w:br/>
              <w:t>STANDARDIZATION SECTOR</w:t>
            </w:r>
          </w:p>
          <w:p w14:paraId="78CAD10E" w14:textId="77777777" w:rsidR="00E55967" w:rsidRPr="007F664D" w:rsidRDefault="00E55967" w:rsidP="009F42B3">
            <w:pPr>
              <w:rPr>
                <w:sz w:val="20"/>
                <w:szCs w:val="20"/>
              </w:rPr>
            </w:pPr>
            <w:r w:rsidRPr="006264C9">
              <w:rPr>
                <w:sz w:val="20"/>
                <w:szCs w:val="20"/>
              </w:rPr>
              <w:t xml:space="preserve">STUDY PERIOD </w:t>
            </w:r>
            <w:r>
              <w:rPr>
                <w:sz w:val="20"/>
                <w:szCs w:val="20"/>
              </w:rPr>
              <w:t>2022-2024</w:t>
            </w:r>
          </w:p>
        </w:tc>
        <w:tc>
          <w:tcPr>
            <w:tcW w:w="4537" w:type="dxa"/>
            <w:gridSpan w:val="3"/>
            <w:vAlign w:val="center"/>
          </w:tcPr>
          <w:p w14:paraId="17C308B0" w14:textId="4F1A30D4" w:rsidR="00E55967" w:rsidRPr="0095099F" w:rsidRDefault="002C1557" w:rsidP="002C1557">
            <w:pPr>
              <w:pStyle w:val="Docnumber"/>
              <w:rPr>
                <w:highlight w:val="yellow"/>
              </w:rPr>
            </w:pPr>
            <w:r w:rsidRPr="002C1557">
              <w:rPr>
                <w:noProof/>
              </w:rPr>
              <w:t>SG2-C046</w:t>
            </w:r>
          </w:p>
        </w:tc>
      </w:tr>
      <w:tr w:rsidR="00E55967" w:rsidRPr="0095099F" w14:paraId="393C53E3" w14:textId="77777777" w:rsidTr="009B75B3">
        <w:trPr>
          <w:cantSplit/>
          <w:jc w:val="center"/>
        </w:trPr>
        <w:tc>
          <w:tcPr>
            <w:tcW w:w="1134" w:type="dxa"/>
            <w:vMerge/>
          </w:tcPr>
          <w:p w14:paraId="659F3B58" w14:textId="77777777" w:rsidR="00E55967" w:rsidRPr="00072A4E" w:rsidRDefault="00E55967" w:rsidP="00FD35D4">
            <w:pPr>
              <w:rPr>
                <w:smallCaps/>
                <w:sz w:val="20"/>
              </w:rPr>
            </w:pPr>
          </w:p>
        </w:tc>
        <w:tc>
          <w:tcPr>
            <w:tcW w:w="3969" w:type="dxa"/>
            <w:gridSpan w:val="2"/>
            <w:vMerge/>
          </w:tcPr>
          <w:p w14:paraId="28B49B6D" w14:textId="77777777" w:rsidR="00E55967" w:rsidRPr="00072A4E" w:rsidRDefault="00E55967" w:rsidP="00FD35D4">
            <w:pPr>
              <w:rPr>
                <w:smallCaps/>
                <w:sz w:val="20"/>
              </w:rPr>
            </w:pPr>
          </w:p>
        </w:tc>
        <w:tc>
          <w:tcPr>
            <w:tcW w:w="4537" w:type="dxa"/>
            <w:gridSpan w:val="3"/>
          </w:tcPr>
          <w:p w14:paraId="33BB7320" w14:textId="77777777" w:rsidR="00E55967" w:rsidRPr="0095099F" w:rsidRDefault="00E55967" w:rsidP="00FD35D4">
            <w:pPr>
              <w:pStyle w:val="TSBHeaderRight14"/>
            </w:pPr>
            <w:r w:rsidRPr="001970B3">
              <w:rPr>
                <w:noProof/>
              </w:rPr>
              <w:t>STUDY GROUP 2</w:t>
            </w:r>
            <w:r w:rsidRPr="0095099F">
              <w:t xml:space="preserve"> </w:t>
            </w:r>
          </w:p>
        </w:tc>
      </w:tr>
      <w:tr w:rsidR="00E55967" w:rsidRPr="0037415F" w14:paraId="1E98CBD2" w14:textId="77777777" w:rsidTr="009B75B3">
        <w:trPr>
          <w:cantSplit/>
          <w:jc w:val="center"/>
        </w:trPr>
        <w:tc>
          <w:tcPr>
            <w:tcW w:w="1134" w:type="dxa"/>
            <w:vMerge/>
            <w:tcBorders>
              <w:bottom w:val="single" w:sz="12" w:space="0" w:color="auto"/>
            </w:tcBorders>
          </w:tcPr>
          <w:p w14:paraId="5A6B0D52" w14:textId="77777777" w:rsidR="00E55967" w:rsidRPr="0037415F" w:rsidRDefault="00E55967" w:rsidP="00691C94">
            <w:pPr>
              <w:rPr>
                <w:b/>
                <w:bCs/>
                <w:sz w:val="26"/>
              </w:rPr>
            </w:pPr>
          </w:p>
        </w:tc>
        <w:tc>
          <w:tcPr>
            <w:tcW w:w="3969" w:type="dxa"/>
            <w:gridSpan w:val="2"/>
            <w:vMerge/>
            <w:tcBorders>
              <w:bottom w:val="single" w:sz="12" w:space="0" w:color="auto"/>
            </w:tcBorders>
          </w:tcPr>
          <w:p w14:paraId="57EAE52B" w14:textId="77777777" w:rsidR="00E55967" w:rsidRPr="0037415F" w:rsidRDefault="00E55967" w:rsidP="00691C94">
            <w:pPr>
              <w:rPr>
                <w:b/>
                <w:bCs/>
                <w:sz w:val="26"/>
              </w:rPr>
            </w:pPr>
          </w:p>
        </w:tc>
        <w:tc>
          <w:tcPr>
            <w:tcW w:w="4537" w:type="dxa"/>
            <w:gridSpan w:val="3"/>
            <w:tcBorders>
              <w:bottom w:val="single" w:sz="12" w:space="0" w:color="auto"/>
            </w:tcBorders>
            <w:vAlign w:val="center"/>
          </w:tcPr>
          <w:p w14:paraId="69668F6A" w14:textId="77777777" w:rsidR="00E55967" w:rsidRPr="00333E15" w:rsidRDefault="00E55967" w:rsidP="006F4361">
            <w:pPr>
              <w:pStyle w:val="TSBHeaderRight14"/>
            </w:pPr>
            <w:r>
              <w:t>Original</w:t>
            </w:r>
            <w:r w:rsidRPr="006B318C">
              <w:t>: English</w:t>
            </w:r>
          </w:p>
        </w:tc>
      </w:tr>
      <w:tr w:rsidR="00E55967" w:rsidRPr="009346F1" w14:paraId="4FE7F593" w14:textId="77777777" w:rsidTr="00D57D7F">
        <w:trPr>
          <w:cantSplit/>
          <w:jc w:val="center"/>
        </w:trPr>
        <w:tc>
          <w:tcPr>
            <w:tcW w:w="1418" w:type="dxa"/>
            <w:gridSpan w:val="2"/>
          </w:tcPr>
          <w:p w14:paraId="66D009DC" w14:textId="77777777" w:rsidR="00E55967" w:rsidRPr="0037415F" w:rsidRDefault="00E55967" w:rsidP="00691C94">
            <w:pPr>
              <w:rPr>
                <w:b/>
                <w:bCs/>
              </w:rPr>
            </w:pPr>
            <w:r w:rsidRPr="0037415F">
              <w:rPr>
                <w:b/>
                <w:bCs/>
              </w:rPr>
              <w:t>Question(s):</w:t>
            </w:r>
          </w:p>
        </w:tc>
        <w:tc>
          <w:tcPr>
            <w:tcW w:w="3827" w:type="dxa"/>
            <w:gridSpan w:val="2"/>
          </w:tcPr>
          <w:p w14:paraId="56171D34" w14:textId="77777777" w:rsidR="00E55967" w:rsidRPr="00FA2E6D" w:rsidRDefault="00E55967" w:rsidP="009346F1">
            <w:pPr>
              <w:pStyle w:val="TSBHeaderQuestion"/>
              <w:rPr>
                <w:highlight w:val="yellow"/>
              </w:rPr>
            </w:pPr>
            <w:r w:rsidRPr="006B318C">
              <w:rPr>
                <w:noProof/>
              </w:rPr>
              <w:t>1/2</w:t>
            </w:r>
          </w:p>
        </w:tc>
        <w:tc>
          <w:tcPr>
            <w:tcW w:w="4395" w:type="dxa"/>
            <w:gridSpan w:val="2"/>
          </w:tcPr>
          <w:p w14:paraId="4FC83D64" w14:textId="15C854DC" w:rsidR="00E55967" w:rsidRPr="006B318C" w:rsidRDefault="009346F1" w:rsidP="009346F1">
            <w:pPr>
              <w:pStyle w:val="TSBHeaderTitle"/>
              <w:jc w:val="right"/>
              <w:rPr>
                <w:bCs/>
              </w:rPr>
            </w:pPr>
            <w:r w:rsidRPr="006B318C">
              <w:rPr>
                <w:bCs/>
              </w:rPr>
              <w:t>Geneva</w:t>
            </w:r>
            <w:r w:rsidR="00E55967" w:rsidRPr="006B318C">
              <w:rPr>
                <w:bCs/>
              </w:rPr>
              <w:t xml:space="preserve">, </w:t>
            </w:r>
            <w:r w:rsidRPr="006B318C">
              <w:rPr>
                <w:bCs/>
              </w:rPr>
              <w:t>16-20 May 2022</w:t>
            </w:r>
          </w:p>
        </w:tc>
      </w:tr>
      <w:tr w:rsidR="00E55967" w:rsidRPr="00A4045F" w14:paraId="6F3EB2A1" w14:textId="77777777" w:rsidTr="00BC1FAE">
        <w:trPr>
          <w:cantSplit/>
          <w:jc w:val="center"/>
        </w:trPr>
        <w:tc>
          <w:tcPr>
            <w:tcW w:w="9640" w:type="dxa"/>
            <w:gridSpan w:val="6"/>
          </w:tcPr>
          <w:p w14:paraId="10C4F6DA" w14:textId="77777777" w:rsidR="00E55967" w:rsidRPr="002534C9" w:rsidRDefault="00E55967" w:rsidP="0095099F">
            <w:pPr>
              <w:jc w:val="center"/>
              <w:rPr>
                <w:b/>
                <w:bCs/>
              </w:rPr>
            </w:pPr>
            <w:r w:rsidRPr="002534C9">
              <w:rPr>
                <w:b/>
                <w:bCs/>
              </w:rPr>
              <w:t>CONTRIBUTION</w:t>
            </w:r>
          </w:p>
        </w:tc>
      </w:tr>
      <w:tr w:rsidR="00E55967" w:rsidRPr="0037415F" w14:paraId="5D9F4FCA" w14:textId="77777777" w:rsidTr="00D57D7F">
        <w:trPr>
          <w:cantSplit/>
          <w:jc w:val="center"/>
        </w:trPr>
        <w:tc>
          <w:tcPr>
            <w:tcW w:w="1418" w:type="dxa"/>
            <w:gridSpan w:val="2"/>
          </w:tcPr>
          <w:p w14:paraId="5357B57C" w14:textId="77777777" w:rsidR="00E55967" w:rsidRPr="0037415F" w:rsidRDefault="00E55967" w:rsidP="00691C94">
            <w:pPr>
              <w:rPr>
                <w:b/>
                <w:bCs/>
              </w:rPr>
            </w:pPr>
            <w:r>
              <w:rPr>
                <w:b/>
                <w:bCs/>
              </w:rPr>
              <w:t>Source:</w:t>
            </w:r>
          </w:p>
        </w:tc>
        <w:tc>
          <w:tcPr>
            <w:tcW w:w="8222" w:type="dxa"/>
            <w:gridSpan w:val="4"/>
          </w:tcPr>
          <w:p w14:paraId="66DA3E92" w14:textId="77777777" w:rsidR="00E55967" w:rsidRPr="00FA2E6D" w:rsidRDefault="009346F1" w:rsidP="009346F1">
            <w:pPr>
              <w:pStyle w:val="TSBHeaderTitle"/>
              <w:rPr>
                <w:highlight w:val="yellow"/>
              </w:rPr>
            </w:pPr>
            <w:r w:rsidRPr="009346F1">
              <w:t>Ministry of Communications, India</w:t>
            </w:r>
          </w:p>
        </w:tc>
      </w:tr>
      <w:tr w:rsidR="00E55967" w:rsidRPr="0037415F" w14:paraId="2ABEA059" w14:textId="77777777" w:rsidTr="00D57D7F">
        <w:trPr>
          <w:cantSplit/>
          <w:jc w:val="center"/>
        </w:trPr>
        <w:tc>
          <w:tcPr>
            <w:tcW w:w="1418" w:type="dxa"/>
            <w:gridSpan w:val="2"/>
          </w:tcPr>
          <w:p w14:paraId="43C4CFAD" w14:textId="77777777" w:rsidR="00E55967" w:rsidRPr="0037415F" w:rsidRDefault="00E55967" w:rsidP="00691C94">
            <w:r w:rsidRPr="0037415F">
              <w:rPr>
                <w:b/>
                <w:bCs/>
              </w:rPr>
              <w:t>Title:</w:t>
            </w:r>
          </w:p>
        </w:tc>
        <w:tc>
          <w:tcPr>
            <w:tcW w:w="8222" w:type="dxa"/>
            <w:gridSpan w:val="4"/>
          </w:tcPr>
          <w:p w14:paraId="705FEAC6" w14:textId="58C17635" w:rsidR="009346F1" w:rsidRPr="00FA2E6D" w:rsidRDefault="000C3C77" w:rsidP="009346F1">
            <w:pPr>
              <w:pStyle w:val="TSBHeaderTitle"/>
              <w:rPr>
                <w:highlight w:val="yellow"/>
              </w:rPr>
            </w:pPr>
            <w:r>
              <w:t xml:space="preserve">Proposed revised baseline text for TR.MMWF: </w:t>
            </w:r>
            <w:r>
              <w:t>"Methodologies to mitigate Wangiri Fraud"</w:t>
            </w:r>
          </w:p>
        </w:tc>
      </w:tr>
      <w:tr w:rsidR="009346F1" w:rsidRPr="006B318C" w14:paraId="3DDF4F69" w14:textId="77777777" w:rsidTr="000C3C77">
        <w:trPr>
          <w:cantSplit/>
          <w:jc w:val="center"/>
        </w:trPr>
        <w:tc>
          <w:tcPr>
            <w:tcW w:w="1418" w:type="dxa"/>
            <w:gridSpan w:val="2"/>
            <w:tcBorders>
              <w:top w:val="single" w:sz="6" w:space="0" w:color="auto"/>
              <w:bottom w:val="single" w:sz="6" w:space="0" w:color="auto"/>
            </w:tcBorders>
          </w:tcPr>
          <w:p w14:paraId="03076A95" w14:textId="77777777" w:rsidR="009346F1" w:rsidRPr="008F7104" w:rsidRDefault="009346F1" w:rsidP="005C4F27">
            <w:pPr>
              <w:rPr>
                <w:b/>
                <w:bCs/>
              </w:rPr>
            </w:pPr>
            <w:r w:rsidRPr="008F7104">
              <w:rPr>
                <w:b/>
                <w:bCs/>
              </w:rPr>
              <w:t>Contact:</w:t>
            </w:r>
          </w:p>
        </w:tc>
        <w:tc>
          <w:tcPr>
            <w:tcW w:w="4253" w:type="dxa"/>
            <w:gridSpan w:val="3"/>
            <w:tcBorders>
              <w:top w:val="single" w:sz="6" w:space="0" w:color="auto"/>
              <w:bottom w:val="single" w:sz="6" w:space="0" w:color="auto"/>
            </w:tcBorders>
          </w:tcPr>
          <w:p w14:paraId="4E9096B7" w14:textId="77777777" w:rsidR="009346F1" w:rsidRPr="005D19EF" w:rsidRDefault="000C3C77" w:rsidP="004232AE">
            <w:sdt>
              <w:sdtPr>
                <w:alias w:val="ContactNameOrgCountry"/>
                <w:tag w:val="ContactNameOrgCountry"/>
                <w:id w:val="1010724293"/>
                <w:placeholder>
                  <w:docPart w:val="E5FAA28DE7184636BA9DA0E470EFCCFA"/>
                </w:placeholder>
                <w:text w:multiLine="1"/>
              </w:sdtPr>
              <w:sdtEndPr/>
              <w:sdtContent>
                <w:r w:rsidR="009346F1">
                  <w:t>Piyush Chetiya</w:t>
                </w:r>
                <w:r w:rsidR="009346F1">
                  <w:br/>
                  <w:t xml:space="preserve">Telecommunications Engineering Centre, </w:t>
                </w:r>
                <w:r w:rsidR="009346F1">
                  <w:br/>
                  <w:t>Ministry of Communications, India</w:t>
                </w:r>
              </w:sdtContent>
            </w:sdt>
          </w:p>
        </w:tc>
        <w:sdt>
          <w:sdtPr>
            <w:alias w:val="ContactTelFaxEmail"/>
            <w:tag w:val="ContactTelFaxEmail"/>
            <w:id w:val="1876198682"/>
            <w:placeholder>
              <w:docPart w:val="840BC6F821294CBCB74F1242B9DEBA57"/>
            </w:placeholder>
          </w:sdtPr>
          <w:sdtEndPr/>
          <w:sdtContent>
            <w:sdt>
              <w:sdtPr>
                <w:alias w:val="ContactTelFaxEmail"/>
                <w:tag w:val="ContactTelFaxEmail"/>
                <w:id w:val="-2051371938"/>
                <w:placeholder>
                  <w:docPart w:val="2AC8EE56E0124AF88094546D90D640C4"/>
                </w:placeholder>
              </w:sdtPr>
              <w:sdtEndPr/>
              <w:sdtContent>
                <w:tc>
                  <w:tcPr>
                    <w:tcW w:w="3969" w:type="dxa"/>
                    <w:tcBorders>
                      <w:top w:val="single" w:sz="6" w:space="0" w:color="auto"/>
                      <w:bottom w:val="single" w:sz="6" w:space="0" w:color="auto"/>
                    </w:tcBorders>
                  </w:tcPr>
                  <w:p w14:paraId="1BF2DA5A" w14:textId="77777777" w:rsidR="009346F1" w:rsidRPr="006B318C" w:rsidRDefault="009346F1" w:rsidP="004232AE">
                    <w:pPr>
                      <w:rPr>
                        <w:lang w:val="fr-CH"/>
                      </w:rPr>
                    </w:pPr>
                    <w:r w:rsidRPr="006B318C">
                      <w:rPr>
                        <w:lang w:val="fr-CH"/>
                      </w:rPr>
                      <w:t>Tel:</w:t>
                    </w:r>
                    <w:r w:rsidRPr="006B318C">
                      <w:rPr>
                        <w:lang w:val="fr-CH"/>
                      </w:rPr>
                      <w:tab/>
                      <w:t>+919435000033</w:t>
                    </w:r>
                  </w:p>
                  <w:p w14:paraId="4EAF8071" w14:textId="1B67013C" w:rsidR="009346F1" w:rsidRPr="006B318C" w:rsidRDefault="009346F1" w:rsidP="006B318C">
                    <w:pPr>
                      <w:spacing w:before="0"/>
                      <w:rPr>
                        <w:lang w:val="fr-CH"/>
                      </w:rPr>
                    </w:pPr>
                    <w:r w:rsidRPr="006B318C">
                      <w:rPr>
                        <w:lang w:val="fr-CH"/>
                      </w:rPr>
                      <w:t xml:space="preserve">E-mail: </w:t>
                    </w:r>
                    <w:r w:rsidR="006B318C">
                      <w:rPr>
                        <w:lang w:val="fr-CH"/>
                      </w:rPr>
                      <w:fldChar w:fldCharType="begin"/>
                    </w:r>
                    <w:r w:rsidR="006B318C">
                      <w:rPr>
                        <w:lang w:val="fr-CH"/>
                      </w:rPr>
                      <w:instrText xml:space="preserve"> HYPERLINK "mailto:</w:instrText>
                    </w:r>
                    <w:r w:rsidR="006B318C" w:rsidRPr="006B318C">
                      <w:rPr>
                        <w:lang w:val="fr-CH"/>
                      </w:rPr>
                      <w:instrText>piyush.chetiya@gov.in</w:instrText>
                    </w:r>
                    <w:r w:rsidR="006B318C">
                      <w:rPr>
                        <w:lang w:val="fr-CH"/>
                      </w:rPr>
                      <w:instrText xml:space="preserve">" </w:instrText>
                    </w:r>
                    <w:r w:rsidR="006B318C">
                      <w:rPr>
                        <w:lang w:val="fr-CH"/>
                      </w:rPr>
                      <w:fldChar w:fldCharType="separate"/>
                    </w:r>
                    <w:r w:rsidR="006B318C" w:rsidRPr="00B21322">
                      <w:rPr>
                        <w:rStyle w:val="Hyperlink"/>
                        <w:lang w:val="fr-CH"/>
                      </w:rPr>
                      <w:t>piyush.chetiya@gov.in</w:t>
                    </w:r>
                    <w:r w:rsidR="006B318C">
                      <w:rPr>
                        <w:lang w:val="fr-CH"/>
                      </w:rPr>
                      <w:fldChar w:fldCharType="end"/>
                    </w:r>
                  </w:p>
                </w:tc>
              </w:sdtContent>
            </w:sdt>
          </w:sdtContent>
        </w:sdt>
      </w:tr>
    </w:tbl>
    <w:p w14:paraId="3AF63940" w14:textId="77777777" w:rsidR="00E55967" w:rsidRPr="006B318C" w:rsidRDefault="00E55967" w:rsidP="0089088E">
      <w:pPr>
        <w:rPr>
          <w:lang w:val="fr-CH"/>
        </w:rPr>
      </w:pPr>
    </w:p>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345505" w:rsidRPr="00165942" w14:paraId="4D13486B" w14:textId="77777777" w:rsidTr="004232AE">
        <w:trPr>
          <w:cantSplit/>
          <w:jc w:val="center"/>
        </w:trPr>
        <w:tc>
          <w:tcPr>
            <w:tcW w:w="1418" w:type="dxa"/>
          </w:tcPr>
          <w:p w14:paraId="28529CF2" w14:textId="77777777" w:rsidR="00345505" w:rsidRPr="008F7104" w:rsidRDefault="00345505" w:rsidP="004232AE">
            <w:pPr>
              <w:rPr>
                <w:b/>
                <w:bCs/>
              </w:rPr>
            </w:pPr>
            <w:r w:rsidRPr="008F7104">
              <w:rPr>
                <w:b/>
                <w:bCs/>
              </w:rPr>
              <w:t>Abstract:</w:t>
            </w:r>
          </w:p>
        </w:tc>
        <w:tc>
          <w:tcPr>
            <w:tcW w:w="8222" w:type="dxa"/>
          </w:tcPr>
          <w:p w14:paraId="045BB3F4" w14:textId="77777777" w:rsidR="00345505" w:rsidRPr="00165942" w:rsidRDefault="00345505" w:rsidP="004232AE">
            <w:pPr>
              <w:pStyle w:val="TSBHeaderSummary"/>
              <w:rPr>
                <w:highlight w:val="yellow"/>
              </w:rPr>
            </w:pPr>
            <w:r w:rsidRPr="009346F1">
              <w:t xml:space="preserve">This proposal proposes modifications to the baseline text of SG2-TD 1441 titled </w:t>
            </w:r>
            <w:r>
              <w:t xml:space="preserve">Draft Text of Technical Report: “Methodologies to mitigate Wangiri Fraud”  </w:t>
            </w:r>
          </w:p>
        </w:tc>
      </w:tr>
    </w:tbl>
    <w:p w14:paraId="77CE1439" w14:textId="77777777" w:rsidR="00E55967" w:rsidRDefault="00E55967" w:rsidP="0089088E"/>
    <w:p w14:paraId="37EAC95E" w14:textId="77777777" w:rsidR="00345505" w:rsidRDefault="00345505" w:rsidP="006B318C">
      <w:pPr>
        <w:pStyle w:val="ListParagraph"/>
        <w:numPr>
          <w:ilvl w:val="0"/>
          <w:numId w:val="11"/>
        </w:numPr>
        <w:ind w:hanging="720"/>
        <w:rPr>
          <w:b/>
          <w:sz w:val="28"/>
        </w:rPr>
      </w:pPr>
      <w:r w:rsidRPr="00345505">
        <w:rPr>
          <w:b/>
          <w:sz w:val="28"/>
        </w:rPr>
        <w:t>Introduction</w:t>
      </w:r>
    </w:p>
    <w:p w14:paraId="453BDBF6" w14:textId="77777777" w:rsidR="00345505" w:rsidRDefault="00345505" w:rsidP="006B318C">
      <w:r w:rsidRPr="00345505">
        <w:t xml:space="preserve">Baseline text of TD no SG2-TD1441 titled </w:t>
      </w:r>
      <w:r>
        <w:t xml:space="preserve">Draft Text of Technical Report: “Methodologies to mitigate Wangiri Fraud” was discussed in the ITU-T SG2 virtual meeting from 31 May to 11 June 2021 as given in SG2 TD 1441. The baseline text is as per </w:t>
      </w:r>
      <w:r w:rsidRPr="00345505">
        <w:t>SG2-TD1441.</w:t>
      </w:r>
    </w:p>
    <w:p w14:paraId="24724AC7" w14:textId="77777777" w:rsidR="00345505" w:rsidRDefault="00345505" w:rsidP="006B318C"/>
    <w:p w14:paraId="4FAB8909" w14:textId="77777777" w:rsidR="00345505" w:rsidRDefault="00345505" w:rsidP="006B318C">
      <w:r w:rsidRPr="00567D9A">
        <w:t>W</w:t>
      </w:r>
      <w:r>
        <w:t xml:space="preserve">angiri is a common fraud activity targeting subscribers as well as telecom operators, </w:t>
      </w:r>
      <w:r w:rsidRPr="00E55D9A">
        <w:t xml:space="preserve">in this type of </w:t>
      </w:r>
      <w:r>
        <w:t>fraud</w:t>
      </w:r>
      <w:r w:rsidRPr="00E55D9A">
        <w:t xml:space="preserve">, fraudsters call but hang up after the first ring hence the name </w:t>
      </w:r>
      <w:r>
        <w:t>W</w:t>
      </w:r>
      <w:r w:rsidRPr="00E55D9A">
        <w:t>angiri, which is Japanese</w:t>
      </w:r>
      <w:r w:rsidRPr="00E55D9A">
        <w:rPr>
          <w:color w:val="0000FF"/>
          <w:u w:val="single"/>
        </w:rPr>
        <w:t xml:space="preserve"> </w:t>
      </w:r>
      <w:r w:rsidRPr="00E55D9A">
        <w:t>for “one (ring) and cut.”</w:t>
      </w:r>
      <w:r>
        <w:t xml:space="preserve"> When victims call back, they don’t realise that it’s a premium rated number, and they’re hit with very high charges. This problem is growing rapidly in different countries but in general cases these premium numbers seems to be from developing countries.</w:t>
      </w:r>
    </w:p>
    <w:p w14:paraId="02B508D2" w14:textId="77777777" w:rsidR="00345505" w:rsidRDefault="00345505" w:rsidP="006B318C"/>
    <w:p w14:paraId="76201F00" w14:textId="77777777" w:rsidR="00345505" w:rsidRPr="00567D9A" w:rsidRDefault="00345505" w:rsidP="006B318C">
      <w:r>
        <w:t>A large volume of calls are delivered to the target networks with no apparent intention of establishing a conversational call setup (zero duration calls).  Also no CDRs are generated because the calls are not answered (missed calls only).</w:t>
      </w:r>
    </w:p>
    <w:p w14:paraId="4952447A" w14:textId="77777777" w:rsidR="00345505" w:rsidRPr="00345505" w:rsidRDefault="00345505" w:rsidP="006B318C"/>
    <w:p w14:paraId="20F71503" w14:textId="77777777" w:rsidR="00345505" w:rsidRDefault="00345505" w:rsidP="006B318C">
      <w:pPr>
        <w:pStyle w:val="ListParagraph"/>
        <w:numPr>
          <w:ilvl w:val="0"/>
          <w:numId w:val="11"/>
        </w:numPr>
        <w:ind w:hanging="720"/>
        <w:rPr>
          <w:b/>
          <w:sz w:val="28"/>
        </w:rPr>
      </w:pPr>
      <w:r w:rsidRPr="00345505">
        <w:rPr>
          <w:b/>
          <w:sz w:val="28"/>
        </w:rPr>
        <w:t>Proposal</w:t>
      </w:r>
      <w:r>
        <w:rPr>
          <w:b/>
          <w:sz w:val="28"/>
        </w:rPr>
        <w:t>:</w:t>
      </w:r>
    </w:p>
    <w:p w14:paraId="41EDE589" w14:textId="20B7C4E2" w:rsidR="009565E7" w:rsidRPr="009565E7" w:rsidRDefault="009565E7" w:rsidP="006B318C">
      <w:r w:rsidRPr="009565E7">
        <w:t xml:space="preserve">This contribution proposes modifications/ updates to the baseline text of SG2-TD1441 </w:t>
      </w:r>
      <w:r>
        <w:t>at Annexure</w:t>
      </w:r>
      <w:r w:rsidR="006B318C">
        <w:noBreakHyphen/>
      </w:r>
      <w:r>
        <w:t>I</w:t>
      </w:r>
    </w:p>
    <w:p w14:paraId="7B80E944" w14:textId="77777777" w:rsidR="006B318C" w:rsidRDefault="006B318C">
      <w:pPr>
        <w:spacing w:before="0" w:after="160" w:line="259" w:lineRule="auto"/>
      </w:pPr>
      <w:r>
        <w:br w:type="page"/>
      </w:r>
    </w:p>
    <w:p w14:paraId="58F29330" w14:textId="1B57345F" w:rsidR="009565E7" w:rsidRDefault="009565E7" w:rsidP="009565E7">
      <w:pPr>
        <w:jc w:val="center"/>
      </w:pPr>
      <w:r w:rsidRPr="009565E7">
        <w:rPr>
          <w:b/>
        </w:rPr>
        <w:lastRenderedPageBreak/>
        <w:t>Annexure-I</w:t>
      </w:r>
    </w:p>
    <w:p w14:paraId="6D057C8A" w14:textId="77777777" w:rsidR="009565E7" w:rsidRDefault="009565E7" w:rsidP="0089088E"/>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9565E7" w:rsidRPr="005D19EF" w14:paraId="15D3992D" w14:textId="77777777" w:rsidTr="009B75B3">
        <w:trPr>
          <w:cantSplit/>
          <w:jc w:val="center"/>
        </w:trPr>
        <w:tc>
          <w:tcPr>
            <w:tcW w:w="1134" w:type="dxa"/>
            <w:vMerge w:val="restart"/>
            <w:vAlign w:val="center"/>
          </w:tcPr>
          <w:p w14:paraId="0687ADC0" w14:textId="77777777" w:rsidR="009565E7" w:rsidRPr="005D19EF" w:rsidRDefault="009565E7" w:rsidP="00691C94">
            <w:pPr>
              <w:jc w:val="center"/>
              <w:rPr>
                <w:sz w:val="20"/>
                <w:szCs w:val="20"/>
              </w:rPr>
            </w:pPr>
            <w:r>
              <w:rPr>
                <w:noProof/>
                <w:sz w:val="20"/>
                <w:szCs w:val="20"/>
                <w:lang w:val="en-IN" w:eastAsia="en-IN"/>
              </w:rPr>
              <w:drawing>
                <wp:inline distT="0" distB="0" distL="0" distR="0" wp14:anchorId="1FC5FEEC" wp14:editId="09D15903">
                  <wp:extent cx="678180" cy="832485"/>
                  <wp:effectExtent l="0" t="0" r="7620" b="0"/>
                  <wp:docPr id="2" name="Picture 2" descr="I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TU Log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973" r="-2973" b="-12987"/>
                          <a:stretch/>
                        </pic:blipFill>
                        <pic:spPr bwMode="auto">
                          <a:xfrm>
                            <a:off x="0" y="0"/>
                            <a:ext cx="678180" cy="83248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69" w:type="dxa"/>
            <w:gridSpan w:val="2"/>
            <w:vMerge w:val="restart"/>
          </w:tcPr>
          <w:p w14:paraId="1E215CB8" w14:textId="77777777" w:rsidR="009565E7" w:rsidRPr="005D19EF" w:rsidRDefault="009565E7" w:rsidP="00691C94">
            <w:pPr>
              <w:rPr>
                <w:sz w:val="16"/>
                <w:szCs w:val="16"/>
              </w:rPr>
            </w:pPr>
            <w:r w:rsidRPr="005D19EF">
              <w:rPr>
                <w:sz w:val="16"/>
                <w:szCs w:val="16"/>
              </w:rPr>
              <w:t>INTERNATIONAL TELECOMMUNICATION UNION</w:t>
            </w:r>
          </w:p>
          <w:p w14:paraId="00EEBAA4" w14:textId="77777777" w:rsidR="009565E7" w:rsidRPr="005D19EF" w:rsidRDefault="009565E7" w:rsidP="00691C94">
            <w:pPr>
              <w:rPr>
                <w:b/>
                <w:bCs/>
                <w:sz w:val="26"/>
                <w:szCs w:val="26"/>
              </w:rPr>
            </w:pPr>
            <w:r w:rsidRPr="005D19EF">
              <w:rPr>
                <w:b/>
                <w:bCs/>
                <w:sz w:val="26"/>
                <w:szCs w:val="26"/>
              </w:rPr>
              <w:t>TELECOMMUNICATION</w:t>
            </w:r>
            <w:r w:rsidRPr="005D19EF">
              <w:rPr>
                <w:b/>
                <w:bCs/>
                <w:sz w:val="26"/>
                <w:szCs w:val="26"/>
              </w:rPr>
              <w:br/>
              <w:t>STANDARDIZATION SECTOR</w:t>
            </w:r>
          </w:p>
          <w:p w14:paraId="617AD71B" w14:textId="77777777" w:rsidR="009565E7" w:rsidRPr="005D19EF" w:rsidRDefault="009565E7" w:rsidP="00691C94">
            <w:pPr>
              <w:rPr>
                <w:sz w:val="20"/>
                <w:szCs w:val="20"/>
              </w:rPr>
            </w:pPr>
            <w:r w:rsidRPr="005D19EF">
              <w:rPr>
                <w:sz w:val="20"/>
                <w:szCs w:val="20"/>
              </w:rPr>
              <w:t>STUDY PERIOD 2017-2020</w:t>
            </w:r>
          </w:p>
        </w:tc>
        <w:tc>
          <w:tcPr>
            <w:tcW w:w="4537" w:type="dxa"/>
            <w:gridSpan w:val="3"/>
            <w:vAlign w:val="center"/>
          </w:tcPr>
          <w:p w14:paraId="409B031F" w14:textId="77777777" w:rsidR="009565E7" w:rsidRPr="00567D9A" w:rsidRDefault="000C3C77" w:rsidP="006467BF">
            <w:pPr>
              <w:pStyle w:val="Docnumber"/>
              <w:rPr>
                <w:b w:val="0"/>
              </w:rPr>
            </w:pPr>
            <w:sdt>
              <w:sdtPr>
                <w:alias w:val="ShortName"/>
                <w:tag w:val="ShortName"/>
                <w:id w:val="1678923088"/>
                <w:placeholder>
                  <w:docPart w:val="93D1142450F34B0198B3C8015689661C"/>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ShortName[1]" w:storeItemID="{4F30C72B-B9FB-46D7-95CE-D8B7BCADB7A7}"/>
                <w:text/>
              </w:sdtPr>
              <w:sdtEndPr/>
              <w:sdtContent>
                <w:r w:rsidR="009565E7">
                  <w:t>SG2-TD1441</w:t>
                </w:r>
              </w:sdtContent>
            </w:sdt>
          </w:p>
        </w:tc>
      </w:tr>
      <w:tr w:rsidR="009565E7" w:rsidRPr="005D19EF" w14:paraId="637E8DCB" w14:textId="77777777" w:rsidTr="009B75B3">
        <w:trPr>
          <w:cantSplit/>
          <w:jc w:val="center"/>
        </w:trPr>
        <w:tc>
          <w:tcPr>
            <w:tcW w:w="1134" w:type="dxa"/>
            <w:vMerge/>
          </w:tcPr>
          <w:p w14:paraId="71A80FD0" w14:textId="77777777" w:rsidR="009565E7" w:rsidRPr="005D19EF" w:rsidRDefault="009565E7" w:rsidP="00691C94">
            <w:pPr>
              <w:rPr>
                <w:smallCaps/>
                <w:sz w:val="20"/>
              </w:rPr>
            </w:pPr>
          </w:p>
        </w:tc>
        <w:tc>
          <w:tcPr>
            <w:tcW w:w="3969" w:type="dxa"/>
            <w:gridSpan w:val="2"/>
            <w:vMerge/>
          </w:tcPr>
          <w:p w14:paraId="57738ECE" w14:textId="77777777" w:rsidR="009565E7" w:rsidRPr="005D19EF" w:rsidRDefault="009565E7" w:rsidP="00691C94">
            <w:pPr>
              <w:rPr>
                <w:smallCaps/>
                <w:sz w:val="20"/>
              </w:rPr>
            </w:pPr>
            <w:bookmarkStart w:id="0" w:name="ddate" w:colFirst="2" w:colLast="2"/>
          </w:p>
        </w:tc>
        <w:tc>
          <w:tcPr>
            <w:tcW w:w="4537" w:type="dxa"/>
            <w:gridSpan w:val="3"/>
          </w:tcPr>
          <w:p w14:paraId="073A5293" w14:textId="77777777" w:rsidR="009565E7" w:rsidRPr="005D19EF" w:rsidRDefault="009565E7" w:rsidP="00AE38E1">
            <w:pPr>
              <w:jc w:val="right"/>
              <w:rPr>
                <w:b/>
                <w:bCs/>
                <w:sz w:val="28"/>
                <w:szCs w:val="28"/>
              </w:rPr>
            </w:pPr>
            <w:r w:rsidRPr="005D19EF">
              <w:rPr>
                <w:b/>
                <w:bCs/>
                <w:sz w:val="28"/>
                <w:szCs w:val="28"/>
                <w:lang w:val="en-US"/>
              </w:rPr>
              <w:t>STUDY GROUP 2</w:t>
            </w:r>
          </w:p>
        </w:tc>
      </w:tr>
      <w:tr w:rsidR="009565E7" w:rsidRPr="005D19EF" w14:paraId="7B796E4C" w14:textId="77777777" w:rsidTr="009B75B3">
        <w:trPr>
          <w:cantSplit/>
          <w:jc w:val="center"/>
        </w:trPr>
        <w:tc>
          <w:tcPr>
            <w:tcW w:w="1134" w:type="dxa"/>
            <w:vMerge/>
            <w:tcBorders>
              <w:bottom w:val="single" w:sz="12" w:space="0" w:color="auto"/>
            </w:tcBorders>
          </w:tcPr>
          <w:p w14:paraId="09128E06" w14:textId="77777777" w:rsidR="009565E7" w:rsidRPr="005D19EF" w:rsidRDefault="009565E7" w:rsidP="00691C94">
            <w:pPr>
              <w:rPr>
                <w:b/>
                <w:bCs/>
                <w:sz w:val="26"/>
              </w:rPr>
            </w:pPr>
          </w:p>
        </w:tc>
        <w:tc>
          <w:tcPr>
            <w:tcW w:w="3969" w:type="dxa"/>
            <w:gridSpan w:val="2"/>
            <w:vMerge/>
            <w:tcBorders>
              <w:bottom w:val="single" w:sz="12" w:space="0" w:color="auto"/>
            </w:tcBorders>
          </w:tcPr>
          <w:p w14:paraId="27DF3786" w14:textId="77777777" w:rsidR="009565E7" w:rsidRPr="005D19EF" w:rsidRDefault="009565E7" w:rsidP="00691C94">
            <w:pPr>
              <w:rPr>
                <w:b/>
                <w:bCs/>
                <w:sz w:val="26"/>
              </w:rPr>
            </w:pPr>
            <w:bookmarkStart w:id="1" w:name="dorlang" w:colFirst="2" w:colLast="2"/>
            <w:bookmarkEnd w:id="0"/>
          </w:p>
        </w:tc>
        <w:tc>
          <w:tcPr>
            <w:tcW w:w="4537" w:type="dxa"/>
            <w:gridSpan w:val="3"/>
            <w:tcBorders>
              <w:bottom w:val="single" w:sz="12" w:space="0" w:color="auto"/>
            </w:tcBorders>
            <w:vAlign w:val="center"/>
          </w:tcPr>
          <w:p w14:paraId="3961E420" w14:textId="77777777" w:rsidR="009565E7" w:rsidRPr="005D19EF" w:rsidRDefault="009565E7" w:rsidP="00691C94">
            <w:pPr>
              <w:jc w:val="right"/>
              <w:rPr>
                <w:b/>
                <w:bCs/>
                <w:sz w:val="28"/>
                <w:szCs w:val="28"/>
              </w:rPr>
            </w:pPr>
            <w:r w:rsidRPr="005D19EF">
              <w:rPr>
                <w:b/>
                <w:bCs/>
                <w:sz w:val="28"/>
                <w:szCs w:val="28"/>
              </w:rPr>
              <w:t>Original: English</w:t>
            </w:r>
          </w:p>
        </w:tc>
      </w:tr>
      <w:tr w:rsidR="009565E7" w:rsidRPr="005D19EF" w14:paraId="736B49A1" w14:textId="77777777" w:rsidTr="00D57D7F">
        <w:trPr>
          <w:cantSplit/>
          <w:jc w:val="center"/>
        </w:trPr>
        <w:tc>
          <w:tcPr>
            <w:tcW w:w="1418" w:type="dxa"/>
            <w:gridSpan w:val="2"/>
          </w:tcPr>
          <w:p w14:paraId="7C894F2B" w14:textId="77777777" w:rsidR="009565E7" w:rsidRPr="005D19EF" w:rsidRDefault="009565E7" w:rsidP="00691C94">
            <w:pPr>
              <w:rPr>
                <w:b/>
                <w:bCs/>
              </w:rPr>
            </w:pPr>
            <w:bookmarkStart w:id="2" w:name="dbluepink" w:colFirst="1" w:colLast="1"/>
            <w:bookmarkEnd w:id="1"/>
            <w:r w:rsidRPr="005D19EF">
              <w:rPr>
                <w:b/>
                <w:bCs/>
              </w:rPr>
              <w:t>Question(s):</w:t>
            </w:r>
          </w:p>
        </w:tc>
        <w:tc>
          <w:tcPr>
            <w:tcW w:w="3827" w:type="dxa"/>
            <w:gridSpan w:val="2"/>
          </w:tcPr>
          <w:p w14:paraId="3AAF24AD" w14:textId="77777777" w:rsidR="009565E7" w:rsidRPr="005D19EF" w:rsidRDefault="009565E7" w:rsidP="005D19EF">
            <w:r>
              <w:t>1/2</w:t>
            </w:r>
          </w:p>
        </w:tc>
        <w:tc>
          <w:tcPr>
            <w:tcW w:w="4395" w:type="dxa"/>
            <w:gridSpan w:val="2"/>
          </w:tcPr>
          <w:p w14:paraId="6C1EC4A8" w14:textId="77777777" w:rsidR="009565E7" w:rsidRPr="005D19EF" w:rsidRDefault="009565E7" w:rsidP="00BD226A">
            <w:pPr>
              <w:jc w:val="right"/>
            </w:pPr>
            <w:r>
              <w:t>Virtual</w:t>
            </w:r>
            <w:r w:rsidRPr="00D52A9C">
              <w:t xml:space="preserve">, </w:t>
            </w:r>
            <w:r>
              <w:t>31 May</w:t>
            </w:r>
            <w:r w:rsidRPr="00D52A9C">
              <w:t xml:space="preserve"> </w:t>
            </w:r>
            <w:r>
              <w:t xml:space="preserve">– 11 June </w:t>
            </w:r>
            <w:r w:rsidRPr="00D52A9C">
              <w:t>202</w:t>
            </w:r>
            <w:r>
              <w:t>1</w:t>
            </w:r>
          </w:p>
        </w:tc>
      </w:tr>
      <w:bookmarkEnd w:id="2"/>
      <w:tr w:rsidR="009565E7" w:rsidRPr="005D19EF" w14:paraId="430CE580" w14:textId="77777777" w:rsidTr="00BC1FAE">
        <w:trPr>
          <w:cantSplit/>
          <w:jc w:val="center"/>
        </w:trPr>
        <w:tc>
          <w:tcPr>
            <w:tcW w:w="9640" w:type="dxa"/>
            <w:gridSpan w:val="6"/>
          </w:tcPr>
          <w:p w14:paraId="75F49534" w14:textId="77777777" w:rsidR="009565E7" w:rsidRPr="005D19EF" w:rsidRDefault="009565E7" w:rsidP="00691C94">
            <w:pPr>
              <w:jc w:val="center"/>
              <w:rPr>
                <w:b/>
                <w:bCs/>
              </w:rPr>
            </w:pPr>
            <w:r>
              <w:rPr>
                <w:b/>
                <w:bCs/>
              </w:rPr>
              <w:t>TD</w:t>
            </w:r>
          </w:p>
        </w:tc>
      </w:tr>
      <w:tr w:rsidR="009565E7" w:rsidRPr="005D19EF" w14:paraId="41B3701E" w14:textId="77777777" w:rsidTr="00D57D7F">
        <w:trPr>
          <w:cantSplit/>
          <w:jc w:val="center"/>
        </w:trPr>
        <w:tc>
          <w:tcPr>
            <w:tcW w:w="1418" w:type="dxa"/>
            <w:gridSpan w:val="2"/>
          </w:tcPr>
          <w:p w14:paraId="60CD31D8" w14:textId="77777777" w:rsidR="009565E7" w:rsidRPr="005D19EF" w:rsidRDefault="009565E7" w:rsidP="00691C94">
            <w:pPr>
              <w:rPr>
                <w:b/>
                <w:bCs/>
              </w:rPr>
            </w:pPr>
            <w:r w:rsidRPr="005D19EF">
              <w:rPr>
                <w:b/>
                <w:bCs/>
              </w:rPr>
              <w:t>Source:</w:t>
            </w:r>
          </w:p>
        </w:tc>
        <w:tc>
          <w:tcPr>
            <w:tcW w:w="8222" w:type="dxa"/>
            <w:gridSpan w:val="4"/>
          </w:tcPr>
          <w:p w14:paraId="3AFE1D36" w14:textId="77777777" w:rsidR="009565E7" w:rsidRPr="005D19EF" w:rsidRDefault="009565E7" w:rsidP="005D19EF">
            <w:r>
              <w:t>Editor, TR.MMWF</w:t>
            </w:r>
          </w:p>
        </w:tc>
      </w:tr>
      <w:tr w:rsidR="009565E7" w:rsidRPr="005D19EF" w14:paraId="79A5CBE6" w14:textId="77777777" w:rsidTr="00D57D7F">
        <w:trPr>
          <w:cantSplit/>
          <w:jc w:val="center"/>
        </w:trPr>
        <w:tc>
          <w:tcPr>
            <w:tcW w:w="1418" w:type="dxa"/>
            <w:gridSpan w:val="2"/>
          </w:tcPr>
          <w:p w14:paraId="1BE0FE06" w14:textId="77777777" w:rsidR="009565E7" w:rsidRPr="005D19EF" w:rsidRDefault="009565E7" w:rsidP="00691C94">
            <w:r w:rsidRPr="005D19EF">
              <w:rPr>
                <w:b/>
                <w:bCs/>
              </w:rPr>
              <w:t>Title:</w:t>
            </w:r>
          </w:p>
        </w:tc>
        <w:tc>
          <w:tcPr>
            <w:tcW w:w="8222" w:type="dxa"/>
            <w:gridSpan w:val="4"/>
          </w:tcPr>
          <w:p w14:paraId="217DFED4" w14:textId="77777777" w:rsidR="009565E7" w:rsidRPr="005D19EF" w:rsidRDefault="009565E7" w:rsidP="003565AC">
            <w:r>
              <w:t xml:space="preserve">Draft Text of Technical Report: “Methodologies to mitigate Wangiri Fraud”  </w:t>
            </w:r>
          </w:p>
        </w:tc>
      </w:tr>
      <w:tr w:rsidR="009565E7" w:rsidRPr="005D19EF" w14:paraId="6B75583A" w14:textId="77777777" w:rsidTr="00D57D7F">
        <w:trPr>
          <w:cantSplit/>
          <w:jc w:val="center"/>
        </w:trPr>
        <w:tc>
          <w:tcPr>
            <w:tcW w:w="1418" w:type="dxa"/>
            <w:gridSpan w:val="2"/>
            <w:tcBorders>
              <w:bottom w:val="single" w:sz="6" w:space="0" w:color="auto"/>
            </w:tcBorders>
          </w:tcPr>
          <w:p w14:paraId="688C424B" w14:textId="77777777" w:rsidR="009565E7" w:rsidRPr="005D19EF" w:rsidRDefault="009565E7" w:rsidP="00691C94">
            <w:pPr>
              <w:rPr>
                <w:b/>
                <w:bCs/>
              </w:rPr>
            </w:pPr>
            <w:r w:rsidRPr="005D19EF">
              <w:rPr>
                <w:b/>
                <w:bCs/>
              </w:rPr>
              <w:t>Purpose:</w:t>
            </w:r>
          </w:p>
        </w:tc>
        <w:tc>
          <w:tcPr>
            <w:tcW w:w="8222" w:type="dxa"/>
            <w:gridSpan w:val="4"/>
            <w:tcBorders>
              <w:bottom w:val="single" w:sz="6" w:space="0" w:color="auto"/>
            </w:tcBorders>
          </w:tcPr>
          <w:p w14:paraId="67D82E4E" w14:textId="77777777" w:rsidR="009565E7" w:rsidRPr="005D19EF" w:rsidRDefault="009565E7" w:rsidP="00691C94">
            <w:r>
              <w:t>Proposal</w:t>
            </w:r>
          </w:p>
        </w:tc>
      </w:tr>
      <w:tr w:rsidR="009565E7" w:rsidRPr="006B318C" w14:paraId="7D71A596" w14:textId="77777777" w:rsidTr="00D57D7F">
        <w:trPr>
          <w:cantSplit/>
          <w:jc w:val="center"/>
        </w:trPr>
        <w:tc>
          <w:tcPr>
            <w:tcW w:w="1418" w:type="dxa"/>
            <w:gridSpan w:val="2"/>
            <w:tcBorders>
              <w:top w:val="single" w:sz="6" w:space="0" w:color="auto"/>
              <w:bottom w:val="single" w:sz="6" w:space="0" w:color="auto"/>
            </w:tcBorders>
          </w:tcPr>
          <w:p w14:paraId="0FC68682" w14:textId="77777777" w:rsidR="009565E7" w:rsidRPr="005D19EF" w:rsidRDefault="009565E7" w:rsidP="00D52A9C">
            <w:pPr>
              <w:rPr>
                <w:b/>
                <w:bCs/>
              </w:rPr>
            </w:pPr>
            <w:r w:rsidRPr="005D19EF">
              <w:rPr>
                <w:b/>
                <w:bCs/>
              </w:rPr>
              <w:t>Contact:</w:t>
            </w:r>
          </w:p>
        </w:tc>
        <w:tc>
          <w:tcPr>
            <w:tcW w:w="4111" w:type="dxa"/>
            <w:gridSpan w:val="3"/>
            <w:tcBorders>
              <w:top w:val="single" w:sz="6" w:space="0" w:color="auto"/>
              <w:bottom w:val="single" w:sz="6" w:space="0" w:color="auto"/>
            </w:tcBorders>
          </w:tcPr>
          <w:p w14:paraId="4E22F02F" w14:textId="77777777" w:rsidR="009565E7" w:rsidRPr="005D19EF" w:rsidRDefault="000C3C77" w:rsidP="00D52A9C">
            <w:sdt>
              <w:sdtPr>
                <w:alias w:val="ContactNameOrgCountry"/>
                <w:tag w:val="ContactNameOrgCountry"/>
                <w:id w:val="-22015140"/>
                <w:placeholder>
                  <w:docPart w:val="6F9BE7D48D0541BDAC83B802DE78CF83"/>
                </w:placeholder>
                <w:text w:multiLine="1"/>
              </w:sdtPr>
              <w:sdtEndPr/>
              <w:sdtContent>
                <w:r w:rsidR="009565E7">
                  <w:t>Ahmed Tajelsir Atya MOHAMMED</w:t>
                </w:r>
                <w:r w:rsidR="009565E7">
                  <w:br/>
                  <w:t>Telecommunications and Post Regulatory Authority</w:t>
                </w:r>
                <w:r w:rsidR="009565E7">
                  <w:br/>
                  <w:t>Sudan</w:t>
                </w:r>
              </w:sdtContent>
            </w:sdt>
          </w:p>
        </w:tc>
        <w:sdt>
          <w:sdtPr>
            <w:alias w:val="ContactTelFaxEmail"/>
            <w:tag w:val="ContactTelFaxEmail"/>
            <w:id w:val="-263381078"/>
            <w:placeholder>
              <w:docPart w:val="AF15F4E429E84513A631CFEE631FF16D"/>
            </w:placeholder>
          </w:sdtPr>
          <w:sdtEndPr/>
          <w:sdtContent>
            <w:sdt>
              <w:sdtPr>
                <w:alias w:val="ContactTelFaxEmail"/>
                <w:tag w:val="ContactTelFaxEmail"/>
                <w:id w:val="-1212186010"/>
                <w:placeholder>
                  <w:docPart w:val="D7F2714B482A436585143036F4FD1288"/>
                </w:placeholder>
              </w:sdtPr>
              <w:sdtEndPr/>
              <w:sdtContent>
                <w:tc>
                  <w:tcPr>
                    <w:tcW w:w="4111" w:type="dxa"/>
                    <w:tcBorders>
                      <w:top w:val="single" w:sz="6" w:space="0" w:color="auto"/>
                      <w:bottom w:val="single" w:sz="6" w:space="0" w:color="auto"/>
                    </w:tcBorders>
                  </w:tcPr>
                  <w:p w14:paraId="2D651570" w14:textId="77777777" w:rsidR="009565E7" w:rsidRDefault="009565E7" w:rsidP="00D52A9C">
                    <w:r>
                      <w:t>Tel:</w:t>
                    </w:r>
                    <w:r>
                      <w:tab/>
                      <w:t xml:space="preserve">+249187171277 </w:t>
                    </w:r>
                  </w:p>
                  <w:p w14:paraId="19F445C7" w14:textId="77777777" w:rsidR="009565E7" w:rsidRDefault="009565E7" w:rsidP="00EE1CD5">
                    <w:pPr>
                      <w:spacing w:before="0"/>
                    </w:pPr>
                    <w:r w:rsidRPr="005D19EF">
                      <w:t xml:space="preserve">Fax: </w:t>
                    </w:r>
                    <w:r>
                      <w:tab/>
                    </w:r>
                    <w:r w:rsidRPr="005D19EF">
                      <w:t>+249183</w:t>
                    </w:r>
                    <w:r>
                      <w:t>484486</w:t>
                    </w:r>
                  </w:p>
                  <w:p w14:paraId="4B259FD6" w14:textId="77777777" w:rsidR="009565E7" w:rsidRPr="00D52A9C" w:rsidRDefault="009565E7" w:rsidP="00EE1CD5">
                    <w:pPr>
                      <w:spacing w:before="0"/>
                      <w:rPr>
                        <w:lang w:val="fr-FR"/>
                      </w:rPr>
                    </w:pPr>
                    <w:r w:rsidRPr="00E544AF">
                      <w:rPr>
                        <w:lang w:val="fr-CH"/>
                      </w:rPr>
                      <w:t>E-mail:</w:t>
                    </w:r>
                    <w:r>
                      <w:rPr>
                        <w:lang w:val="fr-CH"/>
                      </w:rPr>
                      <w:t xml:space="preserve"> </w:t>
                    </w:r>
                    <w:r>
                      <w:fldChar w:fldCharType="begin"/>
                    </w:r>
                    <w:r w:rsidRPr="006B318C">
                      <w:rPr>
                        <w:lang w:val="fr-CH"/>
                      </w:rPr>
                      <w:instrText xml:space="preserve"> HYPERLINK "mailto:ahmed.atyya@tpra.gov.sd" </w:instrText>
                    </w:r>
                    <w:r>
                      <w:fldChar w:fldCharType="separate"/>
                    </w:r>
                    <w:r w:rsidRPr="003A56A0">
                      <w:rPr>
                        <w:rStyle w:val="Hyperlink"/>
                        <w:lang w:val="fr-CH"/>
                      </w:rPr>
                      <w:t>ahmed.atyya@tpra.gov.sd</w:t>
                    </w:r>
                    <w:r>
                      <w:rPr>
                        <w:rStyle w:val="Hyperlink"/>
                        <w:lang w:val="fr-CH"/>
                      </w:rPr>
                      <w:fldChar w:fldCharType="end"/>
                    </w:r>
                    <w:r>
                      <w:rPr>
                        <w:lang w:val="fr-CH"/>
                      </w:rPr>
                      <w:t xml:space="preserve"> </w:t>
                    </w:r>
                  </w:p>
                </w:tc>
              </w:sdtContent>
            </w:sdt>
          </w:sdtContent>
        </w:sdt>
      </w:tr>
      <w:tr w:rsidR="009565E7" w:rsidRPr="006C3654" w14:paraId="6ED933EB" w14:textId="77777777" w:rsidTr="008310AC">
        <w:trPr>
          <w:cantSplit/>
          <w:trHeight w:val="433"/>
          <w:jc w:val="center"/>
        </w:trPr>
        <w:tc>
          <w:tcPr>
            <w:tcW w:w="1418" w:type="dxa"/>
            <w:gridSpan w:val="2"/>
          </w:tcPr>
          <w:p w14:paraId="0BEA6B53" w14:textId="77777777" w:rsidR="009565E7" w:rsidRPr="006C3654" w:rsidRDefault="009565E7" w:rsidP="00BB6552">
            <w:pPr>
              <w:rPr>
                <w:b/>
                <w:bCs/>
              </w:rPr>
            </w:pPr>
            <w:bookmarkStart w:id="3" w:name="dtitle1" w:colFirst="1" w:colLast="1"/>
            <w:r w:rsidRPr="006C3654">
              <w:rPr>
                <w:b/>
                <w:bCs/>
              </w:rPr>
              <w:t>Keywords:</w:t>
            </w:r>
          </w:p>
        </w:tc>
        <w:tc>
          <w:tcPr>
            <w:tcW w:w="8222" w:type="dxa"/>
            <w:gridSpan w:val="4"/>
          </w:tcPr>
          <w:p w14:paraId="3B23FE22" w14:textId="77777777" w:rsidR="009565E7" w:rsidRPr="006C3654" w:rsidRDefault="009565E7" w:rsidP="00BD226A">
            <w:r>
              <w:rPr>
                <w:rStyle w:val="PlaceholderText"/>
                <w:color w:val="auto"/>
              </w:rPr>
              <w:t>Wangiri</w:t>
            </w:r>
            <w:r w:rsidRPr="006C3654">
              <w:rPr>
                <w:rStyle w:val="PlaceholderText"/>
                <w:color w:val="auto"/>
              </w:rPr>
              <w:t xml:space="preserve">; </w:t>
            </w:r>
            <w:r>
              <w:rPr>
                <w:rStyle w:val="PlaceholderText"/>
                <w:color w:val="auto"/>
              </w:rPr>
              <w:t xml:space="preserve">premium rated numbers </w:t>
            </w:r>
            <w:r w:rsidRPr="006C3654">
              <w:rPr>
                <w:rStyle w:val="PlaceholderText"/>
                <w:color w:val="auto"/>
              </w:rPr>
              <w:t xml:space="preserve">; </w:t>
            </w:r>
          </w:p>
        </w:tc>
      </w:tr>
      <w:tr w:rsidR="009565E7" w:rsidRPr="006C3654" w14:paraId="14B9A0E0" w14:textId="77777777" w:rsidTr="00D57D7F">
        <w:trPr>
          <w:cantSplit/>
          <w:jc w:val="center"/>
        </w:trPr>
        <w:tc>
          <w:tcPr>
            <w:tcW w:w="1418" w:type="dxa"/>
            <w:gridSpan w:val="2"/>
          </w:tcPr>
          <w:p w14:paraId="1DA9A8D9" w14:textId="77777777" w:rsidR="009565E7" w:rsidRPr="006C3654" w:rsidRDefault="009565E7" w:rsidP="00BB6552">
            <w:pPr>
              <w:rPr>
                <w:b/>
                <w:bCs/>
              </w:rPr>
            </w:pPr>
            <w:r w:rsidRPr="006C3654">
              <w:rPr>
                <w:b/>
                <w:bCs/>
              </w:rPr>
              <w:t>Abstract:</w:t>
            </w:r>
          </w:p>
        </w:tc>
        <w:tc>
          <w:tcPr>
            <w:tcW w:w="8222" w:type="dxa"/>
            <w:gridSpan w:val="4"/>
          </w:tcPr>
          <w:p w14:paraId="10BF44A8" w14:textId="77777777" w:rsidR="009565E7" w:rsidRPr="006C3654" w:rsidRDefault="009565E7" w:rsidP="00695C4A">
            <w:pPr>
              <w:jc w:val="lowKashida"/>
            </w:pPr>
            <w:r w:rsidRPr="00F825CB">
              <w:rPr>
                <w:rStyle w:val="PlaceholderText"/>
                <w:color w:val="auto"/>
              </w:rPr>
              <w:t>This</w:t>
            </w:r>
            <w:r>
              <w:rPr>
                <w:rStyle w:val="PlaceholderText"/>
                <w:color w:val="auto"/>
              </w:rPr>
              <w:t xml:space="preserve"> TD</w:t>
            </w:r>
            <w:r w:rsidRPr="00F825CB">
              <w:rPr>
                <w:rStyle w:val="PlaceholderText"/>
                <w:color w:val="auto"/>
              </w:rPr>
              <w:t xml:space="preserve"> </w:t>
            </w:r>
            <w:r>
              <w:rPr>
                <w:rStyle w:val="PlaceholderText"/>
                <w:color w:val="auto"/>
              </w:rPr>
              <w:t xml:space="preserve">is containing a draft text of the new work item of Technical Report </w:t>
            </w:r>
            <w:r>
              <w:t xml:space="preserve">“Methodologies to mitigate Wangiri Fraud” which is trying to describe </w:t>
            </w:r>
            <w:r>
              <w:rPr>
                <w:rStyle w:val="PlaceholderText"/>
                <w:color w:val="auto"/>
              </w:rPr>
              <w:t>the problem of Wangiri fraud and suggest some methodologies to prevent subscribers</w:t>
            </w:r>
            <w:r w:rsidRPr="00F825CB">
              <w:rPr>
                <w:rStyle w:val="PlaceholderText"/>
                <w:color w:val="auto"/>
              </w:rPr>
              <w:t>.</w:t>
            </w:r>
          </w:p>
        </w:tc>
      </w:tr>
    </w:tbl>
    <w:bookmarkEnd w:id="3"/>
    <w:p w14:paraId="305D5B90" w14:textId="77777777" w:rsidR="009565E7" w:rsidRDefault="009565E7" w:rsidP="00695C4A">
      <w:pPr>
        <w:rPr>
          <w:b/>
          <w:bCs/>
        </w:rPr>
      </w:pPr>
      <w:r>
        <w:rPr>
          <w:b/>
          <w:bCs/>
        </w:rPr>
        <w:t>Summary:</w:t>
      </w:r>
    </w:p>
    <w:p w14:paraId="088E60E8" w14:textId="77777777" w:rsidR="009565E7" w:rsidRDefault="009565E7" w:rsidP="007D28DA">
      <w:pPr>
        <w:tabs>
          <w:tab w:val="left" w:pos="1465"/>
        </w:tabs>
      </w:pPr>
      <w:r>
        <w:t>The new work item has been approved during Q ½ meeting to draft a Technical Report: “Methodologies to mitigate Wangiri Fraud”. The baseline text is found below in Annex 1 and A.13 justification form is in Annex 2.</w:t>
      </w:r>
    </w:p>
    <w:p w14:paraId="59286398" w14:textId="77777777" w:rsidR="009565E7" w:rsidRDefault="009565E7" w:rsidP="00175AC8">
      <w:pPr>
        <w:spacing w:before="0"/>
      </w:pPr>
      <w:r>
        <w:br w:type="page"/>
      </w:r>
    </w:p>
    <w:p w14:paraId="7D81AAB6" w14:textId="77777777" w:rsidR="009565E7" w:rsidRDefault="009565E7" w:rsidP="00896AE2">
      <w:pPr>
        <w:sectPr w:rsidR="009565E7" w:rsidSect="00D45439">
          <w:headerReference w:type="default" r:id="rId12"/>
          <w:footerReference w:type="first" r:id="rId13"/>
          <w:pgSz w:w="11907" w:h="16840" w:code="9"/>
          <w:pgMar w:top="1134" w:right="1134" w:bottom="1134" w:left="1134" w:header="425" w:footer="709" w:gutter="0"/>
          <w:cols w:space="720"/>
          <w:titlePg/>
          <w:docGrid w:linePitch="360"/>
          <w:sectPrChange w:id="4" w:author="hp" w:date="2022-04-28T10:57:00Z">
            <w:sectPr w:rsidR="009565E7" w:rsidSect="00D45439">
              <w:pgMar w:top="1225" w:right="1281" w:bottom="1440" w:left="1140" w:header="720" w:footer="720" w:gutter="0"/>
              <w:docGrid w:linePitch="326"/>
            </w:sectPr>
          </w:sectPrChange>
        </w:sectPr>
      </w:pPr>
    </w:p>
    <w:tbl>
      <w:tblPr>
        <w:tblW w:w="9948" w:type="dxa"/>
        <w:tblLayout w:type="fixed"/>
        <w:tblLook w:val="0000" w:firstRow="0" w:lastRow="0" w:firstColumn="0" w:lastColumn="0" w:noHBand="0" w:noVBand="0"/>
      </w:tblPr>
      <w:tblGrid>
        <w:gridCol w:w="1418"/>
        <w:gridCol w:w="10"/>
        <w:gridCol w:w="2520"/>
        <w:gridCol w:w="2029"/>
        <w:gridCol w:w="3971"/>
      </w:tblGrid>
      <w:tr w:rsidR="009565E7" w14:paraId="403C8CB0" w14:textId="77777777" w:rsidTr="00D706AE">
        <w:trPr>
          <w:trHeight w:hRule="exact" w:val="1418"/>
        </w:trPr>
        <w:tc>
          <w:tcPr>
            <w:tcW w:w="1428" w:type="dxa"/>
            <w:gridSpan w:val="2"/>
          </w:tcPr>
          <w:p w14:paraId="727F08EB" w14:textId="77777777" w:rsidR="009565E7" w:rsidRDefault="009565E7" w:rsidP="00D706AE"/>
          <w:p w14:paraId="0E860281" w14:textId="77777777" w:rsidR="009565E7" w:rsidRDefault="009565E7" w:rsidP="00D706AE">
            <w:pPr>
              <w:spacing w:before="0"/>
              <w:rPr>
                <w:b/>
                <w:sz w:val="16"/>
              </w:rPr>
            </w:pPr>
          </w:p>
        </w:tc>
        <w:tc>
          <w:tcPr>
            <w:tcW w:w="8520" w:type="dxa"/>
            <w:gridSpan w:val="3"/>
          </w:tcPr>
          <w:p w14:paraId="461ACE54" w14:textId="77777777" w:rsidR="009565E7" w:rsidRDefault="009565E7" w:rsidP="00D706AE">
            <w:pPr>
              <w:spacing w:before="0"/>
              <w:rPr>
                <w:rFonts w:ascii="Arial" w:hAnsi="Arial" w:cs="Arial"/>
              </w:rPr>
            </w:pPr>
          </w:p>
          <w:p w14:paraId="0D6A4097" w14:textId="77777777" w:rsidR="009565E7" w:rsidRDefault="009565E7" w:rsidP="00D706AE">
            <w:pPr>
              <w:spacing w:before="284"/>
              <w:rPr>
                <w:rFonts w:ascii="Arial" w:hAnsi="Arial" w:cs="Arial"/>
                <w:b/>
                <w:bCs/>
                <w:sz w:val="18"/>
              </w:rPr>
            </w:pPr>
            <w:r>
              <w:rPr>
                <w:rFonts w:ascii="Arial" w:hAnsi="Arial" w:cs="Arial"/>
                <w:b/>
                <w:bCs/>
                <w:color w:val="808080"/>
                <w:spacing w:val="100"/>
              </w:rPr>
              <w:t>International Telecommunication Union</w:t>
            </w:r>
          </w:p>
        </w:tc>
      </w:tr>
      <w:tr w:rsidR="009565E7" w14:paraId="58E594A7" w14:textId="77777777" w:rsidTr="00D706AE">
        <w:trPr>
          <w:trHeight w:hRule="exact" w:val="992"/>
        </w:trPr>
        <w:tc>
          <w:tcPr>
            <w:tcW w:w="1428" w:type="dxa"/>
            <w:gridSpan w:val="2"/>
          </w:tcPr>
          <w:p w14:paraId="6DEE1FBD" w14:textId="77777777" w:rsidR="009565E7" w:rsidRDefault="009565E7" w:rsidP="00D706AE">
            <w:pPr>
              <w:spacing w:before="0"/>
            </w:pPr>
          </w:p>
        </w:tc>
        <w:tc>
          <w:tcPr>
            <w:tcW w:w="8520" w:type="dxa"/>
            <w:gridSpan w:val="3"/>
          </w:tcPr>
          <w:p w14:paraId="634493C3" w14:textId="77777777" w:rsidR="009565E7" w:rsidRDefault="009565E7" w:rsidP="00D706AE"/>
        </w:tc>
      </w:tr>
      <w:tr w:rsidR="009565E7" w14:paraId="6F735511" w14:textId="77777777" w:rsidTr="00D706AE">
        <w:tblPrEx>
          <w:tblCellMar>
            <w:left w:w="85" w:type="dxa"/>
            <w:right w:w="85" w:type="dxa"/>
          </w:tblCellMar>
        </w:tblPrEx>
        <w:trPr>
          <w:gridBefore w:val="2"/>
          <w:wBefore w:w="1428" w:type="dxa"/>
        </w:trPr>
        <w:tc>
          <w:tcPr>
            <w:tcW w:w="2520" w:type="dxa"/>
          </w:tcPr>
          <w:p w14:paraId="7A84AB52" w14:textId="77777777" w:rsidR="009565E7" w:rsidRDefault="009565E7" w:rsidP="00D706AE">
            <w:pPr>
              <w:rPr>
                <w:b/>
                <w:sz w:val="18"/>
              </w:rPr>
            </w:pPr>
            <w:bookmarkStart w:id="5" w:name="dnume" w:colFirst="1" w:colLast="1"/>
            <w:r>
              <w:rPr>
                <w:rFonts w:ascii="Arial" w:hAnsi="Arial"/>
                <w:b/>
                <w:spacing w:val="40"/>
                <w:sz w:val="72"/>
              </w:rPr>
              <w:t>ITU-T</w:t>
            </w:r>
          </w:p>
        </w:tc>
        <w:tc>
          <w:tcPr>
            <w:tcW w:w="6000" w:type="dxa"/>
            <w:gridSpan w:val="2"/>
          </w:tcPr>
          <w:p w14:paraId="4EAD7521" w14:textId="77777777" w:rsidR="009565E7" w:rsidRPr="00C92738" w:rsidRDefault="009565E7" w:rsidP="00D706AE">
            <w:pPr>
              <w:spacing w:before="240"/>
              <w:jc w:val="right"/>
              <w:rPr>
                <w:rFonts w:ascii="Arial" w:hAnsi="Arial" w:cs="Arial"/>
                <w:b/>
                <w:sz w:val="60"/>
              </w:rPr>
            </w:pPr>
            <w:r w:rsidRPr="007777D2">
              <w:rPr>
                <w:rFonts w:ascii="Arial" w:hAnsi="Arial"/>
                <w:b/>
                <w:sz w:val="60"/>
              </w:rPr>
              <w:t xml:space="preserve">Technical </w:t>
            </w:r>
            <w:r>
              <w:rPr>
                <w:rFonts w:ascii="Arial" w:hAnsi="Arial"/>
                <w:b/>
                <w:sz w:val="60"/>
              </w:rPr>
              <w:t>Report</w:t>
            </w:r>
          </w:p>
        </w:tc>
      </w:tr>
      <w:tr w:rsidR="009565E7" w14:paraId="3EFBDE5E" w14:textId="77777777" w:rsidTr="00D706AE">
        <w:tblPrEx>
          <w:tblCellMar>
            <w:left w:w="85" w:type="dxa"/>
            <w:right w:w="85" w:type="dxa"/>
          </w:tblCellMar>
        </w:tblPrEx>
        <w:trPr>
          <w:gridBefore w:val="2"/>
          <w:wBefore w:w="1428" w:type="dxa"/>
          <w:trHeight w:val="974"/>
        </w:trPr>
        <w:tc>
          <w:tcPr>
            <w:tcW w:w="4549" w:type="dxa"/>
            <w:gridSpan w:val="2"/>
          </w:tcPr>
          <w:p w14:paraId="36936476" w14:textId="77777777" w:rsidR="009565E7" w:rsidRPr="007777D2" w:rsidRDefault="009565E7" w:rsidP="00D706AE">
            <w:pPr>
              <w:rPr>
                <w:b/>
              </w:rPr>
            </w:pPr>
            <w:bookmarkStart w:id="6" w:name="ddatee" w:colFirst="1" w:colLast="1"/>
            <w:bookmarkEnd w:id="5"/>
            <w:r w:rsidRPr="007777D2">
              <w:rPr>
                <w:rFonts w:ascii="Arial" w:hAnsi="Arial"/>
              </w:rPr>
              <w:t>TELECOMMUNICATION</w:t>
            </w:r>
            <w:r w:rsidRPr="007777D2">
              <w:rPr>
                <w:rFonts w:ascii="Arial" w:hAnsi="Arial"/>
              </w:rPr>
              <w:br/>
              <w:t>STANDARDIZATION  SECTOR</w:t>
            </w:r>
            <w:r w:rsidRPr="007777D2">
              <w:rPr>
                <w:rFonts w:ascii="Arial" w:hAnsi="Arial"/>
              </w:rPr>
              <w:br/>
              <w:t>OF  ITU</w:t>
            </w:r>
          </w:p>
        </w:tc>
        <w:tc>
          <w:tcPr>
            <w:tcW w:w="3971" w:type="dxa"/>
          </w:tcPr>
          <w:p w14:paraId="4F81E34D" w14:textId="77777777" w:rsidR="009565E7" w:rsidRPr="009635CB" w:rsidRDefault="009565E7" w:rsidP="00D706AE">
            <w:pPr>
              <w:spacing w:before="284"/>
            </w:pPr>
          </w:p>
          <w:p w14:paraId="44F9D20C" w14:textId="77777777" w:rsidR="009565E7" w:rsidRPr="007777D2" w:rsidRDefault="009565E7" w:rsidP="00D706AE">
            <w:pPr>
              <w:wordWrap w:val="0"/>
              <w:spacing w:before="284"/>
              <w:jc w:val="right"/>
              <w:rPr>
                <w:rFonts w:ascii="Arial" w:hAnsi="Arial"/>
                <w:sz w:val="28"/>
              </w:rPr>
            </w:pPr>
            <w:r>
              <w:rPr>
                <w:rFonts w:ascii="Arial" w:hAnsi="Arial"/>
                <w:sz w:val="28"/>
              </w:rPr>
              <w:t>(</w:t>
            </w:r>
            <w:r w:rsidRPr="009635CB">
              <w:rPr>
                <w:rFonts w:ascii="Arial" w:hAnsi="Arial"/>
                <w:sz w:val="28"/>
                <w:highlight w:val="yellow"/>
              </w:rPr>
              <w:t>dd</w:t>
            </w:r>
            <w:r>
              <w:rPr>
                <w:rFonts w:ascii="Arial" w:hAnsi="Arial"/>
                <w:sz w:val="28"/>
              </w:rPr>
              <w:t xml:space="preserve"> </w:t>
            </w:r>
            <w:r w:rsidRPr="009635CB">
              <w:rPr>
                <w:rFonts w:ascii="Arial" w:hAnsi="Arial"/>
                <w:sz w:val="28"/>
                <w:highlight w:val="yellow"/>
              </w:rPr>
              <w:t>MMM</w:t>
            </w:r>
            <w:r>
              <w:rPr>
                <w:rFonts w:ascii="Arial" w:hAnsi="Arial"/>
                <w:sz w:val="28"/>
              </w:rPr>
              <w:t xml:space="preserve"> </w:t>
            </w:r>
            <w:r w:rsidRPr="009635CB">
              <w:rPr>
                <w:rFonts w:ascii="Arial" w:hAnsi="Arial"/>
                <w:sz w:val="28"/>
                <w:highlight w:val="yellow"/>
              </w:rPr>
              <w:t>YYYY</w:t>
            </w:r>
            <w:r>
              <w:rPr>
                <w:rFonts w:ascii="Arial" w:hAnsi="Arial"/>
                <w:sz w:val="28"/>
              </w:rPr>
              <w:t>)</w:t>
            </w:r>
          </w:p>
        </w:tc>
      </w:tr>
      <w:tr w:rsidR="009565E7" w14:paraId="31D73457" w14:textId="77777777" w:rsidTr="00D706AE">
        <w:trPr>
          <w:cantSplit/>
          <w:trHeight w:hRule="exact" w:val="3402"/>
        </w:trPr>
        <w:tc>
          <w:tcPr>
            <w:tcW w:w="1418" w:type="dxa"/>
          </w:tcPr>
          <w:p w14:paraId="5F8E84FA" w14:textId="77777777" w:rsidR="009565E7" w:rsidRDefault="009565E7" w:rsidP="00D706AE">
            <w:pPr>
              <w:tabs>
                <w:tab w:val="right" w:pos="9639"/>
              </w:tabs>
              <w:rPr>
                <w:rFonts w:ascii="Arial" w:hAnsi="Arial"/>
                <w:sz w:val="18"/>
              </w:rPr>
            </w:pPr>
            <w:bookmarkStart w:id="7" w:name="dsece" w:colFirst="1" w:colLast="1"/>
            <w:bookmarkEnd w:id="6"/>
          </w:p>
        </w:tc>
        <w:tc>
          <w:tcPr>
            <w:tcW w:w="8530" w:type="dxa"/>
            <w:gridSpan w:val="4"/>
            <w:tcBorders>
              <w:bottom w:val="single" w:sz="12" w:space="0" w:color="auto"/>
            </w:tcBorders>
            <w:vAlign w:val="bottom"/>
          </w:tcPr>
          <w:p w14:paraId="799059F0" w14:textId="77777777" w:rsidR="009565E7" w:rsidRPr="007777D2" w:rsidRDefault="009565E7" w:rsidP="00D706AE">
            <w:pPr>
              <w:tabs>
                <w:tab w:val="right" w:pos="9639"/>
              </w:tabs>
              <w:rPr>
                <w:rFonts w:ascii="Arial" w:hAnsi="Arial"/>
                <w:sz w:val="32"/>
              </w:rPr>
            </w:pPr>
          </w:p>
        </w:tc>
      </w:tr>
      <w:tr w:rsidR="009565E7" w14:paraId="63581C3F" w14:textId="77777777" w:rsidTr="00D706AE">
        <w:trPr>
          <w:cantSplit/>
          <w:trHeight w:hRule="exact" w:val="4536"/>
        </w:trPr>
        <w:tc>
          <w:tcPr>
            <w:tcW w:w="1418" w:type="dxa"/>
          </w:tcPr>
          <w:p w14:paraId="27FFB3AA" w14:textId="77777777" w:rsidR="009565E7" w:rsidRDefault="009565E7" w:rsidP="00D706AE">
            <w:pPr>
              <w:tabs>
                <w:tab w:val="right" w:pos="9639"/>
              </w:tabs>
              <w:rPr>
                <w:rFonts w:ascii="Arial" w:hAnsi="Arial"/>
                <w:sz w:val="18"/>
              </w:rPr>
            </w:pPr>
            <w:bookmarkStart w:id="8" w:name="c1tite" w:colFirst="1" w:colLast="1"/>
            <w:bookmarkEnd w:id="7"/>
          </w:p>
        </w:tc>
        <w:tc>
          <w:tcPr>
            <w:tcW w:w="8530" w:type="dxa"/>
            <w:gridSpan w:val="4"/>
          </w:tcPr>
          <w:p w14:paraId="179C543B" w14:textId="77777777" w:rsidR="009565E7" w:rsidRPr="00737170" w:rsidRDefault="009565E7" w:rsidP="00D706AE">
            <w:pPr>
              <w:tabs>
                <w:tab w:val="right" w:pos="9639"/>
              </w:tabs>
              <w:rPr>
                <w:rFonts w:ascii="Arial" w:hAnsi="Arial" w:cs="Arial"/>
                <w:b/>
                <w:bCs/>
                <w:sz w:val="36"/>
              </w:rPr>
            </w:pPr>
            <w:r w:rsidRPr="00573CEA">
              <w:rPr>
                <w:rFonts w:ascii="Arial" w:hAnsi="Arial" w:cs="Arial"/>
                <w:b/>
                <w:bCs/>
                <w:sz w:val="36"/>
              </w:rPr>
              <w:t>Methodologies to mitigate Wangiri Fraud</w:t>
            </w:r>
          </w:p>
        </w:tc>
      </w:tr>
      <w:bookmarkEnd w:id="8"/>
      <w:tr w:rsidR="009565E7" w14:paraId="13A6523F" w14:textId="77777777" w:rsidTr="00D706AE">
        <w:trPr>
          <w:cantSplit/>
          <w:trHeight w:hRule="exact" w:val="1418"/>
        </w:trPr>
        <w:tc>
          <w:tcPr>
            <w:tcW w:w="1418" w:type="dxa"/>
          </w:tcPr>
          <w:p w14:paraId="46407B4C" w14:textId="77777777" w:rsidR="009565E7" w:rsidRDefault="009565E7" w:rsidP="00D706AE">
            <w:pPr>
              <w:tabs>
                <w:tab w:val="right" w:pos="9639"/>
              </w:tabs>
              <w:rPr>
                <w:rFonts w:ascii="Arial" w:hAnsi="Arial"/>
                <w:sz w:val="18"/>
              </w:rPr>
            </w:pPr>
          </w:p>
        </w:tc>
        <w:tc>
          <w:tcPr>
            <w:tcW w:w="8530" w:type="dxa"/>
            <w:gridSpan w:val="4"/>
            <w:vAlign w:val="bottom"/>
          </w:tcPr>
          <w:p w14:paraId="32C6E75B" w14:textId="77777777" w:rsidR="009565E7" w:rsidRPr="00C92738" w:rsidRDefault="009565E7" w:rsidP="00D706AE">
            <w:pPr>
              <w:tabs>
                <w:tab w:val="right" w:pos="9639"/>
              </w:tabs>
              <w:spacing w:before="60"/>
              <w:jc w:val="right"/>
              <w:rPr>
                <w:rFonts w:ascii="Arial" w:hAnsi="Arial" w:cs="Arial"/>
                <w:sz w:val="32"/>
              </w:rPr>
            </w:pPr>
            <w:bookmarkStart w:id="9" w:name="dnum2e"/>
            <w:bookmarkEnd w:id="9"/>
          </w:p>
        </w:tc>
      </w:tr>
    </w:tbl>
    <w:p w14:paraId="6EADF999" w14:textId="77777777" w:rsidR="009565E7" w:rsidRPr="007777D2" w:rsidRDefault="009565E7" w:rsidP="00896AE2">
      <w:pPr>
        <w:spacing w:after="120"/>
        <w:jc w:val="center"/>
        <w:sectPr w:rsidR="009565E7" w:rsidRPr="007777D2" w:rsidSect="00B22DA4">
          <w:headerReference w:type="first" r:id="rId14"/>
          <w:footerReference w:type="first" r:id="rId15"/>
          <w:pgSz w:w="11907" w:h="16840" w:code="9"/>
          <w:pgMar w:top="1225" w:right="1281" w:bottom="1440" w:left="1140" w:header="720" w:footer="720" w:gutter="0"/>
          <w:cols w:space="720"/>
          <w:titlePg/>
          <w:docGrid w:linePitch="326"/>
        </w:sectPr>
      </w:pPr>
    </w:p>
    <w:p w14:paraId="234D640F" w14:textId="77777777" w:rsidR="009565E7" w:rsidRPr="007777D2" w:rsidRDefault="009565E7" w:rsidP="00896AE2">
      <w:pPr>
        <w:pStyle w:val="Headingb"/>
      </w:pPr>
      <w:bookmarkStart w:id="10" w:name="_Toc44995568"/>
      <w:r w:rsidRPr="007777D2">
        <w:lastRenderedPageBreak/>
        <w:t>Summary</w:t>
      </w:r>
    </w:p>
    <w:bookmarkEnd w:id="10"/>
    <w:p w14:paraId="6B04687E" w14:textId="77777777" w:rsidR="009565E7" w:rsidRDefault="009565E7" w:rsidP="00896AE2">
      <w:pPr>
        <w:rPr>
          <w:lang w:bidi="ar-DZ"/>
        </w:rPr>
      </w:pPr>
      <w:r w:rsidRPr="007777D2">
        <w:rPr>
          <w:lang w:bidi="ar-DZ"/>
        </w:rPr>
        <w:t xml:space="preserve">This technical </w:t>
      </w:r>
      <w:r>
        <w:rPr>
          <w:lang w:bidi="ar-DZ"/>
        </w:rPr>
        <w:t>report</w:t>
      </w:r>
      <w:r w:rsidRPr="007777D2">
        <w:rPr>
          <w:lang w:bidi="ar-DZ"/>
        </w:rPr>
        <w:t xml:space="preserve"> </w:t>
      </w:r>
      <w:r>
        <w:rPr>
          <w:lang w:bidi="ar-DZ"/>
        </w:rPr>
        <w:t xml:space="preserve">aims to define Wangiri fraud in telecommunications and to provide the most effective methodologies to mitigate this type of fraud </w:t>
      </w:r>
    </w:p>
    <w:p w14:paraId="232989D5" w14:textId="77777777" w:rsidR="009565E7" w:rsidRDefault="009565E7" w:rsidP="00896AE2">
      <w:pPr>
        <w:rPr>
          <w:lang w:bidi="ar-DZ"/>
        </w:rPr>
      </w:pPr>
    </w:p>
    <w:p w14:paraId="0B998520" w14:textId="77777777" w:rsidR="009565E7" w:rsidRPr="00F14A92" w:rsidRDefault="009565E7" w:rsidP="00896AE2">
      <w:pPr>
        <w:pStyle w:val="Headingb"/>
        <w:rPr>
          <w:highlight w:val="yellow"/>
        </w:rPr>
      </w:pPr>
      <w:r w:rsidRPr="00F14A92">
        <w:rPr>
          <w:highlight w:val="yellow"/>
        </w:rPr>
        <w:t>Keywords</w:t>
      </w:r>
    </w:p>
    <w:p w14:paraId="1B94E0D0" w14:textId="77777777" w:rsidR="009565E7" w:rsidRDefault="009565E7" w:rsidP="009213B2">
      <w:pPr>
        <w:rPr>
          <w:lang w:bidi="ar-DZ"/>
        </w:rPr>
      </w:pPr>
      <w:r w:rsidRPr="009213B2">
        <w:rPr>
          <w:lang w:bidi="ar-DZ"/>
        </w:rPr>
        <w:t>[Wangiri; Premium rated numbers</w:t>
      </w:r>
      <w:r>
        <w:rPr>
          <w:lang w:bidi="ar-DZ"/>
        </w:rPr>
        <w:t>; Fraud</w:t>
      </w:r>
      <w:r w:rsidRPr="009213B2">
        <w:rPr>
          <w:lang w:bidi="ar-DZ"/>
        </w:rPr>
        <w:t>]</w:t>
      </w:r>
    </w:p>
    <w:p w14:paraId="39814A47" w14:textId="77777777" w:rsidR="009565E7" w:rsidRDefault="009565E7" w:rsidP="00896AE2">
      <w:pPr>
        <w:rPr>
          <w:lang w:bidi="ar-DZ"/>
        </w:rPr>
      </w:pPr>
    </w:p>
    <w:p w14:paraId="300B60E8" w14:textId="77777777" w:rsidR="009565E7" w:rsidRPr="007777D2" w:rsidRDefault="009565E7" w:rsidP="00896AE2">
      <w:pPr>
        <w:pStyle w:val="Headingb"/>
      </w:pPr>
      <w:r w:rsidRPr="007777D2">
        <w:t>Change Log</w:t>
      </w:r>
    </w:p>
    <w:p w14:paraId="3F917953" w14:textId="77777777" w:rsidR="009565E7" w:rsidRDefault="009565E7" w:rsidP="009213B2">
      <w:r w:rsidRPr="007777D2">
        <w:t xml:space="preserve">This document contains </w:t>
      </w:r>
      <w:r>
        <w:t>Version 1</w:t>
      </w:r>
      <w:r w:rsidRPr="007777D2">
        <w:t xml:space="preserve"> of the ITU-T Technical </w:t>
      </w:r>
      <w:r>
        <w:t>Report</w:t>
      </w:r>
      <w:r w:rsidRPr="007777D2">
        <w:t xml:space="preserve"> on “</w:t>
      </w:r>
      <w:r w:rsidRPr="009213B2">
        <w:rPr>
          <w:i/>
          <w:iCs/>
        </w:rPr>
        <w:t>Methodologies to mitigate Wangiri Fraud</w:t>
      </w:r>
      <w:r w:rsidRPr="007777D2">
        <w:t xml:space="preserve">” approved at the ITU-T Study Group </w:t>
      </w:r>
      <w:r>
        <w:t>02</w:t>
      </w:r>
      <w:r w:rsidRPr="007777D2">
        <w:t xml:space="preserve"> meeting held </w:t>
      </w:r>
      <w:r>
        <w:t>virtually</w:t>
      </w:r>
      <w:r w:rsidRPr="009213B2">
        <w:t xml:space="preserve">, 31 May -11 June 2021 </w:t>
      </w:r>
    </w:p>
    <w:p w14:paraId="4AE84536" w14:textId="77777777" w:rsidR="009565E7" w:rsidRPr="009635CB" w:rsidRDefault="009565E7" w:rsidP="00896AE2"/>
    <w:tbl>
      <w:tblPr>
        <w:tblW w:w="9923" w:type="dxa"/>
        <w:jc w:val="center"/>
        <w:tblLayout w:type="fixed"/>
        <w:tblCellMar>
          <w:left w:w="57" w:type="dxa"/>
          <w:right w:w="57" w:type="dxa"/>
        </w:tblCellMar>
        <w:tblLook w:val="0000" w:firstRow="0" w:lastRow="0" w:firstColumn="0" w:lastColumn="0" w:noHBand="0" w:noVBand="0"/>
      </w:tblPr>
      <w:tblGrid>
        <w:gridCol w:w="1617"/>
        <w:gridCol w:w="4394"/>
        <w:gridCol w:w="3912"/>
      </w:tblGrid>
      <w:tr w:rsidR="009565E7" w:rsidRPr="004C46CD" w14:paraId="0E2DC1B2" w14:textId="77777777" w:rsidTr="00D706AE">
        <w:trPr>
          <w:cantSplit/>
          <w:trHeight w:val="204"/>
          <w:jc w:val="center"/>
        </w:trPr>
        <w:tc>
          <w:tcPr>
            <w:tcW w:w="1617" w:type="dxa"/>
          </w:tcPr>
          <w:p w14:paraId="4BB3FD36" w14:textId="77777777" w:rsidR="009565E7" w:rsidRPr="009635CB" w:rsidRDefault="009565E7" w:rsidP="00D706AE">
            <w:pPr>
              <w:rPr>
                <w:b/>
                <w:bCs/>
              </w:rPr>
            </w:pPr>
            <w:r w:rsidRPr="009635CB">
              <w:rPr>
                <w:b/>
                <w:bCs/>
              </w:rPr>
              <w:t>Editor:</w:t>
            </w:r>
          </w:p>
        </w:tc>
        <w:tc>
          <w:tcPr>
            <w:tcW w:w="4394" w:type="dxa"/>
          </w:tcPr>
          <w:p w14:paraId="5305DD3A" w14:textId="77777777" w:rsidR="009565E7" w:rsidRPr="004C46CD" w:rsidRDefault="009565E7" w:rsidP="00D706AE">
            <w:r w:rsidRPr="002D41EB">
              <w:rPr>
                <w:highlight w:val="yellow"/>
              </w:rPr>
              <w:t>Name</w:t>
            </w:r>
            <w:r w:rsidRPr="002D41EB">
              <w:rPr>
                <w:highlight w:val="yellow"/>
                <w:lang w:bidi="he-IL"/>
              </w:rPr>
              <w:br/>
            </w:r>
            <w:r w:rsidRPr="002D41EB">
              <w:rPr>
                <w:highlight w:val="yellow"/>
              </w:rPr>
              <w:t>Company</w:t>
            </w:r>
            <w:r w:rsidRPr="002D41EB">
              <w:rPr>
                <w:highlight w:val="yellow"/>
              </w:rPr>
              <w:br/>
              <w:t>Country</w:t>
            </w:r>
          </w:p>
        </w:tc>
        <w:tc>
          <w:tcPr>
            <w:tcW w:w="3912" w:type="dxa"/>
          </w:tcPr>
          <w:p w14:paraId="2304E765" w14:textId="77777777" w:rsidR="009565E7" w:rsidRPr="004C46CD" w:rsidRDefault="009565E7" w:rsidP="00D706AE">
            <w:r w:rsidRPr="004C46CD">
              <w:t xml:space="preserve">Tel: </w:t>
            </w:r>
            <w:r>
              <w:br/>
            </w:r>
            <w:r w:rsidRPr="004C46CD">
              <w:t xml:space="preserve">Fax: </w:t>
            </w:r>
            <w:r>
              <w:br/>
            </w:r>
            <w:r w:rsidRPr="004C46CD">
              <w:t xml:space="preserve">Email: </w:t>
            </w:r>
          </w:p>
        </w:tc>
      </w:tr>
    </w:tbl>
    <w:p w14:paraId="0C6C7F64" w14:textId="77777777" w:rsidR="009565E7" w:rsidRPr="007777D2" w:rsidRDefault="009565E7" w:rsidP="00896AE2"/>
    <w:p w14:paraId="395FDBDF" w14:textId="77777777" w:rsidR="009565E7" w:rsidRPr="009635CB" w:rsidRDefault="009565E7" w:rsidP="00896AE2">
      <w:pPr>
        <w:jc w:val="center"/>
      </w:pPr>
      <w:r w:rsidRPr="007777D2">
        <w:br w:type="page"/>
      </w:r>
    </w:p>
    <w:p w14:paraId="2D82CADC" w14:textId="77777777" w:rsidR="009565E7" w:rsidRPr="001E1939" w:rsidRDefault="009565E7" w:rsidP="00896AE2">
      <w:pPr>
        <w:keepNext/>
        <w:jc w:val="center"/>
        <w:rPr>
          <w:b/>
          <w:bCs/>
        </w:rPr>
      </w:pPr>
      <w:r w:rsidRPr="001E1939">
        <w:rPr>
          <w:b/>
          <w:bCs/>
        </w:rPr>
        <w:lastRenderedPageBreak/>
        <w:t>CONTENTS</w:t>
      </w:r>
    </w:p>
    <w:tbl>
      <w:tblPr>
        <w:tblW w:w="9889" w:type="dxa"/>
        <w:tblLayout w:type="fixed"/>
        <w:tblLook w:val="04A0" w:firstRow="1" w:lastRow="0" w:firstColumn="1" w:lastColumn="0" w:noHBand="0" w:noVBand="1"/>
      </w:tblPr>
      <w:tblGrid>
        <w:gridCol w:w="9889"/>
      </w:tblGrid>
      <w:tr w:rsidR="009565E7" w:rsidRPr="00D8148E" w14:paraId="48993228" w14:textId="77777777" w:rsidTr="00D706AE">
        <w:trPr>
          <w:tblHeader/>
        </w:trPr>
        <w:tc>
          <w:tcPr>
            <w:tcW w:w="9889" w:type="dxa"/>
          </w:tcPr>
          <w:p w14:paraId="0DAD3364" w14:textId="77777777" w:rsidR="009565E7" w:rsidRPr="00D8148E" w:rsidRDefault="009565E7" w:rsidP="00D706AE">
            <w:pPr>
              <w:pStyle w:val="toc0"/>
            </w:pPr>
            <w:r w:rsidRPr="00D8148E">
              <w:tab/>
              <w:t>Page</w:t>
            </w:r>
          </w:p>
        </w:tc>
      </w:tr>
      <w:tr w:rsidR="009565E7" w:rsidRPr="00D8148E" w14:paraId="6E901E66" w14:textId="77777777" w:rsidTr="00D706AE">
        <w:tc>
          <w:tcPr>
            <w:tcW w:w="9889" w:type="dxa"/>
          </w:tcPr>
          <w:p w14:paraId="38261687" w14:textId="77777777" w:rsidR="009565E7" w:rsidRDefault="009565E7" w:rsidP="00D706AE">
            <w:pPr>
              <w:pStyle w:val="TOC1"/>
              <w:tabs>
                <w:tab w:val="clear" w:pos="9639"/>
                <w:tab w:val="left" w:pos="480"/>
                <w:tab w:val="right" w:leader="dot" w:pos="9629"/>
              </w:tabs>
              <w:rPr>
                <w:rFonts w:asciiTheme="minorHAnsi" w:eastAsiaTheme="minorEastAsia" w:hAnsiTheme="minorHAnsi" w:cstheme="minorBidi"/>
                <w:b/>
                <w:bCs/>
                <w:caps/>
                <w:sz w:val="22"/>
                <w:szCs w:val="22"/>
              </w:rPr>
            </w:pPr>
            <w:r>
              <w:rPr>
                <w:rFonts w:eastAsia="MS Mincho"/>
                <w:b/>
                <w:bCs/>
                <w:caps/>
                <w:lang w:val="en-US"/>
              </w:rPr>
              <w:fldChar w:fldCharType="begin"/>
            </w:r>
            <w:r>
              <w:instrText xml:space="preserve"> TOC \o "1-3" \h \z \t "Annex_NoTitle,1,Appendix_NoTitle,1,Annex_No &amp; title,1,Appendix_No &amp; title,1" </w:instrText>
            </w:r>
            <w:r>
              <w:rPr>
                <w:rFonts w:eastAsia="MS Mincho"/>
                <w:b/>
                <w:bCs/>
                <w:caps/>
                <w:lang w:val="en-US"/>
              </w:rPr>
              <w:fldChar w:fldCharType="separate"/>
            </w:r>
            <w:hyperlink w:anchor="_Toc401159823" w:history="1">
              <w:r w:rsidRPr="004E5B03">
                <w:rPr>
                  <w:rStyle w:val="Hyperlink"/>
                  <w:lang w:bidi="ar-DZ"/>
                </w:rPr>
                <w:t>1</w:t>
              </w:r>
              <w:r>
                <w:rPr>
                  <w:rFonts w:asciiTheme="minorHAnsi" w:eastAsiaTheme="minorEastAsia" w:hAnsiTheme="minorHAnsi" w:cstheme="minorBidi"/>
                  <w:sz w:val="22"/>
                  <w:szCs w:val="22"/>
                </w:rPr>
                <w:tab/>
              </w:r>
              <w:r w:rsidRPr="004E5B03">
                <w:rPr>
                  <w:rStyle w:val="Hyperlink"/>
                  <w:lang w:bidi="ar-DZ"/>
                </w:rPr>
                <w:t>Scope</w:t>
              </w:r>
              <w:r>
                <w:rPr>
                  <w:webHidden/>
                </w:rPr>
                <w:tab/>
              </w:r>
              <w:r>
                <w:rPr>
                  <w:webHidden/>
                </w:rPr>
                <w:fldChar w:fldCharType="begin"/>
              </w:r>
              <w:r>
                <w:rPr>
                  <w:webHidden/>
                </w:rPr>
                <w:instrText xml:space="preserve"> PAGEREF _Toc401159823 \h </w:instrText>
              </w:r>
              <w:r>
                <w:rPr>
                  <w:webHidden/>
                </w:rPr>
              </w:r>
              <w:r>
                <w:rPr>
                  <w:webHidden/>
                </w:rPr>
                <w:fldChar w:fldCharType="separate"/>
              </w:r>
              <w:r w:rsidR="00804ADE">
                <w:rPr>
                  <w:webHidden/>
                </w:rPr>
                <w:t>6</w:t>
              </w:r>
              <w:r>
                <w:rPr>
                  <w:webHidden/>
                </w:rPr>
                <w:fldChar w:fldCharType="end"/>
              </w:r>
            </w:hyperlink>
          </w:p>
          <w:p w14:paraId="283B0566" w14:textId="77777777" w:rsidR="009565E7" w:rsidRDefault="000C3C77" w:rsidP="00D706AE">
            <w:pPr>
              <w:pStyle w:val="TOC1"/>
              <w:tabs>
                <w:tab w:val="clear" w:pos="9639"/>
                <w:tab w:val="left" w:pos="480"/>
                <w:tab w:val="right" w:leader="dot" w:pos="9629"/>
              </w:tabs>
              <w:rPr>
                <w:rFonts w:asciiTheme="minorHAnsi" w:eastAsiaTheme="minorEastAsia" w:hAnsiTheme="minorHAnsi" w:cstheme="minorBidi"/>
                <w:b/>
                <w:bCs/>
                <w:caps/>
                <w:sz w:val="22"/>
                <w:szCs w:val="22"/>
              </w:rPr>
            </w:pPr>
            <w:hyperlink w:anchor="_Toc401159824" w:history="1">
              <w:r w:rsidR="009565E7" w:rsidRPr="004E5B03">
                <w:rPr>
                  <w:rStyle w:val="Hyperlink"/>
                  <w:lang w:bidi="ar-DZ"/>
                </w:rPr>
                <w:t>2</w:t>
              </w:r>
              <w:r w:rsidR="009565E7">
                <w:rPr>
                  <w:rFonts w:asciiTheme="minorHAnsi" w:eastAsiaTheme="minorEastAsia" w:hAnsiTheme="minorHAnsi" w:cstheme="minorBidi"/>
                  <w:sz w:val="22"/>
                  <w:szCs w:val="22"/>
                </w:rPr>
                <w:tab/>
              </w:r>
              <w:r w:rsidR="009565E7" w:rsidRPr="004E5B03">
                <w:rPr>
                  <w:rStyle w:val="Hyperlink"/>
                  <w:lang w:bidi="ar-DZ"/>
                </w:rPr>
                <w:t>References</w:t>
              </w:r>
              <w:r w:rsidR="009565E7">
                <w:rPr>
                  <w:webHidden/>
                </w:rPr>
                <w:tab/>
              </w:r>
              <w:r w:rsidR="009565E7">
                <w:rPr>
                  <w:webHidden/>
                </w:rPr>
                <w:fldChar w:fldCharType="begin"/>
              </w:r>
              <w:r w:rsidR="009565E7">
                <w:rPr>
                  <w:webHidden/>
                </w:rPr>
                <w:instrText xml:space="preserve"> PAGEREF _Toc401159824 \h </w:instrText>
              </w:r>
              <w:r w:rsidR="009565E7">
                <w:rPr>
                  <w:webHidden/>
                </w:rPr>
              </w:r>
              <w:r w:rsidR="009565E7">
                <w:rPr>
                  <w:webHidden/>
                </w:rPr>
                <w:fldChar w:fldCharType="separate"/>
              </w:r>
              <w:r w:rsidR="00804ADE">
                <w:rPr>
                  <w:webHidden/>
                </w:rPr>
                <w:t>6</w:t>
              </w:r>
              <w:r w:rsidR="009565E7">
                <w:rPr>
                  <w:webHidden/>
                </w:rPr>
                <w:fldChar w:fldCharType="end"/>
              </w:r>
            </w:hyperlink>
          </w:p>
          <w:p w14:paraId="7B4AD10C" w14:textId="77777777" w:rsidR="009565E7" w:rsidRDefault="000C3C77" w:rsidP="00D706AE">
            <w:pPr>
              <w:pStyle w:val="TOC1"/>
              <w:tabs>
                <w:tab w:val="clear" w:pos="9639"/>
                <w:tab w:val="left" w:pos="480"/>
                <w:tab w:val="right" w:leader="dot" w:pos="9629"/>
              </w:tabs>
              <w:rPr>
                <w:rFonts w:asciiTheme="minorHAnsi" w:eastAsiaTheme="minorEastAsia" w:hAnsiTheme="minorHAnsi" w:cstheme="minorBidi"/>
                <w:b/>
                <w:bCs/>
                <w:caps/>
                <w:sz w:val="22"/>
                <w:szCs w:val="22"/>
              </w:rPr>
            </w:pPr>
            <w:hyperlink w:anchor="_Toc401159825" w:history="1">
              <w:r w:rsidR="009565E7" w:rsidRPr="004E5B03">
                <w:rPr>
                  <w:rStyle w:val="Hyperlink"/>
                  <w:lang w:bidi="ar-DZ"/>
                </w:rPr>
                <w:t>3</w:t>
              </w:r>
              <w:r w:rsidR="009565E7">
                <w:rPr>
                  <w:rFonts w:asciiTheme="minorHAnsi" w:eastAsiaTheme="minorEastAsia" w:hAnsiTheme="minorHAnsi" w:cstheme="minorBidi"/>
                  <w:sz w:val="22"/>
                  <w:szCs w:val="22"/>
                </w:rPr>
                <w:tab/>
              </w:r>
              <w:r w:rsidR="009565E7" w:rsidRPr="004E5B03">
                <w:rPr>
                  <w:rStyle w:val="Hyperlink"/>
                  <w:lang w:bidi="ar-DZ"/>
                </w:rPr>
                <w:t>Terms and definitions</w:t>
              </w:r>
              <w:r w:rsidR="009565E7">
                <w:rPr>
                  <w:webHidden/>
                </w:rPr>
                <w:tab/>
              </w:r>
              <w:r w:rsidR="009565E7">
                <w:rPr>
                  <w:webHidden/>
                </w:rPr>
                <w:fldChar w:fldCharType="begin"/>
              </w:r>
              <w:r w:rsidR="009565E7">
                <w:rPr>
                  <w:webHidden/>
                </w:rPr>
                <w:instrText xml:space="preserve"> PAGEREF _Toc401159825 \h </w:instrText>
              </w:r>
              <w:r w:rsidR="009565E7">
                <w:rPr>
                  <w:webHidden/>
                </w:rPr>
              </w:r>
              <w:r w:rsidR="009565E7">
                <w:rPr>
                  <w:webHidden/>
                </w:rPr>
                <w:fldChar w:fldCharType="separate"/>
              </w:r>
              <w:r w:rsidR="00804ADE">
                <w:rPr>
                  <w:webHidden/>
                </w:rPr>
                <w:t>6</w:t>
              </w:r>
              <w:r w:rsidR="009565E7">
                <w:rPr>
                  <w:webHidden/>
                </w:rPr>
                <w:fldChar w:fldCharType="end"/>
              </w:r>
            </w:hyperlink>
          </w:p>
          <w:p w14:paraId="0042C601" w14:textId="77777777" w:rsidR="009565E7" w:rsidRDefault="000C3C77" w:rsidP="00D706AE">
            <w:pPr>
              <w:pStyle w:val="TOC2"/>
              <w:tabs>
                <w:tab w:val="clear" w:pos="9639"/>
                <w:tab w:val="left" w:pos="720"/>
                <w:tab w:val="right" w:leader="dot" w:pos="9629"/>
              </w:tabs>
              <w:rPr>
                <w:rFonts w:asciiTheme="minorHAnsi" w:eastAsiaTheme="minorEastAsia" w:hAnsiTheme="minorHAnsi" w:cstheme="minorBidi"/>
                <w:smallCaps/>
                <w:sz w:val="22"/>
                <w:szCs w:val="22"/>
              </w:rPr>
            </w:pPr>
            <w:hyperlink w:anchor="_Toc401159826" w:history="1">
              <w:r w:rsidR="009565E7" w:rsidRPr="004E5B03">
                <w:rPr>
                  <w:rStyle w:val="Hyperlink"/>
                  <w:lang w:bidi="ar-DZ"/>
                </w:rPr>
                <w:t>3.1</w:t>
              </w:r>
              <w:r w:rsidR="009565E7">
                <w:rPr>
                  <w:rFonts w:asciiTheme="minorHAnsi" w:eastAsiaTheme="minorEastAsia" w:hAnsiTheme="minorHAnsi" w:cstheme="minorBidi"/>
                  <w:sz w:val="22"/>
                  <w:szCs w:val="22"/>
                </w:rPr>
                <w:tab/>
              </w:r>
              <w:r w:rsidR="009565E7" w:rsidRPr="004E5B03">
                <w:rPr>
                  <w:rStyle w:val="Hyperlink"/>
                  <w:lang w:bidi="ar-DZ"/>
                </w:rPr>
                <w:t>Terms defined elsewhere</w:t>
              </w:r>
              <w:r w:rsidR="009565E7">
                <w:rPr>
                  <w:webHidden/>
                </w:rPr>
                <w:tab/>
              </w:r>
              <w:r w:rsidR="009565E7">
                <w:rPr>
                  <w:webHidden/>
                </w:rPr>
                <w:fldChar w:fldCharType="begin"/>
              </w:r>
              <w:r w:rsidR="009565E7">
                <w:rPr>
                  <w:webHidden/>
                </w:rPr>
                <w:instrText xml:space="preserve"> PAGEREF _Toc401159826 \h </w:instrText>
              </w:r>
              <w:r w:rsidR="009565E7">
                <w:rPr>
                  <w:webHidden/>
                </w:rPr>
              </w:r>
              <w:r w:rsidR="009565E7">
                <w:rPr>
                  <w:webHidden/>
                </w:rPr>
                <w:fldChar w:fldCharType="separate"/>
              </w:r>
              <w:r w:rsidR="00804ADE">
                <w:rPr>
                  <w:webHidden/>
                </w:rPr>
                <w:t>6</w:t>
              </w:r>
              <w:r w:rsidR="009565E7">
                <w:rPr>
                  <w:webHidden/>
                </w:rPr>
                <w:fldChar w:fldCharType="end"/>
              </w:r>
            </w:hyperlink>
          </w:p>
          <w:p w14:paraId="1CB2C598" w14:textId="77777777" w:rsidR="009565E7" w:rsidRDefault="000C3C77" w:rsidP="00D706AE">
            <w:pPr>
              <w:pStyle w:val="TOC2"/>
              <w:tabs>
                <w:tab w:val="clear" w:pos="9639"/>
                <w:tab w:val="left" w:pos="720"/>
                <w:tab w:val="right" w:leader="dot" w:pos="9629"/>
              </w:tabs>
              <w:rPr>
                <w:rFonts w:asciiTheme="minorHAnsi" w:eastAsiaTheme="minorEastAsia" w:hAnsiTheme="minorHAnsi" w:cstheme="minorBidi"/>
                <w:smallCaps/>
                <w:sz w:val="22"/>
                <w:szCs w:val="22"/>
              </w:rPr>
            </w:pPr>
            <w:hyperlink w:anchor="_Toc401159827" w:history="1">
              <w:r w:rsidR="009565E7" w:rsidRPr="004E5B03">
                <w:rPr>
                  <w:rStyle w:val="Hyperlink"/>
                  <w:lang w:bidi="ar-DZ"/>
                </w:rPr>
                <w:t>3.2</w:t>
              </w:r>
              <w:r w:rsidR="009565E7">
                <w:rPr>
                  <w:rFonts w:asciiTheme="minorHAnsi" w:eastAsiaTheme="minorEastAsia" w:hAnsiTheme="minorHAnsi" w:cstheme="minorBidi"/>
                  <w:sz w:val="22"/>
                  <w:szCs w:val="22"/>
                </w:rPr>
                <w:tab/>
              </w:r>
              <w:r w:rsidR="009565E7" w:rsidRPr="004E5B03">
                <w:rPr>
                  <w:rStyle w:val="Hyperlink"/>
                  <w:lang w:bidi="ar-DZ"/>
                </w:rPr>
                <w:t>Terms defined here</w:t>
              </w:r>
              <w:r w:rsidR="009565E7">
                <w:rPr>
                  <w:webHidden/>
                </w:rPr>
                <w:tab/>
              </w:r>
              <w:r w:rsidR="009565E7">
                <w:rPr>
                  <w:webHidden/>
                </w:rPr>
                <w:fldChar w:fldCharType="begin"/>
              </w:r>
              <w:r w:rsidR="009565E7">
                <w:rPr>
                  <w:webHidden/>
                </w:rPr>
                <w:instrText xml:space="preserve"> PAGEREF _Toc401159827 \h </w:instrText>
              </w:r>
              <w:r w:rsidR="009565E7">
                <w:rPr>
                  <w:webHidden/>
                </w:rPr>
              </w:r>
              <w:r w:rsidR="009565E7">
                <w:rPr>
                  <w:webHidden/>
                </w:rPr>
                <w:fldChar w:fldCharType="separate"/>
              </w:r>
              <w:r w:rsidR="00804ADE">
                <w:rPr>
                  <w:webHidden/>
                </w:rPr>
                <w:t>6</w:t>
              </w:r>
              <w:r w:rsidR="009565E7">
                <w:rPr>
                  <w:webHidden/>
                </w:rPr>
                <w:fldChar w:fldCharType="end"/>
              </w:r>
            </w:hyperlink>
          </w:p>
          <w:p w14:paraId="115318A9" w14:textId="77777777" w:rsidR="009565E7" w:rsidRDefault="000C3C77" w:rsidP="00D706AE">
            <w:pPr>
              <w:pStyle w:val="TOC1"/>
              <w:tabs>
                <w:tab w:val="clear" w:pos="9639"/>
                <w:tab w:val="left" w:pos="480"/>
                <w:tab w:val="right" w:leader="dot" w:pos="9629"/>
              </w:tabs>
              <w:rPr>
                <w:rFonts w:asciiTheme="minorHAnsi" w:eastAsiaTheme="minorEastAsia" w:hAnsiTheme="minorHAnsi" w:cstheme="minorBidi"/>
                <w:b/>
                <w:bCs/>
                <w:caps/>
                <w:sz w:val="22"/>
                <w:szCs w:val="22"/>
              </w:rPr>
            </w:pPr>
            <w:hyperlink w:anchor="_Toc401159828" w:history="1">
              <w:r w:rsidR="009565E7" w:rsidRPr="004E5B03">
                <w:rPr>
                  <w:rStyle w:val="Hyperlink"/>
                  <w:lang w:bidi="ar-DZ"/>
                </w:rPr>
                <w:t>4</w:t>
              </w:r>
              <w:r w:rsidR="009565E7">
                <w:rPr>
                  <w:rFonts w:asciiTheme="minorHAnsi" w:eastAsiaTheme="minorEastAsia" w:hAnsiTheme="minorHAnsi" w:cstheme="minorBidi"/>
                  <w:sz w:val="22"/>
                  <w:szCs w:val="22"/>
                </w:rPr>
                <w:tab/>
              </w:r>
              <w:r w:rsidR="009565E7" w:rsidRPr="004E5B03">
                <w:rPr>
                  <w:rStyle w:val="Hyperlink"/>
                  <w:lang w:bidi="ar-DZ"/>
                </w:rPr>
                <w:t>Abbreviations</w:t>
              </w:r>
              <w:r w:rsidR="009565E7">
                <w:rPr>
                  <w:webHidden/>
                </w:rPr>
                <w:tab/>
              </w:r>
              <w:r w:rsidR="009565E7">
                <w:rPr>
                  <w:webHidden/>
                </w:rPr>
                <w:fldChar w:fldCharType="begin"/>
              </w:r>
              <w:r w:rsidR="009565E7">
                <w:rPr>
                  <w:webHidden/>
                </w:rPr>
                <w:instrText xml:space="preserve"> PAGEREF _Toc401159828 \h </w:instrText>
              </w:r>
              <w:r w:rsidR="009565E7">
                <w:rPr>
                  <w:webHidden/>
                </w:rPr>
              </w:r>
              <w:r w:rsidR="009565E7">
                <w:rPr>
                  <w:webHidden/>
                </w:rPr>
                <w:fldChar w:fldCharType="separate"/>
              </w:r>
              <w:r w:rsidR="00804ADE">
                <w:rPr>
                  <w:webHidden/>
                </w:rPr>
                <w:t>6</w:t>
              </w:r>
              <w:r w:rsidR="009565E7">
                <w:rPr>
                  <w:webHidden/>
                </w:rPr>
                <w:fldChar w:fldCharType="end"/>
              </w:r>
            </w:hyperlink>
          </w:p>
          <w:p w14:paraId="3BE5D559" w14:textId="77777777" w:rsidR="009565E7" w:rsidRDefault="000C3C77" w:rsidP="00D706AE">
            <w:pPr>
              <w:pStyle w:val="TOC1"/>
              <w:tabs>
                <w:tab w:val="clear" w:pos="9639"/>
                <w:tab w:val="left" w:pos="480"/>
                <w:tab w:val="right" w:leader="dot" w:pos="9629"/>
              </w:tabs>
              <w:rPr>
                <w:rFonts w:asciiTheme="minorHAnsi" w:eastAsiaTheme="minorEastAsia" w:hAnsiTheme="minorHAnsi" w:cstheme="minorBidi"/>
                <w:b/>
                <w:bCs/>
                <w:caps/>
                <w:sz w:val="22"/>
                <w:szCs w:val="22"/>
              </w:rPr>
            </w:pPr>
            <w:hyperlink w:anchor="_Toc401159829" w:history="1">
              <w:r w:rsidR="009565E7" w:rsidRPr="004E5B03">
                <w:rPr>
                  <w:rStyle w:val="Hyperlink"/>
                  <w:lang w:bidi="ar-DZ"/>
                </w:rPr>
                <w:t>5</w:t>
              </w:r>
              <w:r w:rsidR="009565E7">
                <w:rPr>
                  <w:rFonts w:asciiTheme="minorHAnsi" w:eastAsiaTheme="minorEastAsia" w:hAnsiTheme="minorHAnsi" w:cstheme="minorBidi"/>
                  <w:sz w:val="22"/>
                  <w:szCs w:val="22"/>
                </w:rPr>
                <w:tab/>
              </w:r>
              <w:r w:rsidR="009565E7" w:rsidRPr="004E5B03">
                <w:rPr>
                  <w:rStyle w:val="Hyperlink"/>
                  <w:lang w:bidi="ar-DZ"/>
                </w:rPr>
                <w:t>Specific contents: could be introduction or something more substantive</w:t>
              </w:r>
              <w:r w:rsidR="009565E7">
                <w:rPr>
                  <w:webHidden/>
                </w:rPr>
                <w:tab/>
              </w:r>
              <w:r w:rsidR="009565E7">
                <w:rPr>
                  <w:webHidden/>
                </w:rPr>
                <w:fldChar w:fldCharType="begin"/>
              </w:r>
              <w:r w:rsidR="009565E7">
                <w:rPr>
                  <w:webHidden/>
                </w:rPr>
                <w:instrText xml:space="preserve"> PAGEREF _Toc401159829 \h </w:instrText>
              </w:r>
              <w:r w:rsidR="009565E7">
                <w:rPr>
                  <w:webHidden/>
                </w:rPr>
              </w:r>
              <w:r w:rsidR="009565E7">
                <w:rPr>
                  <w:webHidden/>
                </w:rPr>
                <w:fldChar w:fldCharType="separate"/>
              </w:r>
              <w:r w:rsidR="00804ADE">
                <w:rPr>
                  <w:b/>
                  <w:bCs/>
                  <w:webHidden/>
                  <w:lang w:val="en-US"/>
                </w:rPr>
                <w:t>Error! Bookmark not defined.</w:t>
              </w:r>
              <w:r w:rsidR="009565E7">
                <w:rPr>
                  <w:webHidden/>
                </w:rPr>
                <w:fldChar w:fldCharType="end"/>
              </w:r>
            </w:hyperlink>
          </w:p>
          <w:p w14:paraId="7B369BE2" w14:textId="77777777" w:rsidR="009565E7" w:rsidRDefault="000C3C77" w:rsidP="00D706AE">
            <w:pPr>
              <w:pStyle w:val="TOC1"/>
              <w:tabs>
                <w:tab w:val="clear" w:pos="9639"/>
                <w:tab w:val="right" w:leader="dot" w:pos="9629"/>
              </w:tabs>
              <w:rPr>
                <w:rFonts w:asciiTheme="minorHAnsi" w:eastAsiaTheme="minorEastAsia" w:hAnsiTheme="minorHAnsi" w:cstheme="minorBidi"/>
                <w:b/>
                <w:bCs/>
                <w:caps/>
                <w:sz w:val="22"/>
                <w:szCs w:val="22"/>
              </w:rPr>
            </w:pPr>
            <w:hyperlink w:anchor="_Toc401159830" w:history="1">
              <w:r w:rsidR="009565E7" w:rsidRPr="004E5B03">
                <w:rPr>
                  <w:rStyle w:val="Hyperlink"/>
                  <w:lang w:bidi="ar-DZ"/>
                </w:rPr>
                <w:t xml:space="preserve">Annex A </w:t>
              </w:r>
              <w:r w:rsidR="009565E7" w:rsidRPr="004E5B03">
                <w:rPr>
                  <w:rStyle w:val="Hyperlink"/>
                  <w:highlight w:val="yellow"/>
                  <w:lang w:bidi="ar-DZ"/>
                </w:rPr>
                <w:t>Example of annex</w:t>
              </w:r>
              <w:r w:rsidR="009565E7">
                <w:rPr>
                  <w:webHidden/>
                </w:rPr>
                <w:tab/>
              </w:r>
              <w:r w:rsidR="009565E7">
                <w:rPr>
                  <w:webHidden/>
                </w:rPr>
                <w:fldChar w:fldCharType="begin"/>
              </w:r>
              <w:r w:rsidR="009565E7">
                <w:rPr>
                  <w:webHidden/>
                </w:rPr>
                <w:instrText xml:space="preserve"> PAGEREF _Toc401159830 \h </w:instrText>
              </w:r>
              <w:r w:rsidR="009565E7">
                <w:rPr>
                  <w:webHidden/>
                </w:rPr>
              </w:r>
              <w:r w:rsidR="009565E7">
                <w:rPr>
                  <w:webHidden/>
                </w:rPr>
                <w:fldChar w:fldCharType="separate"/>
              </w:r>
              <w:r w:rsidR="00804ADE">
                <w:rPr>
                  <w:b/>
                  <w:bCs/>
                  <w:webHidden/>
                  <w:lang w:val="en-US"/>
                </w:rPr>
                <w:t>Error! Bookmark not defined.</w:t>
              </w:r>
              <w:r w:rsidR="009565E7">
                <w:rPr>
                  <w:webHidden/>
                </w:rPr>
                <w:fldChar w:fldCharType="end"/>
              </w:r>
            </w:hyperlink>
          </w:p>
          <w:p w14:paraId="79072429" w14:textId="77777777" w:rsidR="009565E7" w:rsidRDefault="000C3C77" w:rsidP="00D706AE">
            <w:pPr>
              <w:pStyle w:val="TOC1"/>
              <w:tabs>
                <w:tab w:val="clear" w:pos="9639"/>
                <w:tab w:val="right" w:leader="dot" w:pos="9629"/>
              </w:tabs>
              <w:rPr>
                <w:rFonts w:asciiTheme="minorHAnsi" w:eastAsiaTheme="minorEastAsia" w:hAnsiTheme="minorHAnsi" w:cstheme="minorBidi"/>
                <w:b/>
                <w:bCs/>
                <w:caps/>
                <w:sz w:val="22"/>
                <w:szCs w:val="22"/>
              </w:rPr>
            </w:pPr>
            <w:hyperlink w:anchor="_Toc401159831" w:history="1">
              <w:r w:rsidR="009565E7" w:rsidRPr="004E5B03">
                <w:rPr>
                  <w:rStyle w:val="Hyperlink"/>
                  <w:lang w:bidi="ar-DZ"/>
                </w:rPr>
                <w:t xml:space="preserve">Appendix I </w:t>
              </w:r>
              <w:r w:rsidR="009565E7" w:rsidRPr="004E5B03">
                <w:rPr>
                  <w:rStyle w:val="Hyperlink"/>
                  <w:highlight w:val="yellow"/>
                  <w:lang w:bidi="ar-DZ"/>
                </w:rPr>
                <w:t>Example of appendix</w:t>
              </w:r>
              <w:r w:rsidR="009565E7">
                <w:rPr>
                  <w:webHidden/>
                </w:rPr>
                <w:tab/>
              </w:r>
              <w:r w:rsidR="009565E7">
                <w:rPr>
                  <w:webHidden/>
                </w:rPr>
                <w:fldChar w:fldCharType="begin"/>
              </w:r>
              <w:r w:rsidR="009565E7">
                <w:rPr>
                  <w:webHidden/>
                </w:rPr>
                <w:instrText xml:space="preserve"> PAGEREF _Toc401159831 \h </w:instrText>
              </w:r>
              <w:r w:rsidR="009565E7">
                <w:rPr>
                  <w:webHidden/>
                </w:rPr>
              </w:r>
              <w:r w:rsidR="009565E7">
                <w:rPr>
                  <w:webHidden/>
                </w:rPr>
                <w:fldChar w:fldCharType="separate"/>
              </w:r>
              <w:r w:rsidR="00804ADE">
                <w:rPr>
                  <w:b/>
                  <w:bCs/>
                  <w:webHidden/>
                  <w:lang w:val="en-US"/>
                </w:rPr>
                <w:t>Error! Bookmark not defined.</w:t>
              </w:r>
              <w:r w:rsidR="009565E7">
                <w:rPr>
                  <w:webHidden/>
                </w:rPr>
                <w:fldChar w:fldCharType="end"/>
              </w:r>
            </w:hyperlink>
          </w:p>
          <w:p w14:paraId="22032ADD" w14:textId="77777777" w:rsidR="009565E7" w:rsidRPr="0060241A" w:rsidRDefault="009565E7" w:rsidP="00D706AE">
            <w:pPr>
              <w:pStyle w:val="TableofFigures"/>
              <w:rPr>
                <w:rFonts w:eastAsia="Times New Roman"/>
              </w:rPr>
            </w:pPr>
            <w:r>
              <w:rPr>
                <w:rFonts w:eastAsia="Batang"/>
              </w:rPr>
              <w:fldChar w:fldCharType="end"/>
            </w:r>
          </w:p>
        </w:tc>
      </w:tr>
    </w:tbl>
    <w:p w14:paraId="29EB1F26" w14:textId="77777777" w:rsidR="009565E7" w:rsidRDefault="009565E7" w:rsidP="00896AE2"/>
    <w:p w14:paraId="3C16C474" w14:textId="77777777" w:rsidR="009565E7" w:rsidRPr="001E1939" w:rsidRDefault="009565E7" w:rsidP="00896AE2">
      <w:pPr>
        <w:keepNext/>
        <w:jc w:val="center"/>
        <w:rPr>
          <w:b/>
          <w:bCs/>
        </w:rPr>
      </w:pPr>
      <w:r w:rsidRPr="001E1939">
        <w:rPr>
          <w:b/>
          <w:bCs/>
        </w:rPr>
        <w:t>List of Tables</w:t>
      </w:r>
    </w:p>
    <w:tbl>
      <w:tblPr>
        <w:tblW w:w="9889" w:type="dxa"/>
        <w:tblLayout w:type="fixed"/>
        <w:tblLook w:val="04A0" w:firstRow="1" w:lastRow="0" w:firstColumn="1" w:lastColumn="0" w:noHBand="0" w:noVBand="1"/>
      </w:tblPr>
      <w:tblGrid>
        <w:gridCol w:w="9889"/>
      </w:tblGrid>
      <w:tr w:rsidR="009565E7" w:rsidRPr="00D8148E" w14:paraId="2AFF5C4C" w14:textId="77777777" w:rsidTr="00D706AE">
        <w:trPr>
          <w:tblHeader/>
        </w:trPr>
        <w:tc>
          <w:tcPr>
            <w:tcW w:w="9889" w:type="dxa"/>
          </w:tcPr>
          <w:p w14:paraId="507B7333" w14:textId="77777777" w:rsidR="009565E7" w:rsidRPr="00D8148E" w:rsidRDefault="009565E7" w:rsidP="00D706AE">
            <w:pPr>
              <w:pStyle w:val="toc0"/>
              <w:keepNext/>
            </w:pPr>
            <w:r w:rsidRPr="00D8148E">
              <w:tab/>
              <w:t>Page</w:t>
            </w:r>
          </w:p>
        </w:tc>
      </w:tr>
      <w:tr w:rsidR="009565E7" w:rsidRPr="00D8148E" w14:paraId="210CE47C" w14:textId="77777777" w:rsidTr="00D706AE">
        <w:tc>
          <w:tcPr>
            <w:tcW w:w="9889" w:type="dxa"/>
          </w:tcPr>
          <w:p w14:paraId="21849140" w14:textId="77777777" w:rsidR="009565E7" w:rsidRDefault="009565E7" w:rsidP="00D706AE">
            <w:pPr>
              <w:pStyle w:val="TableofFigures"/>
              <w:rPr>
                <w:rFonts w:asciiTheme="minorHAnsi" w:eastAsiaTheme="minorEastAsia" w:hAnsiTheme="minorHAnsi" w:cstheme="minorBidi"/>
                <w:smallCaps/>
                <w:noProof/>
                <w:sz w:val="22"/>
                <w:szCs w:val="22"/>
                <w:lang w:val="en-US" w:eastAsia="zh-CN"/>
              </w:rPr>
            </w:pPr>
            <w:r w:rsidRPr="0060241A">
              <w:rPr>
                <w:rFonts w:eastAsia="Times New Roman"/>
              </w:rPr>
              <w:fldChar w:fldCharType="begin"/>
            </w:r>
            <w:r w:rsidRPr="0060241A">
              <w:rPr>
                <w:rFonts w:eastAsia="Times New Roman"/>
              </w:rPr>
              <w:instrText xml:space="preserve"> TOC \h \z \t "Table_No &amp; title" \c </w:instrText>
            </w:r>
            <w:r w:rsidRPr="0060241A">
              <w:rPr>
                <w:rFonts w:eastAsia="Times New Roman"/>
              </w:rPr>
              <w:fldChar w:fldCharType="separate"/>
            </w:r>
            <w:hyperlink w:anchor="_Toc401159832" w:history="1">
              <w:r w:rsidRPr="008757DB">
                <w:rPr>
                  <w:rStyle w:val="Hyperlink"/>
                  <w:noProof/>
                  <w:lang w:bidi="ar-DZ"/>
                </w:rPr>
                <w:t xml:space="preserve">Table 1: </w:t>
              </w:r>
              <w:r w:rsidRPr="008757DB">
                <w:rPr>
                  <w:rStyle w:val="Hyperlink"/>
                  <w:noProof/>
                  <w:highlight w:val="yellow"/>
                  <w:lang w:bidi="ar-DZ"/>
                </w:rPr>
                <w:t>Example of a table</w:t>
              </w:r>
              <w:r>
                <w:rPr>
                  <w:noProof/>
                  <w:webHidden/>
                </w:rPr>
                <w:tab/>
              </w:r>
              <w:r>
                <w:rPr>
                  <w:noProof/>
                  <w:webHidden/>
                </w:rPr>
                <w:fldChar w:fldCharType="begin"/>
              </w:r>
              <w:r>
                <w:rPr>
                  <w:noProof/>
                  <w:webHidden/>
                </w:rPr>
                <w:instrText xml:space="preserve"> PAGEREF _Toc401159832 \h </w:instrText>
              </w:r>
              <w:r>
                <w:rPr>
                  <w:noProof/>
                  <w:webHidden/>
                </w:rPr>
              </w:r>
              <w:r>
                <w:rPr>
                  <w:noProof/>
                  <w:webHidden/>
                </w:rPr>
                <w:fldChar w:fldCharType="separate"/>
              </w:r>
              <w:r w:rsidR="00804ADE">
                <w:rPr>
                  <w:noProof/>
                  <w:webHidden/>
                </w:rPr>
                <w:t>7</w:t>
              </w:r>
              <w:r>
                <w:rPr>
                  <w:noProof/>
                  <w:webHidden/>
                </w:rPr>
                <w:fldChar w:fldCharType="end"/>
              </w:r>
            </w:hyperlink>
          </w:p>
          <w:p w14:paraId="75C4FC38" w14:textId="77777777" w:rsidR="009565E7" w:rsidRPr="0060241A" w:rsidRDefault="009565E7" w:rsidP="00D706AE">
            <w:pPr>
              <w:pStyle w:val="TableofFigures"/>
              <w:rPr>
                <w:rFonts w:eastAsia="Times New Roman"/>
              </w:rPr>
            </w:pPr>
            <w:r w:rsidRPr="0060241A">
              <w:rPr>
                <w:rFonts w:eastAsia="Times New Roman"/>
              </w:rPr>
              <w:fldChar w:fldCharType="end"/>
            </w:r>
          </w:p>
        </w:tc>
      </w:tr>
    </w:tbl>
    <w:p w14:paraId="06A63182" w14:textId="77777777" w:rsidR="009565E7" w:rsidRDefault="009565E7" w:rsidP="00896AE2"/>
    <w:p w14:paraId="30C5EE24" w14:textId="77777777" w:rsidR="009565E7" w:rsidRPr="001E1939" w:rsidRDefault="009565E7" w:rsidP="00896AE2">
      <w:pPr>
        <w:keepNext/>
        <w:jc w:val="center"/>
        <w:rPr>
          <w:b/>
          <w:bCs/>
        </w:rPr>
      </w:pPr>
      <w:r w:rsidRPr="001E1939">
        <w:rPr>
          <w:b/>
          <w:bCs/>
        </w:rPr>
        <w:t>List of Figures</w:t>
      </w:r>
    </w:p>
    <w:tbl>
      <w:tblPr>
        <w:tblW w:w="9889" w:type="dxa"/>
        <w:tblLayout w:type="fixed"/>
        <w:tblLook w:val="04A0" w:firstRow="1" w:lastRow="0" w:firstColumn="1" w:lastColumn="0" w:noHBand="0" w:noVBand="1"/>
      </w:tblPr>
      <w:tblGrid>
        <w:gridCol w:w="9889"/>
      </w:tblGrid>
      <w:tr w:rsidR="009565E7" w:rsidRPr="00D8148E" w14:paraId="239E32FE" w14:textId="77777777" w:rsidTr="00D706AE">
        <w:trPr>
          <w:tblHeader/>
        </w:trPr>
        <w:tc>
          <w:tcPr>
            <w:tcW w:w="9889" w:type="dxa"/>
          </w:tcPr>
          <w:p w14:paraId="344DB179" w14:textId="77777777" w:rsidR="009565E7" w:rsidRPr="00D8148E" w:rsidRDefault="009565E7" w:rsidP="00D706AE">
            <w:pPr>
              <w:pStyle w:val="toc0"/>
              <w:keepNext/>
            </w:pPr>
            <w:r w:rsidRPr="00D8148E">
              <w:tab/>
              <w:t>Page</w:t>
            </w:r>
          </w:p>
        </w:tc>
      </w:tr>
      <w:tr w:rsidR="009565E7" w:rsidRPr="00D8148E" w14:paraId="0188DC95" w14:textId="77777777" w:rsidTr="00D706AE">
        <w:tc>
          <w:tcPr>
            <w:tcW w:w="9889" w:type="dxa"/>
          </w:tcPr>
          <w:p w14:paraId="0717116B" w14:textId="77777777" w:rsidR="009565E7" w:rsidRDefault="009565E7" w:rsidP="00D706AE">
            <w:pPr>
              <w:pStyle w:val="TableofFigures"/>
              <w:rPr>
                <w:rFonts w:asciiTheme="minorHAnsi" w:eastAsiaTheme="minorEastAsia" w:hAnsiTheme="minorHAnsi" w:cstheme="minorBidi"/>
                <w:smallCaps/>
                <w:noProof/>
                <w:sz w:val="22"/>
                <w:szCs w:val="22"/>
                <w:lang w:val="en-US" w:eastAsia="zh-CN"/>
              </w:rPr>
            </w:pPr>
            <w:r w:rsidRPr="0060241A">
              <w:rPr>
                <w:rFonts w:eastAsia="Times New Roman"/>
              </w:rPr>
              <w:fldChar w:fldCharType="begin"/>
            </w:r>
            <w:r w:rsidRPr="0060241A">
              <w:rPr>
                <w:rFonts w:eastAsia="Times New Roman"/>
              </w:rPr>
              <w:instrText xml:space="preserve"> TOC \h \z \t "Figure_No &amp; title" \c </w:instrText>
            </w:r>
            <w:r w:rsidRPr="0060241A">
              <w:rPr>
                <w:rFonts w:eastAsia="Times New Roman"/>
              </w:rPr>
              <w:fldChar w:fldCharType="separate"/>
            </w:r>
            <w:hyperlink w:anchor="_Toc401159833" w:history="1">
              <w:r w:rsidRPr="00286EF6">
                <w:rPr>
                  <w:rStyle w:val="Hyperlink"/>
                  <w:noProof/>
                  <w:lang w:bidi="ar-DZ"/>
                </w:rPr>
                <w:t xml:space="preserve">Figure 1: </w:t>
              </w:r>
              <w:r w:rsidRPr="00286EF6">
                <w:rPr>
                  <w:rStyle w:val="Hyperlink"/>
                  <w:noProof/>
                  <w:highlight w:val="yellow"/>
                  <w:lang w:bidi="ar-DZ"/>
                </w:rPr>
                <w:t>Example of a figure</w:t>
              </w:r>
              <w:r>
                <w:rPr>
                  <w:noProof/>
                  <w:webHidden/>
                </w:rPr>
                <w:tab/>
              </w:r>
              <w:r>
                <w:rPr>
                  <w:noProof/>
                  <w:webHidden/>
                </w:rPr>
                <w:fldChar w:fldCharType="begin"/>
              </w:r>
              <w:r>
                <w:rPr>
                  <w:noProof/>
                  <w:webHidden/>
                </w:rPr>
                <w:instrText xml:space="preserve"> PAGEREF _Toc401159833 \h </w:instrText>
              </w:r>
              <w:r>
                <w:rPr>
                  <w:noProof/>
                  <w:webHidden/>
                </w:rPr>
              </w:r>
              <w:r>
                <w:rPr>
                  <w:noProof/>
                  <w:webHidden/>
                </w:rPr>
                <w:fldChar w:fldCharType="separate"/>
              </w:r>
              <w:r w:rsidR="00804ADE">
                <w:rPr>
                  <w:noProof/>
                  <w:webHidden/>
                </w:rPr>
                <w:t>8</w:t>
              </w:r>
              <w:r>
                <w:rPr>
                  <w:noProof/>
                  <w:webHidden/>
                </w:rPr>
                <w:fldChar w:fldCharType="end"/>
              </w:r>
            </w:hyperlink>
          </w:p>
          <w:p w14:paraId="1B03F2DE" w14:textId="77777777" w:rsidR="009565E7" w:rsidRPr="0060241A" w:rsidRDefault="009565E7" w:rsidP="00D706AE">
            <w:pPr>
              <w:pStyle w:val="TableofFigures"/>
              <w:rPr>
                <w:rFonts w:eastAsia="Times New Roman"/>
              </w:rPr>
            </w:pPr>
            <w:r w:rsidRPr="0060241A">
              <w:rPr>
                <w:rFonts w:eastAsia="Times New Roman"/>
              </w:rPr>
              <w:fldChar w:fldCharType="end"/>
            </w:r>
          </w:p>
        </w:tc>
      </w:tr>
    </w:tbl>
    <w:p w14:paraId="7A8300DD" w14:textId="77777777" w:rsidR="009565E7" w:rsidRPr="007F15CA" w:rsidRDefault="009565E7" w:rsidP="00896AE2"/>
    <w:p w14:paraId="0EC51C18" w14:textId="77777777" w:rsidR="009565E7" w:rsidRDefault="009565E7" w:rsidP="00896AE2"/>
    <w:p w14:paraId="3AD382D6" w14:textId="77777777" w:rsidR="009565E7" w:rsidRPr="007777D2" w:rsidRDefault="009565E7" w:rsidP="00896AE2">
      <w:pPr>
        <w:sectPr w:rsidR="009565E7" w:rsidRPr="007777D2" w:rsidSect="00175AC8">
          <w:headerReference w:type="even" r:id="rId16"/>
          <w:headerReference w:type="default" r:id="rId17"/>
          <w:footerReference w:type="default" r:id="rId18"/>
          <w:headerReference w:type="first" r:id="rId19"/>
          <w:footerReference w:type="first" r:id="rId20"/>
          <w:pgSz w:w="11907" w:h="16840" w:code="9"/>
          <w:pgMar w:top="851" w:right="1134" w:bottom="851" w:left="1134" w:header="567" w:footer="567" w:gutter="0"/>
          <w:cols w:space="720"/>
          <w:docGrid w:linePitch="326"/>
        </w:sectPr>
      </w:pPr>
    </w:p>
    <w:p w14:paraId="5F4F1578" w14:textId="77777777" w:rsidR="009565E7" w:rsidRDefault="009565E7" w:rsidP="009213B2">
      <w:pPr>
        <w:pStyle w:val="RecNo"/>
      </w:pPr>
      <w:r>
        <w:lastRenderedPageBreak/>
        <w:t xml:space="preserve">Technical Report ITU-T </w:t>
      </w:r>
      <w:r w:rsidRPr="009213B2">
        <w:t>Methodologies to mitigate Wangiri Fraud</w:t>
      </w:r>
    </w:p>
    <w:p w14:paraId="77F7929A" w14:textId="77777777" w:rsidR="009565E7" w:rsidRPr="007777D2" w:rsidRDefault="009565E7" w:rsidP="009213B2">
      <w:pPr>
        <w:pStyle w:val="Rectitle"/>
      </w:pPr>
      <w:r w:rsidRPr="007777D2">
        <w:t xml:space="preserve">Technical </w:t>
      </w:r>
      <w:r>
        <w:t>Report</w:t>
      </w:r>
      <w:r w:rsidRPr="00C26533">
        <w:t xml:space="preserve"> </w:t>
      </w:r>
      <w:r w:rsidRPr="007777D2">
        <w:t>ITU-T</w:t>
      </w:r>
      <w:r w:rsidRPr="007777D2">
        <w:br/>
      </w:r>
      <w:r w:rsidRPr="009213B2">
        <w:t>Methodologies to mitigate Wangiri Fraud</w:t>
      </w:r>
    </w:p>
    <w:p w14:paraId="6FC0215E" w14:textId="77777777" w:rsidR="009565E7" w:rsidRPr="007777D2" w:rsidRDefault="009565E7" w:rsidP="00896AE2">
      <w:pPr>
        <w:rPr>
          <w:lang w:eastAsia="en-US" w:bidi="ar-DZ"/>
        </w:rPr>
      </w:pPr>
    </w:p>
    <w:p w14:paraId="38CD0411" w14:textId="77777777" w:rsidR="009565E7" w:rsidRPr="007777D2" w:rsidRDefault="009565E7" w:rsidP="009565E7">
      <w:pPr>
        <w:pStyle w:val="Headingb"/>
        <w:numPr>
          <w:ilvl w:val="0"/>
          <w:numId w:val="13"/>
        </w:numPr>
      </w:pPr>
      <w:r w:rsidRPr="007777D2">
        <w:t>Summary</w:t>
      </w:r>
    </w:p>
    <w:p w14:paraId="2C21CFD3" w14:textId="77777777" w:rsidR="009565E7" w:rsidRDefault="009565E7" w:rsidP="003F2DFE">
      <w:pPr>
        <w:rPr>
          <w:lang w:bidi="ar-DZ"/>
        </w:rPr>
      </w:pPr>
      <w:bookmarkStart w:id="11" w:name="_Toc401158818"/>
      <w:bookmarkStart w:id="12" w:name="_Toc401159823"/>
      <w:r w:rsidRPr="007777D2">
        <w:rPr>
          <w:lang w:bidi="ar-DZ"/>
        </w:rPr>
        <w:t xml:space="preserve">This technical </w:t>
      </w:r>
      <w:r>
        <w:rPr>
          <w:lang w:bidi="ar-DZ"/>
        </w:rPr>
        <w:t>report</w:t>
      </w:r>
      <w:r w:rsidRPr="007777D2">
        <w:rPr>
          <w:lang w:bidi="ar-DZ"/>
        </w:rPr>
        <w:t xml:space="preserve"> </w:t>
      </w:r>
      <w:r>
        <w:rPr>
          <w:lang w:bidi="ar-DZ"/>
        </w:rPr>
        <w:t>aims to define Wangiri fraud in telecommunications and to provide the most effective methodologies to mitigate this type of fraud.</w:t>
      </w:r>
    </w:p>
    <w:p w14:paraId="282EAEB7" w14:textId="77777777" w:rsidR="009565E7" w:rsidRDefault="009565E7" w:rsidP="009565E7">
      <w:pPr>
        <w:pStyle w:val="Headingb"/>
        <w:numPr>
          <w:ilvl w:val="0"/>
          <w:numId w:val="13"/>
        </w:numPr>
      </w:pPr>
      <w:r>
        <w:t xml:space="preserve">Introduction  </w:t>
      </w:r>
    </w:p>
    <w:p w14:paraId="21F16CE3" w14:textId="77777777" w:rsidR="009565E7" w:rsidRDefault="009565E7" w:rsidP="003E2260">
      <w:pPr>
        <w:jc w:val="lowKashida"/>
        <w:rPr>
          <w:ins w:id="13" w:author="Piyush Chetiya" w:date="2022-04-14T23:34:00Z"/>
        </w:rPr>
      </w:pPr>
      <w:r w:rsidRPr="00567D9A">
        <w:t>W</w:t>
      </w:r>
      <w:r>
        <w:t xml:space="preserve">angiri is a common fraud activity targeting subscribers as well as telecom operators, </w:t>
      </w:r>
      <w:r w:rsidRPr="00E55D9A">
        <w:t xml:space="preserve">in this type of </w:t>
      </w:r>
      <w:r>
        <w:t>fraud</w:t>
      </w:r>
      <w:r w:rsidRPr="00E55D9A">
        <w:t xml:space="preserve">, fraudsters call but hang up after the first ring hence the name </w:t>
      </w:r>
      <w:r>
        <w:t>W</w:t>
      </w:r>
      <w:r w:rsidRPr="00E55D9A">
        <w:t>angiri, which is Japanese</w:t>
      </w:r>
      <w:r w:rsidRPr="00E55D9A">
        <w:rPr>
          <w:color w:val="0000FF"/>
          <w:u w:val="single"/>
        </w:rPr>
        <w:t xml:space="preserve"> </w:t>
      </w:r>
      <w:r w:rsidRPr="00E55D9A">
        <w:t>for “one (ring) and cut.”</w:t>
      </w:r>
      <w:r>
        <w:t xml:space="preserve"> When victims call back, they don’t realise that it’s a premium rated number, and they’re hit with very high charges. This problem is growing rapidly in different countries but in general cases these premium numbers seems to be from developing countries.</w:t>
      </w:r>
    </w:p>
    <w:p w14:paraId="45EB021A" w14:textId="77777777" w:rsidR="009565E7" w:rsidRPr="00567D9A" w:rsidRDefault="009565E7" w:rsidP="003E2260">
      <w:pPr>
        <w:jc w:val="lowKashida"/>
      </w:pPr>
      <w:ins w:id="14" w:author="Piyush Chetiya" w:date="2022-04-14T23:34:00Z">
        <w:r>
          <w:t xml:space="preserve">A large volume of calls are delivered to the target networks with no apparent intention of establishing a </w:t>
        </w:r>
      </w:ins>
      <w:ins w:id="15" w:author="Piyush Chetiya" w:date="2022-04-14T23:35:00Z">
        <w:r>
          <w:t xml:space="preserve">conversational </w:t>
        </w:r>
      </w:ins>
      <w:ins w:id="16" w:author="Piyush Chetiya" w:date="2022-04-14T23:34:00Z">
        <w:r>
          <w:t>call setup</w:t>
        </w:r>
      </w:ins>
      <w:ins w:id="17" w:author="Piyush Chetiya" w:date="2022-04-14T23:42:00Z">
        <w:r>
          <w:t xml:space="preserve"> (zero duration calls). </w:t>
        </w:r>
      </w:ins>
      <w:ins w:id="18" w:author="Piyush Chetiya" w:date="2022-04-14T23:35:00Z">
        <w:r>
          <w:t xml:space="preserve"> Also no CDRs are generated because the calls are not answered (missed calls only).</w:t>
        </w:r>
      </w:ins>
    </w:p>
    <w:p w14:paraId="63BC7DC7" w14:textId="77777777" w:rsidR="009565E7" w:rsidRPr="00467172" w:rsidRDefault="009565E7" w:rsidP="009565E7">
      <w:pPr>
        <w:pStyle w:val="Headingb"/>
        <w:numPr>
          <w:ilvl w:val="0"/>
          <w:numId w:val="13"/>
        </w:numPr>
      </w:pPr>
      <w:r>
        <w:t>S</w:t>
      </w:r>
      <w:r w:rsidRPr="00467172">
        <w:t>cope</w:t>
      </w:r>
      <w:bookmarkEnd w:id="11"/>
      <w:bookmarkEnd w:id="12"/>
    </w:p>
    <w:p w14:paraId="51322F6E" w14:textId="77777777" w:rsidR="009565E7" w:rsidRPr="009635CB" w:rsidRDefault="009565E7" w:rsidP="003E2260">
      <w:pPr>
        <w:jc w:val="lowKashida"/>
      </w:pPr>
      <w:r>
        <w:t xml:space="preserve">This technical report provides a definition of Wangiri fraud and the most effective methodologies to mitigate the risk of this type of telecommunications fraud. Moreover this technical report will describe the role of member state to fight this fraud globally.  </w:t>
      </w:r>
    </w:p>
    <w:p w14:paraId="0D527DA2" w14:textId="77777777" w:rsidR="009565E7" w:rsidRPr="00467172" w:rsidRDefault="009565E7" w:rsidP="009565E7">
      <w:pPr>
        <w:pStyle w:val="Headingb"/>
        <w:numPr>
          <w:ilvl w:val="0"/>
          <w:numId w:val="13"/>
        </w:numPr>
      </w:pPr>
      <w:bookmarkStart w:id="19" w:name="_Toc401158819"/>
      <w:bookmarkStart w:id="20" w:name="_Toc401159824"/>
      <w:r w:rsidRPr="00467172">
        <w:t>References</w:t>
      </w:r>
      <w:bookmarkEnd w:id="19"/>
      <w:bookmarkEnd w:id="20"/>
    </w:p>
    <w:p w14:paraId="30AA6E31" w14:textId="77777777" w:rsidR="009565E7" w:rsidRPr="005E04E3" w:rsidRDefault="009565E7" w:rsidP="009565E7">
      <w:pPr>
        <w:numPr>
          <w:ilvl w:val="0"/>
          <w:numId w:val="12"/>
        </w:numPr>
        <w:tabs>
          <w:tab w:val="clear" w:pos="576"/>
        </w:tabs>
        <w:overflowPunct w:val="0"/>
        <w:autoSpaceDE w:val="0"/>
        <w:autoSpaceDN w:val="0"/>
        <w:adjustRightInd w:val="0"/>
        <w:ind w:left="567" w:hanging="567"/>
        <w:textAlignment w:val="baseline"/>
      </w:pPr>
      <w:r w:rsidRPr="002D41EB">
        <w:rPr>
          <w:highlight w:val="yellow"/>
        </w:rPr>
        <w:t>Add references here.</w:t>
      </w:r>
    </w:p>
    <w:p w14:paraId="15522C70" w14:textId="77777777" w:rsidR="009565E7" w:rsidRDefault="009565E7" w:rsidP="009565E7">
      <w:pPr>
        <w:pStyle w:val="Headingb"/>
        <w:numPr>
          <w:ilvl w:val="0"/>
          <w:numId w:val="13"/>
        </w:numPr>
      </w:pPr>
      <w:bookmarkStart w:id="21" w:name="_Toc401158820"/>
      <w:bookmarkStart w:id="22" w:name="_Toc401159825"/>
      <w:r>
        <w:t>Terms and definitions</w:t>
      </w:r>
      <w:bookmarkEnd w:id="21"/>
      <w:bookmarkEnd w:id="22"/>
    </w:p>
    <w:p w14:paraId="0C7F87FA" w14:textId="77777777" w:rsidR="009565E7" w:rsidRDefault="009565E7" w:rsidP="009565E7">
      <w:pPr>
        <w:pStyle w:val="Heading2"/>
        <w:keepLines w:val="0"/>
        <w:numPr>
          <w:ilvl w:val="1"/>
          <w:numId w:val="13"/>
        </w:numPr>
        <w:tabs>
          <w:tab w:val="clear" w:pos="794"/>
          <w:tab w:val="clear" w:pos="1191"/>
          <w:tab w:val="clear" w:pos="1588"/>
          <w:tab w:val="clear" w:pos="1985"/>
        </w:tabs>
        <w:overflowPunct/>
        <w:autoSpaceDE/>
        <w:autoSpaceDN/>
        <w:adjustRightInd/>
        <w:spacing w:after="60"/>
        <w:textAlignment w:val="auto"/>
        <w:rPr>
          <w:lang w:bidi="ar-DZ"/>
        </w:rPr>
      </w:pPr>
      <w:bookmarkStart w:id="23" w:name="_Toc401158821"/>
      <w:bookmarkStart w:id="24" w:name="_Toc401159826"/>
      <w:r>
        <w:rPr>
          <w:lang w:bidi="ar-DZ"/>
        </w:rPr>
        <w:t>Terms defined elsewhere</w:t>
      </w:r>
      <w:bookmarkEnd w:id="23"/>
      <w:bookmarkEnd w:id="24"/>
    </w:p>
    <w:p w14:paraId="139039A5" w14:textId="77777777" w:rsidR="009565E7" w:rsidRDefault="009565E7" w:rsidP="00896AE2">
      <w:r w:rsidRPr="0078001F">
        <w:t xml:space="preserve">This </w:t>
      </w:r>
      <w:r>
        <w:t>Technical Report</w:t>
      </w:r>
      <w:r w:rsidRPr="0078001F">
        <w:t xml:space="preserve"> uses the following terms defined elsewhere</w:t>
      </w:r>
      <w:r>
        <w:t>:</w:t>
      </w:r>
    </w:p>
    <w:p w14:paraId="1F002EC8" w14:textId="77777777" w:rsidR="009565E7" w:rsidRDefault="009565E7" w:rsidP="009565E7">
      <w:pPr>
        <w:pStyle w:val="ListParagraph"/>
        <w:numPr>
          <w:ilvl w:val="2"/>
          <w:numId w:val="13"/>
        </w:numPr>
      </w:pPr>
      <w:r w:rsidRPr="004D548E">
        <w:rPr>
          <w:b/>
          <w:bCs/>
          <w:highlight w:val="yellow"/>
        </w:rPr>
        <w:t>term</w:t>
      </w:r>
      <w:r w:rsidRPr="004D548E">
        <w:rPr>
          <w:b/>
          <w:bCs/>
        </w:rPr>
        <w:t xml:space="preserve"> [</w:t>
      </w:r>
      <w:r w:rsidRPr="004D548E">
        <w:rPr>
          <w:b/>
          <w:bCs/>
          <w:highlight w:val="yellow"/>
        </w:rPr>
        <w:t>reference</w:t>
      </w:r>
      <w:r w:rsidRPr="004D548E">
        <w:rPr>
          <w:b/>
          <w:bCs/>
        </w:rPr>
        <w:t>]:</w:t>
      </w:r>
      <w:r>
        <w:t xml:space="preserve"> </w:t>
      </w:r>
      <w:r w:rsidRPr="004D548E">
        <w:rPr>
          <w:highlight w:val="yellow"/>
        </w:rPr>
        <w:t>definition</w:t>
      </w:r>
    </w:p>
    <w:p w14:paraId="650F7F34" w14:textId="77777777" w:rsidR="009565E7" w:rsidRDefault="009565E7" w:rsidP="009565E7">
      <w:pPr>
        <w:pStyle w:val="ListParagraph"/>
        <w:numPr>
          <w:ilvl w:val="2"/>
          <w:numId w:val="13"/>
        </w:numPr>
      </w:pPr>
      <w:r w:rsidRPr="004D548E">
        <w:rPr>
          <w:b/>
          <w:bCs/>
        </w:rPr>
        <w:t>[</w:t>
      </w:r>
      <w:r w:rsidRPr="004D548E">
        <w:rPr>
          <w:b/>
          <w:bCs/>
          <w:highlight w:val="yellow"/>
        </w:rPr>
        <w:t>reference</w:t>
      </w:r>
      <w:r w:rsidRPr="004D548E">
        <w:rPr>
          <w:b/>
          <w:bCs/>
        </w:rPr>
        <w:t>]:</w:t>
      </w:r>
      <w:r>
        <w:t xml:space="preserve"> </w:t>
      </w:r>
      <w:r w:rsidRPr="004D548E">
        <w:rPr>
          <w:highlight w:val="yellow"/>
        </w:rPr>
        <w:t>definition</w:t>
      </w:r>
    </w:p>
    <w:p w14:paraId="1E8FD1D9" w14:textId="77777777" w:rsidR="009565E7" w:rsidRPr="009635CB" w:rsidRDefault="009565E7" w:rsidP="009565E7">
      <w:pPr>
        <w:pStyle w:val="Heading2"/>
        <w:keepLines w:val="0"/>
        <w:numPr>
          <w:ilvl w:val="1"/>
          <w:numId w:val="13"/>
        </w:numPr>
        <w:tabs>
          <w:tab w:val="clear" w:pos="794"/>
          <w:tab w:val="clear" w:pos="1191"/>
          <w:tab w:val="clear" w:pos="1588"/>
          <w:tab w:val="clear" w:pos="1985"/>
        </w:tabs>
        <w:overflowPunct/>
        <w:autoSpaceDE/>
        <w:autoSpaceDN/>
        <w:adjustRightInd/>
        <w:spacing w:after="60"/>
        <w:textAlignment w:val="auto"/>
        <w:rPr>
          <w:lang w:bidi="ar-DZ"/>
        </w:rPr>
      </w:pPr>
      <w:bookmarkStart w:id="25" w:name="_Toc401158822"/>
      <w:bookmarkStart w:id="26" w:name="_Toc401159827"/>
      <w:r>
        <w:rPr>
          <w:lang w:bidi="ar-DZ"/>
        </w:rPr>
        <w:t>Terms defined here</w:t>
      </w:r>
      <w:bookmarkEnd w:id="25"/>
      <w:bookmarkEnd w:id="26"/>
    </w:p>
    <w:p w14:paraId="0E723126" w14:textId="77777777" w:rsidR="009565E7" w:rsidRPr="00650EC2" w:rsidRDefault="009565E7" w:rsidP="00896AE2">
      <w:r w:rsidRPr="0078001F">
        <w:t xml:space="preserve">This </w:t>
      </w:r>
      <w:r>
        <w:t>Technical Report</w:t>
      </w:r>
      <w:r w:rsidRPr="0078001F">
        <w:t xml:space="preserve"> defines the following terms</w:t>
      </w:r>
      <w:r>
        <w:t>:</w:t>
      </w:r>
    </w:p>
    <w:p w14:paraId="4DD444F0" w14:textId="77777777" w:rsidR="009565E7" w:rsidRPr="004D548E" w:rsidRDefault="009565E7" w:rsidP="004D548E">
      <w:pPr>
        <w:pStyle w:val="ListParagraph"/>
        <w:ind w:left="1080"/>
        <w:rPr>
          <w:b/>
          <w:bCs/>
          <w:highlight w:val="yellow"/>
        </w:rPr>
      </w:pPr>
      <w:r w:rsidRPr="009635CB">
        <w:rPr>
          <w:b/>
          <w:bCs/>
          <w:highlight w:val="yellow"/>
        </w:rPr>
        <w:t xml:space="preserve"> </w:t>
      </w:r>
      <w:r>
        <w:rPr>
          <w:b/>
          <w:bCs/>
          <w:highlight w:val="yellow"/>
        </w:rPr>
        <w:t xml:space="preserve">5.2.1. </w:t>
      </w:r>
      <w:r w:rsidRPr="009635CB">
        <w:rPr>
          <w:b/>
          <w:bCs/>
          <w:highlight w:val="yellow"/>
        </w:rPr>
        <w:t>term</w:t>
      </w:r>
      <w:r w:rsidRPr="004D548E">
        <w:rPr>
          <w:b/>
          <w:bCs/>
          <w:highlight w:val="yellow"/>
        </w:rPr>
        <w:t xml:space="preserve"> [</w:t>
      </w:r>
      <w:r w:rsidRPr="009635CB">
        <w:rPr>
          <w:b/>
          <w:bCs/>
          <w:highlight w:val="yellow"/>
        </w:rPr>
        <w:t>reference</w:t>
      </w:r>
      <w:r w:rsidRPr="004D548E">
        <w:rPr>
          <w:b/>
          <w:bCs/>
          <w:highlight w:val="yellow"/>
        </w:rPr>
        <w:t>]: definition</w:t>
      </w:r>
    </w:p>
    <w:p w14:paraId="636585A0" w14:textId="77777777" w:rsidR="009565E7" w:rsidRPr="004D548E" w:rsidRDefault="009565E7" w:rsidP="004D548E">
      <w:pPr>
        <w:pStyle w:val="ListParagraph"/>
        <w:ind w:left="1080"/>
        <w:rPr>
          <w:b/>
          <w:bCs/>
          <w:highlight w:val="yellow"/>
        </w:rPr>
      </w:pPr>
      <w:r w:rsidRPr="004D548E">
        <w:rPr>
          <w:b/>
          <w:bCs/>
          <w:highlight w:val="yellow"/>
        </w:rPr>
        <w:t xml:space="preserve">5.2.2. </w:t>
      </w:r>
      <w:r w:rsidRPr="009635CB">
        <w:rPr>
          <w:b/>
          <w:bCs/>
          <w:highlight w:val="yellow"/>
        </w:rPr>
        <w:t xml:space="preserve"> term</w:t>
      </w:r>
      <w:r w:rsidRPr="004D548E">
        <w:rPr>
          <w:b/>
          <w:bCs/>
          <w:highlight w:val="yellow"/>
        </w:rPr>
        <w:t xml:space="preserve"> [</w:t>
      </w:r>
      <w:r w:rsidRPr="009635CB">
        <w:rPr>
          <w:b/>
          <w:bCs/>
          <w:highlight w:val="yellow"/>
        </w:rPr>
        <w:t>reference</w:t>
      </w:r>
      <w:r w:rsidRPr="004D548E">
        <w:rPr>
          <w:b/>
          <w:bCs/>
          <w:highlight w:val="yellow"/>
        </w:rPr>
        <w:t>]: definition</w:t>
      </w:r>
    </w:p>
    <w:p w14:paraId="48C42E2E" w14:textId="77777777" w:rsidR="009565E7" w:rsidRPr="00467172" w:rsidRDefault="009565E7" w:rsidP="009565E7">
      <w:pPr>
        <w:pStyle w:val="Headingb"/>
        <w:numPr>
          <w:ilvl w:val="0"/>
          <w:numId w:val="13"/>
        </w:numPr>
      </w:pPr>
      <w:bookmarkStart w:id="27" w:name="_Toc401158823"/>
      <w:bookmarkStart w:id="28" w:name="_Toc401159828"/>
      <w:r w:rsidRPr="00467172">
        <w:t>Abbreviations</w:t>
      </w:r>
      <w:bookmarkEnd w:id="27"/>
      <w:bookmarkEnd w:id="28"/>
    </w:p>
    <w:tbl>
      <w:tblPr>
        <w:tblW w:w="0" w:type="auto"/>
        <w:tblLook w:val="01E0" w:firstRow="1" w:lastRow="1" w:firstColumn="1" w:lastColumn="1" w:noHBand="0" w:noVBand="0"/>
      </w:tblPr>
      <w:tblGrid>
        <w:gridCol w:w="1368"/>
        <w:gridCol w:w="8208"/>
      </w:tblGrid>
      <w:tr w:rsidR="009565E7" w:rsidRPr="00320C88" w14:paraId="2022755E" w14:textId="77777777" w:rsidTr="00D706AE">
        <w:tc>
          <w:tcPr>
            <w:tcW w:w="1368" w:type="dxa"/>
          </w:tcPr>
          <w:p w14:paraId="292C797F" w14:textId="77777777" w:rsidR="009565E7" w:rsidRPr="009635CB" w:rsidRDefault="009565E7" w:rsidP="00D706AE">
            <w:pPr>
              <w:rPr>
                <w:highlight w:val="yellow"/>
              </w:rPr>
            </w:pPr>
            <w:r w:rsidRPr="009635CB">
              <w:rPr>
                <w:highlight w:val="yellow"/>
              </w:rPr>
              <w:t>ABC</w:t>
            </w:r>
          </w:p>
        </w:tc>
        <w:tc>
          <w:tcPr>
            <w:tcW w:w="8208" w:type="dxa"/>
          </w:tcPr>
          <w:p w14:paraId="2A3DCE5C" w14:textId="77777777" w:rsidR="009565E7" w:rsidRPr="009635CB" w:rsidRDefault="009565E7" w:rsidP="00D706AE">
            <w:r w:rsidRPr="009635CB">
              <w:rPr>
                <w:highlight w:val="yellow"/>
              </w:rPr>
              <w:t>spell it out</w:t>
            </w:r>
          </w:p>
        </w:tc>
      </w:tr>
      <w:tr w:rsidR="009565E7" w:rsidRPr="00320C88" w14:paraId="504EA75D" w14:textId="77777777" w:rsidTr="00D706AE">
        <w:tc>
          <w:tcPr>
            <w:tcW w:w="1368" w:type="dxa"/>
          </w:tcPr>
          <w:p w14:paraId="64FD57BC" w14:textId="77777777" w:rsidR="009565E7" w:rsidRPr="00320C88" w:rsidRDefault="009565E7" w:rsidP="00D706AE">
            <w:pPr>
              <w:rPr>
                <w:rFonts w:eastAsia="Times New Roman"/>
                <w:lang w:bidi="ar-DZ"/>
              </w:rPr>
            </w:pPr>
          </w:p>
        </w:tc>
        <w:tc>
          <w:tcPr>
            <w:tcW w:w="8208" w:type="dxa"/>
          </w:tcPr>
          <w:p w14:paraId="661BB72A" w14:textId="77777777" w:rsidR="009565E7" w:rsidRPr="00320C88" w:rsidRDefault="009565E7" w:rsidP="00D706AE">
            <w:pPr>
              <w:rPr>
                <w:rFonts w:eastAsia="Times New Roman"/>
                <w:lang w:bidi="ar-DZ"/>
              </w:rPr>
            </w:pPr>
          </w:p>
        </w:tc>
      </w:tr>
      <w:tr w:rsidR="009565E7" w:rsidRPr="00320C88" w14:paraId="354F47E8" w14:textId="77777777" w:rsidTr="00D706AE">
        <w:tc>
          <w:tcPr>
            <w:tcW w:w="1368" w:type="dxa"/>
          </w:tcPr>
          <w:p w14:paraId="74778435" w14:textId="77777777" w:rsidR="009565E7" w:rsidRPr="00320C88" w:rsidRDefault="009565E7" w:rsidP="00D706AE">
            <w:pPr>
              <w:rPr>
                <w:rFonts w:eastAsia="Times New Roman"/>
                <w:lang w:bidi="ar-DZ"/>
              </w:rPr>
            </w:pPr>
          </w:p>
        </w:tc>
        <w:tc>
          <w:tcPr>
            <w:tcW w:w="8208" w:type="dxa"/>
          </w:tcPr>
          <w:p w14:paraId="2817D4E6" w14:textId="77777777" w:rsidR="009565E7" w:rsidRPr="00320C88" w:rsidRDefault="009565E7" w:rsidP="00D706AE">
            <w:pPr>
              <w:rPr>
                <w:rFonts w:eastAsia="Times New Roman"/>
                <w:lang w:bidi="ar-DZ"/>
              </w:rPr>
            </w:pPr>
          </w:p>
        </w:tc>
      </w:tr>
      <w:tr w:rsidR="009565E7" w:rsidRPr="00320C88" w14:paraId="28076A14" w14:textId="77777777" w:rsidTr="00D706AE">
        <w:tc>
          <w:tcPr>
            <w:tcW w:w="1368" w:type="dxa"/>
          </w:tcPr>
          <w:p w14:paraId="3D866CA4" w14:textId="77777777" w:rsidR="009565E7" w:rsidRPr="00320C88" w:rsidRDefault="009565E7" w:rsidP="00D706AE">
            <w:pPr>
              <w:rPr>
                <w:rFonts w:eastAsia="Times New Roman"/>
                <w:lang w:bidi="ar-DZ"/>
              </w:rPr>
            </w:pPr>
          </w:p>
        </w:tc>
        <w:tc>
          <w:tcPr>
            <w:tcW w:w="8208" w:type="dxa"/>
          </w:tcPr>
          <w:p w14:paraId="6902B5DA" w14:textId="77777777" w:rsidR="009565E7" w:rsidRPr="00320C88" w:rsidRDefault="009565E7" w:rsidP="00D706AE">
            <w:pPr>
              <w:rPr>
                <w:rFonts w:eastAsia="Times New Roman"/>
                <w:lang w:bidi="ar-DZ"/>
              </w:rPr>
            </w:pPr>
          </w:p>
        </w:tc>
      </w:tr>
      <w:tr w:rsidR="009565E7" w:rsidRPr="00320C88" w14:paraId="24D6534F" w14:textId="77777777" w:rsidTr="00D706AE">
        <w:tc>
          <w:tcPr>
            <w:tcW w:w="1368" w:type="dxa"/>
          </w:tcPr>
          <w:p w14:paraId="3F7D3ABC" w14:textId="77777777" w:rsidR="009565E7" w:rsidRPr="00320C88" w:rsidRDefault="009565E7" w:rsidP="00D706AE">
            <w:pPr>
              <w:rPr>
                <w:rFonts w:eastAsia="Times New Roman"/>
                <w:lang w:bidi="ar-DZ"/>
              </w:rPr>
            </w:pPr>
          </w:p>
        </w:tc>
        <w:tc>
          <w:tcPr>
            <w:tcW w:w="8208" w:type="dxa"/>
          </w:tcPr>
          <w:p w14:paraId="42432459" w14:textId="77777777" w:rsidR="009565E7" w:rsidRPr="00320C88" w:rsidRDefault="009565E7" w:rsidP="00D706AE">
            <w:pPr>
              <w:rPr>
                <w:rFonts w:eastAsia="Times New Roman"/>
                <w:lang w:bidi="ar-DZ"/>
              </w:rPr>
            </w:pPr>
          </w:p>
        </w:tc>
      </w:tr>
      <w:tr w:rsidR="009565E7" w:rsidRPr="00320C88" w14:paraId="4E1A396B" w14:textId="77777777" w:rsidTr="00D706AE">
        <w:tc>
          <w:tcPr>
            <w:tcW w:w="1368" w:type="dxa"/>
          </w:tcPr>
          <w:p w14:paraId="4D46C388" w14:textId="77777777" w:rsidR="009565E7" w:rsidRPr="00320C88" w:rsidRDefault="009565E7" w:rsidP="00D706AE">
            <w:pPr>
              <w:rPr>
                <w:rFonts w:eastAsia="Times New Roman"/>
                <w:lang w:bidi="ar-DZ"/>
              </w:rPr>
            </w:pPr>
          </w:p>
        </w:tc>
        <w:tc>
          <w:tcPr>
            <w:tcW w:w="8208" w:type="dxa"/>
          </w:tcPr>
          <w:p w14:paraId="2EC81D56" w14:textId="77777777" w:rsidR="009565E7" w:rsidRPr="00320C88" w:rsidRDefault="009565E7" w:rsidP="00D706AE">
            <w:pPr>
              <w:rPr>
                <w:rFonts w:eastAsia="Times New Roman"/>
                <w:lang w:bidi="ar-DZ"/>
              </w:rPr>
            </w:pPr>
          </w:p>
        </w:tc>
      </w:tr>
      <w:tr w:rsidR="009565E7" w:rsidRPr="00320C88" w14:paraId="755F0FBD" w14:textId="77777777" w:rsidTr="00D706AE">
        <w:tc>
          <w:tcPr>
            <w:tcW w:w="1368" w:type="dxa"/>
          </w:tcPr>
          <w:p w14:paraId="5F199B28" w14:textId="77777777" w:rsidR="009565E7" w:rsidRPr="00320C88" w:rsidRDefault="009565E7" w:rsidP="00D706AE">
            <w:pPr>
              <w:rPr>
                <w:rFonts w:eastAsia="Times New Roman"/>
                <w:lang w:bidi="ar-DZ"/>
              </w:rPr>
            </w:pPr>
          </w:p>
        </w:tc>
        <w:tc>
          <w:tcPr>
            <w:tcW w:w="8208" w:type="dxa"/>
          </w:tcPr>
          <w:p w14:paraId="74622CD6" w14:textId="77777777" w:rsidR="009565E7" w:rsidRPr="00320C88" w:rsidRDefault="009565E7" w:rsidP="00D706AE">
            <w:pPr>
              <w:rPr>
                <w:rFonts w:eastAsia="Times New Roman"/>
                <w:lang w:bidi="ar-DZ"/>
              </w:rPr>
            </w:pPr>
          </w:p>
        </w:tc>
      </w:tr>
      <w:tr w:rsidR="009565E7" w:rsidRPr="00320C88" w14:paraId="77D45FF4" w14:textId="77777777" w:rsidTr="00D706AE">
        <w:tc>
          <w:tcPr>
            <w:tcW w:w="1368" w:type="dxa"/>
          </w:tcPr>
          <w:p w14:paraId="5AEBCB8E" w14:textId="77777777" w:rsidR="009565E7" w:rsidRPr="00320C88" w:rsidRDefault="009565E7" w:rsidP="00D706AE">
            <w:pPr>
              <w:rPr>
                <w:rFonts w:eastAsia="Times New Roman"/>
                <w:lang w:bidi="ar-DZ"/>
              </w:rPr>
            </w:pPr>
          </w:p>
        </w:tc>
        <w:tc>
          <w:tcPr>
            <w:tcW w:w="8208" w:type="dxa"/>
          </w:tcPr>
          <w:p w14:paraId="22ECF735" w14:textId="77777777" w:rsidR="009565E7" w:rsidRPr="00320C88" w:rsidRDefault="009565E7" w:rsidP="00D706AE">
            <w:pPr>
              <w:rPr>
                <w:rFonts w:eastAsia="Times New Roman"/>
                <w:lang w:bidi="ar-DZ"/>
              </w:rPr>
            </w:pPr>
          </w:p>
        </w:tc>
      </w:tr>
      <w:tr w:rsidR="009565E7" w:rsidRPr="00320C88" w14:paraId="4D2602BB" w14:textId="77777777" w:rsidTr="00D706AE">
        <w:tc>
          <w:tcPr>
            <w:tcW w:w="1368" w:type="dxa"/>
          </w:tcPr>
          <w:p w14:paraId="2971FA38" w14:textId="77777777" w:rsidR="009565E7" w:rsidRPr="00320C88" w:rsidRDefault="009565E7" w:rsidP="00D706AE">
            <w:pPr>
              <w:rPr>
                <w:rFonts w:eastAsia="Times New Roman"/>
                <w:lang w:bidi="ar-DZ"/>
              </w:rPr>
            </w:pPr>
          </w:p>
        </w:tc>
        <w:tc>
          <w:tcPr>
            <w:tcW w:w="8208" w:type="dxa"/>
          </w:tcPr>
          <w:p w14:paraId="14990373" w14:textId="77777777" w:rsidR="009565E7" w:rsidRPr="00320C88" w:rsidRDefault="009565E7" w:rsidP="00D706AE">
            <w:pPr>
              <w:rPr>
                <w:rFonts w:eastAsia="Times New Roman"/>
                <w:lang w:bidi="ar-DZ"/>
              </w:rPr>
            </w:pPr>
          </w:p>
        </w:tc>
      </w:tr>
      <w:tr w:rsidR="009565E7" w:rsidRPr="00320C88" w14:paraId="255E6957" w14:textId="77777777" w:rsidTr="00D706AE">
        <w:tc>
          <w:tcPr>
            <w:tcW w:w="1368" w:type="dxa"/>
          </w:tcPr>
          <w:p w14:paraId="4643A35D" w14:textId="77777777" w:rsidR="009565E7" w:rsidRPr="00320C88" w:rsidRDefault="009565E7" w:rsidP="00D706AE">
            <w:pPr>
              <w:rPr>
                <w:rFonts w:eastAsia="Times New Roman"/>
                <w:lang w:bidi="ar-DZ"/>
              </w:rPr>
            </w:pPr>
          </w:p>
        </w:tc>
        <w:tc>
          <w:tcPr>
            <w:tcW w:w="8208" w:type="dxa"/>
          </w:tcPr>
          <w:p w14:paraId="2BDF020D" w14:textId="77777777" w:rsidR="009565E7" w:rsidRPr="00320C88" w:rsidRDefault="009565E7" w:rsidP="00D706AE">
            <w:pPr>
              <w:rPr>
                <w:rFonts w:eastAsia="Times New Roman"/>
                <w:lang w:bidi="ar-DZ"/>
              </w:rPr>
            </w:pPr>
          </w:p>
        </w:tc>
      </w:tr>
    </w:tbl>
    <w:p w14:paraId="31FC066C" w14:textId="77777777" w:rsidR="009565E7" w:rsidRPr="00467172" w:rsidRDefault="009565E7" w:rsidP="009565E7">
      <w:pPr>
        <w:pStyle w:val="Headingb"/>
        <w:numPr>
          <w:ilvl w:val="0"/>
          <w:numId w:val="13"/>
        </w:numPr>
      </w:pPr>
      <w:r>
        <w:t xml:space="preserve">Wangiri Definition and description of the fraud  </w:t>
      </w:r>
    </w:p>
    <w:p w14:paraId="2C8F3294" w14:textId="77777777" w:rsidR="009565E7" w:rsidRDefault="009565E7" w:rsidP="006717CF">
      <w:pPr>
        <w:pStyle w:val="ListParagraph"/>
        <w:spacing w:before="0"/>
        <w:rPr>
          <w:rFonts w:eastAsia="Times New Roman"/>
          <w:lang w:eastAsia="en-US"/>
        </w:rPr>
      </w:pPr>
      <w:bookmarkStart w:id="29" w:name="_Toc286237445"/>
      <w:bookmarkStart w:id="30" w:name="_Toc286246107"/>
      <w:bookmarkStart w:id="31" w:name="_Toc401159832"/>
      <w:r w:rsidRPr="006717CF">
        <w:rPr>
          <w:rFonts w:eastAsia="Times New Roman"/>
          <w:lang w:eastAsia="en-US"/>
        </w:rPr>
        <w:t>'</w:t>
      </w:r>
      <w:r w:rsidRPr="006717CF">
        <w:rPr>
          <w:rFonts w:eastAsia="Times New Roman"/>
          <w:b/>
          <w:bCs/>
          <w:lang w:eastAsia="en-US"/>
        </w:rPr>
        <w:t>Wangiri</w:t>
      </w:r>
      <w:r w:rsidRPr="006717CF">
        <w:rPr>
          <w:rFonts w:eastAsia="Times New Roman"/>
          <w:lang w:eastAsia="en-US"/>
        </w:rPr>
        <w:t xml:space="preserve">' is a Japanese word </w:t>
      </w:r>
      <w:r w:rsidRPr="006717CF">
        <w:rPr>
          <w:rFonts w:eastAsia="Times New Roman"/>
          <w:b/>
          <w:bCs/>
          <w:lang w:eastAsia="en-US"/>
        </w:rPr>
        <w:t>meaning</w:t>
      </w:r>
      <w:r w:rsidRPr="006717CF">
        <w:rPr>
          <w:rFonts w:eastAsia="Times New Roman"/>
          <w:lang w:eastAsia="en-US"/>
        </w:rPr>
        <w:t xml:space="preserve"> 'one ring and drop'. And a </w:t>
      </w:r>
      <w:r w:rsidRPr="006717CF">
        <w:rPr>
          <w:rFonts w:eastAsia="Times New Roman"/>
          <w:b/>
          <w:bCs/>
          <w:lang w:eastAsia="en-US"/>
        </w:rPr>
        <w:t>Wangiri</w:t>
      </w:r>
      <w:r w:rsidRPr="006717CF">
        <w:rPr>
          <w:rFonts w:eastAsia="Times New Roman"/>
          <w:lang w:eastAsia="en-US"/>
        </w:rPr>
        <w:t xml:space="preserve"> call does just that. Calls usually cut off just as the phone rings, leaving a missed call message from an international, or unusual number.</w:t>
      </w:r>
      <w:ins w:id="32" w:author="Piyush Chetiya" w:date="2022-04-14T23:12:00Z">
        <w:r>
          <w:rPr>
            <w:rFonts w:eastAsia="Times New Roman"/>
            <w:lang w:eastAsia="en-US"/>
          </w:rPr>
          <w:t xml:space="preserve"> </w:t>
        </w:r>
      </w:ins>
      <w:ins w:id="33" w:author="Piyush Chetiya" w:date="2022-04-14T23:15:00Z">
        <w:r>
          <w:rPr>
            <w:rFonts w:eastAsia="Times New Roman"/>
            <w:lang w:eastAsia="en-US"/>
          </w:rPr>
          <w:t xml:space="preserve"> In Wangiri fraud the scammers generate si</w:t>
        </w:r>
      </w:ins>
      <w:ins w:id="34" w:author="Piyush Chetiya" w:date="2022-04-14T23:16:00Z">
        <w:r>
          <w:rPr>
            <w:rFonts w:eastAsia="Times New Roman"/>
            <w:lang w:eastAsia="en-US"/>
          </w:rPr>
          <w:t>ngle beep phone calls to many phone users using an autodialer. When the user calls back out of curiosity on receiving  a missed call</w:t>
        </w:r>
      </w:ins>
      <w:ins w:id="35" w:author="Piyush Chetiya" w:date="2022-04-14T23:17:00Z">
        <w:r>
          <w:rPr>
            <w:rFonts w:eastAsia="Times New Roman"/>
            <w:lang w:eastAsia="en-US"/>
          </w:rPr>
          <w:t xml:space="preserve"> </w:t>
        </w:r>
      </w:ins>
      <w:ins w:id="36" w:author="Piyush Chetiya" w:date="2022-04-14T23:12:00Z">
        <w:r>
          <w:rPr>
            <w:rFonts w:eastAsia="Times New Roman"/>
            <w:lang w:eastAsia="en-US"/>
          </w:rPr>
          <w:t>, the scammers try to keep the victims busy on the line for as long as possible.</w:t>
        </w:r>
      </w:ins>
      <w:ins w:id="37" w:author="Piyush Chetiya" w:date="2022-04-14T23:14:00Z">
        <w:r>
          <w:rPr>
            <w:rFonts w:eastAsia="Times New Roman"/>
            <w:lang w:eastAsia="en-US"/>
          </w:rPr>
          <w:t xml:space="preserve"> The calls are directed to either a real person or an Interactive Voice Response(IVR) system to extract as much money as possible</w:t>
        </w:r>
      </w:ins>
      <w:ins w:id="38" w:author="Piyush Chetiya" w:date="2022-04-14T23:17:00Z">
        <w:r>
          <w:rPr>
            <w:rFonts w:eastAsia="Times New Roman"/>
            <w:lang w:eastAsia="en-US"/>
          </w:rPr>
          <w:t xml:space="preserve"> since the call is routed to a premium-rate number</w:t>
        </w:r>
      </w:ins>
      <w:ins w:id="39" w:author="Piyush Chetiya" w:date="2022-04-14T23:14:00Z">
        <w:r>
          <w:rPr>
            <w:rFonts w:eastAsia="Times New Roman"/>
            <w:lang w:eastAsia="en-US"/>
          </w:rPr>
          <w:t>.</w:t>
        </w:r>
      </w:ins>
    </w:p>
    <w:p w14:paraId="0C942D56" w14:textId="77777777" w:rsidR="009565E7" w:rsidRDefault="009565E7" w:rsidP="009565E7">
      <w:pPr>
        <w:pStyle w:val="Headingb"/>
        <w:numPr>
          <w:ilvl w:val="0"/>
          <w:numId w:val="13"/>
        </w:numPr>
      </w:pPr>
      <w:r>
        <w:t xml:space="preserve">Proposed Methodologies </w:t>
      </w:r>
    </w:p>
    <w:p w14:paraId="2B9C005B" w14:textId="77777777" w:rsidR="009565E7" w:rsidRDefault="009565E7" w:rsidP="00E547A9"/>
    <w:p w14:paraId="1AC65ACF" w14:textId="77777777" w:rsidR="009565E7" w:rsidRDefault="009565E7" w:rsidP="00E547A9">
      <w:r w:rsidRPr="008F01AD">
        <w:t xml:space="preserve">All </w:t>
      </w:r>
      <w:r>
        <w:t>member states are invited to consider the following measures to mitigate the risk of Wangiri fraud:</w:t>
      </w:r>
    </w:p>
    <w:p w14:paraId="46967012" w14:textId="77777777" w:rsidR="009565E7" w:rsidRDefault="009565E7" w:rsidP="009565E7">
      <w:pPr>
        <w:pStyle w:val="ListParagraph"/>
        <w:numPr>
          <w:ilvl w:val="1"/>
          <w:numId w:val="13"/>
        </w:numPr>
        <w:jc w:val="lowKashida"/>
      </w:pPr>
      <w:r w:rsidRPr="00CB16AC">
        <w:rPr>
          <w:b/>
          <w:bCs/>
        </w:rPr>
        <w:t>Routing Management of Carrier</w:t>
      </w:r>
      <w:r>
        <w:t xml:space="preserve">: When a fraudster carries out the Wangiri fraud and gives missed calls to multiple subscribers, the augmented amount of traffic can be perceived by the carrier who routes these calls. If an operator examines this activity, there will be a rhythmic trend of increased traffic observed on the same carrier to route these calls. In such cases, an operator must take necessary protections to route all the traffic through an alternative carrier. Routing the calls through a different carrier will help in breaking the chain between the fraudster and the linked carrier. An appropriate regulations of international traffic by member states might </w:t>
      </w:r>
      <w:ins w:id="40" w:author="Piyush Chetiya" w:date="2022-04-14T23:18:00Z">
        <w:r>
          <w:t>help in relieving the problem to a greater extent.</w:t>
        </w:r>
      </w:ins>
      <w:r>
        <w:t xml:space="preserve"> </w:t>
      </w:r>
    </w:p>
    <w:p w14:paraId="14563736" w14:textId="77777777" w:rsidR="009565E7" w:rsidRDefault="009565E7" w:rsidP="009565E7">
      <w:pPr>
        <w:pStyle w:val="ListParagraph"/>
        <w:numPr>
          <w:ilvl w:val="1"/>
          <w:numId w:val="13"/>
        </w:numPr>
        <w:jc w:val="lowKashida"/>
      </w:pPr>
      <w:r w:rsidRPr="00CB16AC">
        <w:rPr>
          <w:b/>
          <w:bCs/>
        </w:rPr>
        <w:t>Customer Experience Management</w:t>
      </w:r>
      <w:r>
        <w:t>: As the customer is the main target of any business, telecom operators need to manage their customer complaints</w:t>
      </w:r>
      <w:r w:rsidRPr="00CB16AC">
        <w:t xml:space="preserve"> </w:t>
      </w:r>
      <w:r>
        <w:t>efficiently, which will reduce customer churn</w:t>
      </w:r>
      <w:ins w:id="41" w:author="Piyush Chetiya" w:date="2022-04-14T23:19:00Z">
        <w:r>
          <w:t xml:space="preserve"> and also loss of revenue</w:t>
        </w:r>
      </w:ins>
      <w:r>
        <w:t>. All employees in telecom operator should be informed about Wangiri and how to manage complaints related to this fraud.</w:t>
      </w:r>
    </w:p>
    <w:p w14:paraId="4A90CFD5" w14:textId="77777777" w:rsidR="009565E7" w:rsidRDefault="009565E7" w:rsidP="009565E7">
      <w:pPr>
        <w:pStyle w:val="ListParagraph"/>
        <w:numPr>
          <w:ilvl w:val="1"/>
          <w:numId w:val="13"/>
        </w:numPr>
        <w:jc w:val="lowKashida"/>
      </w:pPr>
      <w:r w:rsidRPr="00CB16AC">
        <w:rPr>
          <w:b/>
          <w:bCs/>
        </w:rPr>
        <w:t>Subscriber Awareness</w:t>
      </w:r>
      <w:r>
        <w:t xml:space="preserve">: A pro-active approach to minimize Wangiri fraud would involve making the consumers aware of the risk. </w:t>
      </w:r>
      <w:ins w:id="42" w:author="Piyush Chetiya" w:date="2022-04-14T23:21:00Z">
        <w:r>
          <w:t>Customers may be alerted through Information, Education and Communication (IEC) campaign by the operators about he risk involved in calling back missed calls received from International Numbers.</w:t>
        </w:r>
      </w:ins>
      <w:r>
        <w:t>There are several free apps</w:t>
      </w:r>
      <w:ins w:id="43" w:author="Piyush Chetiya" w:date="2022-04-14T23:29:00Z">
        <w:r>
          <w:t xml:space="preserve"> which have active community platforms where users continuously report spam numbers. These apps </w:t>
        </w:r>
      </w:ins>
      <w:del w:id="44" w:author="Piyush Chetiya" w:date="2022-04-14T23:29:00Z">
        <w:r w:rsidDel="008B6FA7">
          <w:delText xml:space="preserve"> which</w:delText>
        </w:r>
      </w:del>
      <w:del w:id="45" w:author="Piyush Chetiya" w:date="2022-04-14T23:30:00Z">
        <w:r w:rsidDel="008B6FA7">
          <w:delText xml:space="preserve"> </w:delText>
        </w:r>
      </w:del>
      <w:r>
        <w:t>can be used to quickly check suspicious numbers. This would tell the customer if the number is a part of any ongoing scams or not</w:t>
      </w:r>
      <w:ins w:id="46" w:author="Piyush Chetiya" w:date="2022-04-14T23:28:00Z">
        <w:r>
          <w:t xml:space="preserve"> and will help them in blocking the spam numbers used for Wangiri calls</w:t>
        </w:r>
      </w:ins>
      <w:r>
        <w:t xml:space="preserve">. </w:t>
      </w:r>
    </w:p>
    <w:p w14:paraId="30820794" w14:textId="77777777" w:rsidR="009565E7" w:rsidRDefault="009565E7" w:rsidP="009565E7">
      <w:pPr>
        <w:pStyle w:val="ListParagraph"/>
        <w:numPr>
          <w:ilvl w:val="1"/>
          <w:numId w:val="13"/>
        </w:numPr>
        <w:jc w:val="lowKashida"/>
      </w:pPr>
      <w:r w:rsidRPr="004B1AEB">
        <w:rPr>
          <w:b/>
          <w:bCs/>
        </w:rPr>
        <w:t>Interactive Voice Response (IVR) Facility</w:t>
      </w:r>
      <w:r>
        <w:t>: Whenever a subscriber calls back to a subspecies destination upon receiving a missed call, the telecom operator should have an IVR voice informing him about his called destination. This IVR warning would help the subscriber to decide if they really want to make the call or not</w:t>
      </w:r>
      <w:ins w:id="47" w:author="Piyush Chetiya" w:date="2022-04-14T23:22:00Z">
        <w:r>
          <w:t xml:space="preserve"> </w:t>
        </w:r>
      </w:ins>
      <w:ins w:id="48" w:author="Piyush Chetiya" w:date="2022-04-14T23:27:00Z">
        <w:r>
          <w:t xml:space="preserve">through the </w:t>
        </w:r>
      </w:ins>
      <w:ins w:id="49" w:author="Piyush Chetiya" w:date="2022-04-14T23:22:00Z">
        <w:r>
          <w:t>IVR announcement that the number you are calling is a premium rate number and involve</w:t>
        </w:r>
      </w:ins>
      <w:ins w:id="50" w:author="Piyush Chetiya" w:date="2022-04-14T23:23:00Z">
        <w:r>
          <w:t>s</w:t>
        </w:r>
      </w:ins>
      <w:ins w:id="51" w:author="Piyush Chetiya" w:date="2022-04-14T23:22:00Z">
        <w:r>
          <w:t xml:space="preserve"> high calling charges</w:t>
        </w:r>
      </w:ins>
      <w:r>
        <w:t>.</w:t>
      </w:r>
    </w:p>
    <w:p w14:paraId="07699382" w14:textId="77777777" w:rsidR="009565E7" w:rsidRDefault="009565E7" w:rsidP="009565E7">
      <w:pPr>
        <w:pStyle w:val="ListParagraph"/>
        <w:numPr>
          <w:ilvl w:val="1"/>
          <w:numId w:val="13"/>
        </w:numPr>
        <w:jc w:val="lowKashida"/>
        <w:rPr>
          <w:ins w:id="52" w:author="Piyush Chetiya" w:date="2022-04-14T23:37:00Z"/>
        </w:rPr>
      </w:pPr>
      <w:r>
        <w:rPr>
          <w:b/>
          <w:bCs/>
        </w:rPr>
        <w:t>Using Technology</w:t>
      </w:r>
      <w:r w:rsidRPr="004B1AEB">
        <w:t>:</w:t>
      </w:r>
      <w:r>
        <w:t xml:space="preserve"> Telecom Operators might have an Artificial Intelligence system to make alerts to the customers via different means when receive missed calls from subspecies numbers.</w:t>
      </w:r>
    </w:p>
    <w:p w14:paraId="784C946D" w14:textId="77777777" w:rsidR="009565E7" w:rsidRDefault="009565E7" w:rsidP="009565E7">
      <w:pPr>
        <w:pStyle w:val="ListParagraph"/>
        <w:numPr>
          <w:ilvl w:val="1"/>
          <w:numId w:val="13"/>
        </w:numPr>
        <w:jc w:val="lowKashida"/>
      </w:pPr>
      <w:ins w:id="53" w:author="Piyush Chetiya" w:date="2022-04-14T23:37:00Z">
        <w:r>
          <w:rPr>
            <w:b/>
            <w:bCs/>
          </w:rPr>
          <w:t>Using Blockchain</w:t>
        </w:r>
        <w:r w:rsidRPr="00AA439E">
          <w:rPr>
            <w:rFonts w:eastAsia="MS Mincho"/>
            <w:szCs w:val="20"/>
            <w:lang w:val="en-US" w:eastAsia="zh-CN"/>
            <w:rPrChange w:id="54" w:author="Piyush Chetiya" w:date="2022-04-14T23:37:00Z">
              <w:rPr>
                <w:rFonts w:eastAsia="SimSun"/>
                <w:b/>
                <w:bCs/>
              </w:rPr>
            </w:rPrChange>
          </w:rPr>
          <w:t>:</w:t>
        </w:r>
        <w:r>
          <w:t xml:space="preserve"> Telecom consortium can use blockchain technology to share intelligence in near to real</w:t>
        </w:r>
      </w:ins>
      <w:ins w:id="55" w:author="Piyush Chetiya" w:date="2022-04-14T23:38:00Z">
        <w:r>
          <w:t xml:space="preserve">-time about the actual Wangiri calls that have already occurred. </w:t>
        </w:r>
        <w:r>
          <w:lastRenderedPageBreak/>
          <w:t xml:space="preserve">This </w:t>
        </w:r>
      </w:ins>
      <w:ins w:id="56" w:author="Piyush Chetiya" w:date="2022-04-14T23:39:00Z">
        <w:r>
          <w:t xml:space="preserve"> data can help the Telecom operators to improve the algorithm</w:t>
        </w:r>
      </w:ins>
      <w:ins w:id="57" w:author="Piyush Chetiya" w:date="2022-04-14T23:40:00Z">
        <w:r>
          <w:t>s and reference data used for the proactive management of future calls, increasing the likelihood of correctly identifying a Wangiri call before the intended victim suffers harm.</w:t>
        </w:r>
      </w:ins>
    </w:p>
    <w:p w14:paraId="2CE70E43" w14:textId="77777777" w:rsidR="009565E7" w:rsidRDefault="009565E7" w:rsidP="009565E7">
      <w:pPr>
        <w:pStyle w:val="ListParagraph"/>
        <w:numPr>
          <w:ilvl w:val="1"/>
          <w:numId w:val="13"/>
        </w:numPr>
        <w:jc w:val="lowKashida"/>
        <w:rPr>
          <w:ins w:id="58" w:author="Piyush Chetiya" w:date="2022-04-17T20:20:00Z"/>
        </w:rPr>
      </w:pPr>
      <w:r>
        <w:rPr>
          <w:b/>
          <w:bCs/>
        </w:rPr>
        <w:t>Numbers Blocking</w:t>
      </w:r>
      <w:r w:rsidRPr="004B1AEB">
        <w:t>:</w:t>
      </w:r>
      <w:r>
        <w:t xml:space="preserve"> Regulators in different countries might allow telecom operators to block all numbers that were repeated in Wangiri fraud. </w:t>
      </w:r>
      <w:ins w:id="59" w:author="Piyush Chetiya" w:date="2022-04-14T23:41:00Z">
        <w:r>
          <w:t>This data can be available in real time if the blockchain technology at 8.6 is used.</w:t>
        </w:r>
      </w:ins>
    </w:p>
    <w:p w14:paraId="371AF323" w14:textId="77777777" w:rsidR="009565E7" w:rsidRDefault="009565E7" w:rsidP="009565E7">
      <w:pPr>
        <w:pStyle w:val="ListParagraph"/>
        <w:numPr>
          <w:ilvl w:val="1"/>
          <w:numId w:val="13"/>
        </w:numPr>
        <w:jc w:val="lowKashida"/>
      </w:pPr>
      <w:ins w:id="60" w:author="Piyush Chetiya" w:date="2022-04-17T20:20:00Z">
        <w:r>
          <w:rPr>
            <w:b/>
            <w:bCs/>
          </w:rPr>
          <w:t>Information, Education and Communication(IEC) campaign</w:t>
        </w:r>
      </w:ins>
      <w:ins w:id="61" w:author="Piyush Chetiya" w:date="2022-04-17T20:21:00Z">
        <w:r>
          <w:t xml:space="preserve"> by the regulators is very much essential for dissemination of information about the charging plan of Premium Rate numbers because a large segment of </w:t>
        </w:r>
      </w:ins>
      <w:ins w:id="62" w:author="Piyush Chetiya" w:date="2022-04-17T20:22:00Z">
        <w:r>
          <w:t xml:space="preserve"> customers are not aware about the high rates of such premium rate numbers.</w:t>
        </w:r>
      </w:ins>
    </w:p>
    <w:p w14:paraId="1FEE548B" w14:textId="77777777" w:rsidR="009565E7" w:rsidRDefault="009565E7" w:rsidP="009565E7">
      <w:pPr>
        <w:pStyle w:val="ListParagraph"/>
        <w:numPr>
          <w:ilvl w:val="1"/>
          <w:numId w:val="13"/>
        </w:numPr>
        <w:jc w:val="lowKashida"/>
      </w:pPr>
      <w:r>
        <w:rPr>
          <w:b/>
          <w:bCs/>
        </w:rPr>
        <w:t>Sharing of Black Lists</w:t>
      </w:r>
      <w:r>
        <w:t xml:space="preserve">: Regulators in different countries might set up a mechanism to share the most frequent numbers committing Wangiri fraud. </w:t>
      </w:r>
    </w:p>
    <w:p w14:paraId="152E0F46" w14:textId="77777777" w:rsidR="009565E7" w:rsidRDefault="009565E7" w:rsidP="009565E7">
      <w:pPr>
        <w:pStyle w:val="ListParagraph"/>
        <w:numPr>
          <w:ilvl w:val="1"/>
          <w:numId w:val="13"/>
        </w:numPr>
        <w:jc w:val="lowKashida"/>
        <w:rPr>
          <w:b/>
          <w:bCs/>
        </w:rPr>
      </w:pPr>
      <w:r w:rsidRPr="008B2272">
        <w:rPr>
          <w:b/>
          <w:bCs/>
        </w:rPr>
        <w:t>The proper National Numbering Plans management</w:t>
      </w:r>
      <w:r>
        <w:rPr>
          <w:b/>
          <w:bCs/>
        </w:rPr>
        <w:t xml:space="preserve">: </w:t>
      </w:r>
      <w:r>
        <w:t xml:space="preserve">Regulators might prepare a mechanism to ensure the proper use of NDCs with MNOs in order to avoid different types of fraud including Wangiri, call masking and spoofing. </w:t>
      </w:r>
    </w:p>
    <w:p w14:paraId="230C9B71" w14:textId="77777777" w:rsidR="009565E7" w:rsidRPr="008B2272" w:rsidRDefault="009565E7" w:rsidP="009565E7">
      <w:pPr>
        <w:pStyle w:val="ListParagraph"/>
        <w:numPr>
          <w:ilvl w:val="1"/>
          <w:numId w:val="13"/>
        </w:numPr>
        <w:jc w:val="lowKashida"/>
        <w:rPr>
          <w:b/>
          <w:bCs/>
        </w:rPr>
      </w:pPr>
      <w:r>
        <w:rPr>
          <w:b/>
          <w:bCs/>
        </w:rPr>
        <w:t xml:space="preserve">The Application of WTSA Res. 91: </w:t>
      </w:r>
      <w:r>
        <w:t>All member states are invited by this Resolution to “</w:t>
      </w:r>
      <w:r w:rsidRPr="00BB209C">
        <w:t>pursuant to the relevant ITU T Recommendations, to make available information on the presentation of their national numbering plans and amendments thereto in a timely manner, so as to ensure that the electronic repository remains up to date.</w:t>
      </w:r>
      <w:r>
        <w:t>”</w:t>
      </w:r>
      <w:r w:rsidRPr="008B2272">
        <w:rPr>
          <w:b/>
          <w:bCs/>
        </w:rPr>
        <w:t xml:space="preserve"> </w:t>
      </w:r>
    </w:p>
    <w:p w14:paraId="35B3FB91" w14:textId="77777777" w:rsidR="009565E7" w:rsidRPr="008B2272" w:rsidRDefault="009565E7" w:rsidP="006717CF">
      <w:pPr>
        <w:rPr>
          <w:rFonts w:eastAsia="MS Mincho"/>
          <w:b/>
          <w:bCs/>
          <w:szCs w:val="20"/>
          <w:lang w:val="en-US" w:eastAsia="zh-CN"/>
        </w:rPr>
      </w:pPr>
    </w:p>
    <w:p w14:paraId="54C6C862" w14:textId="77777777" w:rsidR="009565E7" w:rsidRPr="006717CF" w:rsidRDefault="009565E7" w:rsidP="006717CF">
      <w:pPr>
        <w:pStyle w:val="ListParagraph"/>
        <w:spacing w:before="0"/>
        <w:rPr>
          <w:rFonts w:eastAsia="Times New Roman"/>
          <w:lang w:eastAsia="en-US"/>
        </w:rPr>
      </w:pPr>
    </w:p>
    <w:p w14:paraId="69024837" w14:textId="77777777" w:rsidR="009565E7" w:rsidRDefault="009565E7" w:rsidP="00896AE2">
      <w:pPr>
        <w:pStyle w:val="TableNotitle"/>
        <w:rPr>
          <w:lang w:bidi="ar-DZ"/>
        </w:rPr>
      </w:pPr>
      <w:r>
        <w:rPr>
          <w:lang w:bidi="ar-DZ"/>
        </w:rPr>
        <w:t xml:space="preserve">Table 1: </w:t>
      </w:r>
      <w:r w:rsidRPr="002B0E11">
        <w:rPr>
          <w:highlight w:val="yellow"/>
          <w:lang w:bidi="ar-DZ"/>
        </w:rPr>
        <w:t>Example of a table</w:t>
      </w:r>
      <w:bookmarkEnd w:id="29"/>
      <w:bookmarkEnd w:id="30"/>
      <w:bookmarkEnd w:id="31"/>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999"/>
        <w:gridCol w:w="5259"/>
      </w:tblGrid>
      <w:tr w:rsidR="009565E7" w:rsidRPr="00F14A92" w14:paraId="109AB874" w14:textId="77777777" w:rsidTr="00D706AE">
        <w:trPr>
          <w:tblHeader/>
          <w:jc w:val="center"/>
        </w:trPr>
        <w:tc>
          <w:tcPr>
            <w:tcW w:w="0" w:type="auto"/>
            <w:tcBorders>
              <w:top w:val="single" w:sz="12" w:space="0" w:color="auto"/>
              <w:bottom w:val="single" w:sz="12" w:space="0" w:color="auto"/>
            </w:tcBorders>
            <w:shd w:val="clear" w:color="auto" w:fill="auto"/>
          </w:tcPr>
          <w:p w14:paraId="17996669" w14:textId="77777777" w:rsidR="009565E7" w:rsidRPr="00F14A92" w:rsidRDefault="009565E7" w:rsidP="00D706AE">
            <w:pPr>
              <w:pStyle w:val="Tablehead"/>
              <w:rPr>
                <w:lang w:bidi="ar-DZ"/>
              </w:rPr>
            </w:pPr>
            <w:r w:rsidRPr="00F14A92">
              <w:rPr>
                <w:lang w:bidi="ar-DZ"/>
              </w:rPr>
              <w:t>Number</w:t>
            </w:r>
          </w:p>
        </w:tc>
        <w:tc>
          <w:tcPr>
            <w:tcW w:w="0" w:type="auto"/>
            <w:tcBorders>
              <w:top w:val="single" w:sz="12" w:space="0" w:color="auto"/>
              <w:bottom w:val="single" w:sz="12" w:space="0" w:color="auto"/>
            </w:tcBorders>
            <w:shd w:val="clear" w:color="auto" w:fill="auto"/>
          </w:tcPr>
          <w:p w14:paraId="72FA8A5B" w14:textId="77777777" w:rsidR="009565E7" w:rsidRPr="00F14A92" w:rsidRDefault="009565E7" w:rsidP="00D706AE">
            <w:pPr>
              <w:pStyle w:val="Tablehead"/>
              <w:rPr>
                <w:lang w:bidi="ar-DZ"/>
              </w:rPr>
            </w:pPr>
            <w:r w:rsidRPr="00F14A92">
              <w:rPr>
                <w:lang w:bidi="ar-DZ"/>
              </w:rPr>
              <w:t>Observation</w:t>
            </w:r>
          </w:p>
        </w:tc>
      </w:tr>
      <w:tr w:rsidR="009565E7" w:rsidRPr="00F14A92" w14:paraId="198EDB3D" w14:textId="77777777" w:rsidTr="00D706AE">
        <w:trPr>
          <w:jc w:val="center"/>
        </w:trPr>
        <w:tc>
          <w:tcPr>
            <w:tcW w:w="0" w:type="auto"/>
            <w:tcBorders>
              <w:top w:val="single" w:sz="12" w:space="0" w:color="auto"/>
            </w:tcBorders>
            <w:shd w:val="clear" w:color="auto" w:fill="auto"/>
          </w:tcPr>
          <w:p w14:paraId="1AA2E321" w14:textId="77777777" w:rsidR="009565E7" w:rsidRPr="00F14A92" w:rsidRDefault="009565E7" w:rsidP="00D706AE">
            <w:pPr>
              <w:pStyle w:val="Tabletext"/>
              <w:rPr>
                <w:lang w:bidi="ar-DZ"/>
              </w:rPr>
            </w:pPr>
            <w:r w:rsidRPr="00F14A92">
              <w:rPr>
                <w:lang w:bidi="ar-DZ"/>
              </w:rPr>
              <w:t>1</w:t>
            </w:r>
          </w:p>
        </w:tc>
        <w:tc>
          <w:tcPr>
            <w:tcW w:w="0" w:type="auto"/>
            <w:tcBorders>
              <w:top w:val="single" w:sz="12" w:space="0" w:color="auto"/>
            </w:tcBorders>
            <w:shd w:val="clear" w:color="auto" w:fill="auto"/>
          </w:tcPr>
          <w:p w14:paraId="75F02A2C" w14:textId="77777777" w:rsidR="009565E7" w:rsidRPr="00F14A92" w:rsidRDefault="009565E7" w:rsidP="00D706AE">
            <w:pPr>
              <w:pStyle w:val="Tabletext"/>
              <w:rPr>
                <w:lang w:bidi="ar-DZ"/>
              </w:rPr>
            </w:pPr>
            <w:r w:rsidRPr="00F14A92">
              <w:rPr>
                <w:lang w:bidi="ar-DZ"/>
              </w:rPr>
              <w:t>Sample table</w:t>
            </w:r>
          </w:p>
        </w:tc>
      </w:tr>
      <w:tr w:rsidR="009565E7" w:rsidRPr="00F14A92" w14:paraId="226FCB45" w14:textId="77777777" w:rsidTr="00D706AE">
        <w:trPr>
          <w:jc w:val="center"/>
        </w:trPr>
        <w:tc>
          <w:tcPr>
            <w:tcW w:w="0" w:type="auto"/>
            <w:shd w:val="clear" w:color="auto" w:fill="auto"/>
          </w:tcPr>
          <w:p w14:paraId="187D7360" w14:textId="77777777" w:rsidR="009565E7" w:rsidRPr="00F14A92" w:rsidRDefault="009565E7" w:rsidP="00D706AE">
            <w:pPr>
              <w:pStyle w:val="Tabletext"/>
              <w:rPr>
                <w:lang w:bidi="ar-DZ"/>
              </w:rPr>
            </w:pPr>
            <w:r w:rsidRPr="00F14A92">
              <w:rPr>
                <w:lang w:bidi="ar-DZ"/>
              </w:rPr>
              <w:t>2</w:t>
            </w:r>
          </w:p>
        </w:tc>
        <w:tc>
          <w:tcPr>
            <w:tcW w:w="0" w:type="auto"/>
            <w:shd w:val="clear" w:color="auto" w:fill="auto"/>
          </w:tcPr>
          <w:p w14:paraId="1FBFF6E7" w14:textId="77777777" w:rsidR="009565E7" w:rsidRPr="00F14A92" w:rsidRDefault="009565E7" w:rsidP="00D706AE">
            <w:pPr>
              <w:pStyle w:val="Tabletext"/>
              <w:rPr>
                <w:lang w:bidi="ar-DZ"/>
              </w:rPr>
            </w:pPr>
            <w:r>
              <w:rPr>
                <w:lang w:bidi="ar-DZ"/>
              </w:rPr>
              <w:t xml:space="preserve">Table </w:t>
            </w:r>
            <w:r w:rsidRPr="00F14A92">
              <w:rPr>
                <w:lang w:bidi="ar-DZ"/>
              </w:rPr>
              <w:t xml:space="preserve">header </w:t>
            </w:r>
            <w:r>
              <w:rPr>
                <w:lang w:bidi="ar-DZ"/>
              </w:rPr>
              <w:t>(1st row) uses</w:t>
            </w:r>
            <w:r w:rsidRPr="00F14A92">
              <w:rPr>
                <w:lang w:bidi="ar-DZ"/>
              </w:rPr>
              <w:t xml:space="preserve"> style Table_</w:t>
            </w:r>
            <w:r>
              <w:rPr>
                <w:lang w:bidi="ar-DZ"/>
              </w:rPr>
              <w:t>h</w:t>
            </w:r>
            <w:r w:rsidRPr="00F14A92">
              <w:rPr>
                <w:lang w:bidi="ar-DZ"/>
              </w:rPr>
              <w:t>ead</w:t>
            </w:r>
          </w:p>
        </w:tc>
      </w:tr>
      <w:tr w:rsidR="009565E7" w:rsidRPr="00F14A92" w14:paraId="5A861C00" w14:textId="77777777" w:rsidTr="00D706AE">
        <w:trPr>
          <w:jc w:val="center"/>
        </w:trPr>
        <w:tc>
          <w:tcPr>
            <w:tcW w:w="0" w:type="auto"/>
            <w:shd w:val="clear" w:color="auto" w:fill="auto"/>
          </w:tcPr>
          <w:p w14:paraId="35D5D741" w14:textId="77777777" w:rsidR="009565E7" w:rsidRPr="00F14A92" w:rsidRDefault="009565E7" w:rsidP="00D706AE">
            <w:pPr>
              <w:pStyle w:val="Tabletext"/>
              <w:rPr>
                <w:lang w:bidi="ar-DZ"/>
              </w:rPr>
            </w:pPr>
            <w:r w:rsidRPr="00F14A92">
              <w:rPr>
                <w:lang w:bidi="ar-DZ"/>
              </w:rPr>
              <w:t>3</w:t>
            </w:r>
          </w:p>
        </w:tc>
        <w:tc>
          <w:tcPr>
            <w:tcW w:w="0" w:type="auto"/>
            <w:shd w:val="clear" w:color="auto" w:fill="auto"/>
          </w:tcPr>
          <w:p w14:paraId="67AFB380" w14:textId="77777777" w:rsidR="009565E7" w:rsidRPr="00F14A92" w:rsidRDefault="009565E7" w:rsidP="00D706AE">
            <w:pPr>
              <w:pStyle w:val="Tabletext"/>
              <w:rPr>
                <w:lang w:bidi="ar-DZ"/>
              </w:rPr>
            </w:pPr>
            <w:r>
              <w:rPr>
                <w:lang w:bidi="ar-DZ"/>
              </w:rPr>
              <w:t xml:space="preserve">Other table </w:t>
            </w:r>
            <w:r w:rsidRPr="00F14A92">
              <w:rPr>
                <w:lang w:bidi="ar-DZ"/>
              </w:rPr>
              <w:t xml:space="preserve">rows </w:t>
            </w:r>
            <w:r>
              <w:rPr>
                <w:lang w:bidi="ar-DZ"/>
              </w:rPr>
              <w:t>use</w:t>
            </w:r>
            <w:r w:rsidRPr="00F14A92">
              <w:rPr>
                <w:lang w:bidi="ar-DZ"/>
              </w:rPr>
              <w:t xml:space="preserve"> style Table_</w:t>
            </w:r>
            <w:r>
              <w:rPr>
                <w:lang w:bidi="ar-DZ"/>
              </w:rPr>
              <w:t>t</w:t>
            </w:r>
            <w:r w:rsidRPr="00F14A92">
              <w:rPr>
                <w:lang w:bidi="ar-DZ"/>
              </w:rPr>
              <w:t>ext</w:t>
            </w:r>
          </w:p>
        </w:tc>
      </w:tr>
      <w:tr w:rsidR="009565E7" w:rsidRPr="00F14A92" w14:paraId="3CDD7291" w14:textId="77777777" w:rsidTr="00D706AE">
        <w:trPr>
          <w:jc w:val="center"/>
        </w:trPr>
        <w:tc>
          <w:tcPr>
            <w:tcW w:w="0" w:type="auto"/>
            <w:shd w:val="clear" w:color="auto" w:fill="auto"/>
          </w:tcPr>
          <w:p w14:paraId="65ED186B" w14:textId="77777777" w:rsidR="009565E7" w:rsidRPr="00F14A92" w:rsidRDefault="009565E7" w:rsidP="00D706AE">
            <w:pPr>
              <w:pStyle w:val="Tabletext"/>
              <w:rPr>
                <w:lang w:bidi="ar-DZ"/>
              </w:rPr>
            </w:pPr>
            <w:r>
              <w:rPr>
                <w:lang w:bidi="ar-DZ"/>
              </w:rPr>
              <w:t>4</w:t>
            </w:r>
          </w:p>
        </w:tc>
        <w:tc>
          <w:tcPr>
            <w:tcW w:w="0" w:type="auto"/>
            <w:shd w:val="clear" w:color="auto" w:fill="auto"/>
          </w:tcPr>
          <w:p w14:paraId="53CEBAB4" w14:textId="77777777" w:rsidR="009565E7" w:rsidRPr="00F14A92" w:rsidRDefault="009565E7" w:rsidP="00D706AE">
            <w:pPr>
              <w:pStyle w:val="Tabletext"/>
              <w:rPr>
                <w:lang w:bidi="ar-DZ"/>
              </w:rPr>
            </w:pPr>
            <w:r>
              <w:rPr>
                <w:lang w:bidi="ar-DZ"/>
              </w:rPr>
              <w:t>Heading with table number uses style "Table_No &amp; title"</w:t>
            </w:r>
          </w:p>
        </w:tc>
      </w:tr>
    </w:tbl>
    <w:p w14:paraId="16810317" w14:textId="77777777" w:rsidR="009565E7" w:rsidRDefault="009565E7" w:rsidP="00896AE2">
      <w:pPr>
        <w:rPr>
          <w:lang w:bidi="ar-D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567"/>
        <w:gridCol w:w="851"/>
      </w:tblGrid>
      <w:tr w:rsidR="009565E7" w14:paraId="6CE445C9" w14:textId="77777777" w:rsidTr="00D706AE">
        <w:trPr>
          <w:trHeight w:hRule="exact" w:val="851"/>
          <w:jc w:val="center"/>
        </w:trPr>
        <w:tc>
          <w:tcPr>
            <w:tcW w:w="851" w:type="dxa"/>
            <w:tcBorders>
              <w:bottom w:val="single" w:sz="4" w:space="0" w:color="auto"/>
            </w:tcBorders>
            <w:vAlign w:val="center"/>
          </w:tcPr>
          <w:p w14:paraId="6E6037BC" w14:textId="77777777" w:rsidR="009565E7" w:rsidRPr="009635CB" w:rsidRDefault="009565E7" w:rsidP="00D706AE">
            <w:pPr>
              <w:jc w:val="center"/>
            </w:pPr>
            <w:r w:rsidRPr="009635CB">
              <w:t>A</w:t>
            </w:r>
          </w:p>
        </w:tc>
        <w:tc>
          <w:tcPr>
            <w:tcW w:w="567" w:type="dxa"/>
            <w:tcBorders>
              <w:top w:val="nil"/>
              <w:bottom w:val="nil"/>
            </w:tcBorders>
            <w:vAlign w:val="center"/>
          </w:tcPr>
          <w:p w14:paraId="7C4711D7" w14:textId="77777777" w:rsidR="009565E7" w:rsidRPr="009635CB" w:rsidRDefault="009565E7" w:rsidP="00D706AE">
            <w:pPr>
              <w:jc w:val="center"/>
            </w:pPr>
            <w:r w:rsidRPr="009635CB">
              <w:sym w:font="Wingdings" w:char="F0E0"/>
            </w:r>
          </w:p>
        </w:tc>
        <w:tc>
          <w:tcPr>
            <w:tcW w:w="851" w:type="dxa"/>
            <w:tcBorders>
              <w:bottom w:val="single" w:sz="4" w:space="0" w:color="auto"/>
            </w:tcBorders>
            <w:vAlign w:val="center"/>
          </w:tcPr>
          <w:p w14:paraId="4D8470B2" w14:textId="77777777" w:rsidR="009565E7" w:rsidRPr="009635CB" w:rsidRDefault="009565E7" w:rsidP="00D706AE">
            <w:pPr>
              <w:jc w:val="center"/>
            </w:pPr>
            <w:r w:rsidRPr="009635CB">
              <w:t>B</w:t>
            </w:r>
          </w:p>
        </w:tc>
      </w:tr>
    </w:tbl>
    <w:p w14:paraId="0C562A28" w14:textId="77777777" w:rsidR="009565E7" w:rsidRPr="009635CB" w:rsidRDefault="009565E7" w:rsidP="00896AE2">
      <w:pPr>
        <w:pStyle w:val="Figurelegend"/>
        <w:jc w:val="center"/>
      </w:pPr>
      <w:r>
        <w:rPr>
          <w:lang w:bidi="ar-DZ"/>
        </w:rPr>
        <w:t>Captions for figures use WinWord style "</w:t>
      </w:r>
      <w:r w:rsidRPr="009635CB">
        <w:rPr>
          <w:lang w:bidi="ar-DZ"/>
        </w:rPr>
        <w:t>Figure_No &amp; title</w:t>
      </w:r>
      <w:r>
        <w:rPr>
          <w:lang w:bidi="ar-DZ"/>
        </w:rPr>
        <w:t>"</w:t>
      </w:r>
    </w:p>
    <w:p w14:paraId="609BF701" w14:textId="77777777" w:rsidR="009565E7" w:rsidRDefault="009565E7" w:rsidP="00896AE2">
      <w:pPr>
        <w:pStyle w:val="FigureNotitle"/>
        <w:rPr>
          <w:lang w:bidi="ar-DZ"/>
        </w:rPr>
      </w:pPr>
      <w:bookmarkStart w:id="63" w:name="_Toc286237446"/>
      <w:bookmarkStart w:id="64" w:name="_Toc286246115"/>
      <w:bookmarkStart w:id="65" w:name="_Toc401159833"/>
      <w:r>
        <w:rPr>
          <w:lang w:bidi="ar-DZ"/>
        </w:rPr>
        <w:t xml:space="preserve">Figure 1: </w:t>
      </w:r>
      <w:r w:rsidRPr="002B0E11">
        <w:rPr>
          <w:highlight w:val="yellow"/>
          <w:lang w:bidi="ar-DZ"/>
        </w:rPr>
        <w:t>Example of a figure</w:t>
      </w:r>
      <w:bookmarkEnd w:id="63"/>
      <w:bookmarkEnd w:id="64"/>
      <w:bookmarkEnd w:id="65"/>
    </w:p>
    <w:p w14:paraId="5A5FBD39" w14:textId="77777777" w:rsidR="009565E7" w:rsidRPr="009635CB" w:rsidRDefault="009565E7" w:rsidP="00896AE2">
      <w:r w:rsidRPr="009635CB">
        <w:rPr>
          <w:highlight w:val="yellow"/>
        </w:rPr>
        <w:t xml:space="preserve"> [ADD TEXT, IF ANY].</w:t>
      </w:r>
    </w:p>
    <w:p w14:paraId="25EB2813" w14:textId="77777777" w:rsidR="009565E7" w:rsidRPr="002D41EB" w:rsidRDefault="009565E7" w:rsidP="00896AE2">
      <w:pPr>
        <w:rPr>
          <w:lang w:bidi="ar-DZ"/>
        </w:rPr>
      </w:pPr>
    </w:p>
    <w:p w14:paraId="496D17C0" w14:textId="77777777" w:rsidR="009565E7" w:rsidRDefault="009565E7">
      <w:pPr>
        <w:spacing w:before="0"/>
      </w:pPr>
      <w:bookmarkStart w:id="66" w:name="_Toc21340225"/>
      <w:bookmarkStart w:id="67" w:name="_Toc21340286"/>
      <w:bookmarkStart w:id="68" w:name="_Toc23153450"/>
      <w:bookmarkStart w:id="69" w:name="_Toc23176214"/>
      <w:bookmarkStart w:id="70" w:name="_Toc20997675"/>
      <w:r>
        <w:br w:type="page"/>
      </w:r>
    </w:p>
    <w:p w14:paraId="7934F916" w14:textId="77777777" w:rsidR="009565E7" w:rsidRPr="00896AE2" w:rsidRDefault="009565E7" w:rsidP="00896AE2">
      <w:pPr>
        <w:keepNext/>
        <w:keepLines/>
        <w:tabs>
          <w:tab w:val="left" w:pos="1134"/>
          <w:tab w:val="left" w:pos="1871"/>
          <w:tab w:val="left" w:pos="2268"/>
        </w:tabs>
        <w:spacing w:before="240" w:after="280"/>
        <w:jc w:val="center"/>
        <w:rPr>
          <w:rFonts w:ascii="Times New Roman Bold" w:hAnsi="Times New Roman Bold"/>
          <w:bCs/>
          <w:szCs w:val="20"/>
        </w:rPr>
      </w:pPr>
      <w:r w:rsidRPr="00896AE2">
        <w:rPr>
          <w:rFonts w:ascii="Times New Roman Bold" w:hAnsi="Times New Roman Bold"/>
          <w:bCs/>
          <w:szCs w:val="20"/>
        </w:rPr>
        <w:lastRenderedPageBreak/>
        <w:t>Annex 2</w:t>
      </w:r>
    </w:p>
    <w:p w14:paraId="0044C71E" w14:textId="77777777" w:rsidR="009565E7" w:rsidRPr="00AE05D1" w:rsidRDefault="009565E7" w:rsidP="00BB209C">
      <w:pPr>
        <w:pStyle w:val="AnnexNoTitle0"/>
        <w:spacing w:before="360"/>
      </w:pPr>
      <w:r w:rsidRPr="00AE05D1">
        <w:br/>
      </w:r>
      <w:r w:rsidRPr="00AE05D1">
        <w:br/>
      </w:r>
      <w:bookmarkEnd w:id="66"/>
      <w:bookmarkEnd w:id="67"/>
      <w:bookmarkEnd w:id="68"/>
      <w:bookmarkEnd w:id="69"/>
      <w:r>
        <w:t xml:space="preserve">A.13 justification for </w:t>
      </w:r>
      <w:r w:rsidRPr="00BB209C">
        <w:t>new TR.</w:t>
      </w:r>
      <w:r>
        <w:t>MMWF "Methodologies to Mitigate Wangiri Fraud"</w:t>
      </w:r>
    </w:p>
    <w:p w14:paraId="699782C4" w14:textId="77777777" w:rsidR="009565E7" w:rsidRPr="00AE05D1" w:rsidRDefault="009565E7" w:rsidP="00896AE2">
      <w:pPr>
        <w:jc w:val="center"/>
      </w:pPr>
    </w:p>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82"/>
        <w:gridCol w:w="882"/>
        <w:gridCol w:w="4618"/>
        <w:gridCol w:w="1213"/>
        <w:gridCol w:w="1744"/>
      </w:tblGrid>
      <w:tr w:rsidR="009565E7" w:rsidRPr="00AE05D1" w14:paraId="3A32E8F7" w14:textId="77777777" w:rsidTr="00D706AE">
        <w:trPr>
          <w:trHeight w:val="1149"/>
        </w:trPr>
        <w:tc>
          <w:tcPr>
            <w:tcW w:w="1182" w:type="dxa"/>
            <w:tcBorders>
              <w:top w:val="single" w:sz="4" w:space="0" w:color="000000"/>
              <w:left w:val="single" w:sz="4" w:space="0" w:color="000000"/>
              <w:bottom w:val="single" w:sz="4" w:space="0" w:color="auto"/>
              <w:right w:val="single" w:sz="4" w:space="0" w:color="000000"/>
            </w:tcBorders>
            <w:hideMark/>
          </w:tcPr>
          <w:bookmarkEnd w:id="70"/>
          <w:p w14:paraId="7480943C" w14:textId="77777777" w:rsidR="009565E7" w:rsidRPr="00AE05D1" w:rsidRDefault="009565E7" w:rsidP="00D706AE">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AE05D1">
              <w:rPr>
                <w:b/>
                <w:bCs/>
                <w:sz w:val="20"/>
              </w:rPr>
              <w:t>Question:</w:t>
            </w:r>
          </w:p>
        </w:tc>
        <w:tc>
          <w:tcPr>
            <w:tcW w:w="882" w:type="dxa"/>
            <w:tcBorders>
              <w:top w:val="single" w:sz="4" w:space="0" w:color="000000"/>
              <w:left w:val="single" w:sz="4" w:space="0" w:color="000000"/>
              <w:bottom w:val="single" w:sz="4" w:space="0" w:color="auto"/>
              <w:right w:val="single" w:sz="4" w:space="0" w:color="000000"/>
            </w:tcBorders>
          </w:tcPr>
          <w:p w14:paraId="03C3B3C4" w14:textId="77777777" w:rsidR="009565E7" w:rsidRPr="00AE05D1" w:rsidRDefault="009565E7" w:rsidP="00D706AE">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Pr>
                <w:sz w:val="20"/>
              </w:rPr>
              <w:t>Q 1/2</w:t>
            </w:r>
          </w:p>
        </w:tc>
        <w:tc>
          <w:tcPr>
            <w:tcW w:w="4618" w:type="dxa"/>
            <w:tcBorders>
              <w:top w:val="single" w:sz="4" w:space="0" w:color="000000"/>
              <w:left w:val="single" w:sz="4" w:space="0" w:color="000000"/>
              <w:bottom w:val="single" w:sz="4" w:space="0" w:color="auto"/>
              <w:right w:val="single" w:sz="4" w:space="0" w:color="000000"/>
            </w:tcBorders>
            <w:hideMark/>
          </w:tcPr>
          <w:p w14:paraId="05D42453" w14:textId="77777777" w:rsidR="009565E7" w:rsidRPr="00AE05D1" w:rsidRDefault="009565E7" w:rsidP="00A9534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rPr>
                <w:b/>
                <w:bCs/>
                <w:sz w:val="20"/>
              </w:rPr>
            </w:pPr>
            <w:r w:rsidRPr="00AE05D1">
              <w:rPr>
                <w:b/>
                <w:bCs/>
                <w:sz w:val="20"/>
              </w:rPr>
              <w:t>Proposed new ITU-T</w:t>
            </w:r>
            <w:r>
              <w:rPr>
                <w:b/>
                <w:bCs/>
                <w:sz w:val="20"/>
              </w:rPr>
              <w:t xml:space="preserve"> </w:t>
            </w:r>
            <w:r w:rsidRPr="00A9534A">
              <w:rPr>
                <w:sz w:val="20"/>
              </w:rPr>
              <w:t xml:space="preserve">Technical report </w:t>
            </w:r>
          </w:p>
        </w:tc>
        <w:tc>
          <w:tcPr>
            <w:tcW w:w="2957" w:type="dxa"/>
            <w:gridSpan w:val="2"/>
            <w:tcBorders>
              <w:top w:val="single" w:sz="4" w:space="0" w:color="000000"/>
              <w:left w:val="single" w:sz="4" w:space="0" w:color="000000"/>
              <w:bottom w:val="single" w:sz="4" w:space="0" w:color="auto"/>
              <w:right w:val="single" w:sz="4" w:space="0" w:color="auto"/>
            </w:tcBorders>
            <w:hideMark/>
          </w:tcPr>
          <w:p w14:paraId="36822785" w14:textId="77777777" w:rsidR="009565E7" w:rsidRPr="00CC58EB" w:rsidRDefault="009565E7" w:rsidP="00D706AE">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highlight w:val="yellow"/>
              </w:rPr>
            </w:pPr>
            <w:r w:rsidRPr="00BB209C">
              <w:rPr>
                <w:sz w:val="20"/>
              </w:rPr>
              <w:t xml:space="preserve">Virtual 31 May- 11 June 2021 </w:t>
            </w:r>
          </w:p>
        </w:tc>
      </w:tr>
      <w:tr w:rsidR="009565E7" w:rsidRPr="00AE05D1" w14:paraId="50909FCE" w14:textId="77777777" w:rsidTr="00D706AE">
        <w:trPr>
          <w:trHeight w:val="345"/>
        </w:trPr>
        <w:tc>
          <w:tcPr>
            <w:tcW w:w="1182" w:type="dxa"/>
            <w:tcBorders>
              <w:top w:val="single" w:sz="4" w:space="0" w:color="000000"/>
              <w:left w:val="single" w:sz="4" w:space="0" w:color="000000"/>
              <w:bottom w:val="single" w:sz="4" w:space="0" w:color="000000"/>
              <w:right w:val="single" w:sz="4" w:space="0" w:color="000000"/>
            </w:tcBorders>
            <w:hideMark/>
          </w:tcPr>
          <w:p w14:paraId="4E2028CA" w14:textId="77777777" w:rsidR="009565E7" w:rsidRPr="00AE05D1" w:rsidRDefault="009565E7" w:rsidP="00D706AE">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AE05D1">
              <w:rPr>
                <w:b/>
                <w:bCs/>
                <w:sz w:val="20"/>
              </w:rPr>
              <w:t>Reference and title:</w:t>
            </w:r>
          </w:p>
        </w:tc>
        <w:tc>
          <w:tcPr>
            <w:tcW w:w="8457" w:type="dxa"/>
            <w:gridSpan w:val="4"/>
            <w:tcBorders>
              <w:top w:val="single" w:sz="4" w:space="0" w:color="000000"/>
              <w:left w:val="single" w:sz="4" w:space="0" w:color="000000"/>
              <w:bottom w:val="single" w:sz="4" w:space="0" w:color="000000"/>
              <w:right w:val="single" w:sz="4" w:space="0" w:color="auto"/>
            </w:tcBorders>
            <w:hideMark/>
          </w:tcPr>
          <w:p w14:paraId="42C9BE26" w14:textId="77777777" w:rsidR="009565E7" w:rsidRPr="00AE05D1" w:rsidRDefault="009565E7" w:rsidP="00D706AE">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A9534A">
              <w:rPr>
                <w:sz w:val="20"/>
              </w:rPr>
              <w:t>TR.MMWF "Methodologies to Mitigate Wangiri Fraud"</w:t>
            </w:r>
          </w:p>
        </w:tc>
      </w:tr>
      <w:tr w:rsidR="009565E7" w:rsidRPr="00AE05D1" w14:paraId="74CD5C13" w14:textId="77777777" w:rsidTr="00D706AE">
        <w:trPr>
          <w:trHeight w:val="413"/>
        </w:trPr>
        <w:tc>
          <w:tcPr>
            <w:tcW w:w="1182" w:type="dxa"/>
            <w:tcBorders>
              <w:top w:val="single" w:sz="4" w:space="0" w:color="000000"/>
              <w:left w:val="single" w:sz="4" w:space="0" w:color="000000"/>
              <w:bottom w:val="single" w:sz="4" w:space="0" w:color="auto"/>
              <w:right w:val="single" w:sz="4" w:space="0" w:color="000000"/>
            </w:tcBorders>
            <w:hideMark/>
          </w:tcPr>
          <w:p w14:paraId="574F802B" w14:textId="77777777" w:rsidR="009565E7" w:rsidRPr="00AE05D1" w:rsidRDefault="009565E7" w:rsidP="00D706AE">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AE05D1">
              <w:rPr>
                <w:b/>
                <w:bCs/>
                <w:sz w:val="20"/>
              </w:rPr>
              <w:t>Base text:</w:t>
            </w:r>
          </w:p>
        </w:tc>
        <w:tc>
          <w:tcPr>
            <w:tcW w:w="5500" w:type="dxa"/>
            <w:gridSpan w:val="2"/>
            <w:tcBorders>
              <w:top w:val="single" w:sz="4" w:space="0" w:color="000000"/>
              <w:left w:val="single" w:sz="4" w:space="0" w:color="000000"/>
              <w:bottom w:val="single" w:sz="4" w:space="0" w:color="auto"/>
              <w:right w:val="single" w:sz="4" w:space="0" w:color="000000"/>
            </w:tcBorders>
            <w:hideMark/>
          </w:tcPr>
          <w:p w14:paraId="1FF4E5C3" w14:textId="77777777" w:rsidR="009565E7" w:rsidRPr="00AE05D1" w:rsidRDefault="009565E7" w:rsidP="00A9534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27785F">
              <w:rPr>
                <w:sz w:val="20"/>
              </w:rPr>
              <w:t>T17-SG02-C-0326</w:t>
            </w:r>
          </w:p>
        </w:tc>
        <w:tc>
          <w:tcPr>
            <w:tcW w:w="1213" w:type="dxa"/>
            <w:tcBorders>
              <w:top w:val="single" w:sz="4" w:space="0" w:color="000000"/>
              <w:left w:val="single" w:sz="4" w:space="0" w:color="000000"/>
              <w:bottom w:val="single" w:sz="4" w:space="0" w:color="auto"/>
              <w:right w:val="single" w:sz="4" w:space="0" w:color="000000"/>
            </w:tcBorders>
            <w:hideMark/>
          </w:tcPr>
          <w:p w14:paraId="111F3226" w14:textId="77777777" w:rsidR="009565E7" w:rsidRPr="00AE05D1" w:rsidRDefault="009565E7" w:rsidP="00D706AE">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AE05D1">
              <w:rPr>
                <w:b/>
                <w:bCs/>
                <w:sz w:val="20"/>
              </w:rPr>
              <w:t>Target date:</w:t>
            </w:r>
          </w:p>
        </w:tc>
        <w:tc>
          <w:tcPr>
            <w:tcW w:w="1744" w:type="dxa"/>
            <w:tcBorders>
              <w:top w:val="single" w:sz="4" w:space="0" w:color="000000"/>
              <w:left w:val="single" w:sz="4" w:space="0" w:color="000000"/>
              <w:bottom w:val="single" w:sz="4" w:space="0" w:color="auto"/>
              <w:right w:val="single" w:sz="4" w:space="0" w:color="auto"/>
            </w:tcBorders>
            <w:hideMark/>
          </w:tcPr>
          <w:p w14:paraId="74D39A24" w14:textId="77777777" w:rsidR="009565E7" w:rsidRPr="00CC58EB" w:rsidRDefault="009565E7" w:rsidP="00D706AE">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highlight w:val="yellow"/>
              </w:rPr>
            </w:pPr>
            <w:r w:rsidRPr="00A9534A">
              <w:rPr>
                <w:sz w:val="20"/>
              </w:rPr>
              <w:t>2022-12</w:t>
            </w:r>
          </w:p>
        </w:tc>
      </w:tr>
      <w:tr w:rsidR="009565E7" w:rsidRPr="00AE05D1" w14:paraId="001DD7F5" w14:textId="77777777" w:rsidTr="00D706AE">
        <w:trPr>
          <w:trHeight w:val="502"/>
        </w:trPr>
        <w:tc>
          <w:tcPr>
            <w:tcW w:w="1182" w:type="dxa"/>
            <w:tcBorders>
              <w:top w:val="single" w:sz="4" w:space="0" w:color="000000"/>
              <w:left w:val="single" w:sz="4" w:space="0" w:color="000000"/>
              <w:bottom w:val="single" w:sz="4" w:space="0" w:color="000000"/>
              <w:right w:val="single" w:sz="4" w:space="0" w:color="000000"/>
            </w:tcBorders>
            <w:hideMark/>
          </w:tcPr>
          <w:p w14:paraId="05522EA1" w14:textId="77777777" w:rsidR="009565E7" w:rsidRPr="00AE05D1" w:rsidRDefault="009565E7" w:rsidP="00D706AE">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AE05D1">
              <w:rPr>
                <w:b/>
                <w:bCs/>
                <w:sz w:val="20"/>
              </w:rPr>
              <w:t>Editor(s):</w:t>
            </w:r>
          </w:p>
        </w:tc>
        <w:tc>
          <w:tcPr>
            <w:tcW w:w="5500" w:type="dxa"/>
            <w:gridSpan w:val="2"/>
            <w:tcBorders>
              <w:top w:val="single" w:sz="4" w:space="0" w:color="000000"/>
              <w:left w:val="single" w:sz="4" w:space="0" w:color="000000"/>
              <w:bottom w:val="single" w:sz="4" w:space="0" w:color="000000"/>
              <w:right w:val="single" w:sz="4" w:space="0" w:color="auto"/>
            </w:tcBorders>
            <w:hideMark/>
          </w:tcPr>
          <w:p w14:paraId="3CD3955B" w14:textId="77777777" w:rsidR="009565E7" w:rsidRPr="00A9534A" w:rsidRDefault="009565E7" w:rsidP="00D706AE">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A9534A">
              <w:rPr>
                <w:sz w:val="20"/>
              </w:rPr>
              <w:t>Ahmed Tajelsir Atya Mohammed</w:t>
            </w:r>
          </w:p>
          <w:p w14:paraId="1C1586BF" w14:textId="77777777" w:rsidR="009565E7" w:rsidRPr="00A9534A" w:rsidRDefault="009565E7" w:rsidP="00D706AE">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A9534A">
              <w:rPr>
                <w:sz w:val="20"/>
              </w:rPr>
              <w:t>TPRA Sudan</w:t>
            </w:r>
          </w:p>
          <w:p w14:paraId="00DF1A31" w14:textId="77777777" w:rsidR="009565E7" w:rsidRPr="005523DD" w:rsidRDefault="000C3C77" w:rsidP="00D706AE">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highlight w:val="yellow"/>
              </w:rPr>
            </w:pPr>
            <w:hyperlink r:id="rId21" w:history="1">
              <w:r w:rsidR="009565E7" w:rsidRPr="00F545CC">
                <w:rPr>
                  <w:rStyle w:val="Hyperlink"/>
                  <w:sz w:val="20"/>
                </w:rPr>
                <w:t>ahmed.atyya@tpra.gov.sd</w:t>
              </w:r>
            </w:hyperlink>
            <w:r w:rsidR="009565E7">
              <w:rPr>
                <w:sz w:val="20"/>
              </w:rPr>
              <w:t xml:space="preserve"> </w:t>
            </w:r>
          </w:p>
        </w:tc>
        <w:tc>
          <w:tcPr>
            <w:tcW w:w="1213" w:type="dxa"/>
            <w:tcBorders>
              <w:top w:val="single" w:sz="4" w:space="0" w:color="000000"/>
              <w:left w:val="single" w:sz="4" w:space="0" w:color="000000"/>
              <w:bottom w:val="single" w:sz="4" w:space="0" w:color="000000"/>
              <w:right w:val="single" w:sz="4" w:space="0" w:color="auto"/>
            </w:tcBorders>
            <w:hideMark/>
          </w:tcPr>
          <w:p w14:paraId="09FC8440" w14:textId="77777777" w:rsidR="009565E7" w:rsidRPr="00AE05D1" w:rsidRDefault="009565E7" w:rsidP="00D706AE">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AE05D1">
              <w:rPr>
                <w:b/>
                <w:bCs/>
                <w:sz w:val="20"/>
              </w:rPr>
              <w:t>Approval process:</w:t>
            </w:r>
          </w:p>
        </w:tc>
        <w:tc>
          <w:tcPr>
            <w:tcW w:w="1744" w:type="dxa"/>
            <w:tcBorders>
              <w:top w:val="single" w:sz="4" w:space="0" w:color="000000"/>
              <w:left w:val="single" w:sz="4" w:space="0" w:color="000000"/>
              <w:bottom w:val="single" w:sz="4" w:space="0" w:color="000000"/>
              <w:right w:val="single" w:sz="4" w:space="0" w:color="auto"/>
            </w:tcBorders>
            <w:hideMark/>
          </w:tcPr>
          <w:p w14:paraId="376A3271" w14:textId="77777777" w:rsidR="009565E7" w:rsidRPr="00AE05D1" w:rsidRDefault="009565E7" w:rsidP="00D706AE">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AE05D1">
              <w:rPr>
                <w:sz w:val="20"/>
              </w:rPr>
              <w:t>Agreement</w:t>
            </w:r>
          </w:p>
        </w:tc>
      </w:tr>
      <w:tr w:rsidR="009565E7" w:rsidRPr="00AE05D1" w14:paraId="05A35296" w14:textId="77777777" w:rsidTr="00D706AE">
        <w:trPr>
          <w:trHeight w:val="788"/>
        </w:trPr>
        <w:tc>
          <w:tcPr>
            <w:tcW w:w="9639" w:type="dxa"/>
            <w:gridSpan w:val="5"/>
            <w:tcBorders>
              <w:top w:val="single" w:sz="4" w:space="0" w:color="000000"/>
              <w:left w:val="single" w:sz="4" w:space="0" w:color="000000"/>
              <w:bottom w:val="nil"/>
              <w:right w:val="single" w:sz="4" w:space="0" w:color="auto"/>
            </w:tcBorders>
            <w:hideMark/>
          </w:tcPr>
          <w:p w14:paraId="13F284F5" w14:textId="77777777" w:rsidR="009565E7" w:rsidRDefault="009565E7" w:rsidP="00D706AE">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AE05D1">
              <w:rPr>
                <w:b/>
                <w:bCs/>
                <w:sz w:val="20"/>
              </w:rPr>
              <w:t xml:space="preserve">Purpose and scope </w:t>
            </w:r>
          </w:p>
          <w:p w14:paraId="59E37243" w14:textId="77777777" w:rsidR="009565E7" w:rsidRPr="00AE05D1" w:rsidRDefault="009565E7" w:rsidP="00D706AE">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A9534A">
              <w:rPr>
                <w:sz w:val="20"/>
              </w:rPr>
              <w:t xml:space="preserve">This technical report provides a definition of Wangiri fraud and the most effective methodologies to mitigate the risk of this type of telecommunications fraud. Moreover this technical report will describe the role of member state to fight this fraud globally.  </w:t>
            </w:r>
          </w:p>
        </w:tc>
      </w:tr>
      <w:tr w:rsidR="009565E7" w:rsidRPr="00AE05D1" w14:paraId="5CC06A09" w14:textId="77777777" w:rsidTr="00D706AE">
        <w:trPr>
          <w:trHeight w:val="322"/>
        </w:trPr>
        <w:tc>
          <w:tcPr>
            <w:tcW w:w="9639" w:type="dxa"/>
            <w:gridSpan w:val="5"/>
            <w:tcBorders>
              <w:top w:val="nil"/>
              <w:left w:val="single" w:sz="4" w:space="0" w:color="000000"/>
              <w:bottom w:val="single" w:sz="4" w:space="0" w:color="auto"/>
              <w:right w:val="single" w:sz="4" w:space="0" w:color="auto"/>
            </w:tcBorders>
          </w:tcPr>
          <w:p w14:paraId="65A3ECCD" w14:textId="77777777" w:rsidR="009565E7" w:rsidRPr="00AE05D1" w:rsidRDefault="009565E7" w:rsidP="00D706AE">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p>
        </w:tc>
      </w:tr>
      <w:tr w:rsidR="009565E7" w:rsidRPr="00AE05D1" w14:paraId="73592E2F" w14:textId="77777777" w:rsidTr="00D706AE">
        <w:trPr>
          <w:trHeight w:val="310"/>
        </w:trPr>
        <w:tc>
          <w:tcPr>
            <w:tcW w:w="9639" w:type="dxa"/>
            <w:gridSpan w:val="5"/>
            <w:tcBorders>
              <w:top w:val="single" w:sz="4" w:space="0" w:color="000000"/>
              <w:left w:val="single" w:sz="4" w:space="0" w:color="000000"/>
              <w:bottom w:val="nil"/>
              <w:right w:val="single" w:sz="4" w:space="0" w:color="auto"/>
            </w:tcBorders>
            <w:hideMark/>
          </w:tcPr>
          <w:p w14:paraId="5CB0B4E2" w14:textId="77777777" w:rsidR="009565E7" w:rsidRDefault="009565E7" w:rsidP="00A9534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AE05D1">
              <w:rPr>
                <w:b/>
                <w:bCs/>
                <w:sz w:val="20"/>
              </w:rPr>
              <w:t>Summary</w:t>
            </w:r>
            <w:r w:rsidRPr="00AE05D1">
              <w:rPr>
                <w:sz w:val="20"/>
              </w:rPr>
              <w:t xml:space="preserve"> </w:t>
            </w:r>
          </w:p>
          <w:p w14:paraId="0218253C" w14:textId="77777777" w:rsidR="009565E7" w:rsidRPr="00AE05D1" w:rsidRDefault="009565E7" w:rsidP="00A9534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A9534A">
              <w:rPr>
                <w:sz w:val="20"/>
              </w:rPr>
              <w:t>This technical report aims to define Wangiri fraud in telecommunications and to provide the most effective methodologies to mitigate this type of frau</w:t>
            </w:r>
            <w:r>
              <w:rPr>
                <w:sz w:val="20"/>
              </w:rPr>
              <w:t>d</w:t>
            </w:r>
          </w:p>
        </w:tc>
      </w:tr>
      <w:tr w:rsidR="009565E7" w:rsidRPr="00AE05D1" w14:paraId="2313FF75" w14:textId="77777777" w:rsidTr="00D706AE">
        <w:trPr>
          <w:trHeight w:val="388"/>
        </w:trPr>
        <w:tc>
          <w:tcPr>
            <w:tcW w:w="9639" w:type="dxa"/>
            <w:gridSpan w:val="5"/>
            <w:tcBorders>
              <w:top w:val="nil"/>
              <w:left w:val="single" w:sz="4" w:space="0" w:color="000000"/>
              <w:bottom w:val="single" w:sz="4" w:space="0" w:color="auto"/>
              <w:right w:val="single" w:sz="4" w:space="0" w:color="auto"/>
            </w:tcBorders>
          </w:tcPr>
          <w:p w14:paraId="3F4DB48B" w14:textId="77777777" w:rsidR="009565E7" w:rsidRPr="00AE05D1" w:rsidRDefault="009565E7" w:rsidP="00D706AE">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p>
        </w:tc>
      </w:tr>
      <w:tr w:rsidR="009565E7" w:rsidRPr="00AE05D1" w14:paraId="00FA33F4" w14:textId="77777777" w:rsidTr="00D706AE">
        <w:trPr>
          <w:trHeight w:val="323"/>
        </w:trPr>
        <w:tc>
          <w:tcPr>
            <w:tcW w:w="9639" w:type="dxa"/>
            <w:gridSpan w:val="5"/>
            <w:tcBorders>
              <w:top w:val="single" w:sz="4" w:space="0" w:color="auto"/>
              <w:left w:val="single" w:sz="4" w:space="0" w:color="auto"/>
              <w:bottom w:val="nil"/>
              <w:right w:val="single" w:sz="4" w:space="0" w:color="auto"/>
            </w:tcBorders>
            <w:hideMark/>
          </w:tcPr>
          <w:p w14:paraId="513BDF81" w14:textId="77777777" w:rsidR="009565E7" w:rsidRPr="00AE05D1" w:rsidRDefault="009565E7" w:rsidP="00D706AE">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AE05D1">
              <w:rPr>
                <w:b/>
                <w:bCs/>
                <w:sz w:val="20"/>
              </w:rPr>
              <w:t>Relations to ITU-T Recommendations or other documents</w:t>
            </w:r>
            <w:r w:rsidRPr="00AE05D1">
              <w:rPr>
                <w:sz w:val="20"/>
              </w:rPr>
              <w:t xml:space="preserve"> (approved or under development):</w:t>
            </w:r>
          </w:p>
        </w:tc>
      </w:tr>
      <w:tr w:rsidR="009565E7" w:rsidRPr="00AE05D1" w14:paraId="5683DFEC" w14:textId="77777777" w:rsidTr="00D706AE">
        <w:trPr>
          <w:trHeight w:val="228"/>
        </w:trPr>
        <w:tc>
          <w:tcPr>
            <w:tcW w:w="9639" w:type="dxa"/>
            <w:gridSpan w:val="5"/>
            <w:tcBorders>
              <w:top w:val="nil"/>
              <w:left w:val="single" w:sz="4" w:space="0" w:color="auto"/>
              <w:bottom w:val="single" w:sz="4" w:space="0" w:color="auto"/>
              <w:right w:val="single" w:sz="4" w:space="0" w:color="auto"/>
            </w:tcBorders>
          </w:tcPr>
          <w:p w14:paraId="19A7D42F" w14:textId="77777777" w:rsidR="009565E7" w:rsidRPr="00AE05D1" w:rsidRDefault="009565E7" w:rsidP="00D706AE">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p>
        </w:tc>
      </w:tr>
      <w:tr w:rsidR="009565E7" w:rsidRPr="00AE05D1" w14:paraId="4FA8C7D5" w14:textId="77777777" w:rsidTr="00D706AE">
        <w:trPr>
          <w:trHeight w:val="310"/>
        </w:trPr>
        <w:tc>
          <w:tcPr>
            <w:tcW w:w="9639" w:type="dxa"/>
            <w:gridSpan w:val="5"/>
            <w:tcBorders>
              <w:top w:val="single" w:sz="4" w:space="0" w:color="000000"/>
              <w:left w:val="single" w:sz="4" w:space="0" w:color="auto"/>
              <w:bottom w:val="nil"/>
              <w:right w:val="single" w:sz="4" w:space="0" w:color="auto"/>
            </w:tcBorders>
            <w:hideMark/>
          </w:tcPr>
          <w:p w14:paraId="1C3245B4" w14:textId="77777777" w:rsidR="009565E7" w:rsidRPr="00AE05D1" w:rsidRDefault="009565E7" w:rsidP="00D706AE">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AE05D1">
              <w:rPr>
                <w:b/>
                <w:bCs/>
                <w:sz w:val="20"/>
              </w:rPr>
              <w:t>Liaisons with other study groups or with other standards bodies:</w:t>
            </w:r>
          </w:p>
        </w:tc>
      </w:tr>
      <w:tr w:rsidR="009565E7" w:rsidRPr="00AE05D1" w14:paraId="3EB589A3" w14:textId="77777777" w:rsidTr="00D706AE">
        <w:trPr>
          <w:trHeight w:val="165"/>
        </w:trPr>
        <w:tc>
          <w:tcPr>
            <w:tcW w:w="9639" w:type="dxa"/>
            <w:gridSpan w:val="5"/>
            <w:tcBorders>
              <w:top w:val="nil"/>
              <w:left w:val="single" w:sz="4" w:space="0" w:color="auto"/>
              <w:bottom w:val="nil"/>
              <w:right w:val="single" w:sz="4" w:space="0" w:color="auto"/>
            </w:tcBorders>
          </w:tcPr>
          <w:p w14:paraId="19070E1F" w14:textId="77777777" w:rsidR="009565E7" w:rsidRPr="00AE05D1" w:rsidRDefault="009565E7" w:rsidP="00D706AE">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p>
        </w:tc>
      </w:tr>
      <w:tr w:rsidR="009565E7" w:rsidRPr="00AE05D1" w14:paraId="79CB8703" w14:textId="77777777" w:rsidTr="00D706AE">
        <w:trPr>
          <w:trHeight w:val="323"/>
        </w:trPr>
        <w:tc>
          <w:tcPr>
            <w:tcW w:w="9639" w:type="dxa"/>
            <w:gridSpan w:val="5"/>
            <w:tcBorders>
              <w:top w:val="single" w:sz="4" w:space="0" w:color="000000"/>
              <w:left w:val="single" w:sz="4" w:space="0" w:color="auto"/>
              <w:bottom w:val="nil"/>
              <w:right w:val="single" w:sz="4" w:space="0" w:color="auto"/>
            </w:tcBorders>
            <w:hideMark/>
          </w:tcPr>
          <w:p w14:paraId="556E0BE7" w14:textId="77777777" w:rsidR="009565E7" w:rsidRPr="00AE05D1" w:rsidRDefault="009565E7" w:rsidP="00D706AE">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AE05D1">
              <w:rPr>
                <w:b/>
                <w:bCs/>
                <w:sz w:val="20"/>
              </w:rPr>
              <w:t>Supporting members that are committing to contributing actively to the work item:</w:t>
            </w:r>
          </w:p>
        </w:tc>
      </w:tr>
      <w:tr w:rsidR="009565E7" w:rsidRPr="006B318C" w14:paraId="0BAFC78C" w14:textId="77777777" w:rsidTr="00D706AE">
        <w:trPr>
          <w:trHeight w:val="435"/>
        </w:trPr>
        <w:tc>
          <w:tcPr>
            <w:tcW w:w="9639" w:type="dxa"/>
            <w:gridSpan w:val="5"/>
            <w:tcBorders>
              <w:top w:val="nil"/>
              <w:left w:val="single" w:sz="4" w:space="0" w:color="000000"/>
              <w:bottom w:val="single" w:sz="4" w:space="0" w:color="auto"/>
              <w:right w:val="single" w:sz="4" w:space="0" w:color="auto"/>
            </w:tcBorders>
            <w:hideMark/>
          </w:tcPr>
          <w:p w14:paraId="10078617" w14:textId="77777777" w:rsidR="009565E7" w:rsidRPr="00323FA1" w:rsidRDefault="009565E7" w:rsidP="00D706AE">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highlight w:val="yellow"/>
                <w:lang w:val="fr-CH"/>
              </w:rPr>
            </w:pPr>
            <w:r w:rsidRPr="00323FA1">
              <w:rPr>
                <w:sz w:val="20"/>
                <w:lang w:val="fr-CH"/>
              </w:rPr>
              <w:t>Sudan, Egypt, Sierra Leone, Uganda, UAE.</w:t>
            </w:r>
          </w:p>
        </w:tc>
      </w:tr>
    </w:tbl>
    <w:p w14:paraId="7186F942" w14:textId="77777777" w:rsidR="009565E7" w:rsidRPr="00323FA1" w:rsidRDefault="009565E7" w:rsidP="00896AE2">
      <w:pPr>
        <w:rPr>
          <w:lang w:val="fr-CH"/>
        </w:rPr>
      </w:pPr>
    </w:p>
    <w:p w14:paraId="62154A0B" w14:textId="77777777" w:rsidR="009565E7" w:rsidRPr="00323FA1" w:rsidRDefault="009565E7" w:rsidP="00A9259C">
      <w:pPr>
        <w:jc w:val="center"/>
        <w:rPr>
          <w:lang w:val="fr-CH"/>
        </w:rPr>
      </w:pPr>
      <w:r>
        <w:rPr>
          <w:lang w:val="fr-CH"/>
        </w:rPr>
        <w:t>______________</w:t>
      </w:r>
    </w:p>
    <w:p w14:paraId="65C66594" w14:textId="77777777" w:rsidR="009565E7" w:rsidRDefault="009565E7" w:rsidP="0089088E"/>
    <w:sectPr w:rsidR="009565E7" w:rsidSect="009E75D6">
      <w:headerReference w:type="default" r:id="rId22"/>
      <w:pgSz w:w="11907" w:h="16840" w:code="9"/>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7F9FC0" w14:textId="77777777" w:rsidR="002B300B" w:rsidRDefault="002B300B" w:rsidP="00C42125">
      <w:pPr>
        <w:spacing w:before="0"/>
      </w:pPr>
      <w:r>
        <w:separator/>
      </w:r>
    </w:p>
  </w:endnote>
  <w:endnote w:type="continuationSeparator" w:id="0">
    <w:p w14:paraId="0C7E3512" w14:textId="77777777" w:rsidR="002B300B" w:rsidRDefault="002B300B"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
    <w:altName w:val="MS Mincho"/>
    <w:panose1 w:val="00000000000000000000"/>
    <w:charset w:val="80"/>
    <w:family w:val="auto"/>
    <w:notTrueType/>
    <w:pitch w:val="variable"/>
    <w:sig w:usb0="00000001" w:usb1="08070000" w:usb2="00000010" w:usb3="00000000" w:csb0="00020000" w:csb1="00000000"/>
  </w:font>
  <w:font w:name="MS Mincho">
    <w:altName w:val="MS Mincho"/>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New Roman Bold">
    <w:altName w:val="Times New Roman"/>
    <w:panose1 w:val="02020803070505020304"/>
    <w:charset w:val="00"/>
    <w:family w:val="roman"/>
    <w:pitch w:val="variable"/>
    <w:sig w:usb0="00003A87" w:usb1="00000000" w:usb2="00000000" w:usb3="00000000" w:csb0="000000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13802" w14:textId="77777777" w:rsidR="009565E7" w:rsidRDefault="009565E7">
    <w:pPr>
      <w:pStyle w:val="Footer"/>
      <w:tabs>
        <w:tab w:val="left" w:pos="5245"/>
      </w:tabs>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780EC" w14:textId="77777777" w:rsidR="009565E7" w:rsidRDefault="009565E7">
    <w:pPr>
      <w:pStyle w:val="Footer"/>
      <w:tabs>
        <w:tab w:val="left" w:pos="5245"/>
      </w:tabs>
      <w:rPr>
        <w:sz w:val="16"/>
      </w:rPr>
    </w:pPr>
    <w:r>
      <w:rPr>
        <w:noProof/>
        <w:sz w:val="16"/>
        <w:lang w:val="en-IN" w:eastAsia="en-IN"/>
      </w:rPr>
      <w:drawing>
        <wp:anchor distT="0" distB="0" distL="114300" distR="114300" simplePos="0" relativeHeight="251660288" behindDoc="0" locked="0" layoutInCell="1" allowOverlap="1" wp14:anchorId="468923BD" wp14:editId="162CE3E0">
          <wp:simplePos x="0" y="0"/>
          <wp:positionH relativeFrom="column">
            <wp:posOffset>5182235</wp:posOffset>
          </wp:positionH>
          <wp:positionV relativeFrom="paragraph">
            <wp:posOffset>-137160</wp:posOffset>
          </wp:positionV>
          <wp:extent cx="1504315" cy="634365"/>
          <wp:effectExtent l="0" t="0" r="0" b="0"/>
          <wp:wrapNone/>
          <wp:docPr id="4" name="Picture 4" descr="ITU-logo_on-light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U-logo_on-light_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315" cy="634365"/>
                  </a:xfrm>
                  <a:prstGeom prst="rect">
                    <a:avLst/>
                  </a:prstGeom>
                  <a:noFill/>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38DF8" w14:textId="77777777" w:rsidR="009565E7" w:rsidRPr="0084023B" w:rsidRDefault="009565E7" w:rsidP="00B22DA4">
    <w:pPr>
      <w:pStyle w:val="Footer"/>
      <w:jc w:val="right"/>
      <w:rPr>
        <w:b/>
      </w:rPr>
    </w:pPr>
    <w:r w:rsidRPr="0084023B">
      <w:rPr>
        <w:b/>
      </w:rPr>
      <w:fldChar w:fldCharType="begin"/>
    </w:r>
    <w:r w:rsidRPr="0084023B">
      <w:rPr>
        <w:b/>
      </w:rPr>
      <w:instrText xml:space="preserve"> REF TPAcro \h  \* MERGEFORMAT </w:instrText>
    </w:r>
    <w:r w:rsidRPr="0084023B">
      <w:rPr>
        <w:b/>
      </w:rPr>
    </w:r>
    <w:r w:rsidRPr="0084023B">
      <w:rPr>
        <w:b/>
      </w:rPr>
      <w:fldChar w:fldCharType="separate"/>
    </w:r>
    <w:r w:rsidR="00804ADE">
      <w:rPr>
        <w:bCs/>
        <w:lang w:val="en-US"/>
      </w:rPr>
      <w:t>Error! Reference source not found.</w:t>
    </w:r>
    <w:r w:rsidRPr="0084023B">
      <w:rPr>
        <w:b/>
      </w:rPr>
      <w:fldChar w:fldCharType="end"/>
    </w:r>
    <w:r w:rsidRPr="0084023B">
      <w:t xml:space="preserve"> </w:t>
    </w:r>
    <w:r w:rsidRPr="0084023B">
      <w:rPr>
        <w:b/>
      </w:rPr>
      <w:t>(</w:t>
    </w:r>
    <w:r w:rsidRPr="009635CB">
      <w:rPr>
        <w:b/>
        <w:highlight w:val="yellow"/>
      </w:rPr>
      <w:t>YYYY-MM</w:t>
    </w:r>
    <w:r w:rsidRPr="0084023B">
      <w:rPr>
        <w:b/>
      </w:rPr>
      <w:t xml:space="preserve">) </w:t>
    </w:r>
    <w:r w:rsidRPr="0084023B">
      <w:rPr>
        <w:b/>
      </w:rPr>
      <w:tab/>
    </w:r>
    <w:r w:rsidRPr="0084023B">
      <w:rPr>
        <w:rStyle w:val="PageNumber"/>
        <w:rFonts w:ascii="Times New Roman Bold" w:hAnsi="Times New Roman Bold"/>
        <w:b/>
        <w:bCs/>
      </w:rPr>
      <w:fldChar w:fldCharType="begin"/>
    </w:r>
    <w:r w:rsidRPr="0084023B">
      <w:rPr>
        <w:rStyle w:val="PageNumber"/>
        <w:rFonts w:ascii="Times New Roman Bold" w:hAnsi="Times New Roman Bold"/>
        <w:bCs/>
      </w:rPr>
      <w:instrText xml:space="preserve"> PAGE </w:instrText>
    </w:r>
    <w:r w:rsidRPr="0084023B">
      <w:rPr>
        <w:rStyle w:val="PageNumber"/>
        <w:rFonts w:ascii="Times New Roman Bold" w:hAnsi="Times New Roman Bold"/>
        <w:b/>
        <w:bCs/>
      </w:rPr>
      <w:fldChar w:fldCharType="separate"/>
    </w:r>
    <w:r w:rsidR="002C1557">
      <w:rPr>
        <w:rStyle w:val="PageNumber"/>
        <w:rFonts w:ascii="Times New Roman Bold" w:hAnsi="Times New Roman Bold"/>
        <w:bCs/>
        <w:noProof/>
      </w:rPr>
      <w:t>9</w:t>
    </w:r>
    <w:r w:rsidRPr="0084023B">
      <w:rPr>
        <w:rStyle w:val="PageNumber"/>
        <w:rFonts w:ascii="Times New Roman Bold" w:hAnsi="Times New Roman Bold"/>
        <w:b/>
        <w:bC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BFCFF" w14:textId="77777777" w:rsidR="009565E7" w:rsidRDefault="009565E7">
    <w:pPr>
      <w:pStyle w:val="Footer"/>
      <w:tabs>
        <w:tab w:val="left" w:pos="360"/>
        <w:tab w:val="right" w:pos="9600"/>
      </w:tabs>
      <w:ind w:right="-162" w:firstLine="360"/>
      <w:rPr>
        <w:b/>
        <w:bCs/>
        <w:sz w:val="22"/>
      </w:rPr>
    </w:pPr>
    <w:r>
      <w:rPr>
        <w:b/>
        <w:bCs/>
        <w:sz w:val="22"/>
      </w:rPr>
      <w:t xml:space="preserve">Implementers Guide for </w:t>
    </w:r>
    <w:r>
      <w:rPr>
        <w:b/>
        <w:bCs/>
        <w:sz w:val="22"/>
        <w:highlight w:val="yellow"/>
      </w:rPr>
      <w:t>{Rec # | Series}</w:t>
    </w:r>
    <w:r>
      <w:rPr>
        <w:b/>
        <w:bCs/>
        <w:sz w:val="22"/>
      </w:rPr>
      <w:tab/>
    </w:r>
    <w:r>
      <w:rPr>
        <w:rStyle w:val="PageNumber"/>
        <w:b/>
        <w:bCs/>
      </w:rPr>
      <w:fldChar w:fldCharType="begin"/>
    </w:r>
    <w:r>
      <w:rPr>
        <w:rStyle w:val="PageNumber"/>
        <w:bCs/>
      </w:rPr>
      <w:instrText xml:space="preserve"> PAGE </w:instrText>
    </w:r>
    <w:r>
      <w:rPr>
        <w:rStyle w:val="PageNumber"/>
        <w:b/>
        <w:bCs/>
      </w:rPr>
      <w:fldChar w:fldCharType="separate"/>
    </w:r>
    <w:r w:rsidR="002C1557">
      <w:rPr>
        <w:rStyle w:val="PageNumber"/>
        <w:bCs/>
        <w:noProof/>
      </w:rPr>
      <w:t>6</w:t>
    </w:r>
    <w:r>
      <w:rPr>
        <w:rStyle w:val="PageNumbe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508130" w14:textId="77777777" w:rsidR="002B300B" w:rsidRDefault="002B300B" w:rsidP="00C42125">
      <w:pPr>
        <w:spacing w:before="0"/>
      </w:pPr>
      <w:r>
        <w:separator/>
      </w:r>
    </w:p>
  </w:footnote>
  <w:footnote w:type="continuationSeparator" w:id="0">
    <w:p w14:paraId="4C0FA485" w14:textId="77777777" w:rsidR="002B300B" w:rsidRDefault="002B300B"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18F58" w14:textId="77777777" w:rsidR="009565E7" w:rsidRPr="00A94FA9" w:rsidRDefault="009565E7" w:rsidP="00323FA1">
    <w:pPr>
      <w:pStyle w:val="Header"/>
    </w:pPr>
    <w:r w:rsidRPr="00A94FA9">
      <w:t xml:space="preserve">- </w:t>
    </w:r>
    <w:r w:rsidRPr="00A94FA9">
      <w:fldChar w:fldCharType="begin"/>
    </w:r>
    <w:r w:rsidRPr="00A94FA9">
      <w:instrText xml:space="preserve"> PAGE  \* MERGEFORMAT </w:instrText>
    </w:r>
    <w:r w:rsidRPr="00A94FA9">
      <w:fldChar w:fldCharType="separate"/>
    </w:r>
    <w:r w:rsidR="002C1557">
      <w:rPr>
        <w:noProof/>
      </w:rPr>
      <w:t>2</w:t>
    </w:r>
    <w:r w:rsidRPr="00A94FA9">
      <w:fldChar w:fldCharType="end"/>
    </w:r>
    <w:r w:rsidRPr="00A94FA9">
      <w:t xml:space="preserve"> -</w:t>
    </w:r>
  </w:p>
  <w:p w14:paraId="2B74FA56" w14:textId="0713A509" w:rsidR="009565E7" w:rsidRPr="00A94FA9" w:rsidRDefault="006B318C" w:rsidP="00323FA1">
    <w:pPr>
      <w:pStyle w:val="Header"/>
      <w:spacing w:after="240"/>
    </w:pPr>
    <w:r>
      <w:t>SG2-C046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50568" w14:textId="77777777" w:rsidR="006B318C" w:rsidRPr="00A94FA9" w:rsidRDefault="006B318C" w:rsidP="006B318C">
    <w:pPr>
      <w:pStyle w:val="Header"/>
    </w:pPr>
    <w:r w:rsidRPr="00A94FA9">
      <w:t xml:space="preserve">- </w:t>
    </w:r>
    <w:r w:rsidRPr="00A94FA9">
      <w:fldChar w:fldCharType="begin"/>
    </w:r>
    <w:r w:rsidRPr="00A94FA9">
      <w:instrText xml:space="preserve"> PAGE  \* MERGEFORMAT </w:instrText>
    </w:r>
    <w:r w:rsidRPr="00A94FA9">
      <w:fldChar w:fldCharType="separate"/>
    </w:r>
    <w:r>
      <w:t>2</w:t>
    </w:r>
    <w:r w:rsidRPr="00A94FA9">
      <w:fldChar w:fldCharType="end"/>
    </w:r>
    <w:r w:rsidRPr="00A94FA9">
      <w:t xml:space="preserve"> -</w:t>
    </w:r>
  </w:p>
  <w:p w14:paraId="10D564BB" w14:textId="008D2FB1" w:rsidR="009565E7" w:rsidRPr="00175AC8" w:rsidRDefault="006B318C" w:rsidP="006B318C">
    <w:pPr>
      <w:pStyle w:val="Header"/>
      <w:spacing w:after="240"/>
    </w:pPr>
    <w:r>
      <w:t>SG2-C046</w:t>
    </w:r>
    <w:r w:rsidR="009565E7">
      <w:rPr>
        <w:noProof/>
        <w:lang w:val="en-IN" w:eastAsia="en-IN"/>
      </w:rPr>
      <w:drawing>
        <wp:anchor distT="0" distB="0" distL="114300" distR="114300" simplePos="0" relativeHeight="251659264" behindDoc="0" locked="0" layoutInCell="1" allowOverlap="1" wp14:anchorId="78EF836B" wp14:editId="1791918A">
          <wp:simplePos x="0" y="0"/>
          <wp:positionH relativeFrom="column">
            <wp:posOffset>-762000</wp:posOffset>
          </wp:positionH>
          <wp:positionV relativeFrom="paragraph">
            <wp:posOffset>-492760</wp:posOffset>
          </wp:positionV>
          <wp:extent cx="1569720" cy="10771505"/>
          <wp:effectExtent l="0" t="0" r="0" b="0"/>
          <wp:wrapNone/>
          <wp:docPr id="15" name="Picture 15" descr="Fond-Rec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nd-Rec_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9720" cy="10771505"/>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85210" w14:textId="77777777" w:rsidR="009565E7" w:rsidRDefault="009565E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1D288" w14:textId="77777777" w:rsidR="006B318C" w:rsidRPr="00A94FA9" w:rsidRDefault="006B318C" w:rsidP="006B318C">
    <w:pPr>
      <w:pStyle w:val="Header"/>
    </w:pPr>
    <w:r w:rsidRPr="00A94FA9">
      <w:t xml:space="preserve">- </w:t>
    </w:r>
    <w:r w:rsidRPr="00A94FA9">
      <w:fldChar w:fldCharType="begin"/>
    </w:r>
    <w:r w:rsidRPr="00A94FA9">
      <w:instrText xml:space="preserve"> PAGE  \* MERGEFORMAT </w:instrText>
    </w:r>
    <w:r w:rsidRPr="00A94FA9">
      <w:fldChar w:fldCharType="separate"/>
    </w:r>
    <w:r>
      <w:t>2</w:t>
    </w:r>
    <w:r w:rsidRPr="00A94FA9">
      <w:fldChar w:fldCharType="end"/>
    </w:r>
    <w:r w:rsidRPr="00A94FA9">
      <w:t xml:space="preserve"> -</w:t>
    </w:r>
  </w:p>
  <w:p w14:paraId="031C94C2" w14:textId="48469342" w:rsidR="009565E7" w:rsidRPr="00A94FA9" w:rsidRDefault="006B318C" w:rsidP="006B318C">
    <w:pPr>
      <w:pStyle w:val="Header"/>
      <w:spacing w:after="240"/>
    </w:pPr>
    <w:r>
      <w:t>SG2-C046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6BB04" w14:textId="77777777" w:rsidR="006B318C" w:rsidRPr="00A94FA9" w:rsidRDefault="006B318C" w:rsidP="006B318C">
    <w:pPr>
      <w:pStyle w:val="Header"/>
    </w:pPr>
    <w:r w:rsidRPr="00A94FA9">
      <w:t xml:space="preserve">- </w:t>
    </w:r>
    <w:r w:rsidRPr="00A94FA9">
      <w:fldChar w:fldCharType="begin"/>
    </w:r>
    <w:r w:rsidRPr="00A94FA9">
      <w:instrText xml:space="preserve"> PAGE  \* MERGEFORMAT </w:instrText>
    </w:r>
    <w:r w:rsidRPr="00A94FA9">
      <w:fldChar w:fldCharType="separate"/>
    </w:r>
    <w:r>
      <w:t>2</w:t>
    </w:r>
    <w:r w:rsidRPr="00A94FA9">
      <w:fldChar w:fldCharType="end"/>
    </w:r>
    <w:r w:rsidRPr="00A94FA9">
      <w:t xml:space="preserve"> -</w:t>
    </w:r>
  </w:p>
  <w:p w14:paraId="6A95658C" w14:textId="516149F1" w:rsidR="009565E7" w:rsidRPr="00A94FA9" w:rsidRDefault="006B318C" w:rsidP="006B318C">
    <w:pPr>
      <w:pStyle w:val="Header"/>
      <w:spacing w:after="240"/>
    </w:pPr>
    <w:r>
      <w:t>SG2-C046</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9E284" w14:textId="3260B036" w:rsidR="006B318C" w:rsidRPr="00A94FA9" w:rsidRDefault="006B318C" w:rsidP="006B318C">
    <w:pPr>
      <w:pStyle w:val="Header"/>
    </w:pPr>
    <w:r w:rsidRPr="00A94FA9">
      <w:t xml:space="preserve">- </w:t>
    </w:r>
    <w:r w:rsidRPr="00A94FA9">
      <w:fldChar w:fldCharType="begin"/>
    </w:r>
    <w:r w:rsidRPr="00A94FA9">
      <w:instrText xml:space="preserve"> PAGE  \* MERGEFORMAT </w:instrText>
    </w:r>
    <w:r w:rsidRPr="00A94FA9">
      <w:fldChar w:fldCharType="separate"/>
    </w:r>
    <w:r>
      <w:t>2</w:t>
    </w:r>
    <w:r w:rsidRPr="00A94FA9">
      <w:fldChar w:fldCharType="end"/>
    </w:r>
    <w:r w:rsidRPr="00A94FA9">
      <w:t xml:space="preserve"> -</w:t>
    </w:r>
  </w:p>
  <w:p w14:paraId="180A117C" w14:textId="1CA3D293" w:rsidR="00C42125" w:rsidRPr="00C42125" w:rsidRDefault="006B318C" w:rsidP="006B318C">
    <w:pPr>
      <w:pStyle w:val="Header"/>
    </w:pPr>
    <w:r>
      <w:t>SG2-C046</w:t>
    </w:r>
  </w:p>
  <w:p w14:paraId="554D85DB" w14:textId="77777777" w:rsidR="00355DBE" w:rsidRDefault="00355DB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EFE3B4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3D0A42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64000F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D5695D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E0B4007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7CD12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480A8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98522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6D2859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8E6D7C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774457"/>
    <w:multiLevelType w:val="hybridMultilevel"/>
    <w:tmpl w:val="16260DCE"/>
    <w:lvl w:ilvl="0" w:tplc="5F1C4A46">
      <w:start w:val="1"/>
      <w:numFmt w:val="decimal"/>
      <w:lvlText w:val="[%1]"/>
      <w:lvlJc w:val="left"/>
      <w:pPr>
        <w:tabs>
          <w:tab w:val="num" w:pos="576"/>
        </w:tabs>
        <w:ind w:left="576"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1F96CF7"/>
    <w:multiLevelType w:val="multilevel"/>
    <w:tmpl w:val="F4C8622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E6E79F5"/>
    <w:multiLevelType w:val="hybridMultilevel"/>
    <w:tmpl w:val="0F30E9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679578">
    <w:abstractNumId w:val="9"/>
  </w:num>
  <w:num w:numId="2" w16cid:durableId="347215389">
    <w:abstractNumId w:val="7"/>
  </w:num>
  <w:num w:numId="3" w16cid:durableId="921916629">
    <w:abstractNumId w:val="6"/>
  </w:num>
  <w:num w:numId="4" w16cid:durableId="2107771283">
    <w:abstractNumId w:val="5"/>
  </w:num>
  <w:num w:numId="5" w16cid:durableId="1644309071">
    <w:abstractNumId w:val="4"/>
  </w:num>
  <w:num w:numId="6" w16cid:durableId="464157399">
    <w:abstractNumId w:val="8"/>
  </w:num>
  <w:num w:numId="7" w16cid:durableId="1245796266">
    <w:abstractNumId w:val="3"/>
  </w:num>
  <w:num w:numId="8" w16cid:durableId="1262489263">
    <w:abstractNumId w:val="2"/>
  </w:num>
  <w:num w:numId="9" w16cid:durableId="278875699">
    <w:abstractNumId w:val="1"/>
  </w:num>
  <w:num w:numId="10" w16cid:durableId="45303895">
    <w:abstractNumId w:val="0"/>
  </w:num>
  <w:num w:numId="11" w16cid:durableId="1479877956">
    <w:abstractNumId w:val="12"/>
  </w:num>
  <w:num w:numId="12" w16cid:durableId="1013188329">
    <w:abstractNumId w:val="10"/>
  </w:num>
  <w:num w:numId="13" w16cid:durableId="14373620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0300"/>
    <w:rsid w:val="000171DB"/>
    <w:rsid w:val="00023D9A"/>
    <w:rsid w:val="0002490E"/>
    <w:rsid w:val="00037538"/>
    <w:rsid w:val="00043D75"/>
    <w:rsid w:val="00054813"/>
    <w:rsid w:val="00057000"/>
    <w:rsid w:val="000640E0"/>
    <w:rsid w:val="00064226"/>
    <w:rsid w:val="000A5CA2"/>
    <w:rsid w:val="000B25B1"/>
    <w:rsid w:val="000B4523"/>
    <w:rsid w:val="000C3C77"/>
    <w:rsid w:val="000C3DDD"/>
    <w:rsid w:val="001251DA"/>
    <w:rsid w:val="00125432"/>
    <w:rsid w:val="00137F40"/>
    <w:rsid w:val="00165942"/>
    <w:rsid w:val="001709CC"/>
    <w:rsid w:val="0017240B"/>
    <w:rsid w:val="001871EC"/>
    <w:rsid w:val="001A670F"/>
    <w:rsid w:val="001C3FE2"/>
    <w:rsid w:val="001C62B8"/>
    <w:rsid w:val="001E7B0E"/>
    <w:rsid w:val="001F141D"/>
    <w:rsid w:val="00200A06"/>
    <w:rsid w:val="00225175"/>
    <w:rsid w:val="00231DC5"/>
    <w:rsid w:val="00241832"/>
    <w:rsid w:val="002534C9"/>
    <w:rsid w:val="00253DBE"/>
    <w:rsid w:val="002622FA"/>
    <w:rsid w:val="00263518"/>
    <w:rsid w:val="002759E7"/>
    <w:rsid w:val="00275ED1"/>
    <w:rsid w:val="00277326"/>
    <w:rsid w:val="002A49E0"/>
    <w:rsid w:val="002B300B"/>
    <w:rsid w:val="002C015C"/>
    <w:rsid w:val="002C1557"/>
    <w:rsid w:val="002C26C0"/>
    <w:rsid w:val="002C2BC5"/>
    <w:rsid w:val="002E2053"/>
    <w:rsid w:val="002E79CB"/>
    <w:rsid w:val="002F1CFE"/>
    <w:rsid w:val="002F7F55"/>
    <w:rsid w:val="0030745F"/>
    <w:rsid w:val="00314630"/>
    <w:rsid w:val="0032090A"/>
    <w:rsid w:val="00321CDE"/>
    <w:rsid w:val="00333E15"/>
    <w:rsid w:val="00336046"/>
    <w:rsid w:val="00345505"/>
    <w:rsid w:val="00345FDC"/>
    <w:rsid w:val="00350492"/>
    <w:rsid w:val="0035343D"/>
    <w:rsid w:val="00355DBE"/>
    <w:rsid w:val="0037422B"/>
    <w:rsid w:val="0038715D"/>
    <w:rsid w:val="00394DBF"/>
    <w:rsid w:val="003957A6"/>
    <w:rsid w:val="00395C05"/>
    <w:rsid w:val="003A43EF"/>
    <w:rsid w:val="003A5982"/>
    <w:rsid w:val="003C7445"/>
    <w:rsid w:val="003D2CC8"/>
    <w:rsid w:val="003F2BED"/>
    <w:rsid w:val="00404998"/>
    <w:rsid w:val="00443878"/>
    <w:rsid w:val="0044609F"/>
    <w:rsid w:val="004539A8"/>
    <w:rsid w:val="004712CA"/>
    <w:rsid w:val="0047422E"/>
    <w:rsid w:val="0049674B"/>
    <w:rsid w:val="004C0673"/>
    <w:rsid w:val="004C4E4E"/>
    <w:rsid w:val="004F3816"/>
    <w:rsid w:val="004F6151"/>
    <w:rsid w:val="005155ED"/>
    <w:rsid w:val="00543D41"/>
    <w:rsid w:val="00552142"/>
    <w:rsid w:val="0055782F"/>
    <w:rsid w:val="00566EDA"/>
    <w:rsid w:val="00567F52"/>
    <w:rsid w:val="00572654"/>
    <w:rsid w:val="00577559"/>
    <w:rsid w:val="00583CED"/>
    <w:rsid w:val="005B3023"/>
    <w:rsid w:val="005B5629"/>
    <w:rsid w:val="005C0300"/>
    <w:rsid w:val="005C4F27"/>
    <w:rsid w:val="005F4B6A"/>
    <w:rsid w:val="006010F3"/>
    <w:rsid w:val="00604127"/>
    <w:rsid w:val="00615A0A"/>
    <w:rsid w:val="006243D6"/>
    <w:rsid w:val="006333D4"/>
    <w:rsid w:val="006369B2"/>
    <w:rsid w:val="00642D16"/>
    <w:rsid w:val="00647525"/>
    <w:rsid w:val="006570B0"/>
    <w:rsid w:val="0069180E"/>
    <w:rsid w:val="00691C94"/>
    <w:rsid w:val="0069210B"/>
    <w:rsid w:val="006A4055"/>
    <w:rsid w:val="006A7457"/>
    <w:rsid w:val="006B318C"/>
    <w:rsid w:val="006C34D2"/>
    <w:rsid w:val="006C5641"/>
    <w:rsid w:val="006D1089"/>
    <w:rsid w:val="006D1B86"/>
    <w:rsid w:val="006D7355"/>
    <w:rsid w:val="006F2ACE"/>
    <w:rsid w:val="006F4361"/>
    <w:rsid w:val="00715B22"/>
    <w:rsid w:val="00715CA6"/>
    <w:rsid w:val="00731135"/>
    <w:rsid w:val="007324AF"/>
    <w:rsid w:val="007409B4"/>
    <w:rsid w:val="00741974"/>
    <w:rsid w:val="0075525E"/>
    <w:rsid w:val="00756D3D"/>
    <w:rsid w:val="007745D0"/>
    <w:rsid w:val="007806C2"/>
    <w:rsid w:val="007903F8"/>
    <w:rsid w:val="00794F4F"/>
    <w:rsid w:val="007974BE"/>
    <w:rsid w:val="007A0916"/>
    <w:rsid w:val="007A0DFD"/>
    <w:rsid w:val="007A59C4"/>
    <w:rsid w:val="007A6474"/>
    <w:rsid w:val="007C7122"/>
    <w:rsid w:val="007D3F11"/>
    <w:rsid w:val="007D6BA3"/>
    <w:rsid w:val="007E53E4"/>
    <w:rsid w:val="007E656A"/>
    <w:rsid w:val="007F664D"/>
    <w:rsid w:val="00804ADE"/>
    <w:rsid w:val="0081064E"/>
    <w:rsid w:val="008128CE"/>
    <w:rsid w:val="00841217"/>
    <w:rsid w:val="00842137"/>
    <w:rsid w:val="00855D14"/>
    <w:rsid w:val="00887ED8"/>
    <w:rsid w:val="0089088E"/>
    <w:rsid w:val="00892297"/>
    <w:rsid w:val="00893996"/>
    <w:rsid w:val="008B6F4A"/>
    <w:rsid w:val="008D0C7E"/>
    <w:rsid w:val="008E0172"/>
    <w:rsid w:val="008E370F"/>
    <w:rsid w:val="00914912"/>
    <w:rsid w:val="00932AB7"/>
    <w:rsid w:val="00934405"/>
    <w:rsid w:val="009346F1"/>
    <w:rsid w:val="00934C5D"/>
    <w:rsid w:val="009406B5"/>
    <w:rsid w:val="00943FFC"/>
    <w:rsid w:val="00946166"/>
    <w:rsid w:val="00947A28"/>
    <w:rsid w:val="0095099F"/>
    <w:rsid w:val="009565E7"/>
    <w:rsid w:val="00961FFD"/>
    <w:rsid w:val="00983164"/>
    <w:rsid w:val="009972EF"/>
    <w:rsid w:val="009B75B3"/>
    <w:rsid w:val="009C3160"/>
    <w:rsid w:val="009E75D6"/>
    <w:rsid w:val="009E766E"/>
    <w:rsid w:val="009F1960"/>
    <w:rsid w:val="009F42B3"/>
    <w:rsid w:val="009F715E"/>
    <w:rsid w:val="00A10DBB"/>
    <w:rsid w:val="00A16253"/>
    <w:rsid w:val="00A304DD"/>
    <w:rsid w:val="00A31D47"/>
    <w:rsid w:val="00A4013E"/>
    <w:rsid w:val="00A4045F"/>
    <w:rsid w:val="00A427CD"/>
    <w:rsid w:val="00A4600B"/>
    <w:rsid w:val="00A50506"/>
    <w:rsid w:val="00A51EF0"/>
    <w:rsid w:val="00A67A81"/>
    <w:rsid w:val="00A730A6"/>
    <w:rsid w:val="00A971A0"/>
    <w:rsid w:val="00AA1F22"/>
    <w:rsid w:val="00AA203F"/>
    <w:rsid w:val="00AB0B51"/>
    <w:rsid w:val="00AB7B0F"/>
    <w:rsid w:val="00AC6FE4"/>
    <w:rsid w:val="00AE38E1"/>
    <w:rsid w:val="00B05821"/>
    <w:rsid w:val="00B26C28"/>
    <w:rsid w:val="00B4174C"/>
    <w:rsid w:val="00B453F5"/>
    <w:rsid w:val="00B52517"/>
    <w:rsid w:val="00B56FD7"/>
    <w:rsid w:val="00B57342"/>
    <w:rsid w:val="00B61624"/>
    <w:rsid w:val="00B718A5"/>
    <w:rsid w:val="00B8261A"/>
    <w:rsid w:val="00BC1FAE"/>
    <w:rsid w:val="00BC62E2"/>
    <w:rsid w:val="00BE36F8"/>
    <w:rsid w:val="00BF0E60"/>
    <w:rsid w:val="00C22C5F"/>
    <w:rsid w:val="00C37FDD"/>
    <w:rsid w:val="00C42125"/>
    <w:rsid w:val="00C62814"/>
    <w:rsid w:val="00C74937"/>
    <w:rsid w:val="00CB381C"/>
    <w:rsid w:val="00CF34A7"/>
    <w:rsid w:val="00D44EEB"/>
    <w:rsid w:val="00D57D7F"/>
    <w:rsid w:val="00D73137"/>
    <w:rsid w:val="00D838A1"/>
    <w:rsid w:val="00DA313C"/>
    <w:rsid w:val="00DB1307"/>
    <w:rsid w:val="00DC0323"/>
    <w:rsid w:val="00DC48DC"/>
    <w:rsid w:val="00DD50DE"/>
    <w:rsid w:val="00DE3062"/>
    <w:rsid w:val="00E015D6"/>
    <w:rsid w:val="00E01E12"/>
    <w:rsid w:val="00E07600"/>
    <w:rsid w:val="00E204DD"/>
    <w:rsid w:val="00E2145E"/>
    <w:rsid w:val="00E24D43"/>
    <w:rsid w:val="00E353EC"/>
    <w:rsid w:val="00E53C24"/>
    <w:rsid w:val="00E55967"/>
    <w:rsid w:val="00E625BC"/>
    <w:rsid w:val="00EB444A"/>
    <w:rsid w:val="00EB444D"/>
    <w:rsid w:val="00F02294"/>
    <w:rsid w:val="00F25254"/>
    <w:rsid w:val="00F35F57"/>
    <w:rsid w:val="00F403F5"/>
    <w:rsid w:val="00F50467"/>
    <w:rsid w:val="00F562A0"/>
    <w:rsid w:val="00F8791A"/>
    <w:rsid w:val="00FA2177"/>
    <w:rsid w:val="00FA2E6D"/>
    <w:rsid w:val="00FB0A28"/>
    <w:rsid w:val="00FD01DA"/>
    <w:rsid w:val="00FD35D4"/>
    <w:rsid w:val="00FD439E"/>
    <w:rsid w:val="00FD76CB"/>
    <w:rsid w:val="00FE191C"/>
    <w:rsid w:val="00FE29C6"/>
    <w:rsid w:val="00FE4A72"/>
    <w:rsid w:val="00FE6E92"/>
    <w:rsid w:val="00FF4546"/>
    <w:rsid w:val="00FF5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6E8BDD4"/>
  <w15:docId w15:val="{16DF8486-52CE-41CA-8471-54663D20F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E75D6"/>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66EDA"/>
    <w:pPr>
      <w:spacing w:before="240"/>
      <w:outlineLvl w:val="1"/>
    </w:pPr>
  </w:style>
  <w:style w:type="paragraph" w:styleId="Heading3">
    <w:name w:val="heading 3"/>
    <w:basedOn w:val="Heading1"/>
    <w:next w:val="Normal"/>
    <w:link w:val="Heading3Char"/>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9E75D6"/>
  </w:style>
  <w:style w:type="paragraph" w:customStyle="1" w:styleId="CorrectionSeparatorBegin">
    <w:name w:val="Correction Separator Begin"/>
    <w:basedOn w:val="Normal"/>
    <w:rsid w:val="009E75D6"/>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9E75D6"/>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9E75D6"/>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9E75D6"/>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9E75D6"/>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9E75D6"/>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9E75D6"/>
    <w:rPr>
      <w:b/>
      <w:bCs/>
    </w:rPr>
  </w:style>
  <w:style w:type="paragraph" w:customStyle="1" w:styleId="Normalbeforetable">
    <w:name w:val="Normal before table"/>
    <w:basedOn w:val="Normal"/>
    <w:rsid w:val="009E75D6"/>
    <w:pPr>
      <w:keepNext/>
      <w:spacing w:after="120"/>
    </w:pPr>
    <w:rPr>
      <w:rFonts w:eastAsia="????"/>
      <w:lang w:eastAsia="en-US"/>
    </w:rPr>
  </w:style>
  <w:style w:type="paragraph" w:customStyle="1" w:styleId="RecNo">
    <w:name w:val="Rec_No"/>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9E75D6"/>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9E75D6"/>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9E75D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9E75D6"/>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9E75D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9E75D6"/>
    <w:pPr>
      <w:tabs>
        <w:tab w:val="right" w:leader="dot" w:pos="9639"/>
      </w:tabs>
    </w:pPr>
    <w:rPr>
      <w:rFonts w:eastAsia="MS Mincho"/>
    </w:rPr>
  </w:style>
  <w:style w:type="paragraph" w:styleId="TOC1">
    <w:name w:val="toc 1"/>
    <w:basedOn w:val="Normal"/>
    <w:rsid w:val="009E75D6"/>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rsid w:val="009E75D6"/>
    <w:pPr>
      <w:tabs>
        <w:tab w:val="clear" w:pos="964"/>
      </w:tabs>
      <w:spacing w:before="80"/>
      <w:ind w:left="1531" w:hanging="851"/>
    </w:pPr>
  </w:style>
  <w:style w:type="paragraph" w:styleId="TOC3">
    <w:name w:val="toc 3"/>
    <w:basedOn w:val="TOC2"/>
    <w:rsid w:val="009E75D6"/>
    <w:pPr>
      <w:ind w:left="2269"/>
    </w:pPr>
  </w:style>
  <w:style w:type="character" w:styleId="Hyperlink">
    <w:name w:val="Hyperlink"/>
    <w:basedOn w:val="DefaultParagraphFont"/>
    <w:rsid w:val="009E75D6"/>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394DBF"/>
    <w:pPr>
      <w:spacing w:before="0" w:after="200"/>
    </w:pPr>
    <w:rPr>
      <w:i/>
      <w:iCs/>
      <w:color w:val="44546A" w:themeColor="text2"/>
      <w:sz w:val="18"/>
      <w:szCs w:val="18"/>
    </w:rPr>
  </w:style>
  <w:style w:type="paragraph" w:styleId="Header">
    <w:name w:val="header"/>
    <w:basedOn w:val="Normal"/>
    <w:link w:val="HeaderChar"/>
    <w:qFormat/>
    <w:rsid w:val="009E75D6"/>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qFormat/>
    <w:rsid w:val="009E75D6"/>
    <w:rPr>
      <w:rFonts w:ascii="Times New Roman" w:eastAsia="Times New Roman" w:hAnsi="Times New Roman" w:cs="Times New Roman"/>
      <w:sz w:val="18"/>
      <w:szCs w:val="20"/>
      <w:lang w:val="en-GB" w:eastAsia="en-US"/>
    </w:rPr>
  </w:style>
  <w:style w:type="paragraph" w:styleId="Footer">
    <w:name w:val="footer"/>
    <w:basedOn w:val="Normal"/>
    <w:link w:val="FooterChar"/>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semiHidden/>
    <w:unhideWhenUsed/>
    <w:rsid w:val="003A5982"/>
    <w:rPr>
      <w:sz w:val="20"/>
      <w:szCs w:val="20"/>
    </w:rPr>
  </w:style>
  <w:style w:type="character" w:customStyle="1" w:styleId="CommentTextChar">
    <w:name w:val="Comment Text Char"/>
    <w:basedOn w:val="DefaultParagraphFont"/>
    <w:link w:val="CommentText"/>
    <w:uiPriority w:val="99"/>
    <w:semiHidden/>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rsid w:val="000C3DDD"/>
    <w:pPr>
      <w:jc w:val="right"/>
    </w:pPr>
  </w:style>
  <w:style w:type="character" w:customStyle="1" w:styleId="ReftextArial9pt">
    <w:name w:val="Ref_text Arial 9 pt"/>
    <w:rsid w:val="009E75D6"/>
    <w:rPr>
      <w:rFonts w:ascii="Arial" w:hAnsi="Arial" w:cs="Arial"/>
      <w:sz w:val="18"/>
      <w:szCs w:val="18"/>
    </w:rPr>
  </w:style>
  <w:style w:type="paragraph" w:customStyle="1" w:styleId="Title4">
    <w:name w:val="Title 4"/>
    <w:basedOn w:val="Normal"/>
    <w:next w:val="Heading1"/>
    <w:rsid w:val="009E75D6"/>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9E75D6"/>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8D0C7E"/>
    <w:pPr>
      <w:spacing w:after="120"/>
    </w:pPr>
  </w:style>
  <w:style w:type="character" w:customStyle="1" w:styleId="BodyTextChar">
    <w:name w:val="Body Text Char"/>
    <w:basedOn w:val="DefaultParagraphFont"/>
    <w:link w:val="BodyText"/>
    <w:uiPriority w:val="99"/>
    <w:semiHidden/>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Hashtag1">
    <w:name w:val="Hashtag1"/>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basedOn w:val="Normal"/>
    <w:uiPriority w:val="34"/>
    <w:qFormat/>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customStyle="1" w:styleId="Mention1">
    <w:name w:val="Mention1"/>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customStyle="1" w:styleId="SmartHyperlink1">
    <w:name w:val="Smart Hyperlink1"/>
    <w:basedOn w:val="DefaultParagraphFont"/>
    <w:uiPriority w:val="99"/>
    <w:semiHidden/>
    <w:unhideWhenUsed/>
    <w:rsid w:val="008D0C7E"/>
    <w:rPr>
      <w:u w:val="dotted"/>
    </w:rPr>
  </w:style>
  <w:style w:type="character" w:customStyle="1" w:styleId="SmartLink1">
    <w:name w:val="SmartLink1"/>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UnresolvedMention1">
    <w:name w:val="Unresolved Mention1"/>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rsid w:val="006F4361"/>
    <w:pPr>
      <w:jc w:val="right"/>
    </w:pPr>
    <w:rPr>
      <w:b/>
      <w:bCs/>
      <w:sz w:val="28"/>
      <w:szCs w:val="28"/>
    </w:rPr>
  </w:style>
  <w:style w:type="paragraph" w:customStyle="1" w:styleId="TSBHeaderQuestion">
    <w:name w:val="TSBHeaderQuestion"/>
    <w:basedOn w:val="Normal"/>
    <w:rsid w:val="002534C9"/>
  </w:style>
  <w:style w:type="paragraph" w:customStyle="1" w:styleId="TSBHeaderSource">
    <w:name w:val="TSBHeaderSource"/>
    <w:basedOn w:val="Normal"/>
    <w:rsid w:val="002534C9"/>
  </w:style>
  <w:style w:type="paragraph" w:customStyle="1" w:styleId="TSBHeaderTitle">
    <w:name w:val="TSBHeaderTitle"/>
    <w:basedOn w:val="Normal"/>
    <w:rsid w:val="00054813"/>
  </w:style>
  <w:style w:type="paragraph" w:customStyle="1" w:styleId="TSBHeaderSummary">
    <w:name w:val="TSBHeaderSummary"/>
    <w:basedOn w:val="Normal"/>
    <w:rsid w:val="00054813"/>
  </w:style>
  <w:style w:type="paragraph" w:customStyle="1" w:styleId="toc0">
    <w:name w:val="toc 0"/>
    <w:basedOn w:val="Normal"/>
    <w:next w:val="TOC1"/>
    <w:rsid w:val="009565E7"/>
    <w:pPr>
      <w:tabs>
        <w:tab w:val="right" w:pos="9639"/>
      </w:tabs>
      <w:overflowPunct w:val="0"/>
      <w:autoSpaceDE w:val="0"/>
      <w:autoSpaceDN w:val="0"/>
      <w:adjustRightInd w:val="0"/>
      <w:jc w:val="right"/>
      <w:textAlignment w:val="baseline"/>
    </w:pPr>
    <w:rPr>
      <w:rFonts w:eastAsia="Times New Roman"/>
      <w:b/>
      <w:szCs w:val="20"/>
      <w:lang w:eastAsia="en-US"/>
    </w:rPr>
  </w:style>
  <w:style w:type="paragraph" w:customStyle="1" w:styleId="Figurelegend">
    <w:name w:val="Figure_legend"/>
    <w:basedOn w:val="Normal"/>
    <w:rsid w:val="009565E7"/>
    <w:pPr>
      <w:keepNext/>
      <w:keepLines/>
      <w:overflowPunct w:val="0"/>
      <w:autoSpaceDE w:val="0"/>
      <w:autoSpaceDN w:val="0"/>
      <w:adjustRightInd w:val="0"/>
      <w:spacing w:before="20" w:after="20"/>
    </w:pPr>
    <w:rPr>
      <w:rFonts w:eastAsia="Times New Roman"/>
      <w:sz w:val="18"/>
      <w:szCs w:val="20"/>
      <w:lang w:eastAsia="en-US"/>
    </w:rPr>
  </w:style>
  <w:style w:type="paragraph" w:customStyle="1" w:styleId="AnnexNoTitle0">
    <w:name w:val="Annex_NoTitle"/>
    <w:basedOn w:val="Normal"/>
    <w:next w:val="Normal"/>
    <w:rsid w:val="009565E7"/>
    <w:pPr>
      <w:keepNext/>
      <w:keepLines/>
      <w:tabs>
        <w:tab w:val="left" w:pos="794"/>
        <w:tab w:val="left" w:pos="1191"/>
        <w:tab w:val="left" w:pos="1588"/>
        <w:tab w:val="left" w:pos="1985"/>
      </w:tabs>
      <w:overflowPunct w:val="0"/>
      <w:autoSpaceDE w:val="0"/>
      <w:autoSpaceDN w:val="0"/>
      <w:adjustRightInd w:val="0"/>
      <w:spacing w:before="720"/>
      <w:jc w:val="center"/>
      <w:textAlignment w:val="baseline"/>
      <w:outlineLvl w:val="0"/>
    </w:pPr>
    <w:rPr>
      <w:rFonts w:eastAsia="Times New Roman"/>
      <w:b/>
      <w:sz w:val="28"/>
      <w:szCs w:val="20"/>
      <w:lang w:eastAsia="en-US"/>
    </w:rPr>
  </w:style>
  <w:style w:type="character" w:styleId="UnresolvedMention">
    <w:name w:val="Unresolved Mention"/>
    <w:basedOn w:val="DefaultParagraphFont"/>
    <w:uiPriority w:val="99"/>
    <w:semiHidden/>
    <w:unhideWhenUsed/>
    <w:rsid w:val="006B31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yperlink" Target="mailto:ahmed.atyya@tpra.gov.sd" TargetMode="Externa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gif"/><Relationship Id="rId24"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eader" Target="head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header" Target="header6.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5FAA28DE7184636BA9DA0E470EFCCFA"/>
        <w:category>
          <w:name w:val="General"/>
          <w:gallery w:val="placeholder"/>
        </w:category>
        <w:types>
          <w:type w:val="bbPlcHdr"/>
        </w:types>
        <w:behaviors>
          <w:behavior w:val="content"/>
        </w:behaviors>
        <w:guid w:val="{D3EC7460-0CAF-4C73-910E-32E824DFBB25}"/>
      </w:docPartPr>
      <w:docPartBody>
        <w:p w:rsidR="0039598D" w:rsidRDefault="00B87D7F" w:rsidP="00B87D7F">
          <w:pPr>
            <w:pStyle w:val="E5FAA28DE7184636BA9DA0E470EFCCFA"/>
          </w:pPr>
          <w:r w:rsidRPr="001229A4">
            <w:rPr>
              <w:rStyle w:val="PlaceholderText"/>
            </w:rPr>
            <w:t>Click here to enter text.</w:t>
          </w:r>
        </w:p>
      </w:docPartBody>
    </w:docPart>
    <w:docPart>
      <w:docPartPr>
        <w:name w:val="840BC6F821294CBCB74F1242B9DEBA57"/>
        <w:category>
          <w:name w:val="General"/>
          <w:gallery w:val="placeholder"/>
        </w:category>
        <w:types>
          <w:type w:val="bbPlcHdr"/>
        </w:types>
        <w:behaviors>
          <w:behavior w:val="content"/>
        </w:behaviors>
        <w:guid w:val="{C0FFD5B8-8F97-4EC5-A309-1B7DA7D1E0A8}"/>
      </w:docPartPr>
      <w:docPartBody>
        <w:p w:rsidR="0039598D" w:rsidRDefault="00B87D7F" w:rsidP="00B87D7F">
          <w:pPr>
            <w:pStyle w:val="840BC6F821294CBCB74F1242B9DEBA57"/>
          </w:pPr>
          <w:r w:rsidRPr="001229A4">
            <w:rPr>
              <w:rStyle w:val="PlaceholderText"/>
            </w:rPr>
            <w:t>Click here to enter text.</w:t>
          </w:r>
        </w:p>
      </w:docPartBody>
    </w:docPart>
    <w:docPart>
      <w:docPartPr>
        <w:name w:val="2AC8EE56E0124AF88094546D90D640C4"/>
        <w:category>
          <w:name w:val="General"/>
          <w:gallery w:val="placeholder"/>
        </w:category>
        <w:types>
          <w:type w:val="bbPlcHdr"/>
        </w:types>
        <w:behaviors>
          <w:behavior w:val="content"/>
        </w:behaviors>
        <w:guid w:val="{6C5337D4-5A84-44BA-ADBF-AB166D50E451}"/>
      </w:docPartPr>
      <w:docPartBody>
        <w:p w:rsidR="0039598D" w:rsidRDefault="00B87D7F" w:rsidP="00B87D7F">
          <w:pPr>
            <w:pStyle w:val="2AC8EE56E0124AF88094546D90D640C4"/>
          </w:pPr>
          <w:r w:rsidRPr="001229A4">
            <w:rPr>
              <w:rStyle w:val="PlaceholderText"/>
            </w:rPr>
            <w:t>Click here to enter text.</w:t>
          </w:r>
        </w:p>
      </w:docPartBody>
    </w:docPart>
    <w:docPart>
      <w:docPartPr>
        <w:name w:val="93D1142450F34B0198B3C8015689661C"/>
        <w:category>
          <w:name w:val="General"/>
          <w:gallery w:val="placeholder"/>
        </w:category>
        <w:types>
          <w:type w:val="bbPlcHdr"/>
        </w:types>
        <w:behaviors>
          <w:behavior w:val="content"/>
        </w:behaviors>
        <w:guid w:val="{823DA1E8-52A5-4CBF-A110-BA33128C775F}"/>
      </w:docPartPr>
      <w:docPartBody>
        <w:p w:rsidR="0039598D" w:rsidRDefault="00B87D7F" w:rsidP="00B87D7F">
          <w:pPr>
            <w:pStyle w:val="93D1142450F34B0198B3C8015689661C"/>
          </w:pPr>
          <w:r w:rsidRPr="00543D41">
            <w:rPr>
              <w:rStyle w:val="PlaceholderText"/>
              <w:bCs/>
              <w:szCs w:val="32"/>
              <w:highlight w:val="yellow"/>
            </w:rPr>
            <w:t>SGgg-C.n OR TD n (PLEN|GEN|WPx/gg)</w:t>
          </w:r>
        </w:p>
      </w:docPartBody>
    </w:docPart>
    <w:docPart>
      <w:docPartPr>
        <w:name w:val="6F9BE7D48D0541BDAC83B802DE78CF83"/>
        <w:category>
          <w:name w:val="General"/>
          <w:gallery w:val="placeholder"/>
        </w:category>
        <w:types>
          <w:type w:val="bbPlcHdr"/>
        </w:types>
        <w:behaviors>
          <w:behavior w:val="content"/>
        </w:behaviors>
        <w:guid w:val="{2FCBD4C9-F41E-4163-96C9-E1256691FEC2}"/>
      </w:docPartPr>
      <w:docPartBody>
        <w:p w:rsidR="0039598D" w:rsidRDefault="00B87D7F" w:rsidP="00B87D7F">
          <w:pPr>
            <w:pStyle w:val="6F9BE7D48D0541BDAC83B802DE78CF83"/>
          </w:pPr>
          <w:r w:rsidRPr="001229A4">
            <w:rPr>
              <w:rStyle w:val="PlaceholderText"/>
            </w:rPr>
            <w:t>Click here to enter text.</w:t>
          </w:r>
        </w:p>
      </w:docPartBody>
    </w:docPart>
    <w:docPart>
      <w:docPartPr>
        <w:name w:val="AF15F4E429E84513A631CFEE631FF16D"/>
        <w:category>
          <w:name w:val="General"/>
          <w:gallery w:val="placeholder"/>
        </w:category>
        <w:types>
          <w:type w:val="bbPlcHdr"/>
        </w:types>
        <w:behaviors>
          <w:behavior w:val="content"/>
        </w:behaviors>
        <w:guid w:val="{66287876-9CE5-42D6-AA89-F48BAA62DAEA}"/>
      </w:docPartPr>
      <w:docPartBody>
        <w:p w:rsidR="0039598D" w:rsidRDefault="00B87D7F" w:rsidP="00B87D7F">
          <w:pPr>
            <w:pStyle w:val="AF15F4E429E84513A631CFEE631FF16D"/>
          </w:pPr>
          <w:r w:rsidRPr="001229A4">
            <w:rPr>
              <w:rStyle w:val="PlaceholderText"/>
            </w:rPr>
            <w:t>Click here to enter text.</w:t>
          </w:r>
        </w:p>
      </w:docPartBody>
    </w:docPart>
    <w:docPart>
      <w:docPartPr>
        <w:name w:val="D7F2714B482A436585143036F4FD1288"/>
        <w:category>
          <w:name w:val="General"/>
          <w:gallery w:val="placeholder"/>
        </w:category>
        <w:types>
          <w:type w:val="bbPlcHdr"/>
        </w:types>
        <w:behaviors>
          <w:behavior w:val="content"/>
        </w:behaviors>
        <w:guid w:val="{0EB8269F-075D-440A-8A28-703FFA40FF1C}"/>
      </w:docPartPr>
      <w:docPartBody>
        <w:p w:rsidR="0039598D" w:rsidRDefault="00B87D7F" w:rsidP="00B87D7F">
          <w:pPr>
            <w:pStyle w:val="D7F2714B482A436585143036F4FD1288"/>
          </w:pPr>
          <w:r w:rsidRPr="001229A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
    <w:altName w:val="MS Mincho"/>
    <w:panose1 w:val="00000000000000000000"/>
    <w:charset w:val="80"/>
    <w:family w:val="auto"/>
    <w:notTrueType/>
    <w:pitch w:val="variable"/>
    <w:sig w:usb0="00000001" w:usb1="08070000" w:usb2="00000010" w:usb3="00000000" w:csb0="00020000" w:csb1="00000000"/>
  </w:font>
  <w:font w:name="MS Mincho">
    <w:altName w:val="MS Mincho"/>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New Roman Bold">
    <w:altName w:val="Times New Roman"/>
    <w:panose1 w:val="02020803070505020304"/>
    <w:charset w:val="00"/>
    <w:family w:val="roman"/>
    <w:pitch w:val="variable"/>
    <w:sig w:usb0="00003A87" w:usb1="00000000" w:usb2="00000000" w:usb3="00000000" w:csb0="000000FF" w:csb1="00000000"/>
  </w:font>
  <w:font w:name="Wingdings">
    <w:panose1 w:val="05000000000000000000"/>
    <w:charset w:val="02"/>
    <w:family w:val="auto"/>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87D7F"/>
    <w:rsid w:val="003108A7"/>
    <w:rsid w:val="0039598D"/>
    <w:rsid w:val="007E01F8"/>
    <w:rsid w:val="00B87D7F"/>
    <w:rsid w:val="00D7537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87D7F"/>
    <w:rPr>
      <w:color w:val="808080"/>
    </w:rPr>
  </w:style>
  <w:style w:type="paragraph" w:customStyle="1" w:styleId="E5FAA28DE7184636BA9DA0E470EFCCFA">
    <w:name w:val="E5FAA28DE7184636BA9DA0E470EFCCFA"/>
    <w:rsid w:val="00B87D7F"/>
  </w:style>
  <w:style w:type="paragraph" w:customStyle="1" w:styleId="840BC6F821294CBCB74F1242B9DEBA57">
    <w:name w:val="840BC6F821294CBCB74F1242B9DEBA57"/>
    <w:rsid w:val="00B87D7F"/>
  </w:style>
  <w:style w:type="paragraph" w:customStyle="1" w:styleId="2AC8EE56E0124AF88094546D90D640C4">
    <w:name w:val="2AC8EE56E0124AF88094546D90D640C4"/>
    <w:rsid w:val="00B87D7F"/>
  </w:style>
  <w:style w:type="paragraph" w:customStyle="1" w:styleId="93D1142450F34B0198B3C8015689661C">
    <w:name w:val="93D1142450F34B0198B3C8015689661C"/>
    <w:rsid w:val="00B87D7F"/>
  </w:style>
  <w:style w:type="paragraph" w:customStyle="1" w:styleId="6F9BE7D48D0541BDAC83B802DE78CF83">
    <w:name w:val="6F9BE7D48D0541BDAC83B802DE78CF83"/>
    <w:rsid w:val="00B87D7F"/>
  </w:style>
  <w:style w:type="paragraph" w:customStyle="1" w:styleId="AF15F4E429E84513A631CFEE631FF16D">
    <w:name w:val="AF15F4E429E84513A631CFEE631FF16D"/>
    <w:rsid w:val="00B87D7F"/>
  </w:style>
  <w:style w:type="paragraph" w:customStyle="1" w:styleId="D7F2714B482A436585143036F4FD1288">
    <w:name w:val="D7F2714B482A436585143036F4FD1288"/>
    <w:rsid w:val="00B87D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338E4BF82AF64C8975C65DD52FAE3E" ma:contentTypeVersion="6" ma:contentTypeDescription="Create a new document." ma:contentTypeScope="" ma:versionID="02ebf0fc6f19e435affb07af72de078c">
  <xsd:schema xmlns:xsd="http://www.w3.org/2001/XMLSchema" xmlns:xs="http://www.w3.org/2001/XMLSchema" xmlns:p="http://schemas.microsoft.com/office/2006/metadata/properties" xmlns:ns2="c90385a7-5e94-4852-9398-ec888c07ca90" xmlns:ns3="0f208774-d51b-4573-a67b-89dea6922a77" targetNamespace="http://schemas.microsoft.com/office/2006/metadata/properties" ma:root="true" ma:fieldsID="b0182cba9c490d4c934699f91de62b59" ns2:_="" ns3:_="">
    <xsd:import namespace="c90385a7-5e94-4852-9398-ec888c07ca90"/>
    <xsd:import namespace="0f208774-d51b-4573-a67b-89dea6922a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385a7-5e94-4852-9398-ec888c07ca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208774-d51b-4573-a67b-89dea6922a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2D1173-E60D-44E3-8210-F704F127DD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385a7-5e94-4852-9398-ec888c07ca90"/>
    <ds:schemaRef ds:uri="0f208774-d51b-4573-a67b-89dea6922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3.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9</Pages>
  <Words>1924</Words>
  <Characters>10968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DDP template for SG02 (2022-2024 study period)</vt:lpstr>
    </vt:vector>
  </TitlesOfParts>
  <Manager>ITU-T</Manager>
  <Company>International Telecommunication Union (ITU)</Company>
  <LinksUpToDate>false</LinksUpToDate>
  <CharactersWithSpaces>12867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SG02 (2022-2024 study period)</dc:title>
  <dc:subject/>
  <dc:creator>TSB (2022-03-15)</dc:creator>
  <cp:keywords/>
  <dc:description>DDP-SG02.docx  For: _x000d_Document date: _x000d_Saved by ITU51014895 at 16:14:57 on 15/03/2022</dc:description>
  <cp:lastModifiedBy>TSB (JB)</cp:lastModifiedBy>
  <cp:revision>9</cp:revision>
  <cp:lastPrinted>2022-04-28T05:30:00Z</cp:lastPrinted>
  <dcterms:created xsi:type="dcterms:W3CDTF">2022-03-15T15:14:00Z</dcterms:created>
  <dcterms:modified xsi:type="dcterms:W3CDTF">2022-04-28T14:39:00Z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0x010100B2338E4BF82AF64C8975C65DD52FAE3E</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DDP-SG02.docx</vt:lpwstr>
  </property>
  <property fmtid="{D5CDD505-2E9C-101B-9397-08002B2CF9AE}" pid="11" name="Docdate">
    <vt:lpwstr/>
  </property>
  <property fmtid="{D5CDD505-2E9C-101B-9397-08002B2CF9AE}" pid="12" name="Docorlang">
    <vt:lpwstr/>
  </property>
  <property fmtid="{D5CDD505-2E9C-101B-9397-08002B2CF9AE}" pid="13" name="Docbluepink">
    <vt:lpwstr/>
  </property>
  <property fmtid="{D5CDD505-2E9C-101B-9397-08002B2CF9AE}" pid="14" name="Docdest">
    <vt:lpwstr/>
  </property>
  <property fmtid="{D5CDD505-2E9C-101B-9397-08002B2CF9AE}" pid="15" name="Docauthor">
    <vt:lpwstr/>
  </property>
</Properties>
</file>